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6813E" w14:textId="77777777" w:rsidR="00C015A0" w:rsidRDefault="00C015A0" w:rsidP="00524642">
      <w:pPr>
        <w:spacing w:line="480" w:lineRule="auto"/>
        <w:contextualSpacing/>
        <w:jc w:val="center"/>
        <w:rPr>
          <w:rFonts w:ascii="Times New Roman" w:hAnsi="Times New Roman" w:cs="Times New Roman"/>
        </w:rPr>
      </w:pPr>
      <w:bookmarkStart w:id="0" w:name="_Hlk194438015"/>
    </w:p>
    <w:p w14:paraId="2C3C763C" w14:textId="304BEE6C"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“Associative learning</w:t>
      </w:r>
      <w:r w:rsidR="00AF3A63">
        <w:rPr>
          <w:rFonts w:ascii="Times New Roman" w:hAnsi="Times New Roman" w:cs="Times New Roman"/>
        </w:rPr>
        <w:t>—combined with differential barrier salience and heightened attention—</w:t>
      </w:r>
      <w:r>
        <w:rPr>
          <w:rFonts w:ascii="Times New Roman" w:hAnsi="Times New Roman" w:cs="Times New Roman"/>
        </w:rPr>
        <w:t>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1D59E600"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for action understanding</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0B977C80"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r w:rsidR="000C18C9">
        <w:rPr>
          <w:rFonts w:ascii="Times New Roman" w:hAnsi="Times New Roman" w:cs="Times New Roman"/>
        </w:rPr>
        <w:t xml:space="preserve">may learn that it is safer and more efficient to use stairs to reach the top of a slide </w:t>
      </w:r>
      <w:r w:rsidR="00FD55BE">
        <w:rPr>
          <w:rFonts w:ascii="Times New Roman" w:hAnsi="Times New Roman" w:cs="Times New Roman"/>
        </w:rPr>
        <w:t xml:space="preserve">upon observing another child tumble down the slide after attempting </w:t>
      </w:r>
      <w:r w:rsidR="00AA0C2B">
        <w:rPr>
          <w:rFonts w:ascii="Times New Roman" w:hAnsi="Times New Roman" w:cs="Times New Roman"/>
        </w:rPr>
        <w:t xml:space="preserve">clumsily to climb </w:t>
      </w:r>
      <w:r w:rsidR="000C18C9">
        <w:rPr>
          <w:rFonts w:ascii="Times New Roman" w:hAnsi="Times New Roman" w:cs="Times New Roman"/>
        </w:rPr>
        <w:t>the slide</w:t>
      </w:r>
      <w:r w:rsidR="00AA0C2B">
        <w:rPr>
          <w:rFonts w:ascii="Times New Roman" w:hAnsi="Times New Roman" w:cs="Times New Roman"/>
        </w:rPr>
        <w:t xml:space="preserve"> from the bottom. </w:t>
      </w:r>
      <w:r w:rsidR="00E27715">
        <w:rPr>
          <w:rFonts w:ascii="Times New Roman" w:hAnsi="Times New Roman" w:cs="Times New Roman"/>
        </w:rPr>
        <w:t>Likewise</w:t>
      </w:r>
      <w:r w:rsidR="00AA0C2B">
        <w:rPr>
          <w:rFonts w:ascii="Times New Roman" w:hAnsi="Times New Roman" w:cs="Times New Roman"/>
        </w:rPr>
        <w:t>,</w:t>
      </w:r>
      <w:r w:rsidR="00FD55BE">
        <w:rPr>
          <w:rFonts w:ascii="Times New Roman" w:hAnsi="Times New Roman" w:cs="Times New Roman"/>
        </w:rPr>
        <w:t xml:space="preserve"> if a younger sibling observes their older sibling </w:t>
      </w:r>
      <w:r w:rsidR="00BE33F8">
        <w:rPr>
          <w:rFonts w:ascii="Times New Roman" w:hAnsi="Times New Roman" w:cs="Times New Roman"/>
        </w:rPr>
        <w:t>hurt themselves by falling off the gate of an enclosed play area that they attempted to clamber over, the</w:t>
      </w:r>
      <w:r w:rsidR="00AA0C2B">
        <w:rPr>
          <w:rFonts w:ascii="Times New Roman" w:hAnsi="Times New Roman" w:cs="Times New Roman"/>
        </w:rPr>
        <w:t xml:space="preserve"> </w:t>
      </w:r>
      <w:r w:rsidR="00E27715">
        <w:rPr>
          <w:rFonts w:ascii="Times New Roman" w:hAnsi="Times New Roman" w:cs="Times New Roman"/>
        </w:rPr>
        <w:t xml:space="preserve">younger sibling may learn that it is </w:t>
      </w:r>
      <w:r w:rsidR="00087C36">
        <w:rPr>
          <w:rFonts w:ascii="Times New Roman" w:hAnsi="Times New Roman" w:cs="Times New Roman"/>
        </w:rPr>
        <w:t>safer and</w:t>
      </w:r>
      <w:r w:rsidR="00E27715">
        <w:rPr>
          <w:rFonts w:ascii="Times New Roman" w:hAnsi="Times New Roman" w:cs="Times New Roman"/>
        </w:rPr>
        <w:t xml:space="preserve"> more efficient to enter </w:t>
      </w:r>
      <w:r w:rsidR="00BE33F8">
        <w:rPr>
          <w:rFonts w:ascii="Times New Roman" w:hAnsi="Times New Roman" w:cs="Times New Roman"/>
        </w:rPr>
        <w:t>the same</w:t>
      </w:r>
      <w:r w:rsidR="00087C36">
        <w:rPr>
          <w:rFonts w:ascii="Times New Roman" w:hAnsi="Times New Roman" w:cs="Times New Roman"/>
        </w:rPr>
        <w:t xml:space="preserve"> </w:t>
      </w:r>
      <w:r w:rsidR="00AA0C2B">
        <w:rPr>
          <w:rFonts w:ascii="Times New Roman" w:hAnsi="Times New Roman" w:cs="Times New Roman"/>
        </w:rPr>
        <w:t>play area by</w:t>
      </w:r>
      <w:r w:rsidR="00087C36">
        <w:rPr>
          <w:rFonts w:ascii="Times New Roman" w:hAnsi="Times New Roman" w:cs="Times New Roman"/>
        </w:rPr>
        <w:t xml:space="preserve"> entering through rather than over the gate.</w:t>
      </w:r>
      <w:r w:rsidR="00AA0C2B">
        <w:rPr>
          <w:rFonts w:ascii="Times New Roman" w:hAnsi="Times New Roman" w:cs="Times New Roman"/>
        </w:rPr>
        <w:t xml:space="preserve"> </w:t>
      </w:r>
      <w:r w:rsidR="00087C36">
        <w:rPr>
          <w:rFonts w:ascii="Times New Roman" w:hAnsi="Times New Roman" w:cs="Times New Roman"/>
        </w:rPr>
        <w:t>An open question in the developmental cognitive sciences</w:t>
      </w:r>
      <w:r w:rsidR="0066745C">
        <w:rPr>
          <w:rFonts w:ascii="Times New Roman" w:hAnsi="Times New Roman" w:cs="Times New Roman"/>
        </w:rPr>
        <w:t>, then,</w:t>
      </w:r>
      <w:r w:rsidR="00087C36">
        <w:rPr>
          <w:rFonts w:ascii="Times New Roman" w:hAnsi="Times New Roman" w:cs="Times New Roman"/>
        </w:rPr>
        <w:t xml:space="preserve"> concerns when and how </w:t>
      </w:r>
      <w:r w:rsidR="008B24E1">
        <w:rPr>
          <w:rFonts w:ascii="Times New Roman" w:hAnsi="Times New Roman" w:cs="Times New Roman"/>
        </w:rPr>
        <w:t>action understanding—that is, the capacity to</w:t>
      </w:r>
      <w:r w:rsidR="00087C36">
        <w:rPr>
          <w:rFonts w:ascii="Times New Roman" w:hAnsi="Times New Roman" w:cs="Times New Roman"/>
        </w:rPr>
        <w:t xml:space="preserve"> detect and distinguish between efficient and inefficient actions</w:t>
      </w:r>
      <w:r w:rsidR="00A5158F">
        <w:rPr>
          <w:rFonts w:ascii="Times New Roman" w:hAnsi="Times New Roman" w:cs="Times New Roman"/>
        </w:rPr>
        <w:t>—</w:t>
      </w:r>
      <w:r w:rsidR="008B24E1">
        <w:rPr>
          <w:rFonts w:ascii="Times New Roman" w:hAnsi="Times New Roman" w:cs="Times New Roman"/>
        </w:rPr>
        <w:t>develops</w:t>
      </w:r>
      <w:r w:rsidR="00087C36">
        <w:rPr>
          <w:rFonts w:ascii="Times New Roman" w:hAnsi="Times New Roman" w:cs="Times New Roman"/>
        </w:rPr>
        <w:t xml:space="preserve">. </w:t>
      </w:r>
    </w:p>
    <w:p w14:paraId="496D7D57" w14:textId="54D10261" w:rsidR="007F20F3" w:rsidRDefault="008B24E1" w:rsidP="00524642">
      <w:pPr>
        <w:spacing w:line="480" w:lineRule="auto"/>
        <w:ind w:firstLine="720"/>
        <w:contextualSpacing/>
        <w:rPr>
          <w:rFonts w:ascii="Times New Roman" w:hAnsi="Times New Roman" w:cs="Times New Roman"/>
        </w:rPr>
      </w:pPr>
      <w:r>
        <w:rPr>
          <w:rFonts w:ascii="Times New Roman" w:hAnsi="Times New Roman" w:cs="Times New Roman"/>
        </w:rPr>
        <w:t>A considerable body of evidence now attests t</w:t>
      </w:r>
      <w:r w:rsidR="0066745C">
        <w:rPr>
          <w:rFonts w:ascii="Times New Roman" w:hAnsi="Times New Roman" w:cs="Times New Roman"/>
        </w:rPr>
        <w:t>hat</w:t>
      </w:r>
      <w:r>
        <w:rPr>
          <w:rFonts w:ascii="Times New Roman" w:hAnsi="Times New Roman" w:cs="Times New Roman"/>
        </w:rPr>
        <w:t xml:space="preserve"> the </w:t>
      </w:r>
      <w:r w:rsidR="001B1084">
        <w:rPr>
          <w:rFonts w:ascii="Times New Roman" w:hAnsi="Times New Roman" w:cs="Times New Roman"/>
        </w:rPr>
        <w:t xml:space="preserve">capacity to process actions in terms of their efficiency </w:t>
      </w:r>
      <w:r w:rsidR="0066745C">
        <w:rPr>
          <w:rFonts w:ascii="Times New Roman" w:hAnsi="Times New Roman" w:cs="Times New Roman"/>
        </w:rPr>
        <w:t>may</w:t>
      </w:r>
      <w:r w:rsidR="00DE4ED0">
        <w:rPr>
          <w:rFonts w:ascii="Times New Roman" w:hAnsi="Times New Roman" w:cs="Times New Roman"/>
        </w:rPr>
        <w:t xml:space="preserve"> be</w:t>
      </w:r>
      <w:r w:rsidR="00A5158F">
        <w:rPr>
          <w:rFonts w:ascii="Times New Roman" w:hAnsi="Times New Roman" w:cs="Times New Roman"/>
        </w:rPr>
        <w:t xml:space="preserve"> in place </w:t>
      </w:r>
      <w:r w:rsidR="00972D7B">
        <w:rPr>
          <w:rFonts w:ascii="Times New Roman" w:hAnsi="Times New Roman" w:cs="Times New Roman"/>
        </w:rPr>
        <w:t xml:space="preserve">in infancy </w:t>
      </w:r>
      <w:r w:rsidR="00524642">
        <w:rPr>
          <w:rFonts w:ascii="Times New Roman" w:hAnsi="Times New Roman" w:cs="Times New Roman"/>
        </w:rPr>
        <w:t>(Csibra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(VoE)</w:t>
      </w:r>
      <w:r w:rsidR="00642D50">
        <w:rPr>
          <w:rFonts w:ascii="Times New Roman" w:hAnsi="Times New Roman" w:cs="Times New Roman"/>
        </w:rPr>
        <w:t xml:space="preserve"> 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an event or set of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r w:rsidR="006C0A30">
        <w:rPr>
          <w:rFonts w:ascii="Times New Roman" w:hAnsi="Times New Roman" w:cs="Times New Roman"/>
        </w:rPr>
        <w:t>set-up</w:t>
      </w:r>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455692">
        <w:rPr>
          <w:rFonts w:ascii="Times New Roman" w:hAnsi="Times New Roman" w:cs="Times New Roman"/>
        </w:rPr>
        <w:t xml:space="preserve">A number of </w:t>
      </w:r>
      <w:r w:rsidR="001440E5">
        <w:rPr>
          <w:rFonts w:ascii="Times New Roman" w:hAnsi="Times New Roman" w:cs="Times New Roman"/>
        </w:rPr>
        <w:t xml:space="preserve">key </w:t>
      </w:r>
      <w:r w:rsidR="00455692">
        <w:rPr>
          <w:rFonts w:ascii="Times New Roman" w:hAnsi="Times New Roman" w:cs="Times New Roman"/>
        </w:rPr>
        <w:t xml:space="preserve">insights about </w:t>
      </w:r>
      <w:r w:rsidR="008615A9">
        <w:rPr>
          <w:rFonts w:ascii="Times New Roman" w:hAnsi="Times New Roman" w:cs="Times New Roman"/>
        </w:rPr>
        <w:t xml:space="preserve">infants’ early number </w:t>
      </w:r>
      <w:r w:rsidR="0068133A">
        <w:rPr>
          <w:rFonts w:ascii="Times New Roman" w:hAnsi="Times New Roman" w:cs="Times New Roman"/>
        </w:rPr>
        <w:t>concepts</w:t>
      </w:r>
      <w:r w:rsidR="008615A9">
        <w:rPr>
          <w:rFonts w:ascii="Times New Roman" w:hAnsi="Times New Roman" w:cs="Times New Roman"/>
        </w:rPr>
        <w:t xml:space="preserve"> (e.g. McCrink &amp; Wynn, 2004; Wynn, 1992)</w:t>
      </w:r>
      <w:r w:rsidR="005510C2">
        <w:rPr>
          <w:rFonts w:ascii="Times New Roman" w:hAnsi="Times New Roman" w:cs="Times New Roman"/>
        </w:rPr>
        <w:t>,</w:t>
      </w:r>
      <w:r w:rsidR="0068133A">
        <w:rPr>
          <w:rFonts w:ascii="Times New Roman" w:hAnsi="Times New Roman" w:cs="Times New Roman"/>
        </w:rPr>
        <w:t xml:space="preserve"> physical concepts (e.g.,</w:t>
      </w:r>
      <w:r w:rsidR="00C54E7C">
        <w:rPr>
          <w:rFonts w:ascii="Times New Roman" w:hAnsi="Times New Roman" w:cs="Times New Roman"/>
        </w:rPr>
        <w:t xml:space="preserve"> Kim &amp; Spelke, 1992;</w:t>
      </w:r>
      <w:r w:rsidR="0068133A">
        <w:rPr>
          <w:rFonts w:ascii="Times New Roman" w:hAnsi="Times New Roman" w:cs="Times New Roman"/>
        </w:rPr>
        <w:t xml:space="preserve"> Spelke et al., 1992), moral concepts (e.g., </w:t>
      </w:r>
      <w:r w:rsidR="00BA3735">
        <w:rPr>
          <w:rFonts w:ascii="Times New Roman" w:hAnsi="Times New Roman" w:cs="Times New Roman"/>
        </w:rPr>
        <w:t xml:space="preserve">Geraci &amp; Surian, 2011; </w:t>
      </w:r>
      <w:r w:rsidR="0068133A">
        <w:rPr>
          <w:rFonts w:ascii="Times New Roman" w:hAnsi="Times New Roman" w:cs="Times New Roman"/>
        </w:rPr>
        <w:t>Hamlin et al., 2007</w:t>
      </w:r>
      <w:r w:rsidR="00F23EE3">
        <w:rPr>
          <w:rFonts w:ascii="Times New Roman" w:hAnsi="Times New Roman" w:cs="Times New Roman"/>
        </w:rPr>
        <w:t xml:space="preserve">; </w:t>
      </w:r>
      <w:r w:rsidR="00C2551E">
        <w:rPr>
          <w:rFonts w:ascii="Times New Roman" w:hAnsi="Times New Roman" w:cs="Times New Roman"/>
        </w:rPr>
        <w:t>Schmidt</w:t>
      </w:r>
      <w:r w:rsidR="00BA3735">
        <w:rPr>
          <w:rFonts w:ascii="Times New Roman" w:hAnsi="Times New Roman" w:cs="Times New Roman"/>
        </w:rPr>
        <w:t xml:space="preserve"> &amp; Sommerville, 2011; </w:t>
      </w:r>
      <w:r w:rsidR="00F23EE3">
        <w:rPr>
          <w:rFonts w:ascii="Times New Roman" w:hAnsi="Times New Roman" w:cs="Times New Roman"/>
        </w:rPr>
        <w:t>Woo et al., 2017</w:t>
      </w:r>
      <w:r w:rsidR="002936C1">
        <w:rPr>
          <w:rFonts w:ascii="Times New Roman" w:hAnsi="Times New Roman" w:cs="Times New Roman"/>
        </w:rPr>
        <w:t>), object concepts (e.g.,</w:t>
      </w:r>
      <w:r w:rsidR="00B23EFA">
        <w:rPr>
          <w:rFonts w:ascii="Times New Roman" w:hAnsi="Times New Roman" w:cs="Times New Roman"/>
        </w:rPr>
        <w:t xml:space="preserve"> Baillargeon, 1987;</w:t>
      </w:r>
      <w:r w:rsidR="002936C1">
        <w:rPr>
          <w:rFonts w:ascii="Times New Roman" w:hAnsi="Times New Roman" w:cs="Times New Roman"/>
        </w:rPr>
        <w:t xml:space="preserve"> </w:t>
      </w:r>
      <w:r w:rsidR="00B23EFA">
        <w:rPr>
          <w:rFonts w:ascii="Times New Roman" w:hAnsi="Times New Roman" w:cs="Times New Roman"/>
        </w:rPr>
        <w:t>Baillargeon et al., 1985; Kellman &amp; Spelke, 1983</w:t>
      </w:r>
      <w:r w:rsidR="00DF4BEE">
        <w:rPr>
          <w:rFonts w:ascii="Times New Roman" w:hAnsi="Times New Roman" w:cs="Times New Roman"/>
        </w:rPr>
        <w:t>; Needham &amp; Baillargeon, 1997</w:t>
      </w:r>
      <w:r w:rsidR="00B23EFA">
        <w:rPr>
          <w:rFonts w:ascii="Times New Roman" w:hAnsi="Times New Roman" w:cs="Times New Roman"/>
        </w:rPr>
        <w:t>)</w:t>
      </w:r>
      <w:r w:rsidR="00F23EE3">
        <w:rPr>
          <w:rFonts w:ascii="Times New Roman" w:hAnsi="Times New Roman" w:cs="Times New Roman"/>
        </w:rPr>
        <w:t xml:space="preserve">, </w:t>
      </w:r>
      <w:r w:rsidR="002E6DC4">
        <w:rPr>
          <w:rFonts w:ascii="Times New Roman" w:hAnsi="Times New Roman" w:cs="Times New Roman"/>
        </w:rPr>
        <w:t xml:space="preserve">and </w:t>
      </w:r>
      <w:r w:rsidR="00F23EE3">
        <w:rPr>
          <w:rFonts w:ascii="Times New Roman" w:hAnsi="Times New Roman" w:cs="Times New Roman"/>
        </w:rPr>
        <w:t>causal concepts</w:t>
      </w:r>
      <w:r w:rsidR="00C2551E">
        <w:rPr>
          <w:rFonts w:ascii="Times New Roman" w:hAnsi="Times New Roman" w:cs="Times New Roman"/>
        </w:rPr>
        <w:t xml:space="preserve"> (e.g., </w:t>
      </w:r>
      <w:r w:rsidR="00C2551E">
        <w:rPr>
          <w:rFonts w:ascii="Times New Roman" w:hAnsi="Times New Roman" w:cs="Times New Roman"/>
        </w:rPr>
        <w:lastRenderedPageBreak/>
        <w:t>Kotovsky &amp; Baillargeon, 1998</w:t>
      </w:r>
      <w:r w:rsidR="00DF4BEE">
        <w:rPr>
          <w:rFonts w:ascii="Times New Roman" w:hAnsi="Times New Roman" w:cs="Times New Roman"/>
        </w:rPr>
        <w:t>; Leslie &amp; Keeble, 1987</w:t>
      </w:r>
      <w:r w:rsidR="00140E0D">
        <w:rPr>
          <w:rFonts w:ascii="Times New Roman" w:hAnsi="Times New Roman" w:cs="Times New Roman"/>
        </w:rPr>
        <w:t>; Muentener &amp; Carey, 2010</w:t>
      </w:r>
      <w:r w:rsidR="00C2551E">
        <w:rPr>
          <w:rFonts w:ascii="Times New Roman" w:hAnsi="Times New Roman" w:cs="Times New Roman"/>
        </w:rPr>
        <w:t>)</w:t>
      </w:r>
      <w:r w:rsidR="00532C80">
        <w:rPr>
          <w:rFonts w:ascii="Times New Roman" w:hAnsi="Times New Roman" w:cs="Times New Roman"/>
        </w:rPr>
        <w:t xml:space="preserve"> have emerged from research using this method</w:t>
      </w:r>
      <w:r w:rsidR="00455692">
        <w:rPr>
          <w:rFonts w:ascii="Times New Roman" w:hAnsi="Times New Roman" w:cs="Times New Roman"/>
        </w:rPr>
        <w:t>.</w:t>
      </w:r>
      <w:r w:rsidR="00422A3C">
        <w:rPr>
          <w:rFonts w:ascii="Times New Roman" w:hAnsi="Times New Roman" w:cs="Times New Roman"/>
        </w:rPr>
        <w:t xml:space="preserve"> </w:t>
      </w:r>
      <w:r w:rsidR="00FA41A8">
        <w:rPr>
          <w:rFonts w:ascii="Times New Roman" w:hAnsi="Times New Roman" w:cs="Times New Roman"/>
        </w:rPr>
        <w:t>This research suggests that</w:t>
      </w:r>
      <w:r w:rsidR="008C27AE">
        <w:rPr>
          <w:rFonts w:ascii="Times New Roman" w:hAnsi="Times New Roman" w:cs="Times New Roman"/>
        </w:rPr>
        <w:t xml:space="preserve"> infants possess sophisticated capacities that </w:t>
      </w:r>
      <w:r w:rsidR="0058342C">
        <w:rPr>
          <w:rFonts w:ascii="Times New Roman" w:hAnsi="Times New Roman" w:cs="Times New Roman"/>
        </w:rPr>
        <w:t>support learning</w:t>
      </w:r>
      <w:r w:rsidR="00015DDE">
        <w:rPr>
          <w:rFonts w:ascii="Times New Roman" w:hAnsi="Times New Roman" w:cs="Times New Roman"/>
        </w:rPr>
        <w:t xml:space="preserve"> in each of these</w:t>
      </w:r>
      <w:r w:rsidR="008C27AE">
        <w:rPr>
          <w:rFonts w:ascii="Times New Roman" w:hAnsi="Times New Roman" w:cs="Times New Roman"/>
        </w:rPr>
        <w:t xml:space="preserve"> domains</w:t>
      </w:r>
      <w:r w:rsidR="008615A9">
        <w:rPr>
          <w:rFonts w:ascii="Times New Roman" w:hAnsi="Times New Roman" w:cs="Times New Roman"/>
        </w:rPr>
        <w:t xml:space="preserve"> </w:t>
      </w:r>
      <w:r w:rsidR="008C27AE">
        <w:rPr>
          <w:rFonts w:ascii="Times New Roman" w:hAnsi="Times New Roman" w:cs="Times New Roman"/>
        </w:rPr>
        <w:t>from early in development</w:t>
      </w:r>
      <w:r w:rsidR="008615A9">
        <w:rPr>
          <w:rFonts w:ascii="Times New Roman" w:hAnsi="Times New Roman" w:cs="Times New Roman"/>
        </w:rPr>
        <w:t>.</w:t>
      </w:r>
      <w:r w:rsidR="00230D82">
        <w:rPr>
          <w:rFonts w:ascii="Times New Roman" w:hAnsi="Times New Roman" w:cs="Times New Roman"/>
        </w:rPr>
        <w:t xml:space="preserve"> </w:t>
      </w:r>
    </w:p>
    <w:p w14:paraId="57DF284E" w14:textId="61463701" w:rsidR="00524642" w:rsidRDefault="007F20F3" w:rsidP="00524642">
      <w:pPr>
        <w:spacing w:line="480" w:lineRule="auto"/>
        <w:ind w:firstLine="720"/>
        <w:contextualSpacing/>
        <w:rPr>
          <w:rFonts w:ascii="Times New Roman" w:hAnsi="Times New Roman" w:cs="Times New Roman"/>
        </w:rPr>
      </w:pPr>
      <w:r>
        <w:rPr>
          <w:rFonts w:ascii="Times New Roman" w:hAnsi="Times New Roman" w:cs="Times New Roman"/>
        </w:rPr>
        <w:t>Two of the first studies to use the V</w:t>
      </w:r>
      <w:r w:rsidR="00134CB3">
        <w:rPr>
          <w:rFonts w:ascii="Times New Roman" w:hAnsi="Times New Roman" w:cs="Times New Roman"/>
        </w:rPr>
        <w:t>o</w:t>
      </w:r>
      <w:r>
        <w:rPr>
          <w:rFonts w:ascii="Times New Roman" w:hAnsi="Times New Roman" w:cs="Times New Roman"/>
        </w:rPr>
        <w:t xml:space="preserve">E method to </w:t>
      </w:r>
      <w:r w:rsidR="00134CB3">
        <w:rPr>
          <w:rFonts w:ascii="Times New Roman" w:hAnsi="Times New Roman" w:cs="Times New Roman"/>
        </w:rPr>
        <w:t>assess</w:t>
      </w:r>
      <w:r>
        <w:rPr>
          <w:rFonts w:ascii="Times New Roman" w:hAnsi="Times New Roman" w:cs="Times New Roman"/>
        </w:rPr>
        <w:t xml:space="preserve"> infant action understanding </w:t>
      </w:r>
      <w:r w:rsidR="00230D82">
        <w:rPr>
          <w:rFonts w:ascii="Times New Roman" w:hAnsi="Times New Roman" w:cs="Times New Roman"/>
        </w:rPr>
        <w:t xml:space="preserve">in particular </w:t>
      </w:r>
      <w:r w:rsidR="006C0A30">
        <w:rPr>
          <w:rFonts w:ascii="Times New Roman" w:hAnsi="Times New Roman" w:cs="Times New Roman"/>
        </w:rPr>
        <w:t>were</w:t>
      </w:r>
      <w:r w:rsidR="00DB0E07">
        <w:rPr>
          <w:rFonts w:ascii="Times New Roman" w:hAnsi="Times New Roman" w:cs="Times New Roman"/>
        </w:rPr>
        <w:t xml:space="preserve"> that</w:t>
      </w:r>
      <w:r>
        <w:rPr>
          <w:rFonts w:ascii="Times New Roman" w:hAnsi="Times New Roman" w:cs="Times New Roman"/>
        </w:rPr>
        <w:t xml:space="preserve"> by Gergely et al. (1995) and Csibra et al. (1999).</w:t>
      </w:r>
      <w:r w:rsidR="00524642">
        <w:rPr>
          <w:rFonts w:ascii="Times New Roman" w:hAnsi="Times New Roman" w:cs="Times New Roman"/>
        </w:rPr>
        <w:t xml:space="preserve"> </w:t>
      </w:r>
      <w:r w:rsidR="001F2099">
        <w:rPr>
          <w:rFonts w:ascii="Times New Roman" w:hAnsi="Times New Roman" w:cs="Times New Roman"/>
        </w:rPr>
        <w:t>These authors</w:t>
      </w:r>
      <w:r w:rsidR="00885BA2">
        <w:rPr>
          <w:rFonts w:ascii="Times New Roman" w:hAnsi="Times New Roman" w:cs="Times New Roman"/>
        </w:rPr>
        <w:t xml:space="preserve"> habituated</w:t>
      </w:r>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 two</w:t>
      </w:r>
      <w:r w:rsidR="00532C80">
        <w:rPr>
          <w:rFonts w:ascii="Times New Roman" w:hAnsi="Times New Roman" w:cs="Times New Roman"/>
        </w:rPr>
        <w:t xml:space="preserve"> barrierless</w:t>
      </w:r>
      <w:r w:rsidR="00524642">
        <w:rPr>
          <w:rFonts w:ascii="Times New Roman" w:hAnsi="Times New Roman" w:cs="Times New Roman"/>
        </w:rPr>
        <w:t xml:space="preserve"> </w:t>
      </w:r>
      <w:r w:rsidR="00524642" w:rsidRPr="004C0C81">
        <w:rPr>
          <w:rFonts w:ascii="Times New Roman" w:hAnsi="Times New Roman" w:cs="Times New Roman"/>
        </w:rPr>
        <w:t>test events.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w:t>
      </w:r>
      <w:r w:rsidR="00371051">
        <w:rPr>
          <w:rFonts w:ascii="Times New Roman" w:hAnsi="Times New Roman" w:cs="Times New Roman"/>
        </w:rPr>
        <w:t xml:space="preserve">looked </w:t>
      </w:r>
      <w:r w:rsidR="00524642">
        <w:rPr>
          <w:rFonts w:ascii="Times New Roman" w:hAnsi="Times New Roman" w:cs="Times New Roman"/>
        </w:rPr>
        <w:t xml:space="preserve">longer </w:t>
      </w:r>
      <w:r w:rsidR="00371051">
        <w:rPr>
          <w:rFonts w:ascii="Times New Roman" w:hAnsi="Times New Roman" w:cs="Times New Roman"/>
        </w:rPr>
        <w:t xml:space="preserve">at </w:t>
      </w:r>
      <w:r w:rsidR="00524642">
        <w:rPr>
          <w:rFonts w:ascii="Times New Roman" w:hAnsi="Times New Roman" w:cs="Times New Roman"/>
        </w:rPr>
        <w:t xml:space="preserve">the old action than to the new action event </w:t>
      </w:r>
      <w:r w:rsidR="00371051">
        <w:rPr>
          <w:rFonts w:ascii="Times New Roman" w:hAnsi="Times New Roman" w:cs="Times New Roman"/>
        </w:rPr>
        <w:t>because of an a priori</w:t>
      </w:r>
      <w:r w:rsidR="00524642">
        <w:rPr>
          <w:rFonts w:ascii="Times New Roman" w:hAnsi="Times New Roman" w:cs="Times New Roman"/>
        </w:rPr>
        <w:t xml:space="preserve"> preference for curved trajectories found that infants looked equally long at both events</w:t>
      </w:r>
      <w:r w:rsidR="00371051">
        <w:rPr>
          <w:rFonts w:ascii="Times New Roman" w:hAnsi="Times New Roman" w:cs="Times New Roman"/>
        </w:rPr>
        <w:t xml:space="preserve"> when the small circle jumped beside rather than over the barrier</w:t>
      </w:r>
      <w:r w:rsidR="00524642">
        <w:rPr>
          <w:rFonts w:ascii="Times New Roman" w:hAnsi="Times New Roman" w:cs="Times New Roman"/>
        </w:rPr>
        <w:t xml:space="preserve">. </w:t>
      </w:r>
    </w:p>
    <w:p w14:paraId="271A1480" w14:textId="7734B8C5"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t>This finding has since been extended in important ways. For example, it is now known that infants’ expectation for efficient actions applies not only to people (e.g., Phillips &amp; Wellman, 2005; Sodian et al., 2004; Woodward &amp; Sommerville, 2000) and animals (e.g., Schwier et al., 2006) but also to geometric shapes (Csibra et al., 2003; Gergely et al., 1995) and inanimate objects such as robots (Kamewari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Spelke, 2017).</w:t>
      </w:r>
      <w:r w:rsidR="00F478FB">
        <w:rPr>
          <w:rFonts w:ascii="Times New Roman" w:hAnsi="Times New Roman" w:cs="Times New Roman"/>
        </w:rPr>
        <w:t xml:space="preserve"> Still other research has shown that action understanding can be elicited in infants as young as 3 months of age if they are given direct </w:t>
      </w:r>
      <w:r w:rsidR="00F478FB">
        <w:rPr>
          <w:rFonts w:ascii="Times New Roman" w:hAnsi="Times New Roman" w:cs="Times New Roman"/>
        </w:rPr>
        <w:lastRenderedPageBreak/>
        <w:t xml:space="preserve">action experience (e.g., Skerry et al., 2013) or the action events themselves depict a causal interaction (e.g., Liu et al., 2019). </w:t>
      </w:r>
      <w:r>
        <w:rPr>
          <w:rFonts w:ascii="Times New Roman" w:hAnsi="Times New Roman" w:cs="Times New Roman"/>
        </w:rPr>
        <w:t>Beyond infants’ processing of others’ actions, research shows that how infants imitate another person’s actions depends on the constraints imposed on those actions. For example, 14-month-olds use their foreheads to activate a light if they observe a hands-free agent do the same thing</w:t>
      </w:r>
      <w:r w:rsidR="006E59CB">
        <w:rPr>
          <w:rFonts w:ascii="Times New Roman" w:hAnsi="Times New Roman" w:cs="Times New Roman"/>
        </w:rPr>
        <w:t xml:space="preserve"> but use their hands to activate the same light if the agent’s hands are bound</w:t>
      </w:r>
      <w:r>
        <w:rPr>
          <w:rFonts w:ascii="Times New Roman" w:hAnsi="Times New Roman" w:cs="Times New Roman"/>
        </w:rPr>
        <w:t xml:space="preserve"> (e.g., Gergely et al., 2002). </w:t>
      </w:r>
      <w:r w:rsidR="00D74336">
        <w:rPr>
          <w:rFonts w:ascii="Times New Roman" w:hAnsi="Times New Roman" w:cs="Times New Roman"/>
        </w:rPr>
        <w:t xml:space="preserve">Taken together, this research suggests that </w:t>
      </w:r>
      <w:r w:rsidR="009A343E">
        <w:rPr>
          <w:rFonts w:ascii="Times New Roman" w:hAnsi="Times New Roman" w:cs="Times New Roman"/>
        </w:rPr>
        <w:t>action understanding</w:t>
      </w:r>
      <w:r w:rsidR="00D74336">
        <w:rPr>
          <w:rFonts w:ascii="Times New Roman" w:hAnsi="Times New Roman" w:cs="Times New Roman"/>
        </w:rPr>
        <w:t xml:space="preserve"> </w:t>
      </w:r>
      <w:r w:rsidR="00972D7B">
        <w:rPr>
          <w:rFonts w:ascii="Times New Roman" w:hAnsi="Times New Roman" w:cs="Times New Roman"/>
        </w:rPr>
        <w:t>may be in place sometime in the second half of the first year of life.</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524642">
        <w:rPr>
          <w:rFonts w:ascii="Times New Roman" w:hAnsi="Times New Roman" w:cs="Times New Roman"/>
          <w:b/>
          <w:bCs/>
        </w:rPr>
        <w:t>action understanding</w:t>
      </w:r>
    </w:p>
    <w:p w14:paraId="697C4062" w14:textId="066F8501" w:rsidR="005D2269" w:rsidRDefault="00524642" w:rsidP="000B08D2">
      <w:pPr>
        <w:spacing w:line="480" w:lineRule="auto"/>
        <w:contextualSpacing/>
        <w:rPr>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r w:rsidR="009A343E">
        <w:rPr>
          <w:rFonts w:ascii="Times New Roman" w:hAnsi="Times New Roman" w:cs="Times New Roman"/>
        </w:rPr>
        <w:t>such</w:t>
      </w:r>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action understanding.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r w:rsidR="009A343E">
        <w:rPr>
          <w:rFonts w:ascii="Times New Roman" w:hAnsi="Times New Roman" w:cs="Times New Roman"/>
        </w:rPr>
        <w:t xml:space="preserve">—that is, </w:t>
      </w:r>
      <w:r w:rsidR="000B08D2">
        <w:rPr>
          <w:rFonts w:ascii="Times New Roman" w:hAnsi="Times New Roman" w:cs="Times New Roman"/>
        </w:rPr>
        <w:t xml:space="preserve">specialized processes </w:t>
      </w:r>
      <w:r w:rsidR="00F57151">
        <w:rPr>
          <w:rFonts w:ascii="Times New Roman" w:hAnsi="Times New Roman" w:cs="Times New Roman"/>
        </w:rPr>
        <w:t>that are triggered by a single input type and operate in a single domain</w:t>
      </w:r>
      <w:r w:rsidR="009A343E">
        <w:rPr>
          <w:rFonts w:ascii="Times New Roman" w:hAnsi="Times New Roman" w:cs="Times New Roman"/>
        </w:rPr>
        <w:t>—</w:t>
      </w:r>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For example, some argue that infants’ knowledge about how animate entities act is subserved by a </w:t>
      </w:r>
      <w:r w:rsidR="005D2269">
        <w:rPr>
          <w:rFonts w:ascii="Times New Roman" w:hAnsi="Times New Roman" w:cs="Times New Roman"/>
          <w:i/>
          <w:iCs/>
        </w:rPr>
        <w:t>core knowledge system</w:t>
      </w:r>
      <w:r w:rsidR="005E4A7C">
        <w:rPr>
          <w:rFonts w:ascii="Times New Roman" w:hAnsi="Times New Roman" w:cs="Times New Roman"/>
        </w:rPr>
        <w:t xml:space="preserve"> for agents, whereas their knowledge about inanimate objects is supported by a core system for objects</w:t>
      </w:r>
      <w:r w:rsidR="006F1D6A">
        <w:rPr>
          <w:rFonts w:ascii="Times New Roman" w:hAnsi="Times New Roman" w:cs="Times New Roman"/>
        </w:rPr>
        <w:t xml:space="preserve"> (e.g., Carey, 2009; Spelke, 2022)</w:t>
      </w:r>
      <w:r w:rsidR="005E4A7C">
        <w:rPr>
          <w:rFonts w:ascii="Times New Roman" w:hAnsi="Times New Roman" w:cs="Times New Roman"/>
        </w:rPr>
        <w:t xml:space="preserve">.  The core system for agents enables infants to know that </w:t>
      </w:r>
      <w:r w:rsidR="00342333">
        <w:rPr>
          <w:rFonts w:ascii="Times New Roman" w:eastAsia="Times New Roman" w:hAnsi="Times New Roman" w:cs="Times New Roman"/>
        </w:rPr>
        <w:t xml:space="preserve">agents are goal-directed, self-propelled, can move on </w:t>
      </w:r>
      <w:r w:rsidR="004107DA">
        <w:rPr>
          <w:rFonts w:ascii="Times New Roman" w:eastAsia="Times New Roman" w:hAnsi="Times New Roman" w:cs="Times New Roman"/>
        </w:rPr>
        <w:t>irregular</w:t>
      </w:r>
      <w:r w:rsidR="00342333">
        <w:rPr>
          <w:rFonts w:ascii="Times New Roman" w:eastAsia="Times New Roman" w:hAnsi="Times New Roman" w:cs="Times New Roman"/>
        </w:rPr>
        <w:t xml:space="preserve"> trajectories, and can cause</w:t>
      </w:r>
      <w:r w:rsidR="004107DA">
        <w:rPr>
          <w:rFonts w:ascii="Times New Roman" w:eastAsia="Times New Roman" w:hAnsi="Times New Roman" w:cs="Times New Roman"/>
        </w:rPr>
        <w:t xml:space="preserve"> other agents to act at a distance.</w:t>
      </w:r>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bounded and cohesive, and tend to move on linear trajectories.</w:t>
      </w:r>
      <w:r w:rsidR="00953B34" w:rsidRPr="00953B34">
        <w:rPr>
          <w:rFonts w:ascii="Times New Roman" w:eastAsia="Times New Roman" w:hAnsi="Times New Roman" w:cs="Times New Roman"/>
        </w:rPr>
        <w:t xml:space="preserve"> </w:t>
      </w:r>
    </w:p>
    <w:p w14:paraId="68C4497A" w14:textId="45CF2E27" w:rsidR="005917B9" w:rsidRDefault="009100A7" w:rsidP="005917B9">
      <w:pPr>
        <w:spacing w:line="480" w:lineRule="auto"/>
        <w:contextualSpacing/>
        <w:rPr>
          <w:rFonts w:ascii="Times New Roman" w:hAnsi="Times New Roman" w:cs="Times New Roman"/>
        </w:rPr>
      </w:pPr>
      <w:r>
        <w:rPr>
          <w:rFonts w:ascii="Times New Roman" w:eastAsia="Times New Roman" w:hAnsi="Times New Roman" w:cs="Times New Roman"/>
        </w:rPr>
        <w:lastRenderedPageBreak/>
        <w:tab/>
        <w:t xml:space="preserve">In addition to </w:t>
      </w:r>
      <w:r w:rsidR="000B08D2">
        <w:rPr>
          <w:rFonts w:ascii="Times New Roman" w:eastAsia="Times New Roman" w:hAnsi="Times New Roman" w:cs="Times New Roman"/>
        </w:rPr>
        <w:t>this broad account</w:t>
      </w:r>
      <w:r>
        <w:rPr>
          <w:rFonts w:ascii="Times New Roman" w:eastAsia="Times New Roman" w:hAnsi="Times New Roman" w:cs="Times New Roman"/>
        </w:rPr>
        <w:t xml:space="preserve"> of how agents and objects move and behave, </w:t>
      </w:r>
      <w:r w:rsidR="00903601">
        <w:rPr>
          <w:rFonts w:ascii="Times New Roman" w:eastAsia="Times New Roman" w:hAnsi="Times New Roman" w:cs="Times New Roman"/>
        </w:rPr>
        <w:t xml:space="preserve">specific </w:t>
      </w:r>
      <w:r>
        <w:rPr>
          <w:rFonts w:ascii="Times New Roman" w:eastAsia="Times New Roman" w:hAnsi="Times New Roman" w:cs="Times New Roman"/>
        </w:rPr>
        <w:t xml:space="preserve">proposals have been </w:t>
      </w:r>
      <w:r w:rsidR="00F57151">
        <w:rPr>
          <w:rFonts w:ascii="Times New Roman" w:eastAsia="Times New Roman" w:hAnsi="Times New Roman" w:cs="Times New Roman"/>
        </w:rPr>
        <w:t xml:space="preserve">developed </w:t>
      </w:r>
      <w:r>
        <w:rPr>
          <w:rFonts w:ascii="Times New Roman" w:eastAsia="Times New Roman" w:hAnsi="Times New Roman" w:cs="Times New Roman"/>
        </w:rPr>
        <w:t xml:space="preserve">to explain infants’ looking behaviors in studies like that by Gergely et al. (1995). </w:t>
      </w:r>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 xml:space="preserve">(Csibra &amp; Gergely, 1998; </w:t>
      </w:r>
      <w:r w:rsidR="002C2FA4" w:rsidRPr="004E68A3">
        <w:rPr>
          <w:rFonts w:ascii="Times New Roman" w:hAnsi="Times New Roman" w:cs="Times New Roman"/>
        </w:rPr>
        <w:t>Gergely &amp; Csibra,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w:t>
      </w:r>
      <w:r w:rsidR="006542C9">
        <w:rPr>
          <w:rFonts w:ascii="Times New Roman" w:hAnsi="Times New Roman" w:cs="Times New Roman"/>
        </w:rPr>
        <w:t>efficient</w:t>
      </w:r>
      <w:r w:rsidR="006542C9" w:rsidRPr="00996380">
        <w:rPr>
          <w:rFonts w:ascii="Times New Roman" w:hAnsi="Times New Roman" w:cs="Times New Roman"/>
        </w:rPr>
        <w:t xml:space="preserve"> </w:t>
      </w:r>
      <w:r w:rsidR="002C2FA4" w:rsidRPr="00996380">
        <w:rPr>
          <w:rFonts w:ascii="Times New Roman" w:hAnsi="Times New Roman" w:cs="Times New Roman"/>
        </w:rPr>
        <w:t xml:space="preserve">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r w:rsidR="005917B9" w:rsidRPr="00996380">
        <w:rPr>
          <w:rFonts w:ascii="Times New Roman" w:hAnsi="Times New Roman" w:cs="Times New Roman"/>
        </w:rPr>
        <w:t>Thus, the reason infants in the</w:t>
      </w:r>
      <w:r w:rsidR="006A02DB">
        <w:rPr>
          <w:rFonts w:ascii="Times New Roman" w:hAnsi="Times New Roman" w:cs="Times New Roman"/>
        </w:rPr>
        <w:t xml:space="preserve"> Experimental conditions of the studies</w:t>
      </w:r>
      <w:r w:rsidR="005917B9" w:rsidRPr="00996380">
        <w:rPr>
          <w:rFonts w:ascii="Times New Roman" w:hAnsi="Times New Roman" w:cs="Times New Roman"/>
        </w:rPr>
        <w:t xml:space="preserve"> mentioned above looked longer</w:t>
      </w:r>
      <w:r w:rsidR="00D16229">
        <w:rPr>
          <w:rFonts w:ascii="Times New Roman" w:hAnsi="Times New Roman" w:cs="Times New Roman"/>
        </w:rPr>
        <w:t xml:space="preserve"> during a test phase</w:t>
      </w:r>
      <w:r w:rsidR="005917B9" w:rsidRPr="00996380">
        <w:rPr>
          <w:rFonts w:ascii="Times New Roman" w:hAnsi="Times New Roman" w:cs="Times New Roman"/>
        </w:rPr>
        <w:t xml:space="preserve"> when a first agent followed a curved path to reach a second object than when it follows a straight path to reach the same</w:t>
      </w:r>
      <w:r w:rsidR="004C1755">
        <w:rPr>
          <w:rFonts w:ascii="Times New Roman" w:hAnsi="Times New Roman" w:cs="Times New Roman"/>
        </w:rPr>
        <w:t xml:space="preserve"> object</w:t>
      </w:r>
      <w:r w:rsidR="005917B9" w:rsidRPr="00996380">
        <w:rPr>
          <w:rFonts w:ascii="Times New Roman" w:hAnsi="Times New Roman" w:cs="Times New Roman"/>
        </w:rPr>
        <w:t xml:space="preserve"> is because this action is no longer justified when the barrier that was present during habituation is absent.</w:t>
      </w:r>
      <w:r w:rsidR="005917B9">
        <w:rPr>
          <w:rFonts w:ascii="Times New Roman" w:hAnsi="Times New Roman" w:cs="Times New Roman"/>
          <w:i/>
          <w:iCs/>
        </w:rPr>
        <w:t xml:space="preserve"> </w:t>
      </w:r>
      <w:r w:rsidR="00EE29D6" w:rsidRPr="00EE29D6">
        <w:rPr>
          <w:rFonts w:ascii="Times New Roman" w:hAnsi="Times New Roman" w:cs="Times New Roman"/>
        </w:rPr>
        <w:t>In contrast, the reason infants</w:t>
      </w:r>
      <w:r w:rsidR="00531204">
        <w:rPr>
          <w:rFonts w:ascii="Times New Roman" w:hAnsi="Times New Roman" w:cs="Times New Roman"/>
        </w:rPr>
        <w:t xml:space="preserve"> in the Control condition</w:t>
      </w:r>
      <w:r w:rsidR="00EE29D6" w:rsidRPr="00EE29D6">
        <w:rPr>
          <w:rFonts w:ascii="Times New Roman" w:hAnsi="Times New Roman" w:cs="Times New Roman"/>
        </w:rPr>
        <w:t xml:space="preserve"> looked equally</w:t>
      </w:r>
      <w:r w:rsidR="00EE29D6">
        <w:rPr>
          <w:rFonts w:ascii="Times New Roman" w:hAnsi="Times New Roman" w:cs="Times New Roman"/>
        </w:rPr>
        <w:t xml:space="preserve"> long</w:t>
      </w:r>
      <w:r w:rsidR="00EE29D6" w:rsidRPr="00EE29D6">
        <w:rPr>
          <w:rFonts w:ascii="Times New Roman" w:hAnsi="Times New Roman" w:cs="Times New Roman"/>
        </w:rPr>
        <w:t xml:space="preserve"> at the curved and straight paths is that they had not formed an efficiency-based expectation during habituation, </w:t>
      </w:r>
      <w:r w:rsidR="00EE29D6">
        <w:rPr>
          <w:rFonts w:ascii="Times New Roman" w:hAnsi="Times New Roman" w:cs="Times New Roman"/>
        </w:rPr>
        <w:t>given that</w:t>
      </w:r>
      <w:r w:rsidR="00EE29D6" w:rsidRPr="00EE29D6">
        <w:rPr>
          <w:rFonts w:ascii="Times New Roman" w:hAnsi="Times New Roman" w:cs="Times New Roman"/>
        </w:rPr>
        <w:t xml:space="preserve"> the agent’s </w:t>
      </w:r>
      <w:r w:rsidR="00EE29D6">
        <w:rPr>
          <w:rFonts w:ascii="Times New Roman" w:hAnsi="Times New Roman" w:cs="Times New Roman"/>
        </w:rPr>
        <w:t>actions during habituation</w:t>
      </w:r>
      <w:r w:rsidR="00EE29D6" w:rsidRPr="00EE29D6">
        <w:rPr>
          <w:rFonts w:ascii="Times New Roman" w:hAnsi="Times New Roman" w:cs="Times New Roman"/>
        </w:rPr>
        <w:t xml:space="preserve"> were not rational given the environmental constraints</w:t>
      </w:r>
      <w:r w:rsidR="004C152B">
        <w:rPr>
          <w:rFonts w:ascii="Times New Roman" w:hAnsi="Times New Roman" w:cs="Times New Roman"/>
        </w:rPr>
        <w: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instead, infants apply a “reality-based” interpretation of an action in terms of the alignment between that action</w:t>
      </w:r>
      <w:r w:rsidR="00E21E77">
        <w:rPr>
          <w:rFonts w:ascii="Times New Roman" w:hAnsi="Times New Roman" w:cs="Times New Roman"/>
        </w:rPr>
        <w:t>, an end state,</w:t>
      </w:r>
      <w:r w:rsidR="005917B9">
        <w:rPr>
          <w:rFonts w:ascii="Times New Roman" w:hAnsi="Times New Roman" w:cs="Times New Roman"/>
        </w:rPr>
        <w:t xml:space="preserve"> and external environmental constraints. </w:t>
      </w:r>
    </w:p>
    <w:p w14:paraId="350B4F24" w14:textId="5B882116" w:rsidR="00F06FB8" w:rsidRPr="00F06FB8" w:rsidRDefault="00221A84" w:rsidP="00F06FB8">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plans—that is, sequences of actions that lead to a goal—and select the plan that maximizes expected subjective utilities. A </w:t>
      </w:r>
      <w:r w:rsidR="00FD6C4C">
        <w:rPr>
          <w:rFonts w:ascii="Times New Roman" w:hAnsi="Times New Roman" w:cs="Times New Roman"/>
        </w:rPr>
        <w:lastRenderedPageBreak/>
        <w:t>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In other words, learners can estimate the probability of </w:t>
      </w:r>
      <w:r w:rsidR="00930D6E">
        <w:rPr>
          <w:rFonts w:ascii="Times New Roman" w:hAnsi="Times New Roman" w:cs="Times New Roman"/>
        </w:rPr>
        <w:t>the reward of an outcome and the cost of executing a plan to achieve that outcome</w:t>
      </w:r>
      <w:r>
        <w:rPr>
          <w:rFonts w:ascii="Times New Roman" w:hAnsi="Times New Roman" w:cs="Times New Roman"/>
        </w:rPr>
        <w:t xml:space="preserve"> given different actions—that is, </w:t>
      </w:r>
      <w:r>
        <w:rPr>
          <w:rFonts w:ascii="Times New Roman" w:hAnsi="Times New Roman" w:cs="Times New Roman"/>
          <w:i/>
          <w:iCs/>
        </w:rPr>
        <w:t>p</w:t>
      </w:r>
      <w:r>
        <w:rPr>
          <w:rFonts w:ascii="Times New Roman" w:hAnsi="Times New Roman" w:cs="Times New Roman"/>
        </w:rPr>
        <w:t>(C, R|A)—by</w:t>
      </w:r>
      <w:r w:rsidR="00930D6E">
        <w:rPr>
          <w:rFonts w:ascii="Times New Roman" w:hAnsi="Times New Roman" w:cs="Times New Roman"/>
        </w:rPr>
        <w:t xml:space="preserve"> computing the product of two terms.</w:t>
      </w:r>
      <w:r>
        <w:rPr>
          <w:rFonts w:ascii="Times New Roman" w:hAnsi="Times New Roman" w:cs="Times New Roman"/>
        </w:rPr>
        <w:t xml:space="preserve"> </w:t>
      </w:r>
      <w:r w:rsidR="00930D6E">
        <w:rPr>
          <w:rFonts w:ascii="Times New Roman" w:hAnsi="Times New Roman" w:cs="Times New Roman"/>
        </w:rPr>
        <w:t>One is the</w:t>
      </w:r>
      <w:r>
        <w:rPr>
          <w:rFonts w:ascii="Times New Roman" w:hAnsi="Times New Roman" w:cs="Times New Roman"/>
        </w:rPr>
        <w:t xml:space="preserve"> likelihood of </w:t>
      </w:r>
      <w:r w:rsidR="00930D6E">
        <w:rPr>
          <w:rFonts w:ascii="Times New Roman" w:hAnsi="Times New Roman" w:cs="Times New Roman"/>
        </w:rPr>
        <w:t>an action</w:t>
      </w:r>
      <w:r>
        <w:rPr>
          <w:rFonts w:ascii="Times New Roman" w:hAnsi="Times New Roman" w:cs="Times New Roman"/>
        </w:rPr>
        <w:t xml:space="preserve"> given </w:t>
      </w:r>
      <w:r w:rsidR="00930D6E">
        <w:rPr>
          <w:rFonts w:ascii="Times New Roman" w:hAnsi="Times New Roman" w:cs="Times New Roman"/>
        </w:rPr>
        <w:t xml:space="preserve">a reward and associated cost—that is, </w:t>
      </w:r>
      <w:r w:rsidR="00930D6E">
        <w:rPr>
          <w:rFonts w:ascii="Times New Roman" w:hAnsi="Times New Roman" w:cs="Times New Roman"/>
          <w:i/>
          <w:iCs/>
        </w:rPr>
        <w:t>p</w:t>
      </w:r>
      <w:r w:rsidR="00930D6E">
        <w:rPr>
          <w:rFonts w:ascii="Times New Roman" w:hAnsi="Times New Roman" w:cs="Times New Roman"/>
        </w:rPr>
        <w:t>(</w:t>
      </w:r>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The other is the likelihood of the</w:t>
      </w:r>
      <w:r>
        <w:rPr>
          <w:rFonts w:ascii="Times New Roman" w:hAnsi="Times New Roman" w:cs="Times New Roman"/>
        </w:rPr>
        <w:t xml:space="preserve"> </w:t>
      </w:r>
      <w:r w:rsidR="00930D6E">
        <w:rPr>
          <w:rFonts w:ascii="Times New Roman" w:hAnsi="Times New Roman" w:cs="Times New Roman"/>
        </w:rPr>
        <w:t>reward and cost by itself</w:t>
      </w:r>
      <w:r>
        <w:rPr>
          <w:rFonts w:ascii="Times New Roman" w:hAnsi="Times New Roman" w:cs="Times New Roman"/>
        </w:rPr>
        <w:t>—</w:t>
      </w:r>
      <w:r w:rsidR="001E700D">
        <w:rPr>
          <w:rFonts w:ascii="Times New Roman" w:hAnsi="Times New Roman" w:cs="Times New Roman"/>
        </w:rPr>
        <w:t xml:space="preserve">that is, </w:t>
      </w:r>
      <w:r>
        <w:rPr>
          <w:rFonts w:ascii="Times New Roman" w:hAnsi="Times New Roman" w:cs="Times New Roman"/>
          <w:i/>
          <w:iCs/>
        </w:rPr>
        <w:t>p</w:t>
      </w:r>
      <w:r>
        <w:rPr>
          <w:rFonts w:ascii="Times New Roman" w:hAnsi="Times New Roman" w:cs="Times New Roman"/>
        </w:rPr>
        <w:t>(</w:t>
      </w:r>
      <w:r w:rsidRPr="00BD28B3">
        <w:rPr>
          <w:rFonts w:ascii="Times New Roman" w:hAnsi="Times New Roman" w:cs="Times New Roman"/>
          <w:i/>
          <w:iCs/>
        </w:rPr>
        <w:t>C, R</w:t>
      </w:r>
      <w:r>
        <w:rPr>
          <w:rFonts w:ascii="Times New Roman" w:hAnsi="Times New Roman" w:cs="Times New Roman"/>
        </w:rPr>
        <w:t>).</w:t>
      </w:r>
      <w:r w:rsidR="00A57EC9">
        <w:rPr>
          <w:rFonts w:ascii="Times New Roman" w:hAnsi="Times New Roman" w:cs="Times New Roman"/>
        </w:rPr>
        <w:t xml:space="preserve"> </w:t>
      </w:r>
      <w:r w:rsidR="009D0868">
        <w:rPr>
          <w:rFonts w:ascii="Times New Roman" w:hAnsi="Times New Roman" w:cs="Times New Roman"/>
        </w:rPr>
        <w:tab/>
      </w:r>
    </w:p>
    <w:p w14:paraId="0D27293B" w14:textId="0C44DE98" w:rsidR="00A44FE1" w:rsidRDefault="00F06FB8" w:rsidP="00F06FB8">
      <w:pPr>
        <w:spacing w:line="480" w:lineRule="auto"/>
        <w:ind w:firstLine="720"/>
        <w:contextualSpacing/>
        <w:rPr>
          <w:rFonts w:ascii="Times New Roman" w:hAnsi="Times New Roman" w:cs="Times New Roman"/>
        </w:rPr>
      </w:pPr>
      <w:r w:rsidRPr="00F06FB8">
        <w:rPr>
          <w:rFonts w:ascii="Times New Roman" w:hAnsi="Times New Roman" w:cs="Times New Roman"/>
        </w:rPr>
        <w:t>This account can also explain infants’ looking behavior in studies like Gergely et al. (1995). Consider the Experimental condition, for example. In that condition</w:t>
      </w:r>
      <w:r>
        <w:rPr>
          <w:rFonts w:ascii="Times New Roman" w:hAnsi="Times New Roman" w:cs="Times New Roman"/>
        </w:rPr>
        <w:t>,</w:t>
      </w:r>
      <w:r w:rsidRPr="00F06FB8">
        <w:rPr>
          <w:rFonts w:ascii="Times New Roman" w:hAnsi="Times New Roman" w:cs="Times New Roman"/>
        </w:rPr>
        <w:t xml:space="preserve"> the agent engages in </w:t>
      </w:r>
      <w:r w:rsidR="00717CF4">
        <w:rPr>
          <w:rFonts w:ascii="Times New Roman" w:hAnsi="Times New Roman" w:cs="Times New Roman"/>
        </w:rPr>
        <w:t xml:space="preserve">a </w:t>
      </w:r>
      <w:r w:rsidRPr="00F06FB8">
        <w:rPr>
          <w:rFonts w:ascii="Times New Roman" w:hAnsi="Times New Roman" w:cs="Times New Roman"/>
        </w:rPr>
        <w:t>costly action</w:t>
      </w:r>
      <w:r w:rsidR="00717CF4">
        <w:rPr>
          <w:rFonts w:ascii="Times New Roman" w:hAnsi="Times New Roman" w:cs="Times New Roman"/>
        </w:rPr>
        <w:t xml:space="preserve"> </w:t>
      </w:r>
      <w:r w:rsidRPr="00F06FB8">
        <w:rPr>
          <w:rFonts w:ascii="Times New Roman" w:hAnsi="Times New Roman" w:cs="Times New Roman"/>
        </w:rPr>
        <w:t>to reach a goal</w:t>
      </w:r>
      <w:r w:rsidR="00717CF4">
        <w:rPr>
          <w:rFonts w:ascii="Times New Roman" w:hAnsi="Times New Roman" w:cs="Times New Roman"/>
        </w:rPr>
        <w:t xml:space="preserve"> (i.e., jumping over a barrier)</w:t>
      </w:r>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r w:rsidR="008F3601">
        <w:rPr>
          <w:rFonts w:ascii="Times New Roman" w:hAnsi="Times New Roman" w:cs="Times New Roman"/>
        </w:rPr>
        <w:t xml:space="preserve"> over the barrier</w:t>
      </w:r>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 </w:t>
      </w:r>
      <w:r w:rsidR="00EA0325" w:rsidRPr="00F06FB8">
        <w:rPr>
          <w:rFonts w:ascii="Times New Roman" w:hAnsi="Times New Roman" w:cs="Times New Roman"/>
        </w:rPr>
        <w:t>despite</w:t>
      </w:r>
      <w:r w:rsidRPr="00F06FB8">
        <w:rPr>
          <w:rFonts w:ascii="Times New Roman" w:hAnsi="Times New Roman" w:cs="Times New Roman"/>
        </w:rPr>
        <w:t xml:space="preserve"> one being more costly (the jumping path) than the other (the straight path)</w:t>
      </w:r>
      <w:r w:rsidR="00EB45DF">
        <w:rPr>
          <w:rFonts w:ascii="Times New Roman" w:hAnsi="Times New Roman" w:cs="Times New Roman"/>
        </w:rPr>
        <w:t xml:space="preserve"> implies that </w:t>
      </w:r>
      <w:r w:rsidRPr="00F06FB8">
        <w:rPr>
          <w:rFonts w:ascii="Times New Roman" w:hAnsi="Times New Roman" w:cs="Times New Roman"/>
        </w:rPr>
        <w:t xml:space="preserve">the straight path </w:t>
      </w:r>
      <w:r w:rsidR="00EB45DF">
        <w:rPr>
          <w:rFonts w:ascii="Times New Roman" w:hAnsi="Times New Roman" w:cs="Times New Roman"/>
        </w:rPr>
        <w:t>has</w:t>
      </w:r>
      <w:r w:rsidRPr="00F06FB8">
        <w:rPr>
          <w:rFonts w:ascii="Times New Roman" w:hAnsi="Times New Roman" w:cs="Times New Roman"/>
        </w:rPr>
        <w:t xml:space="preserve"> greater utility; that is, </w:t>
      </w:r>
      <w:r w:rsidR="00755587">
        <w:rPr>
          <w:rFonts w:ascii="Times New Roman" w:hAnsi="Times New Roman" w:cs="Times New Roman"/>
        </w:rPr>
        <w:t xml:space="preserve">the </w:t>
      </w:r>
      <w:r w:rsidRPr="00F06FB8">
        <w:rPr>
          <w:rFonts w:ascii="Times New Roman" w:hAnsi="Times New Roman" w:cs="Times New Roman"/>
        </w:rPr>
        <w:t>difference between the reward and the cost</w:t>
      </w:r>
      <w:r w:rsidR="00755587">
        <w:rPr>
          <w:rFonts w:ascii="Times New Roman" w:hAnsi="Times New Roman" w:cs="Times New Roman"/>
        </w:rPr>
        <w:t xml:space="preserve"> is larger for the straight path than the curved path</w:t>
      </w:r>
      <w:r w:rsidR="00020BD2">
        <w:rPr>
          <w:rFonts w:ascii="Times New Roman" w:hAnsi="Times New Roman" w:cs="Times New Roman"/>
        </w:rPr>
        <w:t>. As such, the agent should choose to execute this plan.</w:t>
      </w:r>
      <w:r w:rsidRPr="00F06FB8">
        <w:rPr>
          <w:rFonts w:ascii="Times New Roman" w:hAnsi="Times New Roman" w:cs="Times New Roman"/>
        </w:rPr>
        <w:t xml:space="preserve"> A corollary of this is that infants will look </w:t>
      </w:r>
      <w:r w:rsidRPr="00F06FB8">
        <w:rPr>
          <w:rFonts w:ascii="Times New Roman" w:hAnsi="Times New Roman" w:cs="Times New Roman"/>
        </w:rPr>
        <w:lastRenderedPageBreak/>
        <w:t xml:space="preserve">longer at the jumping path test event than at the </w:t>
      </w:r>
      <w:r w:rsidR="00EA0325" w:rsidRPr="00F06FB8">
        <w:rPr>
          <w:rFonts w:ascii="Times New Roman" w:hAnsi="Times New Roman" w:cs="Times New Roman"/>
        </w:rPr>
        <w:t>straight</w:t>
      </w:r>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r w:rsidR="008557E5">
        <w:rPr>
          <w:rFonts w:ascii="Times New Roman" w:hAnsi="Times New Roman" w:cs="Times New Roman"/>
        </w:rPr>
        <w:t>,</w:t>
      </w:r>
      <w:r w:rsidRPr="00F06FB8">
        <w:rPr>
          <w:rFonts w:ascii="Times New Roman" w:hAnsi="Times New Roman" w:cs="Times New Roman"/>
        </w:rPr>
        <w:t xml:space="preserve"> infants never formed a clear expectation about which path is more efficient</w:t>
      </w:r>
      <w:r w:rsidR="00EC61AC">
        <w:rPr>
          <w:rFonts w:ascii="Times New Roman" w:hAnsi="Times New Roman" w:cs="Times New Roman"/>
        </w:rPr>
        <w:t xml:space="preserve"> and thus looked</w:t>
      </w:r>
      <w:r w:rsidR="00EC61AC" w:rsidRPr="00F06FB8">
        <w:rPr>
          <w:rFonts w:ascii="Times New Roman" w:hAnsi="Times New Roman" w:cs="Times New Roman"/>
        </w:rPr>
        <w:t xml:space="preserve"> equally at the events</w:t>
      </w:r>
      <w:r w:rsidRPr="00F06FB8">
        <w:rPr>
          <w:rFonts w:ascii="Times New Roman" w:hAnsi="Times New Roman" w:cs="Times New Roman"/>
        </w:rPr>
        <w:t>. This is because the barrier was not included in the habituation event. In this way, NUC explains both patterns of looking by assuming that infants prefer actions that make sense in terms of getting the most reward for the least cost.</w:t>
      </w:r>
    </w:p>
    <w:p w14:paraId="753B37F9" w14:textId="29C797D4" w:rsidR="00A06DD6" w:rsidRDefault="00A06DD6" w:rsidP="006D5A6E">
      <w:pPr>
        <w:spacing w:line="480" w:lineRule="auto"/>
        <w:ind w:firstLine="720"/>
        <w:contextualSpacing/>
        <w:rPr>
          <w:rFonts w:ascii="Times New Roman" w:hAnsi="Times New Roman" w:cs="Times New Roman"/>
        </w:rPr>
      </w:pPr>
      <w:r w:rsidRPr="00A06DD6">
        <w:rPr>
          <w:rFonts w:ascii="Times New Roman" w:hAnsi="Times New Roman" w:cs="Times New Roman"/>
        </w:rPr>
        <w:t>A final account maintains that</w:t>
      </w:r>
      <w:r w:rsidR="00D94C08">
        <w:rPr>
          <w:rFonts w:ascii="Times New Roman" w:hAnsi="Times New Roman" w:cs="Times New Roman"/>
        </w:rPr>
        <w:t xml:space="preserve"> infant</w:t>
      </w:r>
      <w:r w:rsidRPr="00A06DD6">
        <w:rPr>
          <w:rFonts w:ascii="Times New Roman" w:hAnsi="Times New Roman" w:cs="Times New Roman"/>
        </w:rPr>
        <w:t xml:space="preserve"> </w:t>
      </w:r>
      <w:r w:rsidR="00D94C08">
        <w:rPr>
          <w:rFonts w:ascii="Times New Roman" w:hAnsi="Times New Roman" w:cs="Times New Roman"/>
        </w:rPr>
        <w:t>action understanding</w:t>
      </w:r>
      <w:r w:rsidRPr="00A06DD6">
        <w:rPr>
          <w:rFonts w:ascii="Times New Roman" w:hAnsi="Times New Roman" w:cs="Times New Roman"/>
        </w:rPr>
        <w:t xml:space="preserve"> specifically and </w:t>
      </w:r>
      <w:r w:rsidR="00D94C08">
        <w:rPr>
          <w:rFonts w:ascii="Times New Roman" w:hAnsi="Times New Roman" w:cs="Times New Roman"/>
        </w:rPr>
        <w:t xml:space="preserve">their </w:t>
      </w:r>
      <w:r w:rsidRPr="00A06DD6">
        <w:rPr>
          <w:rFonts w:ascii="Times New Roman" w:hAnsi="Times New Roman" w:cs="Times New Roman"/>
        </w:rPr>
        <w:t>reasoning about objects and entities generally can be explained by</w:t>
      </w:r>
      <w:r>
        <w:rPr>
          <w:rFonts w:ascii="Times New Roman" w:hAnsi="Times New Roman" w:cs="Times New Roman"/>
        </w:rPr>
        <w:t xml:space="preserve"> two</w:t>
      </w:r>
      <w:r w:rsidR="007C744E">
        <w:rPr>
          <w:rFonts w:ascii="Times New Roman" w:hAnsi="Times New Roman" w:cs="Times New Roman"/>
        </w:rPr>
        <w:t xml:space="preserve"> distinct</w:t>
      </w:r>
      <w:r w:rsidR="00932620">
        <w:rPr>
          <w:rFonts w:ascii="Times New Roman" w:hAnsi="Times New Roman" w:cs="Times New Roman"/>
        </w:rPr>
        <w:t xml:space="preserve"> domain-specific</w:t>
      </w:r>
      <w:r>
        <w:rPr>
          <w:rFonts w:ascii="Times New Roman" w:hAnsi="Times New Roman" w:cs="Times New Roman"/>
        </w:rPr>
        <w:t xml:space="preserve"> systems tha</w:t>
      </w:r>
      <w:r w:rsidR="00932620">
        <w:rPr>
          <w:rFonts w:ascii="Times New Roman" w:hAnsi="Times New Roman" w:cs="Times New Roman"/>
        </w:rPr>
        <w:t>t</w:t>
      </w:r>
      <w:r w:rsidRPr="00A06DD6">
        <w:rPr>
          <w:rFonts w:ascii="Times New Roman" w:hAnsi="Times New Roman" w:cs="Times New Roman"/>
        </w:rPr>
        <w:t xml:space="preserve"> </w:t>
      </w:r>
      <w:r w:rsidR="00932620">
        <w:rPr>
          <w:rFonts w:ascii="Times New Roman" w:hAnsi="Times New Roman" w:cs="Times New Roman"/>
        </w:rPr>
        <w:t>interact directly with one another</w:t>
      </w:r>
      <w:r w:rsidR="007C744E">
        <w:rPr>
          <w:rFonts w:ascii="Times New Roman" w:hAnsi="Times New Roman" w:cs="Times New Roman"/>
        </w:rPr>
        <w:t xml:space="preserve"> (</w:t>
      </w:r>
      <w:r w:rsidR="00B31C98">
        <w:rPr>
          <w:rFonts w:ascii="Times New Roman" w:hAnsi="Times New Roman" w:cs="Times New Roman"/>
        </w:rPr>
        <w:t xml:space="preserve">e.g., </w:t>
      </w:r>
      <w:r w:rsidR="00442495">
        <w:rPr>
          <w:rFonts w:ascii="Times New Roman" w:hAnsi="Times New Roman" w:cs="Times New Roman"/>
        </w:rPr>
        <w:t>Liu et al., 2025)</w:t>
      </w:r>
      <w:r w:rsidR="00932620">
        <w:rPr>
          <w:rFonts w:ascii="Times New Roman" w:hAnsi="Times New Roman" w:cs="Times New Roman"/>
        </w:rPr>
        <w:t>.</w:t>
      </w:r>
      <w:r w:rsidR="00574297">
        <w:rPr>
          <w:rFonts w:ascii="Times New Roman" w:hAnsi="Times New Roman" w:cs="Times New Roman"/>
        </w:rPr>
        <w:t xml:space="preserve"> The </w:t>
      </w:r>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r w:rsidR="00AE5E1F">
        <w:rPr>
          <w:rFonts w:ascii="Times New Roman" w:hAnsi="Times New Roman" w:cs="Times New Roman"/>
        </w:rPr>
        <w:t>causes infants to represent</w:t>
      </w:r>
      <w:r w:rsidR="00574297">
        <w:rPr>
          <w:rFonts w:ascii="Times New Roman" w:hAnsi="Times New Roman" w:cs="Times New Roman"/>
        </w:rPr>
        <w:t xml:space="preserve"> agents a</w:t>
      </w:r>
      <w:r w:rsidR="001716AD">
        <w:rPr>
          <w:rFonts w:ascii="Times New Roman" w:hAnsi="Times New Roman" w:cs="Times New Roman"/>
        </w:rPr>
        <w:t>s</w:t>
      </w:r>
      <w:r w:rsidR="00574297">
        <w:rPr>
          <w:rFonts w:ascii="Times New Roman" w:hAnsi="Times New Roman" w:cs="Times New Roman"/>
        </w:rPr>
        <w:t xml:space="preserve"> self-propelled</w:t>
      </w:r>
      <w:r w:rsidR="001B5BC6">
        <w:rPr>
          <w:rFonts w:ascii="Times New Roman" w:hAnsi="Times New Roman" w:cs="Times New Roman"/>
        </w:rPr>
        <w:t>,</w:t>
      </w:r>
      <w:r w:rsidR="00574297">
        <w:rPr>
          <w:rFonts w:ascii="Times New Roman" w:hAnsi="Times New Roman" w:cs="Times New Roman"/>
        </w:rPr>
        <w:t xml:space="preserve"> </w:t>
      </w:r>
      <w:r w:rsidR="00AE5E1F">
        <w:rPr>
          <w:rFonts w:ascii="Times New Roman" w:hAnsi="Times New Roman" w:cs="Times New Roman"/>
        </w:rPr>
        <w:t xml:space="preserve">as </w:t>
      </w:r>
      <w:r w:rsidR="001B5BC6">
        <w:rPr>
          <w:rFonts w:ascii="Times New Roman" w:hAnsi="Times New Roman" w:cs="Times New Roman"/>
        </w:rPr>
        <w:t>possess</w:t>
      </w:r>
      <w:r w:rsidR="00AE5E1F">
        <w:rPr>
          <w:rFonts w:ascii="Times New Roman" w:hAnsi="Times New Roman" w:cs="Times New Roman"/>
        </w:rPr>
        <w:t>ing</w:t>
      </w:r>
      <w:r w:rsidR="00574297">
        <w:rPr>
          <w:rFonts w:ascii="Times New Roman" w:hAnsi="Times New Roman" w:cs="Times New Roman"/>
        </w:rPr>
        <w:t xml:space="preserve"> beliefs, desires, and goals</w:t>
      </w:r>
      <w:r w:rsidR="001B5BC6">
        <w:rPr>
          <w:rFonts w:ascii="Times New Roman" w:hAnsi="Times New Roman" w:cs="Times New Roman"/>
        </w:rPr>
        <w:t xml:space="preserve">, and </w:t>
      </w:r>
      <w:r w:rsidR="00AE5E1F">
        <w:rPr>
          <w:rFonts w:ascii="Times New Roman" w:hAnsi="Times New Roman" w:cs="Times New Roman"/>
        </w:rPr>
        <w:t xml:space="preserve">as behaving </w:t>
      </w:r>
      <w:r w:rsidR="001B5BC6">
        <w:rPr>
          <w:rFonts w:ascii="Times New Roman" w:hAnsi="Times New Roman" w:cs="Times New Roman"/>
        </w:rPr>
        <w:t xml:space="preserve">in ways that maximize rewards and minimize costs. </w:t>
      </w:r>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r w:rsidR="004376DC">
        <w:rPr>
          <w:rFonts w:ascii="Times New Roman" w:hAnsi="Times New Roman" w:cs="Times New Roman"/>
        </w:rPr>
        <w:t xml:space="preserve"> enables infants to represent objects as </w:t>
      </w:r>
      <w:r w:rsidR="001716AD">
        <w:rPr>
          <w:rFonts w:ascii="Times New Roman" w:hAnsi="Times New Roman" w:cs="Times New Roman"/>
        </w:rPr>
        <w:t>being solid, bounded, coherent, and permanent</w:t>
      </w:r>
      <w:r w:rsidR="004376DC">
        <w:rPr>
          <w:rFonts w:ascii="Times New Roman" w:hAnsi="Times New Roman" w:cs="Times New Roman"/>
        </w:rPr>
        <w:t xml:space="preserve">. </w:t>
      </w:r>
      <w:r w:rsidR="001716AD">
        <w:rPr>
          <w:rFonts w:ascii="Times New Roman" w:hAnsi="Times New Roman" w:cs="Times New Roman"/>
        </w:rPr>
        <w:t xml:space="preserve">Although </w:t>
      </w:r>
      <w:r>
        <w:rPr>
          <w:rFonts w:ascii="Times New Roman" w:hAnsi="Times New Roman" w:cs="Times New Roman"/>
        </w:rPr>
        <w:t xml:space="preserve">this perspective </w:t>
      </w:r>
      <w:r w:rsidR="001716AD">
        <w:rPr>
          <w:rFonts w:ascii="Times New Roman" w:hAnsi="Times New Roman" w:cs="Times New Roman"/>
        </w:rPr>
        <w:t>has much in common with the core knowledge account</w:t>
      </w:r>
      <w:r>
        <w:rPr>
          <w:rFonts w:ascii="Times New Roman" w:hAnsi="Times New Roman" w:cs="Times New Roman"/>
        </w:rPr>
        <w:t xml:space="preserve">, </w:t>
      </w:r>
      <w:r w:rsidR="001716AD">
        <w:rPr>
          <w:rFonts w:ascii="Times New Roman" w:hAnsi="Times New Roman" w:cs="Times New Roman"/>
        </w:rPr>
        <w:t xml:space="preserve">there are important differences. </w:t>
      </w:r>
      <w:r w:rsidR="00C04915" w:rsidRPr="00C04915">
        <w:rPr>
          <w:rFonts w:ascii="Times New Roman" w:hAnsi="Times New Roman" w:cs="Times New Roman"/>
        </w:rPr>
        <w:t xml:space="preserve">One is that </w:t>
      </w:r>
      <w:r w:rsidR="009D21A1">
        <w:rPr>
          <w:rFonts w:ascii="Times New Roman" w:hAnsi="Times New Roman" w:cs="Times New Roman"/>
        </w:rPr>
        <w:t>Liu et al. (2015) argue that infants</w:t>
      </w:r>
      <w:r w:rsidR="00C04915" w:rsidRPr="00C04915">
        <w:rPr>
          <w:rFonts w:ascii="Times New Roman" w:hAnsi="Times New Roman" w:cs="Times New Roman"/>
        </w:rPr>
        <w:t xml:space="preserve"> reason about objects and agents by running mental simulations akin to the physics engines that power modern video games (e.g., Ullman et al., 2017); such simulations do not play a role in core knowledge accounts (</w:t>
      </w:r>
      <w:r w:rsidR="009D21A1">
        <w:rPr>
          <w:rFonts w:ascii="Times New Roman" w:hAnsi="Times New Roman" w:cs="Times New Roman"/>
        </w:rPr>
        <w:t>though</w:t>
      </w:r>
      <w:r w:rsidR="00C04915" w:rsidRPr="00C04915">
        <w:rPr>
          <w:rFonts w:ascii="Times New Roman" w:hAnsi="Times New Roman" w:cs="Times New Roman"/>
        </w:rPr>
        <w:t xml:space="preserve"> see Spelke, 2022).</w:t>
      </w:r>
      <w:r w:rsidR="00C04915">
        <w:rPr>
          <w:rFonts w:ascii="Times New Roman" w:hAnsi="Times New Roman" w:cs="Times New Roman"/>
        </w:rPr>
        <w:t xml:space="preserve"> Another is that</w:t>
      </w:r>
      <w:r w:rsidR="002D1978">
        <w:rPr>
          <w:rFonts w:ascii="Times New Roman" w:hAnsi="Times New Roman" w:cs="Times New Roman"/>
        </w:rPr>
        <w:t xml:space="preserve"> the</w:t>
      </w:r>
      <w:r w:rsidR="00C04915">
        <w:rPr>
          <w:rFonts w:ascii="Times New Roman" w:hAnsi="Times New Roman" w:cs="Times New Roman"/>
        </w:rPr>
        <w:t xml:space="preserve"> naïve psychology </w:t>
      </w:r>
      <w:r w:rsidR="002C108B">
        <w:rPr>
          <w:rFonts w:ascii="Times New Roman" w:hAnsi="Times New Roman" w:cs="Times New Roman"/>
        </w:rPr>
        <w:t xml:space="preserve">is thought to depend on the naïve physics systems. As Liu et al. (2022) state, “computations about the mind require input from naïve physics to return an answer”. </w:t>
      </w:r>
      <w:r w:rsidR="005D5170">
        <w:rPr>
          <w:rFonts w:ascii="Times New Roman" w:hAnsi="Times New Roman" w:cs="Times New Roman"/>
        </w:rPr>
        <w:t xml:space="preserve">There is no necessary dependence between these two systems for proponents of the core knowledge perspective. </w:t>
      </w:r>
      <w:r w:rsidR="00576594" w:rsidRPr="00576594">
        <w:rPr>
          <w:rFonts w:ascii="Times New Roman" w:hAnsi="Times New Roman" w:cs="Times New Roman"/>
        </w:rPr>
        <w:t>A third difference is that</w:t>
      </w:r>
      <w:r w:rsidR="00576594">
        <w:rPr>
          <w:rFonts w:ascii="Times New Roman" w:hAnsi="Times New Roman" w:cs="Times New Roman"/>
        </w:rPr>
        <w:t xml:space="preserve"> infants’ representation of </w:t>
      </w:r>
      <w:r w:rsidR="00576594" w:rsidRPr="00576594">
        <w:rPr>
          <w:rFonts w:ascii="Times New Roman" w:hAnsi="Times New Roman" w:cs="Times New Roman"/>
        </w:rPr>
        <w:t xml:space="preserve">agents </w:t>
      </w:r>
      <w:r w:rsidR="00576594">
        <w:rPr>
          <w:rFonts w:ascii="Times New Roman" w:hAnsi="Times New Roman" w:cs="Times New Roman"/>
        </w:rPr>
        <w:t>not only includes the fact that they are</w:t>
      </w:r>
      <w:r w:rsidR="00576594" w:rsidRPr="00576594">
        <w:rPr>
          <w:rFonts w:ascii="Times New Roman" w:hAnsi="Times New Roman" w:cs="Times New Roman"/>
        </w:rPr>
        <w:t xml:space="preserve"> intentional and self-propelled entities but </w:t>
      </w:r>
      <w:r w:rsidR="00576594">
        <w:rPr>
          <w:rFonts w:ascii="Times New Roman" w:hAnsi="Times New Roman" w:cs="Times New Roman"/>
        </w:rPr>
        <w:t>that fundamentally agents are</w:t>
      </w:r>
      <w:r w:rsidR="00576594" w:rsidRPr="00576594">
        <w:rPr>
          <w:rFonts w:ascii="Times New Roman" w:hAnsi="Times New Roman" w:cs="Times New Roman"/>
        </w:rPr>
        <w:t xml:space="preserve"> physical objects that move through </w:t>
      </w:r>
      <w:r w:rsidR="00576594">
        <w:rPr>
          <w:rFonts w:ascii="Times New Roman" w:hAnsi="Times New Roman" w:cs="Times New Roman"/>
        </w:rPr>
        <w:t>physical space</w:t>
      </w:r>
      <w:r w:rsidR="0050410C">
        <w:rPr>
          <w:rFonts w:ascii="Times New Roman" w:hAnsi="Times New Roman" w:cs="Times New Roman"/>
        </w:rPr>
        <w:t>—the notion</w:t>
      </w:r>
      <w:r w:rsidR="00576594">
        <w:rPr>
          <w:rFonts w:ascii="Times New Roman" w:hAnsi="Times New Roman" w:cs="Times New Roman"/>
        </w:rPr>
        <w:t xml:space="preserve"> that infants represent agents in two ways is absent in</w:t>
      </w:r>
      <w:r w:rsidR="0050410C">
        <w:rPr>
          <w:rFonts w:ascii="Times New Roman" w:hAnsi="Times New Roman" w:cs="Times New Roman"/>
        </w:rPr>
        <w:t xml:space="preserve"> the core knowledge perspective</w:t>
      </w:r>
      <w:r w:rsidR="00576594" w:rsidRPr="00576594">
        <w:rPr>
          <w:rFonts w:ascii="Times New Roman" w:hAnsi="Times New Roman" w:cs="Times New Roman"/>
        </w:rPr>
        <w:t>.</w:t>
      </w:r>
      <w:r w:rsidR="0050410C">
        <w:rPr>
          <w:rFonts w:ascii="Times New Roman" w:hAnsi="Times New Roman" w:cs="Times New Roman"/>
        </w:rPr>
        <w:t xml:space="preserve"> </w:t>
      </w:r>
      <w:r w:rsidR="00FB5018">
        <w:rPr>
          <w:rFonts w:ascii="Times New Roman" w:hAnsi="Times New Roman" w:cs="Times New Roman"/>
        </w:rPr>
        <w:t xml:space="preserve">Yet, </w:t>
      </w:r>
      <w:r w:rsidR="00FB5018">
        <w:rPr>
          <w:rFonts w:ascii="Times New Roman" w:hAnsi="Times New Roman" w:cs="Times New Roman"/>
        </w:rPr>
        <w:lastRenderedPageBreak/>
        <w:t>as with the core knowledge perspective, positing that infants possess a system for representing objects and one for representing agents presupposes that infants possess abstract</w:t>
      </w:r>
      <w:r w:rsidR="00555C07">
        <w:rPr>
          <w:rFonts w:ascii="Times New Roman" w:hAnsi="Times New Roman" w:cs="Times New Roman"/>
        </w:rPr>
        <w:t xml:space="preserve"> and</w:t>
      </w:r>
      <w:r w:rsidR="00FB5018">
        <w:rPr>
          <w:rFonts w:ascii="Times New Roman" w:hAnsi="Times New Roman" w:cs="Times New Roman"/>
        </w:rPr>
        <w:t xml:space="preserve"> conceptually rich concepts of agents and objects</w:t>
      </w:r>
      <w:r w:rsidR="00555C07">
        <w:rPr>
          <w:rFonts w:ascii="Times New Roman" w:hAnsi="Times New Roman" w:cs="Times New Roman"/>
        </w:rPr>
        <w:t xml:space="preserve"> that are present from birth or shortly thereafter</w:t>
      </w:r>
      <w:r w:rsidR="00FB5018">
        <w:rPr>
          <w:rFonts w:ascii="Times New Roman" w:hAnsi="Times New Roman" w:cs="Times New Roman"/>
        </w:rPr>
        <w:t xml:space="preserve">. </w:t>
      </w:r>
      <w:r w:rsidR="00F03A2B" w:rsidRPr="00F03A2B">
        <w:rPr>
          <w:rFonts w:ascii="Times New Roman" w:hAnsi="Times New Roman" w:cs="Times New Roman"/>
        </w:rPr>
        <w:t xml:space="preserve">Crucially, this account, much like the previous ones, can explain infants’ behavior in studies that assess their action understanding. For example, </w:t>
      </w:r>
      <w:r w:rsidR="005F6235">
        <w:rPr>
          <w:rFonts w:ascii="Times New Roman" w:hAnsi="Times New Roman" w:cs="Times New Roman"/>
        </w:rPr>
        <w:t>infants</w:t>
      </w:r>
      <w:r w:rsidR="00D80BEC">
        <w:rPr>
          <w:rFonts w:ascii="Times New Roman" w:hAnsi="Times New Roman" w:cs="Times New Roman"/>
        </w:rPr>
        <w:t xml:space="preserve"> </w:t>
      </w:r>
      <w:r w:rsidR="005F741F">
        <w:rPr>
          <w:rFonts w:ascii="Times New Roman" w:hAnsi="Times New Roman" w:cs="Times New Roman"/>
        </w:rPr>
        <w:t xml:space="preserve">may </w:t>
      </w:r>
      <w:r w:rsidR="00F03A2B" w:rsidRPr="00F03A2B">
        <w:rPr>
          <w:rFonts w:ascii="Times New Roman" w:hAnsi="Times New Roman" w:cs="Times New Roman"/>
        </w:rPr>
        <w:t xml:space="preserve">mentally </w:t>
      </w:r>
      <w:r w:rsidR="00D80BEC" w:rsidRPr="00F03A2B">
        <w:rPr>
          <w:rFonts w:ascii="Times New Roman" w:hAnsi="Times New Roman" w:cs="Times New Roman"/>
        </w:rPr>
        <w:t>simulate</w:t>
      </w:r>
      <w:r w:rsidR="00F03A2B" w:rsidRPr="00F03A2B">
        <w:rPr>
          <w:rFonts w:ascii="Times New Roman" w:hAnsi="Times New Roman" w:cs="Times New Roman"/>
        </w:rPr>
        <w:t xml:space="preserve"> different trajectories</w:t>
      </w:r>
      <w:r w:rsidR="009A4EC3">
        <w:rPr>
          <w:rFonts w:ascii="Times New Roman" w:hAnsi="Times New Roman" w:cs="Times New Roman"/>
        </w:rPr>
        <w:t xml:space="preserve"> in the physical scene along with </w:t>
      </w:r>
      <w:r w:rsidR="00F03A2B">
        <w:rPr>
          <w:rFonts w:ascii="Times New Roman" w:hAnsi="Times New Roman" w:cs="Times New Roman"/>
        </w:rPr>
        <w:t>their associated costs</w:t>
      </w:r>
      <w:r w:rsidR="009700FD">
        <w:rPr>
          <w:rFonts w:ascii="Times New Roman" w:hAnsi="Times New Roman" w:cs="Times New Roman"/>
        </w:rPr>
        <w:t xml:space="preserve">. </w:t>
      </w:r>
      <w:r w:rsidR="00D80BEC">
        <w:rPr>
          <w:rFonts w:ascii="Times New Roman" w:hAnsi="Times New Roman" w:cs="Times New Roman"/>
        </w:rPr>
        <w:t>If</w:t>
      </w:r>
      <w:r w:rsidR="00511B5E">
        <w:rPr>
          <w:rFonts w:ascii="Times New Roman" w:hAnsi="Times New Roman" w:cs="Times New Roman"/>
        </w:rPr>
        <w:t xml:space="preserve"> the barrier is removed and</w:t>
      </w:r>
      <w:r w:rsidR="00D80BEC">
        <w:rPr>
          <w:rFonts w:ascii="Times New Roman" w:hAnsi="Times New Roman" w:cs="Times New Roman"/>
        </w:rPr>
        <w:t xml:space="preserve"> infants</w:t>
      </w:r>
      <w:r w:rsidR="00511B5E">
        <w:rPr>
          <w:rFonts w:ascii="Times New Roman" w:hAnsi="Times New Roman" w:cs="Times New Roman"/>
        </w:rPr>
        <w:t xml:space="preserve"> </w:t>
      </w:r>
      <w:r w:rsidR="00D80BEC">
        <w:rPr>
          <w:rFonts w:ascii="Times New Roman" w:hAnsi="Times New Roman" w:cs="Times New Roman"/>
        </w:rPr>
        <w:t xml:space="preserve">subsequently </w:t>
      </w:r>
      <w:r w:rsidR="009A4EC3">
        <w:rPr>
          <w:rFonts w:ascii="Times New Roman" w:hAnsi="Times New Roman" w:cs="Times New Roman"/>
        </w:rPr>
        <w:t xml:space="preserve">see an actor choose </w:t>
      </w:r>
      <w:r w:rsidR="002E478B">
        <w:rPr>
          <w:rFonts w:ascii="Times New Roman" w:hAnsi="Times New Roman" w:cs="Times New Roman"/>
        </w:rPr>
        <w:t>a</w:t>
      </w:r>
      <w:r w:rsidR="00511B5E">
        <w:rPr>
          <w:rFonts w:ascii="Times New Roman" w:hAnsi="Times New Roman" w:cs="Times New Roman"/>
        </w:rPr>
        <w:t xml:space="preserve"> now more costly</w:t>
      </w:r>
      <w:r w:rsidR="009A4EC3">
        <w:rPr>
          <w:rFonts w:ascii="Times New Roman" w:hAnsi="Times New Roman" w:cs="Times New Roman"/>
        </w:rPr>
        <w:t xml:space="preserve"> curved path </w:t>
      </w:r>
      <w:r w:rsidR="00511B5E">
        <w:rPr>
          <w:rFonts w:ascii="Times New Roman" w:hAnsi="Times New Roman" w:cs="Times New Roman"/>
        </w:rPr>
        <w:t>over</w:t>
      </w:r>
      <w:r w:rsidR="009A4EC3">
        <w:rPr>
          <w:rFonts w:ascii="Times New Roman" w:hAnsi="Times New Roman" w:cs="Times New Roman"/>
        </w:rPr>
        <w:t xml:space="preserve"> </w:t>
      </w:r>
      <w:r w:rsidR="002E478B">
        <w:rPr>
          <w:rFonts w:ascii="Times New Roman" w:hAnsi="Times New Roman" w:cs="Times New Roman"/>
        </w:rPr>
        <w:t>a</w:t>
      </w:r>
      <w:r w:rsidR="009A4EC3">
        <w:rPr>
          <w:rFonts w:ascii="Times New Roman" w:hAnsi="Times New Roman" w:cs="Times New Roman"/>
        </w:rPr>
        <w:t xml:space="preserve"> </w:t>
      </w:r>
      <w:r w:rsidR="00511B5E">
        <w:rPr>
          <w:rFonts w:ascii="Times New Roman" w:hAnsi="Times New Roman" w:cs="Times New Roman"/>
        </w:rPr>
        <w:t xml:space="preserve">less-costly </w:t>
      </w:r>
      <w:r w:rsidR="009A4EC3">
        <w:rPr>
          <w:rFonts w:ascii="Times New Roman" w:hAnsi="Times New Roman" w:cs="Times New Roman"/>
        </w:rPr>
        <w:t>straight one</w:t>
      </w:r>
      <w:r w:rsidR="00511B5E">
        <w:rPr>
          <w:rFonts w:ascii="Times New Roman" w:hAnsi="Times New Roman" w:cs="Times New Roman"/>
        </w:rPr>
        <w:t xml:space="preserve">, they should </w:t>
      </w:r>
      <w:r w:rsidR="002E478B">
        <w:rPr>
          <w:rFonts w:ascii="Times New Roman" w:hAnsi="Times New Roman" w:cs="Times New Roman"/>
        </w:rPr>
        <w:t>look</w:t>
      </w:r>
      <w:r w:rsidR="00511B5E">
        <w:rPr>
          <w:rFonts w:ascii="Times New Roman" w:hAnsi="Times New Roman" w:cs="Times New Roman"/>
        </w:rPr>
        <w:t xml:space="preserve"> longer </w:t>
      </w:r>
      <w:r w:rsidR="002E478B">
        <w:rPr>
          <w:rFonts w:ascii="Times New Roman" w:hAnsi="Times New Roman" w:cs="Times New Roman"/>
        </w:rPr>
        <w:t>at</w:t>
      </w:r>
      <w:r w:rsidR="00511B5E">
        <w:rPr>
          <w:rFonts w:ascii="Times New Roman" w:hAnsi="Times New Roman" w:cs="Times New Roman"/>
        </w:rPr>
        <w:t xml:space="preserve"> the old </w:t>
      </w:r>
      <w:r w:rsidR="002E478B">
        <w:rPr>
          <w:rFonts w:ascii="Times New Roman" w:hAnsi="Times New Roman" w:cs="Times New Roman"/>
        </w:rPr>
        <w:t>than at the new action</w:t>
      </w:r>
      <w:r w:rsidR="00511B5E">
        <w:rPr>
          <w:rFonts w:ascii="Times New Roman" w:hAnsi="Times New Roman" w:cs="Times New Roman"/>
        </w:rPr>
        <w:t xml:space="preserve">. This pattern of looking should </w:t>
      </w:r>
      <w:r w:rsidR="003F4AAC">
        <w:rPr>
          <w:rFonts w:ascii="Times New Roman" w:hAnsi="Times New Roman" w:cs="Times New Roman"/>
        </w:rPr>
        <w:t xml:space="preserve">be </w:t>
      </w:r>
      <w:r w:rsidR="00511B5E">
        <w:rPr>
          <w:rFonts w:ascii="Times New Roman" w:hAnsi="Times New Roman" w:cs="Times New Roman"/>
        </w:rPr>
        <w:t xml:space="preserve">especially </w:t>
      </w:r>
      <w:r w:rsidR="00D327B5">
        <w:rPr>
          <w:rFonts w:ascii="Times New Roman" w:hAnsi="Times New Roman" w:cs="Times New Roman"/>
        </w:rPr>
        <w:t>likely</w:t>
      </w:r>
      <w:r w:rsidR="00511B5E">
        <w:rPr>
          <w:rFonts w:ascii="Times New Roman" w:hAnsi="Times New Roman" w:cs="Times New Roman"/>
        </w:rPr>
        <w:t xml:space="preserve"> if, as Liu et al. (2022) and </w:t>
      </w:r>
      <w:r w:rsidR="00D327B5">
        <w:rPr>
          <w:rFonts w:ascii="Times New Roman" w:hAnsi="Times New Roman" w:cs="Times New Roman"/>
        </w:rPr>
        <w:t>Jara-Ettinger et al. (2020) propose,</w:t>
      </w:r>
      <w:r w:rsidR="006D5A6E">
        <w:rPr>
          <w:rFonts w:ascii="Times New Roman" w:hAnsi="Times New Roman" w:cs="Times New Roman"/>
        </w:rPr>
        <w:t xml:space="preserve"> </w:t>
      </w:r>
      <w:r w:rsidR="00D327B5">
        <w:rPr>
          <w:rFonts w:ascii="Times New Roman" w:hAnsi="Times New Roman" w:cs="Times New Roman"/>
        </w:rPr>
        <w:t xml:space="preserve">infants expect </w:t>
      </w:r>
      <w:r w:rsidR="00CE74E8">
        <w:rPr>
          <w:rFonts w:ascii="Times New Roman" w:hAnsi="Times New Roman" w:cs="Times New Roman"/>
        </w:rPr>
        <w:t>agents</w:t>
      </w:r>
      <w:r w:rsidR="00D327B5">
        <w:rPr>
          <w:rFonts w:ascii="Times New Roman" w:hAnsi="Times New Roman" w:cs="Times New Roman"/>
        </w:rPr>
        <w:t xml:space="preserve"> to</w:t>
      </w:r>
      <w:r w:rsidR="00CE74E8">
        <w:rPr>
          <w:rFonts w:ascii="Times New Roman" w:hAnsi="Times New Roman" w:cs="Times New Roman"/>
        </w:rPr>
        <w:t xml:space="preserve"> choose actions that are</w:t>
      </w:r>
      <w:r w:rsidR="003F4AAC">
        <w:rPr>
          <w:rFonts w:ascii="Times New Roman" w:hAnsi="Times New Roman" w:cs="Times New Roman"/>
        </w:rPr>
        <w:t xml:space="preserve"> subjectively</w:t>
      </w:r>
      <w:r w:rsidR="00CE74E8">
        <w:rPr>
          <w:rFonts w:ascii="Times New Roman" w:hAnsi="Times New Roman" w:cs="Times New Roman"/>
        </w:rPr>
        <w:t xml:space="preserve"> maximally rewarding</w:t>
      </w:r>
      <w:r w:rsidR="00D327B5">
        <w:rPr>
          <w:rFonts w:ascii="Times New Roman" w:hAnsi="Times New Roman" w:cs="Times New Roman"/>
        </w:rPr>
        <w:t xml:space="preserve"> and minimally costly. </w:t>
      </w:r>
    </w:p>
    <w:p w14:paraId="0D732D48" w14:textId="03533246" w:rsidR="00201A31" w:rsidRDefault="005F79DF" w:rsidP="00F06FB8">
      <w:pPr>
        <w:spacing w:line="480" w:lineRule="auto"/>
        <w:ind w:firstLine="720"/>
        <w:contextualSpacing/>
        <w:rPr>
          <w:rFonts w:ascii="Times New Roman" w:hAnsi="Times New Roman" w:cs="Times New Roman"/>
        </w:rPr>
      </w:pPr>
      <w:r>
        <w:rPr>
          <w:rFonts w:ascii="Times New Roman" w:hAnsi="Times New Roman" w:cs="Times New Roman"/>
        </w:rPr>
        <w:t xml:space="preserve">Although each of </w:t>
      </w:r>
      <w:r w:rsidR="00A44FE1">
        <w:rPr>
          <w:rFonts w:ascii="Times New Roman" w:hAnsi="Times New Roman" w:cs="Times New Roman"/>
        </w:rPr>
        <w:t>the perspectives presented in this section differ in their specifics</w:t>
      </w:r>
      <w:r>
        <w:rPr>
          <w:rFonts w:ascii="Times New Roman" w:hAnsi="Times New Roman" w:cs="Times New Roman"/>
        </w:rPr>
        <w:t xml:space="preserve">, </w:t>
      </w:r>
      <w:r w:rsidR="00A44FE1">
        <w:rPr>
          <w:rFonts w:ascii="Times New Roman" w:hAnsi="Times New Roman" w:cs="Times New Roman"/>
        </w:rPr>
        <w:t>what is common among them is the notion</w:t>
      </w:r>
      <w:r>
        <w:rPr>
          <w:rFonts w:ascii="Times New Roman" w:hAnsi="Times New Roman" w:cs="Times New Roman"/>
        </w:rPr>
        <w:t xml:space="preserve"> that infants possess </w:t>
      </w:r>
      <w:r w:rsidR="00A44FE1">
        <w:rPr>
          <w:rFonts w:ascii="Times New Roman" w:hAnsi="Times New Roman" w:cs="Times New Roman"/>
        </w:rPr>
        <w:t xml:space="preserve">abstract, </w:t>
      </w:r>
      <w:r w:rsidR="00F57151">
        <w:rPr>
          <w:rFonts w:ascii="Times New Roman" w:hAnsi="Times New Roman" w:cs="Times New Roman"/>
        </w:rPr>
        <w:t>conceptually rich</w:t>
      </w:r>
      <w:r>
        <w:rPr>
          <w:rFonts w:ascii="Times New Roman" w:hAnsi="Times New Roman" w:cs="Times New Roman"/>
        </w:rPr>
        <w:t xml:space="preserve"> knowledge</w:t>
      </w:r>
      <w:r w:rsidR="007D5B8A">
        <w:rPr>
          <w:rFonts w:ascii="Times New Roman" w:hAnsi="Times New Roman" w:cs="Times New Roman"/>
        </w:rPr>
        <w:t xml:space="preserve"> and can make theory-like inferences</w:t>
      </w:r>
      <w:r>
        <w:rPr>
          <w:rFonts w:ascii="Times New Roman" w:hAnsi="Times New Roman" w:cs="Times New Roman"/>
        </w:rPr>
        <w:t xml:space="preserve"> about how agents and objects act and behave</w:t>
      </w:r>
      <w:r w:rsidR="00A44FE1">
        <w:rPr>
          <w:rFonts w:ascii="Times New Roman" w:hAnsi="Times New Roman" w:cs="Times New Roman"/>
        </w:rPr>
        <w:t xml:space="preserve"> in the world, and that this knowledge</w:t>
      </w:r>
      <w:r w:rsidR="007D5B8A">
        <w:rPr>
          <w:rFonts w:ascii="Times New Roman" w:hAnsi="Times New Roman" w:cs="Times New Roman"/>
        </w:rPr>
        <w:t xml:space="preserve"> and these inferences</w:t>
      </w:r>
      <w:r>
        <w:rPr>
          <w:rFonts w:ascii="Times New Roman" w:hAnsi="Times New Roman" w:cs="Times New Roman"/>
        </w:rPr>
        <w:t xml:space="preserve"> </w:t>
      </w:r>
      <w:r w:rsidR="007D5B8A">
        <w:rPr>
          <w:rFonts w:ascii="Times New Roman" w:hAnsi="Times New Roman" w:cs="Times New Roman"/>
        </w:rPr>
        <w:t>are</w:t>
      </w:r>
      <w:r>
        <w:rPr>
          <w:rFonts w:ascii="Times New Roman" w:hAnsi="Times New Roman" w:cs="Times New Roman"/>
        </w:rPr>
        <w:t xml:space="preserve"> supported by domain-specific</w:t>
      </w:r>
      <w:r w:rsidR="00AA047F">
        <w:rPr>
          <w:rFonts w:ascii="Times New Roman" w:hAnsi="Times New Roman" w:cs="Times New Roman"/>
        </w:rPr>
        <w:t xml:space="preserve"> or</w:t>
      </w:r>
      <w:r>
        <w:rPr>
          <w:rFonts w:ascii="Times New Roman" w:hAnsi="Times New Roman" w:cs="Times New Roman"/>
        </w:rPr>
        <w:t xml:space="preserve"> specialized processes that are </w:t>
      </w:r>
      <w:r w:rsidR="00CC1146">
        <w:rPr>
          <w:rFonts w:ascii="Times New Roman" w:hAnsi="Times New Roman" w:cs="Times New Roman"/>
        </w:rPr>
        <w:t>present from birth or shortly thereafter</w:t>
      </w:r>
      <w:r>
        <w:rPr>
          <w:rFonts w:ascii="Times New Roman" w:hAnsi="Times New Roman" w:cs="Times New Roman"/>
        </w:rPr>
        <w:t xml:space="preserve">. </w:t>
      </w:r>
    </w:p>
    <w:p w14:paraId="7CF77D4B" w14:textId="77777777" w:rsidR="00445430" w:rsidRDefault="00445430" w:rsidP="00524642">
      <w:pPr>
        <w:spacing w:line="480" w:lineRule="auto"/>
        <w:contextualSpacing/>
        <w:rPr>
          <w:rFonts w:ascii="Times New Roman" w:hAnsi="Times New Roman" w:cs="Times New Roman"/>
        </w:rPr>
      </w:pPr>
    </w:p>
    <w:p w14:paraId="33B422D5" w14:textId="4B391072" w:rsidR="001A2641" w:rsidRDefault="001A2641" w:rsidP="001A2641">
      <w:pPr>
        <w:spacing w:line="480" w:lineRule="auto"/>
        <w:contextualSpacing/>
        <w:rPr>
          <w:rFonts w:ascii="Times New Roman" w:hAnsi="Times New Roman" w:cs="Times New Roman"/>
          <w:b/>
          <w:bCs/>
        </w:rPr>
      </w:pPr>
      <w:r>
        <w:rPr>
          <w:rFonts w:ascii="Times New Roman" w:hAnsi="Times New Roman" w:cs="Times New Roman"/>
          <w:b/>
          <w:bCs/>
        </w:rPr>
        <w:t xml:space="preserve">Lean </w:t>
      </w:r>
      <w:r w:rsidR="00D327B5">
        <w:rPr>
          <w:rFonts w:ascii="Times New Roman" w:hAnsi="Times New Roman" w:cs="Times New Roman"/>
          <w:b/>
          <w:bCs/>
        </w:rPr>
        <w:t xml:space="preserve">explanations for infants’ </w:t>
      </w:r>
      <w:r w:rsidR="00CF4F01">
        <w:rPr>
          <w:rFonts w:ascii="Times New Roman" w:hAnsi="Times New Roman" w:cs="Times New Roman"/>
          <w:b/>
          <w:bCs/>
        </w:rPr>
        <w:t xml:space="preserve">looking </w:t>
      </w:r>
      <w:r w:rsidR="00D327B5">
        <w:rPr>
          <w:rFonts w:ascii="Times New Roman" w:hAnsi="Times New Roman" w:cs="Times New Roman"/>
          <w:b/>
          <w:bCs/>
        </w:rPr>
        <w:t xml:space="preserve">behavior in </w:t>
      </w:r>
      <w:r w:rsidR="00793FC0">
        <w:rPr>
          <w:rFonts w:ascii="Times New Roman" w:hAnsi="Times New Roman" w:cs="Times New Roman"/>
          <w:b/>
          <w:bCs/>
        </w:rPr>
        <w:t>studies that employ the VoE paradigm</w:t>
      </w:r>
    </w:p>
    <w:p w14:paraId="0CC7FD1B" w14:textId="24B9B060" w:rsidR="007C71AF" w:rsidRDefault="00C70432" w:rsidP="003065D0">
      <w:pPr>
        <w:spacing w:line="480" w:lineRule="auto"/>
        <w:ind w:firstLine="720"/>
        <w:contextualSpacing/>
        <w:rPr>
          <w:rFonts w:ascii="Times New Roman" w:hAnsi="Times New Roman" w:cs="Times New Roman"/>
        </w:rPr>
      </w:pPr>
      <w:r>
        <w:rPr>
          <w:rFonts w:ascii="Times New Roman" w:hAnsi="Times New Roman" w:cs="Times New Roman"/>
        </w:rPr>
        <w:t>The second class is “lean” proposals</w:t>
      </w:r>
      <w:r w:rsidR="007D5B8A">
        <w:rPr>
          <w:rFonts w:ascii="Times New Roman" w:hAnsi="Times New Roman" w:cs="Times New Roman"/>
        </w:rPr>
        <w:t xml:space="preserve"> of action understanding</w:t>
      </w:r>
      <w:r w:rsidR="007C71AF">
        <w:rPr>
          <w:rFonts w:ascii="Times New Roman" w:hAnsi="Times New Roman" w:cs="Times New Roman"/>
        </w:rPr>
        <w:t xml:space="preserve"> (e.g., Cohen et al., 2002; Colunga &amp; Smith, 2005; </w:t>
      </w:r>
      <w:r w:rsidR="00FE3282">
        <w:rPr>
          <w:rFonts w:ascii="Times New Roman" w:hAnsi="Times New Roman" w:cs="Times New Roman"/>
        </w:rPr>
        <w:t>Cohen &amp; Oakes</w:t>
      </w:r>
      <w:r w:rsidR="007C71AF">
        <w:rPr>
          <w:rFonts w:ascii="Times New Roman" w:hAnsi="Times New Roman" w:cs="Times New Roman"/>
        </w:rPr>
        <w:t xml:space="preserve">, 2003; </w:t>
      </w:r>
      <w:r w:rsidR="005F2703">
        <w:rPr>
          <w:rFonts w:ascii="Times New Roman" w:hAnsi="Times New Roman" w:cs="Times New Roman"/>
        </w:rPr>
        <w:t xml:space="preserve">Jones &amp; Smith, 1993; </w:t>
      </w:r>
      <w:r w:rsidR="007C71AF">
        <w:rPr>
          <w:rFonts w:ascii="Times New Roman" w:hAnsi="Times New Roman" w:cs="Times New Roman"/>
        </w:rPr>
        <w:t>Quinn &amp; Eimas, 1997; Rakison &amp; Lupyan, 2008</w:t>
      </w:r>
      <w:r w:rsidR="005F2703">
        <w:rPr>
          <w:rFonts w:ascii="Times New Roman" w:hAnsi="Times New Roman" w:cs="Times New Roman"/>
        </w:rPr>
        <w:t>; Sloutsky, 2010</w:t>
      </w:r>
      <w:r w:rsidR="007C71AF">
        <w:rPr>
          <w:rFonts w:ascii="Times New Roman" w:hAnsi="Times New Roman" w:cs="Times New Roman"/>
        </w:rPr>
        <w:t>)</w:t>
      </w:r>
      <w:r w:rsidR="00E326A7">
        <w:rPr>
          <w:rFonts w:ascii="Times New Roman" w:hAnsi="Times New Roman" w:cs="Times New Roman"/>
        </w:rPr>
        <w:t xml:space="preserve">. </w:t>
      </w:r>
      <w:r>
        <w:rPr>
          <w:rFonts w:ascii="Times New Roman" w:hAnsi="Times New Roman" w:cs="Times New Roman"/>
        </w:rPr>
        <w:t>The</w:t>
      </w:r>
      <w:r w:rsidR="00364A1A">
        <w:rPr>
          <w:rFonts w:ascii="Times New Roman" w:hAnsi="Times New Roman" w:cs="Times New Roman"/>
        </w:rPr>
        <w:t xml:space="preserve"> crux of these proposals</w:t>
      </w:r>
      <w:r w:rsidR="00300FD4">
        <w:rPr>
          <w:rFonts w:ascii="Times New Roman" w:hAnsi="Times New Roman" w:cs="Times New Roman"/>
        </w:rPr>
        <w:t xml:space="preserve"> </w:t>
      </w:r>
      <w:r w:rsidR="00364A1A">
        <w:rPr>
          <w:rFonts w:ascii="Times New Roman" w:hAnsi="Times New Roman" w:cs="Times New Roman"/>
        </w:rPr>
        <w:t>is that</w:t>
      </w:r>
      <w:r w:rsidR="00E718C8">
        <w:rPr>
          <w:rFonts w:ascii="Times New Roman" w:hAnsi="Times New Roman" w:cs="Times New Roman"/>
        </w:rPr>
        <w:t xml:space="preserve"> infants’ behavior </w:t>
      </w:r>
      <w:r w:rsidR="00FF7075">
        <w:rPr>
          <w:rFonts w:ascii="Times New Roman" w:hAnsi="Times New Roman" w:cs="Times New Roman"/>
        </w:rPr>
        <w:t>in VoE studies</w:t>
      </w:r>
      <w:r w:rsidR="00E718C8">
        <w:rPr>
          <w:rFonts w:ascii="Times New Roman" w:hAnsi="Times New Roman" w:cs="Times New Roman"/>
        </w:rPr>
        <w:t xml:space="preserve">—of which the study by Gergely et al. (1995) is </w:t>
      </w:r>
      <w:r w:rsidR="0004411F">
        <w:rPr>
          <w:rFonts w:ascii="Times New Roman" w:hAnsi="Times New Roman" w:cs="Times New Roman"/>
        </w:rPr>
        <w:t>a</w:t>
      </w:r>
      <w:r w:rsidR="00E718C8">
        <w:rPr>
          <w:rFonts w:ascii="Times New Roman" w:hAnsi="Times New Roman" w:cs="Times New Roman"/>
        </w:rPr>
        <w:t xml:space="preserve"> special case</w:t>
      </w:r>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r w:rsidR="008948F0">
        <w:rPr>
          <w:rFonts w:ascii="Times New Roman" w:hAnsi="Times New Roman" w:cs="Times New Roman"/>
        </w:rPr>
        <w:t xml:space="preserve">agents, objects, </w:t>
      </w:r>
      <w:r w:rsidR="00740587">
        <w:rPr>
          <w:rFonts w:ascii="Times New Roman" w:hAnsi="Times New Roman" w:cs="Times New Roman"/>
        </w:rPr>
        <w:t>number, p</w:t>
      </w:r>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or causality, among many other domains of knowledge</w:t>
      </w:r>
      <w:r w:rsidR="00B30C25">
        <w:rPr>
          <w:rFonts w:ascii="Times New Roman" w:hAnsi="Times New Roman" w:cs="Times New Roman"/>
        </w:rPr>
        <w:t>. Instead,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 xml:space="preserve">be </w:t>
      </w:r>
      <w:r w:rsidR="00647216">
        <w:rPr>
          <w:rFonts w:ascii="Times New Roman" w:hAnsi="Times New Roman" w:cs="Times New Roman"/>
        </w:rPr>
        <w:lastRenderedPageBreak/>
        <w:t>explained by the</w:t>
      </w:r>
      <w:r w:rsidR="008D2955">
        <w:rPr>
          <w:rFonts w:ascii="Times New Roman" w:hAnsi="Times New Roman" w:cs="Times New Roman"/>
        </w:rPr>
        <w:t xml:space="preserve"> operation of 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that operate over low-level, surface-based perceptual features and information</w:t>
      </w:r>
      <w:r w:rsidR="008948F0">
        <w:rPr>
          <w:rFonts w:ascii="Times New Roman" w:hAnsi="Times New Roman" w:cs="Times New Roman"/>
        </w:rPr>
        <w:t xml:space="preserve"> and that extract statistical regularities in visual scenes</w:t>
      </w:r>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r w:rsidR="00B86741">
        <w:rPr>
          <w:rFonts w:ascii="Times New Roman" w:hAnsi="Times New Roman" w:cs="Times New Roman"/>
        </w:rPr>
        <w:t xml:space="preserve"> specific details of the</w:t>
      </w:r>
      <w:r w:rsidR="00883325">
        <w:rPr>
          <w:rFonts w:ascii="Times New Roman" w:hAnsi="Times New Roman" w:cs="Times New Roman"/>
        </w:rPr>
        <w:t xml:space="preserve"> theories that constitute this class of perspectives differ </w:t>
      </w:r>
      <w:r w:rsidR="00E754EE">
        <w:rPr>
          <w:rFonts w:ascii="Times New Roman" w:hAnsi="Times New Roman" w:cs="Times New Roman"/>
        </w:rPr>
        <w:t>widely</w:t>
      </w:r>
      <w:r w:rsidR="00883325">
        <w:rPr>
          <w:rFonts w:ascii="Times New Roman" w:hAnsi="Times New Roman" w:cs="Times New Roman"/>
        </w:rPr>
        <w:t xml:space="preserve">, each places considerable importance on the </w:t>
      </w:r>
      <w:r w:rsidR="00740587">
        <w:rPr>
          <w:rFonts w:ascii="Times New Roman" w:hAnsi="Times New Roman" w:cs="Times New Roman"/>
        </w:rPr>
        <w:t xml:space="preserve">visible, </w:t>
      </w:r>
      <w:r w:rsidR="00883325">
        <w:rPr>
          <w:rFonts w:ascii="Times New Roman" w:hAnsi="Times New Roman" w:cs="Times New Roman"/>
        </w:rPr>
        <w:t xml:space="preserve">surface properties of objects and each emphasizes the </w:t>
      </w:r>
      <w:r w:rsidR="00740587">
        <w:rPr>
          <w:rFonts w:ascii="Times New Roman" w:hAnsi="Times New Roman" w:cs="Times New Roman"/>
        </w:rPr>
        <w:t xml:space="preserve">notion </w:t>
      </w:r>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inanimates are formed much more slowly than the available data may suggest.</w:t>
      </w:r>
      <w:r w:rsidR="00E754EE">
        <w:rPr>
          <w:rFonts w:ascii="Times New Roman" w:hAnsi="Times New Roman" w:cs="Times New Roman"/>
        </w:rPr>
        <w:t xml:space="preserve"> These perspectives are also united in the idea that the input that is available to infants is much more richly structured than </w:t>
      </w:r>
      <w:r w:rsidR="0096134E">
        <w:rPr>
          <w:rFonts w:ascii="Times New Roman" w:hAnsi="Times New Roman" w:cs="Times New Roman"/>
        </w:rPr>
        <w:t xml:space="preserve">had been </w:t>
      </w:r>
      <w:r w:rsidR="00E754EE">
        <w:rPr>
          <w:rFonts w:ascii="Times New Roman" w:hAnsi="Times New Roman" w:cs="Times New Roman"/>
        </w:rPr>
        <w:t xml:space="preserve">previously thought. </w:t>
      </w:r>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VoE studies do not reflect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r w:rsidR="00740587">
        <w:rPr>
          <w:rFonts w:ascii="Times New Roman" w:hAnsi="Times New Roman" w:cs="Times New Roman"/>
        </w:rPr>
        <w:t xml:space="preserve">may </w:t>
      </w:r>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091784">
        <w:rPr>
          <w:rFonts w:ascii="Times New Roman" w:hAnsi="Times New Roman" w:cs="Times New Roman"/>
        </w:rPr>
        <w:t xml:space="preserve"> </w:t>
      </w:r>
      <w:r w:rsidR="00740587">
        <w:rPr>
          <w:rFonts w:ascii="Times New Roman" w:hAnsi="Times New Roman" w:cs="Times New Roman"/>
        </w:rPr>
        <w:t>in</w:t>
      </w:r>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6B8754DF" w14:textId="69991C37" w:rsidR="00524642" w:rsidRDefault="008D72C9" w:rsidP="00FF707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144CDB">
        <w:rPr>
          <w:rFonts w:ascii="Times New Roman" w:hAnsi="Times New Roman" w:cs="Times New Roman"/>
        </w:rPr>
        <w:t xml:space="preserve">see how lean accounts explain </w:t>
      </w:r>
      <w:r>
        <w:rPr>
          <w:rFonts w:ascii="Times New Roman" w:hAnsi="Times New Roman" w:cs="Times New Roman"/>
        </w:rPr>
        <w:t xml:space="preserve">infants’ looking behaviors in VoE studies, it can </w:t>
      </w:r>
      <w:r w:rsidR="00144CDB">
        <w:rPr>
          <w:rFonts w:ascii="Times New Roman" w:hAnsi="Times New Roman" w:cs="Times New Roman"/>
        </w:rPr>
        <w:t>hel</w:t>
      </w:r>
      <w:r w:rsidR="00AD00AF">
        <w:rPr>
          <w:rFonts w:ascii="Times New Roman" w:hAnsi="Times New Roman" w:cs="Times New Roman"/>
        </w:rPr>
        <w:t>p</w:t>
      </w:r>
      <w:r w:rsidR="00144CDB">
        <w:rPr>
          <w:rFonts w:ascii="Times New Roman" w:hAnsi="Times New Roman" w:cs="Times New Roman"/>
        </w:rPr>
        <w:t xml:space="preserve"> to consider </w:t>
      </w:r>
      <w:r w:rsidR="00ED015A">
        <w:rPr>
          <w:rFonts w:ascii="Times New Roman" w:hAnsi="Times New Roman" w:cs="Times New Roman"/>
        </w:rPr>
        <w:t xml:space="preserve">how </w:t>
      </w:r>
      <w:r w:rsidR="007A636E">
        <w:rPr>
          <w:rFonts w:ascii="Times New Roman" w:hAnsi="Times New Roman" w:cs="Times New Roman"/>
        </w:rPr>
        <w:t>they</w:t>
      </w:r>
      <w:r w:rsidR="00ED015A">
        <w:rPr>
          <w:rFonts w:ascii="Times New Roman" w:hAnsi="Times New Roman" w:cs="Times New Roman"/>
        </w:rPr>
        <w:t xml:space="preserve"> explain specific </w:t>
      </w:r>
      <w:r w:rsidR="007A636E">
        <w:rPr>
          <w:rFonts w:ascii="Times New Roman" w:hAnsi="Times New Roman" w:cs="Times New Roman"/>
        </w:rPr>
        <w:t>findings</w:t>
      </w:r>
      <w:r w:rsidR="00091784">
        <w:rPr>
          <w:rFonts w:ascii="Times New Roman" w:hAnsi="Times New Roman" w:cs="Times New Roman"/>
        </w:rPr>
        <w:t xml:space="preserve"> in the developmental cognitive science literature</w:t>
      </w:r>
      <w:r w:rsidR="00144CDB">
        <w:rPr>
          <w:rFonts w:ascii="Times New Roman" w:hAnsi="Times New Roman" w:cs="Times New Roman"/>
        </w:rPr>
        <w:t>.</w:t>
      </w:r>
      <w:r w:rsidR="00ED015A">
        <w:rPr>
          <w:rFonts w:ascii="Times New Roman" w:hAnsi="Times New Roman" w:cs="Times New Roman"/>
        </w:rPr>
        <w:t xml:space="preserve"> To that end, c</w:t>
      </w:r>
      <w:r w:rsidR="00144CDB">
        <w:rPr>
          <w:rFonts w:ascii="Times New Roman" w:hAnsi="Times New Roman" w:cs="Times New Roman"/>
        </w:rPr>
        <w:t>onsider</w:t>
      </w:r>
      <w:r w:rsidR="005A421A">
        <w:rPr>
          <w:rFonts w:ascii="Times New Roman" w:hAnsi="Times New Roman" w:cs="Times New Roman"/>
        </w:rPr>
        <w:t xml:space="preserve"> the </w:t>
      </w:r>
      <w:r w:rsidR="00643A05">
        <w:rPr>
          <w:rFonts w:ascii="Times New Roman" w:hAnsi="Times New Roman" w:cs="Times New Roman"/>
        </w:rPr>
        <w:t xml:space="preserve">finding that infants ostensibly </w:t>
      </w:r>
      <w:r w:rsidR="00B6764A">
        <w:rPr>
          <w:rFonts w:ascii="Times New Roman" w:hAnsi="Times New Roman" w:cs="Times New Roman"/>
        </w:rPr>
        <w:t>possess a theory of mind and understand that people can have</w:t>
      </w:r>
      <w:r w:rsidR="004433D4">
        <w:rPr>
          <w:rFonts w:ascii="Times New Roman" w:hAnsi="Times New Roman" w:cs="Times New Roman"/>
        </w:rPr>
        <w:t xml:space="preserve"> and act on</w:t>
      </w:r>
      <w:r w:rsidR="00B6764A">
        <w:rPr>
          <w:rFonts w:ascii="Times New Roman" w:hAnsi="Times New Roman" w:cs="Times New Roman"/>
        </w:rPr>
        <w:t xml:space="preserve"> beliefs that are </w:t>
      </w:r>
      <w:r w:rsidR="00091784">
        <w:rPr>
          <w:rFonts w:ascii="Times New Roman" w:hAnsi="Times New Roman" w:cs="Times New Roman"/>
        </w:rPr>
        <w:t xml:space="preserve">incongruous </w:t>
      </w:r>
      <w:r w:rsidR="00B6764A">
        <w:rPr>
          <w:rFonts w:ascii="Times New Roman" w:hAnsi="Times New Roman" w:cs="Times New Roman"/>
        </w:rPr>
        <w:t>with reality (i.e., false beliefs)</w:t>
      </w:r>
      <w:r w:rsidR="00643A05">
        <w:rPr>
          <w:rFonts w:ascii="Times New Roman" w:hAnsi="Times New Roman" w:cs="Times New Roman"/>
        </w:rPr>
        <w:t>.</w:t>
      </w:r>
      <w:r w:rsidR="00190AA0">
        <w:rPr>
          <w:rFonts w:ascii="Times New Roman" w:hAnsi="Times New Roman" w:cs="Times New Roman"/>
        </w:rPr>
        <w:t xml:space="preserve"> In </w:t>
      </w:r>
      <w:r w:rsidR="00590B37">
        <w:rPr>
          <w:rFonts w:ascii="Times New Roman" w:hAnsi="Times New Roman" w:cs="Times New Roman"/>
        </w:rPr>
        <w:t>one of the first studies on this topic</w:t>
      </w:r>
      <w:r w:rsidR="00190AA0">
        <w:rPr>
          <w:rFonts w:ascii="Times New Roman" w:hAnsi="Times New Roman" w:cs="Times New Roman"/>
        </w:rPr>
        <w:t>, Onishi and Baillargeon (2005)</w:t>
      </w:r>
      <w:r w:rsidR="00643A05">
        <w:rPr>
          <w:rFonts w:ascii="Times New Roman" w:hAnsi="Times New Roman" w:cs="Times New Roman"/>
        </w:rPr>
        <w:t xml:space="preserve"> </w:t>
      </w:r>
      <w:r w:rsidR="00BE628D">
        <w:rPr>
          <w:rFonts w:ascii="Times New Roman" w:hAnsi="Times New Roman" w:cs="Times New Roman"/>
        </w:rPr>
        <w:t>showed</w:t>
      </w:r>
      <w:r w:rsidR="00B506DB">
        <w:rPr>
          <w:rFonts w:ascii="Times New Roman" w:hAnsi="Times New Roman" w:cs="Times New Roman"/>
        </w:rPr>
        <w:t xml:space="preserve"> 15-month-old</w:t>
      </w:r>
      <w:r w:rsidR="00BE628D">
        <w:rPr>
          <w:rFonts w:ascii="Times New Roman" w:hAnsi="Times New Roman" w:cs="Times New Roman"/>
        </w:rPr>
        <w:t xml:space="preserve"> infants a stage that </w:t>
      </w:r>
      <w:r w:rsidR="00116CFE">
        <w:rPr>
          <w:rFonts w:ascii="Times New Roman" w:hAnsi="Times New Roman" w:cs="Times New Roman"/>
        </w:rPr>
        <w:t xml:space="preserve">contained </w:t>
      </w:r>
      <w:r w:rsidR="00BE628D">
        <w:rPr>
          <w:rFonts w:ascii="Times New Roman" w:hAnsi="Times New Roman" w:cs="Times New Roman"/>
        </w:rPr>
        <w:t>a toy watermelon slice positioned between a yellow box and a green box. A previously unseen actor then</w:t>
      </w:r>
      <w:r w:rsidR="005F51C0">
        <w:rPr>
          <w:rFonts w:ascii="Times New Roman" w:hAnsi="Times New Roman" w:cs="Times New Roman"/>
        </w:rPr>
        <w:t xml:space="preserve"> emerged from behind a wall, picked up the</w:t>
      </w:r>
      <w:r w:rsidR="00BE628D">
        <w:rPr>
          <w:rFonts w:ascii="Times New Roman" w:hAnsi="Times New Roman" w:cs="Times New Roman"/>
        </w:rPr>
        <w:t xml:space="preserve"> watermelon slice</w:t>
      </w:r>
      <w:r w:rsidR="005F51C0">
        <w:rPr>
          <w:rFonts w:ascii="Times New Roman" w:hAnsi="Times New Roman" w:cs="Times New Roman"/>
        </w:rPr>
        <w:t>, and placed it</w:t>
      </w:r>
      <w:r w:rsidR="00BE628D">
        <w:rPr>
          <w:rFonts w:ascii="Times New Roman" w:hAnsi="Times New Roman" w:cs="Times New Roman"/>
        </w:rPr>
        <w:t xml:space="preserve"> into one of the boxes (e.g., the green box). </w:t>
      </w:r>
      <w:r w:rsidR="00C34E71">
        <w:rPr>
          <w:rFonts w:ascii="Times New Roman" w:hAnsi="Times New Roman" w:cs="Times New Roman"/>
        </w:rPr>
        <w:t xml:space="preserve">The actor’s visual access to the </w:t>
      </w:r>
      <w:r w:rsidR="00EE5680">
        <w:rPr>
          <w:rFonts w:ascii="Times New Roman" w:hAnsi="Times New Roman" w:cs="Times New Roman"/>
        </w:rPr>
        <w:t xml:space="preserve">contents on the stage was then removed for several seconds, after which the actor returned and reached into </w:t>
      </w:r>
      <w:r w:rsidR="00EE5680">
        <w:rPr>
          <w:rFonts w:ascii="Times New Roman" w:hAnsi="Times New Roman" w:cs="Times New Roman"/>
        </w:rPr>
        <w:lastRenderedPageBreak/>
        <w:t>the green box (as if to retrieve the toy). These trials</w:t>
      </w:r>
      <w:r w:rsidR="003B35C4">
        <w:rPr>
          <w:rFonts w:ascii="Times New Roman" w:hAnsi="Times New Roman" w:cs="Times New Roman"/>
        </w:rPr>
        <w:t xml:space="preserve"> </w:t>
      </w:r>
      <w:r w:rsidR="00EE5680">
        <w:rPr>
          <w:rFonts w:ascii="Times New Roman" w:hAnsi="Times New Roman" w:cs="Times New Roman"/>
        </w:rPr>
        <w:t xml:space="preserve">established </w:t>
      </w:r>
      <w:r w:rsidR="003B35C4">
        <w:rPr>
          <w:rFonts w:ascii="Times New Roman" w:hAnsi="Times New Roman" w:cs="Times New Roman"/>
        </w:rPr>
        <w:t xml:space="preserve">ostensibly </w:t>
      </w:r>
      <w:r w:rsidR="00EE5680">
        <w:rPr>
          <w:rFonts w:ascii="Times New Roman" w:hAnsi="Times New Roman" w:cs="Times New Roman"/>
        </w:rPr>
        <w:t xml:space="preserve">that the actor desired the toy. </w:t>
      </w:r>
      <w:r w:rsidR="00EE2414">
        <w:rPr>
          <w:rFonts w:ascii="Times New Roman" w:hAnsi="Times New Roman" w:cs="Times New Roman"/>
        </w:rPr>
        <w:t xml:space="preserve">The experimenter then manipulated whether the actor held a true or false belief. In the true-belief condition, the actor watched as the toy was moved from the green box to the yellow box. </w:t>
      </w:r>
      <w:r w:rsidR="00EA0325">
        <w:rPr>
          <w:rFonts w:ascii="Times New Roman" w:hAnsi="Times New Roman" w:cs="Times New Roman"/>
        </w:rPr>
        <w:t xml:space="preserve">In the false-belief condition, the actor again watched the toy </w:t>
      </w:r>
      <w:r w:rsidR="00590B37">
        <w:rPr>
          <w:rFonts w:ascii="Times New Roman" w:hAnsi="Times New Roman" w:cs="Times New Roman"/>
        </w:rPr>
        <w:t>move from the green box to the yellow box.</w:t>
      </w:r>
      <w:r w:rsidR="006524E0">
        <w:rPr>
          <w:rFonts w:ascii="Times New Roman" w:hAnsi="Times New Roman" w:cs="Times New Roman"/>
        </w:rPr>
        <w:t xml:space="preserve"> The actor then moved from view behind the back wall, at which</w:t>
      </w:r>
      <w:r w:rsidR="007B697A">
        <w:rPr>
          <w:rFonts w:ascii="Times New Roman" w:hAnsi="Times New Roman" w:cs="Times New Roman"/>
        </w:rPr>
        <w:t xml:space="preserve"> point</w:t>
      </w:r>
      <w:r w:rsidR="006524E0">
        <w:rPr>
          <w:rFonts w:ascii="Times New Roman" w:hAnsi="Times New Roman" w:cs="Times New Roman"/>
        </w:rPr>
        <w:t xml:space="preserve"> </w:t>
      </w:r>
      <w:r w:rsidR="007409C9">
        <w:rPr>
          <w:rFonts w:ascii="Times New Roman" w:hAnsi="Times New Roman" w:cs="Times New Roman"/>
        </w:rPr>
        <w:t>the toy was moved back to the green box.</w:t>
      </w:r>
      <w:r w:rsidR="006524E0">
        <w:rPr>
          <w:rFonts w:ascii="Times New Roman" w:hAnsi="Times New Roman" w:cs="Times New Roman"/>
        </w:rPr>
        <w:t xml:space="preserve"> Thus, the actor held a false belief that the toy was in the yellow box.</w:t>
      </w:r>
      <w:r w:rsidR="007409C9">
        <w:rPr>
          <w:rFonts w:ascii="Times New Roman" w:hAnsi="Times New Roman" w:cs="Times New Roman"/>
        </w:rPr>
        <w:t xml:space="preserve"> </w:t>
      </w:r>
      <w:r w:rsidR="00C41F7A">
        <w:rPr>
          <w:rFonts w:ascii="Times New Roman" w:hAnsi="Times New Roman" w:cs="Times New Roman"/>
        </w:rPr>
        <w:t>The authors found that infants looked longer when the actor reached in the green box than when</w:t>
      </w:r>
      <w:r w:rsidR="005B2900">
        <w:rPr>
          <w:rFonts w:ascii="Times New Roman" w:hAnsi="Times New Roman" w:cs="Times New Roman"/>
        </w:rPr>
        <w:t xml:space="preserve"> it</w:t>
      </w:r>
      <w:r w:rsidR="00C41F7A">
        <w:rPr>
          <w:rFonts w:ascii="Times New Roman" w:hAnsi="Times New Roman" w:cs="Times New Roman"/>
        </w:rPr>
        <w:t xml:space="preserve"> reached in the yellow box if </w:t>
      </w:r>
      <w:r w:rsidR="008F3601">
        <w:rPr>
          <w:rFonts w:ascii="Times New Roman" w:hAnsi="Times New Roman" w:cs="Times New Roman"/>
        </w:rPr>
        <w:t>it</w:t>
      </w:r>
      <w:r w:rsidR="00C41F7A">
        <w:rPr>
          <w:rFonts w:ascii="Times New Roman" w:hAnsi="Times New Roman" w:cs="Times New Roman"/>
        </w:rPr>
        <w:t xml:space="preserve"> held a </w:t>
      </w:r>
      <w:r w:rsidR="005D109D">
        <w:rPr>
          <w:rFonts w:ascii="Times New Roman" w:hAnsi="Times New Roman" w:cs="Times New Roman"/>
        </w:rPr>
        <w:t>true</w:t>
      </w:r>
      <w:r w:rsidR="00C41F7A">
        <w:rPr>
          <w:rFonts w:ascii="Times New Roman" w:hAnsi="Times New Roman" w:cs="Times New Roman"/>
        </w:rPr>
        <w:t xml:space="preserve"> belief about the toy’s location. </w:t>
      </w:r>
      <w:r w:rsidR="00523624">
        <w:rPr>
          <w:rFonts w:ascii="Times New Roman" w:hAnsi="Times New Roman" w:cs="Times New Roman"/>
        </w:rPr>
        <w:t>Infants showed this same pattern of looking when the actor held a false belief. Onishi and Baillargeon (2005) interpreted these results to mean that infant</w:t>
      </w:r>
      <w:r w:rsidR="00752CFE">
        <w:rPr>
          <w:rFonts w:ascii="Times New Roman" w:hAnsi="Times New Roman" w:cs="Times New Roman"/>
        </w:rPr>
        <w:t>s</w:t>
      </w:r>
      <w:r w:rsidR="00523624">
        <w:rPr>
          <w:rFonts w:ascii="Times New Roman" w:hAnsi="Times New Roman" w:cs="Times New Roman"/>
        </w:rPr>
        <w:t xml:space="preserve"> understand</w:t>
      </w:r>
      <w:r w:rsidR="006F5BF5">
        <w:rPr>
          <w:rFonts w:ascii="Times New Roman" w:hAnsi="Times New Roman" w:cs="Times New Roman"/>
        </w:rPr>
        <w:t xml:space="preserve"> that</w:t>
      </w:r>
      <w:r w:rsidR="00523624">
        <w:rPr>
          <w:rFonts w:ascii="Times New Roman" w:hAnsi="Times New Roman" w:cs="Times New Roman"/>
        </w:rPr>
        <w:t xml:space="preserve"> people act in accordance with their beliefs and that they may possess </w:t>
      </w:r>
      <w:r w:rsidR="007B697A">
        <w:rPr>
          <w:rFonts w:ascii="Times New Roman" w:hAnsi="Times New Roman" w:cs="Times New Roman"/>
        </w:rPr>
        <w:t xml:space="preserve">beliefs that are inconsistent with reality. </w:t>
      </w:r>
    </w:p>
    <w:p w14:paraId="32DF7329" w14:textId="1B44E727" w:rsidR="007B697A" w:rsidRDefault="003868F5" w:rsidP="00FF7075">
      <w:pPr>
        <w:spacing w:line="480" w:lineRule="auto"/>
        <w:ind w:firstLine="720"/>
        <w:contextualSpacing/>
        <w:rPr>
          <w:rFonts w:ascii="Times New Roman" w:hAnsi="Times New Roman" w:cs="Times New Roman"/>
        </w:rPr>
      </w:pPr>
      <w:r>
        <w:rPr>
          <w:rFonts w:ascii="Times New Roman" w:hAnsi="Times New Roman" w:cs="Times New Roman"/>
        </w:rPr>
        <w:t>Perner and Ruffman (2005)</w:t>
      </w:r>
      <w:r w:rsidR="0092101F">
        <w:rPr>
          <w:rFonts w:ascii="Times New Roman" w:hAnsi="Times New Roman" w:cs="Times New Roman"/>
        </w:rPr>
        <w:t xml:space="preserve"> challenged this interpretation by arguing</w:t>
      </w:r>
      <w:r w:rsidR="001A36CD">
        <w:rPr>
          <w:rFonts w:ascii="Times New Roman" w:hAnsi="Times New Roman" w:cs="Times New Roman"/>
        </w:rPr>
        <w:t xml:space="preserve"> that infants’ responses to the test events may be based on learned associations</w:t>
      </w:r>
      <w:r w:rsidR="00CB049D">
        <w:rPr>
          <w:rFonts w:ascii="Times New Roman" w:hAnsi="Times New Roman" w:cs="Times New Roman"/>
        </w:rPr>
        <w:t xml:space="preserve"> </w:t>
      </w:r>
      <w:r w:rsidR="007A636E">
        <w:rPr>
          <w:rFonts w:ascii="Times New Roman" w:hAnsi="Times New Roman" w:cs="Times New Roman"/>
        </w:rPr>
        <w:t xml:space="preserve">among </w:t>
      </w:r>
      <w:r w:rsidR="003B35C4">
        <w:rPr>
          <w:rFonts w:ascii="Times New Roman" w:hAnsi="Times New Roman" w:cs="Times New Roman"/>
        </w:rPr>
        <w:t xml:space="preserve">the different visible, </w:t>
      </w:r>
      <w:r w:rsidR="007A636E">
        <w:rPr>
          <w:rFonts w:ascii="Times New Roman" w:hAnsi="Times New Roman" w:cs="Times New Roman"/>
        </w:rPr>
        <w:t xml:space="preserve">low-level aspects of the events </w:t>
      </w:r>
      <w:r w:rsidR="00CB049D">
        <w:rPr>
          <w:rFonts w:ascii="Times New Roman" w:hAnsi="Times New Roman" w:cs="Times New Roman"/>
        </w:rPr>
        <w:t>rather than</w:t>
      </w:r>
      <w:r w:rsidR="007A636E">
        <w:rPr>
          <w:rFonts w:ascii="Times New Roman" w:hAnsi="Times New Roman" w:cs="Times New Roman"/>
        </w:rPr>
        <w:t xml:space="preserve"> on</w:t>
      </w:r>
      <w:r w:rsidR="00CB049D">
        <w:rPr>
          <w:rFonts w:ascii="Times New Roman" w:hAnsi="Times New Roman" w:cs="Times New Roman"/>
        </w:rPr>
        <w:t xml:space="preserve"> </w:t>
      </w:r>
      <w:r w:rsidR="0092101F">
        <w:rPr>
          <w:rFonts w:ascii="Times New Roman" w:hAnsi="Times New Roman" w:cs="Times New Roman"/>
        </w:rPr>
        <w:t>an understanding of others’ mental states</w:t>
      </w:r>
      <w:r w:rsidR="001A36CD">
        <w:rPr>
          <w:rFonts w:ascii="Times New Roman" w:hAnsi="Times New Roman" w:cs="Times New Roman"/>
        </w:rPr>
        <w:t xml:space="preserve">. </w:t>
      </w:r>
      <w:r>
        <w:rPr>
          <w:rFonts w:ascii="Times New Roman" w:hAnsi="Times New Roman" w:cs="Times New Roman"/>
        </w:rPr>
        <w:t>These authors specifically argued</w:t>
      </w:r>
      <w:r w:rsidR="001A36CD">
        <w:rPr>
          <w:rFonts w:ascii="Times New Roman" w:hAnsi="Times New Roman" w:cs="Times New Roman"/>
        </w:rPr>
        <w:t xml:space="preserve"> that</w:t>
      </w:r>
      <w:r w:rsidR="0024322C">
        <w:rPr>
          <w:rFonts w:ascii="Times New Roman" w:hAnsi="Times New Roman" w:cs="Times New Roman"/>
        </w:rPr>
        <w:t xml:space="preserve"> infants’ looking behaviors during the test events </w:t>
      </w:r>
      <w:r>
        <w:rPr>
          <w:rFonts w:ascii="Times New Roman" w:hAnsi="Times New Roman" w:cs="Times New Roman"/>
        </w:rPr>
        <w:t>reflected</w:t>
      </w:r>
      <w:r w:rsidR="0024322C">
        <w:rPr>
          <w:rFonts w:ascii="Times New Roman" w:hAnsi="Times New Roman" w:cs="Times New Roman"/>
        </w:rPr>
        <w:t xml:space="preserve"> </w:t>
      </w:r>
      <w:r>
        <w:rPr>
          <w:rFonts w:ascii="Times New Roman" w:hAnsi="Times New Roman" w:cs="Times New Roman"/>
        </w:rPr>
        <w:t>tripartite</w:t>
      </w:r>
      <w:r w:rsidR="0024322C">
        <w:rPr>
          <w:rFonts w:ascii="Times New Roman" w:hAnsi="Times New Roman" w:cs="Times New Roman"/>
        </w:rPr>
        <w:t xml:space="preserve"> associations that </w:t>
      </w:r>
      <w:r w:rsidR="009B27AA">
        <w:rPr>
          <w:rFonts w:ascii="Times New Roman" w:hAnsi="Times New Roman" w:cs="Times New Roman"/>
        </w:rPr>
        <w:t xml:space="preserve">were </w:t>
      </w:r>
      <w:r w:rsidR="0034473E">
        <w:rPr>
          <w:rFonts w:ascii="Times New Roman" w:hAnsi="Times New Roman" w:cs="Times New Roman"/>
        </w:rPr>
        <w:t>forme</w:t>
      </w:r>
      <w:r w:rsidR="009B27AA">
        <w:rPr>
          <w:rFonts w:ascii="Times New Roman" w:hAnsi="Times New Roman" w:cs="Times New Roman"/>
        </w:rPr>
        <w:t>d</w:t>
      </w:r>
      <w:r w:rsidR="0024322C">
        <w:rPr>
          <w:rFonts w:ascii="Times New Roman" w:hAnsi="Times New Roman" w:cs="Times New Roman"/>
        </w:rPr>
        <w:t xml:space="preserve"> during the familiarization and belief-induction phases. </w:t>
      </w:r>
      <w:r w:rsidR="008C3083">
        <w:rPr>
          <w:rFonts w:ascii="Times New Roman" w:hAnsi="Times New Roman" w:cs="Times New Roman"/>
        </w:rPr>
        <w:t xml:space="preserve">For instance, </w:t>
      </w:r>
      <w:r w:rsidR="005E1E69">
        <w:rPr>
          <w:rFonts w:ascii="Times New Roman" w:hAnsi="Times New Roman" w:cs="Times New Roman"/>
        </w:rPr>
        <w:t xml:space="preserve">seeing the toy </w:t>
      </w:r>
      <w:r w:rsidR="00310B37">
        <w:rPr>
          <w:rFonts w:ascii="Times New Roman" w:hAnsi="Times New Roman" w:cs="Times New Roman"/>
        </w:rPr>
        <w:t>move from the green box to the</w:t>
      </w:r>
      <w:r w:rsidR="005E1E69">
        <w:rPr>
          <w:rFonts w:ascii="Times New Roman" w:hAnsi="Times New Roman" w:cs="Times New Roman"/>
        </w:rPr>
        <w:t xml:space="preserve"> yellow box</w:t>
      </w:r>
      <w:r w:rsidR="008C3083">
        <w:rPr>
          <w:rFonts w:ascii="Times New Roman" w:hAnsi="Times New Roman" w:cs="Times New Roman"/>
        </w:rPr>
        <w:t xml:space="preserve"> in the presence of the actor in both </w:t>
      </w:r>
      <w:r w:rsidR="00847C7B">
        <w:rPr>
          <w:rFonts w:ascii="Times New Roman" w:hAnsi="Times New Roman" w:cs="Times New Roman"/>
        </w:rPr>
        <w:t xml:space="preserve">belief </w:t>
      </w:r>
      <w:r w:rsidR="008C3083">
        <w:rPr>
          <w:rFonts w:ascii="Times New Roman" w:hAnsi="Times New Roman" w:cs="Times New Roman"/>
        </w:rPr>
        <w:t>conditions</w:t>
      </w:r>
      <w:r w:rsidR="00847C7B">
        <w:rPr>
          <w:rFonts w:ascii="Times New Roman" w:hAnsi="Times New Roman" w:cs="Times New Roman"/>
        </w:rPr>
        <w:t xml:space="preserve"> could have </w:t>
      </w:r>
      <w:r w:rsidR="00310B37">
        <w:rPr>
          <w:rFonts w:ascii="Times New Roman" w:hAnsi="Times New Roman" w:cs="Times New Roman"/>
        </w:rPr>
        <w:t>led infants to form a</w:t>
      </w:r>
      <w:r w:rsidR="005E1E69">
        <w:rPr>
          <w:rFonts w:ascii="Times New Roman" w:hAnsi="Times New Roman" w:cs="Times New Roman"/>
        </w:rPr>
        <w:t xml:space="preserve"> simple actor-toy-yellow-box association. </w:t>
      </w:r>
      <w:r w:rsidR="00847C7B">
        <w:rPr>
          <w:rFonts w:ascii="Times New Roman" w:hAnsi="Times New Roman" w:cs="Times New Roman"/>
        </w:rPr>
        <w:t>A consequence of such an association is that events that are consistent with it—such as the test event in which the actor retrieves the toy from the yellow box—</w:t>
      </w:r>
      <w:r w:rsidR="000F1A90">
        <w:rPr>
          <w:rFonts w:ascii="Times New Roman" w:hAnsi="Times New Roman" w:cs="Times New Roman"/>
        </w:rPr>
        <w:t>should lead to</w:t>
      </w:r>
      <w:r w:rsidR="005E1E69">
        <w:rPr>
          <w:rFonts w:ascii="Times New Roman" w:hAnsi="Times New Roman" w:cs="Times New Roman"/>
        </w:rPr>
        <w:t xml:space="preserve"> little (or</w:t>
      </w:r>
      <w:r w:rsidR="000F1A90">
        <w:rPr>
          <w:rFonts w:ascii="Times New Roman" w:hAnsi="Times New Roman" w:cs="Times New Roman"/>
        </w:rPr>
        <w:t xml:space="preserve"> no</w:t>
      </w:r>
      <w:r w:rsidR="005E1E69">
        <w:rPr>
          <w:rFonts w:ascii="Times New Roman" w:hAnsi="Times New Roman" w:cs="Times New Roman"/>
        </w:rPr>
        <w:t>)</w:t>
      </w:r>
      <w:r w:rsidR="000F1A90">
        <w:rPr>
          <w:rFonts w:ascii="Times New Roman" w:hAnsi="Times New Roman" w:cs="Times New Roman"/>
        </w:rPr>
        <w:t xml:space="preserve"> increase in looking, whereas events that are inconsistent with the established association—such as the test events in which the actor retrieves the toy from the green box—should lead to an increase in looking</w:t>
      </w:r>
      <w:r w:rsidR="00847C7B">
        <w:rPr>
          <w:rFonts w:ascii="Times New Roman" w:hAnsi="Times New Roman" w:cs="Times New Roman"/>
        </w:rPr>
        <w:t>.</w:t>
      </w:r>
      <w:r w:rsidR="000F1A90">
        <w:rPr>
          <w:rFonts w:ascii="Times New Roman" w:hAnsi="Times New Roman" w:cs="Times New Roman"/>
        </w:rPr>
        <w:t xml:space="preserve"> </w:t>
      </w:r>
      <w:r w:rsidR="009532A1">
        <w:rPr>
          <w:rFonts w:ascii="Times New Roman" w:hAnsi="Times New Roman" w:cs="Times New Roman"/>
        </w:rPr>
        <w:t>As this alternative lean explanation makes clear,</w:t>
      </w:r>
      <w:r w:rsidR="000F1A90">
        <w:rPr>
          <w:rFonts w:ascii="Times New Roman" w:hAnsi="Times New Roman" w:cs="Times New Roman"/>
        </w:rPr>
        <w:t xml:space="preserve"> infants’ looking behaviors </w:t>
      </w:r>
      <w:r w:rsidR="000F1A90">
        <w:rPr>
          <w:rFonts w:ascii="Times New Roman" w:hAnsi="Times New Roman" w:cs="Times New Roman"/>
        </w:rPr>
        <w:lastRenderedPageBreak/>
        <w:t>in Onishi and Baillargeon’s</w:t>
      </w:r>
      <w:r w:rsidR="00EC20D0">
        <w:rPr>
          <w:rFonts w:ascii="Times New Roman" w:hAnsi="Times New Roman" w:cs="Times New Roman"/>
        </w:rPr>
        <w:t xml:space="preserve"> (2005)</w:t>
      </w:r>
      <w:r w:rsidR="000F1A90">
        <w:rPr>
          <w:rFonts w:ascii="Times New Roman" w:hAnsi="Times New Roman" w:cs="Times New Roman"/>
        </w:rPr>
        <w:t xml:space="preserve"> study</w:t>
      </w:r>
      <w:r w:rsidR="00A80248">
        <w:rPr>
          <w:rFonts w:ascii="Times New Roman" w:hAnsi="Times New Roman" w:cs="Times New Roman"/>
        </w:rPr>
        <w:t xml:space="preserve"> can be explained by</w:t>
      </w:r>
      <w:r w:rsidR="00780197">
        <w:rPr>
          <w:rFonts w:ascii="Times New Roman" w:hAnsi="Times New Roman" w:cs="Times New Roman"/>
        </w:rPr>
        <w:t xml:space="preserve"> simple associative learning</w:t>
      </w:r>
      <w:r w:rsidR="00637C01">
        <w:rPr>
          <w:rFonts w:ascii="Times New Roman" w:hAnsi="Times New Roman" w:cs="Times New Roman"/>
        </w:rPr>
        <w:t xml:space="preserve">; it is not necessary to posit the existence of an </w:t>
      </w:r>
      <w:r w:rsidR="00450CC0">
        <w:rPr>
          <w:rFonts w:ascii="Times New Roman" w:hAnsi="Times New Roman" w:cs="Times New Roman"/>
        </w:rPr>
        <w:t>early emerging</w:t>
      </w:r>
      <w:r w:rsidR="00A80248">
        <w:rPr>
          <w:rFonts w:ascii="Times New Roman" w:hAnsi="Times New Roman" w:cs="Times New Roman"/>
        </w:rPr>
        <w:t xml:space="preserve"> understanding of others’ mental states</w:t>
      </w:r>
      <w:r w:rsidR="00637C01">
        <w:rPr>
          <w:rFonts w:ascii="Times New Roman" w:hAnsi="Times New Roman" w:cs="Times New Roman"/>
        </w:rPr>
        <w:t xml:space="preserve"> to explain infants’ looking behaviors in this study</w:t>
      </w:r>
      <w:r w:rsidR="00A80248">
        <w:rPr>
          <w:rFonts w:ascii="Times New Roman" w:hAnsi="Times New Roman" w:cs="Times New Roman"/>
        </w:rPr>
        <w:t>.</w:t>
      </w:r>
    </w:p>
    <w:p w14:paraId="07B396C0" w14:textId="10723324" w:rsidR="009967C3" w:rsidRDefault="006E1791"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Similar lean proposals have been </w:t>
      </w:r>
      <w:r w:rsidR="00EC20D0">
        <w:rPr>
          <w:rFonts w:ascii="Times New Roman" w:hAnsi="Times New Roman" w:cs="Times New Roman"/>
        </w:rPr>
        <w:t xml:space="preserve">used </w:t>
      </w:r>
      <w:r>
        <w:rPr>
          <w:rFonts w:ascii="Times New Roman" w:hAnsi="Times New Roman" w:cs="Times New Roman"/>
        </w:rPr>
        <w:t>to explain infants’ looking behaviors in</w:t>
      </w:r>
      <w:r w:rsidR="00EC20D0">
        <w:rPr>
          <w:rFonts w:ascii="Times New Roman" w:hAnsi="Times New Roman" w:cs="Times New Roman"/>
        </w:rPr>
        <w:t xml:space="preserve"> other VoE studies</w:t>
      </w:r>
      <w:r w:rsidR="0068586F">
        <w:rPr>
          <w:rFonts w:ascii="Times New Roman" w:hAnsi="Times New Roman" w:cs="Times New Roman"/>
        </w:rPr>
        <w:t>. For example, it has been suggested that infants possess innately a domain-specific “accumulator” mechanism that enables them</w:t>
      </w:r>
      <w:r>
        <w:rPr>
          <w:rFonts w:ascii="Times New Roman" w:hAnsi="Times New Roman" w:cs="Times New Roman"/>
        </w:rPr>
        <w:t xml:space="preserve"> </w:t>
      </w:r>
      <w:r w:rsidR="0068586F">
        <w:rPr>
          <w:rFonts w:ascii="Times New Roman" w:hAnsi="Times New Roman" w:cs="Times New Roman"/>
        </w:rPr>
        <w:t xml:space="preserve">precisely </w:t>
      </w:r>
      <w:r>
        <w:rPr>
          <w:rFonts w:ascii="Times New Roman" w:hAnsi="Times New Roman" w:cs="Times New Roman"/>
        </w:rPr>
        <w:t>to add</w:t>
      </w:r>
      <w:r w:rsidR="00153BF3">
        <w:rPr>
          <w:rFonts w:ascii="Times New Roman" w:hAnsi="Times New Roman" w:cs="Times New Roman"/>
        </w:rPr>
        <w:t xml:space="preserve"> and subtract</w:t>
      </w:r>
      <w:r>
        <w:rPr>
          <w:rFonts w:ascii="Times New Roman" w:hAnsi="Times New Roman" w:cs="Times New Roman"/>
        </w:rPr>
        <w:t xml:space="preserve"> small and large numbers (McCrink &amp; Wynn, 2004; Wynn, 1992</w:t>
      </w:r>
      <w:r w:rsidR="00010A55">
        <w:rPr>
          <w:rFonts w:ascii="Times New Roman" w:hAnsi="Times New Roman" w:cs="Times New Roman"/>
        </w:rPr>
        <w:t>, 1995</w:t>
      </w:r>
      <w:r>
        <w:rPr>
          <w:rFonts w:ascii="Times New Roman" w:hAnsi="Times New Roman" w:cs="Times New Roman"/>
        </w:rPr>
        <w:t xml:space="preserve">). </w:t>
      </w:r>
      <w:r w:rsidR="004A1C93">
        <w:rPr>
          <w:rFonts w:ascii="Times New Roman" w:hAnsi="Times New Roman" w:cs="Times New Roman"/>
        </w:rPr>
        <w:t xml:space="preserve">One challenge to this view </w:t>
      </w:r>
      <w:r w:rsidR="009613B3">
        <w:rPr>
          <w:rFonts w:ascii="Times New Roman" w:hAnsi="Times New Roman" w:cs="Times New Roman"/>
        </w:rPr>
        <w:t>is</w:t>
      </w:r>
      <w:r w:rsidR="00DE2096">
        <w:rPr>
          <w:rFonts w:ascii="Times New Roman" w:hAnsi="Times New Roman" w:cs="Times New Roman"/>
        </w:rPr>
        <w:t xml:space="preserve"> that</w:t>
      </w:r>
      <w:r>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r w:rsidR="00DE2096">
        <w:rPr>
          <w:rFonts w:ascii="Times New Roman" w:hAnsi="Times New Roman" w:cs="Times New Roman"/>
        </w:rPr>
        <w:t xml:space="preserve">imprecise quantity </w:t>
      </w:r>
      <w:r w:rsidR="00435E2A">
        <w:rPr>
          <w:rFonts w:ascii="Times New Roman" w:hAnsi="Times New Roman" w:cs="Times New Roman"/>
        </w:rPr>
        <w:t xml:space="preserve">or amount </w:t>
      </w:r>
      <w:r w:rsidR="00DE2096">
        <w:rPr>
          <w:rFonts w:ascii="Times New Roman" w:hAnsi="Times New Roman" w:cs="Times New Roman"/>
        </w:rPr>
        <w:t>estimation</w:t>
      </w:r>
      <w:r w:rsidR="00145AD8" w:rsidRPr="00145AD8">
        <w:rPr>
          <w:rFonts w:ascii="Times New Roman" w:hAnsi="Times New Roman" w:cs="Times New Roman"/>
        </w:rPr>
        <w:t xml:space="preserve"> rather than exact numerical reasoning</w:t>
      </w:r>
      <w:r w:rsidR="00504680">
        <w:rPr>
          <w:rFonts w:ascii="Times New Roman" w:hAnsi="Times New Roman" w:cs="Times New Roman"/>
        </w:rPr>
        <w:t xml:space="preserve"> (e.g., Cohen &amp; Marks, 2002).</w:t>
      </w:r>
      <w:r w:rsidR="00807108">
        <w:rPr>
          <w:rFonts w:ascii="Times New Roman" w:hAnsi="Times New Roman" w:cs="Times New Roman"/>
        </w:rPr>
        <w:t xml:space="preserve"> </w:t>
      </w:r>
      <w:r w:rsidR="007E68F5">
        <w:rPr>
          <w:rFonts w:ascii="Times New Roman" w:hAnsi="Times New Roman" w:cs="Times New Roman"/>
        </w:rPr>
        <w:t xml:space="preserve">In other words, infants may simply expect addition to result in more </w:t>
      </w:r>
      <w:r w:rsidR="004A1C93">
        <w:rPr>
          <w:rFonts w:ascii="Times New Roman" w:hAnsi="Times New Roman" w:cs="Times New Roman"/>
        </w:rPr>
        <w:t>of something</w:t>
      </w:r>
      <w:r w:rsidR="00DE2096">
        <w:rPr>
          <w:rFonts w:ascii="Times New Roman" w:hAnsi="Times New Roman" w:cs="Times New Roman"/>
        </w:rPr>
        <w:t xml:space="preserve"> </w:t>
      </w:r>
      <w:r w:rsidR="00807108">
        <w:rPr>
          <w:rFonts w:ascii="Times New Roman" w:hAnsi="Times New Roman" w:cs="Times New Roman"/>
        </w:rPr>
        <w:t xml:space="preserve">and </w:t>
      </w:r>
      <w:r w:rsidR="007E68F5">
        <w:rPr>
          <w:rFonts w:ascii="Times New Roman" w:hAnsi="Times New Roman" w:cs="Times New Roman"/>
        </w:rPr>
        <w:t>subtraction to</w:t>
      </w:r>
      <w:r w:rsidR="005E350A">
        <w:rPr>
          <w:rFonts w:ascii="Times New Roman" w:hAnsi="Times New Roman" w:cs="Times New Roman"/>
        </w:rPr>
        <w:t xml:space="preserve"> result in</w:t>
      </w:r>
      <w:r w:rsidR="007E68F5">
        <w:rPr>
          <w:rFonts w:ascii="Times New Roman" w:hAnsi="Times New Roman" w:cs="Times New Roman"/>
        </w:rPr>
        <w:t xml:space="preserve"> less </w:t>
      </w:r>
      <w:r w:rsidR="004A1C93">
        <w:rPr>
          <w:rFonts w:ascii="Times New Roman" w:hAnsi="Times New Roman" w:cs="Times New Roman"/>
        </w:rPr>
        <w:t>of something</w:t>
      </w:r>
      <w:r w:rsidR="00807108">
        <w:rPr>
          <w:rFonts w:ascii="Times New Roman" w:hAnsi="Times New Roman" w:cs="Times New Roman"/>
        </w:rPr>
        <w:t xml:space="preserve">, even if the precise quantities that are shown are </w:t>
      </w:r>
      <w:r w:rsidR="004A1C93">
        <w:rPr>
          <w:rFonts w:ascii="Times New Roman" w:hAnsi="Times New Roman" w:cs="Times New Roman"/>
        </w:rPr>
        <w:t xml:space="preserve">inconsistent </w:t>
      </w:r>
      <w:r w:rsidR="00807108">
        <w:rPr>
          <w:rFonts w:ascii="Times New Roman" w:hAnsi="Times New Roman" w:cs="Times New Roman"/>
        </w:rPr>
        <w:t xml:space="preserve">with the correct outcome. </w:t>
      </w:r>
      <w:r w:rsidR="007E68F5">
        <w:rPr>
          <w:rFonts w:ascii="Times New Roman" w:hAnsi="Times New Roman" w:cs="Times New Roman"/>
        </w:rPr>
        <w:t>Similarly</w:t>
      </w:r>
      <w:r w:rsidR="00DE2096">
        <w:rPr>
          <w:rFonts w:ascii="Times New Roman" w:hAnsi="Times New Roman" w:cs="Times New Roman"/>
        </w:rPr>
        <w:t xml:space="preserve">, some argue that infants </w:t>
      </w:r>
      <w:r w:rsidR="00CC7469">
        <w:rPr>
          <w:rFonts w:ascii="Times New Roman" w:hAnsi="Times New Roman" w:cs="Times New Roman"/>
        </w:rPr>
        <w:t>possess an “innate moral core” that, among other things, enables them to distinguish between prosocial and antisocial agents (</w:t>
      </w:r>
      <w:r w:rsidR="007E5E6D">
        <w:rPr>
          <w:rFonts w:ascii="Times New Roman" w:hAnsi="Times New Roman" w:cs="Times New Roman"/>
        </w:rPr>
        <w:t xml:space="preserve">e.g., </w:t>
      </w:r>
      <w:r w:rsidR="0081681E">
        <w:rPr>
          <w:rFonts w:ascii="Times New Roman" w:hAnsi="Times New Roman" w:cs="Times New Roman"/>
        </w:rPr>
        <w:t xml:space="preserve">Geraci et al., 2025; </w:t>
      </w:r>
      <w:r w:rsidR="004E5457">
        <w:rPr>
          <w:rFonts w:ascii="Times New Roman" w:hAnsi="Times New Roman" w:cs="Times New Roman"/>
        </w:rPr>
        <w:t>Hamlin, 2013a; Hamlin &amp; Wynn, 2011; cf., Lucca et al., 2025</w:t>
      </w:r>
      <w:r w:rsidR="00380A25">
        <w:rPr>
          <w:rFonts w:ascii="Times New Roman" w:hAnsi="Times New Roman" w:cs="Times New Roman"/>
        </w:rPr>
        <w:t>;</w:t>
      </w:r>
      <w:r w:rsidR="004E5457">
        <w:rPr>
          <w:rFonts w:ascii="Times New Roman" w:hAnsi="Times New Roman" w:cs="Times New Roman"/>
        </w:rPr>
        <w:t xml:space="preserve"> Schlingloff et al., 2020)</w:t>
      </w:r>
      <w:r w:rsidR="004E6BFF">
        <w:rPr>
          <w:rFonts w:ascii="Times New Roman" w:hAnsi="Times New Roman" w:cs="Times New Roman"/>
        </w:rPr>
        <w:t>.</w:t>
      </w:r>
      <w:r w:rsidR="005565CD">
        <w:rPr>
          <w:rFonts w:ascii="Times New Roman" w:hAnsi="Times New Roman" w:cs="Times New Roman"/>
        </w:rPr>
        <w:t xml:space="preserve"> For instance, </w:t>
      </w:r>
      <w:r w:rsidR="000C3BCB">
        <w:rPr>
          <w:rFonts w:ascii="Times New Roman" w:hAnsi="Times New Roman" w:cs="Times New Roman"/>
        </w:rPr>
        <w:t xml:space="preserve">in a classic study, </w:t>
      </w:r>
      <w:r w:rsidR="005565CD">
        <w:rPr>
          <w:rFonts w:ascii="Times New Roman" w:hAnsi="Times New Roman" w:cs="Times New Roman"/>
        </w:rPr>
        <w:t xml:space="preserve">Hamlin et al. (2007) showed that 6- and 10-month-old infants </w:t>
      </w:r>
      <w:r w:rsidR="00296228">
        <w:rPr>
          <w:rFonts w:ascii="Times New Roman" w:hAnsi="Times New Roman" w:cs="Times New Roman"/>
        </w:rPr>
        <w:t>preferred a Helping character that helped a protagonist reach the top of a hill over a Hindering character that prevented the protagonist for reaching the top of the hill. As with arguments against an inborn number ability, it has been argued that</w:t>
      </w:r>
      <w:r w:rsidR="004E6BFF">
        <w:rPr>
          <w:rFonts w:ascii="Times New Roman" w:hAnsi="Times New Roman" w:cs="Times New Roman"/>
        </w:rPr>
        <w:t xml:space="preserve"> these data </w:t>
      </w:r>
      <w:r w:rsidR="005565CD">
        <w:rPr>
          <w:rFonts w:ascii="Times New Roman" w:hAnsi="Times New Roman" w:cs="Times New Roman"/>
        </w:rPr>
        <w:t xml:space="preserve">may instead reflect the operation of simple associative processes </w:t>
      </w:r>
      <w:r w:rsidR="00A610B2" w:rsidRPr="00A610B2">
        <w:rPr>
          <w:rFonts w:ascii="Times New Roman" w:hAnsi="Times New Roman" w:cs="Times New Roman"/>
        </w:rPr>
        <w:t xml:space="preserve">(e.g., Scarf et al., 2012), </w:t>
      </w:r>
      <w:r w:rsidR="005565CD">
        <w:rPr>
          <w:rFonts w:ascii="Times New Roman" w:hAnsi="Times New Roman" w:cs="Times New Roman"/>
        </w:rPr>
        <w:t>a</w:t>
      </w:r>
      <w:r w:rsidR="00A610B2" w:rsidRPr="00A610B2">
        <w:rPr>
          <w:rFonts w:ascii="Times New Roman" w:hAnsi="Times New Roman" w:cs="Times New Roman"/>
        </w:rPr>
        <w:t xml:space="preserve"> preference for </w:t>
      </w:r>
      <w:r w:rsidR="005565CD">
        <w:rPr>
          <w:rFonts w:ascii="Times New Roman" w:hAnsi="Times New Roman" w:cs="Times New Roman"/>
        </w:rPr>
        <w:t>imitative</w:t>
      </w:r>
      <w:r w:rsidR="00423577">
        <w:rPr>
          <w:rFonts w:ascii="Times New Roman" w:hAnsi="Times New Roman" w:cs="Times New Roman"/>
        </w:rPr>
        <w:t xml:space="preserve"> agents</w:t>
      </w:r>
      <w:r w:rsidR="005565CD">
        <w:rPr>
          <w:rFonts w:ascii="Times New Roman" w:hAnsi="Times New Roman" w:cs="Times New Roman"/>
        </w:rPr>
        <w:t xml:space="preserve"> </w:t>
      </w:r>
      <w:r w:rsidR="00A610B2">
        <w:rPr>
          <w:rFonts w:ascii="Times New Roman" w:hAnsi="Times New Roman" w:cs="Times New Roman"/>
        </w:rPr>
        <w:t>(e.g., Powell &amp; Spelke, 2018),</w:t>
      </w:r>
      <w:r w:rsidR="00A610B2" w:rsidRPr="00A610B2">
        <w:rPr>
          <w:rFonts w:ascii="Times New Roman" w:hAnsi="Times New Roman" w:cs="Times New Roman"/>
        </w:rPr>
        <w:t xml:space="preserve"> </w:t>
      </w:r>
      <w:r w:rsidR="005565CD">
        <w:rPr>
          <w:rFonts w:ascii="Times New Roman" w:hAnsi="Times New Roman" w:cs="Times New Roman"/>
        </w:rPr>
        <w:t xml:space="preserve">or </w:t>
      </w:r>
      <w:r w:rsidR="0020340C">
        <w:rPr>
          <w:rFonts w:ascii="Times New Roman" w:hAnsi="Times New Roman" w:cs="Times New Roman"/>
        </w:rPr>
        <w:t>some</w:t>
      </w:r>
      <w:r w:rsidR="005565CD">
        <w:rPr>
          <w:rFonts w:ascii="Times New Roman" w:hAnsi="Times New Roman" w:cs="Times New Roman"/>
        </w:rPr>
        <w:t xml:space="preserve"> combination of both</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r w:rsidR="00A610B2">
        <w:rPr>
          <w:rFonts w:ascii="Times New Roman" w:hAnsi="Times New Roman" w:cs="Times New Roman"/>
        </w:rPr>
        <w:t xml:space="preserve"> </w:t>
      </w:r>
      <w:r w:rsidR="007E68F5">
        <w:rPr>
          <w:rFonts w:ascii="Times New Roman" w:hAnsi="Times New Roman" w:cs="Times New Roman"/>
        </w:rPr>
        <w:t xml:space="preserve">Finally, </w:t>
      </w:r>
      <w:r w:rsidR="00DE2FF0">
        <w:rPr>
          <w:rFonts w:ascii="Times New Roman" w:hAnsi="Times New Roman" w:cs="Times New Roman"/>
        </w:rPr>
        <w:t>it has been claimed that infants as young as 5 months of age, if not earlier</w:t>
      </w:r>
      <w:r w:rsidR="00C10B39">
        <w:rPr>
          <w:rFonts w:ascii="Times New Roman" w:hAnsi="Times New Roman" w:cs="Times New Roman"/>
        </w:rPr>
        <w:t xml:space="preserve">, </w:t>
      </w:r>
      <w:r w:rsidR="00166E78">
        <w:rPr>
          <w:rFonts w:ascii="Times New Roman" w:hAnsi="Times New Roman" w:cs="Times New Roman"/>
        </w:rPr>
        <w:t xml:space="preserve">understand that </w:t>
      </w:r>
      <w:r w:rsidR="00C10B39">
        <w:rPr>
          <w:rFonts w:ascii="Times New Roman" w:hAnsi="Times New Roman" w:cs="Times New Roman"/>
        </w:rPr>
        <w:t>objects continue to exist when hidden</w:t>
      </w:r>
      <w:r w:rsidR="00DE2FF0">
        <w:rPr>
          <w:rFonts w:ascii="Times New Roman" w:hAnsi="Times New Roman" w:cs="Times New Roman"/>
        </w:rPr>
        <w:t xml:space="preserve"> based</w:t>
      </w:r>
      <w:r w:rsidR="00C10B39">
        <w:rPr>
          <w:rFonts w:ascii="Times New Roman" w:hAnsi="Times New Roman" w:cs="Times New Roman"/>
        </w:rPr>
        <w:t xml:space="preserve"> in part</w:t>
      </w:r>
      <w:r w:rsidR="00DE2FF0">
        <w:rPr>
          <w:rFonts w:ascii="Times New Roman" w:hAnsi="Times New Roman" w:cs="Times New Roman"/>
        </w:rPr>
        <w:t xml:space="preserve"> on the finding that they </w:t>
      </w:r>
      <w:r w:rsidR="00713513">
        <w:rPr>
          <w:rFonts w:ascii="Times New Roman" w:hAnsi="Times New Roman" w:cs="Times New Roman"/>
        </w:rPr>
        <w:t>show increased looking</w:t>
      </w:r>
      <w:r w:rsidR="00DE2FF0">
        <w:rPr>
          <w:rFonts w:ascii="Times New Roman" w:hAnsi="Times New Roman" w:cs="Times New Roman"/>
        </w:rPr>
        <w:t xml:space="preserve"> when</w:t>
      </w:r>
      <w:r w:rsidR="00713513">
        <w:rPr>
          <w:rFonts w:ascii="Times New Roman" w:hAnsi="Times New Roman" w:cs="Times New Roman"/>
        </w:rPr>
        <w:t xml:space="preserve"> </w:t>
      </w:r>
      <w:r w:rsidR="009B6780">
        <w:rPr>
          <w:rFonts w:ascii="Times New Roman" w:hAnsi="Times New Roman" w:cs="Times New Roman"/>
        </w:rPr>
        <w:t>a screen ostensibly rotates through a box</w:t>
      </w:r>
      <w:r w:rsidR="00C65284">
        <w:rPr>
          <w:rFonts w:ascii="Times New Roman" w:hAnsi="Times New Roman" w:cs="Times New Roman"/>
        </w:rPr>
        <w:t xml:space="preserve"> </w:t>
      </w:r>
      <w:r w:rsidR="008B1779">
        <w:rPr>
          <w:rFonts w:ascii="Times New Roman" w:hAnsi="Times New Roman" w:cs="Times New Roman"/>
        </w:rPr>
        <w:t>(impossible event)</w:t>
      </w:r>
      <w:r w:rsidR="00C65284">
        <w:rPr>
          <w:rFonts w:ascii="Times New Roman" w:hAnsi="Times New Roman" w:cs="Times New Roman"/>
        </w:rPr>
        <w:t xml:space="preserve"> than when it </w:t>
      </w:r>
      <w:r w:rsidR="009B6780">
        <w:rPr>
          <w:rFonts w:ascii="Times New Roman" w:hAnsi="Times New Roman" w:cs="Times New Roman"/>
        </w:rPr>
        <w:t>stops rotating once it</w:t>
      </w:r>
      <w:r w:rsidR="00016768">
        <w:rPr>
          <w:rFonts w:ascii="Times New Roman" w:hAnsi="Times New Roman" w:cs="Times New Roman"/>
        </w:rPr>
        <w:t xml:space="preserve"> has</w:t>
      </w:r>
      <w:r w:rsidR="009B6780">
        <w:rPr>
          <w:rFonts w:ascii="Times New Roman" w:hAnsi="Times New Roman" w:cs="Times New Roman"/>
        </w:rPr>
        <w:t xml:space="preserve"> </w:t>
      </w:r>
      <w:r w:rsidR="009B6780">
        <w:rPr>
          <w:rFonts w:ascii="Times New Roman" w:hAnsi="Times New Roman" w:cs="Times New Roman"/>
        </w:rPr>
        <w:lastRenderedPageBreak/>
        <w:t>reached the box</w:t>
      </w:r>
      <w:r w:rsidR="00713513">
        <w:rPr>
          <w:rFonts w:ascii="Times New Roman" w:hAnsi="Times New Roman" w:cs="Times New Roman"/>
        </w:rPr>
        <w:t xml:space="preserve"> (</w:t>
      </w:r>
      <w:r w:rsidR="008B1779">
        <w:rPr>
          <w:rFonts w:ascii="Times New Roman" w:hAnsi="Times New Roman" w:cs="Times New Roman"/>
        </w:rPr>
        <w:t xml:space="preserve">possible event; </w:t>
      </w:r>
      <w:r w:rsidR="00713513">
        <w:rPr>
          <w:rFonts w:ascii="Times New Roman" w:hAnsi="Times New Roman" w:cs="Times New Roman"/>
        </w:rPr>
        <w:t>e.g.,</w:t>
      </w:r>
      <w:r w:rsidR="009313B8">
        <w:rPr>
          <w:rFonts w:ascii="Times New Roman" w:hAnsi="Times New Roman" w:cs="Times New Roman"/>
        </w:rPr>
        <w:t xml:space="preserve"> </w:t>
      </w:r>
      <w:r w:rsidR="00713513">
        <w:rPr>
          <w:rFonts w:ascii="Times New Roman" w:hAnsi="Times New Roman" w:cs="Times New Roman"/>
        </w:rPr>
        <w:t>Baillargeon et al., 1985; Baillargeon, 1987</w:t>
      </w:r>
      <w:r w:rsidR="00C65284">
        <w:rPr>
          <w:rFonts w:ascii="Times New Roman" w:hAnsi="Times New Roman" w:cs="Times New Roman"/>
        </w:rPr>
        <w:t>; for conceptually similar findings, see Baillargeon, 1986; Baillargeon &amp; DeVos, 1991</w:t>
      </w:r>
      <w:r w:rsidR="00713513">
        <w:rPr>
          <w:rFonts w:ascii="Times New Roman" w:hAnsi="Times New Roman" w:cs="Times New Roman"/>
        </w:rPr>
        <w:t>)</w:t>
      </w:r>
      <w:r w:rsidR="00DE2FF0">
        <w:rPr>
          <w:rFonts w:ascii="Times New Roman" w:hAnsi="Times New Roman" w:cs="Times New Roman"/>
        </w:rPr>
        <w:t xml:space="preserve">. </w:t>
      </w:r>
      <w:r w:rsidR="006E4FDA">
        <w:rPr>
          <w:rFonts w:ascii="Times New Roman" w:hAnsi="Times New Roman" w:cs="Times New Roman"/>
        </w:rPr>
        <w:t>Others, however, have</w:t>
      </w:r>
      <w:r w:rsidR="008B5C7C">
        <w:rPr>
          <w:rFonts w:ascii="Times New Roman" w:hAnsi="Times New Roman" w:cs="Times New Roman"/>
        </w:rPr>
        <w:t xml:space="preserve"> </w:t>
      </w:r>
      <w:r w:rsidR="0063270F">
        <w:rPr>
          <w:rFonts w:ascii="Times New Roman" w:hAnsi="Times New Roman" w:cs="Times New Roman"/>
        </w:rPr>
        <w:t>argued and showed</w:t>
      </w:r>
      <w:r w:rsidR="00F15087">
        <w:rPr>
          <w:rFonts w:ascii="Times New Roman" w:hAnsi="Times New Roman" w:cs="Times New Roman"/>
        </w:rPr>
        <w:t xml:space="preserve"> through </w:t>
      </w:r>
      <w:r w:rsidR="00AF3CD1">
        <w:rPr>
          <w:rFonts w:ascii="Times New Roman" w:hAnsi="Times New Roman" w:cs="Times New Roman"/>
        </w:rPr>
        <w:t xml:space="preserve">rigorous experimentation </w:t>
      </w:r>
      <w:r w:rsidR="0063270F">
        <w:rPr>
          <w:rFonts w:ascii="Times New Roman" w:hAnsi="Times New Roman" w:cs="Times New Roman"/>
        </w:rPr>
        <w:t>that infants</w:t>
      </w:r>
      <w:r w:rsidR="00AF3CD1">
        <w:rPr>
          <w:rFonts w:ascii="Times New Roman" w:hAnsi="Times New Roman" w:cs="Times New Roman"/>
        </w:rPr>
        <w:t>’ responses</w:t>
      </w:r>
      <w:r w:rsidR="008B5C7C">
        <w:rPr>
          <w:rFonts w:ascii="Times New Roman" w:hAnsi="Times New Roman" w:cs="Times New Roman"/>
        </w:rPr>
        <w:t xml:space="preserve"> to the two test events</w:t>
      </w:r>
      <w:r w:rsidR="00AF3CD1">
        <w:rPr>
          <w:rFonts w:ascii="Times New Roman" w:hAnsi="Times New Roman" w:cs="Times New Roman"/>
        </w:rPr>
        <w:t xml:space="preserve"> can be explained by well-documented familiarity and novelty preferences</w:t>
      </w:r>
      <w:r w:rsidR="006A6F1E">
        <w:rPr>
          <w:rFonts w:ascii="Times New Roman" w:hAnsi="Times New Roman" w:cs="Times New Roman"/>
        </w:rPr>
        <w:t xml:space="preserve"> (e.g.,</w:t>
      </w:r>
      <w:r w:rsidR="006E4FDA">
        <w:rPr>
          <w:rFonts w:ascii="Times New Roman" w:hAnsi="Times New Roman" w:cs="Times New Roman"/>
        </w:rPr>
        <w:t xml:space="preserve"> Bogartz et al., 2000;</w:t>
      </w:r>
      <w:r w:rsidR="006A6F1E">
        <w:rPr>
          <w:rFonts w:ascii="Times New Roman" w:hAnsi="Times New Roman" w:cs="Times New Roman"/>
        </w:rPr>
        <w:t xml:space="preserve"> Hunter &amp; Ames, 1988; Hunter et al., 198</w:t>
      </w:r>
      <w:r w:rsidR="00032A25">
        <w:rPr>
          <w:rFonts w:ascii="Times New Roman" w:hAnsi="Times New Roman" w:cs="Times New Roman"/>
        </w:rPr>
        <w:t>3</w:t>
      </w:r>
      <w:r w:rsidR="006A6F1E">
        <w:rPr>
          <w:rFonts w:ascii="Times New Roman" w:hAnsi="Times New Roman" w:cs="Times New Roman"/>
        </w:rPr>
        <w:t>)</w:t>
      </w:r>
      <w:r w:rsidR="00AF3CD1">
        <w:rPr>
          <w:rFonts w:ascii="Times New Roman" w:hAnsi="Times New Roman" w:cs="Times New Roman"/>
        </w:rPr>
        <w:t xml:space="preserve">. </w:t>
      </w:r>
      <w:r w:rsidR="0085367D">
        <w:rPr>
          <w:rFonts w:ascii="Times New Roman" w:hAnsi="Times New Roman" w:cs="Times New Roman"/>
        </w:rPr>
        <w:t xml:space="preserve">For example, </w:t>
      </w:r>
      <w:r w:rsidR="00A86B1C">
        <w:rPr>
          <w:rFonts w:ascii="Times New Roman" w:hAnsi="Times New Roman" w:cs="Times New Roman"/>
        </w:rPr>
        <w:t>infants who were not given</w:t>
      </w:r>
      <w:r w:rsidR="002911E8">
        <w:rPr>
          <w:rFonts w:ascii="Times New Roman" w:hAnsi="Times New Roman" w:cs="Times New Roman"/>
        </w:rPr>
        <w:t xml:space="preserve"> enough time to</w:t>
      </w:r>
      <w:r w:rsidR="008B1779">
        <w:rPr>
          <w:rFonts w:ascii="Times New Roman" w:hAnsi="Times New Roman" w:cs="Times New Roman"/>
        </w:rPr>
        <w:t xml:space="preserve"> process </w:t>
      </w:r>
      <w:r w:rsidR="00FF041C">
        <w:rPr>
          <w:rFonts w:ascii="Times New Roman" w:hAnsi="Times New Roman" w:cs="Times New Roman"/>
        </w:rPr>
        <w:t>a familiarization event in which the screen rotates 180° in the absence of a box</w:t>
      </w:r>
      <w:r w:rsidR="0085367D">
        <w:rPr>
          <w:rFonts w:ascii="Times New Roman" w:hAnsi="Times New Roman" w:cs="Times New Roman"/>
        </w:rPr>
        <w:t xml:space="preserve"> </w:t>
      </w:r>
      <w:r w:rsidR="002911E8">
        <w:rPr>
          <w:rFonts w:ascii="Times New Roman" w:hAnsi="Times New Roman" w:cs="Times New Roman"/>
        </w:rPr>
        <w:t>looked</w:t>
      </w:r>
      <w:r w:rsidR="0085367D">
        <w:rPr>
          <w:rFonts w:ascii="Times New Roman" w:hAnsi="Times New Roman" w:cs="Times New Roman"/>
        </w:rPr>
        <w:t xml:space="preserve"> longer at the perceptually more familiar but physically impossible </w:t>
      </w:r>
      <w:r w:rsidR="008B1779">
        <w:rPr>
          <w:rFonts w:ascii="Times New Roman" w:hAnsi="Times New Roman" w:cs="Times New Roman"/>
        </w:rPr>
        <w:t xml:space="preserve">test </w:t>
      </w:r>
      <w:r w:rsidR="0085367D">
        <w:rPr>
          <w:rFonts w:ascii="Times New Roman" w:hAnsi="Times New Roman" w:cs="Times New Roman"/>
        </w:rPr>
        <w:t xml:space="preserve">event than at the perceptually more novel but physically possible event. </w:t>
      </w:r>
      <w:r w:rsidR="00A86B1C">
        <w:rPr>
          <w:rFonts w:ascii="Times New Roman" w:hAnsi="Times New Roman" w:cs="Times New Roman"/>
        </w:rPr>
        <w:t>In contrast, infants who were given</w:t>
      </w:r>
      <w:r w:rsidR="002911E8">
        <w:rPr>
          <w:rFonts w:ascii="Times New Roman" w:hAnsi="Times New Roman" w:cs="Times New Roman"/>
        </w:rPr>
        <w:t xml:space="preserve"> sufficient </w:t>
      </w:r>
      <w:r w:rsidR="00A86B1C">
        <w:rPr>
          <w:rFonts w:ascii="Times New Roman" w:hAnsi="Times New Roman" w:cs="Times New Roman"/>
        </w:rPr>
        <w:t>time to process the familiarization sequence showed</w:t>
      </w:r>
      <w:r w:rsidR="002911E8">
        <w:rPr>
          <w:rFonts w:ascii="Times New Roman" w:hAnsi="Times New Roman" w:cs="Times New Roman"/>
        </w:rPr>
        <w:t xml:space="preserve"> increased looking to the perceptually novel test event</w:t>
      </w:r>
      <w:r w:rsidR="00D72664">
        <w:rPr>
          <w:rFonts w:ascii="Times New Roman" w:hAnsi="Times New Roman" w:cs="Times New Roman"/>
        </w:rPr>
        <w:t xml:space="preserve">. </w:t>
      </w:r>
    </w:p>
    <w:p w14:paraId="17399478" w14:textId="4D25334A" w:rsidR="0015363E" w:rsidRDefault="00E45C60"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As mentioned at the outset of this section, lean accounts differ in their specifics but </w:t>
      </w:r>
      <w:r w:rsidR="00A113DB">
        <w:rPr>
          <w:rFonts w:ascii="Times New Roman" w:hAnsi="Times New Roman" w:cs="Times New Roman"/>
        </w:rPr>
        <w:t xml:space="preserve">share </w:t>
      </w:r>
      <w:r w:rsidR="00C566C7">
        <w:rPr>
          <w:rFonts w:ascii="Times New Roman" w:hAnsi="Times New Roman" w:cs="Times New Roman"/>
        </w:rPr>
        <w:t xml:space="preserve">one </w:t>
      </w:r>
      <w:r w:rsidR="004B631E">
        <w:rPr>
          <w:rFonts w:ascii="Times New Roman" w:hAnsi="Times New Roman" w:cs="Times New Roman"/>
        </w:rPr>
        <w:t>core</w:t>
      </w:r>
      <w:r w:rsidR="00A113DB">
        <w:rPr>
          <w:rFonts w:ascii="Times New Roman" w:hAnsi="Times New Roman" w:cs="Times New Roman"/>
        </w:rPr>
        <w:t xml:space="preserve"> commitment</w:t>
      </w:r>
      <w:r w:rsidR="004B631E">
        <w:rPr>
          <w:rFonts w:ascii="Times New Roman" w:hAnsi="Times New Roman" w:cs="Times New Roman"/>
        </w:rPr>
        <w:t>:</w:t>
      </w:r>
      <w:r w:rsidR="00A113DB">
        <w:rPr>
          <w:rFonts w:ascii="Times New Roman" w:hAnsi="Times New Roman" w:cs="Times New Roman"/>
        </w:rPr>
        <w:t xml:space="preserve"> </w:t>
      </w:r>
      <w:r w:rsidR="0093541E">
        <w:rPr>
          <w:rFonts w:ascii="Times New Roman" w:hAnsi="Times New Roman" w:cs="Times New Roman"/>
        </w:rPr>
        <w:t xml:space="preserve">conceptually rich knowledge and theory-like inferences </w:t>
      </w:r>
      <w:r w:rsidR="00C566C7">
        <w:rPr>
          <w:rFonts w:ascii="Times New Roman" w:hAnsi="Times New Roman" w:cs="Times New Roman"/>
        </w:rPr>
        <w:t>that are subserved by</w:t>
      </w:r>
      <w:r w:rsidR="0093541E">
        <w:rPr>
          <w:rFonts w:ascii="Times New Roman" w:hAnsi="Times New Roman" w:cs="Times New Roman"/>
        </w:rPr>
        <w:t xml:space="preserve"> domain-specific mechanisms are </w:t>
      </w:r>
      <w:r w:rsidR="004B631E">
        <w:rPr>
          <w:rFonts w:ascii="Times New Roman" w:hAnsi="Times New Roman" w:cs="Times New Roman"/>
        </w:rPr>
        <w:t>not necessary</w:t>
      </w:r>
      <w:r w:rsidR="0093541E">
        <w:rPr>
          <w:rFonts w:ascii="Times New Roman" w:hAnsi="Times New Roman" w:cs="Times New Roman"/>
        </w:rPr>
        <w:t xml:space="preserve"> to explain</w:t>
      </w:r>
      <w:r w:rsidR="005A7C4E">
        <w:rPr>
          <w:rFonts w:ascii="Times New Roman" w:hAnsi="Times New Roman" w:cs="Times New Roman"/>
        </w:rPr>
        <w:t xml:space="preserve"> infants’ looking behaviors in VoE studies. Instead, these accounts </w:t>
      </w:r>
      <w:r w:rsidR="005853DF">
        <w:rPr>
          <w:rFonts w:ascii="Times New Roman" w:hAnsi="Times New Roman" w:cs="Times New Roman"/>
        </w:rPr>
        <w:t xml:space="preserve">maintain </w:t>
      </w:r>
      <w:r w:rsidR="00237147">
        <w:rPr>
          <w:rFonts w:ascii="Times New Roman" w:hAnsi="Times New Roman" w:cs="Times New Roman"/>
        </w:rPr>
        <w:t>that</w:t>
      </w:r>
      <w:r w:rsidR="00215900">
        <w:rPr>
          <w:rFonts w:ascii="Times New Roman" w:hAnsi="Times New Roman" w:cs="Times New Roman"/>
        </w:rPr>
        <w:t xml:space="preserve"> such behaviors</w:t>
      </w:r>
      <w:r w:rsidR="00237147">
        <w:rPr>
          <w:rFonts w:ascii="Times New Roman" w:hAnsi="Times New Roman" w:cs="Times New Roman"/>
        </w:rPr>
        <w:t xml:space="preserve"> </w:t>
      </w:r>
      <w:r w:rsidR="004B631E">
        <w:rPr>
          <w:rFonts w:ascii="Times New Roman" w:hAnsi="Times New Roman" w:cs="Times New Roman"/>
        </w:rPr>
        <w:t xml:space="preserve">may reflect factors such </w:t>
      </w:r>
      <w:r w:rsidR="00215900">
        <w:rPr>
          <w:rFonts w:ascii="Times New Roman" w:hAnsi="Times New Roman" w:cs="Times New Roman"/>
        </w:rPr>
        <w:t xml:space="preserve">as how strongly a stimulus was </w:t>
      </w:r>
      <w:r w:rsidR="00C566C7">
        <w:rPr>
          <w:rFonts w:ascii="Times New Roman" w:hAnsi="Times New Roman" w:cs="Times New Roman"/>
        </w:rPr>
        <w:t xml:space="preserve">encoded, </w:t>
      </w:r>
      <w:r w:rsidR="00215900">
        <w:rPr>
          <w:rFonts w:ascii="Times New Roman" w:hAnsi="Times New Roman" w:cs="Times New Roman"/>
        </w:rPr>
        <w:t>whether that stimulus is familiar o</w:t>
      </w:r>
      <w:r w:rsidR="002F6238">
        <w:rPr>
          <w:rFonts w:ascii="Times New Roman" w:hAnsi="Times New Roman" w:cs="Times New Roman"/>
        </w:rPr>
        <w:t>r</w:t>
      </w:r>
      <w:r w:rsidR="00215900">
        <w:rPr>
          <w:rFonts w:ascii="Times New Roman" w:hAnsi="Times New Roman" w:cs="Times New Roman"/>
        </w:rPr>
        <w:t xml:space="preserve"> novel after being encoded</w:t>
      </w:r>
      <w:r w:rsidR="00B53B3F">
        <w:rPr>
          <w:rFonts w:ascii="Times New Roman" w:hAnsi="Times New Roman" w:cs="Times New Roman"/>
        </w:rPr>
        <w:t xml:space="preserve">, and </w:t>
      </w:r>
      <w:r w:rsidR="00215900">
        <w:rPr>
          <w:rFonts w:ascii="Times New Roman" w:hAnsi="Times New Roman" w:cs="Times New Roman"/>
        </w:rPr>
        <w:t>the operation of</w:t>
      </w:r>
      <w:r w:rsidR="004B631E">
        <w:rPr>
          <w:rFonts w:ascii="Times New Roman" w:hAnsi="Times New Roman" w:cs="Times New Roman"/>
        </w:rPr>
        <w:t xml:space="preserve"> </w:t>
      </w:r>
      <w:r w:rsidR="005A7C4E">
        <w:rPr>
          <w:rFonts w:ascii="Times New Roman" w:hAnsi="Times New Roman" w:cs="Times New Roman"/>
        </w:rPr>
        <w:t>domain-general learning mechanisms</w:t>
      </w:r>
      <w:r w:rsidR="00AA239A">
        <w:rPr>
          <w:rFonts w:ascii="Times New Roman" w:hAnsi="Times New Roman" w:cs="Times New Roman"/>
        </w:rPr>
        <w:t xml:space="preserve"> </w:t>
      </w:r>
      <w:r w:rsidR="0059594F">
        <w:rPr>
          <w:rFonts w:ascii="Times New Roman" w:hAnsi="Times New Roman" w:cs="Times New Roman"/>
        </w:rPr>
        <w:t>that process and operate over</w:t>
      </w:r>
      <w:r w:rsidR="00977120">
        <w:rPr>
          <w:rFonts w:ascii="Times New Roman" w:hAnsi="Times New Roman" w:cs="Times New Roman"/>
        </w:rPr>
        <w:t xml:space="preserve"> the</w:t>
      </w:r>
      <w:r w:rsidR="0059594F">
        <w:rPr>
          <w:rFonts w:ascii="Times New Roman" w:hAnsi="Times New Roman" w:cs="Times New Roman"/>
        </w:rPr>
        <w:t xml:space="preserve"> low</w:t>
      </w:r>
      <w:r w:rsidR="00B164E9">
        <w:rPr>
          <w:rFonts w:ascii="Times New Roman" w:hAnsi="Times New Roman" w:cs="Times New Roman"/>
        </w:rPr>
        <w:t>-level,</w:t>
      </w:r>
      <w:r w:rsidR="0059594F">
        <w:rPr>
          <w:rFonts w:ascii="Times New Roman" w:hAnsi="Times New Roman" w:cs="Times New Roman"/>
        </w:rPr>
        <w:t xml:space="preserve"> </w:t>
      </w:r>
      <w:r w:rsidR="006C3DF4">
        <w:rPr>
          <w:rFonts w:ascii="Times New Roman" w:hAnsi="Times New Roman" w:cs="Times New Roman"/>
        </w:rPr>
        <w:t>perceptually grounded</w:t>
      </w:r>
      <w:r w:rsidR="0059594F">
        <w:rPr>
          <w:rFonts w:ascii="Times New Roman" w:hAnsi="Times New Roman" w:cs="Times New Roman"/>
        </w:rPr>
        <w:t>, and</w:t>
      </w:r>
      <w:r w:rsidR="00B164E9">
        <w:rPr>
          <w:rFonts w:ascii="Times New Roman" w:hAnsi="Times New Roman" w:cs="Times New Roman"/>
        </w:rPr>
        <w:t xml:space="preserve"> </w:t>
      </w:r>
      <w:r w:rsidR="007525AB">
        <w:rPr>
          <w:rFonts w:ascii="Times New Roman" w:hAnsi="Times New Roman" w:cs="Times New Roman"/>
        </w:rPr>
        <w:t>conceptually neutral</w:t>
      </w:r>
      <w:r w:rsidR="00B164E9">
        <w:rPr>
          <w:rFonts w:ascii="Times New Roman" w:hAnsi="Times New Roman" w:cs="Times New Roman"/>
        </w:rPr>
        <w:t xml:space="preserve"> features</w:t>
      </w:r>
      <w:r w:rsidR="00977120">
        <w:rPr>
          <w:rFonts w:ascii="Times New Roman" w:hAnsi="Times New Roman" w:cs="Times New Roman"/>
        </w:rPr>
        <w:t xml:space="preserve"> of visual scenes</w:t>
      </w:r>
      <w:r w:rsidR="00B164E9">
        <w:rPr>
          <w:rFonts w:ascii="Times New Roman" w:hAnsi="Times New Roman" w:cs="Times New Roman"/>
        </w:rPr>
        <w:t>.</w:t>
      </w:r>
      <w:r w:rsidR="00575943">
        <w:rPr>
          <w:rFonts w:ascii="Times New Roman" w:hAnsi="Times New Roman" w:cs="Times New Roman"/>
        </w:rPr>
        <w:t xml:space="preserve">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0C9C1A36" w:rsidR="001A2641" w:rsidRPr="00445430" w:rsidRDefault="00B12893" w:rsidP="001A2641">
      <w:pPr>
        <w:spacing w:line="480" w:lineRule="auto"/>
        <w:contextualSpacing/>
        <w:rPr>
          <w:rFonts w:ascii="Times New Roman" w:hAnsi="Times New Roman" w:cs="Times New Roman"/>
          <w:b/>
          <w:bCs/>
        </w:rPr>
      </w:pPr>
      <w:r>
        <w:rPr>
          <w:rFonts w:ascii="Times New Roman" w:hAnsi="Times New Roman" w:cs="Times New Roman"/>
          <w:b/>
          <w:bCs/>
        </w:rPr>
        <w:t xml:space="preserve">A </w:t>
      </w:r>
      <w:r w:rsidRPr="009A2E64">
        <w:rPr>
          <w:rFonts w:ascii="Times New Roman" w:hAnsi="Times New Roman" w:cs="Times New Roman"/>
          <w:b/>
          <w:bCs/>
        </w:rPr>
        <w:t xml:space="preserve">new </w:t>
      </w:r>
      <w:r>
        <w:rPr>
          <w:rFonts w:ascii="Times New Roman" w:hAnsi="Times New Roman" w:cs="Times New Roman"/>
          <w:b/>
          <w:bCs/>
        </w:rPr>
        <w:t xml:space="preserve">lean account </w:t>
      </w:r>
      <w:r w:rsidR="00E34656">
        <w:rPr>
          <w:rFonts w:ascii="Times New Roman" w:hAnsi="Times New Roman" w:cs="Times New Roman"/>
          <w:b/>
          <w:bCs/>
        </w:rPr>
        <w:t>that can explain</w:t>
      </w:r>
      <w:r w:rsidRPr="00B12893">
        <w:rPr>
          <w:rFonts w:ascii="Times New Roman" w:hAnsi="Times New Roman" w:cs="Times New Roman"/>
          <w:b/>
          <w:bCs/>
        </w:rPr>
        <w:t xml:space="preserve"> infants’ looking </w:t>
      </w:r>
      <w:r>
        <w:rPr>
          <w:rFonts w:ascii="Times New Roman" w:hAnsi="Times New Roman" w:cs="Times New Roman"/>
          <w:b/>
          <w:bCs/>
        </w:rPr>
        <w:t>in action understanding studies</w:t>
      </w:r>
      <w:r w:rsidRPr="00B12893">
        <w:rPr>
          <w:rFonts w:ascii="Times New Roman" w:hAnsi="Times New Roman" w:cs="Times New Roman"/>
          <w:b/>
          <w:bCs/>
        </w:rPr>
        <w:t xml:space="preserve"> </w:t>
      </w:r>
    </w:p>
    <w:p w14:paraId="429FDEBE" w14:textId="1C05DFC9" w:rsidR="003B5A45" w:rsidRDefault="00DE18F0" w:rsidP="003B5A45">
      <w:pPr>
        <w:spacing w:line="480" w:lineRule="auto"/>
        <w:contextualSpacing/>
        <w:rPr>
          <w:rFonts w:ascii="Times New Roman" w:hAnsi="Times New Roman" w:cs="Times New Roman"/>
        </w:rPr>
      </w:pPr>
      <w:r>
        <w:rPr>
          <w:rFonts w:ascii="Times New Roman" w:hAnsi="Times New Roman" w:cs="Times New Roman"/>
        </w:rPr>
        <w:tab/>
        <w:t xml:space="preserve">As the discussion </w:t>
      </w:r>
      <w:r w:rsidR="00DF5335">
        <w:rPr>
          <w:rFonts w:ascii="Times New Roman" w:hAnsi="Times New Roman" w:cs="Times New Roman"/>
        </w:rPr>
        <w:t>so far</w:t>
      </w:r>
      <w:r>
        <w:rPr>
          <w:rFonts w:ascii="Times New Roman" w:hAnsi="Times New Roman" w:cs="Times New Roman"/>
        </w:rPr>
        <w:t xml:space="preserve"> has shown, there have been many attempts to explain infants’ looking behaviors in VoE studies from a lean perspective. However, efforts to explain </w:t>
      </w:r>
      <w:r w:rsidR="006A456E">
        <w:rPr>
          <w:rFonts w:ascii="Times New Roman" w:hAnsi="Times New Roman" w:cs="Times New Roman"/>
        </w:rPr>
        <w:t xml:space="preserve">infants’ looking behavior in studies that </w:t>
      </w:r>
      <w:r w:rsidR="00CE74CA">
        <w:rPr>
          <w:rFonts w:ascii="Times New Roman" w:hAnsi="Times New Roman" w:cs="Times New Roman"/>
        </w:rPr>
        <w:t xml:space="preserve">tap </w:t>
      </w:r>
      <w:r w:rsidR="00F55CCA">
        <w:rPr>
          <w:rFonts w:ascii="Times New Roman" w:hAnsi="Times New Roman" w:cs="Times New Roman"/>
        </w:rPr>
        <w:t xml:space="preserve">their </w:t>
      </w:r>
      <w:r w:rsidR="00CE74CA">
        <w:rPr>
          <w:rFonts w:ascii="Times New Roman" w:hAnsi="Times New Roman" w:cs="Times New Roman"/>
        </w:rPr>
        <w:t xml:space="preserve">so-called </w:t>
      </w:r>
      <w:r>
        <w:rPr>
          <w:rFonts w:ascii="Times New Roman" w:hAnsi="Times New Roman" w:cs="Times New Roman"/>
        </w:rPr>
        <w:t>action understanding</w:t>
      </w:r>
      <w:r w:rsidR="00482F22">
        <w:rPr>
          <w:rFonts w:ascii="Times New Roman" w:hAnsi="Times New Roman" w:cs="Times New Roman"/>
        </w:rPr>
        <w:t>—that is, the ability to discriminate efficient and inefficient actions—</w:t>
      </w:r>
      <w:r>
        <w:rPr>
          <w:rFonts w:ascii="Times New Roman" w:hAnsi="Times New Roman" w:cs="Times New Roman"/>
        </w:rPr>
        <w:t xml:space="preserve">from the same perspective remain relatively </w:t>
      </w:r>
      <w:r>
        <w:rPr>
          <w:rFonts w:ascii="Times New Roman" w:hAnsi="Times New Roman" w:cs="Times New Roman"/>
        </w:rPr>
        <w:lastRenderedPageBreak/>
        <w:t>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r w:rsidR="00A521F1">
        <w:rPr>
          <w:rFonts w:ascii="Times New Roman" w:hAnsi="Times New Roman" w:cs="Times New Roman"/>
        </w:rPr>
        <w:t xml:space="preserve">proposal put forward by </w:t>
      </w:r>
      <w:r w:rsidR="00EC7604">
        <w:rPr>
          <w:rFonts w:ascii="Times New Roman" w:hAnsi="Times New Roman" w:cs="Times New Roman"/>
        </w:rPr>
        <w:t>Overwalle (2010)</w:t>
      </w:r>
      <w:r w:rsidR="00B81767">
        <w:rPr>
          <w:rFonts w:ascii="Times New Roman" w:hAnsi="Times New Roman" w:cs="Times New Roman"/>
        </w:rPr>
        <w:t>.</w:t>
      </w:r>
      <w:r w:rsidR="00B12D4A">
        <w:rPr>
          <w:rFonts w:ascii="Times New Roman" w:hAnsi="Times New Roman" w:cs="Times New Roman"/>
        </w:rPr>
        <w:t xml:space="preserve"> In contrast to the teleological stance—</w:t>
      </w:r>
      <w:r w:rsidR="00764DEC">
        <w:rPr>
          <w:rFonts w:ascii="Times New Roman" w:hAnsi="Times New Roman" w:cs="Times New Roman"/>
        </w:rPr>
        <w:t>which</w:t>
      </w:r>
      <w:r w:rsidR="00B12D4A">
        <w:rPr>
          <w:rFonts w:ascii="Times New Roman" w:hAnsi="Times New Roman" w:cs="Times New Roman"/>
        </w:rPr>
        <w:t xml:space="preserve"> presupposes </w:t>
      </w:r>
      <w:r w:rsidR="00A9104D">
        <w:rPr>
          <w:rFonts w:ascii="Times New Roman" w:hAnsi="Times New Roman" w:cs="Times New Roman"/>
        </w:rPr>
        <w:t xml:space="preserve">that infants possess </w:t>
      </w:r>
      <w:r w:rsidR="00B12D4A">
        <w:rPr>
          <w:rFonts w:ascii="Times New Roman" w:hAnsi="Times New Roman" w:cs="Times New Roman"/>
        </w:rPr>
        <w:t>a priori notion</w:t>
      </w:r>
      <w:r w:rsidR="00A9104D">
        <w:rPr>
          <w:rFonts w:ascii="Times New Roman" w:hAnsi="Times New Roman" w:cs="Times New Roman"/>
        </w:rPr>
        <w:t>s</w:t>
      </w:r>
      <w:r w:rsidR="00B12D4A">
        <w:rPr>
          <w:rFonts w:ascii="Times New Roman" w:hAnsi="Times New Roman" w:cs="Times New Roman"/>
        </w:rPr>
        <w:t xml:space="preserve"> of efficiency—</w:t>
      </w:r>
      <w:r w:rsidR="0056623D">
        <w:rPr>
          <w:rFonts w:ascii="Times New Roman" w:hAnsi="Times New Roman" w:cs="Times New Roman"/>
        </w:rPr>
        <w:t>Overwalle’s (2010) position</w:t>
      </w:r>
      <w:r w:rsidR="00C96CA7">
        <w:rPr>
          <w:rFonts w:ascii="Times New Roman" w:hAnsi="Times New Roman" w:cs="Times New Roman"/>
        </w:rPr>
        <w:t xml:space="preserve"> is that</w:t>
      </w:r>
      <w:r w:rsidR="0056623D">
        <w:rPr>
          <w:rFonts w:ascii="Times New Roman" w:hAnsi="Times New Roman" w:cs="Times New Roman"/>
        </w:rPr>
        <w:t xml:space="preserve"> </w:t>
      </w:r>
      <w:r w:rsidR="009934C6">
        <w:rPr>
          <w:rFonts w:ascii="Times New Roman" w:hAnsi="Times New Roman" w:cs="Times New Roman"/>
        </w:rPr>
        <w:t>infants learn through experience that</w:t>
      </w:r>
      <w:r w:rsidR="00A9104D">
        <w:rPr>
          <w:rFonts w:ascii="Times New Roman" w:hAnsi="Times New Roman" w:cs="Times New Roman"/>
        </w:rPr>
        <w:t xml:space="preserve"> agents</w:t>
      </w:r>
      <w:r w:rsidR="00B12D4A">
        <w:rPr>
          <w:rFonts w:ascii="Times New Roman" w:hAnsi="Times New Roman" w:cs="Times New Roman"/>
        </w:rPr>
        <w:t xml:space="preserve"> follow some but not other trajectories to reach </w:t>
      </w:r>
      <w:r w:rsidR="00A119B5">
        <w:rPr>
          <w:rFonts w:ascii="Times New Roman" w:hAnsi="Times New Roman" w:cs="Times New Roman"/>
        </w:rPr>
        <w:t>a goal</w:t>
      </w:r>
      <w:r w:rsidR="00B12D4A">
        <w:rPr>
          <w:rFonts w:ascii="Times New Roman" w:hAnsi="Times New Roman" w:cs="Times New Roman"/>
        </w:rPr>
        <w:t>.</w:t>
      </w:r>
      <w:r w:rsidR="00C96CA7">
        <w:rPr>
          <w:rFonts w:ascii="Times New Roman" w:hAnsi="Times New Roman" w:cs="Times New Roman"/>
        </w:rPr>
        <w:t xml:space="preserve"> An action is thus seen as efficient if aligns with the typical trajectory that an agent takes to obtain a goal; </w:t>
      </w:r>
      <w:r w:rsidR="00932664">
        <w:rPr>
          <w:rFonts w:ascii="Times New Roman" w:hAnsi="Times New Roman" w:cs="Times New Roman"/>
        </w:rPr>
        <w:t xml:space="preserve">an </w:t>
      </w:r>
      <w:r w:rsidR="00BA00C2">
        <w:rPr>
          <w:rFonts w:ascii="Times New Roman" w:hAnsi="Times New Roman" w:cs="Times New Roman"/>
        </w:rPr>
        <w:t>action that deviate</w:t>
      </w:r>
      <w:r w:rsidR="00932664">
        <w:rPr>
          <w:rFonts w:ascii="Times New Roman" w:hAnsi="Times New Roman" w:cs="Times New Roman"/>
        </w:rPr>
        <w:t>s</w:t>
      </w:r>
      <w:r w:rsidR="00BA00C2">
        <w:rPr>
          <w:rFonts w:ascii="Times New Roman" w:hAnsi="Times New Roman" w:cs="Times New Roman"/>
        </w:rPr>
        <w:t xml:space="preserve"> from </w:t>
      </w:r>
      <w:r w:rsidR="00932664">
        <w:rPr>
          <w:rFonts w:ascii="Times New Roman" w:hAnsi="Times New Roman" w:cs="Times New Roman"/>
        </w:rPr>
        <w:t xml:space="preserve">this trajectory is </w:t>
      </w:r>
      <w:r w:rsidR="00BA00C2">
        <w:rPr>
          <w:rFonts w:ascii="Times New Roman" w:hAnsi="Times New Roman" w:cs="Times New Roman"/>
        </w:rPr>
        <w:t>seen as inefficient</w:t>
      </w:r>
      <w:r w:rsidR="00C96CA7">
        <w:rPr>
          <w:rFonts w:ascii="Times New Roman" w:hAnsi="Times New Roman" w:cs="Times New Roman"/>
        </w:rPr>
        <w:t xml:space="preserve">. Overwalle (2010) argued that </w:t>
      </w:r>
      <w:r w:rsidR="00BA00C2">
        <w:rPr>
          <w:rFonts w:ascii="Times New Roman" w:hAnsi="Times New Roman" w:cs="Times New Roman"/>
        </w:rPr>
        <w:t>such learning is achieved</w:t>
      </w:r>
      <w:r w:rsidR="00C96CA7">
        <w:rPr>
          <w:rFonts w:ascii="Times New Roman" w:hAnsi="Times New Roman" w:cs="Times New Roman"/>
        </w:rPr>
        <w:t xml:space="preserve"> mechanistically via a forward model. </w:t>
      </w:r>
      <w:r w:rsidR="0056623D">
        <w:rPr>
          <w:rFonts w:ascii="Times New Roman" w:hAnsi="Times New Roman" w:cs="Times New Roman"/>
        </w:rPr>
        <w:t xml:space="preserve">The idea </w:t>
      </w:r>
      <w:r w:rsidR="00964B4C">
        <w:rPr>
          <w:rFonts w:ascii="Times New Roman" w:hAnsi="Times New Roman" w:cs="Times New Roman"/>
        </w:rPr>
        <w:t>is</w:t>
      </w:r>
      <w:r w:rsidR="0056623D">
        <w:rPr>
          <w:rFonts w:ascii="Times New Roman" w:hAnsi="Times New Roman" w:cs="Times New Roman"/>
        </w:rPr>
        <w:t xml:space="preserve"> that</w:t>
      </w:r>
      <w:r w:rsidR="00BA00C2">
        <w:rPr>
          <w:rFonts w:ascii="Times New Roman" w:hAnsi="Times New Roman" w:cs="Times New Roman"/>
        </w:rPr>
        <w:t xml:space="preserve"> </w:t>
      </w:r>
      <w:r w:rsidR="00186981">
        <w:rPr>
          <w:rFonts w:ascii="Times New Roman" w:hAnsi="Times New Roman" w:cs="Times New Roman"/>
        </w:rPr>
        <w:t xml:space="preserve">as </w:t>
      </w:r>
      <w:r w:rsidR="00BA00C2">
        <w:rPr>
          <w:rFonts w:ascii="Times New Roman" w:hAnsi="Times New Roman" w:cs="Times New Roman"/>
        </w:rPr>
        <w:t>infants watch agents follow particular paths to obtain a goal</w:t>
      </w:r>
      <w:r w:rsidR="0056623D">
        <w:rPr>
          <w:rFonts w:ascii="Times New Roman" w:hAnsi="Times New Roman" w:cs="Times New Roman"/>
        </w:rPr>
        <w:t xml:space="preserve">, </w:t>
      </w:r>
      <w:r w:rsidR="003C6979">
        <w:rPr>
          <w:rFonts w:ascii="Times New Roman" w:hAnsi="Times New Roman" w:cs="Times New Roman"/>
        </w:rPr>
        <w:t xml:space="preserve">corresponding internal representations are established that will come to mirror in some meaningful way the visible state of the world at each point along each agent’s action trajectories. </w:t>
      </w:r>
      <w:r w:rsidR="002C4C55">
        <w:rPr>
          <w:rFonts w:ascii="Times New Roman" w:hAnsi="Times New Roman" w:cs="Times New Roman"/>
        </w:rPr>
        <w:t xml:space="preserve">On this view, then, </w:t>
      </w:r>
      <w:r w:rsidR="003C6979">
        <w:rPr>
          <w:rFonts w:ascii="Times New Roman" w:hAnsi="Times New Roman" w:cs="Times New Roman"/>
        </w:rPr>
        <w:t xml:space="preserve">infants </w:t>
      </w:r>
      <w:r w:rsidR="000A37B5">
        <w:rPr>
          <w:rFonts w:ascii="Times New Roman" w:hAnsi="Times New Roman" w:cs="Times New Roman"/>
        </w:rPr>
        <w:t>are not actually predicting the agent’s position on the trajectory at the next point in time given its current position in time; instead,</w:t>
      </w:r>
      <w:r w:rsidR="00D031BC">
        <w:rPr>
          <w:rFonts w:ascii="Times New Roman" w:hAnsi="Times New Roman" w:cs="Times New Roman"/>
        </w:rPr>
        <w:t xml:space="preserve"> </w:t>
      </w:r>
      <w:r w:rsidR="003C6979">
        <w:rPr>
          <w:rFonts w:ascii="Times New Roman" w:hAnsi="Times New Roman" w:cs="Times New Roman"/>
        </w:rPr>
        <w:t>infants are learning internal representations that faithfully capture the</w:t>
      </w:r>
      <w:r w:rsidR="002C4C55">
        <w:rPr>
          <w:rFonts w:ascii="Times New Roman" w:hAnsi="Times New Roman" w:cs="Times New Roman"/>
        </w:rPr>
        <w:t xml:space="preserve"> visible state of the</w:t>
      </w:r>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A potentially helpful way to capture </w:t>
      </w:r>
      <w:r w:rsidR="00CF1F7C">
        <w:rPr>
          <w:rFonts w:ascii="Times New Roman" w:hAnsi="Times New Roman" w:cs="Times New Roman"/>
        </w:rPr>
        <w:t xml:space="preserve">Overwalle’s perspective is to </w:t>
      </w:r>
      <w:r w:rsidR="00E67D87">
        <w:rPr>
          <w:rFonts w:ascii="Times New Roman" w:hAnsi="Times New Roman" w:cs="Times New Roman"/>
        </w:rPr>
        <w:t>draw an analogy</w:t>
      </w:r>
      <w:r w:rsidR="006B225F">
        <w:rPr>
          <w:rFonts w:ascii="Times New Roman" w:hAnsi="Times New Roman" w:cs="Times New Roman"/>
        </w:rPr>
        <w:t xml:space="preserve"> between </w:t>
      </w:r>
      <w:r w:rsidR="00CF1F7C">
        <w:rPr>
          <w:rFonts w:ascii="Times New Roman" w:hAnsi="Times New Roman" w:cs="Times New Roman"/>
        </w:rPr>
        <w:t>it</w:t>
      </w:r>
      <w:r w:rsidR="006B225F">
        <w:rPr>
          <w:rFonts w:ascii="Times New Roman" w:hAnsi="Times New Roman" w:cs="Times New Roman"/>
        </w:rPr>
        <w:t xml:space="preserve"> and</w:t>
      </w:r>
      <w:r w:rsidR="00E67D87">
        <w:rPr>
          <w:rFonts w:ascii="Times New Roman" w:hAnsi="Times New Roman" w:cs="Times New Roman"/>
        </w:rPr>
        <w:t xml:space="preserve"> </w:t>
      </w:r>
      <w:r w:rsidR="006B225F">
        <w:rPr>
          <w:rFonts w:ascii="Times New Roman" w:hAnsi="Times New Roman" w:cs="Times New Roman"/>
        </w:rPr>
        <w:t>a flipbook</w:t>
      </w:r>
      <w:r w:rsidR="00E67D87">
        <w:rPr>
          <w:rFonts w:ascii="Times New Roman" w:hAnsi="Times New Roman" w:cs="Times New Roman"/>
        </w:rPr>
        <w:t xml:space="preserve">. In the same way that each page of a flipbook represents an instantaneous snapshot of an unfolding scene, </w:t>
      </w:r>
      <w:r w:rsidR="007448A5" w:rsidRPr="007448A5">
        <w:rPr>
          <w:rFonts w:ascii="Times New Roman" w:hAnsi="Times New Roman" w:cs="Times New Roman"/>
        </w:rPr>
        <w:t>infants’ representations of action trajectories can be thought of as a sequence of internal snapshots that</w:t>
      </w:r>
      <w:r w:rsidR="000A3648">
        <w:rPr>
          <w:rFonts w:ascii="Times New Roman" w:hAnsi="Times New Roman" w:cs="Times New Roman"/>
        </w:rPr>
        <w:t>, together,</w:t>
      </w:r>
      <w:r w:rsidR="007448A5" w:rsidRPr="007448A5">
        <w:rPr>
          <w:rFonts w:ascii="Times New Roman" w:hAnsi="Times New Roman" w:cs="Times New Roman"/>
        </w:rPr>
        <w:t xml:space="preserve"> encode how </w:t>
      </w:r>
      <w:r w:rsidR="000A3648">
        <w:rPr>
          <w:rFonts w:ascii="Times New Roman" w:hAnsi="Times New Roman" w:cs="Times New Roman"/>
        </w:rPr>
        <w:t>an action unfolds.</w:t>
      </w:r>
    </w:p>
    <w:p w14:paraId="69D56AA6" w14:textId="64E4576E" w:rsidR="00EF4B25" w:rsidRDefault="00861E76" w:rsidP="00CF3B36">
      <w:pPr>
        <w:spacing w:line="480" w:lineRule="auto"/>
        <w:ind w:firstLine="720"/>
        <w:contextualSpacing/>
        <w:rPr>
          <w:rFonts w:ascii="Times New Roman" w:hAnsi="Times New Roman" w:cs="Times New Roman"/>
        </w:rPr>
      </w:pPr>
      <w:r>
        <w:rPr>
          <w:rFonts w:ascii="Times New Roman" w:hAnsi="Times New Roman" w:cs="Times New Roman"/>
        </w:rPr>
        <w:t xml:space="preserve"> Overwalle (2010)</w:t>
      </w:r>
      <w:r w:rsidR="009F1B36">
        <w:rPr>
          <w:rFonts w:ascii="Times New Roman" w:hAnsi="Times New Roman" w:cs="Times New Roman"/>
        </w:rPr>
        <w:t xml:space="preserve"> showed that a computational instantiation of this account </w:t>
      </w:r>
      <w:r w:rsidR="00D027B5">
        <w:rPr>
          <w:rFonts w:ascii="Times New Roman" w:hAnsi="Times New Roman" w:cs="Times New Roman"/>
        </w:rPr>
        <w:t>could explain</w:t>
      </w:r>
      <w:r w:rsidR="00811804">
        <w:rPr>
          <w:rFonts w:ascii="Times New Roman" w:hAnsi="Times New Roman" w:cs="Times New Roman"/>
        </w:rPr>
        <w:t xml:space="preserve"> </w:t>
      </w:r>
      <w:r>
        <w:rPr>
          <w:rFonts w:ascii="Times New Roman" w:hAnsi="Times New Roman" w:cs="Times New Roman"/>
        </w:rPr>
        <w:t>infants</w:t>
      </w:r>
      <w:r w:rsidR="009F1B36">
        <w:rPr>
          <w:rFonts w:ascii="Times New Roman" w:hAnsi="Times New Roman" w:cs="Times New Roman"/>
        </w:rPr>
        <w:t>’ looking behaviors in Gergely et al. (2010). The model itself—which was a</w:t>
      </w:r>
      <w:r w:rsidR="0099050D">
        <w:rPr>
          <w:rFonts w:ascii="Times New Roman" w:hAnsi="Times New Roman" w:cs="Times New Roman"/>
        </w:rPr>
        <w:t>n auto-associative connectionist network (McClelland &amp; Rumelhart, 1988)</w:t>
      </w:r>
      <w:r w:rsidR="009F1B36">
        <w:rPr>
          <w:rFonts w:ascii="Times New Roman" w:hAnsi="Times New Roman" w:cs="Times New Roman"/>
        </w:rPr>
        <w:t>—consisted of 27 units</w:t>
      </w:r>
      <w:r w:rsidR="003E47F5">
        <w:rPr>
          <w:rFonts w:ascii="Times New Roman" w:hAnsi="Times New Roman" w:cs="Times New Roman"/>
        </w:rPr>
        <w:t xml:space="preserve">, 25 of which were arranged in a 5 × 5 grid to implement the spatial layout of a scene and the remaining two of which </w:t>
      </w:r>
      <w:r w:rsidR="000A0BB0">
        <w:rPr>
          <w:rFonts w:ascii="Times New Roman" w:hAnsi="Times New Roman" w:cs="Times New Roman"/>
        </w:rPr>
        <w:t>corresponded to a</w:t>
      </w:r>
      <w:r w:rsidR="00767BD5">
        <w:rPr>
          <w:rFonts w:ascii="Times New Roman" w:hAnsi="Times New Roman" w:cs="Times New Roman"/>
        </w:rPr>
        <w:t xml:space="preserve"> moving</w:t>
      </w:r>
      <w:r w:rsidR="000A0BB0">
        <w:rPr>
          <w:rFonts w:ascii="Times New Roman" w:hAnsi="Times New Roman" w:cs="Times New Roman"/>
        </w:rPr>
        <w:t xml:space="preserve"> agent and goal.</w:t>
      </w:r>
      <w:r w:rsidR="00A921C7">
        <w:rPr>
          <w:rFonts w:ascii="Times New Roman" w:hAnsi="Times New Roman" w:cs="Times New Roman"/>
        </w:rPr>
        <w:t xml:space="preserve"> To model the study by Gergely et al. (1995), networks </w:t>
      </w:r>
      <w:r w:rsidR="00D51CDA">
        <w:rPr>
          <w:rFonts w:ascii="Times New Roman" w:hAnsi="Times New Roman" w:cs="Times New Roman"/>
        </w:rPr>
        <w:t xml:space="preserve">were </w:t>
      </w:r>
      <w:r w:rsidR="006F0EFB">
        <w:rPr>
          <w:rFonts w:ascii="Times New Roman" w:hAnsi="Times New Roman" w:cs="Times New Roman"/>
        </w:rPr>
        <w:t xml:space="preserve">“habituated” to </w:t>
      </w:r>
      <w:r w:rsidR="00D51CDA">
        <w:rPr>
          <w:rFonts w:ascii="Times New Roman" w:hAnsi="Times New Roman" w:cs="Times New Roman"/>
        </w:rPr>
        <w:t>an event in which an agent moved horizontally along an arced path to reach a goal</w:t>
      </w:r>
      <w:r w:rsidR="002630C8">
        <w:rPr>
          <w:rFonts w:ascii="Times New Roman" w:hAnsi="Times New Roman" w:cs="Times New Roman"/>
        </w:rPr>
        <w:t xml:space="preserve">. This event was implemented by turning on the agent unit (i.e., setting </w:t>
      </w:r>
      <w:r w:rsidR="002630C8">
        <w:rPr>
          <w:rFonts w:ascii="Times New Roman" w:hAnsi="Times New Roman" w:cs="Times New Roman"/>
        </w:rPr>
        <w:lastRenderedPageBreak/>
        <w:t>its activation to 1)</w:t>
      </w:r>
      <w:r w:rsidR="00251B62">
        <w:rPr>
          <w:rFonts w:ascii="Times New Roman" w:hAnsi="Times New Roman" w:cs="Times New Roman"/>
        </w:rPr>
        <w:t xml:space="preserve"> and </w:t>
      </w:r>
      <w:r w:rsidR="00985758">
        <w:rPr>
          <w:rFonts w:ascii="Times New Roman" w:hAnsi="Times New Roman" w:cs="Times New Roman"/>
        </w:rPr>
        <w:t>sequentially activating neighboring cells at each step along the arced trajectory. As</w:t>
      </w:r>
      <w:r w:rsidR="00C40504">
        <w:rPr>
          <w:rFonts w:ascii="Times New Roman" w:hAnsi="Times New Roman" w:cs="Times New Roman"/>
        </w:rPr>
        <w:t xml:space="preserve"> stipulated by Overwalle’s (2010) account</w:t>
      </w:r>
      <w:r w:rsidR="00985758">
        <w:rPr>
          <w:rFonts w:ascii="Times New Roman" w:hAnsi="Times New Roman" w:cs="Times New Roman"/>
        </w:rPr>
        <w:t xml:space="preserve">, the network’s task was </w:t>
      </w:r>
      <w:r w:rsidR="000D323A">
        <w:rPr>
          <w:rFonts w:ascii="Times New Roman" w:hAnsi="Times New Roman" w:cs="Times New Roman"/>
        </w:rPr>
        <w:t xml:space="preserve">faithfully </w:t>
      </w:r>
      <w:r w:rsidR="000D6C8E">
        <w:rPr>
          <w:rFonts w:ascii="Times New Roman" w:hAnsi="Times New Roman" w:cs="Times New Roman"/>
        </w:rPr>
        <w:t>to encode</w:t>
      </w:r>
      <w:r w:rsidR="00DA47D1">
        <w:rPr>
          <w:rFonts w:ascii="Times New Roman" w:hAnsi="Times New Roman" w:cs="Times New Roman"/>
        </w:rPr>
        <w:t xml:space="preserve"> and represent </w:t>
      </w:r>
      <w:r w:rsidR="000D6C8E">
        <w:rPr>
          <w:rFonts w:ascii="Times New Roman" w:hAnsi="Times New Roman" w:cs="Times New Roman"/>
        </w:rPr>
        <w:t>the state of the wor</w:t>
      </w:r>
      <w:r w:rsidR="000D323A">
        <w:rPr>
          <w:rFonts w:ascii="Times New Roman" w:hAnsi="Times New Roman" w:cs="Times New Roman"/>
        </w:rPr>
        <w:t>ld</w:t>
      </w:r>
      <w:r w:rsidR="000D6C8E">
        <w:rPr>
          <w:rFonts w:ascii="Times New Roman" w:hAnsi="Times New Roman" w:cs="Times New Roman"/>
        </w:rPr>
        <w:t xml:space="preserve"> at</w:t>
      </w:r>
      <w:r w:rsidR="008167CE">
        <w:rPr>
          <w:rFonts w:ascii="Times New Roman" w:hAnsi="Times New Roman" w:cs="Times New Roman"/>
        </w:rPr>
        <w:t xml:space="preserve"> </w:t>
      </w:r>
      <w:r w:rsidR="000D323A">
        <w:rPr>
          <w:rFonts w:ascii="Times New Roman" w:hAnsi="Times New Roman" w:cs="Times New Roman"/>
        </w:rPr>
        <w:t xml:space="preserve">each </w:t>
      </w:r>
      <w:r w:rsidR="00F43B2A">
        <w:rPr>
          <w:rFonts w:ascii="Times New Roman" w:hAnsi="Times New Roman" w:cs="Times New Roman"/>
        </w:rPr>
        <w:t>of these steps</w:t>
      </w:r>
      <w:r w:rsidR="000D6C8E">
        <w:rPr>
          <w:rFonts w:ascii="Times New Roman" w:hAnsi="Times New Roman" w:cs="Times New Roman"/>
        </w:rPr>
        <w:t>.</w:t>
      </w:r>
      <w:r w:rsidR="008167CE">
        <w:rPr>
          <w:rFonts w:ascii="Times New Roman" w:hAnsi="Times New Roman" w:cs="Times New Roman"/>
        </w:rPr>
        <w:t xml:space="preserve"> Crucially, arced movement</w:t>
      </w:r>
      <w:r w:rsidR="00C873C2">
        <w:rPr>
          <w:rFonts w:ascii="Times New Roman" w:hAnsi="Times New Roman" w:cs="Times New Roman"/>
        </w:rPr>
        <w:t xml:space="preserve"> occurred over an obstacle for networks in the Experimental condition</w:t>
      </w:r>
      <w:r w:rsidR="00F95D68">
        <w:rPr>
          <w:rFonts w:ascii="Times New Roman" w:hAnsi="Times New Roman" w:cs="Times New Roman"/>
        </w:rPr>
        <w:t>; this</w:t>
      </w:r>
      <w:r w:rsidR="00C873C2">
        <w:rPr>
          <w:rFonts w:ascii="Times New Roman" w:hAnsi="Times New Roman" w:cs="Times New Roman"/>
        </w:rPr>
        <w:t xml:space="preserve"> obstacle was absent </w:t>
      </w:r>
      <w:r w:rsidR="00F95D68">
        <w:rPr>
          <w:rFonts w:ascii="Times New Roman" w:hAnsi="Times New Roman" w:cs="Times New Roman"/>
        </w:rPr>
        <w:t>in</w:t>
      </w:r>
      <w:r w:rsidR="00C873C2">
        <w:rPr>
          <w:rFonts w:ascii="Times New Roman" w:hAnsi="Times New Roman" w:cs="Times New Roman"/>
        </w:rPr>
        <w:t xml:space="preserve"> the Control condition.</w:t>
      </w:r>
      <w:r w:rsidR="00D51CDA">
        <w:rPr>
          <w:rFonts w:ascii="Times New Roman" w:hAnsi="Times New Roman" w:cs="Times New Roman"/>
        </w:rPr>
        <w:t xml:space="preserve"> </w:t>
      </w:r>
      <w:r w:rsidR="002A0037">
        <w:rPr>
          <w:rFonts w:ascii="Times New Roman" w:hAnsi="Times New Roman" w:cs="Times New Roman"/>
        </w:rPr>
        <w:t>Networks were then shown two barrierless test events. In one test event,</w:t>
      </w:r>
      <w:r w:rsidR="00F43B2A">
        <w:rPr>
          <w:rFonts w:ascii="Times New Roman" w:hAnsi="Times New Roman" w:cs="Times New Roman"/>
        </w:rPr>
        <w:t xml:space="preserve"> </w:t>
      </w:r>
      <w:r w:rsidR="002A0037">
        <w:rPr>
          <w:rFonts w:ascii="Times New Roman" w:hAnsi="Times New Roman" w:cs="Times New Roman"/>
        </w:rPr>
        <w:t>the agent moved</w:t>
      </w:r>
      <w:r w:rsidR="00F43B2A">
        <w:rPr>
          <w:rFonts w:ascii="Times New Roman" w:hAnsi="Times New Roman" w:cs="Times New Roman"/>
        </w:rPr>
        <w:t xml:space="preserve"> horizontally along a straight path to reach the goal object</w:t>
      </w:r>
      <w:r w:rsidR="002A0037">
        <w:rPr>
          <w:rFonts w:ascii="Times New Roman" w:hAnsi="Times New Roman" w:cs="Times New Roman"/>
        </w:rPr>
        <w:t>. In the second test event,</w:t>
      </w:r>
      <w:r w:rsidR="00F43B2A">
        <w:rPr>
          <w:rFonts w:ascii="Times New Roman" w:hAnsi="Times New Roman" w:cs="Times New Roman"/>
        </w:rPr>
        <w:t xml:space="preserve"> </w:t>
      </w:r>
      <w:r w:rsidR="002A0037">
        <w:rPr>
          <w:rFonts w:ascii="Times New Roman" w:hAnsi="Times New Roman" w:cs="Times New Roman"/>
        </w:rPr>
        <w:t>the</w:t>
      </w:r>
      <w:r w:rsidR="00F43B2A">
        <w:rPr>
          <w:rFonts w:ascii="Times New Roman" w:hAnsi="Times New Roman" w:cs="Times New Roman"/>
        </w:rPr>
        <w:t xml:space="preserve"> agent moved horizontally along an arced path to reach the same goal. </w:t>
      </w:r>
      <w:r w:rsidR="00247D78">
        <w:rPr>
          <w:rFonts w:ascii="Times New Roman" w:hAnsi="Times New Roman" w:cs="Times New Roman"/>
        </w:rPr>
        <w:t>Network’s looking performance was measured by activating the agent and goal units and measuring the activation of a subset of units at critical places along the arced and straight paths</w:t>
      </w:r>
      <w:r w:rsidR="00334A80">
        <w:rPr>
          <w:rFonts w:ascii="Times New Roman" w:hAnsi="Times New Roman" w:cs="Times New Roman"/>
        </w:rPr>
        <w:t>. The critical units for the arced path were those comprising the apex of that path. In contrast, the critical units for the straight path were th</w:t>
      </w:r>
      <w:r w:rsidR="003833DC">
        <w:rPr>
          <w:rFonts w:ascii="Times New Roman" w:hAnsi="Times New Roman" w:cs="Times New Roman"/>
        </w:rPr>
        <w:t xml:space="preserve">ose comprising </w:t>
      </w:r>
      <w:r w:rsidR="00334A80">
        <w:rPr>
          <w:rFonts w:ascii="Times New Roman" w:hAnsi="Times New Roman" w:cs="Times New Roman"/>
        </w:rPr>
        <w:t xml:space="preserve">the midpoint of the straight path. </w:t>
      </w:r>
      <w:r w:rsidR="0017005B">
        <w:rPr>
          <w:rFonts w:ascii="Times New Roman" w:hAnsi="Times New Roman" w:cs="Times New Roman"/>
        </w:rPr>
        <w:t xml:space="preserve">Greater activation of these units was interpreted as lower looking times. Overwalle (2010) found that networks in the Experimental condition produced less activation (i.e., greater looking) to the </w:t>
      </w:r>
      <w:r w:rsidR="00495A8A">
        <w:rPr>
          <w:rFonts w:ascii="Times New Roman" w:hAnsi="Times New Roman" w:cs="Times New Roman"/>
        </w:rPr>
        <w:t>curved test</w:t>
      </w:r>
      <w:r w:rsidR="0017005B">
        <w:rPr>
          <w:rFonts w:ascii="Times New Roman" w:hAnsi="Times New Roman" w:cs="Times New Roman"/>
        </w:rPr>
        <w:t xml:space="preserve"> event than to the </w:t>
      </w:r>
      <w:r w:rsidR="00495A8A">
        <w:rPr>
          <w:rFonts w:ascii="Times New Roman" w:hAnsi="Times New Roman" w:cs="Times New Roman"/>
        </w:rPr>
        <w:t>straight</w:t>
      </w:r>
      <w:r w:rsidR="0017005B">
        <w:rPr>
          <w:rFonts w:ascii="Times New Roman" w:hAnsi="Times New Roman" w:cs="Times New Roman"/>
        </w:rPr>
        <w:t xml:space="preserve"> one</w:t>
      </w:r>
      <w:r w:rsidR="005416F9">
        <w:rPr>
          <w:rFonts w:ascii="Times New Roman" w:hAnsi="Times New Roman" w:cs="Times New Roman"/>
        </w:rPr>
        <w:t>. These results mirror infants’ looking performance in Gergely et al. (1995). The fact that the model’s performance mirrored infants’ suggests that Overwalle’s account is sufficient to explain how infants process efficient and inefficient actions</w:t>
      </w:r>
      <w:r w:rsidR="0017005B">
        <w:rPr>
          <w:rFonts w:ascii="Times New Roman" w:hAnsi="Times New Roman" w:cs="Times New Roman"/>
        </w:rPr>
        <w:t xml:space="preserve">. </w:t>
      </w:r>
    </w:p>
    <w:p w14:paraId="1C0B2AC2" w14:textId="2C5AF6A4" w:rsidR="004D54DA" w:rsidRDefault="00DA57F6" w:rsidP="0078089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Although </w:t>
      </w:r>
      <w:r w:rsidR="005416F9">
        <w:rPr>
          <w:rFonts w:ascii="Times New Roman" w:hAnsi="Times New Roman" w:cs="Times New Roman"/>
        </w:rPr>
        <w:t>these</w:t>
      </w:r>
      <w:r>
        <w:rPr>
          <w:rFonts w:ascii="Times New Roman" w:hAnsi="Times New Roman" w:cs="Times New Roman"/>
        </w:rPr>
        <w:t xml:space="preserve"> </w:t>
      </w:r>
      <w:r w:rsidR="000B60E2">
        <w:rPr>
          <w:rFonts w:ascii="Times New Roman" w:hAnsi="Times New Roman" w:cs="Times New Roman"/>
        </w:rPr>
        <w:t>results suggest</w:t>
      </w:r>
      <w:r w:rsidR="00CA7B39">
        <w:rPr>
          <w:rFonts w:ascii="Times New Roman" w:hAnsi="Times New Roman" w:cs="Times New Roman"/>
        </w:rPr>
        <w:t xml:space="preserve"> that</w:t>
      </w:r>
      <w:r w:rsidR="000B60E2">
        <w:rPr>
          <w:rFonts w:ascii="Times New Roman" w:hAnsi="Times New Roman" w:cs="Times New Roman"/>
        </w:rPr>
        <w:t xml:space="preserve"> </w:t>
      </w:r>
      <w:r w:rsidR="005416F9">
        <w:rPr>
          <w:rFonts w:ascii="Times New Roman" w:hAnsi="Times New Roman" w:cs="Times New Roman"/>
        </w:rPr>
        <w:t>Overwalle’s (2010) account is sufficient to explain how infants process efficient and inefficient actions</w:t>
      </w:r>
      <w:r w:rsidR="00BC285A">
        <w:rPr>
          <w:rFonts w:ascii="Times New Roman" w:hAnsi="Times New Roman" w:cs="Times New Roman"/>
        </w:rPr>
        <w:t xml:space="preserve"> in a study that assesses their action understanding</w:t>
      </w:r>
      <w:r w:rsidR="005416F9">
        <w:rPr>
          <w:rFonts w:ascii="Times New Roman" w:hAnsi="Times New Roman" w:cs="Times New Roman"/>
        </w:rPr>
        <w:t xml:space="preserve">, </w:t>
      </w:r>
      <w:r w:rsidR="008E542C">
        <w:rPr>
          <w:rFonts w:ascii="Times New Roman" w:hAnsi="Times New Roman" w:cs="Times New Roman"/>
        </w:rPr>
        <w:t>caution should be exercised before accepting</w:t>
      </w:r>
      <w:r w:rsidR="005F2CF5">
        <w:rPr>
          <w:rFonts w:ascii="Times New Roman" w:hAnsi="Times New Roman" w:cs="Times New Roman"/>
        </w:rPr>
        <w:t xml:space="preserve"> his proposal.</w:t>
      </w:r>
      <w:r w:rsidR="008E542C">
        <w:rPr>
          <w:rFonts w:ascii="Times New Roman" w:hAnsi="Times New Roman" w:cs="Times New Roman"/>
        </w:rPr>
        <w:t xml:space="preserve"> </w:t>
      </w:r>
      <w:r w:rsidR="005F2CF5">
        <w:rPr>
          <w:rFonts w:ascii="Times New Roman" w:hAnsi="Times New Roman" w:cs="Times New Roman"/>
        </w:rPr>
        <w:t>One reason is that Overwalle’s model</w:t>
      </w:r>
      <w:r w:rsidR="006D4C64">
        <w:rPr>
          <w:rFonts w:ascii="Times New Roman" w:hAnsi="Times New Roman" w:cs="Times New Roman"/>
        </w:rPr>
        <w:t xml:space="preserve"> </w:t>
      </w:r>
      <w:r w:rsidR="007A106B">
        <w:rPr>
          <w:rFonts w:ascii="Times New Roman" w:hAnsi="Times New Roman" w:cs="Times New Roman"/>
        </w:rPr>
        <w:t xml:space="preserve">neither possessed </w:t>
      </w:r>
      <w:r w:rsidR="008E170A">
        <w:rPr>
          <w:rFonts w:ascii="Times New Roman" w:hAnsi="Times New Roman" w:cs="Times New Roman"/>
        </w:rPr>
        <w:t>any hidden layers</w:t>
      </w:r>
      <w:r w:rsidR="007A106B">
        <w:rPr>
          <w:rFonts w:ascii="Times New Roman" w:hAnsi="Times New Roman" w:cs="Times New Roman"/>
        </w:rPr>
        <w:t xml:space="preserve"> nor </w:t>
      </w:r>
      <w:r w:rsidR="009202A3">
        <w:rPr>
          <w:rFonts w:ascii="Times New Roman" w:hAnsi="Times New Roman" w:cs="Times New Roman"/>
        </w:rPr>
        <w:t xml:space="preserve">had any action experience prior to its </w:t>
      </w:r>
      <w:r w:rsidR="005F2CF5">
        <w:rPr>
          <w:rFonts w:ascii="Times New Roman" w:hAnsi="Times New Roman" w:cs="Times New Roman"/>
        </w:rPr>
        <w:t>participation in a</w:t>
      </w:r>
      <w:r w:rsidR="009202A3">
        <w:rPr>
          <w:rFonts w:ascii="Times New Roman" w:hAnsi="Times New Roman" w:cs="Times New Roman"/>
        </w:rPr>
        <w:t xml:space="preserve"> simulation analogue of Gergely et al. (1995; </w:t>
      </w:r>
      <w:r w:rsidR="007A106B">
        <w:rPr>
          <w:rFonts w:ascii="Times New Roman" w:hAnsi="Times New Roman" w:cs="Times New Roman"/>
        </w:rPr>
        <w:t>see below)</w:t>
      </w:r>
      <w:r w:rsidR="005F2CF5">
        <w:rPr>
          <w:rFonts w:ascii="Times New Roman" w:hAnsi="Times New Roman" w:cs="Times New Roman"/>
        </w:rPr>
        <w:t xml:space="preserve">. </w:t>
      </w:r>
      <w:r w:rsidR="00DC44EA">
        <w:rPr>
          <w:rFonts w:ascii="Times New Roman" w:hAnsi="Times New Roman" w:cs="Times New Roman"/>
        </w:rPr>
        <w:t>These represent limitations because they meant that the model could not</w:t>
      </w:r>
      <w:r w:rsidR="006A3D7F">
        <w:rPr>
          <w:rFonts w:ascii="Times New Roman" w:hAnsi="Times New Roman" w:cs="Times New Roman"/>
        </w:rPr>
        <w:t xml:space="preserve"> bring to bear in its processing of the habituation and test events its prior </w:t>
      </w:r>
      <w:r w:rsidR="009202A3">
        <w:rPr>
          <w:rFonts w:ascii="Times New Roman" w:hAnsi="Times New Roman" w:cs="Times New Roman"/>
        </w:rPr>
        <w:t>action observation experience</w:t>
      </w:r>
      <w:r w:rsidR="00DC3C33">
        <w:rPr>
          <w:rFonts w:ascii="Times New Roman" w:hAnsi="Times New Roman" w:cs="Times New Roman"/>
        </w:rPr>
        <w:t xml:space="preserve">. </w:t>
      </w:r>
      <w:r w:rsidR="00CF3B36">
        <w:rPr>
          <w:rFonts w:ascii="Times New Roman" w:hAnsi="Times New Roman" w:cs="Times New Roman"/>
        </w:rPr>
        <w:t>Despite</w:t>
      </w:r>
      <w:r w:rsidR="00DC44EA">
        <w:rPr>
          <w:rFonts w:ascii="Times New Roman" w:hAnsi="Times New Roman" w:cs="Times New Roman"/>
        </w:rPr>
        <w:t xml:space="preserve"> </w:t>
      </w:r>
      <w:r w:rsidR="00CF3B36">
        <w:rPr>
          <w:rFonts w:ascii="Times New Roman" w:hAnsi="Times New Roman" w:cs="Times New Roman"/>
        </w:rPr>
        <w:t>demonstrating that</w:t>
      </w:r>
      <w:r w:rsidR="00DC44EA">
        <w:rPr>
          <w:rFonts w:ascii="Times New Roman" w:hAnsi="Times New Roman" w:cs="Times New Roman"/>
        </w:rPr>
        <w:t xml:space="preserve"> </w:t>
      </w:r>
      <w:r w:rsidR="00DC44EA">
        <w:rPr>
          <w:rFonts w:ascii="Times New Roman" w:eastAsia="Times New Roman" w:hAnsi="Times New Roman" w:cs="Times New Roman"/>
        </w:rPr>
        <w:t xml:space="preserve">a </w:t>
      </w:r>
      <w:r w:rsidR="00DC44EA">
        <w:rPr>
          <w:rFonts w:ascii="Times New Roman" w:eastAsia="Times New Roman" w:hAnsi="Times New Roman" w:cs="Times New Roman"/>
        </w:rPr>
        <w:lastRenderedPageBreak/>
        <w:t>model lacking</w:t>
      </w:r>
      <w:r w:rsidR="00DD3688">
        <w:rPr>
          <w:rFonts w:ascii="Times New Roman" w:eastAsia="Times New Roman" w:hAnsi="Times New Roman" w:cs="Times New Roman"/>
        </w:rPr>
        <w:t xml:space="preserve"> a hidden layer or prior </w:t>
      </w:r>
      <w:r w:rsidR="00DC44EA">
        <w:rPr>
          <w:rFonts w:ascii="Times New Roman" w:eastAsia="Times New Roman" w:hAnsi="Times New Roman" w:cs="Times New Roman"/>
        </w:rPr>
        <w:t>action experience</w:t>
      </w:r>
      <w:r w:rsidR="00DD3688">
        <w:rPr>
          <w:rFonts w:ascii="Times New Roman" w:eastAsia="Times New Roman" w:hAnsi="Times New Roman" w:cs="Times New Roman"/>
        </w:rPr>
        <w:t xml:space="preserve"> can reproduce infants’ looking behaviors in Gergely et al. (1995), one or both factors may be necessary</w:t>
      </w:r>
      <w:r w:rsidR="00CF3B36">
        <w:rPr>
          <w:rFonts w:ascii="Times New Roman" w:eastAsia="Times New Roman" w:hAnsi="Times New Roman" w:cs="Times New Roman"/>
        </w:rPr>
        <w:t xml:space="preserve"> for a model like that by Overwalle (2010)</w:t>
      </w:r>
      <w:r w:rsidR="00DD3688">
        <w:rPr>
          <w:rFonts w:ascii="Times New Roman" w:eastAsia="Times New Roman" w:hAnsi="Times New Roman" w:cs="Times New Roman"/>
        </w:rPr>
        <w:t xml:space="preserve"> to capture </w:t>
      </w:r>
      <w:r w:rsidR="00B0365F">
        <w:rPr>
          <w:rFonts w:ascii="Times New Roman" w:eastAsia="Times New Roman" w:hAnsi="Times New Roman" w:cs="Times New Roman"/>
        </w:rPr>
        <w:t xml:space="preserve">other key findings </w:t>
      </w:r>
      <w:r w:rsidR="00D77000">
        <w:rPr>
          <w:rFonts w:ascii="Times New Roman" w:eastAsia="Times New Roman" w:hAnsi="Times New Roman" w:cs="Times New Roman"/>
        </w:rPr>
        <w:t>in this literature</w:t>
      </w:r>
      <w:r w:rsidR="00DD3688">
        <w:rPr>
          <w:rFonts w:ascii="Times New Roman" w:eastAsia="Times New Roman" w:hAnsi="Times New Roman" w:cs="Times New Roman"/>
        </w:rPr>
        <w:t>.</w:t>
      </w:r>
      <w:r w:rsidR="00B0365F">
        <w:rPr>
          <w:rFonts w:ascii="Times New Roman" w:eastAsia="Times New Roman" w:hAnsi="Times New Roman" w:cs="Times New Roman"/>
        </w:rPr>
        <w:t xml:space="preserve"> For example,</w:t>
      </w:r>
      <w:r w:rsidR="00DD3688">
        <w:rPr>
          <w:rFonts w:ascii="Times New Roman" w:eastAsia="Times New Roman" w:hAnsi="Times New Roman" w:cs="Times New Roman"/>
        </w:rPr>
        <w:t xml:space="preserve"> Overwalle</w:t>
      </w:r>
      <w:r w:rsidR="004B1270">
        <w:rPr>
          <w:rFonts w:ascii="Times New Roman" w:eastAsia="Times New Roman" w:hAnsi="Times New Roman" w:cs="Times New Roman"/>
        </w:rPr>
        <w:t>’s</w:t>
      </w:r>
      <w:r w:rsidR="00DD3688">
        <w:rPr>
          <w:rFonts w:ascii="Times New Roman" w:eastAsia="Times New Roman" w:hAnsi="Times New Roman" w:cs="Times New Roman"/>
        </w:rPr>
        <w:t xml:space="preserve"> (2010) </w:t>
      </w:r>
      <w:r w:rsidR="004B1270">
        <w:rPr>
          <w:rFonts w:ascii="Times New Roman" w:eastAsia="Times New Roman" w:hAnsi="Times New Roman" w:cs="Times New Roman"/>
        </w:rPr>
        <w:t xml:space="preserve">model </w:t>
      </w:r>
      <w:r w:rsidR="00DD3688">
        <w:rPr>
          <w:rFonts w:ascii="Times New Roman" w:eastAsia="Times New Roman" w:hAnsi="Times New Roman" w:cs="Times New Roman"/>
        </w:rPr>
        <w:t>may struggle to capture infants’ looking responses in a</w:t>
      </w:r>
      <w:r w:rsidR="00B0365F">
        <w:rPr>
          <w:rFonts w:ascii="Times New Roman" w:eastAsia="Times New Roman" w:hAnsi="Times New Roman" w:cs="Times New Roman"/>
        </w:rPr>
        <w:t xml:space="preserve"> now classic study</w:t>
      </w:r>
      <w:r w:rsidR="005541AB" w:rsidRPr="005541AB">
        <w:rPr>
          <w:rFonts w:ascii="Times New Roman" w:eastAsia="Times New Roman" w:hAnsi="Times New Roman" w:cs="Times New Roman"/>
        </w:rPr>
        <w:t xml:space="preserve"> by </w:t>
      </w:r>
      <w:r w:rsidR="005541AB">
        <w:rPr>
          <w:rFonts w:ascii="Times New Roman" w:hAnsi="Times New Roman" w:cs="Times New Roman"/>
        </w:rPr>
        <w:t xml:space="preserve">Csibra et al. (2003). </w:t>
      </w:r>
      <w:r w:rsidR="0095228B">
        <w:rPr>
          <w:rFonts w:ascii="Times New Roman" w:hAnsi="Times New Roman" w:cs="Times New Roman"/>
        </w:rPr>
        <w:t xml:space="preserve">In one of their experiments, </w:t>
      </w:r>
      <w:r w:rsidR="00DE5587">
        <w:rPr>
          <w:rFonts w:ascii="Times New Roman" w:hAnsi="Times New Roman" w:cs="Times New Roman"/>
        </w:rPr>
        <w:t>12-month-olds</w:t>
      </w:r>
      <w:r w:rsidR="0095228B">
        <w:rPr>
          <w:rFonts w:ascii="Times New Roman" w:hAnsi="Times New Roman" w:cs="Times New Roman"/>
        </w:rPr>
        <w:t xml:space="preserve"> were habituated to an event like that shown in the Experimental condition in Gergely et al. (1995) except that the barrier was hidden behind an opaque screen. However, infants could still see the second object and </w:t>
      </w:r>
      <w:r w:rsidR="009F17EA">
        <w:rPr>
          <w:rFonts w:ascii="Times New Roman" w:hAnsi="Times New Roman" w:cs="Times New Roman"/>
        </w:rPr>
        <w:t>the apex of the arced motion path from</w:t>
      </w:r>
      <w:r w:rsidR="0095228B">
        <w:rPr>
          <w:rFonts w:ascii="Times New Roman" w:hAnsi="Times New Roman" w:cs="Times New Roman"/>
        </w:rPr>
        <w:t xml:space="preserve"> behind the occluder as it moved to reach the second object. Infants were then shown two test events without the occluder. The first object jump</w:t>
      </w:r>
      <w:r w:rsidR="009F17EA">
        <w:rPr>
          <w:rFonts w:ascii="Times New Roman" w:hAnsi="Times New Roman" w:cs="Times New Roman"/>
        </w:rPr>
        <w:t>ed</w:t>
      </w:r>
      <w:r w:rsidR="0095228B">
        <w:rPr>
          <w:rFonts w:ascii="Times New Roman" w:hAnsi="Times New Roman" w:cs="Times New Roman"/>
        </w:rPr>
        <w:t xml:space="preserve"> over a now visible barrier to reach the second object</w:t>
      </w:r>
      <w:r w:rsidR="009F17EA">
        <w:rPr>
          <w:rFonts w:ascii="Times New Roman" w:hAnsi="Times New Roman" w:cs="Times New Roman"/>
        </w:rPr>
        <w:t xml:space="preserve"> in the </w:t>
      </w:r>
      <w:r w:rsidR="0095228B">
        <w:rPr>
          <w:rFonts w:ascii="Times New Roman" w:hAnsi="Times New Roman" w:cs="Times New Roman"/>
        </w:rPr>
        <w:t xml:space="preserve">Obstacle test event. </w:t>
      </w:r>
      <w:r w:rsidR="00EE368D">
        <w:rPr>
          <w:rFonts w:ascii="Times New Roman" w:hAnsi="Times New Roman" w:cs="Times New Roman"/>
        </w:rPr>
        <w:t xml:space="preserve">The No-Obstacle test event was identical except that the barrier was missing. </w:t>
      </w:r>
      <w:r w:rsidR="00B00200">
        <w:rPr>
          <w:rFonts w:ascii="Times New Roman" w:hAnsi="Times New Roman" w:cs="Times New Roman"/>
        </w:rPr>
        <w:t>Csibra et al. (2003) found that</w:t>
      </w:r>
      <w:r w:rsidR="0095228B">
        <w:rPr>
          <w:rFonts w:ascii="Times New Roman" w:hAnsi="Times New Roman" w:cs="Times New Roman"/>
        </w:rPr>
        <w:t xml:space="preserve"> infants looked longer at the No-Obstacle test event than at the Obstacle test event.</w:t>
      </w:r>
      <w:r w:rsidR="00B00200">
        <w:rPr>
          <w:rFonts w:ascii="Times New Roman" w:hAnsi="Times New Roman" w:cs="Times New Roman"/>
        </w:rPr>
        <w:t xml:space="preserve"> There </w:t>
      </w:r>
      <w:r w:rsidR="00EE368D">
        <w:rPr>
          <w:rFonts w:ascii="Times New Roman" w:hAnsi="Times New Roman" w:cs="Times New Roman"/>
        </w:rPr>
        <w:t>reason</w:t>
      </w:r>
      <w:r w:rsidR="004B1270">
        <w:rPr>
          <w:rFonts w:ascii="Times New Roman" w:hAnsi="Times New Roman" w:cs="Times New Roman"/>
        </w:rPr>
        <w:t xml:space="preserve"> it would be predicted that</w:t>
      </w:r>
      <w:r w:rsidR="00EE368D">
        <w:rPr>
          <w:rFonts w:ascii="Times New Roman" w:hAnsi="Times New Roman" w:cs="Times New Roman"/>
        </w:rPr>
        <w:t xml:space="preserve"> Overwalle’s (2010)</w:t>
      </w:r>
      <w:r w:rsidR="004B1270">
        <w:rPr>
          <w:rFonts w:ascii="Times New Roman" w:hAnsi="Times New Roman" w:cs="Times New Roman"/>
        </w:rPr>
        <w:t xml:space="preserve"> model</w:t>
      </w:r>
      <w:r w:rsidR="00EE368D">
        <w:rPr>
          <w:rFonts w:ascii="Times New Roman" w:hAnsi="Times New Roman" w:cs="Times New Roman"/>
        </w:rPr>
        <w:t xml:space="preserve"> </w:t>
      </w:r>
      <w:r w:rsidR="004B1270">
        <w:rPr>
          <w:rFonts w:ascii="Times New Roman" w:hAnsi="Times New Roman" w:cs="Times New Roman"/>
        </w:rPr>
        <w:t>would</w:t>
      </w:r>
      <w:r w:rsidR="00EE368D">
        <w:rPr>
          <w:rFonts w:ascii="Times New Roman" w:hAnsi="Times New Roman" w:cs="Times New Roman"/>
        </w:rPr>
        <w:t xml:space="preserve"> </w:t>
      </w:r>
      <w:r w:rsidR="00B00200">
        <w:rPr>
          <w:rFonts w:ascii="Times New Roman" w:hAnsi="Times New Roman" w:cs="Times New Roman"/>
        </w:rPr>
        <w:t>struggle to reproduce infants’ responses in this study</w:t>
      </w:r>
      <w:r w:rsidR="00EE368D">
        <w:rPr>
          <w:rFonts w:ascii="Times New Roman" w:hAnsi="Times New Roman" w:cs="Times New Roman"/>
        </w:rPr>
        <w:t xml:space="preserve"> is that at test the network must somehow </w:t>
      </w:r>
      <w:r w:rsidR="00B00200" w:rsidRPr="00B00200">
        <w:rPr>
          <w:rFonts w:ascii="Times New Roman" w:eastAsia="Times New Roman" w:hAnsi="Times New Roman" w:cs="Times New Roman"/>
        </w:rPr>
        <w:t xml:space="preserve">spontaneously </w:t>
      </w:r>
      <w:r w:rsidR="00173688">
        <w:rPr>
          <w:rFonts w:ascii="Times New Roman" w:eastAsia="Times New Roman" w:hAnsi="Times New Roman" w:cs="Times New Roman"/>
        </w:rPr>
        <w:t>infer aspects</w:t>
      </w:r>
      <w:r w:rsidR="00B00200" w:rsidRPr="00B00200">
        <w:rPr>
          <w:rFonts w:ascii="Times New Roman" w:eastAsia="Times New Roman" w:hAnsi="Times New Roman" w:cs="Times New Roman"/>
        </w:rPr>
        <w:t xml:space="preserve"> of the visual array that were </w:t>
      </w:r>
      <w:r w:rsidR="00EE368D">
        <w:rPr>
          <w:rFonts w:ascii="Times New Roman" w:eastAsia="Times New Roman" w:hAnsi="Times New Roman" w:cs="Times New Roman"/>
        </w:rPr>
        <w:t xml:space="preserve">notably absent during the habituation phase; </w:t>
      </w:r>
      <w:r w:rsidR="00DC0A12">
        <w:rPr>
          <w:rFonts w:ascii="Times New Roman" w:eastAsia="Times New Roman" w:hAnsi="Times New Roman" w:cs="Times New Roman"/>
        </w:rPr>
        <w:t xml:space="preserve">it is unclear where such an expectation would come from in a model that is not given prior action experience. </w:t>
      </w:r>
    </w:p>
    <w:p w14:paraId="4E21B9CB" w14:textId="13041E12" w:rsidR="005A1669" w:rsidRDefault="004D54DA" w:rsidP="007808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second concern relates to the role that agents and goals play in Overwalle’s (2010) account. Although the crux of his position is that infants</w:t>
      </w:r>
      <w:r w:rsidR="00BC285A">
        <w:rPr>
          <w:rFonts w:ascii="Times New Roman" w:eastAsia="Times New Roman" w:hAnsi="Times New Roman" w:cs="Times New Roman"/>
        </w:rPr>
        <w:t xml:space="preserve"> learn through experience that some actions are more efficient ways to achieve goals than others, Overwalle’s (2010) perspective nonetheless</w:t>
      </w:r>
      <w:r w:rsidR="00331E63">
        <w:rPr>
          <w:rFonts w:ascii="Times New Roman" w:eastAsia="Times New Roman" w:hAnsi="Times New Roman" w:cs="Times New Roman"/>
        </w:rPr>
        <w:t xml:space="preserve"> </w:t>
      </w:r>
      <w:r w:rsidR="00470240">
        <w:rPr>
          <w:rFonts w:ascii="Times New Roman" w:eastAsia="Times New Roman" w:hAnsi="Times New Roman" w:cs="Times New Roman"/>
        </w:rPr>
        <w:t>presupposes a preexisting notion of agent and goal. Evidence for this is garnered by the use of</w:t>
      </w:r>
      <w:r w:rsidR="00331E63">
        <w:rPr>
          <w:rFonts w:ascii="Times New Roman" w:eastAsia="Times New Roman" w:hAnsi="Times New Roman" w:cs="Times New Roman"/>
        </w:rPr>
        <w:t xml:space="preserve"> agent and goal units in the model</w:t>
      </w:r>
      <w:r w:rsidR="00D30F4B">
        <w:rPr>
          <w:rFonts w:ascii="Times New Roman" w:eastAsia="Times New Roman" w:hAnsi="Times New Roman" w:cs="Times New Roman"/>
        </w:rPr>
        <w:t xml:space="preserve">. </w:t>
      </w:r>
      <w:r w:rsidR="00470240">
        <w:rPr>
          <w:rFonts w:ascii="Times New Roman" w:eastAsia="Times New Roman" w:hAnsi="Times New Roman" w:cs="Times New Roman"/>
        </w:rPr>
        <w:t>The problem here is that</w:t>
      </w:r>
      <w:r w:rsidR="00D30F4B">
        <w:rPr>
          <w:rFonts w:ascii="Times New Roman" w:eastAsia="Times New Roman" w:hAnsi="Times New Roman" w:cs="Times New Roman"/>
        </w:rPr>
        <w:t xml:space="preserve"> Overwalle (2010) does not provide</w:t>
      </w:r>
      <w:r w:rsidR="00331E63">
        <w:rPr>
          <w:rFonts w:ascii="Times New Roman" w:eastAsia="Times New Roman" w:hAnsi="Times New Roman" w:cs="Times New Roman"/>
        </w:rPr>
        <w:t xml:space="preserve"> </w:t>
      </w:r>
      <w:r w:rsidR="006E55B5">
        <w:rPr>
          <w:rFonts w:ascii="Times New Roman" w:eastAsia="Times New Roman" w:hAnsi="Times New Roman" w:cs="Times New Roman"/>
        </w:rPr>
        <w:t xml:space="preserve">a </w:t>
      </w:r>
      <w:r w:rsidR="00470240">
        <w:rPr>
          <w:rFonts w:ascii="Times New Roman" w:eastAsia="Times New Roman" w:hAnsi="Times New Roman" w:cs="Times New Roman"/>
        </w:rPr>
        <w:t xml:space="preserve">corresponding </w:t>
      </w:r>
      <w:r w:rsidR="00331E63">
        <w:rPr>
          <w:rFonts w:ascii="Times New Roman" w:eastAsia="Times New Roman" w:hAnsi="Times New Roman" w:cs="Times New Roman"/>
        </w:rPr>
        <w:t xml:space="preserve">mechanistic account of </w:t>
      </w:r>
      <w:r w:rsidR="00470240">
        <w:rPr>
          <w:rFonts w:ascii="Times New Roman" w:eastAsia="Times New Roman" w:hAnsi="Times New Roman" w:cs="Times New Roman"/>
        </w:rPr>
        <w:t>how these concepts develop or from where they originate</w:t>
      </w:r>
      <w:r w:rsidR="006E55B5">
        <w:rPr>
          <w:rFonts w:ascii="Times New Roman" w:eastAsia="Times New Roman" w:hAnsi="Times New Roman" w:cs="Times New Roman"/>
        </w:rPr>
        <w:t xml:space="preserve">. </w:t>
      </w:r>
      <w:r w:rsidR="00331E63">
        <w:rPr>
          <w:rFonts w:ascii="Times New Roman" w:eastAsia="Times New Roman" w:hAnsi="Times New Roman" w:cs="Times New Roman"/>
        </w:rPr>
        <w:t>Yet just such a</w:t>
      </w:r>
      <w:r w:rsidR="00494CB3">
        <w:rPr>
          <w:rFonts w:ascii="Times New Roman" w:eastAsia="Times New Roman" w:hAnsi="Times New Roman" w:cs="Times New Roman"/>
        </w:rPr>
        <w:t xml:space="preserve"> description would be needed</w:t>
      </w:r>
      <w:r w:rsidR="00331E63">
        <w:rPr>
          <w:rFonts w:ascii="Times New Roman" w:eastAsia="Times New Roman" w:hAnsi="Times New Roman" w:cs="Times New Roman"/>
        </w:rPr>
        <w:t xml:space="preserve"> to provide a complete description of infant </w:t>
      </w:r>
      <w:r w:rsidR="00331E63">
        <w:rPr>
          <w:rFonts w:ascii="Times New Roman" w:eastAsia="Times New Roman" w:hAnsi="Times New Roman" w:cs="Times New Roman"/>
        </w:rPr>
        <w:lastRenderedPageBreak/>
        <w:t>action understanding.</w:t>
      </w:r>
      <w:r w:rsidR="00494CB3">
        <w:rPr>
          <w:rFonts w:ascii="Times New Roman" w:eastAsia="Times New Roman" w:hAnsi="Times New Roman" w:cs="Times New Roman"/>
        </w:rPr>
        <w:t xml:space="preserve"> However, s</w:t>
      </w:r>
      <w:r w:rsidR="005A1669">
        <w:rPr>
          <w:rFonts w:ascii="Times New Roman" w:eastAsia="Times New Roman" w:hAnsi="Times New Roman" w:cs="Times New Roman"/>
        </w:rPr>
        <w:t>uch an account would not be needed</w:t>
      </w:r>
      <w:r w:rsidR="00494CB3">
        <w:rPr>
          <w:rFonts w:ascii="Times New Roman" w:eastAsia="Times New Roman" w:hAnsi="Times New Roman" w:cs="Times New Roman"/>
        </w:rPr>
        <w:t xml:space="preserve"> if it can be shown that infants’ behaviors in studies like that by Gergely et al. (1995) can be explained on other grounds. </w:t>
      </w:r>
    </w:p>
    <w:p w14:paraId="71BF22BA" w14:textId="7EB6D517" w:rsidR="0077319C" w:rsidRDefault="00494CB3" w:rsidP="00A43A0B">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third limitation </w:t>
      </w:r>
      <w:r w:rsidR="00530B88">
        <w:rPr>
          <w:rFonts w:ascii="Times New Roman" w:eastAsia="Times New Roman" w:hAnsi="Times New Roman" w:cs="Times New Roman"/>
        </w:rPr>
        <w:t xml:space="preserve">is that Overwalle’s (2010) model </w:t>
      </w:r>
      <w:r w:rsidR="0090230A">
        <w:rPr>
          <w:rFonts w:ascii="Times New Roman" w:eastAsia="Times New Roman" w:hAnsi="Times New Roman" w:cs="Times New Roman"/>
        </w:rPr>
        <w:t>did not faithfully represent key aspects of Gergely et al.’s (1995) experimental set-up. Two</w:t>
      </w:r>
      <w:r w:rsidR="00530B88">
        <w:rPr>
          <w:rFonts w:ascii="Times New Roman" w:eastAsia="Times New Roman" w:hAnsi="Times New Roman" w:cs="Times New Roman"/>
        </w:rPr>
        <w:t xml:space="preserve"> specific issues are worth highlighting</w:t>
      </w:r>
      <w:r w:rsidR="0090230A">
        <w:rPr>
          <w:rFonts w:ascii="Times New Roman" w:eastAsia="Times New Roman" w:hAnsi="Times New Roman" w:cs="Times New Roman"/>
        </w:rPr>
        <w:t xml:space="preserve"> here</w:t>
      </w:r>
      <w:r w:rsidR="00530B88">
        <w:rPr>
          <w:rFonts w:ascii="Times New Roman" w:eastAsia="Times New Roman" w:hAnsi="Times New Roman" w:cs="Times New Roman"/>
        </w:rPr>
        <w:t xml:space="preserve">. </w:t>
      </w:r>
      <w:r w:rsidR="0077319C">
        <w:rPr>
          <w:rFonts w:ascii="Times New Roman" w:eastAsia="Times New Roman" w:hAnsi="Times New Roman" w:cs="Times New Roman"/>
        </w:rPr>
        <w:t>First,</w:t>
      </w:r>
      <w:r w:rsidR="00D6535A">
        <w:rPr>
          <w:rFonts w:ascii="Times New Roman" w:eastAsia="Times New Roman" w:hAnsi="Times New Roman" w:cs="Times New Roman"/>
        </w:rPr>
        <w:t xml:space="preserve"> </w:t>
      </w:r>
      <w:r w:rsidR="00AE7AB9">
        <w:rPr>
          <w:rFonts w:ascii="Times New Roman" w:eastAsia="Times New Roman" w:hAnsi="Times New Roman" w:cs="Times New Roman"/>
        </w:rPr>
        <w:t>the Control conditions differed between the behavioral and computational studies.</w:t>
      </w:r>
      <w:r w:rsidR="00743637">
        <w:rPr>
          <w:rFonts w:ascii="Times New Roman" w:eastAsia="Times New Roman" w:hAnsi="Times New Roman" w:cs="Times New Roman"/>
        </w:rPr>
        <w:t xml:space="preserve"> </w:t>
      </w:r>
      <w:r w:rsidR="00DC0A12">
        <w:rPr>
          <w:rFonts w:ascii="Times New Roman" w:eastAsia="Times New Roman" w:hAnsi="Times New Roman" w:cs="Times New Roman"/>
        </w:rPr>
        <w:t>In the behavioral study,</w:t>
      </w:r>
      <w:r w:rsidR="00AE7AB9">
        <w:rPr>
          <w:rFonts w:ascii="Times New Roman" w:eastAsia="Times New Roman" w:hAnsi="Times New Roman" w:cs="Times New Roman"/>
        </w:rPr>
        <w:t xml:space="preserve"> </w:t>
      </w:r>
      <w:r w:rsidR="00743637">
        <w:rPr>
          <w:rFonts w:ascii="Times New Roman" w:eastAsia="Times New Roman" w:hAnsi="Times New Roman" w:cs="Times New Roman"/>
        </w:rPr>
        <w:t>infants in the Control condition were habituated to</w:t>
      </w:r>
      <w:r w:rsidR="00D6535A">
        <w:rPr>
          <w:rFonts w:ascii="Times New Roman" w:eastAsia="Times New Roman" w:hAnsi="Times New Roman" w:cs="Times New Roman"/>
        </w:rPr>
        <w:t xml:space="preserve"> an event in which an obstacle was located</w:t>
      </w:r>
      <w:r w:rsidR="0014090D">
        <w:rPr>
          <w:rFonts w:ascii="Times New Roman" w:eastAsia="Times New Roman" w:hAnsi="Times New Roman" w:cs="Times New Roman"/>
        </w:rPr>
        <w:t xml:space="preserve"> off to one side of the stage </w:t>
      </w:r>
      <w:r w:rsidR="00C20E72">
        <w:rPr>
          <w:rFonts w:ascii="Times New Roman" w:eastAsia="Times New Roman" w:hAnsi="Times New Roman" w:cs="Times New Roman"/>
        </w:rPr>
        <w:t>while</w:t>
      </w:r>
      <w:r w:rsidR="0014090D">
        <w:rPr>
          <w:rFonts w:ascii="Times New Roman" w:eastAsia="Times New Roman" w:hAnsi="Times New Roman" w:cs="Times New Roman"/>
        </w:rPr>
        <w:t xml:space="preserve"> an agent jumped over empty space in the center of the stage.</w:t>
      </w:r>
      <w:r w:rsidR="00D6535A">
        <w:rPr>
          <w:rFonts w:ascii="Times New Roman" w:eastAsia="Times New Roman" w:hAnsi="Times New Roman" w:cs="Times New Roman"/>
        </w:rPr>
        <w:t xml:space="preserve"> </w:t>
      </w:r>
      <w:r w:rsidR="0014090D">
        <w:rPr>
          <w:rFonts w:ascii="Times New Roman" w:eastAsia="Times New Roman" w:hAnsi="Times New Roman" w:cs="Times New Roman"/>
        </w:rPr>
        <w:t xml:space="preserve">In contrast, </w:t>
      </w:r>
      <w:r w:rsidR="00743637">
        <w:rPr>
          <w:rFonts w:ascii="Times New Roman" w:eastAsia="Times New Roman" w:hAnsi="Times New Roman" w:cs="Times New Roman"/>
        </w:rPr>
        <w:t>networks in the same condition were habituated to arced motion alone; no obstacle information was provided.</w:t>
      </w:r>
      <w:r w:rsidR="00F13157">
        <w:rPr>
          <w:rFonts w:ascii="Times New Roman" w:eastAsia="Times New Roman" w:hAnsi="Times New Roman" w:cs="Times New Roman"/>
        </w:rPr>
        <w:t xml:space="preserve"> </w:t>
      </w:r>
      <w:r w:rsidR="003826AA">
        <w:rPr>
          <w:rFonts w:ascii="Times New Roman" w:eastAsia="Times New Roman" w:hAnsi="Times New Roman" w:cs="Times New Roman"/>
        </w:rPr>
        <w:t xml:space="preserve">Because the Experimental and Control conditions differed in multiple ways in </w:t>
      </w:r>
      <w:r w:rsidR="00A43A0B">
        <w:rPr>
          <w:rFonts w:ascii="Times New Roman" w:eastAsia="Times New Roman" w:hAnsi="Times New Roman" w:cs="Times New Roman"/>
        </w:rPr>
        <w:t>Overwalle’s (2010) simulation of Gergely et al. (1995), it is</w:t>
      </w:r>
      <w:r w:rsidR="003826AA">
        <w:rPr>
          <w:rFonts w:ascii="Times New Roman" w:eastAsia="Times New Roman" w:hAnsi="Times New Roman" w:cs="Times New Roman"/>
        </w:rPr>
        <w:t xml:space="preserve"> </w:t>
      </w:r>
      <w:r w:rsidR="00441141">
        <w:rPr>
          <w:rFonts w:ascii="Times New Roman" w:eastAsia="Times New Roman" w:hAnsi="Times New Roman" w:cs="Times New Roman"/>
        </w:rPr>
        <w:t>difficult</w:t>
      </w:r>
      <w:r w:rsidR="003826AA">
        <w:rPr>
          <w:rFonts w:ascii="Times New Roman" w:eastAsia="Times New Roman" w:hAnsi="Times New Roman" w:cs="Times New Roman"/>
        </w:rPr>
        <w:t xml:space="preserve"> to</w:t>
      </w:r>
      <w:r w:rsidR="00A43A0B">
        <w:rPr>
          <w:rFonts w:ascii="Times New Roman" w:eastAsia="Times New Roman" w:hAnsi="Times New Roman" w:cs="Times New Roman"/>
        </w:rPr>
        <w:t xml:space="preserve"> </w:t>
      </w:r>
      <w:r w:rsidR="003826AA">
        <w:rPr>
          <w:rFonts w:ascii="Times New Roman" w:eastAsia="Times New Roman" w:hAnsi="Times New Roman" w:cs="Times New Roman"/>
        </w:rPr>
        <w:t>determine whether the distinct patterns of looking between conditions were due to these differences or to an acquired notion of efficiency. These di</w:t>
      </w:r>
      <w:r w:rsidR="00441141">
        <w:rPr>
          <w:rFonts w:ascii="Times New Roman" w:eastAsia="Times New Roman" w:hAnsi="Times New Roman" w:cs="Times New Roman"/>
        </w:rPr>
        <w:t>screpancies</w:t>
      </w:r>
      <w:r w:rsidR="003826AA">
        <w:rPr>
          <w:rFonts w:ascii="Times New Roman" w:eastAsia="Times New Roman" w:hAnsi="Times New Roman" w:cs="Times New Roman"/>
        </w:rPr>
        <w:t xml:space="preserve"> also make it difficult to know what can be concluded from Overwalle’s </w:t>
      </w:r>
      <w:r w:rsidR="00441141">
        <w:rPr>
          <w:rFonts w:ascii="Times New Roman" w:eastAsia="Times New Roman" w:hAnsi="Times New Roman" w:cs="Times New Roman"/>
        </w:rPr>
        <w:t>(2010) simulation about the mechanisms underlying infants’ performance in the original behavioral study.</w:t>
      </w:r>
    </w:p>
    <w:p w14:paraId="37D959E4" w14:textId="77777777" w:rsidR="00037EA9" w:rsidRDefault="0077319C" w:rsidP="00037EA9">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Second, t</w:t>
      </w:r>
      <w:r w:rsidR="00616B52">
        <w:rPr>
          <w:rFonts w:ascii="Times New Roman" w:eastAsia="Times New Roman" w:hAnsi="Times New Roman" w:cs="Times New Roman"/>
        </w:rPr>
        <w:t xml:space="preserve">he physical </w:t>
      </w:r>
      <w:r w:rsidR="00022C46">
        <w:rPr>
          <w:rFonts w:ascii="Times New Roman" w:eastAsia="Times New Roman" w:hAnsi="Times New Roman" w:cs="Times New Roman"/>
        </w:rPr>
        <w:t xml:space="preserve">configuration of the obstacle and arced motion </w:t>
      </w:r>
      <w:r w:rsidR="00616B52">
        <w:rPr>
          <w:rFonts w:ascii="Times New Roman" w:eastAsia="Times New Roman" w:hAnsi="Times New Roman" w:cs="Times New Roman"/>
        </w:rPr>
        <w:t xml:space="preserve">differed between the two investigations. </w:t>
      </w:r>
      <w:r w:rsidR="00652672">
        <w:rPr>
          <w:rFonts w:ascii="Times New Roman" w:eastAsia="Times New Roman" w:hAnsi="Times New Roman" w:cs="Times New Roman"/>
        </w:rPr>
        <w:t>For example, in</w:t>
      </w:r>
      <w:r w:rsidR="008B17C6">
        <w:rPr>
          <w:rFonts w:ascii="Times New Roman" w:eastAsia="Times New Roman" w:hAnsi="Times New Roman" w:cs="Times New Roman"/>
        </w:rPr>
        <w:t xml:space="preserve"> the behavioral study,</w:t>
      </w:r>
      <w:r w:rsidR="007E6784">
        <w:rPr>
          <w:rFonts w:ascii="Times New Roman" w:eastAsia="Times New Roman" w:hAnsi="Times New Roman" w:cs="Times New Roman"/>
        </w:rPr>
        <w:t xml:space="preserve"> </w:t>
      </w:r>
      <w:r w:rsidR="00A97902">
        <w:rPr>
          <w:rFonts w:ascii="Times New Roman" w:eastAsia="Times New Roman" w:hAnsi="Times New Roman" w:cs="Times New Roman"/>
        </w:rPr>
        <w:t>the agent jumped just high enough to clear the obstacle</w:t>
      </w:r>
      <w:r w:rsidR="007E6784">
        <w:rPr>
          <w:rFonts w:ascii="Times New Roman" w:eastAsia="Times New Roman" w:hAnsi="Times New Roman" w:cs="Times New Roman"/>
        </w:rPr>
        <w:t xml:space="preserve">. </w:t>
      </w:r>
      <w:r w:rsidR="00E00D62">
        <w:rPr>
          <w:rFonts w:ascii="Times New Roman" w:eastAsia="Times New Roman" w:hAnsi="Times New Roman" w:cs="Times New Roman"/>
        </w:rPr>
        <w:t>In the</w:t>
      </w:r>
      <w:r w:rsidR="007E6784">
        <w:rPr>
          <w:rFonts w:ascii="Times New Roman" w:eastAsia="Times New Roman" w:hAnsi="Times New Roman" w:cs="Times New Roman"/>
        </w:rPr>
        <w:t xml:space="preserve"> computational study, </w:t>
      </w:r>
      <w:r w:rsidR="00E00D62">
        <w:rPr>
          <w:rFonts w:ascii="Times New Roman" w:eastAsia="Times New Roman" w:hAnsi="Times New Roman" w:cs="Times New Roman"/>
        </w:rPr>
        <w:t xml:space="preserve">however, </w:t>
      </w:r>
      <w:r w:rsidR="007E6784">
        <w:rPr>
          <w:rFonts w:ascii="Times New Roman" w:eastAsia="Times New Roman" w:hAnsi="Times New Roman" w:cs="Times New Roman"/>
        </w:rPr>
        <w:t xml:space="preserve">the agent jumped higher than necessary to clear the barrier. </w:t>
      </w:r>
      <w:r w:rsidR="00652672" w:rsidRPr="00652672">
        <w:rPr>
          <w:rFonts w:ascii="Times New Roman" w:eastAsia="Times New Roman" w:hAnsi="Times New Roman" w:cs="Times New Roman"/>
        </w:rPr>
        <w:t xml:space="preserve">Specifically, in </w:t>
      </w:r>
      <w:r w:rsidR="00652672">
        <w:rPr>
          <w:rFonts w:ascii="Times New Roman" w:eastAsia="Times New Roman" w:hAnsi="Times New Roman" w:cs="Times New Roman"/>
        </w:rPr>
        <w:t>the</w:t>
      </w:r>
      <w:r w:rsidR="00652672" w:rsidRPr="00652672">
        <w:rPr>
          <w:rFonts w:ascii="Times New Roman" w:eastAsia="Times New Roman" w:hAnsi="Times New Roman" w:cs="Times New Roman"/>
        </w:rPr>
        <w:t xml:space="preserve"> simulation the barrier was one cell wide by one cell tall, whereas the apex of the arced motion reached three cells in height</w:t>
      </w:r>
      <w:r w:rsidR="00652672">
        <w:rPr>
          <w:rFonts w:ascii="Times New Roman" w:eastAsia="Times New Roman" w:hAnsi="Times New Roman" w:cs="Times New Roman"/>
        </w:rPr>
        <w:t>. This spatial arrangement meant that the</w:t>
      </w:r>
      <w:r w:rsidR="00652672" w:rsidRPr="00652672">
        <w:rPr>
          <w:rFonts w:ascii="Times New Roman" w:eastAsia="Times New Roman" w:hAnsi="Times New Roman" w:cs="Times New Roman"/>
        </w:rPr>
        <w:t xml:space="preserve"> agent effectively “jumped” two cells higher than required to clear the obstacle.</w:t>
      </w:r>
      <w:r w:rsidR="00652672">
        <w:rPr>
          <w:rFonts w:ascii="Times New Roman" w:eastAsia="Times New Roman" w:hAnsi="Times New Roman" w:cs="Times New Roman"/>
        </w:rPr>
        <w:t xml:space="preserve"> </w:t>
      </w:r>
      <w:r w:rsidR="00B9424D">
        <w:rPr>
          <w:rFonts w:ascii="Times New Roman" w:eastAsia="Times New Roman" w:hAnsi="Times New Roman" w:cs="Times New Roman"/>
        </w:rPr>
        <w:t xml:space="preserve">In Overwalle’s (2010) simulation, </w:t>
      </w:r>
      <w:r w:rsidR="004C473B">
        <w:rPr>
          <w:rFonts w:ascii="Times New Roman" w:eastAsia="Times New Roman" w:hAnsi="Times New Roman" w:cs="Times New Roman"/>
        </w:rPr>
        <w:t xml:space="preserve">the barrier was one cell wide by one cell tall. </w:t>
      </w:r>
      <w:r w:rsidR="00AD6765">
        <w:rPr>
          <w:rFonts w:ascii="Times New Roman" w:eastAsia="Times New Roman" w:hAnsi="Times New Roman" w:cs="Times New Roman"/>
        </w:rPr>
        <w:t xml:space="preserve">Given that the apex of the arced motion was </w:t>
      </w:r>
      <w:r w:rsidR="004C473B">
        <w:rPr>
          <w:rFonts w:ascii="Times New Roman" w:eastAsia="Times New Roman" w:hAnsi="Times New Roman" w:cs="Times New Roman"/>
        </w:rPr>
        <w:t>three</w:t>
      </w:r>
      <w:r w:rsidR="00AD6765">
        <w:rPr>
          <w:rFonts w:ascii="Times New Roman" w:eastAsia="Times New Roman" w:hAnsi="Times New Roman" w:cs="Times New Roman"/>
        </w:rPr>
        <w:t xml:space="preserve"> cells high, the agent “jumped” two cells higher than it needed to clear the barrier; a 2-cell-high jump would have been sufficient.</w:t>
      </w:r>
      <w:r w:rsidR="000C649B">
        <w:rPr>
          <w:rFonts w:ascii="Times New Roman" w:eastAsia="Times New Roman" w:hAnsi="Times New Roman" w:cs="Times New Roman"/>
        </w:rPr>
        <w:t xml:space="preserve"> </w:t>
      </w:r>
      <w:r w:rsidRPr="0077319C">
        <w:rPr>
          <w:rFonts w:ascii="Times New Roman" w:eastAsia="Times New Roman" w:hAnsi="Times New Roman" w:cs="Times New Roman"/>
        </w:rPr>
        <w:t xml:space="preserve">Taken together, these four </w:t>
      </w:r>
      <w:r w:rsidRPr="0077319C">
        <w:rPr>
          <w:rFonts w:ascii="Times New Roman" w:eastAsia="Times New Roman" w:hAnsi="Times New Roman" w:cs="Times New Roman"/>
        </w:rPr>
        <w:lastRenderedPageBreak/>
        <w:t>issues—namely, the absence of a hidden layer, the absence of prior action experience, the use of a different Control condition, and the altered barrier configuration—limit what can be concluded about the sufficiency of Overwalle’s proposal for explaining how action understanding develops in infants. Rather than demonstrating that the proposed mechanism is sufficient, the model’s success may instead reflect the fact that the simulation set-up did not faithfully capture key aspects of the original behavioral experiment.</w:t>
      </w:r>
      <w:r w:rsidR="00037EA9">
        <w:rPr>
          <w:rFonts w:ascii="Times New Roman" w:eastAsia="Times New Roman" w:hAnsi="Times New Roman" w:cs="Times New Roman"/>
        </w:rPr>
        <w:t xml:space="preserve"> </w:t>
      </w:r>
    </w:p>
    <w:p w14:paraId="6BEE43CD" w14:textId="5B172D26" w:rsidR="002450CA" w:rsidRPr="00037EA9" w:rsidRDefault="00D83D5A" w:rsidP="00037EA9">
      <w:pPr>
        <w:spacing w:line="480" w:lineRule="auto"/>
        <w:ind w:firstLine="720"/>
        <w:contextualSpacing/>
        <w:rPr>
          <w:rFonts w:ascii="Times New Roman" w:eastAsia="Times New Roman" w:hAnsi="Times New Roman" w:cs="Times New Roman"/>
        </w:rPr>
      </w:pPr>
      <w:r w:rsidRPr="00D83D5A">
        <w:rPr>
          <w:rFonts w:ascii="Times New Roman" w:eastAsia="Times New Roman" w:hAnsi="Times New Roman" w:cs="Times New Roman"/>
        </w:rPr>
        <w:t>Taken together, these four issues—namely, the absence of a hidden layer, the absence of prior action experience, the use of a different Control condition, and the altered barrier configuration—limit what can be concluded about the sufficiency of Overwalle’s proposal for explaining how action understanding develops in infants</w:t>
      </w:r>
      <w:r w:rsidR="001A288F">
        <w:rPr>
          <w:rFonts w:ascii="Times New Roman" w:eastAsia="Times New Roman" w:hAnsi="Times New Roman" w:cs="Times New Roman"/>
        </w:rPr>
        <w:t>. These</w:t>
      </w:r>
      <w:r w:rsidR="00B27F73">
        <w:rPr>
          <w:rFonts w:ascii="Times New Roman" w:eastAsia="Times New Roman" w:hAnsi="Times New Roman" w:cs="Times New Roman"/>
        </w:rPr>
        <w:t xml:space="preserve"> criticisms suggest that</w:t>
      </w:r>
      <w:r w:rsidR="001A288F">
        <w:rPr>
          <w:rFonts w:ascii="Times New Roman" w:eastAsia="Times New Roman" w:hAnsi="Times New Roman" w:cs="Times New Roman"/>
        </w:rPr>
        <w:t xml:space="preserve"> the success of the model</w:t>
      </w:r>
      <w:r w:rsidRPr="00D83D5A">
        <w:rPr>
          <w:rFonts w:ascii="Times New Roman" w:eastAsia="Times New Roman" w:hAnsi="Times New Roman" w:cs="Times New Roman"/>
        </w:rPr>
        <w:t xml:space="preserve"> may instead reflect the fact that the simulation set-up did not faithfully capture key aspects of the original behavioral experiment.</w:t>
      </w:r>
      <w:r w:rsidR="00037EA9">
        <w:rPr>
          <w:rFonts w:ascii="Times New Roman" w:eastAsia="Times New Roman" w:hAnsi="Times New Roman" w:cs="Times New Roman"/>
        </w:rPr>
        <w:t xml:space="preserve"> </w:t>
      </w:r>
      <w:r w:rsidR="009248A1">
        <w:rPr>
          <w:rFonts w:ascii="Times New Roman" w:eastAsia="Times New Roman" w:hAnsi="Times New Roman" w:cs="Times New Roman"/>
        </w:rPr>
        <w:t xml:space="preserve">Based on </w:t>
      </w:r>
      <w:r w:rsidR="001A288F">
        <w:rPr>
          <w:rFonts w:ascii="Times New Roman" w:eastAsia="Times New Roman" w:hAnsi="Times New Roman" w:cs="Times New Roman"/>
        </w:rPr>
        <w:t>these limitations</w:t>
      </w:r>
      <w:r w:rsidR="00524642">
        <w:rPr>
          <w:rFonts w:ascii="Times New Roman" w:hAnsi="Times New Roman" w:cs="Times New Roman"/>
        </w:rPr>
        <w:t>, the</w:t>
      </w:r>
      <w:r w:rsidR="002265B0">
        <w:rPr>
          <w:rFonts w:ascii="Times New Roman" w:hAnsi="Times New Roman" w:cs="Times New Roman"/>
        </w:rPr>
        <w:t xml:space="preserve"> </w:t>
      </w:r>
      <w:r w:rsidR="00A66FFF">
        <w:rPr>
          <w:rFonts w:ascii="Times New Roman" w:hAnsi="Times New Roman" w:cs="Times New Roman"/>
        </w:rPr>
        <w:t xml:space="preserve">goals </w:t>
      </w:r>
      <w:r w:rsidR="002265B0">
        <w:rPr>
          <w:rFonts w:ascii="Times New Roman" w:hAnsi="Times New Roman" w:cs="Times New Roman"/>
        </w:rPr>
        <w:t xml:space="preserve">of the </w:t>
      </w:r>
      <w:r w:rsidR="00BC654B">
        <w:rPr>
          <w:rFonts w:ascii="Times New Roman" w:hAnsi="Times New Roman" w:cs="Times New Roman"/>
        </w:rPr>
        <w:t>present paper</w:t>
      </w:r>
      <w:r w:rsidR="002265B0">
        <w:rPr>
          <w:rFonts w:ascii="Times New Roman" w:hAnsi="Times New Roman" w:cs="Times New Roman"/>
        </w:rPr>
        <w:t xml:space="preserve"> </w:t>
      </w:r>
      <w:r w:rsidR="00A66FFF">
        <w:rPr>
          <w:rFonts w:ascii="Times New Roman" w:hAnsi="Times New Roman" w:cs="Times New Roman"/>
        </w:rPr>
        <w:t xml:space="preserve">were twofold. The first goal </w:t>
      </w:r>
      <w:r w:rsidR="00431A61">
        <w:rPr>
          <w:rFonts w:ascii="Times New Roman" w:hAnsi="Times New Roman" w:cs="Times New Roman"/>
        </w:rPr>
        <w:t>was to</w:t>
      </w:r>
      <w:r w:rsidR="002265B0">
        <w:rPr>
          <w:rFonts w:ascii="Times New Roman" w:hAnsi="Times New Roman" w:cs="Times New Roman"/>
        </w:rPr>
        <w:t xml:space="preserve"> develop an alternative lean account </w:t>
      </w:r>
      <w:r w:rsidR="00B03DF4">
        <w:rPr>
          <w:rFonts w:ascii="Times New Roman" w:hAnsi="Times New Roman" w:cs="Times New Roman"/>
        </w:rPr>
        <w:t xml:space="preserve">that </w:t>
      </w:r>
      <w:r w:rsidR="00A66FFF">
        <w:rPr>
          <w:rFonts w:ascii="Times New Roman" w:hAnsi="Times New Roman" w:cs="Times New Roman"/>
        </w:rPr>
        <w:t xml:space="preserve">not only can explain infants’ looking behaviors in Gergely et al. (1995) but can capture a range </w:t>
      </w:r>
      <w:r w:rsidR="00D23F8D">
        <w:rPr>
          <w:rFonts w:ascii="Times New Roman" w:hAnsi="Times New Roman" w:cs="Times New Roman"/>
        </w:rPr>
        <w:t>of</w:t>
      </w:r>
      <w:r w:rsidR="00B03DF4">
        <w:rPr>
          <w:rFonts w:ascii="Times New Roman" w:hAnsi="Times New Roman" w:cs="Times New Roman"/>
        </w:rPr>
        <w:t xml:space="preserve"> key findings in the literature on</w:t>
      </w:r>
      <w:r w:rsidR="00D23F8D">
        <w:rPr>
          <w:rFonts w:ascii="Times New Roman" w:hAnsi="Times New Roman" w:cs="Times New Roman"/>
        </w:rPr>
        <w:t xml:space="preserve"> infant action understanding. </w:t>
      </w:r>
      <w:r w:rsidR="00811479">
        <w:rPr>
          <w:rFonts w:ascii="Times New Roman" w:hAnsi="Times New Roman" w:cs="Times New Roman"/>
        </w:rPr>
        <w:t xml:space="preserve">I make this case by demonstrating that a connectionist instantiation of the current theory in a new model called ALIAS (for </w:t>
      </w:r>
      <w:r w:rsidR="00811479" w:rsidRPr="00C749FF">
        <w:rPr>
          <w:rFonts w:ascii="Times New Roman" w:hAnsi="Times New Roman" w:cs="Times New Roman"/>
          <w:u w:val="single"/>
        </w:rPr>
        <w:t>A</w:t>
      </w:r>
      <w:r w:rsidR="00811479">
        <w:rPr>
          <w:rFonts w:ascii="Times New Roman" w:hAnsi="Times New Roman" w:cs="Times New Roman"/>
        </w:rPr>
        <w:t xml:space="preserve">ssociative </w:t>
      </w:r>
      <w:r w:rsidR="00811479" w:rsidRPr="00C749FF">
        <w:rPr>
          <w:rFonts w:ascii="Times New Roman" w:hAnsi="Times New Roman" w:cs="Times New Roman"/>
          <w:u w:val="single"/>
        </w:rPr>
        <w:t>L</w:t>
      </w:r>
      <w:r w:rsidR="00811479">
        <w:rPr>
          <w:rFonts w:ascii="Times New Roman" w:hAnsi="Times New Roman" w:cs="Times New Roman"/>
        </w:rPr>
        <w:t xml:space="preserve">earning for </w:t>
      </w:r>
      <w:r w:rsidR="00811479" w:rsidRPr="00C749FF">
        <w:rPr>
          <w:rFonts w:ascii="Times New Roman" w:hAnsi="Times New Roman" w:cs="Times New Roman"/>
          <w:u w:val="single"/>
        </w:rPr>
        <w:t>I</w:t>
      </w:r>
      <w:r w:rsidR="00811479">
        <w:rPr>
          <w:rFonts w:ascii="Times New Roman" w:hAnsi="Times New Roman" w:cs="Times New Roman"/>
        </w:rPr>
        <w:t xml:space="preserve">nfant </w:t>
      </w:r>
      <w:r w:rsidR="00811479" w:rsidRPr="00C749FF">
        <w:rPr>
          <w:rFonts w:ascii="Times New Roman" w:hAnsi="Times New Roman" w:cs="Times New Roman"/>
          <w:u w:val="single"/>
        </w:rPr>
        <w:t>A</w:t>
      </w:r>
      <w:r w:rsidR="00811479">
        <w:rPr>
          <w:rFonts w:ascii="Times New Roman" w:hAnsi="Times New Roman" w:cs="Times New Roman"/>
        </w:rPr>
        <w:t xml:space="preserve">ction </w:t>
      </w:r>
      <w:r w:rsidR="00811479">
        <w:rPr>
          <w:rFonts w:ascii="Times New Roman" w:hAnsi="Times New Roman" w:cs="Times New Roman"/>
          <w:b/>
          <w:bCs/>
        </w:rPr>
        <w:t>S</w:t>
      </w:r>
      <w:r w:rsidR="00811479">
        <w:rPr>
          <w:rFonts w:ascii="Times New Roman" w:hAnsi="Times New Roman" w:cs="Times New Roman"/>
        </w:rPr>
        <w:t xml:space="preserve">equences) can readily reproduce such key findings. </w:t>
      </w:r>
      <w:r w:rsidR="00D23F8D">
        <w:rPr>
          <w:rFonts w:ascii="Times New Roman" w:hAnsi="Times New Roman" w:cs="Times New Roman"/>
        </w:rPr>
        <w:t>The second goal was to demonstrate that</w:t>
      </w:r>
      <w:r w:rsidR="00037EA9">
        <w:rPr>
          <w:rFonts w:ascii="Times New Roman" w:hAnsi="Times New Roman" w:cs="Times New Roman"/>
        </w:rPr>
        <w:t xml:space="preserve"> not only does</w:t>
      </w:r>
      <w:r w:rsidR="00811479">
        <w:rPr>
          <w:rFonts w:ascii="Times New Roman" w:hAnsi="Times New Roman" w:cs="Times New Roman"/>
        </w:rPr>
        <w:t xml:space="preserve"> ALIAS</w:t>
      </w:r>
      <w:r w:rsidR="00D23F8D">
        <w:rPr>
          <w:rFonts w:ascii="Times New Roman" w:hAnsi="Times New Roman" w:cs="Times New Roman"/>
        </w:rPr>
        <w:t xml:space="preserve"> </w:t>
      </w:r>
      <w:r w:rsidR="0012624E">
        <w:rPr>
          <w:rFonts w:ascii="Times New Roman" w:hAnsi="Times New Roman" w:cs="Times New Roman"/>
        </w:rPr>
        <w:t xml:space="preserve">provide a </w:t>
      </w:r>
      <w:r w:rsidR="00037EA9">
        <w:rPr>
          <w:rFonts w:ascii="Times New Roman" w:hAnsi="Times New Roman" w:cs="Times New Roman"/>
        </w:rPr>
        <w:t>more complete</w:t>
      </w:r>
      <w:r w:rsidR="0012624E">
        <w:rPr>
          <w:rFonts w:ascii="Times New Roman" w:hAnsi="Times New Roman" w:cs="Times New Roman"/>
        </w:rPr>
        <w:t xml:space="preserve"> account of infants’ looking behavior than the model proposed by Overwalle (2010)</w:t>
      </w:r>
      <w:r w:rsidR="00037EA9">
        <w:rPr>
          <w:rFonts w:ascii="Times New Roman" w:hAnsi="Times New Roman" w:cs="Times New Roman"/>
        </w:rPr>
        <w:t xml:space="preserve"> but it avoids the limitations that characterize that earlier simulation. </w:t>
      </w:r>
    </w:p>
    <w:p w14:paraId="7853E329" w14:textId="385FDE62" w:rsidR="002428A9" w:rsidRDefault="00B80D3D" w:rsidP="00220755">
      <w:pPr>
        <w:spacing w:line="480" w:lineRule="auto"/>
        <w:ind w:firstLine="720"/>
        <w:contextualSpacing/>
        <w:rPr>
          <w:rFonts w:ascii="Times New Roman" w:hAnsi="Times New Roman" w:cs="Times New Roman"/>
        </w:rPr>
      </w:pPr>
      <w:r>
        <w:rPr>
          <w:rFonts w:ascii="Times New Roman" w:hAnsi="Times New Roman" w:cs="Times New Roman"/>
        </w:rPr>
        <w:t xml:space="preserve">I propose that </w:t>
      </w:r>
      <w:r w:rsidRPr="00B80D3D">
        <w:rPr>
          <w:rFonts w:ascii="Times New Roman" w:hAnsi="Times New Roman" w:cs="Times New Roman"/>
        </w:rPr>
        <w:t xml:space="preserve">infants’ looking behaviors in </w:t>
      </w:r>
      <w:r>
        <w:rPr>
          <w:rFonts w:ascii="Times New Roman" w:hAnsi="Times New Roman" w:cs="Times New Roman"/>
        </w:rPr>
        <w:t>action understanding (VoE) studies</w:t>
      </w:r>
      <w:r w:rsidRPr="00B80D3D">
        <w:rPr>
          <w:rFonts w:ascii="Times New Roman" w:hAnsi="Times New Roman" w:cs="Times New Roman"/>
        </w:rPr>
        <w:t xml:space="preserve"> can be explained by </w:t>
      </w:r>
      <w:r w:rsidR="00077880">
        <w:rPr>
          <w:rFonts w:ascii="Times New Roman" w:hAnsi="Times New Roman" w:cs="Times New Roman"/>
        </w:rPr>
        <w:t xml:space="preserve">two factors. The first factor relates to </w:t>
      </w:r>
      <w:r w:rsidR="00273B30">
        <w:rPr>
          <w:rFonts w:ascii="Times New Roman" w:hAnsi="Times New Roman" w:cs="Times New Roman"/>
        </w:rPr>
        <w:t>infants’ experience observing different kinds of motion in the real world</w:t>
      </w:r>
      <w:r w:rsidR="00B80B47">
        <w:rPr>
          <w:rFonts w:ascii="Times New Roman" w:hAnsi="Times New Roman" w:cs="Times New Roman"/>
        </w:rPr>
        <w:t xml:space="preserve">. Specifically, infants’ </w:t>
      </w:r>
      <w:r w:rsidR="00465943">
        <w:rPr>
          <w:rFonts w:ascii="Times New Roman" w:hAnsi="Times New Roman" w:cs="Times New Roman"/>
        </w:rPr>
        <w:t>performance</w:t>
      </w:r>
      <w:r w:rsidR="00B80B47">
        <w:rPr>
          <w:rFonts w:ascii="Times New Roman" w:hAnsi="Times New Roman" w:cs="Times New Roman"/>
        </w:rPr>
        <w:t xml:space="preserve"> during the test phase of a typical </w:t>
      </w:r>
      <w:r w:rsidR="00B80B47">
        <w:rPr>
          <w:rFonts w:ascii="Times New Roman" w:hAnsi="Times New Roman" w:cs="Times New Roman"/>
        </w:rPr>
        <w:lastRenderedPageBreak/>
        <w:t>action understanding study</w:t>
      </w:r>
      <w:r w:rsidR="00F6074B">
        <w:rPr>
          <w:rFonts w:ascii="Times New Roman" w:hAnsi="Times New Roman" w:cs="Times New Roman"/>
        </w:rPr>
        <w:t xml:space="preserve"> presumably</w:t>
      </w:r>
      <w:r w:rsidR="00B80B47">
        <w:rPr>
          <w:rFonts w:ascii="Times New Roman" w:hAnsi="Times New Roman" w:cs="Times New Roman"/>
        </w:rPr>
        <w:t xml:space="preserve"> not only reflects what </w:t>
      </w:r>
      <w:r w:rsidR="00F6074B">
        <w:rPr>
          <w:rFonts w:ascii="Times New Roman" w:hAnsi="Times New Roman" w:cs="Times New Roman"/>
        </w:rPr>
        <w:t>is learned</w:t>
      </w:r>
      <w:r w:rsidR="00B80B47">
        <w:rPr>
          <w:rFonts w:ascii="Times New Roman" w:hAnsi="Times New Roman" w:cs="Times New Roman"/>
        </w:rPr>
        <w:t xml:space="preserve"> during </w:t>
      </w:r>
      <w:r w:rsidR="00D910E2">
        <w:rPr>
          <w:rFonts w:ascii="Times New Roman" w:hAnsi="Times New Roman" w:cs="Times New Roman"/>
        </w:rPr>
        <w:t>habituation,</w:t>
      </w:r>
      <w:r w:rsidR="00B80B47">
        <w:rPr>
          <w:rFonts w:ascii="Times New Roman" w:hAnsi="Times New Roman" w:cs="Times New Roman"/>
        </w:rPr>
        <w:t xml:space="preserve"> but it reflects </w:t>
      </w:r>
      <w:r w:rsidRPr="00B80D3D">
        <w:rPr>
          <w:rFonts w:ascii="Times New Roman" w:hAnsi="Times New Roman" w:cs="Times New Roman"/>
        </w:rPr>
        <w:t>th</w:t>
      </w:r>
      <w:r w:rsidR="001976DC">
        <w:rPr>
          <w:rFonts w:ascii="Times New Roman" w:hAnsi="Times New Roman" w:cs="Times New Roman"/>
        </w:rPr>
        <w:t xml:space="preserve">eir extensive, </w:t>
      </w:r>
      <w:r w:rsidRPr="00B80D3D">
        <w:rPr>
          <w:rFonts w:ascii="Times New Roman" w:hAnsi="Times New Roman" w:cs="Times New Roman"/>
        </w:rPr>
        <w:t>real-world, third-person experience</w:t>
      </w:r>
      <w:r w:rsidR="00F6074B">
        <w:rPr>
          <w:rFonts w:ascii="Times New Roman" w:hAnsi="Times New Roman" w:cs="Times New Roman"/>
        </w:rPr>
        <w:t xml:space="preserve"> observing individuals interact with one another via </w:t>
      </w:r>
      <w:r w:rsidR="00273B30">
        <w:rPr>
          <w:rFonts w:ascii="Times New Roman" w:hAnsi="Times New Roman" w:cs="Times New Roman"/>
        </w:rPr>
        <w:t>straight and curved motion paths</w:t>
      </w:r>
      <w:r w:rsidR="00F6074B">
        <w:rPr>
          <w:rFonts w:ascii="Times New Roman" w:hAnsi="Times New Roman" w:cs="Times New Roman"/>
        </w:rPr>
        <w:t>.</w:t>
      </w:r>
      <w:r w:rsidRPr="00B80D3D">
        <w:rPr>
          <w:rFonts w:ascii="Times New Roman" w:hAnsi="Times New Roman" w:cs="Times New Roman"/>
        </w:rPr>
        <w:t xml:space="preserve"> </w:t>
      </w:r>
      <w:r w:rsidR="00F47A07">
        <w:rPr>
          <w:rFonts w:ascii="Times New Roman" w:hAnsi="Times New Roman" w:cs="Times New Roman"/>
        </w:rPr>
        <w:t>For example</w:t>
      </w:r>
      <w:r w:rsidR="00F6074B">
        <w:rPr>
          <w:rFonts w:ascii="Times New Roman" w:hAnsi="Times New Roman" w:cs="Times New Roman"/>
        </w:rPr>
        <w:t>, infants may learn that</w:t>
      </w:r>
      <w:r w:rsidR="00044173">
        <w:rPr>
          <w:rFonts w:ascii="Times New Roman" w:hAnsi="Times New Roman" w:cs="Times New Roman"/>
        </w:rPr>
        <w:t xml:space="preserve"> people </w:t>
      </w:r>
      <w:r w:rsidR="00E27F47">
        <w:rPr>
          <w:rFonts w:ascii="Times New Roman" w:hAnsi="Times New Roman" w:cs="Times New Roman"/>
        </w:rPr>
        <w:t xml:space="preserve">mostly, but not always, </w:t>
      </w:r>
      <w:r w:rsidR="00885D4C">
        <w:rPr>
          <w:rFonts w:ascii="Times New Roman" w:hAnsi="Times New Roman" w:cs="Times New Roman"/>
        </w:rPr>
        <w:t xml:space="preserve">move along straight motion paths </w:t>
      </w:r>
      <w:r w:rsidR="00044173">
        <w:rPr>
          <w:rFonts w:ascii="Times New Roman" w:hAnsi="Times New Roman" w:cs="Times New Roman"/>
        </w:rPr>
        <w:t>in the absence of physical barriers</w:t>
      </w:r>
      <w:r w:rsidR="00E27F47">
        <w:rPr>
          <w:rFonts w:ascii="Times New Roman" w:hAnsi="Times New Roman" w:cs="Times New Roman"/>
        </w:rPr>
        <w:t xml:space="preserve">. </w:t>
      </w:r>
      <w:r w:rsidR="00806261" w:rsidRPr="00806261">
        <w:rPr>
          <w:rFonts w:ascii="Times New Roman" w:hAnsi="Times New Roman" w:cs="Times New Roman"/>
        </w:rPr>
        <w:t xml:space="preserve">In contrast, because solid objects cannot </w:t>
      </w:r>
      <w:r w:rsidR="00806261">
        <w:rPr>
          <w:rFonts w:ascii="Times New Roman" w:hAnsi="Times New Roman" w:cs="Times New Roman"/>
        </w:rPr>
        <w:t xml:space="preserve">simultaneously </w:t>
      </w:r>
      <w:r w:rsidR="00806261" w:rsidRPr="00806261">
        <w:rPr>
          <w:rFonts w:ascii="Times New Roman" w:hAnsi="Times New Roman" w:cs="Times New Roman"/>
        </w:rPr>
        <w:t>occupy the same</w:t>
      </w:r>
      <w:r w:rsidR="00806261">
        <w:rPr>
          <w:rFonts w:ascii="Times New Roman" w:hAnsi="Times New Roman" w:cs="Times New Roman"/>
        </w:rPr>
        <w:t xml:space="preserve"> position in</w:t>
      </w:r>
      <w:r w:rsidR="00806261" w:rsidRPr="00806261">
        <w:rPr>
          <w:rFonts w:ascii="Times New Roman" w:hAnsi="Times New Roman" w:cs="Times New Roman"/>
        </w:rPr>
        <w:t xml:space="preserve"> space, these same entities will move around or over barriers along curved or arced trajectories when such barriers are present</w:t>
      </w:r>
      <w:r w:rsidR="00806261">
        <w:rPr>
          <w:rFonts w:ascii="Times New Roman" w:hAnsi="Times New Roman" w:cs="Times New Roman"/>
        </w:rPr>
        <w:t>.</w:t>
      </w:r>
      <w:r w:rsidR="005335FD">
        <w:rPr>
          <w:rFonts w:ascii="Times New Roman" w:hAnsi="Times New Roman" w:cs="Times New Roman"/>
        </w:rPr>
        <w:t xml:space="preserve"> Additionally, when entities move over barriers such as when </w:t>
      </w:r>
      <w:r w:rsidR="007B18A4">
        <w:rPr>
          <w:rFonts w:ascii="Times New Roman" w:hAnsi="Times New Roman" w:cs="Times New Roman"/>
        </w:rPr>
        <w:t>the babysitter</w:t>
      </w:r>
      <w:r w:rsidR="005335FD">
        <w:rPr>
          <w:rFonts w:ascii="Times New Roman" w:hAnsi="Times New Roman" w:cs="Times New Roman"/>
        </w:rPr>
        <w:t xml:space="preserve"> </w:t>
      </w:r>
      <w:r w:rsidR="007B18A4">
        <w:rPr>
          <w:rFonts w:ascii="Times New Roman" w:hAnsi="Times New Roman" w:cs="Times New Roman"/>
        </w:rPr>
        <w:t xml:space="preserve">steps or </w:t>
      </w:r>
      <w:r w:rsidR="005335FD">
        <w:rPr>
          <w:rFonts w:ascii="Times New Roman" w:hAnsi="Times New Roman" w:cs="Times New Roman"/>
        </w:rPr>
        <w:t xml:space="preserve">jumps over </w:t>
      </w:r>
      <w:r w:rsidR="00E376E6">
        <w:rPr>
          <w:rFonts w:ascii="Times New Roman" w:hAnsi="Times New Roman" w:cs="Times New Roman"/>
        </w:rPr>
        <w:t>a tricycle that was left out</w:t>
      </w:r>
      <w:r w:rsidR="005335FD">
        <w:rPr>
          <w:rFonts w:ascii="Times New Roman" w:hAnsi="Times New Roman" w:cs="Times New Roman"/>
        </w:rPr>
        <w:t>,</w:t>
      </w:r>
      <w:r w:rsidR="007B18A4">
        <w:rPr>
          <w:rFonts w:ascii="Times New Roman" w:hAnsi="Times New Roman" w:cs="Times New Roman"/>
        </w:rPr>
        <w:t xml:space="preserve"> the vertical distance between the apex of the trajectory and the top of the obstacle is often minimal. </w:t>
      </w:r>
      <w:r w:rsidR="00863400">
        <w:rPr>
          <w:rFonts w:ascii="Times New Roman" w:hAnsi="Times New Roman" w:cs="Times New Roman"/>
        </w:rPr>
        <w:t xml:space="preserve">In terms of how infants represent and process </w:t>
      </w:r>
      <w:r w:rsidR="005F4438">
        <w:rPr>
          <w:rFonts w:ascii="Times New Roman" w:hAnsi="Times New Roman" w:cs="Times New Roman"/>
        </w:rPr>
        <w:t>these different motion paths</w:t>
      </w:r>
      <w:r w:rsidR="00863400">
        <w:rPr>
          <w:rFonts w:ascii="Times New Roman" w:hAnsi="Times New Roman" w:cs="Times New Roman"/>
        </w:rPr>
        <w:t>,</w:t>
      </w:r>
      <w:r w:rsidR="00044173">
        <w:rPr>
          <w:rFonts w:ascii="Times New Roman" w:hAnsi="Times New Roman" w:cs="Times New Roman"/>
        </w:rPr>
        <w:t xml:space="preserve"> it is assumed here that infants process such actions</w:t>
      </w:r>
      <w:r w:rsidR="00D910E2">
        <w:rPr>
          <w:rFonts w:ascii="Times New Roman" w:hAnsi="Times New Roman" w:cs="Times New Roman"/>
        </w:rPr>
        <w:t xml:space="preserve">—along with the actors involved in </w:t>
      </w:r>
      <w:r w:rsidR="00863400">
        <w:rPr>
          <w:rFonts w:ascii="Times New Roman" w:hAnsi="Times New Roman" w:cs="Times New Roman"/>
        </w:rPr>
        <w:t>them</w:t>
      </w:r>
      <w:r w:rsidR="00D910E2">
        <w:rPr>
          <w:rFonts w:ascii="Times New Roman" w:hAnsi="Times New Roman" w:cs="Times New Roman"/>
        </w:rPr>
        <w:t>—</w:t>
      </w:r>
      <w:r w:rsidR="00044173">
        <w:rPr>
          <w:rFonts w:ascii="Times New Roman" w:hAnsi="Times New Roman" w:cs="Times New Roman"/>
        </w:rPr>
        <w:t>not in terms</w:t>
      </w:r>
      <w:r w:rsidR="00D910E2">
        <w:rPr>
          <w:rFonts w:ascii="Times New Roman" w:hAnsi="Times New Roman" w:cs="Times New Roman"/>
        </w:rPr>
        <w:t xml:space="preserve"> </w:t>
      </w:r>
      <w:r w:rsidR="00044173">
        <w:rPr>
          <w:rFonts w:ascii="Times New Roman" w:hAnsi="Times New Roman" w:cs="Times New Roman"/>
        </w:rPr>
        <w:t xml:space="preserve">of </w:t>
      </w:r>
      <w:r w:rsidR="00D910E2">
        <w:rPr>
          <w:rFonts w:ascii="Times New Roman" w:hAnsi="Times New Roman" w:cs="Times New Roman"/>
        </w:rPr>
        <w:t xml:space="preserve">their </w:t>
      </w:r>
      <w:r w:rsidR="00044173">
        <w:rPr>
          <w:rFonts w:ascii="Times New Roman" w:hAnsi="Times New Roman" w:cs="Times New Roman"/>
        </w:rPr>
        <w:t>efficiency</w:t>
      </w:r>
      <w:r w:rsidR="00D910E2">
        <w:rPr>
          <w:rFonts w:ascii="Times New Roman" w:hAnsi="Times New Roman" w:cs="Times New Roman"/>
        </w:rPr>
        <w:t>, utility,</w:t>
      </w:r>
      <w:r w:rsidR="00044173">
        <w:rPr>
          <w:rFonts w:ascii="Times New Roman" w:hAnsi="Times New Roman" w:cs="Times New Roman"/>
        </w:rPr>
        <w:t xml:space="preserve"> or deeper, conceptual meaning but rather in terms of their </w:t>
      </w:r>
      <w:r w:rsidR="00F6074B">
        <w:rPr>
          <w:rFonts w:ascii="Times New Roman" w:hAnsi="Times New Roman" w:cs="Times New Roman"/>
        </w:rPr>
        <w:t xml:space="preserve">semantically neutral kinematics (i.e., </w:t>
      </w:r>
      <w:r w:rsidR="00D910E2">
        <w:rPr>
          <w:rFonts w:ascii="Times New Roman" w:hAnsi="Times New Roman" w:cs="Times New Roman"/>
        </w:rPr>
        <w:t>spatiotemporal properties</w:t>
      </w:r>
      <w:r w:rsidR="00F6074B">
        <w:rPr>
          <w:rFonts w:ascii="Times New Roman" w:hAnsi="Times New Roman" w:cs="Times New Roman"/>
        </w:rPr>
        <w:t xml:space="preserve">) and visible, </w:t>
      </w:r>
      <w:r w:rsidR="006C33A3">
        <w:rPr>
          <w:rFonts w:ascii="Times New Roman" w:hAnsi="Times New Roman" w:cs="Times New Roman"/>
        </w:rPr>
        <w:t xml:space="preserve">low-level </w:t>
      </w:r>
      <w:r w:rsidR="00F6074B">
        <w:rPr>
          <w:rFonts w:ascii="Times New Roman" w:hAnsi="Times New Roman" w:cs="Times New Roman"/>
        </w:rPr>
        <w:t>surface features.</w:t>
      </w:r>
      <w:r w:rsidR="006C33A3">
        <w:rPr>
          <w:rFonts w:ascii="Times New Roman" w:hAnsi="Times New Roman" w:cs="Times New Roman"/>
        </w:rPr>
        <w:t xml:space="preserve"> </w:t>
      </w:r>
      <w:r w:rsidR="000B1F17">
        <w:rPr>
          <w:rFonts w:ascii="Times New Roman" w:hAnsi="Times New Roman" w:cs="Times New Roman"/>
        </w:rPr>
        <w:t>My contention is that this kind of perceptually grounded</w:t>
      </w:r>
      <w:r w:rsidR="002E183C" w:rsidRPr="002E183C">
        <w:rPr>
          <w:rFonts w:ascii="Times New Roman" w:hAnsi="Times New Roman" w:cs="Times New Roman"/>
        </w:rPr>
        <w:t xml:space="preserve"> experience can explain infants’ looking responses during the test phase of the experiment described above by Csibra et al. (2003)</w:t>
      </w:r>
      <w:r w:rsidR="002E183C">
        <w:rPr>
          <w:rFonts w:ascii="Times New Roman" w:hAnsi="Times New Roman" w:cs="Times New Roman"/>
        </w:rPr>
        <w:t xml:space="preserve">. </w:t>
      </w:r>
      <w:r w:rsidR="004565E7">
        <w:rPr>
          <w:rFonts w:ascii="Times New Roman" w:hAnsi="Times New Roman" w:cs="Times New Roman"/>
        </w:rPr>
        <w:t>If infants learned in the real world that</w:t>
      </w:r>
      <w:r w:rsidR="00586774">
        <w:rPr>
          <w:rFonts w:ascii="Times New Roman" w:hAnsi="Times New Roman" w:cs="Times New Roman"/>
        </w:rPr>
        <w:t xml:space="preserve"> individuals tend only to follow curved motion paths to reach other individuals </w:t>
      </w:r>
      <w:r w:rsidR="00573FA5">
        <w:rPr>
          <w:rFonts w:ascii="Times New Roman" w:hAnsi="Times New Roman" w:cs="Times New Roman"/>
        </w:rPr>
        <w:t xml:space="preserve">or other things </w:t>
      </w:r>
      <w:r w:rsidR="00586774">
        <w:rPr>
          <w:rFonts w:ascii="Times New Roman" w:hAnsi="Times New Roman" w:cs="Times New Roman"/>
        </w:rPr>
        <w:t xml:space="preserve">when a physical barrier is present, </w:t>
      </w:r>
      <w:r w:rsidR="004565E7">
        <w:rPr>
          <w:rFonts w:ascii="Times New Roman" w:hAnsi="Times New Roman" w:cs="Times New Roman"/>
        </w:rPr>
        <w:t xml:space="preserve">they may have </w:t>
      </w:r>
      <w:r w:rsidR="00AF6FD2">
        <w:rPr>
          <w:rFonts w:ascii="Times New Roman" w:hAnsi="Times New Roman" w:cs="Times New Roman"/>
        </w:rPr>
        <w:t>shown heightened looking to the barrierless</w:t>
      </w:r>
      <w:r w:rsidR="003D4119">
        <w:rPr>
          <w:rFonts w:ascii="Times New Roman" w:hAnsi="Times New Roman" w:cs="Times New Roman"/>
        </w:rPr>
        <w:t xml:space="preserve"> test event in which the first character followed along a curved path to reach the second one not because they expect actors to maximize subjective utilities but simply because </w:t>
      </w:r>
      <w:r w:rsidR="00FF6ED3">
        <w:rPr>
          <w:rFonts w:ascii="Times New Roman" w:hAnsi="Times New Roman" w:cs="Times New Roman"/>
        </w:rPr>
        <w:t>curved motion is associated with barriers</w:t>
      </w:r>
      <w:r w:rsidR="00573FA5">
        <w:rPr>
          <w:rFonts w:ascii="Times New Roman" w:hAnsi="Times New Roman" w:cs="Times New Roman"/>
        </w:rPr>
        <w:t xml:space="preserve"> (and their attention was captured by the absence of an expected barrier)</w:t>
      </w:r>
      <w:r w:rsidR="00FF6ED3">
        <w:rPr>
          <w:rFonts w:ascii="Times New Roman" w:hAnsi="Times New Roman" w:cs="Times New Roman"/>
        </w:rPr>
        <w:t>.</w:t>
      </w:r>
    </w:p>
    <w:p w14:paraId="4CCE1BAE" w14:textId="77DE4C32" w:rsidR="00F45A64" w:rsidRDefault="006C33A3" w:rsidP="00244267">
      <w:pPr>
        <w:spacing w:line="480" w:lineRule="auto"/>
        <w:ind w:firstLine="720"/>
        <w:contextualSpacing/>
        <w:rPr>
          <w:rFonts w:ascii="Times New Roman" w:hAnsi="Times New Roman" w:cs="Times New Roman"/>
        </w:rPr>
      </w:pPr>
      <w:r>
        <w:rPr>
          <w:rFonts w:ascii="Times New Roman" w:hAnsi="Times New Roman" w:cs="Times New Roman"/>
        </w:rPr>
        <w:t xml:space="preserve">The second </w:t>
      </w:r>
      <w:r w:rsidR="00F25C80">
        <w:rPr>
          <w:rFonts w:ascii="Times New Roman" w:hAnsi="Times New Roman" w:cs="Times New Roman"/>
        </w:rPr>
        <w:t xml:space="preserve">and related factor </w:t>
      </w:r>
      <w:r>
        <w:rPr>
          <w:rFonts w:ascii="Times New Roman" w:hAnsi="Times New Roman" w:cs="Times New Roman"/>
        </w:rPr>
        <w:t>concerns</w:t>
      </w:r>
      <w:r w:rsidR="00FF6ED3">
        <w:rPr>
          <w:rFonts w:ascii="Times New Roman" w:hAnsi="Times New Roman" w:cs="Times New Roman"/>
        </w:rPr>
        <w:t xml:space="preserve"> the relation between what infants learn during the habituation phase in</w:t>
      </w:r>
      <w:r>
        <w:rPr>
          <w:rFonts w:ascii="Times New Roman" w:hAnsi="Times New Roman" w:cs="Times New Roman"/>
        </w:rPr>
        <w:t xml:space="preserve"> </w:t>
      </w:r>
      <w:r w:rsidR="002428A9">
        <w:rPr>
          <w:rFonts w:ascii="Times New Roman" w:hAnsi="Times New Roman" w:cs="Times New Roman"/>
        </w:rPr>
        <w:t xml:space="preserve">action understanding studies </w:t>
      </w:r>
      <w:r w:rsidR="00FF6ED3">
        <w:rPr>
          <w:rFonts w:ascii="Times New Roman" w:hAnsi="Times New Roman" w:cs="Times New Roman"/>
        </w:rPr>
        <w:t xml:space="preserve">and their subsequent looking behaviors during the test phase. </w:t>
      </w:r>
      <w:r>
        <w:rPr>
          <w:rFonts w:ascii="Times New Roman" w:hAnsi="Times New Roman" w:cs="Times New Roman"/>
        </w:rPr>
        <w:t xml:space="preserve">To illustrate the importance of this factor, consider </w:t>
      </w:r>
      <w:r w:rsidR="00524642">
        <w:rPr>
          <w:rFonts w:ascii="Times New Roman" w:hAnsi="Times New Roman" w:cs="Times New Roman"/>
        </w:rPr>
        <w:t>Gergely et al.</w:t>
      </w:r>
      <w:r>
        <w:rPr>
          <w:rFonts w:ascii="Times New Roman" w:hAnsi="Times New Roman" w:cs="Times New Roman"/>
        </w:rPr>
        <w:t>’s</w:t>
      </w:r>
      <w:r w:rsidR="00524642">
        <w:rPr>
          <w:rFonts w:ascii="Times New Roman" w:hAnsi="Times New Roman" w:cs="Times New Roman"/>
        </w:rPr>
        <w:t xml:space="preserve"> (1995)</w:t>
      </w:r>
      <w:r>
        <w:rPr>
          <w:rFonts w:ascii="Times New Roman" w:hAnsi="Times New Roman" w:cs="Times New Roman"/>
        </w:rPr>
        <w:t xml:space="preserve"> classic </w:t>
      </w:r>
      <w:r>
        <w:rPr>
          <w:rFonts w:ascii="Times New Roman" w:hAnsi="Times New Roman" w:cs="Times New Roman"/>
        </w:rPr>
        <w:lastRenderedPageBreak/>
        <w:t xml:space="preserve">study. </w:t>
      </w:r>
      <w:r w:rsidR="002428A9">
        <w:rPr>
          <w:rFonts w:ascii="Times New Roman" w:hAnsi="Times New Roman" w:cs="Times New Roman"/>
        </w:rPr>
        <w:t>In that study</w:t>
      </w:r>
      <w:r w:rsidR="00524642">
        <w:rPr>
          <w:rFonts w:ascii="Times New Roman" w:hAnsi="Times New Roman" w:cs="Times New Roman"/>
        </w:rPr>
        <w:t>, infants may have formed an association between the</w:t>
      </w:r>
      <w:r w:rsidR="00220755">
        <w:rPr>
          <w:rFonts w:ascii="Times New Roman" w:hAnsi="Times New Roman" w:cs="Times New Roman"/>
        </w:rPr>
        <w:t xml:space="preserve"> kinematics of the</w:t>
      </w:r>
      <w:r w:rsidR="00524642">
        <w:rPr>
          <w:rFonts w:ascii="Times New Roman" w:hAnsi="Times New Roman" w:cs="Times New Roman"/>
        </w:rPr>
        <w:t xml:space="preserve"> arced motion path and the </w:t>
      </w:r>
      <w:r w:rsidR="00DB4A47">
        <w:rPr>
          <w:rFonts w:ascii="Times New Roman" w:hAnsi="Times New Roman" w:cs="Times New Roman"/>
        </w:rPr>
        <w:t>p</w:t>
      </w:r>
      <w:r w:rsidR="00A376CF">
        <w:rPr>
          <w:rFonts w:ascii="Times New Roman" w:hAnsi="Times New Roman" w:cs="Times New Roman"/>
        </w:rPr>
        <w:t>erceptual features of a</w:t>
      </w:r>
      <w:r w:rsidR="00DB4A47">
        <w:rPr>
          <w:rFonts w:ascii="Times New Roman" w:hAnsi="Times New Roman" w:cs="Times New Roman"/>
        </w:rPr>
        <w:t xml:space="preserve"> </w:t>
      </w:r>
      <w:r w:rsidR="00524642">
        <w:rPr>
          <w:rFonts w:ascii="Times New Roman" w:hAnsi="Times New Roman" w:cs="Times New Roman"/>
        </w:rPr>
        <w:t>barrier based on repeated pairings of the two over the course of the habituation phase.</w:t>
      </w:r>
      <w:r w:rsidR="009507E8">
        <w:rPr>
          <w:rFonts w:ascii="Times New Roman" w:hAnsi="Times New Roman" w:cs="Times New Roman"/>
        </w:rPr>
        <w:t xml:space="preserve"> If this association is sufficiently strong</w:t>
      </w:r>
      <w:r w:rsidR="00965B05">
        <w:rPr>
          <w:rFonts w:ascii="Times New Roman" w:hAnsi="Times New Roman" w:cs="Times New Roman"/>
        </w:rPr>
        <w:t>, then presence of one component of the association (e.g., the kinematics of curved motion) should lead to</w:t>
      </w:r>
      <w:r w:rsidR="00D6098E">
        <w:rPr>
          <w:rFonts w:ascii="Times New Roman" w:hAnsi="Times New Roman" w:cs="Times New Roman"/>
        </w:rPr>
        <w:t xml:space="preserve"> an</w:t>
      </w:r>
      <w:r w:rsidR="00965B05">
        <w:rPr>
          <w:rFonts w:ascii="Times New Roman" w:hAnsi="Times New Roman" w:cs="Times New Roman"/>
        </w:rPr>
        <w:t xml:space="preserve"> expectation of the other component (namely, a barrier). A test event that subsequently meets this </w:t>
      </w:r>
      <w:r w:rsidR="006C2D16">
        <w:rPr>
          <w:rFonts w:ascii="Times New Roman" w:hAnsi="Times New Roman" w:cs="Times New Roman"/>
        </w:rPr>
        <w:t xml:space="preserve">expectation or aligns with prior real-world experience (e.g., the new action event in Gergely et al. [1995]) </w:t>
      </w:r>
      <w:r w:rsidR="00965B05">
        <w:rPr>
          <w:rFonts w:ascii="Times New Roman" w:hAnsi="Times New Roman" w:cs="Times New Roman"/>
        </w:rPr>
        <w:t xml:space="preserve">should evoke much less looking than one </w:t>
      </w:r>
      <w:r w:rsidR="006C2D16">
        <w:rPr>
          <w:rFonts w:ascii="Times New Roman" w:hAnsi="Times New Roman" w:cs="Times New Roman"/>
        </w:rPr>
        <w:t>that violates this expectation (e.g., the old action event in Gergely et al. [1995]).</w:t>
      </w:r>
      <w:r w:rsidR="00D6098E">
        <w:rPr>
          <w:rFonts w:ascii="Times New Roman" w:hAnsi="Times New Roman" w:cs="Times New Roman"/>
        </w:rPr>
        <w:t xml:space="preserve"> Given that infants in the Control condition </w:t>
      </w:r>
      <w:r w:rsidR="00EB7174">
        <w:rPr>
          <w:rFonts w:ascii="Times New Roman" w:hAnsi="Times New Roman" w:cs="Times New Roman"/>
        </w:rPr>
        <w:t>were</w:t>
      </w:r>
      <w:r w:rsidR="00B12EBA">
        <w:rPr>
          <w:rFonts w:ascii="Times New Roman" w:hAnsi="Times New Roman" w:cs="Times New Roman"/>
        </w:rPr>
        <w:t xml:space="preserve"> also being habituated to an event that included curved motion and a barrier, </w:t>
      </w:r>
      <w:r w:rsidR="00DF3E6A">
        <w:rPr>
          <w:rFonts w:ascii="Times New Roman" w:hAnsi="Times New Roman" w:cs="Times New Roman"/>
        </w:rPr>
        <w:t>one might expect</w:t>
      </w:r>
      <w:r w:rsidR="00D90A05">
        <w:rPr>
          <w:rFonts w:ascii="Times New Roman" w:hAnsi="Times New Roman" w:cs="Times New Roman"/>
        </w:rPr>
        <w:t xml:space="preserve"> </w:t>
      </w:r>
      <w:r w:rsidR="00DF3E6A">
        <w:rPr>
          <w:rFonts w:ascii="Times New Roman" w:hAnsi="Times New Roman" w:cs="Times New Roman"/>
        </w:rPr>
        <w:t xml:space="preserve">infants in this condition also to look longer </w:t>
      </w:r>
      <w:r w:rsidR="00EB7174">
        <w:rPr>
          <w:rFonts w:ascii="Times New Roman" w:hAnsi="Times New Roman" w:cs="Times New Roman"/>
        </w:rPr>
        <w:t>at the old action test event than at the new one.</w:t>
      </w:r>
      <w:r w:rsidR="00D90A05">
        <w:rPr>
          <w:rFonts w:ascii="Times New Roman" w:hAnsi="Times New Roman" w:cs="Times New Roman"/>
        </w:rPr>
        <w:t xml:space="preserve"> </w:t>
      </w:r>
      <w:r w:rsidR="00DF3E6A">
        <w:rPr>
          <w:rFonts w:ascii="Times New Roman" w:hAnsi="Times New Roman" w:cs="Times New Roman"/>
        </w:rPr>
        <w:t xml:space="preserve">However, </w:t>
      </w:r>
      <w:r w:rsidR="0003467C">
        <w:rPr>
          <w:rFonts w:ascii="Times New Roman" w:hAnsi="Times New Roman" w:cs="Times New Roman"/>
        </w:rPr>
        <w:t>s</w:t>
      </w:r>
      <w:r w:rsidR="00D90A05">
        <w:rPr>
          <w:rFonts w:ascii="Times New Roman" w:hAnsi="Times New Roman" w:cs="Times New Roman"/>
        </w:rPr>
        <w:t xml:space="preserve">uch a prediction would </w:t>
      </w:r>
      <w:r w:rsidR="0003467C">
        <w:rPr>
          <w:rFonts w:ascii="Times New Roman" w:hAnsi="Times New Roman" w:cs="Times New Roman"/>
        </w:rPr>
        <w:t>conflict with the</w:t>
      </w:r>
      <w:r w:rsidR="00D90A05">
        <w:rPr>
          <w:rFonts w:ascii="Times New Roman" w:hAnsi="Times New Roman" w:cs="Times New Roman"/>
        </w:rPr>
        <w:t xml:space="preserve"> observed data. </w:t>
      </w:r>
      <w:r w:rsidR="0003467C">
        <w:rPr>
          <w:rFonts w:ascii="Times New Roman" w:hAnsi="Times New Roman" w:cs="Times New Roman"/>
        </w:rPr>
        <w:t>It will be recalled that</w:t>
      </w:r>
      <w:r w:rsidR="00D90A05">
        <w:rPr>
          <w:rFonts w:ascii="Times New Roman" w:hAnsi="Times New Roman" w:cs="Times New Roman"/>
        </w:rPr>
        <w:t xml:space="preserve"> infants in </w:t>
      </w:r>
      <w:r w:rsidR="0003467C">
        <w:rPr>
          <w:rFonts w:ascii="Times New Roman" w:hAnsi="Times New Roman" w:cs="Times New Roman"/>
        </w:rPr>
        <w:t>the Control condition</w:t>
      </w:r>
      <w:r w:rsidR="00D90A05">
        <w:rPr>
          <w:rFonts w:ascii="Times New Roman" w:hAnsi="Times New Roman" w:cs="Times New Roman"/>
        </w:rPr>
        <w:t xml:space="preserve"> looked equally long at both test events. </w:t>
      </w:r>
    </w:p>
    <w:p w14:paraId="7AC9BDD3" w14:textId="4ECECF79" w:rsidR="00F10AA5" w:rsidRDefault="00244267" w:rsidP="00244267">
      <w:pPr>
        <w:spacing w:line="480" w:lineRule="auto"/>
        <w:ind w:firstLine="720"/>
        <w:contextualSpacing/>
        <w:rPr>
          <w:rFonts w:ascii="Times New Roman" w:hAnsi="Times New Roman" w:cs="Times New Roman"/>
        </w:rPr>
      </w:pPr>
      <w:r>
        <w:rPr>
          <w:rFonts w:ascii="Times New Roman" w:hAnsi="Times New Roman" w:cs="Times New Roman"/>
        </w:rPr>
        <w:t xml:space="preserve">Although it is true that infants </w:t>
      </w:r>
      <w:r w:rsidR="00F45A64">
        <w:rPr>
          <w:rFonts w:ascii="Times New Roman" w:hAnsi="Times New Roman" w:cs="Times New Roman"/>
        </w:rPr>
        <w:t>in both conditions saw curved motion and a barrier during habituation</w:t>
      </w:r>
      <w:r>
        <w:rPr>
          <w:rFonts w:ascii="Times New Roman" w:hAnsi="Times New Roman" w:cs="Times New Roman"/>
        </w:rPr>
        <w:t>, a key difference between</w:t>
      </w:r>
      <w:r w:rsidR="00F45A64">
        <w:rPr>
          <w:rFonts w:ascii="Times New Roman" w:hAnsi="Times New Roman" w:cs="Times New Roman"/>
        </w:rPr>
        <w:t xml:space="preserve"> the habituation experiences of infants in</w:t>
      </w:r>
      <w:r>
        <w:rPr>
          <w:rFonts w:ascii="Times New Roman" w:hAnsi="Times New Roman" w:cs="Times New Roman"/>
        </w:rPr>
        <w:t xml:space="preserve"> both conditions is that the curved motion occurred over a barrier in the Experimental condition</w:t>
      </w:r>
      <w:r w:rsidR="00E63FA9">
        <w:rPr>
          <w:rFonts w:ascii="Times New Roman" w:hAnsi="Times New Roman" w:cs="Times New Roman"/>
        </w:rPr>
        <w:t>; this motion</w:t>
      </w:r>
      <w:r w:rsidR="00F45A64">
        <w:rPr>
          <w:rFonts w:ascii="Times New Roman" w:hAnsi="Times New Roman" w:cs="Times New Roman"/>
        </w:rPr>
        <w:t xml:space="preserve"> occurred some distance to the side of the barrier</w:t>
      </w:r>
      <w:r>
        <w:rPr>
          <w:rFonts w:ascii="Times New Roman" w:hAnsi="Times New Roman" w:cs="Times New Roman"/>
        </w:rPr>
        <w:t xml:space="preserve"> in the Control condition. A corollary of this is that </w:t>
      </w:r>
      <w:r w:rsidR="00F45A64">
        <w:rPr>
          <w:rFonts w:ascii="Times New Roman" w:hAnsi="Times New Roman" w:cs="Times New Roman"/>
        </w:rPr>
        <w:t>the strength of the link</w:t>
      </w:r>
      <w:r>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 stronger when the curved motion</w:t>
      </w:r>
      <w:r w:rsidR="00914D5A">
        <w:rPr>
          <w:rFonts w:ascii="Times New Roman" w:hAnsi="Times New Roman" w:cs="Times New Roman"/>
        </w:rPr>
        <w:t xml:space="preserve"> repeatedly</w:t>
      </w:r>
      <w:r w:rsidR="00524642" w:rsidRPr="007D7F06">
        <w:rPr>
          <w:rFonts w:ascii="Times New Roman" w:hAnsi="Times New Roman" w:cs="Times New Roman"/>
        </w:rPr>
        <w:t xml:space="preserve"> occurs over rather than beside the barrier. </w:t>
      </w:r>
      <w:r w:rsidR="00F45A64">
        <w:rPr>
          <w:rFonts w:ascii="Times New Roman" w:hAnsi="Times New Roman" w:cs="Times New Roman"/>
        </w:rPr>
        <w:t>The reason for this is that</w:t>
      </w:r>
      <w:r w:rsidR="00524642">
        <w:rPr>
          <w:rFonts w:ascii="Times New Roman" w:hAnsi="Times New Roman" w:cs="Times New Roman"/>
        </w:rPr>
        <w:t xml:space="preserve"> 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r w:rsidR="00A23E8A">
        <w:rPr>
          <w:rFonts w:ascii="Times New Roman" w:hAnsi="Times New Roman" w:cs="Times New Roman"/>
        </w:rPr>
        <w:t xml:space="preserve">. The fact that both features are located at the same place in space is important because it means that both can be </w:t>
      </w:r>
      <w:r w:rsidR="00037ED7">
        <w:rPr>
          <w:rFonts w:ascii="Times New Roman" w:hAnsi="Times New Roman" w:cs="Times New Roman"/>
        </w:rPr>
        <w:t xml:space="preserve">simultaneously </w:t>
      </w:r>
      <w:r w:rsidR="00282527">
        <w:rPr>
          <w:rFonts w:ascii="Times New Roman" w:hAnsi="Times New Roman" w:cs="Times New Roman"/>
        </w:rPr>
        <w:t>fixated</w:t>
      </w:r>
      <w:r w:rsidR="00524642">
        <w:rPr>
          <w:rFonts w:ascii="Times New Roman" w:hAnsi="Times New Roman" w:cs="Times New Roman"/>
        </w:rPr>
        <w:t xml:space="preserve">. </w:t>
      </w:r>
      <w:r w:rsidR="00192340">
        <w:rPr>
          <w:rFonts w:ascii="Times New Roman" w:hAnsi="Times New Roman" w:cs="Times New Roman"/>
        </w:rPr>
        <w:t>The fact that both aspects of the scene are spatially continuous with one another</w:t>
      </w:r>
      <w:r w:rsidR="00A50C75">
        <w:rPr>
          <w:rFonts w:ascii="Times New Roman" w:hAnsi="Times New Roman" w:cs="Times New Roman"/>
        </w:rPr>
        <w:t xml:space="preserve"> is important because it may mean that </w:t>
      </w:r>
      <w:r w:rsidR="00BA1455">
        <w:rPr>
          <w:rFonts w:ascii="Times New Roman" w:hAnsi="Times New Roman" w:cs="Times New Roman"/>
        </w:rPr>
        <w:t>infants</w:t>
      </w:r>
      <w:r w:rsidR="00A50C75">
        <w:rPr>
          <w:rFonts w:ascii="Times New Roman" w:hAnsi="Times New Roman" w:cs="Times New Roman"/>
        </w:rPr>
        <w:t xml:space="preserve"> find that it is easier to associate one with the other.</w:t>
      </w:r>
      <w:r w:rsidR="00524642" w:rsidRPr="00E85228">
        <w:rPr>
          <w:rFonts w:ascii="Times New Roman" w:hAnsi="Times New Roman" w:cs="Times New Roman"/>
        </w:rPr>
        <w:t xml:space="preserve"> In contrast, when </w:t>
      </w:r>
      <w:r w:rsidR="00524642">
        <w:rPr>
          <w:rFonts w:ascii="Times New Roman" w:hAnsi="Times New Roman" w:cs="Times New Roman"/>
        </w:rPr>
        <w:t xml:space="preserve">the </w:t>
      </w:r>
      <w:r w:rsidR="00524642">
        <w:rPr>
          <w:rFonts w:ascii="Times New Roman" w:hAnsi="Times New Roman" w:cs="Times New Roman"/>
        </w:rPr>
        <w:lastRenderedPageBreak/>
        <w:t>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r w:rsidR="00071370">
        <w:rPr>
          <w:rFonts w:ascii="Times New Roman" w:hAnsi="Times New Roman" w:cs="Times New Roman"/>
        </w:rPr>
        <w:t xml:space="preserve">, it is not guaranteed that infants will notice </w:t>
      </w:r>
      <w:r w:rsidR="00A50C75">
        <w:rPr>
          <w:rFonts w:ascii="Times New Roman" w:hAnsi="Times New Roman" w:cs="Times New Roman"/>
        </w:rPr>
        <w:t>the barrier</w:t>
      </w:r>
      <w:r w:rsidR="00A97B4A">
        <w:rPr>
          <w:rFonts w:ascii="Times New Roman" w:hAnsi="Times New Roman" w:cs="Times New Roman"/>
        </w:rPr>
        <w:t xml:space="preserve"> given its reduced visual salience</w:t>
      </w:r>
      <w:r w:rsidR="00071370">
        <w:rPr>
          <w:rFonts w:ascii="Times New Roman" w:hAnsi="Times New Roman" w:cs="Times New Roman"/>
        </w:rPr>
        <w:t xml:space="preserve"> in this configuration. </w:t>
      </w:r>
      <w:r w:rsidR="00547101">
        <w:rPr>
          <w:rFonts w:ascii="Times New Roman" w:hAnsi="Times New Roman" w:cs="Times New Roman"/>
        </w:rPr>
        <w:t>The association that is established between the</w:t>
      </w:r>
      <w:r w:rsidR="00A97B4A">
        <w:rPr>
          <w:rFonts w:ascii="Times New Roman" w:hAnsi="Times New Roman" w:cs="Times New Roman"/>
        </w:rPr>
        <w:t xml:space="preserve"> </w:t>
      </w:r>
      <w:r w:rsidR="00547101">
        <w:rPr>
          <w:rFonts w:ascii="Times New Roman" w:hAnsi="Times New Roman" w:cs="Times New Roman"/>
        </w:rPr>
        <w:t>barrier and arced motion for infants who do</w:t>
      </w:r>
      <w:r w:rsidR="00071370">
        <w:rPr>
          <w:rFonts w:ascii="Times New Roman" w:hAnsi="Times New Roman" w:cs="Times New Roman"/>
        </w:rPr>
        <w:t xml:space="preserve"> notice the barrier</w:t>
      </w:r>
      <w:r w:rsidR="00547101">
        <w:rPr>
          <w:rFonts w:ascii="Times New Roman" w:hAnsi="Times New Roman" w:cs="Times New Roman"/>
        </w:rPr>
        <w:t xml:space="preserve"> may be weaker simply because</w:t>
      </w:r>
      <w:r w:rsidR="00A97B4A">
        <w:rPr>
          <w:rFonts w:ascii="Times New Roman" w:hAnsi="Times New Roman" w:cs="Times New Roman"/>
        </w:rPr>
        <w:t xml:space="preserve"> of its reduced salience and the fact that</w:t>
      </w:r>
      <w:r w:rsidR="00071370">
        <w:rPr>
          <w:rFonts w:ascii="Times New Roman" w:hAnsi="Times New Roman" w:cs="Times New Roman"/>
        </w:rPr>
        <w:t xml:space="preserve"> more </w:t>
      </w:r>
      <w:r w:rsidR="00524642" w:rsidRPr="00E85228">
        <w:rPr>
          <w:rFonts w:ascii="Times New Roman" w:hAnsi="Times New Roman" w:cs="Times New Roman"/>
        </w:rPr>
        <w:t xml:space="preserve">effort </w:t>
      </w:r>
      <w:r w:rsidR="00071370">
        <w:rPr>
          <w:rFonts w:ascii="Times New Roman" w:hAnsi="Times New Roman" w:cs="Times New Roman"/>
        </w:rPr>
        <w:t>would necessarily be required</w:t>
      </w:r>
      <w:r w:rsidR="00524642" w:rsidRPr="00E85228">
        <w:rPr>
          <w:rFonts w:ascii="Times New Roman" w:hAnsi="Times New Roman" w:cs="Times New Roman"/>
        </w:rPr>
        <w:t xml:space="preserve"> to form </w:t>
      </w:r>
      <w:r w:rsidR="0031793A">
        <w:rPr>
          <w:rFonts w:ascii="Times New Roman" w:hAnsi="Times New Roman" w:cs="Times New Roman"/>
        </w:rPr>
        <w:t xml:space="preserve">the link between it and curved motion. </w:t>
      </w:r>
      <w:r w:rsidR="004270B1">
        <w:rPr>
          <w:rFonts w:ascii="Times New Roman" w:hAnsi="Times New Roman" w:cs="Times New Roman"/>
        </w:rPr>
        <w:t>The reason</w:t>
      </w:r>
      <w:r w:rsidR="00BA006E">
        <w:rPr>
          <w:rFonts w:ascii="Times New Roman" w:hAnsi="Times New Roman" w:cs="Times New Roman"/>
        </w:rPr>
        <w:t xml:space="preserve"> that more effort is </w:t>
      </w:r>
      <w:r w:rsidR="00AA2479">
        <w:rPr>
          <w:rFonts w:ascii="Times New Roman" w:hAnsi="Times New Roman" w:cs="Times New Roman"/>
        </w:rPr>
        <w:t>necessary</w:t>
      </w:r>
      <w:r w:rsidR="004270B1">
        <w:rPr>
          <w:rFonts w:ascii="Times New Roman" w:hAnsi="Times New Roman" w:cs="Times New Roman"/>
        </w:rPr>
        <w:t xml:space="preserve"> is simply that it</w:t>
      </w:r>
      <w:r w:rsidR="0031793A">
        <w:rPr>
          <w:rFonts w:ascii="Times New Roman" w:hAnsi="Times New Roman" w:cs="Times New Roman"/>
        </w:rPr>
        <w:t xml:space="preserve"> is not possible for</w:t>
      </w:r>
      <w:r w:rsidR="00CD32BB">
        <w:rPr>
          <w:rFonts w:ascii="Times New Roman" w:hAnsi="Times New Roman" w:cs="Times New Roman"/>
        </w:rPr>
        <w:t xml:space="preserve"> infants </w:t>
      </w:r>
      <w:r w:rsidR="0031793A">
        <w:rPr>
          <w:rFonts w:ascii="Times New Roman" w:hAnsi="Times New Roman" w:cs="Times New Roman"/>
        </w:rPr>
        <w:t>to</w:t>
      </w:r>
      <w:r w:rsidR="00CD32BB">
        <w:rPr>
          <w:rFonts w:ascii="Times New Roman" w:hAnsi="Times New Roman" w:cs="Times New Roman"/>
        </w:rPr>
        <w:t xml:space="preserve"> fixate the curved motion and the</w:t>
      </w:r>
      <w:r w:rsidR="0031793A">
        <w:rPr>
          <w:rFonts w:ascii="Times New Roman" w:hAnsi="Times New Roman" w:cs="Times New Roman"/>
        </w:rPr>
        <w:t xml:space="preserve"> </w:t>
      </w:r>
      <w:r w:rsidR="00CD32BB">
        <w:rPr>
          <w:rFonts w:ascii="Times New Roman" w:hAnsi="Times New Roman" w:cs="Times New Roman"/>
        </w:rPr>
        <w:t>barrier</w:t>
      </w:r>
      <w:r w:rsidR="00AA2479">
        <w:rPr>
          <w:rFonts w:ascii="Times New Roman" w:hAnsi="Times New Roman" w:cs="Times New Roman"/>
        </w:rPr>
        <w:t xml:space="preserve"> simultaneously</w:t>
      </w:r>
      <w:r w:rsidR="00524642" w:rsidRPr="00E85228">
        <w:rPr>
          <w:rFonts w:ascii="Times New Roman" w:hAnsi="Times New Roman" w:cs="Times New Roman"/>
        </w:rPr>
        <w:t>.</w:t>
      </w:r>
      <w:r w:rsidR="004270B1">
        <w:rPr>
          <w:rFonts w:ascii="Times New Roman" w:hAnsi="Times New Roman" w:cs="Times New Roman"/>
        </w:rPr>
        <w:t xml:space="preserve"> In other words,</w:t>
      </w:r>
      <w:r w:rsidR="00524642">
        <w:rPr>
          <w:rFonts w:ascii="Times New Roman" w:hAnsi="Times New Roman" w:cs="Times New Roman"/>
        </w:rPr>
        <w:t xml:space="preserve"> </w:t>
      </w:r>
      <w:r w:rsidR="004270B1">
        <w:rPr>
          <w:rFonts w:ascii="Times New Roman" w:hAnsi="Times New Roman" w:cs="Times New Roman"/>
        </w:rPr>
        <w:t>establishing</w:t>
      </w:r>
      <w:r w:rsidR="00C1546E">
        <w:rPr>
          <w:rFonts w:ascii="Times New Roman" w:hAnsi="Times New Roman" w:cs="Times New Roman"/>
        </w:rPr>
        <w:t xml:space="preserve"> an association </w:t>
      </w:r>
      <w:r w:rsidR="00CD32BB">
        <w:rPr>
          <w:rFonts w:ascii="Times New Roman" w:hAnsi="Times New Roman" w:cs="Times New Roman"/>
        </w:rPr>
        <w:t>between the curved motion</w:t>
      </w:r>
      <w:r w:rsidR="00C1546E">
        <w:rPr>
          <w:rFonts w:ascii="Times New Roman" w:hAnsi="Times New Roman" w:cs="Times New Roman"/>
        </w:rPr>
        <w:t xml:space="preserve"> </w:t>
      </w:r>
      <w:r w:rsidR="00780735">
        <w:rPr>
          <w:rFonts w:ascii="Times New Roman" w:hAnsi="Times New Roman" w:cs="Times New Roman"/>
        </w:rPr>
        <w:t>and a peripherally located barrier</w:t>
      </w:r>
      <w:r w:rsidR="004270B1">
        <w:rPr>
          <w:rFonts w:ascii="Times New Roman" w:hAnsi="Times New Roman" w:cs="Times New Roman"/>
        </w:rPr>
        <w:t xml:space="preserve"> </w:t>
      </w:r>
      <w:r w:rsidR="00487841">
        <w:rPr>
          <w:rFonts w:ascii="Times New Roman" w:hAnsi="Times New Roman" w:cs="Times New Roman"/>
        </w:rPr>
        <w:t xml:space="preserve">would </w:t>
      </w:r>
      <w:r w:rsidR="00EC4AC0">
        <w:rPr>
          <w:rFonts w:ascii="Times New Roman" w:hAnsi="Times New Roman" w:cs="Times New Roman"/>
        </w:rPr>
        <w:t>require infants</w:t>
      </w:r>
      <w:r w:rsidR="00105D7B">
        <w:rPr>
          <w:rFonts w:ascii="Times New Roman" w:hAnsi="Times New Roman" w:cs="Times New Roman"/>
        </w:rPr>
        <w:t xml:space="preserve"> repeatedly </w:t>
      </w:r>
      <w:r w:rsidR="00EC4AC0">
        <w:rPr>
          <w:rFonts w:ascii="Times New Roman" w:hAnsi="Times New Roman" w:cs="Times New Roman"/>
        </w:rPr>
        <w:t xml:space="preserve">to shift </w:t>
      </w:r>
      <w:r w:rsidR="00105D7B">
        <w:rPr>
          <w:rFonts w:ascii="Times New Roman" w:hAnsi="Times New Roman" w:cs="Times New Roman"/>
        </w:rPr>
        <w:t xml:space="preserve">their attention from the </w:t>
      </w:r>
      <w:r w:rsidR="004F3228">
        <w:rPr>
          <w:rFonts w:ascii="Times New Roman" w:hAnsi="Times New Roman" w:cs="Times New Roman"/>
        </w:rPr>
        <w:t>curved motion</w:t>
      </w:r>
      <w:r w:rsidR="00105D7B">
        <w:rPr>
          <w:rFonts w:ascii="Times New Roman" w:hAnsi="Times New Roman" w:cs="Times New Roman"/>
        </w:rPr>
        <w:t xml:space="preserve"> at the center of the screen to the barrier positioned off to the side.</w:t>
      </w:r>
      <w:r w:rsidR="00BF0CC1">
        <w:rPr>
          <w:rFonts w:ascii="Times New Roman" w:hAnsi="Times New Roman" w:cs="Times New Roman"/>
        </w:rPr>
        <w:t xml:space="preserve"> An additional complication that peripherally located barriers present is that infants would need to notice them in the first place</w:t>
      </w:r>
      <w:r w:rsidR="005C4922">
        <w:rPr>
          <w:rFonts w:ascii="Times New Roman" w:hAnsi="Times New Roman" w:cs="Times New Roman"/>
        </w:rPr>
        <w:t>—this is not a foregone conclusion</w:t>
      </w:r>
      <w:r w:rsidR="00BF0CC1">
        <w:rPr>
          <w:rFonts w:ascii="Times New Roman" w:hAnsi="Times New Roman" w:cs="Times New Roman"/>
        </w:rPr>
        <w:t>.</w:t>
      </w:r>
      <w:r w:rsidR="00105D7B">
        <w:rPr>
          <w:rFonts w:ascii="Times New Roman" w:hAnsi="Times New Roman" w:cs="Times New Roman"/>
        </w:rPr>
        <w:t xml:space="preserve"> </w:t>
      </w:r>
      <w:r w:rsidR="005C4922">
        <w:rPr>
          <w:rFonts w:ascii="Times New Roman" w:hAnsi="Times New Roman" w:cs="Times New Roman"/>
        </w:rPr>
        <w:t>A ramification of these facts</w:t>
      </w:r>
      <w:r w:rsidR="0088394A">
        <w:rPr>
          <w:rFonts w:ascii="Times New Roman" w:hAnsi="Times New Roman" w:cs="Times New Roman"/>
        </w:rPr>
        <w:t xml:space="preserve"> is that</w:t>
      </w:r>
      <w:r w:rsidR="009C6D23">
        <w:rPr>
          <w:rFonts w:ascii="Times New Roman" w:hAnsi="Times New Roman" w:cs="Times New Roman"/>
        </w:rPr>
        <w:t xml:space="preserve"> within the relatively short time span of a typical habituation study,</w:t>
      </w:r>
      <w:r w:rsidR="00EC4AC0">
        <w:rPr>
          <w:rFonts w:ascii="Times New Roman" w:hAnsi="Times New Roman" w:cs="Times New Roman"/>
        </w:rPr>
        <w:t xml:space="preserve"> there</w:t>
      </w:r>
      <w:r w:rsidR="009C6D23">
        <w:rPr>
          <w:rFonts w:ascii="Times New Roman" w:hAnsi="Times New Roman" w:cs="Times New Roman"/>
        </w:rPr>
        <w:t xml:space="preserve"> simply</w:t>
      </w:r>
      <w:r w:rsidR="00EC4AC0">
        <w:rPr>
          <w:rFonts w:ascii="Times New Roman" w:hAnsi="Times New Roman" w:cs="Times New Roman"/>
        </w:rPr>
        <w:t xml:space="preserve"> may not be sufficient time for infants in the Control condition to form a robust association between the barrier and curved motion. </w:t>
      </w:r>
    </w:p>
    <w:p w14:paraId="5717D38F" w14:textId="32180965" w:rsidR="0096761D" w:rsidRDefault="00BE48FB" w:rsidP="0096761D">
      <w:pPr>
        <w:spacing w:line="480" w:lineRule="auto"/>
        <w:ind w:firstLine="720"/>
        <w:contextualSpacing/>
        <w:rPr>
          <w:rFonts w:ascii="Times New Roman" w:hAnsi="Times New Roman" w:cs="Times New Roman"/>
        </w:rPr>
      </w:pPr>
      <w:r>
        <w:rPr>
          <w:rFonts w:ascii="Times New Roman" w:hAnsi="Times New Roman" w:cs="Times New Roman"/>
        </w:rPr>
        <w:t>These two factors—</w:t>
      </w:r>
      <w:r w:rsidR="00570519">
        <w:rPr>
          <w:rFonts w:ascii="Times New Roman" w:hAnsi="Times New Roman" w:cs="Times New Roman"/>
        </w:rPr>
        <w:t xml:space="preserve">that is, </w:t>
      </w:r>
      <w:r>
        <w:rPr>
          <w:rFonts w:ascii="Times New Roman" w:hAnsi="Times New Roman" w:cs="Times New Roman"/>
        </w:rPr>
        <w:t>online associative learning</w:t>
      </w:r>
      <w:r w:rsidR="00745C47">
        <w:rPr>
          <w:rFonts w:ascii="Times New Roman" w:hAnsi="Times New Roman" w:cs="Times New Roman"/>
        </w:rPr>
        <w:t xml:space="preserve"> and prior third-person, observational action experience</w:t>
      </w:r>
      <w:r w:rsidR="000A276E">
        <w:rPr>
          <w:rFonts w:ascii="Times New Roman" w:hAnsi="Times New Roman" w:cs="Times New Roman"/>
        </w:rPr>
        <w:t xml:space="preserve">—can explain why infants in the Experimental condition displayed a different pattern of looking than </w:t>
      </w:r>
      <w:r w:rsidR="0046026A">
        <w:rPr>
          <w:rFonts w:ascii="Times New Roman" w:hAnsi="Times New Roman" w:cs="Times New Roman"/>
        </w:rPr>
        <w:t>those in the</w:t>
      </w:r>
      <w:r w:rsidR="000A276E">
        <w:rPr>
          <w:rFonts w:ascii="Times New Roman" w:hAnsi="Times New Roman" w:cs="Times New Roman"/>
        </w:rPr>
        <w:t xml:space="preserve"> Control condition, </w:t>
      </w:r>
      <w:r w:rsidR="009B0551">
        <w:rPr>
          <w:rFonts w:ascii="Times New Roman" w:hAnsi="Times New Roman" w:cs="Times New Roman"/>
        </w:rPr>
        <w:t>even though</w:t>
      </w:r>
      <w:r w:rsidR="000A276E">
        <w:rPr>
          <w:rFonts w:ascii="Times New Roman" w:hAnsi="Times New Roman" w:cs="Times New Roman"/>
        </w:rPr>
        <w:t xml:space="preserve"> both </w:t>
      </w:r>
      <w:r w:rsidR="0017525B">
        <w:rPr>
          <w:rFonts w:ascii="Times New Roman" w:hAnsi="Times New Roman" w:cs="Times New Roman"/>
        </w:rPr>
        <w:t xml:space="preserve">groups </w:t>
      </w:r>
      <w:r w:rsidR="000A276E">
        <w:rPr>
          <w:rFonts w:ascii="Times New Roman" w:hAnsi="Times New Roman" w:cs="Times New Roman"/>
        </w:rPr>
        <w:t xml:space="preserve">saw a barrier and curved motion during habituation. </w:t>
      </w:r>
      <w:r w:rsidR="00AD265E">
        <w:rPr>
          <w:rFonts w:ascii="Times New Roman" w:hAnsi="Times New Roman" w:cs="Times New Roman"/>
        </w:rPr>
        <w:t xml:space="preserve">For example, </w:t>
      </w:r>
      <w:r w:rsidR="001F61B4">
        <w:rPr>
          <w:rFonts w:ascii="Times New Roman" w:hAnsi="Times New Roman" w:cs="Times New Roman"/>
        </w:rPr>
        <w:t xml:space="preserve">infants </w:t>
      </w:r>
      <w:r w:rsidR="0046026A">
        <w:rPr>
          <w:rFonts w:ascii="Times New Roman" w:hAnsi="Times New Roman" w:cs="Times New Roman"/>
        </w:rPr>
        <w:t>in a standard</w:t>
      </w:r>
      <w:r w:rsidR="00AD265E">
        <w:rPr>
          <w:rFonts w:ascii="Times New Roman" w:hAnsi="Times New Roman" w:cs="Times New Roman"/>
        </w:rPr>
        <w:t xml:space="preserve"> Experimental condition </w:t>
      </w:r>
      <w:r w:rsidR="0046026A">
        <w:rPr>
          <w:rFonts w:ascii="Times New Roman" w:hAnsi="Times New Roman" w:cs="Times New Roman"/>
        </w:rPr>
        <w:t>may</w:t>
      </w:r>
      <w:r w:rsidR="001F61B4">
        <w:rPr>
          <w:rFonts w:ascii="Times New Roman" w:hAnsi="Times New Roman" w:cs="Times New Roman"/>
        </w:rPr>
        <w:t xml:space="preserve"> </w:t>
      </w:r>
      <w:r w:rsidR="0046026A">
        <w:rPr>
          <w:rFonts w:ascii="Times New Roman" w:hAnsi="Times New Roman" w:cs="Times New Roman"/>
        </w:rPr>
        <w:t xml:space="preserve">be able to form a </w:t>
      </w:r>
      <w:r w:rsidR="001F61B4">
        <w:rPr>
          <w:rFonts w:ascii="Times New Roman" w:hAnsi="Times New Roman" w:cs="Times New Roman"/>
        </w:rPr>
        <w:t xml:space="preserve">robust association between the curved motion and barrier during habituation </w:t>
      </w:r>
      <w:r w:rsidR="00F61DB4">
        <w:rPr>
          <w:rFonts w:ascii="Times New Roman" w:hAnsi="Times New Roman" w:cs="Times New Roman"/>
        </w:rPr>
        <w:t xml:space="preserve">because the barrier and </w:t>
      </w:r>
      <w:r w:rsidR="0046026A">
        <w:rPr>
          <w:rFonts w:ascii="Times New Roman" w:hAnsi="Times New Roman" w:cs="Times New Roman"/>
        </w:rPr>
        <w:t>arce</w:t>
      </w:r>
      <w:r w:rsidR="001F61B4">
        <w:rPr>
          <w:rFonts w:ascii="Times New Roman" w:hAnsi="Times New Roman" w:cs="Times New Roman"/>
        </w:rPr>
        <w:t>d motion were located in the same region of the visual field</w:t>
      </w:r>
      <w:r w:rsidR="00F61DB4">
        <w:rPr>
          <w:rFonts w:ascii="Times New Roman" w:hAnsi="Times New Roman" w:cs="Times New Roman"/>
        </w:rPr>
        <w:t>.</w:t>
      </w:r>
      <w:r w:rsidR="001F61B4">
        <w:rPr>
          <w:rFonts w:ascii="Times New Roman" w:hAnsi="Times New Roman" w:cs="Times New Roman"/>
        </w:rPr>
        <w:t xml:space="preserve"> </w:t>
      </w:r>
      <w:r w:rsidR="00F61DB4">
        <w:rPr>
          <w:rFonts w:ascii="Times New Roman" w:hAnsi="Times New Roman" w:cs="Times New Roman"/>
        </w:rPr>
        <w:t xml:space="preserve">The ramification of this for infants’ looking behaviors during test </w:t>
      </w:r>
      <w:r w:rsidR="004D009C">
        <w:rPr>
          <w:rFonts w:ascii="Times New Roman" w:hAnsi="Times New Roman" w:cs="Times New Roman"/>
        </w:rPr>
        <w:t xml:space="preserve">is that </w:t>
      </w:r>
      <w:r w:rsidR="000E700A" w:rsidRPr="000E700A">
        <w:rPr>
          <w:rFonts w:ascii="Times New Roman" w:hAnsi="Times New Roman" w:cs="Times New Roman"/>
        </w:rPr>
        <w:t xml:space="preserve">when infants were shown the old action event in the absence of the barrier, the presence of curved motion without the </w:t>
      </w:r>
      <w:r w:rsidR="000E700A" w:rsidRPr="0045639D">
        <w:rPr>
          <w:rFonts w:ascii="Times New Roman" w:hAnsi="Times New Roman" w:cs="Times New Roman"/>
          <w:i/>
          <w:iCs/>
        </w:rPr>
        <w:t xml:space="preserve">expected </w:t>
      </w:r>
      <w:r w:rsidR="000E700A" w:rsidRPr="000E700A">
        <w:rPr>
          <w:rFonts w:ascii="Times New Roman" w:hAnsi="Times New Roman" w:cs="Times New Roman"/>
        </w:rPr>
        <w:t xml:space="preserve">accompanying obstacle </w:t>
      </w:r>
      <w:r w:rsidR="0045639D">
        <w:rPr>
          <w:rFonts w:ascii="Times New Roman" w:hAnsi="Times New Roman" w:cs="Times New Roman"/>
        </w:rPr>
        <w:t xml:space="preserve">may have </w:t>
      </w:r>
      <w:r w:rsidR="000E700A" w:rsidRPr="000E700A">
        <w:rPr>
          <w:rFonts w:ascii="Times New Roman" w:hAnsi="Times New Roman" w:cs="Times New Roman"/>
        </w:rPr>
        <w:t>conflicted both with this recently formed association a</w:t>
      </w:r>
      <w:r w:rsidR="004D009C">
        <w:rPr>
          <w:rFonts w:ascii="Times New Roman" w:hAnsi="Times New Roman" w:cs="Times New Roman"/>
        </w:rPr>
        <w:t>s well as</w:t>
      </w:r>
      <w:r w:rsidR="000E700A" w:rsidRPr="000E700A">
        <w:rPr>
          <w:rFonts w:ascii="Times New Roman" w:hAnsi="Times New Roman" w:cs="Times New Roman"/>
        </w:rPr>
        <w:t xml:space="preserve"> with infants’ broader real-world experience</w:t>
      </w:r>
      <w:r w:rsidR="004D009C">
        <w:rPr>
          <w:rFonts w:ascii="Times New Roman" w:hAnsi="Times New Roman" w:cs="Times New Roman"/>
        </w:rPr>
        <w:t xml:space="preserve">. </w:t>
      </w:r>
      <w:r w:rsidR="0045639D">
        <w:rPr>
          <w:rFonts w:ascii="Times New Roman" w:hAnsi="Times New Roman" w:cs="Times New Roman"/>
        </w:rPr>
        <w:t>This fact</w:t>
      </w:r>
      <w:r w:rsidR="00063AA1">
        <w:rPr>
          <w:rFonts w:ascii="Times New Roman" w:hAnsi="Times New Roman" w:cs="Times New Roman"/>
        </w:rPr>
        <w:t xml:space="preserve"> may explain </w:t>
      </w:r>
      <w:r w:rsidR="00063AA1">
        <w:rPr>
          <w:rFonts w:ascii="Times New Roman" w:hAnsi="Times New Roman" w:cs="Times New Roman"/>
        </w:rPr>
        <w:lastRenderedPageBreak/>
        <w:t>why, in a study like that by Gergely et al. (1995), infants in</w:t>
      </w:r>
      <w:r w:rsidR="004D009C">
        <w:rPr>
          <w:rFonts w:ascii="Times New Roman" w:hAnsi="Times New Roman" w:cs="Times New Roman"/>
        </w:rPr>
        <w:t xml:space="preserve"> the Experimental condition </w:t>
      </w:r>
      <w:r w:rsidR="00307A1C">
        <w:rPr>
          <w:rFonts w:ascii="Times New Roman" w:hAnsi="Times New Roman" w:cs="Times New Roman"/>
        </w:rPr>
        <w:t>looked</w:t>
      </w:r>
      <w:r w:rsidR="004D009C">
        <w:rPr>
          <w:rFonts w:ascii="Times New Roman" w:hAnsi="Times New Roman" w:cs="Times New Roman"/>
        </w:rPr>
        <w:t xml:space="preserve"> longer at the old action than at the new action test event. In contrast, because</w:t>
      </w:r>
      <w:r w:rsidR="003E4BC8">
        <w:rPr>
          <w:rFonts w:ascii="Times New Roman" w:hAnsi="Times New Roman" w:cs="Times New Roman"/>
        </w:rPr>
        <w:t xml:space="preserve"> </w:t>
      </w:r>
      <w:r w:rsidR="004D009C">
        <w:rPr>
          <w:rFonts w:ascii="Times New Roman" w:hAnsi="Times New Roman" w:cs="Times New Roman"/>
        </w:rPr>
        <w:t xml:space="preserve">the </w:t>
      </w:r>
      <w:r w:rsidR="0045639D">
        <w:rPr>
          <w:rFonts w:ascii="Times New Roman" w:hAnsi="Times New Roman" w:cs="Times New Roman"/>
        </w:rPr>
        <w:t>arced motion</w:t>
      </w:r>
      <w:r w:rsidR="004D009C">
        <w:rPr>
          <w:rFonts w:ascii="Times New Roman" w:hAnsi="Times New Roman" w:cs="Times New Roman"/>
        </w:rPr>
        <w:t xml:space="preserve"> and barrier occupied different regions of the screen</w:t>
      </w:r>
      <w:r w:rsidR="003E4BC8">
        <w:rPr>
          <w:rFonts w:ascii="Times New Roman" w:hAnsi="Times New Roman" w:cs="Times New Roman"/>
        </w:rPr>
        <w:t xml:space="preserve"> during habituation for infants in the Control condition</w:t>
      </w:r>
      <w:r w:rsidR="004D009C">
        <w:rPr>
          <w:rFonts w:ascii="Times New Roman" w:hAnsi="Times New Roman" w:cs="Times New Roman"/>
        </w:rPr>
        <w:t xml:space="preserve">, </w:t>
      </w:r>
      <w:r w:rsidR="003E4BC8">
        <w:rPr>
          <w:rFonts w:ascii="Times New Roman" w:hAnsi="Times New Roman" w:cs="Times New Roman"/>
        </w:rPr>
        <w:t xml:space="preserve">the </w:t>
      </w:r>
      <w:r w:rsidR="00EB7C61">
        <w:rPr>
          <w:rFonts w:ascii="Times New Roman" w:hAnsi="Times New Roman" w:cs="Times New Roman"/>
        </w:rPr>
        <w:t>association formed</w:t>
      </w:r>
      <w:r w:rsidR="00DD1664">
        <w:rPr>
          <w:rFonts w:ascii="Times New Roman" w:hAnsi="Times New Roman" w:cs="Times New Roman"/>
        </w:rPr>
        <w:t xml:space="preserve"> between the barrier and curved motion </w:t>
      </w:r>
      <w:r w:rsidR="00EB7C61">
        <w:rPr>
          <w:rFonts w:ascii="Times New Roman" w:hAnsi="Times New Roman" w:cs="Times New Roman"/>
        </w:rPr>
        <w:t xml:space="preserve">may have been </w:t>
      </w:r>
      <w:r w:rsidR="00DD1664">
        <w:rPr>
          <w:rFonts w:ascii="Times New Roman" w:hAnsi="Times New Roman" w:cs="Times New Roman"/>
        </w:rPr>
        <w:t>weaker.</w:t>
      </w:r>
      <w:r w:rsidR="003E4BC8">
        <w:rPr>
          <w:rFonts w:ascii="Times New Roman" w:hAnsi="Times New Roman" w:cs="Times New Roman"/>
        </w:rPr>
        <w:t xml:space="preserve"> </w:t>
      </w:r>
      <w:r w:rsidR="00870D84">
        <w:rPr>
          <w:rFonts w:ascii="Times New Roman" w:hAnsi="Times New Roman" w:cs="Times New Roman"/>
        </w:rPr>
        <w:t>A consequence of this is that infants may have looked equally long at both test events because neither robustly violated</w:t>
      </w:r>
      <w:r w:rsidR="00807A6B">
        <w:rPr>
          <w:rFonts w:ascii="Times New Roman" w:hAnsi="Times New Roman" w:cs="Times New Roman"/>
        </w:rPr>
        <w:t xml:space="preserve"> the</w:t>
      </w:r>
      <w:r w:rsidR="00870D84">
        <w:rPr>
          <w:rFonts w:ascii="Times New Roman" w:hAnsi="Times New Roman" w:cs="Times New Roman"/>
        </w:rPr>
        <w:t xml:space="preserve"> expectations </w:t>
      </w:r>
      <w:r w:rsidR="00807A6B">
        <w:rPr>
          <w:rFonts w:ascii="Times New Roman" w:hAnsi="Times New Roman" w:cs="Times New Roman"/>
        </w:rPr>
        <w:t xml:space="preserve">that infants </w:t>
      </w:r>
      <w:r w:rsidR="00870D84">
        <w:rPr>
          <w:rFonts w:ascii="Times New Roman" w:hAnsi="Times New Roman" w:cs="Times New Roman"/>
        </w:rPr>
        <w:t>formed in the real-world or in the lab during habituation.</w:t>
      </w:r>
      <w:r w:rsidR="008E3767">
        <w:rPr>
          <w:rFonts w:ascii="Times New Roman" w:hAnsi="Times New Roman" w:cs="Times New Roman"/>
        </w:rPr>
        <w:t xml:space="preserve"> </w:t>
      </w:r>
      <w:r w:rsidR="006F60CB" w:rsidRPr="006F60CB">
        <w:rPr>
          <w:rFonts w:ascii="Times New Roman" w:hAnsi="Times New Roman" w:cs="Times New Roman"/>
        </w:rPr>
        <w:t xml:space="preserve">I contend that this simple idea—that infants’ looking behaviors in action understanding studies reflect sensitivity to the same real-world and in-lab correlations between action kinematics and the surface features of elements within a visual scene—can account for </w:t>
      </w:r>
      <w:r w:rsidR="00A72F19">
        <w:rPr>
          <w:rFonts w:ascii="Times New Roman" w:hAnsi="Times New Roman" w:cs="Times New Roman"/>
        </w:rPr>
        <w:t>key</w:t>
      </w:r>
      <w:r w:rsidR="006F60CB" w:rsidRPr="006F60CB">
        <w:rPr>
          <w:rFonts w:ascii="Times New Roman" w:hAnsi="Times New Roman" w:cs="Times New Roman"/>
        </w:rPr>
        <w:t xml:space="preserve"> results in this literature without invoking domain-specific </w:t>
      </w:r>
      <w:r w:rsidR="00152F19">
        <w:rPr>
          <w:rFonts w:ascii="Times New Roman" w:hAnsi="Times New Roman" w:cs="Times New Roman"/>
        </w:rPr>
        <w:t xml:space="preserve">mechanisms or rich notions of agents, objects, action efficiency, or subjective utility. </w:t>
      </w:r>
      <w:r w:rsidR="007B6A4E">
        <w:rPr>
          <w:rFonts w:ascii="Times New Roman" w:hAnsi="Times New Roman" w:cs="Times New Roman"/>
        </w:rPr>
        <w:t>To make this case, I will show that ALIAS—a connectionist model that implements this account—can r</w:t>
      </w:r>
      <w:r w:rsidR="00A65073">
        <w:rPr>
          <w:rFonts w:ascii="Times New Roman" w:hAnsi="Times New Roman" w:cs="Times New Roman"/>
        </w:rPr>
        <w:t>eproduce several key findings in th</w:t>
      </w:r>
      <w:r w:rsidR="007205A0">
        <w:rPr>
          <w:rFonts w:ascii="Times New Roman" w:hAnsi="Times New Roman" w:cs="Times New Roman"/>
        </w:rPr>
        <w:t>is literature</w:t>
      </w:r>
      <w:r w:rsidR="00A65073">
        <w:rPr>
          <w:rFonts w:ascii="Times New Roman" w:hAnsi="Times New Roman" w:cs="Times New Roman"/>
        </w:rPr>
        <w:t>.</w:t>
      </w:r>
      <w:r w:rsidR="007B6A4E">
        <w:rPr>
          <w:rFonts w:ascii="Times New Roman" w:hAnsi="Times New Roman" w:cs="Times New Roman"/>
        </w:rPr>
        <w:t xml:space="preserve"> </w:t>
      </w:r>
    </w:p>
    <w:p w14:paraId="5183A749" w14:textId="3C13420F" w:rsidR="00B6552F" w:rsidRDefault="00566B69" w:rsidP="0096761D">
      <w:pPr>
        <w:spacing w:line="480" w:lineRule="auto"/>
        <w:ind w:firstLine="720"/>
        <w:contextualSpacing/>
        <w:rPr>
          <w:rFonts w:ascii="Times New Roman" w:hAnsi="Times New Roman" w:cs="Times New Roman"/>
        </w:rPr>
      </w:pPr>
      <w:r>
        <w:rPr>
          <w:rFonts w:ascii="Times New Roman" w:hAnsi="Times New Roman" w:cs="Times New Roman"/>
        </w:rPr>
        <w:t>Given th</w:t>
      </w:r>
      <w:r w:rsidR="00076E0D">
        <w:rPr>
          <w:rFonts w:ascii="Times New Roman" w:hAnsi="Times New Roman" w:cs="Times New Roman"/>
        </w:rPr>
        <w:t xml:space="preserve">at the current account stipulates that experience is an </w:t>
      </w:r>
      <w:r>
        <w:rPr>
          <w:rFonts w:ascii="Times New Roman" w:hAnsi="Times New Roman" w:cs="Times New Roman"/>
        </w:rPr>
        <w:t xml:space="preserve">important factor that governs infants’ performance in action understanding studies, a question that </w:t>
      </w:r>
      <w:r w:rsidR="00076E0D">
        <w:rPr>
          <w:rFonts w:ascii="Times New Roman" w:hAnsi="Times New Roman" w:cs="Times New Roman"/>
        </w:rPr>
        <w:t>one may be led to ask is</w:t>
      </w:r>
      <w:r>
        <w:rPr>
          <w:rFonts w:ascii="Times New Roman" w:hAnsi="Times New Roman" w:cs="Times New Roman"/>
        </w:rPr>
        <w:t xml:space="preserve"> how</w:t>
      </w:r>
      <w:r w:rsidR="00901013">
        <w:rPr>
          <w:rFonts w:ascii="Times New Roman" w:hAnsi="Times New Roman" w:cs="Times New Roman"/>
        </w:rPr>
        <w:t xml:space="preserve"> </w:t>
      </w:r>
      <w:r w:rsidR="007A3CC7">
        <w:rPr>
          <w:rFonts w:ascii="Times New Roman" w:hAnsi="Times New Roman" w:cs="Times New Roman"/>
        </w:rPr>
        <w:t>such an account</w:t>
      </w:r>
      <w:r w:rsidR="00901013">
        <w:rPr>
          <w:rFonts w:ascii="Times New Roman" w:hAnsi="Times New Roman" w:cs="Times New Roman"/>
        </w:rPr>
        <w:t xml:space="preserve"> </w:t>
      </w:r>
      <w:r w:rsidR="00596951">
        <w:rPr>
          <w:rFonts w:ascii="Times New Roman" w:hAnsi="Times New Roman" w:cs="Times New Roman"/>
        </w:rPr>
        <w:t>explains th</w:t>
      </w:r>
      <w:r w:rsidR="00A53C70">
        <w:rPr>
          <w:rFonts w:ascii="Times New Roman" w:hAnsi="Times New Roman" w:cs="Times New Roman"/>
        </w:rPr>
        <w:t xml:space="preserve">e fact that </w:t>
      </w:r>
      <w:r w:rsidR="00C47526">
        <w:rPr>
          <w:rFonts w:ascii="Times New Roman" w:hAnsi="Times New Roman" w:cs="Times New Roman"/>
        </w:rPr>
        <w:t>pre-reaching</w:t>
      </w:r>
      <w:r w:rsidR="0013438E">
        <w:rPr>
          <w:rFonts w:ascii="Times New Roman" w:hAnsi="Times New Roman" w:cs="Times New Roman"/>
        </w:rPr>
        <w:t xml:space="preserve"> 3-month-olds</w:t>
      </w:r>
      <w:r w:rsidR="00A53C70">
        <w:rPr>
          <w:rFonts w:ascii="Times New Roman" w:hAnsi="Times New Roman" w:cs="Times New Roman"/>
        </w:rPr>
        <w:t xml:space="preserve"> who are given direct, first-person action experience</w:t>
      </w:r>
      <w:r w:rsidR="000F68EC">
        <w:rPr>
          <w:rFonts w:ascii="Times New Roman" w:hAnsi="Times New Roman" w:cs="Times New Roman"/>
        </w:rPr>
        <w:t xml:space="preserve"> (Skerry et al., 2013) or who are shown actions that are causally efficacious</w:t>
      </w:r>
      <w:r w:rsidR="00A53C70">
        <w:rPr>
          <w:rFonts w:ascii="Times New Roman" w:hAnsi="Times New Roman" w:cs="Times New Roman"/>
        </w:rPr>
        <w:t xml:space="preserve"> </w:t>
      </w:r>
      <w:r w:rsidR="000F68EC">
        <w:rPr>
          <w:rFonts w:ascii="Times New Roman" w:hAnsi="Times New Roman" w:cs="Times New Roman"/>
        </w:rPr>
        <w:t xml:space="preserve">(e.g., Liu &amp; Spelke, 2019) </w:t>
      </w:r>
      <w:r>
        <w:rPr>
          <w:rFonts w:ascii="Times New Roman" w:hAnsi="Times New Roman" w:cs="Times New Roman"/>
        </w:rPr>
        <w:t xml:space="preserve">show similar looking patterns </w:t>
      </w:r>
      <w:r w:rsidR="00A53C70">
        <w:rPr>
          <w:rFonts w:ascii="Times New Roman" w:hAnsi="Times New Roman" w:cs="Times New Roman"/>
        </w:rPr>
        <w:t>to that of</w:t>
      </w:r>
      <w:r>
        <w:rPr>
          <w:rFonts w:ascii="Times New Roman" w:hAnsi="Times New Roman" w:cs="Times New Roman"/>
        </w:rPr>
        <w:t xml:space="preserve"> older infants</w:t>
      </w:r>
      <w:r w:rsidR="00345274">
        <w:rPr>
          <w:rFonts w:ascii="Times New Roman" w:hAnsi="Times New Roman" w:cs="Times New Roman"/>
        </w:rPr>
        <w:t>.</w:t>
      </w:r>
      <w:r w:rsidR="008B49B8">
        <w:rPr>
          <w:rFonts w:ascii="Times New Roman" w:hAnsi="Times New Roman" w:cs="Times New Roman"/>
        </w:rPr>
        <w:t xml:space="preserve"> </w:t>
      </w:r>
      <w:r w:rsidR="009E5538">
        <w:rPr>
          <w:rFonts w:ascii="Times New Roman" w:hAnsi="Times New Roman" w:cs="Times New Roman"/>
        </w:rPr>
        <w:t xml:space="preserve">In the study by Skerry et al. (2013), for example, 3-month-olds were fitted </w:t>
      </w:r>
      <w:r w:rsidR="00AC16B1">
        <w:rPr>
          <w:rFonts w:ascii="Times New Roman" w:hAnsi="Times New Roman" w:cs="Times New Roman"/>
        </w:rPr>
        <w:t xml:space="preserve">either </w:t>
      </w:r>
      <w:r w:rsidR="009E5538">
        <w:rPr>
          <w:rFonts w:ascii="Times New Roman" w:hAnsi="Times New Roman" w:cs="Times New Roman"/>
        </w:rPr>
        <w:t xml:space="preserve">with mittens </w:t>
      </w:r>
      <w:r w:rsidR="00345274">
        <w:rPr>
          <w:rFonts w:ascii="Times New Roman" w:hAnsi="Times New Roman" w:cs="Times New Roman"/>
        </w:rPr>
        <w:t xml:space="preserve">that </w:t>
      </w:r>
      <w:r w:rsidR="007C5EFB">
        <w:rPr>
          <w:rFonts w:ascii="Times New Roman" w:hAnsi="Times New Roman" w:cs="Times New Roman"/>
        </w:rPr>
        <w:t xml:space="preserve">contained Velcro on the palm-sides or </w:t>
      </w:r>
      <w:r w:rsidR="00A3511B">
        <w:rPr>
          <w:rFonts w:ascii="Times New Roman" w:hAnsi="Times New Roman" w:cs="Times New Roman"/>
        </w:rPr>
        <w:t xml:space="preserve">with </w:t>
      </w:r>
      <w:r w:rsidR="00AC16B1">
        <w:rPr>
          <w:rFonts w:ascii="Times New Roman" w:hAnsi="Times New Roman" w:cs="Times New Roman"/>
        </w:rPr>
        <w:t>mittens not lined with Velcro</w:t>
      </w:r>
      <w:r w:rsidR="00262BC9">
        <w:rPr>
          <w:rFonts w:ascii="Times New Roman" w:hAnsi="Times New Roman" w:cs="Times New Roman"/>
        </w:rPr>
        <w:t xml:space="preserve">. </w:t>
      </w:r>
      <w:r w:rsidR="0013438E">
        <w:rPr>
          <w:rFonts w:ascii="Times New Roman" w:hAnsi="Times New Roman" w:cs="Times New Roman"/>
        </w:rPr>
        <w:t>Infants in both groups</w:t>
      </w:r>
      <w:r w:rsidR="007C5EFB">
        <w:rPr>
          <w:rFonts w:ascii="Times New Roman" w:hAnsi="Times New Roman" w:cs="Times New Roman"/>
        </w:rPr>
        <w:t xml:space="preserve"> were then allowed</w:t>
      </w:r>
      <w:r w:rsidR="00A3511B">
        <w:rPr>
          <w:rFonts w:ascii="Times New Roman" w:hAnsi="Times New Roman" w:cs="Times New Roman"/>
        </w:rPr>
        <w:t xml:space="preserve"> to </w:t>
      </w:r>
      <w:r w:rsidR="007C5EFB">
        <w:rPr>
          <w:rFonts w:ascii="Times New Roman" w:hAnsi="Times New Roman" w:cs="Times New Roman"/>
        </w:rPr>
        <w:t xml:space="preserve">retrieve a Velcro-covered </w:t>
      </w:r>
      <w:r w:rsidR="00022801">
        <w:rPr>
          <w:rFonts w:ascii="Times New Roman" w:hAnsi="Times New Roman" w:cs="Times New Roman"/>
        </w:rPr>
        <w:t xml:space="preserve">ball. It should be clear from this description that successful retrievals—in which the ball </w:t>
      </w:r>
      <w:r w:rsidR="00FE787D">
        <w:rPr>
          <w:rFonts w:ascii="Times New Roman" w:hAnsi="Times New Roman" w:cs="Times New Roman"/>
        </w:rPr>
        <w:t>became attached to the mittens—</w:t>
      </w:r>
      <w:r w:rsidR="00022801">
        <w:rPr>
          <w:rFonts w:ascii="Times New Roman" w:hAnsi="Times New Roman" w:cs="Times New Roman"/>
        </w:rPr>
        <w:t>were only possible in the Sticky mittens condition</w:t>
      </w:r>
      <w:r w:rsidR="00FE787D">
        <w:rPr>
          <w:rFonts w:ascii="Times New Roman" w:hAnsi="Times New Roman" w:cs="Times New Roman"/>
        </w:rPr>
        <w:t xml:space="preserve">. </w:t>
      </w:r>
      <w:r w:rsidR="00DE1779">
        <w:rPr>
          <w:rFonts w:ascii="Times New Roman" w:hAnsi="Times New Roman" w:cs="Times New Roman"/>
        </w:rPr>
        <w:t>All infants were then habituated to a Gergely et al.</w:t>
      </w:r>
      <w:r w:rsidR="008C4E3A">
        <w:rPr>
          <w:rFonts w:ascii="Times New Roman" w:hAnsi="Times New Roman" w:cs="Times New Roman"/>
        </w:rPr>
        <w:t>-</w:t>
      </w:r>
      <w:r w:rsidR="00DE1779">
        <w:rPr>
          <w:rFonts w:ascii="Times New Roman" w:hAnsi="Times New Roman" w:cs="Times New Roman"/>
        </w:rPr>
        <w:lastRenderedPageBreak/>
        <w:t>like event in which an a</w:t>
      </w:r>
      <w:r w:rsidR="00C47526">
        <w:rPr>
          <w:rFonts w:ascii="Times New Roman" w:hAnsi="Times New Roman" w:cs="Times New Roman"/>
        </w:rPr>
        <w:t>ctor</w:t>
      </w:r>
      <w:r w:rsidR="00DE1779">
        <w:rPr>
          <w:rFonts w:ascii="Times New Roman" w:hAnsi="Times New Roman" w:cs="Times New Roman"/>
        </w:rPr>
        <w:t xml:space="preserve"> reached over (Experimental condition) or besides (Control condition) a barrier to retrieve the same ball</w:t>
      </w:r>
      <w:r w:rsidR="00EB6B88">
        <w:rPr>
          <w:rFonts w:ascii="Times New Roman" w:hAnsi="Times New Roman" w:cs="Times New Roman"/>
        </w:rPr>
        <w:t xml:space="preserve"> and then tested on barrierless events in which the actress either followed a straight path </w:t>
      </w:r>
      <w:r w:rsidR="002F3DF8">
        <w:rPr>
          <w:rFonts w:ascii="Times New Roman" w:hAnsi="Times New Roman" w:cs="Times New Roman"/>
        </w:rPr>
        <w:t xml:space="preserve">(efficient action event) </w:t>
      </w:r>
      <w:r w:rsidR="00EB6B88">
        <w:rPr>
          <w:rFonts w:ascii="Times New Roman" w:hAnsi="Times New Roman" w:cs="Times New Roman"/>
        </w:rPr>
        <w:t>or the same curved path</w:t>
      </w:r>
      <w:r w:rsidR="002F3DF8">
        <w:rPr>
          <w:rFonts w:ascii="Times New Roman" w:hAnsi="Times New Roman" w:cs="Times New Roman"/>
        </w:rPr>
        <w:t xml:space="preserve"> (inefficient action)</w:t>
      </w:r>
      <w:r w:rsidR="00EB6B88">
        <w:rPr>
          <w:rFonts w:ascii="Times New Roman" w:hAnsi="Times New Roman" w:cs="Times New Roman"/>
        </w:rPr>
        <w:t xml:space="preserve"> to reach </w:t>
      </w:r>
      <w:r w:rsidR="000A346C">
        <w:rPr>
          <w:rFonts w:ascii="Times New Roman" w:hAnsi="Times New Roman" w:cs="Times New Roman"/>
        </w:rPr>
        <w:t>the ball.</w:t>
      </w:r>
      <w:r w:rsidR="002F3DF8">
        <w:rPr>
          <w:rFonts w:ascii="Times New Roman" w:hAnsi="Times New Roman" w:cs="Times New Roman"/>
        </w:rPr>
        <w:t xml:space="preserve"> </w:t>
      </w:r>
      <w:r w:rsidR="00262BC9">
        <w:rPr>
          <w:rFonts w:ascii="Times New Roman" w:hAnsi="Times New Roman" w:cs="Times New Roman"/>
        </w:rPr>
        <w:t>The results indicated that</w:t>
      </w:r>
      <w:r w:rsidR="002F3DF8">
        <w:rPr>
          <w:rFonts w:ascii="Times New Roman" w:hAnsi="Times New Roman" w:cs="Times New Roman"/>
        </w:rPr>
        <w:t xml:space="preserve"> only </w:t>
      </w:r>
      <w:r w:rsidR="00262BC9">
        <w:rPr>
          <w:rFonts w:ascii="Times New Roman" w:hAnsi="Times New Roman" w:cs="Times New Roman"/>
        </w:rPr>
        <w:t xml:space="preserve">the </w:t>
      </w:r>
      <w:r w:rsidR="002D3528">
        <w:rPr>
          <w:rFonts w:ascii="Times New Roman" w:hAnsi="Times New Roman" w:cs="Times New Roman"/>
        </w:rPr>
        <w:t>infants fitted with sticky mittens</w:t>
      </w:r>
      <w:r w:rsidR="002F3DF8">
        <w:rPr>
          <w:rFonts w:ascii="Times New Roman" w:hAnsi="Times New Roman" w:cs="Times New Roman"/>
        </w:rPr>
        <w:t xml:space="preserve"> in </w:t>
      </w:r>
      <w:r w:rsidR="00262BC9">
        <w:rPr>
          <w:rFonts w:ascii="Times New Roman" w:hAnsi="Times New Roman" w:cs="Times New Roman"/>
        </w:rPr>
        <w:t>the</w:t>
      </w:r>
      <w:r w:rsidR="002F3DF8">
        <w:rPr>
          <w:rFonts w:ascii="Times New Roman" w:hAnsi="Times New Roman" w:cs="Times New Roman"/>
        </w:rPr>
        <w:t xml:space="preserve"> Experimental condition looked longer at the inefficient test event than at the </w:t>
      </w:r>
      <w:r w:rsidR="008223E1">
        <w:rPr>
          <w:rFonts w:ascii="Times New Roman" w:hAnsi="Times New Roman" w:cs="Times New Roman"/>
        </w:rPr>
        <w:t>efficient one.</w:t>
      </w:r>
      <w:r w:rsidR="002F3DF8">
        <w:rPr>
          <w:rFonts w:ascii="Times New Roman" w:hAnsi="Times New Roman" w:cs="Times New Roman"/>
        </w:rPr>
        <w:t xml:space="preserve"> </w:t>
      </w:r>
      <w:r w:rsidR="002D3528">
        <w:rPr>
          <w:rFonts w:ascii="Times New Roman" w:hAnsi="Times New Roman" w:cs="Times New Roman"/>
        </w:rPr>
        <w:t>Skerry et al. (2012) suggested that this finding demonstrates</w:t>
      </w:r>
      <w:r w:rsidR="00AC2BE6">
        <w:rPr>
          <w:rFonts w:ascii="Times New Roman" w:hAnsi="Times New Roman" w:cs="Times New Roman"/>
        </w:rPr>
        <w:t xml:space="preserve"> that extensive</w:t>
      </w:r>
      <w:r w:rsidR="005E3ED4">
        <w:rPr>
          <w:rFonts w:ascii="Times New Roman" w:hAnsi="Times New Roman" w:cs="Times New Roman"/>
        </w:rPr>
        <w:t>, direct, first-person action</w:t>
      </w:r>
      <w:r w:rsidR="00AC2BE6">
        <w:rPr>
          <w:rFonts w:ascii="Times New Roman" w:hAnsi="Times New Roman" w:cs="Times New Roman"/>
        </w:rPr>
        <w:t xml:space="preserve"> experience is not necessary for infants to</w:t>
      </w:r>
      <w:r w:rsidR="005E3ED4">
        <w:rPr>
          <w:rFonts w:ascii="Times New Roman" w:hAnsi="Times New Roman" w:cs="Times New Roman"/>
        </w:rPr>
        <w:t xml:space="preserve"> identify goals or detect when an action is inefficient.</w:t>
      </w:r>
      <w:r w:rsidR="00AC2BE6">
        <w:rPr>
          <w:rFonts w:ascii="Times New Roman" w:hAnsi="Times New Roman" w:cs="Times New Roman"/>
        </w:rPr>
        <w:t xml:space="preserve"> </w:t>
      </w:r>
      <w:r w:rsidR="003D5E26">
        <w:rPr>
          <w:rFonts w:ascii="Times New Roman" w:hAnsi="Times New Roman" w:cs="Times New Roman"/>
        </w:rPr>
        <w:t>Instead, these authors contend that</w:t>
      </w:r>
      <w:r w:rsidR="004319CE">
        <w:rPr>
          <w:rFonts w:ascii="Times New Roman" w:hAnsi="Times New Roman" w:cs="Times New Roman"/>
        </w:rPr>
        <w:t xml:space="preserve"> both of these feats can be achieved by a relatively brief period of direct action experience. </w:t>
      </w:r>
      <w:r w:rsidR="00BA1455">
        <w:rPr>
          <w:rFonts w:ascii="Times New Roman" w:hAnsi="Times New Roman" w:cs="Times New Roman"/>
        </w:rPr>
        <w:t xml:space="preserve">A built-in assumption of this perspective is that it presupposes the prior existence of these abilities; their potential innateness is a separate question. </w:t>
      </w:r>
      <w:r w:rsidR="003D5E26">
        <w:rPr>
          <w:rFonts w:ascii="Times New Roman" w:hAnsi="Times New Roman" w:cs="Times New Roman"/>
        </w:rPr>
        <w:t xml:space="preserve"> </w:t>
      </w:r>
    </w:p>
    <w:p w14:paraId="2E1A8B49" w14:textId="4E8577BA" w:rsidR="006F58C2" w:rsidRDefault="00566B69" w:rsidP="009C59B7">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study by Liu </w:t>
      </w:r>
      <w:r w:rsidR="00230718">
        <w:rPr>
          <w:rFonts w:ascii="Times New Roman" w:hAnsi="Times New Roman" w:cs="Times New Roman"/>
        </w:rPr>
        <w:t>et al.</w:t>
      </w:r>
      <w:r>
        <w:rPr>
          <w:rFonts w:ascii="Times New Roman" w:hAnsi="Times New Roman" w:cs="Times New Roman"/>
        </w:rPr>
        <w:t xml:space="preserve"> (2019).</w:t>
      </w:r>
      <w:r w:rsidR="00745C47">
        <w:rPr>
          <w:rFonts w:ascii="Times New Roman" w:hAnsi="Times New Roman" w:cs="Times New Roman"/>
        </w:rPr>
        <w:t xml:space="preserve"> In this study, </w:t>
      </w:r>
      <w:r w:rsidR="00C47526">
        <w:rPr>
          <w:rFonts w:ascii="Times New Roman" w:hAnsi="Times New Roman" w:cs="Times New Roman"/>
        </w:rPr>
        <w:t xml:space="preserve">3-month-olds were habituated to an event in which an actor </w:t>
      </w:r>
      <w:r w:rsidR="00E17857">
        <w:rPr>
          <w:rFonts w:ascii="Times New Roman" w:hAnsi="Times New Roman" w:cs="Times New Roman"/>
        </w:rPr>
        <w:t>reached either</w:t>
      </w:r>
      <w:r w:rsidR="00C47526">
        <w:rPr>
          <w:rFonts w:ascii="Times New Roman" w:hAnsi="Times New Roman" w:cs="Times New Roman"/>
        </w:rPr>
        <w:t xml:space="preserve"> over a barrier </w:t>
      </w:r>
      <w:r w:rsidR="005D1CB3">
        <w:rPr>
          <w:rFonts w:ascii="Times New Roman" w:hAnsi="Times New Roman" w:cs="Times New Roman"/>
        </w:rPr>
        <w:t xml:space="preserve">to grab and lift a ball or over </w:t>
      </w:r>
      <w:r w:rsidR="00E17857">
        <w:rPr>
          <w:rFonts w:ascii="Times New Roman" w:hAnsi="Times New Roman" w:cs="Times New Roman"/>
        </w:rPr>
        <w:t>(</w:t>
      </w:r>
      <w:r w:rsidR="002B4D83">
        <w:rPr>
          <w:rFonts w:ascii="Times New Roman" w:hAnsi="Times New Roman" w:cs="Times New Roman"/>
        </w:rPr>
        <w:t>or beside</w:t>
      </w:r>
      <w:r w:rsidR="00E17857">
        <w:rPr>
          <w:rFonts w:ascii="Times New Roman" w:hAnsi="Times New Roman" w:cs="Times New Roman"/>
        </w:rPr>
        <w:t>)</w:t>
      </w:r>
      <w:r w:rsidR="002B4D83">
        <w:rPr>
          <w:rFonts w:ascii="Times New Roman" w:hAnsi="Times New Roman" w:cs="Times New Roman"/>
        </w:rPr>
        <w:t xml:space="preserve"> </w:t>
      </w:r>
      <w:r w:rsidR="005D1CB3">
        <w:rPr>
          <w:rFonts w:ascii="Times New Roman" w:hAnsi="Times New Roman" w:cs="Times New Roman"/>
        </w:rPr>
        <w:t xml:space="preserve">the barrier </w:t>
      </w:r>
      <w:r w:rsidR="00A753E6">
        <w:rPr>
          <w:rFonts w:ascii="Times New Roman" w:hAnsi="Times New Roman" w:cs="Times New Roman"/>
        </w:rPr>
        <w:t>to touch the ball. In the latter case, the ball could light up and play a soft sound when the hand contacted it</w:t>
      </w:r>
      <w:r w:rsidR="002B4D83">
        <w:rPr>
          <w:rFonts w:ascii="Times New Roman" w:hAnsi="Times New Roman" w:cs="Times New Roman"/>
        </w:rPr>
        <w:t xml:space="preserve"> (causal state change)</w:t>
      </w:r>
      <w:r w:rsidR="00A753E6">
        <w:rPr>
          <w:rFonts w:ascii="Times New Roman" w:hAnsi="Times New Roman" w:cs="Times New Roman"/>
        </w:rPr>
        <w:t xml:space="preserve"> or </w:t>
      </w:r>
      <w:r w:rsidR="00F3370F">
        <w:rPr>
          <w:rFonts w:ascii="Times New Roman" w:hAnsi="Times New Roman" w:cs="Times New Roman"/>
        </w:rPr>
        <w:t xml:space="preserve">after a delay and </w:t>
      </w:r>
      <w:r w:rsidR="00A753E6">
        <w:rPr>
          <w:rFonts w:ascii="Times New Roman" w:hAnsi="Times New Roman" w:cs="Times New Roman"/>
        </w:rPr>
        <w:t xml:space="preserve">when the hand was </w:t>
      </w:r>
      <w:r w:rsidR="00F3370F">
        <w:rPr>
          <w:rFonts w:ascii="Times New Roman" w:hAnsi="Times New Roman" w:cs="Times New Roman"/>
        </w:rPr>
        <w:t xml:space="preserve">not physically </w:t>
      </w:r>
      <w:r w:rsidR="00E17857">
        <w:rPr>
          <w:rFonts w:ascii="Times New Roman" w:hAnsi="Times New Roman" w:cs="Times New Roman"/>
        </w:rPr>
        <w:t xml:space="preserve">in contact with it </w:t>
      </w:r>
      <w:r w:rsidR="002B4D83">
        <w:rPr>
          <w:rFonts w:ascii="Times New Roman" w:hAnsi="Times New Roman" w:cs="Times New Roman"/>
        </w:rPr>
        <w:t>(non-causal state change</w:t>
      </w:r>
      <w:r w:rsidR="00E17857">
        <w:rPr>
          <w:rFonts w:ascii="Times New Roman" w:hAnsi="Times New Roman" w:cs="Times New Roman"/>
        </w:rPr>
        <w:t>)</w:t>
      </w:r>
      <w:r w:rsidR="00A753E6">
        <w:rPr>
          <w:rFonts w:ascii="Times New Roman" w:hAnsi="Times New Roman" w:cs="Times New Roman"/>
        </w:rPr>
        <w:t xml:space="preserve">. </w:t>
      </w:r>
      <w:r w:rsidR="002B4D83">
        <w:rPr>
          <w:rFonts w:ascii="Times New Roman" w:hAnsi="Times New Roman" w:cs="Times New Roman"/>
        </w:rPr>
        <w:t xml:space="preserve">Infants were then shown barrierless efficient (straight path) and inefficient (curved path) events at test. Liu </w:t>
      </w:r>
      <w:r w:rsidR="00934A10">
        <w:rPr>
          <w:rFonts w:ascii="Times New Roman" w:hAnsi="Times New Roman" w:cs="Times New Roman"/>
        </w:rPr>
        <w:t>et al. (2019)</w:t>
      </w:r>
      <w:r w:rsidR="002B4D83">
        <w:rPr>
          <w:rFonts w:ascii="Times New Roman" w:hAnsi="Times New Roman" w:cs="Times New Roman"/>
        </w:rPr>
        <w:t xml:space="preserve"> found that </w:t>
      </w:r>
      <w:r w:rsidR="00934A10">
        <w:rPr>
          <w:rFonts w:ascii="Times New Roman" w:hAnsi="Times New Roman" w:cs="Times New Roman"/>
        </w:rPr>
        <w:t>infants looked proportionally longer at the inefficient test event than at the efficient one</w:t>
      </w:r>
      <w:r w:rsidR="00D60C75">
        <w:rPr>
          <w:rFonts w:ascii="Times New Roman" w:hAnsi="Times New Roman" w:cs="Times New Roman"/>
        </w:rPr>
        <w:t xml:space="preserve"> </w:t>
      </w:r>
      <w:r w:rsidR="00082561">
        <w:rPr>
          <w:rFonts w:ascii="Times New Roman" w:hAnsi="Times New Roman" w:cs="Times New Roman"/>
        </w:rPr>
        <w:t xml:space="preserve">following habituation </w:t>
      </w:r>
      <w:r w:rsidR="001572EE">
        <w:rPr>
          <w:rFonts w:ascii="Times New Roman" w:hAnsi="Times New Roman" w:cs="Times New Roman"/>
        </w:rPr>
        <w:t>to an event</w:t>
      </w:r>
      <w:r w:rsidR="006866F8">
        <w:rPr>
          <w:rFonts w:ascii="Times New Roman" w:hAnsi="Times New Roman" w:cs="Times New Roman"/>
        </w:rPr>
        <w:t xml:space="preserve"> in which the hand</w:t>
      </w:r>
      <w:r w:rsidR="001572EE">
        <w:rPr>
          <w:rFonts w:ascii="Times New Roman" w:hAnsi="Times New Roman" w:cs="Times New Roman"/>
        </w:rPr>
        <w:t>, upon reaching over the barrier,</w:t>
      </w:r>
      <w:r w:rsidR="006866F8">
        <w:rPr>
          <w:rFonts w:ascii="Times New Roman" w:hAnsi="Times New Roman" w:cs="Times New Roman"/>
        </w:rPr>
        <w:t xml:space="preserve"> caused the ball to change state </w:t>
      </w:r>
      <w:r w:rsidR="001572EE">
        <w:rPr>
          <w:rFonts w:ascii="Times New Roman" w:hAnsi="Times New Roman" w:cs="Times New Roman"/>
        </w:rPr>
        <w:t xml:space="preserve">by touching it; infants </w:t>
      </w:r>
      <w:r w:rsidR="00600E8D">
        <w:rPr>
          <w:rFonts w:ascii="Times New Roman" w:hAnsi="Times New Roman" w:cs="Times New Roman"/>
        </w:rPr>
        <w:t>look for a proportionally equivalent amount of time</w:t>
      </w:r>
      <w:r w:rsidR="001572EE">
        <w:rPr>
          <w:rFonts w:ascii="Times New Roman" w:hAnsi="Times New Roman" w:cs="Times New Roman"/>
        </w:rPr>
        <w:t xml:space="preserve"> at both events when the object </w:t>
      </w:r>
      <w:r w:rsidR="00473E0E">
        <w:rPr>
          <w:rFonts w:ascii="Times New Roman" w:hAnsi="Times New Roman" w:cs="Times New Roman"/>
        </w:rPr>
        <w:t>either never changed states</w:t>
      </w:r>
      <w:r w:rsidR="00600E8D">
        <w:rPr>
          <w:rFonts w:ascii="Times New Roman" w:hAnsi="Times New Roman" w:cs="Times New Roman"/>
        </w:rPr>
        <w:t xml:space="preserve"> when picked up, </w:t>
      </w:r>
      <w:r w:rsidR="00473E0E">
        <w:rPr>
          <w:rFonts w:ascii="Times New Roman" w:hAnsi="Times New Roman" w:cs="Times New Roman"/>
        </w:rPr>
        <w:t xml:space="preserve">did so </w:t>
      </w:r>
      <w:r w:rsidR="001572EE">
        <w:rPr>
          <w:rFonts w:ascii="Times New Roman" w:hAnsi="Times New Roman" w:cs="Times New Roman"/>
        </w:rPr>
        <w:t>after a delay</w:t>
      </w:r>
      <w:r w:rsidR="00600E8D">
        <w:rPr>
          <w:rFonts w:ascii="Times New Roman" w:hAnsi="Times New Roman" w:cs="Times New Roman"/>
        </w:rPr>
        <w:t xml:space="preserve"> in the absence of a touch by the hand, or the </w:t>
      </w:r>
      <w:r w:rsidR="001572EE">
        <w:rPr>
          <w:rFonts w:ascii="Times New Roman" w:hAnsi="Times New Roman" w:cs="Times New Roman"/>
        </w:rPr>
        <w:t>hand reached besides the barrier</w:t>
      </w:r>
      <w:r w:rsidR="00600E8D">
        <w:rPr>
          <w:rFonts w:ascii="Times New Roman" w:hAnsi="Times New Roman" w:cs="Times New Roman"/>
        </w:rPr>
        <w:t xml:space="preserve"> to cause the object to change state. </w:t>
      </w:r>
      <w:r w:rsidR="00746FB7">
        <w:rPr>
          <w:rFonts w:ascii="Times New Roman" w:hAnsi="Times New Roman" w:cs="Times New Roman"/>
        </w:rPr>
        <w:t>Interesting</w:t>
      </w:r>
      <w:r w:rsidR="00D87A4B">
        <w:rPr>
          <w:rFonts w:ascii="Times New Roman" w:hAnsi="Times New Roman" w:cs="Times New Roman"/>
        </w:rPr>
        <w:t>ly</w:t>
      </w:r>
      <w:r w:rsidR="00746FB7">
        <w:rPr>
          <w:rFonts w:ascii="Times New Roman" w:hAnsi="Times New Roman" w:cs="Times New Roman"/>
        </w:rPr>
        <w:t xml:space="preserve">, although infants </w:t>
      </w:r>
      <w:r w:rsidR="00576E17">
        <w:rPr>
          <w:rFonts w:ascii="Times New Roman" w:hAnsi="Times New Roman" w:cs="Times New Roman"/>
        </w:rPr>
        <w:t>did look proportionally longer</w:t>
      </w:r>
      <w:r w:rsidR="005A7984">
        <w:rPr>
          <w:rFonts w:ascii="Times New Roman" w:hAnsi="Times New Roman" w:cs="Times New Roman"/>
        </w:rPr>
        <w:t xml:space="preserve"> at the inefficient test event than at the efficient</w:t>
      </w:r>
      <w:r w:rsidR="009C59B7">
        <w:rPr>
          <w:rFonts w:ascii="Times New Roman" w:hAnsi="Times New Roman" w:cs="Times New Roman"/>
        </w:rPr>
        <w:t xml:space="preserve"> event</w:t>
      </w:r>
      <w:r w:rsidR="005A7984">
        <w:rPr>
          <w:rFonts w:ascii="Times New Roman" w:hAnsi="Times New Roman" w:cs="Times New Roman"/>
        </w:rPr>
        <w:t xml:space="preserve"> when the object changed states and the hand was physically </w:t>
      </w:r>
      <w:r w:rsidR="005A7984">
        <w:rPr>
          <w:rFonts w:ascii="Times New Roman" w:hAnsi="Times New Roman" w:cs="Times New Roman"/>
        </w:rPr>
        <w:lastRenderedPageBreak/>
        <w:t xml:space="preserve">constrained by the barrier, </w:t>
      </w:r>
      <w:r w:rsidR="00D87A4B">
        <w:rPr>
          <w:rFonts w:ascii="Times New Roman" w:hAnsi="Times New Roman" w:cs="Times New Roman"/>
        </w:rPr>
        <w:t xml:space="preserve">inspection of the raw looking-time data in the Supplementary Materials </w:t>
      </w:r>
      <w:r w:rsidR="009C59B7">
        <w:rPr>
          <w:rFonts w:ascii="Times New Roman" w:hAnsi="Times New Roman" w:cs="Times New Roman"/>
        </w:rPr>
        <w:t xml:space="preserve">tells a different story: The same infants, at least numerically, looked longer at the </w:t>
      </w:r>
      <w:r w:rsidR="009C59B7">
        <w:rPr>
          <w:rFonts w:ascii="Times New Roman" w:hAnsi="Times New Roman" w:cs="Times New Roman"/>
          <w:i/>
          <w:iCs/>
        </w:rPr>
        <w:t xml:space="preserve">efficient </w:t>
      </w:r>
      <w:r w:rsidR="009C59B7">
        <w:rPr>
          <w:rFonts w:ascii="Times New Roman" w:hAnsi="Times New Roman" w:cs="Times New Roman"/>
        </w:rPr>
        <w:t xml:space="preserve">test event than at the inefficient one. </w:t>
      </w:r>
      <w:r w:rsidR="00266050">
        <w:rPr>
          <w:rFonts w:ascii="Times New Roman" w:hAnsi="Times New Roman" w:cs="Times New Roman"/>
        </w:rPr>
        <w:t>These conflicting results suggest that the finding</w:t>
      </w:r>
      <w:r w:rsidR="006340A7">
        <w:rPr>
          <w:rFonts w:ascii="Times New Roman" w:hAnsi="Times New Roman" w:cs="Times New Roman"/>
        </w:rPr>
        <w:t>s</w:t>
      </w:r>
      <w:r w:rsidR="00266050">
        <w:rPr>
          <w:rFonts w:ascii="Times New Roman" w:hAnsi="Times New Roman" w:cs="Times New Roman"/>
        </w:rPr>
        <w:t xml:space="preserve"> reported in the main paper</w:t>
      </w:r>
      <w:r w:rsidR="0080004F">
        <w:rPr>
          <w:rFonts w:ascii="Times New Roman" w:hAnsi="Times New Roman" w:cs="Times New Roman"/>
        </w:rPr>
        <w:t xml:space="preserve"> may be more a reflection of how looking time was operationally defined than</w:t>
      </w:r>
      <w:r w:rsidR="00B74FB8">
        <w:rPr>
          <w:rFonts w:ascii="Times New Roman" w:hAnsi="Times New Roman" w:cs="Times New Roman"/>
        </w:rPr>
        <w:t xml:space="preserve"> of</w:t>
      </w:r>
      <w:r w:rsidR="0080004F">
        <w:rPr>
          <w:rFonts w:ascii="Times New Roman" w:hAnsi="Times New Roman" w:cs="Times New Roman"/>
        </w:rPr>
        <w:t xml:space="preserve"> </w:t>
      </w:r>
      <w:r w:rsidR="00095B88">
        <w:rPr>
          <w:rFonts w:ascii="Times New Roman" w:hAnsi="Times New Roman" w:cs="Times New Roman"/>
        </w:rPr>
        <w:t xml:space="preserve">infants’ sensitivity to action efficiency. </w:t>
      </w:r>
      <w:ins w:id="1" w:author="Benton, Deon" w:date="2026-05-01T10:10:00Z" w16du:dateUtc="2026-05-01T15:10:00Z">
        <w:r w:rsidR="000D26F7">
          <w:rPr>
            <w:rFonts w:ascii="Times New Roman" w:hAnsi="Times New Roman" w:cs="Times New Roman"/>
          </w:rPr>
          <w:t xml:space="preserve">Given these interpretational issues, </w:t>
        </w:r>
      </w:ins>
      <w:ins w:id="2" w:author="Benton, Deon" w:date="2026-05-01T10:13:00Z" w16du:dateUtc="2026-05-01T15:13:00Z">
        <w:r w:rsidR="00E72C2E">
          <w:rPr>
            <w:rFonts w:ascii="Times New Roman" w:hAnsi="Times New Roman" w:cs="Times New Roman"/>
          </w:rPr>
          <w:t xml:space="preserve">this study will not be discussed further. </w:t>
        </w:r>
      </w:ins>
      <w:ins w:id="3" w:author="Benton, Deon" w:date="2026-05-01T10:10:00Z" w16du:dateUtc="2026-05-01T15:10:00Z">
        <w:r w:rsidR="000D26F7">
          <w:rPr>
            <w:rFonts w:ascii="Times New Roman" w:hAnsi="Times New Roman" w:cs="Times New Roman"/>
          </w:rPr>
          <w:t>It shou</w:t>
        </w:r>
      </w:ins>
      <w:ins w:id="4" w:author="Benton, Deon" w:date="2026-05-01T10:11:00Z" w16du:dateUtc="2026-05-01T15:11:00Z">
        <w:r w:rsidR="000D26F7">
          <w:rPr>
            <w:rFonts w:ascii="Times New Roman" w:hAnsi="Times New Roman" w:cs="Times New Roman"/>
          </w:rPr>
          <w:t>ld be noted that although</w:t>
        </w:r>
      </w:ins>
      <w:r w:rsidR="00AC5804">
        <w:rPr>
          <w:rFonts w:ascii="Times New Roman" w:hAnsi="Times New Roman" w:cs="Times New Roman"/>
        </w:rPr>
        <w:t xml:space="preserve"> </w:t>
      </w:r>
      <w:r w:rsidR="002A6F3D">
        <w:rPr>
          <w:rFonts w:ascii="Times New Roman" w:hAnsi="Times New Roman" w:cs="Times New Roman"/>
        </w:rPr>
        <w:t>Skerry et al. (2013) also report</w:t>
      </w:r>
      <w:ins w:id="5" w:author="Benton, Deon" w:date="2026-05-01T10:04:00Z" w16du:dateUtc="2026-05-01T15:04:00Z">
        <w:r w:rsidR="00FF7138">
          <w:rPr>
            <w:rFonts w:ascii="Times New Roman" w:hAnsi="Times New Roman" w:cs="Times New Roman"/>
          </w:rPr>
          <w:t>ed</w:t>
        </w:r>
      </w:ins>
      <w:r w:rsidR="002A6F3D">
        <w:rPr>
          <w:rFonts w:ascii="Times New Roman" w:hAnsi="Times New Roman" w:cs="Times New Roman"/>
        </w:rPr>
        <w:t xml:space="preserve"> proportional </w:t>
      </w:r>
      <w:r w:rsidR="00AC5804">
        <w:rPr>
          <w:rFonts w:ascii="Times New Roman" w:hAnsi="Times New Roman" w:cs="Times New Roman"/>
        </w:rPr>
        <w:t>looking in their paper,</w:t>
      </w:r>
      <w:r w:rsidR="002A6F3D">
        <w:rPr>
          <w:rFonts w:ascii="Times New Roman" w:hAnsi="Times New Roman" w:cs="Times New Roman"/>
        </w:rPr>
        <w:t xml:space="preserve"> inspection of the raw looking times in the</w:t>
      </w:r>
      <w:r w:rsidR="0005005B">
        <w:rPr>
          <w:rFonts w:ascii="Times New Roman" w:hAnsi="Times New Roman" w:cs="Times New Roman"/>
        </w:rPr>
        <w:t>ir</w:t>
      </w:r>
      <w:r w:rsidR="002A6F3D">
        <w:rPr>
          <w:rFonts w:ascii="Times New Roman" w:hAnsi="Times New Roman" w:cs="Times New Roman"/>
        </w:rPr>
        <w:t xml:space="preserve"> Supplementary Materials showed </w:t>
      </w:r>
      <w:r w:rsidR="002A3587">
        <w:rPr>
          <w:rFonts w:ascii="Times New Roman" w:hAnsi="Times New Roman" w:cs="Times New Roman"/>
        </w:rPr>
        <w:t xml:space="preserve">that they </w:t>
      </w:r>
      <w:ins w:id="6" w:author="Benton, Deon" w:date="2026-05-01T10:05:00Z" w16du:dateUtc="2026-05-01T15:05:00Z">
        <w:r w:rsidR="00FF7138">
          <w:rPr>
            <w:rFonts w:ascii="Times New Roman" w:hAnsi="Times New Roman" w:cs="Times New Roman"/>
          </w:rPr>
          <w:t>aligned</w:t>
        </w:r>
      </w:ins>
      <w:r w:rsidR="00720784">
        <w:rPr>
          <w:rFonts w:ascii="Times New Roman" w:hAnsi="Times New Roman" w:cs="Times New Roman"/>
        </w:rPr>
        <w:t xml:space="preserve"> </w:t>
      </w:r>
      <w:r w:rsidR="001D2A6B">
        <w:rPr>
          <w:rFonts w:ascii="Times New Roman" w:hAnsi="Times New Roman" w:cs="Times New Roman"/>
        </w:rPr>
        <w:t>with</w:t>
      </w:r>
      <w:r w:rsidR="00720784">
        <w:rPr>
          <w:rFonts w:ascii="Times New Roman" w:hAnsi="Times New Roman" w:cs="Times New Roman"/>
        </w:rPr>
        <w:t xml:space="preserve"> the</w:t>
      </w:r>
      <w:r w:rsidR="002A3587">
        <w:rPr>
          <w:rFonts w:ascii="Times New Roman" w:hAnsi="Times New Roman" w:cs="Times New Roman"/>
        </w:rPr>
        <w:t xml:space="preserve"> reported</w:t>
      </w:r>
      <w:r w:rsidR="00720784">
        <w:rPr>
          <w:rFonts w:ascii="Times New Roman" w:hAnsi="Times New Roman" w:cs="Times New Roman"/>
        </w:rPr>
        <w:t xml:space="preserve"> </w:t>
      </w:r>
      <w:r w:rsidR="002A6F3D">
        <w:rPr>
          <w:rFonts w:ascii="Times New Roman" w:hAnsi="Times New Roman" w:cs="Times New Roman"/>
        </w:rPr>
        <w:t xml:space="preserve">proportional </w:t>
      </w:r>
      <w:r w:rsidR="002A3587">
        <w:rPr>
          <w:rFonts w:ascii="Times New Roman" w:hAnsi="Times New Roman" w:cs="Times New Roman"/>
        </w:rPr>
        <w:t>looks</w:t>
      </w:r>
      <w:ins w:id="7" w:author="Benton, Deon" w:date="2026-05-01T10:13:00Z" w16du:dateUtc="2026-05-01T15:13:00Z">
        <w:r w:rsidR="00E72C2E">
          <w:rPr>
            <w:rFonts w:ascii="Times New Roman" w:hAnsi="Times New Roman" w:cs="Times New Roman"/>
          </w:rPr>
          <w:t>.</w:t>
        </w:r>
      </w:ins>
      <w:ins w:id="8" w:author="Benton, Deon" w:date="2026-05-01T10:06:00Z" w16du:dateUtc="2026-05-01T15:06:00Z">
        <w:r w:rsidR="00572139">
          <w:rPr>
            <w:rFonts w:ascii="Times New Roman" w:hAnsi="Times New Roman" w:cs="Times New Roman"/>
          </w:rPr>
          <w:t xml:space="preserve"> </w:t>
        </w:r>
      </w:ins>
    </w:p>
    <w:p w14:paraId="3FA53A5B" w14:textId="5C2B7B65" w:rsidR="00623ED3" w:rsidRDefault="00AA5095" w:rsidP="002921F8">
      <w:pPr>
        <w:spacing w:line="480" w:lineRule="auto"/>
        <w:ind w:firstLine="720"/>
        <w:contextualSpacing/>
        <w:rPr>
          <w:ins w:id="9" w:author="Benton, Deon" w:date="2026-05-01T10:34:00Z" w16du:dateUtc="2026-05-01T15:34:00Z"/>
          <w:rFonts w:ascii="Times New Roman" w:hAnsi="Times New Roman" w:cs="Times New Roman"/>
        </w:rPr>
      </w:pPr>
      <w:ins w:id="10" w:author="Benton, Deon" w:date="2026-05-01T10:01:00Z" w16du:dateUtc="2026-05-01T15:01:00Z">
        <w:r>
          <w:rPr>
            <w:rFonts w:ascii="Times New Roman" w:hAnsi="Times New Roman" w:cs="Times New Roman"/>
          </w:rPr>
          <w:t xml:space="preserve">The challenge that </w:t>
        </w:r>
      </w:ins>
      <w:ins w:id="11" w:author="Benton, Deon" w:date="2026-05-01T10:13:00Z" w16du:dateUtc="2026-05-01T15:13:00Z">
        <w:r w:rsidR="00E72C2E">
          <w:rPr>
            <w:rFonts w:ascii="Times New Roman" w:hAnsi="Times New Roman" w:cs="Times New Roman"/>
          </w:rPr>
          <w:t>the findings</w:t>
        </w:r>
      </w:ins>
      <w:ins w:id="12" w:author="Benton, Deon" w:date="2026-05-01T10:01:00Z" w16du:dateUtc="2026-05-01T15:01:00Z">
        <w:r>
          <w:rPr>
            <w:rFonts w:ascii="Times New Roman" w:hAnsi="Times New Roman" w:cs="Times New Roman"/>
          </w:rPr>
          <w:t xml:space="preserve"> by Skerry et al. (2013)</w:t>
        </w:r>
      </w:ins>
      <w:ins w:id="13" w:author="Benton, Deon" w:date="2026-05-01T10:14:00Z" w16du:dateUtc="2026-05-01T15:14:00Z">
        <w:r w:rsidR="00E72C2E">
          <w:rPr>
            <w:rFonts w:ascii="Times New Roman" w:hAnsi="Times New Roman" w:cs="Times New Roman"/>
          </w:rPr>
          <w:t xml:space="preserve"> </w:t>
        </w:r>
      </w:ins>
      <w:ins w:id="14" w:author="Benton, Deon" w:date="2026-05-01T10:01:00Z" w16du:dateUtc="2026-05-01T15:01:00Z">
        <w:r>
          <w:rPr>
            <w:rFonts w:ascii="Times New Roman" w:hAnsi="Times New Roman" w:cs="Times New Roman"/>
          </w:rPr>
          <w:t xml:space="preserve">raise is how to reconcile them with the present notion that infants’ looking behaviors in action understanding studies derive from third-person, real-world action experience. </w:t>
        </w:r>
      </w:ins>
      <w:ins w:id="15" w:author="Benton, Deon" w:date="2026-05-01T10:15:00Z" w16du:dateUtc="2026-05-01T15:15:00Z">
        <w:r w:rsidR="00C2053F">
          <w:rPr>
            <w:rFonts w:ascii="Times New Roman" w:hAnsi="Times New Roman" w:cs="Times New Roman"/>
          </w:rPr>
          <w:t>One way to</w:t>
        </w:r>
      </w:ins>
      <w:r w:rsidR="00CA1341">
        <w:rPr>
          <w:rFonts w:ascii="Times New Roman" w:hAnsi="Times New Roman" w:cs="Times New Roman"/>
        </w:rPr>
        <w:t xml:space="preserve"> reconcile the two is </w:t>
      </w:r>
      <w:r w:rsidR="00832F06">
        <w:rPr>
          <w:rFonts w:ascii="Times New Roman" w:hAnsi="Times New Roman" w:cs="Times New Roman"/>
        </w:rPr>
        <w:t>to consider</w:t>
      </w:r>
      <w:r w:rsidR="00B30C52">
        <w:rPr>
          <w:rFonts w:ascii="Times New Roman" w:hAnsi="Times New Roman" w:cs="Times New Roman"/>
        </w:rPr>
        <w:t xml:space="preserve"> the</w:t>
      </w:r>
      <w:r w:rsidR="00832F06">
        <w:rPr>
          <w:rFonts w:ascii="Times New Roman" w:hAnsi="Times New Roman" w:cs="Times New Roman"/>
        </w:rPr>
        <w:t xml:space="preserve"> </w:t>
      </w:r>
      <w:r w:rsidR="00622034">
        <w:rPr>
          <w:rFonts w:ascii="Times New Roman" w:hAnsi="Times New Roman" w:cs="Times New Roman"/>
        </w:rPr>
        <w:t xml:space="preserve">potential </w:t>
      </w:r>
      <w:r w:rsidR="00B30C52">
        <w:rPr>
          <w:rFonts w:ascii="Times New Roman" w:hAnsi="Times New Roman" w:cs="Times New Roman"/>
        </w:rPr>
        <w:t>effect</w:t>
      </w:r>
      <w:r w:rsidR="009C2F46">
        <w:rPr>
          <w:rFonts w:ascii="Times New Roman" w:hAnsi="Times New Roman" w:cs="Times New Roman"/>
        </w:rPr>
        <w:t xml:space="preserve"> that infants’ own</w:t>
      </w:r>
      <w:r w:rsidR="00622034">
        <w:rPr>
          <w:rFonts w:ascii="Times New Roman" w:hAnsi="Times New Roman" w:cs="Times New Roman"/>
        </w:rPr>
        <w:t xml:space="preserve"> direct action experience </w:t>
      </w:r>
      <w:r w:rsidR="00940FBC">
        <w:rPr>
          <w:rFonts w:ascii="Times New Roman" w:hAnsi="Times New Roman" w:cs="Times New Roman"/>
        </w:rPr>
        <w:t xml:space="preserve">has </w:t>
      </w:r>
      <w:r w:rsidR="00622034">
        <w:rPr>
          <w:rFonts w:ascii="Times New Roman" w:hAnsi="Times New Roman" w:cs="Times New Roman"/>
        </w:rPr>
        <w:t xml:space="preserve">on </w:t>
      </w:r>
      <w:r w:rsidR="00B30C52">
        <w:rPr>
          <w:rFonts w:ascii="Times New Roman" w:hAnsi="Times New Roman" w:cs="Times New Roman"/>
        </w:rPr>
        <w:t xml:space="preserve">their </w:t>
      </w:r>
      <w:r w:rsidR="00622034">
        <w:rPr>
          <w:rFonts w:ascii="Times New Roman" w:hAnsi="Times New Roman" w:cs="Times New Roman"/>
        </w:rPr>
        <w:t>subsequent processing of actions.</w:t>
      </w:r>
      <w:ins w:id="16" w:author="Benton, Deon" w:date="2026-05-01T10:02:00Z" w16du:dateUtc="2026-05-01T15:02:00Z">
        <w:r>
          <w:rPr>
            <w:rFonts w:ascii="Times New Roman" w:hAnsi="Times New Roman" w:cs="Times New Roman"/>
          </w:rPr>
          <w:t xml:space="preserve"> </w:t>
        </w:r>
      </w:ins>
      <w:ins w:id="17" w:author="Benton, Deon" w:date="2026-05-01T10:18:00Z" w16du:dateUtc="2026-05-01T15:18:00Z">
        <w:r w:rsidR="0034312D" w:rsidRPr="00FD1459">
          <w:rPr>
            <w:rFonts w:ascii="Times New Roman" w:hAnsi="Times New Roman" w:cs="Times New Roman"/>
          </w:rPr>
          <w:t xml:space="preserve">The basic idea is that action experience that is effective—such as when a Velcro-covered ball adheres to Velcro-covered mittens—might temporarily heighten infants’ attention to, and encoding of, </w:t>
        </w:r>
      </w:ins>
      <w:r w:rsidR="00ED2E5A">
        <w:rPr>
          <w:rFonts w:ascii="Times New Roman" w:hAnsi="Times New Roman" w:cs="Times New Roman"/>
        </w:rPr>
        <w:t xml:space="preserve">key </w:t>
      </w:r>
      <w:ins w:id="18" w:author="Benton, Deon" w:date="2026-05-01T10:21:00Z" w16du:dateUtc="2026-05-01T15:21:00Z">
        <w:r w:rsidR="005B4D58">
          <w:rPr>
            <w:rFonts w:ascii="Times New Roman" w:hAnsi="Times New Roman" w:cs="Times New Roman"/>
          </w:rPr>
          <w:t>surface features of</w:t>
        </w:r>
      </w:ins>
      <w:r w:rsidR="00ED2E5A">
        <w:rPr>
          <w:rFonts w:ascii="Times New Roman" w:hAnsi="Times New Roman" w:cs="Times New Roman"/>
        </w:rPr>
        <w:t xml:space="preserve"> the task that bear directly on their subsequent looking behavior.</w:t>
      </w:r>
      <w:r w:rsidR="00E20DB4">
        <w:rPr>
          <w:rFonts w:ascii="Times New Roman" w:hAnsi="Times New Roman" w:cs="Times New Roman"/>
        </w:rPr>
        <w:t xml:space="preserve"> </w:t>
      </w:r>
      <w:ins w:id="19" w:author="Benton, Deon" w:date="2026-05-01T11:56:00Z" w16du:dateUtc="2026-05-01T16:56:00Z">
        <w:r w:rsidR="00FF369D" w:rsidRPr="00FF369D">
          <w:rPr>
            <w:rFonts w:ascii="Times New Roman" w:hAnsi="Times New Roman" w:cs="Times New Roman"/>
          </w:rPr>
          <w:t>This attentional boost may itself stem from a discrepancy between infants’ prior real-world action experience—</w:t>
        </w:r>
        <w:r w:rsidR="00FF369D">
          <w:rPr>
            <w:rFonts w:ascii="Times New Roman" w:hAnsi="Times New Roman" w:cs="Times New Roman"/>
          </w:rPr>
          <w:t>in which their</w:t>
        </w:r>
        <w:r w:rsidR="00FF369D" w:rsidRPr="00FF369D">
          <w:rPr>
            <w:rFonts w:ascii="Times New Roman" w:hAnsi="Times New Roman" w:cs="Times New Roman"/>
          </w:rPr>
          <w:t xml:space="preserve"> attempts to contact and retrieve objects </w:t>
        </w:r>
      </w:ins>
      <w:ins w:id="20" w:author="Benton, Deon" w:date="2026-05-01T11:57:00Z" w16du:dateUtc="2026-05-01T16:57:00Z">
        <w:r w:rsidR="00FF369D">
          <w:rPr>
            <w:rFonts w:ascii="Times New Roman" w:hAnsi="Times New Roman" w:cs="Times New Roman"/>
          </w:rPr>
          <w:t>have largely been</w:t>
        </w:r>
      </w:ins>
      <w:ins w:id="21" w:author="Benton, Deon" w:date="2026-05-01T11:56:00Z" w16du:dateUtc="2026-05-01T16:56:00Z">
        <w:r w:rsidR="00FF369D" w:rsidRPr="00FF369D">
          <w:rPr>
            <w:rFonts w:ascii="Times New Roman" w:hAnsi="Times New Roman" w:cs="Times New Roman"/>
          </w:rPr>
          <w:t xml:space="preserve"> unsuccessful—and the immediate success</w:t>
        </w:r>
      </w:ins>
      <w:ins w:id="22" w:author="Benton, Deon" w:date="2026-05-01T11:57:00Z" w16du:dateUtc="2026-05-01T16:57:00Z">
        <w:r w:rsidR="00E61CDE">
          <w:rPr>
            <w:rFonts w:ascii="Times New Roman" w:hAnsi="Times New Roman" w:cs="Times New Roman"/>
          </w:rPr>
          <w:t xml:space="preserve"> that infants experience when </w:t>
        </w:r>
      </w:ins>
      <w:ins w:id="23" w:author="Benton, Deon" w:date="2026-05-01T11:58:00Z" w16du:dateUtc="2026-05-01T16:58:00Z">
        <w:r w:rsidR="00E61CDE">
          <w:rPr>
            <w:rFonts w:ascii="Times New Roman" w:hAnsi="Times New Roman" w:cs="Times New Roman"/>
          </w:rPr>
          <w:t>infants attempt the very same actions during a</w:t>
        </w:r>
      </w:ins>
      <w:ins w:id="24" w:author="Benton, Deon" w:date="2026-05-01T11:56:00Z" w16du:dateUtc="2026-05-01T16:56:00Z">
        <w:r w:rsidR="00FF369D" w:rsidRPr="00FF369D">
          <w:rPr>
            <w:rFonts w:ascii="Times New Roman" w:hAnsi="Times New Roman" w:cs="Times New Roman"/>
          </w:rPr>
          <w:t xml:space="preserve"> sticky-mittens manipulation. </w:t>
        </w:r>
      </w:ins>
      <w:ins w:id="25" w:author="Benton, Deon" w:date="2026-05-01T11:58:00Z" w16du:dateUtc="2026-05-01T16:58:00Z">
        <w:r w:rsidR="00E61CDE">
          <w:rPr>
            <w:rFonts w:ascii="Times New Roman" w:hAnsi="Times New Roman" w:cs="Times New Roman"/>
          </w:rPr>
          <w:t>As it relates to Skerry et al. (2013),</w:t>
        </w:r>
      </w:ins>
      <w:ins w:id="26" w:author="Benton, Deon" w:date="2026-05-01T11:51:00Z" w16du:dateUtc="2026-05-01T16:51:00Z">
        <w:r w:rsidR="00435732">
          <w:rPr>
            <w:rFonts w:ascii="Times New Roman" w:hAnsi="Times New Roman" w:cs="Times New Roman"/>
          </w:rPr>
          <w:t xml:space="preserve"> i</w:t>
        </w:r>
      </w:ins>
      <w:ins w:id="27" w:author="Benton, Deon" w:date="2026-05-01T11:47:00Z" w16du:dateUtc="2026-05-01T16:47:00Z">
        <w:r w:rsidR="004A69E7">
          <w:rPr>
            <w:rFonts w:ascii="Times New Roman" w:hAnsi="Times New Roman" w:cs="Times New Roman"/>
          </w:rPr>
          <w:t>f</w:t>
        </w:r>
      </w:ins>
      <w:ins w:id="28" w:author="Benton, Deon" w:date="2026-05-01T11:50:00Z" w16du:dateUtc="2026-05-01T16:50:00Z">
        <w:r w:rsidR="004A69E7">
          <w:rPr>
            <w:rFonts w:ascii="Times New Roman" w:hAnsi="Times New Roman" w:cs="Times New Roman"/>
          </w:rPr>
          <w:t xml:space="preserve"> the 3-month-olds tested in </w:t>
        </w:r>
      </w:ins>
      <w:ins w:id="29" w:author="Benton, Deon" w:date="2026-05-01T11:58:00Z" w16du:dateUtc="2026-05-01T16:58:00Z">
        <w:r w:rsidR="00E61CDE">
          <w:rPr>
            <w:rFonts w:ascii="Times New Roman" w:hAnsi="Times New Roman" w:cs="Times New Roman"/>
          </w:rPr>
          <w:t>that study</w:t>
        </w:r>
      </w:ins>
      <w:ins w:id="30" w:author="Benton, Deon" w:date="2026-05-01T11:50:00Z" w16du:dateUtc="2026-05-01T16:50:00Z">
        <w:r w:rsidR="004A69E7">
          <w:rPr>
            <w:rFonts w:ascii="Times New Roman" w:hAnsi="Times New Roman" w:cs="Times New Roman"/>
          </w:rPr>
          <w:t xml:space="preserve"> learned that</w:t>
        </w:r>
      </w:ins>
      <w:ins w:id="31" w:author="Benton, Deon" w:date="2026-05-01T11:47:00Z" w16du:dateUtc="2026-05-01T16:47:00Z">
        <w:r w:rsidR="004A69E7">
          <w:rPr>
            <w:rFonts w:ascii="Times New Roman" w:hAnsi="Times New Roman" w:cs="Times New Roman"/>
          </w:rPr>
          <w:t xml:space="preserve"> </w:t>
        </w:r>
      </w:ins>
      <w:ins w:id="32" w:author="Benton, Deon" w:date="2026-05-01T11:50:00Z" w16du:dateUtc="2026-05-01T16:50:00Z">
        <w:r w:rsidR="004A69E7">
          <w:rPr>
            <w:rFonts w:ascii="Times New Roman" w:hAnsi="Times New Roman" w:cs="Times New Roman"/>
          </w:rPr>
          <w:t>the</w:t>
        </w:r>
        <w:r w:rsidR="00435732">
          <w:rPr>
            <w:rFonts w:ascii="Times New Roman" w:hAnsi="Times New Roman" w:cs="Times New Roman"/>
          </w:rPr>
          <w:t xml:space="preserve">ir attempts to contact and retrieve objects in the real world have </w:t>
        </w:r>
      </w:ins>
      <w:ins w:id="33" w:author="Benton, Deon" w:date="2026-05-01T11:59:00Z" w16du:dateUtc="2026-05-01T16:59:00Z">
        <w:r w:rsidR="00E61CDE">
          <w:rPr>
            <w:rFonts w:ascii="Times New Roman" w:hAnsi="Times New Roman" w:cs="Times New Roman"/>
          </w:rPr>
          <w:t>typically been ineffective</w:t>
        </w:r>
      </w:ins>
      <w:ins w:id="34" w:author="Benton, Deon" w:date="2026-05-01T11:48:00Z" w16du:dateUtc="2026-05-01T16:48:00Z">
        <w:r w:rsidR="004A69E7">
          <w:rPr>
            <w:rFonts w:ascii="Times New Roman" w:hAnsi="Times New Roman" w:cs="Times New Roman"/>
          </w:rPr>
          <w:t>,</w:t>
        </w:r>
      </w:ins>
      <w:ins w:id="35" w:author="Benton, Deon" w:date="2026-05-01T11:59:00Z" w16du:dateUtc="2026-05-01T16:59:00Z">
        <w:r w:rsidR="00E61CDE">
          <w:rPr>
            <w:rFonts w:ascii="Times New Roman" w:hAnsi="Times New Roman" w:cs="Times New Roman"/>
          </w:rPr>
          <w:t xml:space="preserve"> then</w:t>
        </w:r>
      </w:ins>
      <w:ins w:id="36" w:author="Benton, Deon" w:date="2026-05-01T11:48:00Z" w16du:dateUtc="2026-05-01T16:48:00Z">
        <w:r w:rsidR="004A69E7">
          <w:rPr>
            <w:rFonts w:ascii="Times New Roman" w:hAnsi="Times New Roman" w:cs="Times New Roman"/>
          </w:rPr>
          <w:t xml:space="preserve"> the unanticipated success of their reaches</w:t>
        </w:r>
      </w:ins>
      <w:ins w:id="37" w:author="Benton, Deon" w:date="2026-05-01T11:52:00Z" w16du:dateUtc="2026-05-01T16:52:00Z">
        <w:r w:rsidR="00435732">
          <w:rPr>
            <w:rFonts w:ascii="Times New Roman" w:hAnsi="Times New Roman" w:cs="Times New Roman"/>
          </w:rPr>
          <w:t>—as well as the contingent feedback that accompanies them—</w:t>
        </w:r>
      </w:ins>
      <w:ins w:id="38" w:author="Benton, Deon" w:date="2026-05-01T11:48:00Z" w16du:dateUtc="2026-05-01T16:48:00Z">
        <w:r w:rsidR="004A69E7">
          <w:rPr>
            <w:rFonts w:ascii="Times New Roman" w:hAnsi="Times New Roman" w:cs="Times New Roman"/>
          </w:rPr>
          <w:t>during a sticky-mittens experience may be inherently attention-grabbing</w:t>
        </w:r>
      </w:ins>
      <w:ins w:id="39" w:author="Benton, Deon" w:date="2026-05-01T12:26:00Z" w16du:dateUtc="2026-05-01T17:26:00Z">
        <w:r w:rsidR="009358CD">
          <w:rPr>
            <w:rFonts w:ascii="Times New Roman" w:hAnsi="Times New Roman" w:cs="Times New Roman"/>
          </w:rPr>
          <w:t xml:space="preserve"> and attention-heightening</w:t>
        </w:r>
      </w:ins>
      <w:ins w:id="40" w:author="Benton, Deon" w:date="2026-05-01T11:59:00Z" w16du:dateUtc="2026-05-01T16:59:00Z">
        <w:r w:rsidR="00CE106E">
          <w:rPr>
            <w:rFonts w:ascii="Times New Roman" w:hAnsi="Times New Roman" w:cs="Times New Roman"/>
          </w:rPr>
          <w:t xml:space="preserve">. </w:t>
        </w:r>
      </w:ins>
      <w:ins w:id="41" w:author="Benton, Deon" w:date="2026-05-01T11:35:00Z" w16du:dateUtc="2026-05-01T16:35:00Z">
        <w:r w:rsidR="00AF60B8">
          <w:rPr>
            <w:rFonts w:ascii="Times New Roman" w:hAnsi="Times New Roman" w:cs="Times New Roman"/>
          </w:rPr>
          <w:t>In terms of s</w:t>
        </w:r>
      </w:ins>
      <w:r w:rsidR="00510876">
        <w:rPr>
          <w:rFonts w:ascii="Times New Roman" w:hAnsi="Times New Roman" w:cs="Times New Roman"/>
        </w:rPr>
        <w:t xml:space="preserve">upport for </w:t>
      </w:r>
      <w:ins w:id="42" w:author="Benton, Deon" w:date="2026-05-01T10:22:00Z" w16du:dateUtc="2026-05-01T15:22:00Z">
        <w:r w:rsidR="005B4D58">
          <w:rPr>
            <w:rFonts w:ascii="Times New Roman" w:hAnsi="Times New Roman" w:cs="Times New Roman"/>
          </w:rPr>
          <w:t>the claim that</w:t>
        </w:r>
        <w:r w:rsidR="00C3263E">
          <w:rPr>
            <w:rFonts w:ascii="Times New Roman" w:hAnsi="Times New Roman" w:cs="Times New Roman"/>
          </w:rPr>
          <w:t xml:space="preserve"> </w:t>
        </w:r>
        <w:r w:rsidR="00C3263E">
          <w:rPr>
            <w:rFonts w:ascii="Times New Roman" w:hAnsi="Times New Roman" w:cs="Times New Roman"/>
          </w:rPr>
          <w:lastRenderedPageBreak/>
          <w:t>sticky-mittens experience may heighten infants</w:t>
        </w:r>
      </w:ins>
      <w:ins w:id="43" w:author="Benton, Deon" w:date="2026-05-01T10:26:00Z" w16du:dateUtc="2026-05-01T15:26:00Z">
        <w:r w:rsidR="009C3982">
          <w:rPr>
            <w:rFonts w:ascii="Times New Roman" w:hAnsi="Times New Roman" w:cs="Times New Roman"/>
          </w:rPr>
          <w:t>’</w:t>
        </w:r>
      </w:ins>
      <w:ins w:id="44" w:author="Benton, Deon" w:date="2026-05-01T10:22:00Z" w16du:dateUtc="2026-05-01T15:22:00Z">
        <w:r w:rsidR="00C3263E">
          <w:rPr>
            <w:rFonts w:ascii="Times New Roman" w:hAnsi="Times New Roman" w:cs="Times New Roman"/>
          </w:rPr>
          <w:t xml:space="preserve"> attention </w:t>
        </w:r>
      </w:ins>
      <w:ins w:id="45" w:author="Benton, Deon" w:date="2026-05-01T11:37:00Z" w16du:dateUtc="2026-05-01T16:37:00Z">
        <w:r w:rsidR="008B5039">
          <w:rPr>
            <w:rFonts w:ascii="Times New Roman" w:hAnsi="Times New Roman" w:cs="Times New Roman"/>
          </w:rPr>
          <w:t>to, encoding of, and learning about the</w:t>
        </w:r>
      </w:ins>
      <w:ins w:id="46" w:author="Benton, Deon" w:date="2026-05-01T10:23:00Z" w16du:dateUtc="2026-05-01T15:23:00Z">
        <w:r w:rsidR="00C3263E">
          <w:rPr>
            <w:rFonts w:ascii="Times New Roman" w:hAnsi="Times New Roman" w:cs="Times New Roman"/>
          </w:rPr>
          <w:t xml:space="preserve"> </w:t>
        </w:r>
      </w:ins>
      <w:ins w:id="47" w:author="Benton, Deon" w:date="2026-05-01T10:26:00Z" w16du:dateUtc="2026-05-01T15:26:00Z">
        <w:r w:rsidR="009C3982">
          <w:rPr>
            <w:rFonts w:ascii="Times New Roman" w:hAnsi="Times New Roman" w:cs="Times New Roman"/>
          </w:rPr>
          <w:t xml:space="preserve">surface </w:t>
        </w:r>
      </w:ins>
      <w:ins w:id="48" w:author="Benton, Deon" w:date="2026-05-01T10:23:00Z" w16du:dateUtc="2026-05-01T15:23:00Z">
        <w:r w:rsidR="00C3263E">
          <w:rPr>
            <w:rFonts w:ascii="Times New Roman" w:hAnsi="Times New Roman" w:cs="Times New Roman"/>
          </w:rPr>
          <w:t>features</w:t>
        </w:r>
      </w:ins>
      <w:ins w:id="49" w:author="Benton, Deon" w:date="2026-05-01T11:37:00Z" w16du:dateUtc="2026-05-01T16:37:00Z">
        <w:r w:rsidR="008B5039">
          <w:rPr>
            <w:rFonts w:ascii="Times New Roman" w:hAnsi="Times New Roman" w:cs="Times New Roman"/>
          </w:rPr>
          <w:t xml:space="preserve"> of a task</w:t>
        </w:r>
      </w:ins>
      <w:ins w:id="50" w:author="Benton, Deon" w:date="2026-05-01T11:35:00Z" w16du:dateUtc="2026-05-01T16:35:00Z">
        <w:r w:rsidR="00AF60B8">
          <w:rPr>
            <w:rFonts w:ascii="Times New Roman" w:hAnsi="Times New Roman" w:cs="Times New Roman"/>
          </w:rPr>
          <w:t xml:space="preserve">, Needham et al. </w:t>
        </w:r>
      </w:ins>
      <w:ins w:id="51" w:author="Benton, Deon" w:date="2026-05-01T11:36:00Z" w16du:dateUtc="2026-05-01T16:36:00Z">
        <w:r w:rsidR="00AF60B8">
          <w:rPr>
            <w:rFonts w:ascii="Times New Roman" w:hAnsi="Times New Roman" w:cs="Times New Roman"/>
          </w:rPr>
          <w:t xml:space="preserve">(2002) </w:t>
        </w:r>
      </w:ins>
      <w:del w:id="52" w:author="Benton, Deon" w:date="2026-05-01T10:23:00Z" w16du:dateUtc="2026-05-01T15:23:00Z">
        <w:r w:rsidR="00510876" w:rsidDel="00C3263E">
          <w:rPr>
            <w:rFonts w:ascii="Times New Roman" w:hAnsi="Times New Roman" w:cs="Times New Roman"/>
          </w:rPr>
          <w:delText xml:space="preserve"> </w:delText>
        </w:r>
      </w:del>
      <w:ins w:id="53" w:author="Benton, Deon" w:date="2026-05-01T10:27:00Z" w16du:dateUtc="2026-05-01T15:27:00Z">
        <w:r w:rsidR="00EC4C11">
          <w:rPr>
            <w:rFonts w:ascii="Times New Roman" w:hAnsi="Times New Roman" w:cs="Times New Roman"/>
          </w:rPr>
          <w:t xml:space="preserve">demonstrated that </w:t>
        </w:r>
      </w:ins>
      <w:r w:rsidR="00510876" w:rsidRPr="009E7771">
        <w:rPr>
          <w:rFonts w:ascii="Times New Roman" w:hAnsi="Times New Roman" w:cs="Times New Roman"/>
        </w:rPr>
        <w:t>providing young infants with object-directed action experience</w:t>
      </w:r>
      <w:r w:rsidR="00594362">
        <w:rPr>
          <w:rFonts w:ascii="Times New Roman" w:hAnsi="Times New Roman" w:cs="Times New Roman"/>
        </w:rPr>
        <w:t xml:space="preserve"> via sticky mittens</w:t>
      </w:r>
      <w:r w:rsidR="00510876" w:rsidRPr="009E7771">
        <w:rPr>
          <w:rFonts w:ascii="Times New Roman" w:hAnsi="Times New Roman" w:cs="Times New Roman"/>
        </w:rPr>
        <w:t xml:space="preserve"> can enhance their attention to</w:t>
      </w:r>
      <w:ins w:id="54" w:author="Benton, Deon" w:date="2026-05-01T10:27:00Z" w16du:dateUtc="2026-05-01T15:27:00Z">
        <w:r w:rsidR="00EC4C11">
          <w:rPr>
            <w:rFonts w:ascii="Times New Roman" w:hAnsi="Times New Roman" w:cs="Times New Roman"/>
          </w:rPr>
          <w:t>, encoding of,</w:t>
        </w:r>
      </w:ins>
      <w:r w:rsidR="00510876" w:rsidRPr="009E7771">
        <w:rPr>
          <w:rFonts w:ascii="Times New Roman" w:hAnsi="Times New Roman" w:cs="Times New Roman"/>
        </w:rPr>
        <w:t xml:space="preserve"> and learning </w:t>
      </w:r>
      <w:ins w:id="55" w:author="Benton, Deon" w:date="2026-05-01T10:27:00Z" w16du:dateUtc="2026-05-01T15:27:00Z">
        <w:r w:rsidR="00EC4C11">
          <w:rPr>
            <w:rFonts w:ascii="Times New Roman" w:hAnsi="Times New Roman" w:cs="Times New Roman"/>
          </w:rPr>
          <w:t>a</w:t>
        </w:r>
      </w:ins>
      <w:ins w:id="56" w:author="Benton, Deon" w:date="2026-05-01T10:29:00Z" w16du:dateUtc="2026-05-01T15:29:00Z">
        <w:r w:rsidR="00EC4C11">
          <w:rPr>
            <w:rFonts w:ascii="Times New Roman" w:hAnsi="Times New Roman" w:cs="Times New Roman"/>
          </w:rPr>
          <w:t xml:space="preserve">bout </w:t>
        </w:r>
        <w:r w:rsidR="00966E53">
          <w:rPr>
            <w:rFonts w:ascii="Times New Roman" w:hAnsi="Times New Roman" w:cs="Times New Roman"/>
          </w:rPr>
          <w:t xml:space="preserve">an </w:t>
        </w:r>
      </w:ins>
      <w:ins w:id="57" w:author="Benton, Deon" w:date="2026-05-01T10:30:00Z" w16du:dateUtc="2026-05-01T15:30:00Z">
        <w:r w:rsidR="003852DA">
          <w:rPr>
            <w:rFonts w:ascii="Times New Roman" w:hAnsi="Times New Roman" w:cs="Times New Roman"/>
          </w:rPr>
          <w:t>object’s</w:t>
        </w:r>
      </w:ins>
      <w:ins w:id="58" w:author="Benton, Deon" w:date="2026-05-01T10:27:00Z" w16du:dateUtc="2026-05-01T15:27:00Z">
        <w:r w:rsidR="00EC4C11">
          <w:rPr>
            <w:rFonts w:ascii="Times New Roman" w:hAnsi="Times New Roman" w:cs="Times New Roman"/>
          </w:rPr>
          <w:t xml:space="preserve"> visible </w:t>
        </w:r>
      </w:ins>
      <w:ins w:id="59" w:author="Benton, Deon" w:date="2026-05-01T10:29:00Z" w16du:dateUtc="2026-05-01T15:29:00Z">
        <w:r w:rsidR="00EC4C11">
          <w:rPr>
            <w:rFonts w:ascii="Times New Roman" w:hAnsi="Times New Roman" w:cs="Times New Roman"/>
          </w:rPr>
          <w:t>features</w:t>
        </w:r>
      </w:ins>
      <w:ins w:id="60" w:author="Benton, Deon" w:date="2026-05-01T10:28:00Z" w16du:dateUtc="2026-05-01T15:28:00Z">
        <w:r w:rsidR="00EC4C11">
          <w:rPr>
            <w:rFonts w:ascii="Times New Roman" w:hAnsi="Times New Roman" w:cs="Times New Roman"/>
          </w:rPr>
          <w:t>. The contention that</w:t>
        </w:r>
      </w:ins>
      <w:ins w:id="61" w:author="Benton, Deon" w:date="2026-05-01T10:31:00Z" w16du:dateUtc="2026-05-01T15:31:00Z">
        <w:r w:rsidR="003852DA">
          <w:rPr>
            <w:rFonts w:ascii="Times New Roman" w:hAnsi="Times New Roman" w:cs="Times New Roman"/>
          </w:rPr>
          <w:t xml:space="preserve"> sticky-mittens experience induces a short-lived attentional</w:t>
        </w:r>
      </w:ins>
      <w:ins w:id="62" w:author="Benton, Deon" w:date="2026-05-01T10:32:00Z" w16du:dateUtc="2026-05-01T15:32:00Z">
        <w:r w:rsidR="00D24343">
          <w:rPr>
            <w:rFonts w:ascii="Times New Roman" w:hAnsi="Times New Roman" w:cs="Times New Roman"/>
          </w:rPr>
          <w:t xml:space="preserve"> boost</w:t>
        </w:r>
      </w:ins>
      <w:ins w:id="63" w:author="Benton, Deon" w:date="2026-05-01T10:28:00Z" w16du:dateUtc="2026-05-01T15:28:00Z">
        <w:r w:rsidR="00EC4C11">
          <w:rPr>
            <w:rFonts w:ascii="Times New Roman" w:hAnsi="Times New Roman" w:cs="Times New Roman"/>
          </w:rPr>
          <w:t xml:space="preserve"> also has empirical support. For example, </w:t>
        </w:r>
      </w:ins>
      <w:ins w:id="64" w:author="Benton, Deon" w:date="2026-05-01T10:31:00Z" w16du:dateUtc="2026-05-01T15:31:00Z">
        <w:r w:rsidR="003852DA">
          <w:rPr>
            <w:rFonts w:ascii="Times New Roman" w:hAnsi="Times New Roman" w:cs="Times New Roman"/>
          </w:rPr>
          <w:t>research</w:t>
        </w:r>
      </w:ins>
      <w:r w:rsidR="00E8248B">
        <w:rPr>
          <w:rFonts w:ascii="Times New Roman" w:hAnsi="Times New Roman" w:cs="Times New Roman"/>
        </w:rPr>
        <w:t xml:space="preserve"> by Sommerville et al. (2005) </w:t>
      </w:r>
      <w:ins w:id="65" w:author="Benton, Deon" w:date="2026-05-01T10:32:00Z" w16du:dateUtc="2026-05-01T15:32:00Z">
        <w:r w:rsidR="00D24343">
          <w:rPr>
            <w:rFonts w:ascii="Times New Roman" w:hAnsi="Times New Roman" w:cs="Times New Roman"/>
          </w:rPr>
          <w:t xml:space="preserve">showed </w:t>
        </w:r>
      </w:ins>
      <w:r w:rsidR="00E8248B">
        <w:rPr>
          <w:rFonts w:ascii="Times New Roman" w:hAnsi="Times New Roman" w:cs="Times New Roman"/>
        </w:rPr>
        <w:t>that</w:t>
      </w:r>
      <w:r w:rsidR="00EB2791">
        <w:rPr>
          <w:rFonts w:ascii="Times New Roman" w:hAnsi="Times New Roman" w:cs="Times New Roman"/>
        </w:rPr>
        <w:t xml:space="preserve"> infants in the sticky mittens condition looked longer during the first </w:t>
      </w:r>
      <w:r w:rsidR="00EA5AB9">
        <w:rPr>
          <w:rFonts w:ascii="Times New Roman" w:hAnsi="Times New Roman" w:cs="Times New Roman"/>
        </w:rPr>
        <w:t>trial of the</w:t>
      </w:r>
      <w:r w:rsidR="00EB2791">
        <w:rPr>
          <w:rFonts w:ascii="Times New Roman" w:hAnsi="Times New Roman" w:cs="Times New Roman"/>
        </w:rPr>
        <w:t xml:space="preserve"> habituation phase than infants in the non-sticky mittens condition</w:t>
      </w:r>
      <w:r w:rsidR="00510876" w:rsidRPr="009E7771">
        <w:rPr>
          <w:rFonts w:ascii="Times New Roman" w:hAnsi="Times New Roman" w:cs="Times New Roman"/>
        </w:rPr>
        <w:t>.</w:t>
      </w:r>
      <w:r w:rsidR="00352C0F">
        <w:rPr>
          <w:rFonts w:ascii="Times New Roman" w:hAnsi="Times New Roman" w:cs="Times New Roman"/>
        </w:rPr>
        <w:t xml:space="preserve"> </w:t>
      </w:r>
    </w:p>
    <w:p w14:paraId="6EABE911" w14:textId="3DAAD716" w:rsidR="00BA34AC" w:rsidRDefault="002E4060" w:rsidP="00BA34AC">
      <w:pPr>
        <w:spacing w:line="480" w:lineRule="auto"/>
        <w:ind w:firstLine="720"/>
        <w:contextualSpacing/>
        <w:rPr>
          <w:rFonts w:ascii="Times New Roman" w:hAnsi="Times New Roman" w:cs="Times New Roman"/>
        </w:rPr>
      </w:pPr>
      <w:ins w:id="66" w:author="Benton, Deon" w:date="2026-05-01T12:32:00Z" w16du:dateUtc="2026-05-01T17:32:00Z">
        <w:r>
          <w:rPr>
            <w:rFonts w:ascii="Times New Roman" w:hAnsi="Times New Roman" w:cs="Times New Roman"/>
          </w:rPr>
          <w:t xml:space="preserve">In addition to attending to the properties of the objects </w:t>
        </w:r>
      </w:ins>
      <w:ins w:id="67" w:author="Benton, Deon" w:date="2026-05-01T12:37:00Z" w16du:dateUtc="2026-05-01T17:37:00Z">
        <w:r w:rsidR="00BA34AC">
          <w:rPr>
            <w:rFonts w:ascii="Times New Roman" w:hAnsi="Times New Roman" w:cs="Times New Roman"/>
          </w:rPr>
          <w:t>during a sticky-mittens experience</w:t>
        </w:r>
      </w:ins>
      <w:ins w:id="68" w:author="Benton, Deon" w:date="2026-05-01T12:32:00Z" w16du:dateUtc="2026-05-01T17:32:00Z">
        <w:r>
          <w:rPr>
            <w:rFonts w:ascii="Times New Roman" w:hAnsi="Times New Roman" w:cs="Times New Roman"/>
          </w:rPr>
          <w:t xml:space="preserve">, </w:t>
        </w:r>
      </w:ins>
      <w:ins w:id="69" w:author="Benton, Deon" w:date="2026-05-01T12:37:00Z" w16du:dateUtc="2026-05-01T17:37:00Z">
        <w:r w:rsidR="00BA34AC">
          <w:rPr>
            <w:rFonts w:ascii="Times New Roman" w:hAnsi="Times New Roman" w:cs="Times New Roman"/>
          </w:rPr>
          <w:t xml:space="preserve">successful reaches may enable </w:t>
        </w:r>
      </w:ins>
      <w:ins w:id="70" w:author="Benton, Deon" w:date="2026-05-01T11:33:00Z" w16du:dateUtc="2026-05-01T16:33:00Z">
        <w:r w:rsidR="00492918">
          <w:rPr>
            <w:rFonts w:ascii="Times New Roman" w:hAnsi="Times New Roman" w:cs="Times New Roman"/>
          </w:rPr>
          <w:t xml:space="preserve">infants </w:t>
        </w:r>
      </w:ins>
      <w:ins w:id="71" w:author="Benton, Deon" w:date="2026-05-01T12:37:00Z" w16du:dateUtc="2026-05-01T17:37:00Z">
        <w:r w:rsidR="00BA34AC">
          <w:rPr>
            <w:rFonts w:ascii="Times New Roman" w:hAnsi="Times New Roman" w:cs="Times New Roman"/>
          </w:rPr>
          <w:t>incidentally to encode</w:t>
        </w:r>
      </w:ins>
      <w:ins w:id="72" w:author="Benton, Deon" w:date="2026-05-01T12:38:00Z" w16du:dateUtc="2026-05-01T17:38:00Z">
        <w:r w:rsidR="00BA34AC">
          <w:rPr>
            <w:rFonts w:ascii="Times New Roman" w:hAnsi="Times New Roman" w:cs="Times New Roman"/>
          </w:rPr>
          <w:t xml:space="preserve"> regularities in the those reaches. </w:t>
        </w:r>
      </w:ins>
      <w:r w:rsidR="00BA34AC" w:rsidRPr="00BE2E9B">
        <w:rPr>
          <w:rFonts w:ascii="Times New Roman" w:hAnsi="Times New Roman" w:cs="Times New Roman"/>
        </w:rPr>
        <w:t>A critical regularity</w:t>
      </w:r>
      <w:r w:rsidR="000B20EE">
        <w:rPr>
          <w:rFonts w:ascii="Times New Roman" w:hAnsi="Times New Roman" w:cs="Times New Roman"/>
        </w:rPr>
        <w:t xml:space="preserve"> </w:t>
      </w:r>
      <w:ins w:id="73" w:author="Benton, Deon" w:date="2026-05-01T12:38:00Z" w16du:dateUtc="2026-05-01T17:38:00Z">
        <w:r w:rsidR="00BA34AC">
          <w:rPr>
            <w:rFonts w:ascii="Times New Roman" w:hAnsi="Times New Roman" w:cs="Times New Roman"/>
          </w:rPr>
          <w:t>may</w:t>
        </w:r>
      </w:ins>
      <w:ins w:id="74" w:author="Benton, Deon" w:date="2026-05-01T12:39:00Z" w16du:dateUtc="2026-05-01T17:39:00Z">
        <w:r w:rsidR="000B20EE">
          <w:rPr>
            <w:rFonts w:ascii="Times New Roman" w:hAnsi="Times New Roman" w:cs="Times New Roman"/>
          </w:rPr>
          <w:t xml:space="preserve"> be the geometry (i.e.,</w:t>
        </w:r>
      </w:ins>
      <w:r w:rsidR="00BA34AC" w:rsidRPr="00BE2E9B">
        <w:rPr>
          <w:rFonts w:ascii="Times New Roman" w:hAnsi="Times New Roman" w:cs="Times New Roman"/>
        </w:rPr>
        <w:t xml:space="preserve"> configuration</w:t>
      </w:r>
      <w:ins w:id="75" w:author="Benton, Deon" w:date="2026-05-01T12:39:00Z" w16du:dateUtc="2026-05-01T17:39:00Z">
        <w:r w:rsidR="000B20EE">
          <w:rPr>
            <w:rFonts w:ascii="Times New Roman" w:hAnsi="Times New Roman" w:cs="Times New Roman"/>
          </w:rPr>
          <w:t xml:space="preserve">) </w:t>
        </w:r>
      </w:ins>
      <w:ins w:id="76" w:author="Benton, Deon" w:date="2026-05-01T13:00:00Z" w16du:dateUtc="2026-05-01T18:00:00Z">
        <w:r w:rsidR="00C92A5E">
          <w:rPr>
            <w:rFonts w:ascii="Times New Roman" w:hAnsi="Times New Roman" w:cs="Times New Roman"/>
          </w:rPr>
          <w:t xml:space="preserve">of their arms </w:t>
        </w:r>
      </w:ins>
      <w:ins w:id="77" w:author="Benton, Deon" w:date="2026-05-01T12:39:00Z" w16du:dateUtc="2026-05-01T17:39:00Z">
        <w:r w:rsidR="000B20EE">
          <w:rPr>
            <w:rFonts w:ascii="Times New Roman" w:hAnsi="Times New Roman" w:cs="Times New Roman"/>
          </w:rPr>
          <w:t>and trajectory</w:t>
        </w:r>
      </w:ins>
      <w:ins w:id="78" w:author="Benton, Deon" w:date="2026-05-01T12:59:00Z" w16du:dateUtc="2026-05-01T17:59:00Z">
        <w:r w:rsidR="00C92A5E">
          <w:rPr>
            <w:rFonts w:ascii="Times New Roman" w:hAnsi="Times New Roman" w:cs="Times New Roman"/>
          </w:rPr>
          <w:t xml:space="preserve"> (i.e., </w:t>
        </w:r>
      </w:ins>
      <w:ins w:id="79" w:author="Benton, Deon" w:date="2026-05-01T13:00:00Z" w16du:dateUtc="2026-05-01T18:00:00Z">
        <w:r w:rsidR="00C92A5E">
          <w:rPr>
            <w:rFonts w:ascii="Times New Roman" w:hAnsi="Times New Roman" w:cs="Times New Roman"/>
          </w:rPr>
          <w:t>the directness</w:t>
        </w:r>
      </w:ins>
      <w:ins w:id="80" w:author="Benton, Deon" w:date="2026-05-01T12:59:00Z" w16du:dateUtc="2026-05-01T17:59:00Z">
        <w:r w:rsidR="00C92A5E">
          <w:rPr>
            <w:rFonts w:ascii="Times New Roman" w:hAnsi="Times New Roman" w:cs="Times New Roman"/>
          </w:rPr>
          <w:t>)</w:t>
        </w:r>
      </w:ins>
      <w:ins w:id="81" w:author="Benton, Deon" w:date="2026-05-01T12:39:00Z" w16du:dateUtc="2026-05-01T17:39:00Z">
        <w:r w:rsidR="000B20EE">
          <w:rPr>
            <w:rFonts w:ascii="Times New Roman" w:hAnsi="Times New Roman" w:cs="Times New Roman"/>
          </w:rPr>
          <w:t xml:space="preserve"> </w:t>
        </w:r>
      </w:ins>
      <w:r w:rsidR="00BA34AC" w:rsidRPr="00BE2E9B">
        <w:rPr>
          <w:rFonts w:ascii="Times New Roman" w:hAnsi="Times New Roman" w:cs="Times New Roman"/>
        </w:rPr>
        <w:t xml:space="preserve">of their </w:t>
      </w:r>
      <w:ins w:id="82" w:author="Benton, Deon" w:date="2026-05-01T13:00:00Z" w16du:dateUtc="2026-05-01T18:00:00Z">
        <w:r w:rsidR="00C92A5E">
          <w:rPr>
            <w:rFonts w:ascii="Times New Roman" w:hAnsi="Times New Roman" w:cs="Times New Roman"/>
          </w:rPr>
          <w:t>reache</w:t>
        </w:r>
        <w:r w:rsidR="00C92A5E" w:rsidRPr="00BE2E9B">
          <w:rPr>
            <w:rFonts w:ascii="Times New Roman" w:hAnsi="Times New Roman" w:cs="Times New Roman"/>
          </w:rPr>
          <w:t xml:space="preserve">s </w:t>
        </w:r>
      </w:ins>
      <w:r w:rsidR="00BA34AC" w:rsidRPr="00BE2E9B">
        <w:rPr>
          <w:rFonts w:ascii="Times New Roman" w:hAnsi="Times New Roman" w:cs="Times New Roman"/>
        </w:rPr>
        <w:t xml:space="preserve">during </w:t>
      </w:r>
      <w:ins w:id="83" w:author="Benton, Deon" w:date="2026-05-01T12:39:00Z" w16du:dateUtc="2026-05-01T17:39:00Z">
        <w:r w:rsidR="000B20EE">
          <w:rPr>
            <w:rFonts w:ascii="Times New Roman" w:hAnsi="Times New Roman" w:cs="Times New Roman"/>
          </w:rPr>
          <w:t>these episodes</w:t>
        </w:r>
      </w:ins>
      <w:r w:rsidR="00BA34AC" w:rsidRPr="00BE2E9B">
        <w:rPr>
          <w:rFonts w:ascii="Times New Roman" w:hAnsi="Times New Roman" w:cs="Times New Roman"/>
        </w:rPr>
        <w:t xml:space="preserve">. </w:t>
      </w:r>
      <w:ins w:id="84" w:author="Benton, Deon" w:date="2026-05-01T12:45:00Z" w16du:dateUtc="2026-05-01T17:45:00Z">
        <w:r w:rsidR="002A5F73">
          <w:rPr>
            <w:rFonts w:ascii="Times New Roman" w:hAnsi="Times New Roman" w:cs="Times New Roman"/>
          </w:rPr>
          <w:t xml:space="preserve">Infants may </w:t>
        </w:r>
      </w:ins>
      <w:del w:id="85" w:author="Benton, Deon" w:date="2026-05-01T13:05:00Z" w16du:dateUtc="2026-05-01T18:05:00Z">
        <w:r w:rsidR="00BA34AC" w:rsidRPr="00BE2E9B" w:rsidDel="008A2E25">
          <w:rPr>
            <w:rFonts w:ascii="Times New Roman" w:hAnsi="Times New Roman" w:cs="Times New Roman"/>
          </w:rPr>
          <w:delText xml:space="preserve"> </w:delText>
        </w:r>
      </w:del>
      <w:ins w:id="86" w:author="Benton, Deon" w:date="2026-05-01T12:41:00Z" w16du:dateUtc="2026-05-01T17:41:00Z">
        <w:r w:rsidR="001664C2">
          <w:rPr>
            <w:rFonts w:ascii="Times New Roman" w:hAnsi="Times New Roman" w:cs="Times New Roman"/>
          </w:rPr>
          <w:t xml:space="preserve">notice that each time they </w:t>
        </w:r>
      </w:ins>
      <w:ins w:id="87" w:author="Benton, Deon" w:date="2026-05-01T12:42:00Z" w16du:dateUtc="2026-05-01T17:42:00Z">
        <w:r w:rsidR="001664C2">
          <w:rPr>
            <w:rFonts w:ascii="Times New Roman" w:hAnsi="Times New Roman" w:cs="Times New Roman"/>
          </w:rPr>
          <w:t>contact and attempt to retrieve an object, their arms are extended</w:t>
        </w:r>
      </w:ins>
      <w:ins w:id="88" w:author="Benton, Deon" w:date="2026-05-01T12:46:00Z" w16du:dateUtc="2026-05-01T17:46:00Z">
        <w:r w:rsidR="00C41ED8">
          <w:rPr>
            <w:rFonts w:ascii="Times New Roman" w:hAnsi="Times New Roman" w:cs="Times New Roman"/>
          </w:rPr>
          <w:t xml:space="preserve"> </w:t>
        </w:r>
      </w:ins>
      <w:ins w:id="89" w:author="Benton, Deon" w:date="2026-05-01T12:49:00Z" w16du:dateUtc="2026-05-01T17:49:00Z">
        <w:r w:rsidR="001B02CA">
          <w:rPr>
            <w:rFonts w:ascii="Times New Roman" w:hAnsi="Times New Roman" w:cs="Times New Roman"/>
          </w:rPr>
          <w:t>forward from the body</w:t>
        </w:r>
      </w:ins>
      <w:ins w:id="90" w:author="Benton, Deon" w:date="2026-05-01T12:50:00Z" w16du:dateUtc="2026-05-01T17:50:00Z">
        <w:r w:rsidR="008E07C3">
          <w:rPr>
            <w:rFonts w:ascii="Times New Roman" w:hAnsi="Times New Roman" w:cs="Times New Roman"/>
          </w:rPr>
          <w:t xml:space="preserve"> in a relatively straight configuration</w:t>
        </w:r>
      </w:ins>
      <w:ins w:id="91" w:author="Benton, Deon" w:date="2026-05-01T12:49:00Z" w16du:dateUtc="2026-05-01T17:49:00Z">
        <w:r w:rsidR="001B02CA">
          <w:rPr>
            <w:rFonts w:ascii="Times New Roman" w:hAnsi="Times New Roman" w:cs="Times New Roman"/>
          </w:rPr>
          <w:t xml:space="preserve"> and follow</w:t>
        </w:r>
      </w:ins>
      <w:ins w:id="92" w:author="Benton, Deon" w:date="2026-05-01T12:46:00Z" w16du:dateUtc="2026-05-01T17:46:00Z">
        <w:r w:rsidR="00C41ED8">
          <w:rPr>
            <w:rFonts w:ascii="Times New Roman" w:hAnsi="Times New Roman" w:cs="Times New Roman"/>
          </w:rPr>
          <w:t xml:space="preserve"> </w:t>
        </w:r>
      </w:ins>
      <w:ins w:id="93" w:author="Benton, Deon" w:date="2026-05-01T12:49:00Z" w16du:dateUtc="2026-05-01T17:49:00Z">
        <w:r w:rsidR="001B02CA">
          <w:rPr>
            <w:rFonts w:ascii="Times New Roman" w:hAnsi="Times New Roman" w:cs="Times New Roman"/>
          </w:rPr>
          <w:t xml:space="preserve">a </w:t>
        </w:r>
      </w:ins>
      <w:ins w:id="94" w:author="Benton, Deon" w:date="2026-05-01T12:50:00Z" w16du:dateUtc="2026-05-01T17:50:00Z">
        <w:r w:rsidR="008E07C3">
          <w:rPr>
            <w:rFonts w:ascii="Times New Roman" w:hAnsi="Times New Roman" w:cs="Times New Roman"/>
          </w:rPr>
          <w:t>mostly</w:t>
        </w:r>
        <w:r w:rsidR="008E07C3" w:rsidRPr="00BE2E9B">
          <w:rPr>
            <w:rFonts w:ascii="Times New Roman" w:hAnsi="Times New Roman" w:cs="Times New Roman"/>
          </w:rPr>
          <w:t xml:space="preserve"> </w:t>
        </w:r>
      </w:ins>
      <w:r w:rsidR="00BA34AC">
        <w:rPr>
          <w:rFonts w:ascii="Times New Roman" w:hAnsi="Times New Roman" w:cs="Times New Roman"/>
        </w:rPr>
        <w:t>direct</w:t>
      </w:r>
      <w:ins w:id="95" w:author="Benton, Deon" w:date="2026-05-01T12:49:00Z" w16du:dateUtc="2026-05-01T17:49:00Z">
        <w:r w:rsidR="001B02CA">
          <w:rPr>
            <w:rFonts w:ascii="Times New Roman" w:hAnsi="Times New Roman" w:cs="Times New Roman"/>
          </w:rPr>
          <w:t xml:space="preserve"> path</w:t>
        </w:r>
      </w:ins>
      <w:r w:rsidR="00BA34AC">
        <w:rPr>
          <w:rFonts w:ascii="Times New Roman" w:hAnsi="Times New Roman" w:cs="Times New Roman"/>
        </w:rPr>
        <w:t xml:space="preserve">. </w:t>
      </w:r>
      <w:ins w:id="96" w:author="Benton, Deon" w:date="2026-05-01T12:50:00Z" w16du:dateUtc="2026-05-01T17:50:00Z">
        <w:r w:rsidR="008E07C3">
          <w:rPr>
            <w:rFonts w:ascii="Times New Roman" w:hAnsi="Times New Roman" w:cs="Times New Roman"/>
          </w:rPr>
          <w:t>An illustr</w:t>
        </w:r>
      </w:ins>
      <w:ins w:id="97" w:author="Benton, Deon" w:date="2026-05-01T12:51:00Z" w16du:dateUtc="2026-05-01T17:51:00Z">
        <w:r w:rsidR="008E07C3">
          <w:rPr>
            <w:rFonts w:ascii="Times New Roman" w:hAnsi="Times New Roman" w:cs="Times New Roman"/>
          </w:rPr>
          <w:t xml:space="preserve">ative example of this </w:t>
        </w:r>
      </w:ins>
      <w:ins w:id="98" w:author="Benton, Deon" w:date="2026-05-01T12:53:00Z" w16du:dateUtc="2026-05-01T17:53:00Z">
        <w:r w:rsidR="00686D71">
          <w:rPr>
            <w:rFonts w:ascii="Times New Roman" w:hAnsi="Times New Roman" w:cs="Times New Roman"/>
          </w:rPr>
          <w:t>is</w:t>
        </w:r>
      </w:ins>
      <w:ins w:id="99" w:author="Benton, Deon" w:date="2026-05-01T12:51:00Z" w16du:dateUtc="2026-05-01T17:51:00Z">
        <w:r w:rsidR="008E07C3">
          <w:rPr>
            <w:rFonts w:ascii="Times New Roman" w:hAnsi="Times New Roman" w:cs="Times New Roman"/>
          </w:rPr>
          <w:t xml:space="preserve"> an </w:t>
        </w:r>
        <w:r w:rsidR="008E07C3" w:rsidRPr="00D47D06">
          <w:rPr>
            <w:rFonts w:ascii="Times New Roman" w:hAnsi="Times New Roman" w:cs="Times New Roman"/>
          </w:rPr>
          <w:t xml:space="preserve">infant excitedly slapping </w:t>
        </w:r>
      </w:ins>
      <w:ins w:id="100" w:author="Benton, Deon" w:date="2026-05-01T12:54:00Z" w16du:dateUtc="2026-05-01T17:54:00Z">
        <w:r w:rsidR="00686D71">
          <w:rPr>
            <w:rFonts w:ascii="Times New Roman" w:hAnsi="Times New Roman" w:cs="Times New Roman"/>
          </w:rPr>
          <w:t xml:space="preserve">a </w:t>
        </w:r>
      </w:ins>
      <w:ins w:id="101" w:author="Benton, Deon" w:date="2026-05-01T12:55:00Z" w16du:dateUtc="2026-05-01T17:55:00Z">
        <w:r w:rsidR="0039487E">
          <w:rPr>
            <w:rFonts w:ascii="Times New Roman" w:hAnsi="Times New Roman" w:cs="Times New Roman"/>
          </w:rPr>
          <w:t>highchair</w:t>
        </w:r>
      </w:ins>
      <w:ins w:id="102" w:author="Benton, Deon" w:date="2026-05-01T12:54:00Z" w16du:dateUtc="2026-05-01T17:54:00Z">
        <w:r w:rsidR="0039487E">
          <w:rPr>
            <w:rFonts w:ascii="Times New Roman" w:hAnsi="Times New Roman" w:cs="Times New Roman"/>
          </w:rPr>
          <w:t xml:space="preserve"> in anticipation of a snack</w:t>
        </w:r>
      </w:ins>
      <w:ins w:id="103" w:author="Benton, Deon" w:date="2026-05-01T13:06:00Z" w16du:dateUtc="2026-05-01T18:06:00Z">
        <w:r w:rsidR="008A2E25">
          <w:rPr>
            <w:rFonts w:ascii="Times New Roman" w:hAnsi="Times New Roman" w:cs="Times New Roman"/>
          </w:rPr>
          <w:t>. In such moments, the</w:t>
        </w:r>
      </w:ins>
      <w:ins w:id="104" w:author="Benton, Deon" w:date="2026-05-01T12:57:00Z" w16du:dateUtc="2026-05-01T17:57:00Z">
        <w:r w:rsidR="000A7280">
          <w:rPr>
            <w:rFonts w:ascii="Times New Roman" w:hAnsi="Times New Roman" w:cs="Times New Roman"/>
          </w:rPr>
          <w:t xml:space="preserve"> arms are relatively st</w:t>
        </w:r>
      </w:ins>
      <w:ins w:id="105" w:author="Benton, Deon" w:date="2026-05-01T12:58:00Z" w16du:dateUtc="2026-05-01T17:58:00Z">
        <w:r w:rsidR="000A7280">
          <w:rPr>
            <w:rFonts w:ascii="Times New Roman" w:hAnsi="Times New Roman" w:cs="Times New Roman"/>
          </w:rPr>
          <w:t>raight</w:t>
        </w:r>
      </w:ins>
      <w:ins w:id="106" w:author="Benton, Deon" w:date="2026-05-01T13:06:00Z" w16du:dateUtc="2026-05-01T18:06:00Z">
        <w:r w:rsidR="008A2E25">
          <w:rPr>
            <w:rFonts w:ascii="Times New Roman" w:hAnsi="Times New Roman" w:cs="Times New Roman"/>
          </w:rPr>
          <w:t xml:space="preserve">, </w:t>
        </w:r>
      </w:ins>
      <w:ins w:id="107" w:author="Benton, Deon" w:date="2026-05-01T13:07:00Z" w16du:dateUtc="2026-05-01T18:07:00Z">
        <w:r w:rsidR="00BC4D60">
          <w:rPr>
            <w:rFonts w:ascii="Times New Roman" w:hAnsi="Times New Roman" w:cs="Times New Roman"/>
          </w:rPr>
          <w:t>extend forward to form a near right angle with the torso</w:t>
        </w:r>
        <w:r w:rsidR="008A2E25">
          <w:rPr>
            <w:rFonts w:ascii="Times New Roman" w:hAnsi="Times New Roman" w:cs="Times New Roman"/>
          </w:rPr>
          <w:t>,</w:t>
        </w:r>
      </w:ins>
      <w:ins w:id="108" w:author="Benton, Deon" w:date="2026-05-01T12:58:00Z" w16du:dateUtc="2026-05-01T17:58:00Z">
        <w:r w:rsidR="000A7280">
          <w:rPr>
            <w:rFonts w:ascii="Times New Roman" w:hAnsi="Times New Roman" w:cs="Times New Roman"/>
          </w:rPr>
          <w:t xml:space="preserve"> and move in a rhythmic, up-and-down pattern along a largely linear path. </w:t>
        </w:r>
      </w:ins>
      <w:r w:rsidR="00BA34AC">
        <w:rPr>
          <w:rFonts w:ascii="Times New Roman" w:hAnsi="Times New Roman" w:cs="Times New Roman"/>
        </w:rPr>
        <w:t>Crucially, e</w:t>
      </w:r>
      <w:r w:rsidR="00BA34AC" w:rsidRPr="00D47D06">
        <w:rPr>
          <w:rFonts w:ascii="Times New Roman" w:hAnsi="Times New Roman" w:cs="Times New Roman"/>
        </w:rPr>
        <w:t xml:space="preserve">ven if </w:t>
      </w:r>
      <w:r w:rsidR="00BA34AC">
        <w:rPr>
          <w:rFonts w:ascii="Times New Roman" w:hAnsi="Times New Roman" w:cs="Times New Roman"/>
        </w:rPr>
        <w:t xml:space="preserve">the geometry of </w:t>
      </w:r>
      <w:ins w:id="109" w:author="Benton, Deon" w:date="2026-05-01T13:01:00Z" w16du:dateUtc="2026-05-01T18:01:00Z">
        <w:r w:rsidR="0081612A">
          <w:rPr>
            <w:rFonts w:ascii="Times New Roman" w:hAnsi="Times New Roman" w:cs="Times New Roman"/>
          </w:rPr>
          <w:t>the</w:t>
        </w:r>
      </w:ins>
      <w:r w:rsidR="00BA34AC">
        <w:rPr>
          <w:rFonts w:ascii="Times New Roman" w:hAnsi="Times New Roman" w:cs="Times New Roman"/>
        </w:rPr>
        <w:t xml:space="preserve"> </w:t>
      </w:r>
      <w:ins w:id="110" w:author="Benton, Deon" w:date="2026-05-01T12:58:00Z" w16du:dateUtc="2026-05-01T17:58:00Z">
        <w:r w:rsidR="000A7280">
          <w:rPr>
            <w:rFonts w:ascii="Times New Roman" w:hAnsi="Times New Roman" w:cs="Times New Roman"/>
          </w:rPr>
          <w:t>arms</w:t>
        </w:r>
        <w:r w:rsidR="00C92A5E">
          <w:rPr>
            <w:rFonts w:ascii="Times New Roman" w:hAnsi="Times New Roman" w:cs="Times New Roman"/>
          </w:rPr>
          <w:t xml:space="preserve"> </w:t>
        </w:r>
      </w:ins>
      <w:r w:rsidR="00BA34AC">
        <w:rPr>
          <w:rFonts w:ascii="Times New Roman" w:hAnsi="Times New Roman" w:cs="Times New Roman"/>
        </w:rPr>
        <w:t>do</w:t>
      </w:r>
      <w:ins w:id="111" w:author="Benton, Deon" w:date="2026-05-01T13:08:00Z" w16du:dateUtc="2026-05-01T18:08:00Z">
        <w:r w:rsidR="00361582">
          <w:rPr>
            <w:rFonts w:ascii="Times New Roman" w:hAnsi="Times New Roman" w:cs="Times New Roman"/>
          </w:rPr>
          <w:t>es</w:t>
        </w:r>
      </w:ins>
      <w:r w:rsidR="00BA34AC">
        <w:rPr>
          <w:rFonts w:ascii="Times New Roman" w:hAnsi="Times New Roman" w:cs="Times New Roman"/>
        </w:rPr>
        <w:t xml:space="preserve"> not perfectly reflect a 180-degree angle</w:t>
      </w:r>
      <w:ins w:id="112" w:author="Benton, Deon" w:date="2026-05-01T13:01:00Z" w16du:dateUtc="2026-05-01T18:01:00Z">
        <w:r w:rsidR="0081612A">
          <w:rPr>
            <w:rFonts w:ascii="Times New Roman" w:hAnsi="Times New Roman" w:cs="Times New Roman"/>
          </w:rPr>
          <w:t xml:space="preserve"> or the trajectory of </w:t>
        </w:r>
      </w:ins>
      <w:ins w:id="113" w:author="Benton, Deon" w:date="2026-05-01T13:08:00Z" w16du:dateUtc="2026-05-01T18:08:00Z">
        <w:r w:rsidR="00361582">
          <w:rPr>
            <w:rFonts w:ascii="Times New Roman" w:hAnsi="Times New Roman" w:cs="Times New Roman"/>
          </w:rPr>
          <w:t>a reach is not perfectly linear</w:t>
        </w:r>
      </w:ins>
      <w:ins w:id="114" w:author="Benton, Deon" w:date="2026-05-01T13:09:00Z" w16du:dateUtc="2026-05-01T18:09:00Z">
        <w:r w:rsidR="00361582">
          <w:rPr>
            <w:rFonts w:ascii="Times New Roman" w:hAnsi="Times New Roman" w:cs="Times New Roman"/>
          </w:rPr>
          <w:t>,</w:t>
        </w:r>
      </w:ins>
      <w:ins w:id="115" w:author="Benton, Deon" w:date="2026-05-01T13:02:00Z" w16du:dateUtc="2026-05-01T18:02:00Z">
        <w:r w:rsidR="0081612A">
          <w:rPr>
            <w:rFonts w:ascii="Times New Roman" w:hAnsi="Times New Roman" w:cs="Times New Roman"/>
          </w:rPr>
          <w:t xml:space="preserve"> </w:t>
        </w:r>
      </w:ins>
      <w:ins w:id="116" w:author="Benton, Deon" w:date="2026-05-01T13:09:00Z" w16du:dateUtc="2026-05-01T18:09:00Z">
        <w:r w:rsidR="00300630">
          <w:rPr>
            <w:rFonts w:ascii="Times New Roman" w:hAnsi="Times New Roman" w:cs="Times New Roman"/>
          </w:rPr>
          <w:t>these movements may nonetheless</w:t>
        </w:r>
      </w:ins>
      <w:r w:rsidR="00BA34AC" w:rsidRPr="00D47D06">
        <w:rPr>
          <w:rFonts w:ascii="Times New Roman" w:hAnsi="Times New Roman" w:cs="Times New Roman"/>
        </w:rPr>
        <w:t xml:space="preserve"> approximate </w:t>
      </w:r>
      <w:r w:rsidR="00BA34AC">
        <w:rPr>
          <w:rFonts w:ascii="Times New Roman" w:hAnsi="Times New Roman" w:cs="Times New Roman"/>
        </w:rPr>
        <w:t>(</w:t>
      </w:r>
      <w:r w:rsidR="00BA34AC" w:rsidRPr="00D47D06">
        <w:rPr>
          <w:rFonts w:ascii="Times New Roman" w:hAnsi="Times New Roman" w:cs="Times New Roman"/>
        </w:rPr>
        <w:t>and be perceived as</w:t>
      </w:r>
      <w:r w:rsidR="00BA34AC">
        <w:rPr>
          <w:rFonts w:ascii="Times New Roman" w:hAnsi="Times New Roman" w:cs="Times New Roman"/>
        </w:rPr>
        <w:t>)</w:t>
      </w:r>
      <w:r w:rsidR="00BA34AC" w:rsidRPr="00D47D06">
        <w:rPr>
          <w:rFonts w:ascii="Times New Roman" w:hAnsi="Times New Roman" w:cs="Times New Roman"/>
        </w:rPr>
        <w:t xml:space="preserve"> linear trajectories.</w:t>
      </w:r>
      <w:r w:rsidR="00BA34AC">
        <w:rPr>
          <w:rFonts w:ascii="Times New Roman" w:hAnsi="Times New Roman" w:cs="Times New Roman"/>
        </w:rPr>
        <w:t xml:space="preserve"> Coupled with the fact that it is unlikely that </w:t>
      </w:r>
      <w:r w:rsidR="00BA34AC" w:rsidRPr="00D47D06">
        <w:rPr>
          <w:rFonts w:ascii="Times New Roman" w:hAnsi="Times New Roman" w:cs="Times New Roman"/>
        </w:rPr>
        <w:t>infants</w:t>
      </w:r>
      <w:r w:rsidR="00BA34AC">
        <w:rPr>
          <w:rFonts w:ascii="Times New Roman" w:hAnsi="Times New Roman" w:cs="Times New Roman"/>
        </w:rPr>
        <w:t xml:space="preserve"> spontaneously produce arced reaches (as one might when reaching over obstacles), such </w:t>
      </w:r>
      <w:r w:rsidR="00BA34AC" w:rsidRPr="00D47D06">
        <w:rPr>
          <w:rFonts w:ascii="Times New Roman" w:hAnsi="Times New Roman" w:cs="Times New Roman"/>
        </w:rPr>
        <w:t xml:space="preserve">action experience may </w:t>
      </w:r>
      <w:r w:rsidR="00BA34AC">
        <w:rPr>
          <w:rFonts w:ascii="Times New Roman" w:hAnsi="Times New Roman" w:cs="Times New Roman"/>
        </w:rPr>
        <w:t xml:space="preserve">lead to more robust encoding of direct, nearly linear paths than of more circuitous, arced ones. </w:t>
      </w:r>
      <w:r w:rsidR="00BA34AC" w:rsidRPr="00842C58">
        <w:rPr>
          <w:rFonts w:ascii="Times New Roman" w:hAnsi="Times New Roman" w:cs="Times New Roman"/>
        </w:rPr>
        <w:t>A corollary of this is that, over repeated experience, such regularities could render straight (or nearly straight) paths more familiar than curved ones.</w:t>
      </w:r>
      <w:r w:rsidR="00BA34AC">
        <w:rPr>
          <w:rFonts w:ascii="Times New Roman" w:hAnsi="Times New Roman" w:cs="Times New Roman"/>
        </w:rPr>
        <w:t xml:space="preserve">  </w:t>
      </w:r>
    </w:p>
    <w:p w14:paraId="3F43DA49" w14:textId="76E61061" w:rsidR="00B3601A" w:rsidRDefault="003E1F01" w:rsidP="0096761D">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This </w:t>
      </w:r>
      <w:ins w:id="117" w:author="Benton, Deon" w:date="2026-05-01T13:10:00Z" w16du:dateUtc="2026-05-01T18:10:00Z">
        <w:r w:rsidR="00300630">
          <w:rPr>
            <w:rFonts w:ascii="Times New Roman" w:hAnsi="Times New Roman" w:cs="Times New Roman"/>
          </w:rPr>
          <w:t xml:space="preserve">view </w:t>
        </w:r>
      </w:ins>
      <w:r>
        <w:rPr>
          <w:rFonts w:ascii="Times New Roman" w:hAnsi="Times New Roman" w:cs="Times New Roman"/>
        </w:rPr>
        <w:t>has important implications for</w:t>
      </w:r>
      <w:r w:rsidR="00DC3BD9">
        <w:rPr>
          <w:rFonts w:ascii="Times New Roman" w:hAnsi="Times New Roman" w:cs="Times New Roman"/>
        </w:rPr>
        <w:t xml:space="preserve"> infants’ looking behaviors in studies like that by</w:t>
      </w:r>
      <w:r w:rsidR="006873F6">
        <w:rPr>
          <w:rFonts w:ascii="Times New Roman" w:hAnsi="Times New Roman" w:cs="Times New Roman"/>
        </w:rPr>
        <w:t xml:space="preserve"> Skerry et al. (2013)</w:t>
      </w:r>
      <w:r>
        <w:rPr>
          <w:rFonts w:ascii="Times New Roman" w:hAnsi="Times New Roman" w:cs="Times New Roman"/>
        </w:rPr>
        <w:t xml:space="preserve">. </w:t>
      </w:r>
      <w:ins w:id="118" w:author="Benton, Deon" w:date="2026-05-01T13:10:00Z" w16du:dateUtc="2026-05-01T18:10:00Z">
        <w:r w:rsidR="00300630">
          <w:rPr>
            <w:rFonts w:ascii="Times New Roman" w:hAnsi="Times New Roman" w:cs="Times New Roman"/>
          </w:rPr>
          <w:t>If</w:t>
        </w:r>
      </w:ins>
      <w:ins w:id="119" w:author="Benton, Deon" w:date="2026-05-01T13:11:00Z" w16du:dateUtc="2026-05-01T18:11:00Z">
        <w:r w:rsidR="000F1D20">
          <w:rPr>
            <w:rFonts w:ascii="Times New Roman" w:hAnsi="Times New Roman" w:cs="Times New Roman"/>
          </w:rPr>
          <w:t xml:space="preserve"> sticky-mittens experience cause</w:t>
        </w:r>
      </w:ins>
      <w:r w:rsidR="006873F6">
        <w:rPr>
          <w:rFonts w:ascii="Times New Roman" w:hAnsi="Times New Roman" w:cs="Times New Roman"/>
        </w:rPr>
        <w:t xml:space="preserve"> </w:t>
      </w:r>
      <w:r w:rsidR="004D271B">
        <w:rPr>
          <w:rFonts w:ascii="Times New Roman" w:hAnsi="Times New Roman" w:cs="Times New Roman"/>
        </w:rPr>
        <w:t>infants</w:t>
      </w:r>
      <w:r w:rsidR="00DC3BD9">
        <w:rPr>
          <w:rFonts w:ascii="Times New Roman" w:hAnsi="Times New Roman" w:cs="Times New Roman"/>
        </w:rPr>
        <w:t xml:space="preserve">—who </w:t>
      </w:r>
      <w:r>
        <w:rPr>
          <w:rFonts w:ascii="Times New Roman" w:hAnsi="Times New Roman" w:cs="Times New Roman"/>
        </w:rPr>
        <w:t>are known to</w:t>
      </w:r>
      <w:r w:rsidR="00DC3BD9">
        <w:rPr>
          <w:rFonts w:ascii="Times New Roman" w:hAnsi="Times New Roman" w:cs="Times New Roman"/>
        </w:rPr>
        <w:t xml:space="preserve"> look longer at novel than at familiar stimuli following habituation (e.g., </w:t>
      </w:r>
      <w:r>
        <w:rPr>
          <w:rFonts w:ascii="Times New Roman" w:hAnsi="Times New Roman" w:cs="Times New Roman"/>
        </w:rPr>
        <w:t xml:space="preserve">Cohen, 1973; </w:t>
      </w:r>
      <w:r w:rsidR="00DC3BD9">
        <w:rPr>
          <w:rFonts w:ascii="Times New Roman" w:hAnsi="Times New Roman" w:cs="Times New Roman"/>
        </w:rPr>
        <w:t>Sokolov, 1963)—</w:t>
      </w:r>
      <w:ins w:id="120" w:author="Benton, Deon" w:date="2026-05-01T13:11:00Z" w16du:dateUtc="2026-05-01T18:11:00Z">
        <w:r w:rsidR="00300630">
          <w:rPr>
            <w:rFonts w:ascii="Times New Roman" w:hAnsi="Times New Roman" w:cs="Times New Roman"/>
          </w:rPr>
          <w:t>to represent straight motions as more familiar than curved ones</w:t>
        </w:r>
        <w:r w:rsidR="000F1D20">
          <w:rPr>
            <w:rFonts w:ascii="Times New Roman" w:hAnsi="Times New Roman" w:cs="Times New Roman"/>
          </w:rPr>
          <w:t xml:space="preserve">, </w:t>
        </w:r>
      </w:ins>
      <w:r w:rsidR="004D271B">
        <w:rPr>
          <w:rFonts w:ascii="Times New Roman" w:hAnsi="Times New Roman" w:cs="Times New Roman"/>
        </w:rPr>
        <w:t xml:space="preserve">then </w:t>
      </w:r>
      <w:r w:rsidR="0068428D">
        <w:rPr>
          <w:rFonts w:ascii="Times New Roman" w:hAnsi="Times New Roman" w:cs="Times New Roman"/>
        </w:rPr>
        <w:t>they should look</w:t>
      </w:r>
      <w:r w:rsidR="006873F6">
        <w:rPr>
          <w:rFonts w:ascii="Times New Roman" w:hAnsi="Times New Roman" w:cs="Times New Roman"/>
        </w:rPr>
        <w:t xml:space="preserve"> longer at</w:t>
      </w:r>
      <w:r w:rsidR="004D271B">
        <w:rPr>
          <w:rFonts w:ascii="Times New Roman" w:hAnsi="Times New Roman" w:cs="Times New Roman"/>
        </w:rPr>
        <w:t xml:space="preserve"> </w:t>
      </w:r>
      <w:r w:rsidR="00DC3BD9">
        <w:rPr>
          <w:rFonts w:ascii="Times New Roman" w:hAnsi="Times New Roman" w:cs="Times New Roman"/>
        </w:rPr>
        <w:t>novel</w:t>
      </w:r>
      <w:r w:rsidR="006B5510">
        <w:rPr>
          <w:rFonts w:ascii="Times New Roman" w:hAnsi="Times New Roman" w:cs="Times New Roman"/>
        </w:rPr>
        <w:t>,</w:t>
      </w:r>
      <w:r w:rsidR="004D271B">
        <w:rPr>
          <w:rFonts w:ascii="Times New Roman" w:hAnsi="Times New Roman" w:cs="Times New Roman"/>
        </w:rPr>
        <w:t xml:space="preserve"> inefficient test events</w:t>
      </w:r>
      <w:r w:rsidR="006B5510">
        <w:rPr>
          <w:rFonts w:ascii="Times New Roman" w:hAnsi="Times New Roman" w:cs="Times New Roman"/>
        </w:rPr>
        <w:t xml:space="preserve"> depicting arced motion</w:t>
      </w:r>
      <w:r w:rsidR="004D271B">
        <w:rPr>
          <w:rFonts w:ascii="Times New Roman" w:hAnsi="Times New Roman" w:cs="Times New Roman"/>
        </w:rPr>
        <w:t xml:space="preserve"> than </w:t>
      </w:r>
      <w:r w:rsidR="002C2BDF">
        <w:rPr>
          <w:rFonts w:ascii="Times New Roman" w:hAnsi="Times New Roman" w:cs="Times New Roman"/>
        </w:rPr>
        <w:t xml:space="preserve">at </w:t>
      </w:r>
      <w:r w:rsidR="00DC3BD9">
        <w:rPr>
          <w:rFonts w:ascii="Times New Roman" w:hAnsi="Times New Roman" w:cs="Times New Roman"/>
        </w:rPr>
        <w:t>familiar</w:t>
      </w:r>
      <w:r w:rsidR="00B17B18">
        <w:rPr>
          <w:rFonts w:ascii="Times New Roman" w:hAnsi="Times New Roman" w:cs="Times New Roman"/>
        </w:rPr>
        <w:t>,</w:t>
      </w:r>
      <w:r w:rsidR="004D271B">
        <w:rPr>
          <w:rFonts w:ascii="Times New Roman" w:hAnsi="Times New Roman" w:cs="Times New Roman"/>
        </w:rPr>
        <w:t xml:space="preserve"> efficient </w:t>
      </w:r>
      <w:ins w:id="121" w:author="Benton, Deon" w:date="2026-05-01T13:12:00Z" w16du:dateUtc="2026-05-01T18:12:00Z">
        <w:r w:rsidR="000F1D20">
          <w:rPr>
            <w:rFonts w:ascii="Times New Roman" w:hAnsi="Times New Roman" w:cs="Times New Roman"/>
          </w:rPr>
          <w:t xml:space="preserve">events </w:t>
        </w:r>
      </w:ins>
      <w:r w:rsidR="006B5510">
        <w:rPr>
          <w:rFonts w:ascii="Times New Roman" w:hAnsi="Times New Roman" w:cs="Times New Roman"/>
        </w:rPr>
        <w:t>depicting linear motion</w:t>
      </w:r>
      <w:r w:rsidR="004D271B">
        <w:rPr>
          <w:rFonts w:ascii="Times New Roman" w:hAnsi="Times New Roman" w:cs="Times New Roman"/>
        </w:rPr>
        <w:t>.</w:t>
      </w:r>
      <w:r w:rsidR="00EC2EE5">
        <w:rPr>
          <w:rFonts w:ascii="Times New Roman" w:hAnsi="Times New Roman" w:cs="Times New Roman"/>
        </w:rPr>
        <w:t xml:space="preserve"> </w:t>
      </w:r>
      <w:ins w:id="122" w:author="Benton, Deon" w:date="2026-05-01T13:12:00Z" w16du:dateUtc="2026-05-01T18:12:00Z">
        <w:r w:rsidR="000F1D20">
          <w:rPr>
            <w:rFonts w:ascii="Times New Roman" w:hAnsi="Times New Roman" w:cs="Times New Roman"/>
          </w:rPr>
          <w:t>Such a pattern</w:t>
        </w:r>
      </w:ins>
      <w:r w:rsidR="00DC3BD9">
        <w:rPr>
          <w:rFonts w:ascii="Times New Roman" w:hAnsi="Times New Roman" w:cs="Times New Roman"/>
        </w:rPr>
        <w:t xml:space="preserve"> of looking is that it</w:t>
      </w:r>
      <w:r w:rsidR="00EC2EE5">
        <w:rPr>
          <w:rFonts w:ascii="Times New Roman" w:hAnsi="Times New Roman" w:cs="Times New Roman"/>
        </w:rPr>
        <w:t xml:space="preserve"> would</w:t>
      </w:r>
      <w:r w:rsidR="005C0C57">
        <w:rPr>
          <w:rFonts w:ascii="Times New Roman" w:hAnsi="Times New Roman" w:cs="Times New Roman"/>
        </w:rPr>
        <w:t xml:space="preserve"> </w:t>
      </w:r>
      <w:r w:rsidR="004645FE">
        <w:rPr>
          <w:rFonts w:ascii="Times New Roman" w:hAnsi="Times New Roman" w:cs="Times New Roman"/>
        </w:rPr>
        <w:t xml:space="preserve">suggest that infants’ responses in </w:t>
      </w:r>
      <w:del w:id="123" w:author="Benton, Deon" w:date="2026-05-01T13:12:00Z" w16du:dateUtc="2026-05-01T18:12:00Z">
        <w:r w:rsidR="004645FE" w:rsidDel="000F1D20">
          <w:rPr>
            <w:rFonts w:ascii="Times New Roman" w:hAnsi="Times New Roman" w:cs="Times New Roman"/>
          </w:rPr>
          <w:delText xml:space="preserve">this </w:delText>
        </w:r>
      </w:del>
      <w:ins w:id="124" w:author="Benton, Deon" w:date="2026-05-01T13:12:00Z" w16du:dateUtc="2026-05-01T18:12:00Z">
        <w:r w:rsidR="000F1D20">
          <w:rPr>
            <w:rFonts w:ascii="Times New Roman" w:hAnsi="Times New Roman" w:cs="Times New Roman"/>
          </w:rPr>
          <w:t>Skerry et al. (2013)</w:t>
        </w:r>
      </w:ins>
      <w:r w:rsidR="004645FE">
        <w:rPr>
          <w:rFonts w:ascii="Times New Roman" w:hAnsi="Times New Roman" w:cs="Times New Roman"/>
        </w:rPr>
        <w:t xml:space="preserve"> </w:t>
      </w:r>
      <w:r w:rsidR="0021738E">
        <w:rPr>
          <w:rFonts w:ascii="Times New Roman" w:hAnsi="Times New Roman" w:cs="Times New Roman"/>
        </w:rPr>
        <w:t xml:space="preserve">may have had </w:t>
      </w:r>
      <w:r w:rsidR="00BB407A">
        <w:rPr>
          <w:rFonts w:ascii="Times New Roman" w:hAnsi="Times New Roman" w:cs="Times New Roman"/>
        </w:rPr>
        <w:t>little to do with a priori notions of efficiency</w:t>
      </w:r>
      <w:r w:rsidR="004726B4">
        <w:rPr>
          <w:rFonts w:ascii="Times New Roman" w:hAnsi="Times New Roman" w:cs="Times New Roman"/>
        </w:rPr>
        <w:t xml:space="preserve"> or goals</w:t>
      </w:r>
      <w:ins w:id="125" w:author="Benton, Deon" w:date="2026-05-01T13:12:00Z" w16du:dateUtc="2026-05-01T18:12:00Z">
        <w:r w:rsidR="000F1D20">
          <w:rPr>
            <w:rFonts w:ascii="Times New Roman" w:hAnsi="Times New Roman" w:cs="Times New Roman"/>
          </w:rPr>
          <w:t>. I</w:t>
        </w:r>
      </w:ins>
      <w:ins w:id="126" w:author="Benton, Deon" w:date="2026-05-01T13:13:00Z" w16du:dateUtc="2026-05-01T18:13:00Z">
        <w:r w:rsidR="000F1D20">
          <w:rPr>
            <w:rFonts w:ascii="Times New Roman" w:hAnsi="Times New Roman" w:cs="Times New Roman"/>
          </w:rPr>
          <w:t>nstead, these responses</w:t>
        </w:r>
      </w:ins>
      <w:r w:rsidR="00BB407A">
        <w:rPr>
          <w:rFonts w:ascii="Times New Roman" w:hAnsi="Times New Roman" w:cs="Times New Roman"/>
        </w:rPr>
        <w:t xml:space="preserve"> </w:t>
      </w:r>
      <w:r w:rsidR="004726B4">
        <w:rPr>
          <w:rFonts w:ascii="Times New Roman" w:hAnsi="Times New Roman" w:cs="Times New Roman"/>
        </w:rPr>
        <w:t xml:space="preserve">may </w:t>
      </w:r>
      <w:ins w:id="127" w:author="Benton, Deon" w:date="2026-05-01T13:13:00Z" w16du:dateUtc="2026-05-01T18:13:00Z">
        <w:r w:rsidR="00AF33F0">
          <w:rPr>
            <w:rFonts w:ascii="Times New Roman" w:hAnsi="Times New Roman" w:cs="Times New Roman"/>
          </w:rPr>
          <w:t>reflect the</w:t>
        </w:r>
      </w:ins>
      <w:r w:rsidR="004726B4">
        <w:rPr>
          <w:rFonts w:ascii="Times New Roman" w:hAnsi="Times New Roman" w:cs="Times New Roman"/>
        </w:rPr>
        <w:t xml:space="preserve"> consequence</w:t>
      </w:r>
      <w:ins w:id="128" w:author="Benton, Deon" w:date="2026-05-01T13:13:00Z" w16du:dateUtc="2026-05-01T18:13:00Z">
        <w:r w:rsidR="00AF33F0">
          <w:rPr>
            <w:rFonts w:ascii="Times New Roman" w:hAnsi="Times New Roman" w:cs="Times New Roman"/>
          </w:rPr>
          <w:t>s</w:t>
        </w:r>
      </w:ins>
      <w:r w:rsidR="004726B4">
        <w:rPr>
          <w:rFonts w:ascii="Times New Roman" w:hAnsi="Times New Roman" w:cs="Times New Roman"/>
        </w:rPr>
        <w:t xml:space="preserve"> </w:t>
      </w:r>
      <w:r w:rsidR="00BB407A">
        <w:rPr>
          <w:rFonts w:ascii="Times New Roman" w:hAnsi="Times New Roman" w:cs="Times New Roman"/>
        </w:rPr>
        <w:t xml:space="preserve">of </w:t>
      </w:r>
      <w:r w:rsidR="004726B4">
        <w:rPr>
          <w:rFonts w:ascii="Times New Roman" w:hAnsi="Times New Roman" w:cs="Times New Roman"/>
        </w:rPr>
        <w:t>sticky-mittens experience</w:t>
      </w:r>
      <w:ins w:id="129" w:author="Benton, Deon" w:date="2026-05-01T13:13:00Z" w16du:dateUtc="2026-05-01T18:13:00Z">
        <w:r w:rsidR="002F6C33">
          <w:rPr>
            <w:rFonts w:ascii="Times New Roman" w:hAnsi="Times New Roman" w:cs="Times New Roman"/>
          </w:rPr>
          <w:t>, one of which is to</w:t>
        </w:r>
      </w:ins>
      <w:r w:rsidR="004726B4">
        <w:rPr>
          <w:rFonts w:ascii="Times New Roman" w:hAnsi="Times New Roman" w:cs="Times New Roman"/>
        </w:rPr>
        <w:t xml:space="preserve"> heighten</w:t>
      </w:r>
      <w:ins w:id="130" w:author="Benton, Deon" w:date="2026-05-01T13:13:00Z" w16du:dateUtc="2026-05-01T18:13:00Z">
        <w:r w:rsidR="002F6C33">
          <w:rPr>
            <w:rFonts w:ascii="Times New Roman" w:hAnsi="Times New Roman" w:cs="Times New Roman"/>
          </w:rPr>
          <w:t xml:space="preserve"> </w:t>
        </w:r>
      </w:ins>
      <w:r w:rsidR="004726B4">
        <w:rPr>
          <w:rFonts w:ascii="Times New Roman" w:hAnsi="Times New Roman" w:cs="Times New Roman"/>
        </w:rPr>
        <w:t>infants’ attention</w:t>
      </w:r>
      <w:r w:rsidR="0021738E">
        <w:rPr>
          <w:rFonts w:ascii="Times New Roman" w:hAnsi="Times New Roman" w:cs="Times New Roman"/>
        </w:rPr>
        <w:t xml:space="preserve"> to and </w:t>
      </w:r>
      <w:ins w:id="131" w:author="Benton, Deon" w:date="2026-05-01T13:13:00Z" w16du:dateUtc="2026-05-01T18:13:00Z">
        <w:r w:rsidR="002F6C33">
          <w:rPr>
            <w:rFonts w:ascii="Times New Roman" w:hAnsi="Times New Roman" w:cs="Times New Roman"/>
          </w:rPr>
          <w:t xml:space="preserve">enhance their </w:t>
        </w:r>
      </w:ins>
      <w:r w:rsidR="0021738E">
        <w:rPr>
          <w:rFonts w:ascii="Times New Roman" w:hAnsi="Times New Roman" w:cs="Times New Roman"/>
        </w:rPr>
        <w:t>encoding of the geometry of their own successful reaches</w:t>
      </w:r>
      <w:ins w:id="132" w:author="Benton, Deon" w:date="2026-05-01T13:14:00Z" w16du:dateUtc="2026-05-01T18:14:00Z">
        <w:r w:rsidR="002F6C33">
          <w:rPr>
            <w:rFonts w:ascii="Times New Roman" w:hAnsi="Times New Roman" w:cs="Times New Roman"/>
          </w:rPr>
          <w:t>, perhaps as well as the surface</w:t>
        </w:r>
      </w:ins>
      <w:r w:rsidR="0021738E">
        <w:rPr>
          <w:rFonts w:ascii="Times New Roman" w:hAnsi="Times New Roman" w:cs="Times New Roman"/>
        </w:rPr>
        <w:t xml:space="preserve"> features of the contacted object. </w:t>
      </w:r>
    </w:p>
    <w:p w14:paraId="45016E43" w14:textId="690688BC" w:rsidR="00D4143A" w:rsidRPr="006E6AE9" w:rsidRDefault="002F6C33" w:rsidP="003110EA">
      <w:pPr>
        <w:spacing w:line="480" w:lineRule="auto"/>
        <w:ind w:firstLine="720"/>
        <w:contextualSpacing/>
        <w:rPr>
          <w:rFonts w:ascii="Times New Roman" w:hAnsi="Times New Roman" w:cs="Times New Roman"/>
        </w:rPr>
      </w:pPr>
      <w:ins w:id="133" w:author="Benton, Deon" w:date="2026-05-01T13:15:00Z" w16du:dateUtc="2026-05-01T18:15:00Z">
        <w:r>
          <w:rPr>
            <w:rFonts w:ascii="Times New Roman" w:hAnsi="Times New Roman" w:cs="Times New Roman"/>
          </w:rPr>
          <w:t>This account—at least as it has been presented thus far—raises an important question</w:t>
        </w:r>
      </w:ins>
      <w:ins w:id="134" w:author="Benton, Deon" w:date="2026-05-01T13:16:00Z" w16du:dateUtc="2026-05-01T18:16:00Z">
        <w:r w:rsidR="00680AC3">
          <w:rPr>
            <w:rFonts w:ascii="Times New Roman" w:hAnsi="Times New Roman" w:cs="Times New Roman"/>
          </w:rPr>
          <w:t>:</w:t>
        </w:r>
      </w:ins>
      <w:ins w:id="135" w:author="Benton, Deon" w:date="2026-05-01T13:15:00Z" w16du:dateUtc="2026-05-01T18:15:00Z">
        <w:r>
          <w:rPr>
            <w:rFonts w:ascii="Times New Roman" w:hAnsi="Times New Roman" w:cs="Times New Roman"/>
          </w:rPr>
          <w:t xml:space="preserve"> </w:t>
        </w:r>
      </w:ins>
      <w:ins w:id="136" w:author="Benton, Deon" w:date="2026-05-01T13:16:00Z" w16du:dateUtc="2026-05-01T18:16:00Z">
        <w:r w:rsidR="00680AC3">
          <w:rPr>
            <w:rFonts w:ascii="Times New Roman" w:hAnsi="Times New Roman" w:cs="Times New Roman"/>
          </w:rPr>
          <w:t xml:space="preserve">How do </w:t>
        </w:r>
      </w:ins>
      <w:ins w:id="137" w:author="Benton, Deon" w:date="2026-05-01T13:15:00Z" w16du:dateUtc="2026-05-01T18:15:00Z">
        <w:r w:rsidR="00680AC3">
          <w:rPr>
            <w:rFonts w:ascii="Times New Roman" w:hAnsi="Times New Roman" w:cs="Times New Roman"/>
          </w:rPr>
          <w:t>pre-reaching infants</w:t>
        </w:r>
      </w:ins>
      <w:r w:rsidR="00F04FA5">
        <w:rPr>
          <w:rFonts w:ascii="Times New Roman" w:hAnsi="Times New Roman" w:cs="Times New Roman"/>
        </w:rPr>
        <w:t xml:space="preserve"> detect a correspondence between </w:t>
      </w:r>
      <w:r w:rsidR="002A69C6">
        <w:rPr>
          <w:rFonts w:ascii="Times New Roman" w:hAnsi="Times New Roman" w:cs="Times New Roman"/>
        </w:rPr>
        <w:t>their</w:t>
      </w:r>
      <w:r w:rsidR="003F4043">
        <w:rPr>
          <w:rFonts w:ascii="Times New Roman" w:hAnsi="Times New Roman" w:cs="Times New Roman"/>
        </w:rPr>
        <w:t xml:space="preserve"> own reaches and that of another individual </w:t>
      </w:r>
      <w:r w:rsidR="00F04FA5">
        <w:rPr>
          <w:rFonts w:ascii="Times New Roman" w:hAnsi="Times New Roman" w:cs="Times New Roman"/>
        </w:rPr>
        <w:t>during the efficient test event in the first place</w:t>
      </w:r>
      <w:ins w:id="138" w:author="Benton, Deon" w:date="2026-05-01T13:16:00Z" w16du:dateUtc="2026-05-01T18:16:00Z">
        <w:r w:rsidR="00680AC3">
          <w:rPr>
            <w:rFonts w:ascii="Times New Roman" w:hAnsi="Times New Roman" w:cs="Times New Roman"/>
          </w:rPr>
          <w:t xml:space="preserve">? </w:t>
        </w:r>
      </w:ins>
      <w:r w:rsidR="00372BC6">
        <w:rPr>
          <w:rFonts w:ascii="Times New Roman" w:hAnsi="Times New Roman" w:cs="Times New Roman"/>
        </w:rPr>
        <w:t xml:space="preserve">It is one thing to encode one’s own actions; it is </w:t>
      </w:r>
      <w:ins w:id="139" w:author="Benton, Deon" w:date="2026-05-01T13:17:00Z" w16du:dateUtc="2026-05-01T18:17:00Z">
        <w:r w:rsidR="00680AC3">
          <w:rPr>
            <w:rFonts w:ascii="Times New Roman" w:hAnsi="Times New Roman" w:cs="Times New Roman"/>
          </w:rPr>
          <w:t>another</w:t>
        </w:r>
      </w:ins>
      <w:r w:rsidR="00372BC6">
        <w:rPr>
          <w:rFonts w:ascii="Times New Roman" w:hAnsi="Times New Roman" w:cs="Times New Roman"/>
        </w:rPr>
        <w:t xml:space="preserve"> to map those actions to</w:t>
      </w:r>
      <w:r w:rsidR="00AB2187">
        <w:rPr>
          <w:rFonts w:ascii="Times New Roman" w:hAnsi="Times New Roman" w:cs="Times New Roman"/>
        </w:rPr>
        <w:t xml:space="preserve"> the</w:t>
      </w:r>
      <w:r w:rsidR="00372BC6">
        <w:rPr>
          <w:rFonts w:ascii="Times New Roman" w:hAnsi="Times New Roman" w:cs="Times New Roman"/>
        </w:rPr>
        <w:t xml:space="preserve"> external actions</w:t>
      </w:r>
      <w:r w:rsidR="00AB2187">
        <w:rPr>
          <w:rFonts w:ascii="Times New Roman" w:hAnsi="Times New Roman" w:cs="Times New Roman"/>
        </w:rPr>
        <w:t xml:space="preserve"> of others</w:t>
      </w:r>
      <w:ins w:id="140" w:author="Benton, Deon" w:date="2026-05-01T13:15:00Z" w16du:dateUtc="2026-05-01T18:15:00Z">
        <w:r w:rsidR="00680AC3">
          <w:rPr>
            <w:rFonts w:ascii="Times New Roman" w:hAnsi="Times New Roman" w:cs="Times New Roman"/>
          </w:rPr>
          <w:t xml:space="preserve"> </w:t>
        </w:r>
      </w:ins>
      <w:ins w:id="141" w:author="Benton, Deon" w:date="2026-05-01T13:17:00Z" w16du:dateUtc="2026-05-01T18:17:00Z">
        <w:r w:rsidR="00680AC3">
          <w:rPr>
            <w:rFonts w:ascii="Times New Roman" w:hAnsi="Times New Roman" w:cs="Times New Roman"/>
          </w:rPr>
          <w:t xml:space="preserve">such that one set is treated as familiar and another as novel. </w:t>
        </w:r>
      </w:ins>
      <w:r w:rsidR="00372BC6">
        <w:rPr>
          <w:rFonts w:ascii="Times New Roman" w:hAnsi="Times New Roman" w:cs="Times New Roman"/>
        </w:rPr>
        <w:t>Yet,</w:t>
      </w:r>
      <w:r w:rsidR="0016695E">
        <w:rPr>
          <w:rFonts w:ascii="Times New Roman" w:hAnsi="Times New Roman" w:cs="Times New Roman"/>
        </w:rPr>
        <w:t xml:space="preserve"> </w:t>
      </w:r>
      <w:r w:rsidR="00372BC6">
        <w:rPr>
          <w:rFonts w:ascii="Times New Roman" w:hAnsi="Times New Roman" w:cs="Times New Roman"/>
        </w:rPr>
        <w:t>such</w:t>
      </w:r>
      <w:ins w:id="142" w:author="Benton, Deon" w:date="2026-05-01T13:17:00Z" w16du:dateUtc="2026-05-01T18:17:00Z">
        <w:r w:rsidR="00BB1924">
          <w:rPr>
            <w:rFonts w:ascii="Times New Roman" w:hAnsi="Times New Roman" w:cs="Times New Roman"/>
          </w:rPr>
          <w:t xml:space="preserve"> a mapping seems necessary for</w:t>
        </w:r>
      </w:ins>
      <w:ins w:id="143" w:author="Benton, Deon" w:date="2026-05-01T13:18:00Z" w16du:dateUtc="2026-05-01T18:18:00Z">
        <w:r w:rsidR="00BB1924">
          <w:rPr>
            <w:rFonts w:ascii="Times New Roman" w:hAnsi="Times New Roman" w:cs="Times New Roman"/>
          </w:rPr>
          <w:t xml:space="preserve"> pre-reaching infants to perceive the efficient test event as familiar.</w:t>
        </w:r>
      </w:ins>
      <w:ins w:id="144" w:author="Benton, Deon" w:date="2026-05-01T13:17:00Z" w16du:dateUtc="2026-05-01T18:17:00Z">
        <w:r w:rsidR="00BB1924">
          <w:rPr>
            <w:rFonts w:ascii="Times New Roman" w:hAnsi="Times New Roman" w:cs="Times New Roman"/>
          </w:rPr>
          <w:t xml:space="preserve"> </w:t>
        </w:r>
      </w:ins>
      <w:r w:rsidR="0016695E">
        <w:rPr>
          <w:rFonts w:ascii="Times New Roman" w:hAnsi="Times New Roman" w:cs="Times New Roman"/>
        </w:rPr>
        <w:t>One</w:t>
      </w:r>
      <w:r w:rsidR="00D1738D">
        <w:rPr>
          <w:rFonts w:ascii="Times New Roman" w:hAnsi="Times New Roman" w:cs="Times New Roman"/>
        </w:rPr>
        <w:t xml:space="preserve"> potential solution t</w:t>
      </w:r>
      <w:ins w:id="145" w:author="Benton, Deon" w:date="2026-05-01T13:18:00Z" w16du:dateUtc="2026-05-01T18:18:00Z">
        <w:r w:rsidR="00BB1924">
          <w:rPr>
            <w:rFonts w:ascii="Times New Roman" w:hAnsi="Times New Roman" w:cs="Times New Roman"/>
          </w:rPr>
          <w:t xml:space="preserve">o this apparent conundrum begins with the </w:t>
        </w:r>
      </w:ins>
      <w:ins w:id="146" w:author="Benton, Deon" w:date="2026-05-01T13:19:00Z" w16du:dateUtc="2026-05-01T18:19:00Z">
        <w:r w:rsidR="00BB1924">
          <w:rPr>
            <w:rFonts w:ascii="Times New Roman" w:hAnsi="Times New Roman" w:cs="Times New Roman"/>
          </w:rPr>
          <w:t xml:space="preserve">observation that </w:t>
        </w:r>
      </w:ins>
      <w:r w:rsidR="006A2F94">
        <w:rPr>
          <w:rFonts w:ascii="Times New Roman" w:hAnsi="Times New Roman" w:cs="Times New Roman"/>
        </w:rPr>
        <w:t>self-recognition</w:t>
      </w:r>
      <w:ins w:id="147" w:author="Benton, Deon" w:date="2026-05-01T13:19:00Z" w16du:dateUtc="2026-05-01T18:19:00Z">
        <w:r w:rsidR="00BB1924">
          <w:rPr>
            <w:rFonts w:ascii="Times New Roman" w:hAnsi="Times New Roman" w:cs="Times New Roman"/>
          </w:rPr>
          <w:t>—</w:t>
        </w:r>
      </w:ins>
      <w:r w:rsidR="006A2F94">
        <w:rPr>
          <w:rFonts w:ascii="Times New Roman" w:hAnsi="Times New Roman" w:cs="Times New Roman"/>
        </w:rPr>
        <w:t>or the ability to recognize one’s</w:t>
      </w:r>
      <w:r w:rsidR="00BC19E0">
        <w:rPr>
          <w:rFonts w:ascii="Times New Roman" w:hAnsi="Times New Roman" w:cs="Times New Roman"/>
        </w:rPr>
        <w:t xml:space="preserve"> </w:t>
      </w:r>
      <w:r w:rsidR="006A2F94">
        <w:rPr>
          <w:rFonts w:ascii="Times New Roman" w:hAnsi="Times New Roman" w:cs="Times New Roman"/>
        </w:rPr>
        <w:t>image as their own</w:t>
      </w:r>
      <w:ins w:id="148" w:author="Benton, Deon" w:date="2026-05-01T13:19:00Z" w16du:dateUtc="2026-05-01T18:19:00Z">
        <w:r w:rsidR="00BB1924">
          <w:rPr>
            <w:rFonts w:ascii="Times New Roman" w:hAnsi="Times New Roman" w:cs="Times New Roman"/>
          </w:rPr>
          <w:t>—</w:t>
        </w:r>
      </w:ins>
      <w:r w:rsidR="006A2F94">
        <w:rPr>
          <w:rFonts w:ascii="Times New Roman" w:hAnsi="Times New Roman" w:cs="Times New Roman"/>
        </w:rPr>
        <w:t>is not in place until well after the second year of life (e.g., Amsterdam, 1972)</w:t>
      </w:r>
      <w:r w:rsidR="00D1738D">
        <w:rPr>
          <w:rFonts w:ascii="Times New Roman" w:hAnsi="Times New Roman" w:cs="Times New Roman"/>
        </w:rPr>
        <w:t xml:space="preserve">. This is relevant here because </w:t>
      </w:r>
      <w:r w:rsidR="006A2F94">
        <w:rPr>
          <w:rFonts w:ascii="Times New Roman" w:hAnsi="Times New Roman" w:cs="Times New Roman"/>
        </w:rPr>
        <w:t>3-month-olds</w:t>
      </w:r>
      <w:r w:rsidR="0034287D">
        <w:rPr>
          <w:rFonts w:ascii="Times New Roman" w:hAnsi="Times New Roman" w:cs="Times New Roman"/>
        </w:rPr>
        <w:t>—the population tested</w:t>
      </w:r>
      <w:r w:rsidR="00D1738D">
        <w:rPr>
          <w:rFonts w:ascii="Times New Roman" w:hAnsi="Times New Roman" w:cs="Times New Roman"/>
        </w:rPr>
        <w:t xml:space="preserve"> in studies like that by Skerry et al. (2013)</w:t>
      </w:r>
      <w:r w:rsidR="0034287D">
        <w:rPr>
          <w:rFonts w:ascii="Times New Roman" w:hAnsi="Times New Roman" w:cs="Times New Roman"/>
        </w:rPr>
        <w:t>—</w:t>
      </w:r>
      <w:r w:rsidR="006A2F94">
        <w:rPr>
          <w:rFonts w:ascii="Times New Roman" w:hAnsi="Times New Roman" w:cs="Times New Roman"/>
        </w:rPr>
        <w:t xml:space="preserve">are </w:t>
      </w:r>
      <w:ins w:id="149" w:author="Benton, Deon" w:date="2026-05-01T13:19:00Z" w16du:dateUtc="2026-05-01T18:19:00Z">
        <w:r w:rsidR="004229FE">
          <w:rPr>
            <w:rFonts w:ascii="Times New Roman" w:hAnsi="Times New Roman" w:cs="Times New Roman"/>
          </w:rPr>
          <w:t xml:space="preserve">far </w:t>
        </w:r>
      </w:ins>
      <w:r w:rsidR="006A2F94">
        <w:rPr>
          <w:rFonts w:ascii="Times New Roman" w:hAnsi="Times New Roman" w:cs="Times New Roman"/>
        </w:rPr>
        <w:t>below this age</w:t>
      </w:r>
      <w:r w:rsidR="00D1738D">
        <w:rPr>
          <w:rFonts w:ascii="Times New Roman" w:hAnsi="Times New Roman" w:cs="Times New Roman"/>
        </w:rPr>
        <w:t>.</w:t>
      </w:r>
      <w:r w:rsidR="00D56C4D">
        <w:rPr>
          <w:rFonts w:ascii="Times New Roman" w:hAnsi="Times New Roman" w:cs="Times New Roman"/>
        </w:rPr>
        <w:t xml:space="preserve"> </w:t>
      </w:r>
      <w:ins w:id="150" w:author="Benton, Deon" w:date="2026-05-01T13:21:00Z" w16du:dateUtc="2026-05-01T18:21:00Z">
        <w:r w:rsidR="004229FE">
          <w:rPr>
            <w:rFonts w:ascii="Times New Roman" w:hAnsi="Times New Roman" w:cs="Times New Roman"/>
          </w:rPr>
          <w:t xml:space="preserve">It may be the case that </w:t>
        </w:r>
      </w:ins>
      <w:ins w:id="151" w:author="Benton, Deon" w:date="2026-05-01T13:33:00Z" w16du:dateUtc="2026-05-01T18:33:00Z">
        <w:r w:rsidR="00B46B2D">
          <w:rPr>
            <w:rFonts w:ascii="Times New Roman" w:hAnsi="Times New Roman" w:cs="Times New Roman"/>
          </w:rPr>
          <w:t xml:space="preserve">at this age </w:t>
        </w:r>
        <w:r w:rsidR="00B46B2D" w:rsidRPr="00B46B2D">
          <w:rPr>
            <w:rFonts w:ascii="Times New Roman" w:hAnsi="Times New Roman" w:cs="Times New Roman"/>
          </w:rPr>
          <w:t>infants may not yet represent themselves as the agents of their own actions.</w:t>
        </w:r>
      </w:ins>
      <w:r w:rsidR="00983F96">
        <w:rPr>
          <w:rFonts w:ascii="Times New Roman" w:hAnsi="Times New Roman" w:cs="Times New Roman"/>
        </w:rPr>
        <w:t xml:space="preserve"> </w:t>
      </w:r>
      <w:ins w:id="152" w:author="Benton, Deon" w:date="2026-05-01T13:24:00Z" w16du:dateUtc="2026-05-01T18:24:00Z">
        <w:r w:rsidR="00472971">
          <w:rPr>
            <w:rFonts w:ascii="Times New Roman" w:hAnsi="Times New Roman" w:cs="Times New Roman"/>
          </w:rPr>
          <w:t>Nevertheless</w:t>
        </w:r>
      </w:ins>
      <w:r w:rsidR="00983F96">
        <w:rPr>
          <w:rFonts w:ascii="Times New Roman" w:hAnsi="Times New Roman" w:cs="Times New Roman"/>
        </w:rPr>
        <w:t>,</w:t>
      </w:r>
      <w:r w:rsidR="004E50C5">
        <w:rPr>
          <w:rFonts w:ascii="Times New Roman" w:hAnsi="Times New Roman" w:cs="Times New Roman"/>
        </w:rPr>
        <w:t xml:space="preserve"> because</w:t>
      </w:r>
      <w:r w:rsidR="005F2777">
        <w:rPr>
          <w:rFonts w:ascii="Times New Roman" w:hAnsi="Times New Roman" w:cs="Times New Roman"/>
        </w:rPr>
        <w:t xml:space="preserve"> </w:t>
      </w:r>
      <w:r w:rsidR="004E50C5">
        <w:rPr>
          <w:rFonts w:ascii="Times New Roman" w:hAnsi="Times New Roman" w:cs="Times New Roman"/>
        </w:rPr>
        <w:t>their reaches</w:t>
      </w:r>
      <w:r w:rsidR="002C398B">
        <w:rPr>
          <w:rFonts w:ascii="Times New Roman" w:hAnsi="Times New Roman" w:cs="Times New Roman"/>
        </w:rPr>
        <w:t xml:space="preserve"> occur largely in </w:t>
      </w:r>
      <w:ins w:id="153" w:author="Benton, Deon" w:date="2026-05-01T13:24:00Z" w16du:dateUtc="2026-05-01T18:24:00Z">
        <w:r w:rsidR="00472971">
          <w:rPr>
            <w:rFonts w:ascii="Times New Roman" w:hAnsi="Times New Roman" w:cs="Times New Roman"/>
          </w:rPr>
          <w:t>their field of view</w:t>
        </w:r>
      </w:ins>
      <w:r w:rsidR="004E50C5">
        <w:rPr>
          <w:rFonts w:ascii="Times New Roman" w:hAnsi="Times New Roman" w:cs="Times New Roman"/>
        </w:rPr>
        <w:t xml:space="preserve">, </w:t>
      </w:r>
      <w:ins w:id="154" w:author="Benton, Deon" w:date="2026-05-01T13:25:00Z" w16du:dateUtc="2026-05-01T18:25:00Z">
        <w:r w:rsidR="00472971">
          <w:rPr>
            <w:rFonts w:ascii="Times New Roman" w:hAnsi="Times New Roman" w:cs="Times New Roman"/>
          </w:rPr>
          <w:t xml:space="preserve">infants can </w:t>
        </w:r>
      </w:ins>
      <w:ins w:id="155" w:author="Benton, Deon" w:date="2026-05-01T13:34:00Z" w16du:dateUtc="2026-05-01T18:34:00Z">
        <w:r w:rsidR="005E5E72">
          <w:rPr>
            <w:rFonts w:ascii="Times New Roman" w:hAnsi="Times New Roman" w:cs="Times New Roman"/>
          </w:rPr>
          <w:t>see their own actions</w:t>
        </w:r>
      </w:ins>
      <w:ins w:id="156" w:author="Benton, Deon" w:date="2026-05-01T13:25:00Z" w16du:dateUtc="2026-05-01T18:25:00Z">
        <w:r w:rsidR="00472971">
          <w:rPr>
            <w:rFonts w:ascii="Times New Roman" w:hAnsi="Times New Roman" w:cs="Times New Roman"/>
          </w:rPr>
          <w:t xml:space="preserve"> and form representations that capture their surface geometry and trajectory. </w:t>
        </w:r>
      </w:ins>
      <w:r w:rsidR="001F5E86">
        <w:rPr>
          <w:rFonts w:ascii="Times New Roman" w:hAnsi="Times New Roman" w:cs="Times New Roman"/>
        </w:rPr>
        <w:t xml:space="preserve">This </w:t>
      </w:r>
      <w:ins w:id="157" w:author="Benton, Deon" w:date="2026-05-01T13:34:00Z" w16du:dateUtc="2026-05-01T18:34:00Z">
        <w:r w:rsidR="005E5E72">
          <w:rPr>
            <w:rFonts w:ascii="Times New Roman" w:hAnsi="Times New Roman" w:cs="Times New Roman"/>
          </w:rPr>
          <w:t>account does</w:t>
        </w:r>
      </w:ins>
      <w:r w:rsidR="001F5E86">
        <w:rPr>
          <w:rFonts w:ascii="Times New Roman" w:hAnsi="Times New Roman" w:cs="Times New Roman"/>
        </w:rPr>
        <w:t xml:space="preserve"> present one complication. </w:t>
      </w:r>
      <w:r w:rsidR="001F5E86">
        <w:rPr>
          <w:rFonts w:ascii="Times New Roman" w:hAnsi="Times New Roman" w:cs="Times New Roman"/>
        </w:rPr>
        <w:lastRenderedPageBreak/>
        <w:t xml:space="preserve">This </w:t>
      </w:r>
      <w:ins w:id="158" w:author="Benton, Deon" w:date="2026-05-01T13:35:00Z" w16du:dateUtc="2026-05-01T18:35:00Z">
        <w:r w:rsidR="005E5E72">
          <w:rPr>
            <w:rFonts w:ascii="Times New Roman" w:hAnsi="Times New Roman" w:cs="Times New Roman"/>
          </w:rPr>
          <w:t>is</w:t>
        </w:r>
      </w:ins>
      <w:r w:rsidR="001F5E86">
        <w:rPr>
          <w:rFonts w:ascii="Times New Roman" w:hAnsi="Times New Roman" w:cs="Times New Roman"/>
        </w:rPr>
        <w:t xml:space="preserve"> that </w:t>
      </w:r>
      <w:ins w:id="159" w:author="Benton, Deon" w:date="2026-05-01T13:26:00Z" w16du:dateUtc="2026-05-01T18:26:00Z">
        <w:r w:rsidR="000F3AD5">
          <w:rPr>
            <w:rFonts w:ascii="Times New Roman" w:hAnsi="Times New Roman" w:cs="Times New Roman"/>
          </w:rPr>
          <w:t>the precise</w:t>
        </w:r>
      </w:ins>
      <w:r w:rsidR="001F5E86">
        <w:rPr>
          <w:rFonts w:ascii="Times New Roman" w:hAnsi="Times New Roman" w:cs="Times New Roman"/>
        </w:rPr>
        <w:t xml:space="preserve"> geometry and trajectory of an infant</w:t>
      </w:r>
      <w:ins w:id="160" w:author="Benton, Deon" w:date="2026-05-01T13:26:00Z" w16du:dateUtc="2026-05-01T18:26:00Z">
        <w:r w:rsidR="000F3AD5">
          <w:rPr>
            <w:rFonts w:ascii="Times New Roman" w:hAnsi="Times New Roman" w:cs="Times New Roman"/>
          </w:rPr>
          <w:t>’</w:t>
        </w:r>
      </w:ins>
      <w:r w:rsidR="001F5E86">
        <w:rPr>
          <w:rFonts w:ascii="Times New Roman" w:hAnsi="Times New Roman" w:cs="Times New Roman"/>
        </w:rPr>
        <w:t>s reach</w:t>
      </w:r>
      <w:ins w:id="161" w:author="Benton, Deon" w:date="2026-05-01T13:26:00Z" w16du:dateUtc="2026-05-01T18:26:00Z">
        <w:r w:rsidR="000F3AD5">
          <w:rPr>
            <w:rFonts w:ascii="Times New Roman" w:hAnsi="Times New Roman" w:cs="Times New Roman"/>
          </w:rPr>
          <w:t xml:space="preserve"> likely var</w:t>
        </w:r>
      </w:ins>
      <w:ins w:id="162" w:author="Benton, Deon" w:date="2026-05-01T13:27:00Z" w16du:dateUtc="2026-05-01T18:27:00Z">
        <w:r w:rsidR="000F3AD5">
          <w:rPr>
            <w:rFonts w:ascii="Times New Roman" w:hAnsi="Times New Roman" w:cs="Times New Roman"/>
          </w:rPr>
          <w:t>y</w:t>
        </w:r>
      </w:ins>
      <w:ins w:id="163" w:author="Benton, Deon" w:date="2026-05-01T13:26:00Z" w16du:dateUtc="2026-05-01T18:26:00Z">
        <w:r w:rsidR="000F3AD5">
          <w:rPr>
            <w:rFonts w:ascii="Times New Roman" w:hAnsi="Times New Roman" w:cs="Times New Roman"/>
          </w:rPr>
          <w:t xml:space="preserve"> across retrieval attempts.</w:t>
        </w:r>
      </w:ins>
      <w:r w:rsidR="001F5E86">
        <w:rPr>
          <w:rFonts w:ascii="Times New Roman" w:hAnsi="Times New Roman" w:cs="Times New Roman"/>
        </w:rPr>
        <w:t xml:space="preserve"> </w:t>
      </w:r>
      <w:ins w:id="164" w:author="Benton, Deon" w:date="2026-05-01T13:35:00Z" w16du:dateUtc="2026-05-01T18:35:00Z">
        <w:r w:rsidR="005E5E72">
          <w:rPr>
            <w:rFonts w:ascii="Times New Roman" w:hAnsi="Times New Roman" w:cs="Times New Roman"/>
          </w:rPr>
          <w:t>S</w:t>
        </w:r>
      </w:ins>
      <w:ins w:id="165" w:author="Benton, Deon" w:date="2026-05-01T13:28:00Z" w16du:dateUtc="2026-05-01T18:28:00Z">
        <w:r w:rsidR="00060065">
          <w:rPr>
            <w:rFonts w:ascii="Times New Roman" w:hAnsi="Times New Roman" w:cs="Times New Roman"/>
          </w:rPr>
          <w:t>uch variability need not undermine the present account</w:t>
        </w:r>
      </w:ins>
      <w:ins w:id="166" w:author="Benton, Deon" w:date="2026-05-01T13:35:00Z" w16du:dateUtc="2026-05-01T18:35:00Z">
        <w:r w:rsidR="005E5E72">
          <w:rPr>
            <w:rFonts w:ascii="Times New Roman" w:hAnsi="Times New Roman" w:cs="Times New Roman"/>
          </w:rPr>
          <w:t>, however</w:t>
        </w:r>
      </w:ins>
      <w:ins w:id="167" w:author="Benton, Deon" w:date="2026-05-01T13:28:00Z" w16du:dateUtc="2026-05-01T18:28:00Z">
        <w:r w:rsidR="00060065">
          <w:rPr>
            <w:rFonts w:ascii="Times New Roman" w:hAnsi="Times New Roman" w:cs="Times New Roman"/>
          </w:rPr>
          <w:t xml:space="preserve">. </w:t>
        </w:r>
      </w:ins>
      <w:r w:rsidR="00943E74">
        <w:rPr>
          <w:rFonts w:ascii="Times New Roman" w:hAnsi="Times New Roman" w:cs="Times New Roman"/>
        </w:rPr>
        <w:t xml:space="preserve">The reason </w:t>
      </w:r>
      <w:ins w:id="168" w:author="Benton, Deon" w:date="2026-05-01T13:29:00Z" w16du:dateUtc="2026-05-01T18:29:00Z">
        <w:r w:rsidR="00060065">
          <w:rPr>
            <w:rFonts w:ascii="Times New Roman" w:hAnsi="Times New Roman" w:cs="Times New Roman"/>
          </w:rPr>
          <w:t>is that,</w:t>
        </w:r>
      </w:ins>
      <w:r w:rsidR="00943E74">
        <w:rPr>
          <w:rFonts w:ascii="Times New Roman" w:hAnsi="Times New Roman" w:cs="Times New Roman"/>
        </w:rPr>
        <w:t xml:space="preserve"> even </w:t>
      </w:r>
      <w:ins w:id="169" w:author="Benton, Deon" w:date="2026-05-01T13:29:00Z" w16du:dateUtc="2026-05-01T18:29:00Z">
        <w:r w:rsidR="00060065">
          <w:rPr>
            <w:rFonts w:ascii="Times New Roman" w:hAnsi="Times New Roman" w:cs="Times New Roman"/>
          </w:rPr>
          <w:t xml:space="preserve">if the trajectory of any one reach attempt </w:t>
        </w:r>
      </w:ins>
      <w:r w:rsidR="006E6AE9">
        <w:rPr>
          <w:rFonts w:ascii="Times New Roman" w:hAnsi="Times New Roman" w:cs="Times New Roman"/>
        </w:rPr>
        <w:t xml:space="preserve">deviates from </w:t>
      </w:r>
      <w:ins w:id="170" w:author="Benton, Deon" w:date="2026-05-01T13:29:00Z" w16du:dateUtc="2026-05-01T18:29:00Z">
        <w:r w:rsidR="00060065">
          <w:rPr>
            <w:rFonts w:ascii="Times New Roman" w:hAnsi="Times New Roman" w:cs="Times New Roman"/>
          </w:rPr>
          <w:t xml:space="preserve">a </w:t>
        </w:r>
      </w:ins>
      <w:r w:rsidR="006E6AE9">
        <w:rPr>
          <w:rFonts w:ascii="Times New Roman" w:hAnsi="Times New Roman" w:cs="Times New Roman"/>
        </w:rPr>
        <w:t xml:space="preserve">canonical straight </w:t>
      </w:r>
      <w:ins w:id="171" w:author="Benton, Deon" w:date="2026-05-01T16:22:00Z" w16du:dateUtc="2026-05-01T21:22:00Z">
        <w:r w:rsidR="005B323D">
          <w:rPr>
            <w:rFonts w:ascii="Times New Roman" w:hAnsi="Times New Roman" w:cs="Times New Roman"/>
          </w:rPr>
          <w:t xml:space="preserve">reach </w:t>
        </w:r>
      </w:ins>
      <w:ins w:id="172" w:author="Benton, Deon" w:date="2026-05-01T13:30:00Z" w16du:dateUtc="2026-05-01T18:30:00Z">
        <w:r w:rsidR="00060065">
          <w:rPr>
            <w:rFonts w:ascii="Times New Roman" w:hAnsi="Times New Roman" w:cs="Times New Roman"/>
          </w:rPr>
          <w:t>trajectory</w:t>
        </w:r>
      </w:ins>
      <w:r w:rsidR="006E6AE9">
        <w:rPr>
          <w:rFonts w:ascii="Times New Roman" w:hAnsi="Times New Roman" w:cs="Times New Roman"/>
        </w:rPr>
        <w:t xml:space="preserve">, the </w:t>
      </w:r>
      <w:r w:rsidR="006E6AE9">
        <w:rPr>
          <w:rFonts w:ascii="Times New Roman" w:hAnsi="Times New Roman" w:cs="Times New Roman"/>
          <w:i/>
          <w:iCs/>
        </w:rPr>
        <w:t>statistical average</w:t>
      </w:r>
      <w:r w:rsidR="00943E74">
        <w:rPr>
          <w:rFonts w:ascii="Times New Roman" w:hAnsi="Times New Roman" w:cs="Times New Roman"/>
          <w:i/>
          <w:iCs/>
        </w:rPr>
        <w:t xml:space="preserve"> </w:t>
      </w:r>
      <w:r w:rsidR="00943E74">
        <w:rPr>
          <w:rFonts w:ascii="Times New Roman" w:hAnsi="Times New Roman" w:cs="Times New Roman"/>
        </w:rPr>
        <w:t>of these reaches</w:t>
      </w:r>
      <w:ins w:id="173" w:author="Benton, Deon" w:date="2026-05-01T13:30:00Z" w16du:dateUtc="2026-05-01T18:30:00Z">
        <w:r w:rsidR="009F19E1">
          <w:rPr>
            <w:rFonts w:ascii="Times New Roman" w:hAnsi="Times New Roman" w:cs="Times New Roman"/>
          </w:rPr>
          <w:t>—that is, their prototype—</w:t>
        </w:r>
      </w:ins>
      <w:r w:rsidR="00E276BA">
        <w:rPr>
          <w:rFonts w:ascii="Times New Roman" w:hAnsi="Times New Roman" w:cs="Times New Roman"/>
        </w:rPr>
        <w:t>may</w:t>
      </w:r>
      <w:ins w:id="174" w:author="Benton, Deon" w:date="2026-05-01T16:22:00Z" w16du:dateUtc="2026-05-01T21:22:00Z">
        <w:r w:rsidR="00466562">
          <w:rPr>
            <w:rFonts w:ascii="Times New Roman" w:hAnsi="Times New Roman" w:cs="Times New Roman"/>
          </w:rPr>
          <w:t xml:space="preserve"> well</w:t>
        </w:r>
      </w:ins>
      <w:r w:rsidR="00E276BA">
        <w:rPr>
          <w:rFonts w:ascii="Times New Roman" w:hAnsi="Times New Roman" w:cs="Times New Roman"/>
        </w:rPr>
        <w:t xml:space="preserve"> </w:t>
      </w:r>
      <w:ins w:id="175" w:author="Benton, Deon" w:date="2026-05-01T13:30:00Z" w16du:dateUtc="2026-05-01T18:30:00Z">
        <w:r w:rsidR="009F19E1">
          <w:rPr>
            <w:rFonts w:ascii="Times New Roman" w:hAnsi="Times New Roman" w:cs="Times New Roman"/>
          </w:rPr>
          <w:t xml:space="preserve">approximate </w:t>
        </w:r>
      </w:ins>
      <w:r w:rsidR="00E276BA">
        <w:rPr>
          <w:rFonts w:ascii="Times New Roman" w:hAnsi="Times New Roman" w:cs="Times New Roman"/>
        </w:rPr>
        <w:t xml:space="preserve">a linear trajectory. Of course, this account </w:t>
      </w:r>
      <w:ins w:id="176" w:author="Benton, Deon" w:date="2026-05-01T13:31:00Z" w16du:dateUtc="2026-05-01T18:31:00Z">
        <w:r w:rsidR="009F19E1">
          <w:rPr>
            <w:rFonts w:ascii="Times New Roman" w:hAnsi="Times New Roman" w:cs="Times New Roman"/>
          </w:rPr>
          <w:t>is only viable</w:t>
        </w:r>
      </w:ins>
      <w:r w:rsidR="00E276BA">
        <w:rPr>
          <w:rFonts w:ascii="Times New Roman" w:hAnsi="Times New Roman" w:cs="Times New Roman"/>
        </w:rPr>
        <w:t xml:space="preserve"> if infants </w:t>
      </w:r>
      <w:ins w:id="177" w:author="Benton, Deon" w:date="2026-05-01T13:31:00Z" w16du:dateUtc="2026-05-01T18:31:00Z">
        <w:r w:rsidR="009F19E1">
          <w:rPr>
            <w:rFonts w:ascii="Times New Roman" w:hAnsi="Times New Roman" w:cs="Times New Roman"/>
          </w:rPr>
          <w:t>can</w:t>
        </w:r>
      </w:ins>
      <w:r w:rsidR="00E276BA">
        <w:rPr>
          <w:rFonts w:ascii="Times New Roman" w:hAnsi="Times New Roman" w:cs="Times New Roman"/>
        </w:rPr>
        <w:t xml:space="preserve"> form prototypical representations. </w:t>
      </w:r>
      <w:ins w:id="178" w:author="Benton, Deon" w:date="2026-05-01T16:23:00Z" w16du:dateUtc="2026-05-01T21:23:00Z">
        <w:r w:rsidR="00745DE1">
          <w:rPr>
            <w:rFonts w:ascii="Times New Roman" w:hAnsi="Times New Roman" w:cs="Times New Roman"/>
          </w:rPr>
          <w:t xml:space="preserve">Fortunately, </w:t>
        </w:r>
      </w:ins>
      <w:ins w:id="179" w:author="Benton, Deon" w:date="2026-05-01T16:25:00Z" w16du:dateUtc="2026-05-01T21:25:00Z">
        <w:r w:rsidR="00F9599E">
          <w:rPr>
            <w:rFonts w:ascii="Times New Roman" w:hAnsi="Times New Roman" w:cs="Times New Roman"/>
          </w:rPr>
          <w:t>it is now known</w:t>
        </w:r>
      </w:ins>
      <w:ins w:id="180" w:author="Benton, Deon" w:date="2026-05-01T16:23:00Z" w16du:dateUtc="2026-05-01T21:23:00Z">
        <w:r w:rsidR="00745DE1">
          <w:rPr>
            <w:rFonts w:ascii="Times New Roman" w:hAnsi="Times New Roman" w:cs="Times New Roman"/>
          </w:rPr>
          <w:t xml:space="preserve"> that</w:t>
        </w:r>
      </w:ins>
      <w:r w:rsidR="00D1642B">
        <w:rPr>
          <w:rFonts w:ascii="Times New Roman" w:hAnsi="Times New Roman" w:cs="Times New Roman"/>
        </w:rPr>
        <w:t xml:space="preserve"> </w:t>
      </w:r>
      <w:ins w:id="181" w:author="Benton, Deon" w:date="2026-05-01T16:26:00Z" w16du:dateUtc="2026-05-01T21:26:00Z">
        <w:r w:rsidR="00BD1A3E">
          <w:rPr>
            <w:rFonts w:ascii="Times New Roman" w:hAnsi="Times New Roman" w:cs="Times New Roman"/>
          </w:rPr>
          <w:t>prototype formation</w:t>
        </w:r>
      </w:ins>
      <w:r w:rsidR="007E006F">
        <w:rPr>
          <w:rFonts w:ascii="Times New Roman" w:hAnsi="Times New Roman" w:cs="Times New Roman"/>
        </w:rPr>
        <w:t xml:space="preserve"> </w:t>
      </w:r>
      <w:ins w:id="182" w:author="Benton, Deon" w:date="2026-05-01T16:23:00Z" w16du:dateUtc="2026-05-01T21:23:00Z">
        <w:r w:rsidR="00745DE1">
          <w:rPr>
            <w:rFonts w:ascii="Times New Roman" w:hAnsi="Times New Roman" w:cs="Times New Roman"/>
          </w:rPr>
          <w:t>comes online some</w:t>
        </w:r>
      </w:ins>
      <w:ins w:id="183" w:author="Benton, Deon" w:date="2026-05-01T16:24:00Z" w16du:dateUtc="2026-05-01T21:24:00Z">
        <w:r w:rsidR="00745DE1">
          <w:rPr>
            <w:rFonts w:ascii="Times New Roman" w:hAnsi="Times New Roman" w:cs="Times New Roman"/>
          </w:rPr>
          <w:t xml:space="preserve">time </w:t>
        </w:r>
      </w:ins>
      <w:r w:rsidR="007E006F">
        <w:rPr>
          <w:rFonts w:ascii="Times New Roman" w:hAnsi="Times New Roman" w:cs="Times New Roman"/>
        </w:rPr>
        <w:t>between 3 and 4 months of age</w:t>
      </w:r>
      <w:r w:rsidR="005B4DA8">
        <w:rPr>
          <w:rFonts w:ascii="Times New Roman" w:hAnsi="Times New Roman" w:cs="Times New Roman"/>
        </w:rPr>
        <w:t xml:space="preserve"> </w:t>
      </w:r>
      <w:r w:rsidR="00D1642B">
        <w:rPr>
          <w:rFonts w:ascii="Times New Roman" w:hAnsi="Times New Roman" w:cs="Times New Roman"/>
        </w:rPr>
        <w:t>(e.g., Bomba &amp; Siqueland, 1983</w:t>
      </w:r>
      <w:r w:rsidR="007E006F">
        <w:rPr>
          <w:rFonts w:ascii="Times New Roman" w:hAnsi="Times New Roman" w:cs="Times New Roman"/>
        </w:rPr>
        <w:t>;</w:t>
      </w:r>
      <w:ins w:id="184" w:author="Benton, Deon" w:date="2026-05-01T16:24:00Z" w16du:dateUtc="2026-05-01T21:24:00Z">
        <w:r w:rsidR="00745DE1">
          <w:rPr>
            <w:rFonts w:ascii="Times New Roman" w:hAnsi="Times New Roman" w:cs="Times New Roman"/>
          </w:rPr>
          <w:t xml:space="preserve"> </w:t>
        </w:r>
      </w:ins>
      <w:r w:rsidR="003102E1">
        <w:rPr>
          <w:rFonts w:ascii="Times New Roman" w:hAnsi="Times New Roman" w:cs="Times New Roman"/>
        </w:rPr>
        <w:t xml:space="preserve">Sucevic et al., 2020; </w:t>
      </w:r>
      <w:r w:rsidR="00D1642B">
        <w:rPr>
          <w:rFonts w:ascii="Times New Roman" w:hAnsi="Times New Roman" w:cs="Times New Roman"/>
        </w:rPr>
        <w:t>Younger, 1985</w:t>
      </w:r>
      <w:r w:rsidR="005B4DA8">
        <w:rPr>
          <w:rFonts w:ascii="Times New Roman" w:hAnsi="Times New Roman" w:cs="Times New Roman"/>
        </w:rPr>
        <w:t>)</w:t>
      </w:r>
      <w:ins w:id="185" w:author="Benton, Deon" w:date="2026-05-01T13:16:00Z" w16du:dateUtc="2026-05-01T18:16:00Z">
        <w:r w:rsidR="00680AC3">
          <w:rPr>
            <w:rFonts w:ascii="Times New Roman" w:hAnsi="Times New Roman" w:cs="Times New Roman"/>
          </w:rPr>
          <w:t>.</w:t>
        </w:r>
      </w:ins>
    </w:p>
    <w:p w14:paraId="2852AB09" w14:textId="5513EBE0" w:rsidR="00D16B47" w:rsidRDefault="003110EA" w:rsidP="00AF5451">
      <w:pPr>
        <w:spacing w:line="480" w:lineRule="auto"/>
        <w:ind w:firstLine="720"/>
        <w:contextualSpacing/>
        <w:rPr>
          <w:rFonts w:ascii="Times New Roman" w:hAnsi="Times New Roman" w:cs="Times New Roman"/>
        </w:rPr>
      </w:pPr>
      <w:ins w:id="186" w:author="Benton, Deon" w:date="2026-05-01T16:25:00Z" w16du:dateUtc="2026-05-01T21:25:00Z">
        <w:r>
          <w:rPr>
            <w:rFonts w:ascii="Times New Roman" w:hAnsi="Times New Roman" w:cs="Times New Roman"/>
          </w:rPr>
          <w:t>More generally,</w:t>
        </w:r>
      </w:ins>
      <w:r w:rsidR="007E006F">
        <w:rPr>
          <w:rFonts w:ascii="Times New Roman" w:hAnsi="Times New Roman" w:cs="Times New Roman"/>
        </w:rPr>
        <w:t xml:space="preserve"> </w:t>
      </w:r>
      <w:r w:rsidR="00FE4DA2">
        <w:rPr>
          <w:rFonts w:ascii="Times New Roman" w:hAnsi="Times New Roman" w:cs="Times New Roman"/>
        </w:rPr>
        <w:t xml:space="preserve">once </w:t>
      </w:r>
      <w:ins w:id="187" w:author="Benton, Deon" w:date="2026-05-01T16:26:00Z" w16du:dateUtc="2026-05-01T21:26:00Z">
        <w:r w:rsidR="00DC50D8">
          <w:rPr>
            <w:rFonts w:ascii="Times New Roman" w:hAnsi="Times New Roman" w:cs="Times New Roman"/>
          </w:rPr>
          <w:t>a prototypical</w:t>
        </w:r>
      </w:ins>
      <w:r w:rsidR="00D4143A">
        <w:rPr>
          <w:rFonts w:ascii="Times New Roman" w:hAnsi="Times New Roman" w:cs="Times New Roman"/>
        </w:rPr>
        <w:t xml:space="preserve"> </w:t>
      </w:r>
      <w:r w:rsidR="002C398B">
        <w:rPr>
          <w:rFonts w:ascii="Times New Roman" w:hAnsi="Times New Roman" w:cs="Times New Roman"/>
        </w:rPr>
        <w:t>representation</w:t>
      </w:r>
      <w:r w:rsidR="00FE4DA2">
        <w:rPr>
          <w:rFonts w:ascii="Times New Roman" w:hAnsi="Times New Roman" w:cs="Times New Roman"/>
        </w:rPr>
        <w:t xml:space="preserve"> is established</w:t>
      </w:r>
      <w:r w:rsidR="002C398B">
        <w:rPr>
          <w:rFonts w:ascii="Times New Roman" w:hAnsi="Times New Roman" w:cs="Times New Roman"/>
        </w:rPr>
        <w:t>—</w:t>
      </w:r>
      <w:r w:rsidR="00AC14F2">
        <w:rPr>
          <w:rFonts w:ascii="Times New Roman" w:hAnsi="Times New Roman" w:cs="Times New Roman"/>
        </w:rPr>
        <w:t xml:space="preserve">perhaps </w:t>
      </w:r>
      <w:r w:rsidR="00FE4DA2">
        <w:rPr>
          <w:rFonts w:ascii="Times New Roman" w:hAnsi="Times New Roman" w:cs="Times New Roman"/>
        </w:rPr>
        <w:t>via</w:t>
      </w:r>
      <w:r w:rsidR="00CC6652">
        <w:rPr>
          <w:rFonts w:ascii="Times New Roman" w:hAnsi="Times New Roman" w:cs="Times New Roman"/>
        </w:rPr>
        <w:t xml:space="preserve"> a very similar</w:t>
      </w:r>
      <w:r w:rsidR="00FE4DA2">
        <w:rPr>
          <w:rFonts w:ascii="Times New Roman" w:hAnsi="Times New Roman" w:cs="Times New Roman"/>
        </w:rPr>
        <w:t xml:space="preserve"> Hebbian-learning-like</w:t>
      </w:r>
      <w:r w:rsidR="00CC6652">
        <w:rPr>
          <w:rFonts w:ascii="Times New Roman" w:hAnsi="Times New Roman" w:cs="Times New Roman"/>
        </w:rPr>
        <w:t>, associative-learning</w:t>
      </w:r>
      <w:r w:rsidR="00FE4DA2">
        <w:rPr>
          <w:rFonts w:ascii="Times New Roman" w:hAnsi="Times New Roman" w:cs="Times New Roman"/>
        </w:rPr>
        <w:t xml:space="preserve"> process</w:t>
      </w:r>
      <w:r w:rsidR="00CC6652">
        <w:rPr>
          <w:rFonts w:ascii="Times New Roman" w:hAnsi="Times New Roman" w:cs="Times New Roman"/>
        </w:rPr>
        <w:t xml:space="preserve"> </w:t>
      </w:r>
      <w:ins w:id="188" w:author="Benton, Deon" w:date="2026-05-01T13:37:00Z" w16du:dateUtc="2026-05-01T18:37:00Z">
        <w:r w:rsidR="00BC5E9D">
          <w:rPr>
            <w:rFonts w:ascii="Times New Roman" w:hAnsi="Times New Roman" w:cs="Times New Roman"/>
          </w:rPr>
          <w:t>of the kind</w:t>
        </w:r>
      </w:ins>
      <w:r w:rsidR="00CC6652">
        <w:rPr>
          <w:rFonts w:ascii="Times New Roman" w:hAnsi="Times New Roman" w:cs="Times New Roman"/>
        </w:rPr>
        <w:t xml:space="preserve"> described here</w:t>
      </w:r>
      <w:r w:rsidR="00FE4DA2">
        <w:rPr>
          <w:rFonts w:ascii="Times New Roman" w:hAnsi="Times New Roman" w:cs="Times New Roman"/>
        </w:rPr>
        <w:t xml:space="preserve"> (e.g., Benton &amp; Hoch, in press)—</w:t>
      </w:r>
      <w:r w:rsidR="00BB19CE">
        <w:rPr>
          <w:rFonts w:ascii="Times New Roman" w:hAnsi="Times New Roman" w:cs="Times New Roman"/>
        </w:rPr>
        <w:t>it may</w:t>
      </w:r>
      <w:r w:rsidR="00D11876">
        <w:rPr>
          <w:rFonts w:ascii="Times New Roman" w:hAnsi="Times New Roman" w:cs="Times New Roman"/>
        </w:rPr>
        <w:t xml:space="preserve"> </w:t>
      </w:r>
      <w:r w:rsidR="00F048AF">
        <w:rPr>
          <w:rFonts w:ascii="Times New Roman" w:hAnsi="Times New Roman" w:cs="Times New Roman"/>
        </w:rPr>
        <w:t xml:space="preserve">capture the </w:t>
      </w:r>
      <w:ins w:id="189" w:author="Benton, Deon" w:date="2026-05-01T13:37:00Z" w16du:dateUtc="2026-05-01T18:37:00Z">
        <w:r w:rsidR="00BC5E9D">
          <w:rPr>
            <w:rFonts w:ascii="Times New Roman" w:hAnsi="Times New Roman" w:cs="Times New Roman"/>
          </w:rPr>
          <w:t>perceptual appearance or “lo</w:t>
        </w:r>
      </w:ins>
      <w:ins w:id="190" w:author="Benton, Deon" w:date="2026-05-01T13:38:00Z" w16du:dateUtc="2026-05-01T18:38:00Z">
        <w:r w:rsidR="00BC5E9D">
          <w:rPr>
            <w:rFonts w:ascii="Times New Roman" w:hAnsi="Times New Roman" w:cs="Times New Roman"/>
          </w:rPr>
          <w:t>ok” of these reaches</w:t>
        </w:r>
      </w:ins>
      <w:r w:rsidR="004E50C5">
        <w:rPr>
          <w:rFonts w:ascii="Times New Roman" w:hAnsi="Times New Roman" w:cs="Times New Roman"/>
        </w:rPr>
        <w:t xml:space="preserve">. A consequence of this </w:t>
      </w:r>
      <w:r w:rsidR="005F2777">
        <w:rPr>
          <w:rFonts w:ascii="Times New Roman" w:hAnsi="Times New Roman" w:cs="Times New Roman"/>
        </w:rPr>
        <w:t xml:space="preserve">for infants’ looking behaviors during the test phase in studies </w:t>
      </w:r>
      <w:ins w:id="191" w:author="Benton, Deon" w:date="2026-05-01T13:38:00Z" w16du:dateUtc="2026-05-01T18:38:00Z">
        <w:r w:rsidR="00BC5E9D">
          <w:rPr>
            <w:rFonts w:ascii="Times New Roman" w:hAnsi="Times New Roman" w:cs="Times New Roman"/>
          </w:rPr>
          <w:t>such as</w:t>
        </w:r>
      </w:ins>
      <w:r w:rsidR="005F2777">
        <w:rPr>
          <w:rFonts w:ascii="Times New Roman" w:hAnsi="Times New Roman" w:cs="Times New Roman"/>
        </w:rPr>
        <w:t xml:space="preserve"> Skerry et al. (2013) </w:t>
      </w:r>
      <w:r w:rsidR="004E50C5">
        <w:rPr>
          <w:rFonts w:ascii="Times New Roman" w:hAnsi="Times New Roman" w:cs="Times New Roman"/>
        </w:rPr>
        <w:t xml:space="preserve">is that </w:t>
      </w:r>
      <w:ins w:id="192" w:author="Benton, Deon" w:date="2026-05-01T13:39:00Z" w16du:dateUtc="2026-05-01T18:39:00Z">
        <w:r w:rsidR="00CD166A">
          <w:rPr>
            <w:rFonts w:ascii="Times New Roman" w:hAnsi="Times New Roman" w:cs="Times New Roman"/>
          </w:rPr>
          <w:t xml:space="preserve">observing </w:t>
        </w:r>
      </w:ins>
      <w:ins w:id="193" w:author="Benton, Deon" w:date="2026-05-01T13:40:00Z" w16du:dateUtc="2026-05-01T18:40:00Z">
        <w:r w:rsidR="00CD166A">
          <w:rPr>
            <w:rFonts w:ascii="Times New Roman" w:hAnsi="Times New Roman" w:cs="Times New Roman"/>
          </w:rPr>
          <w:t>similar</w:t>
        </w:r>
      </w:ins>
      <w:r w:rsidR="00D11876">
        <w:rPr>
          <w:rFonts w:ascii="Times New Roman" w:hAnsi="Times New Roman" w:cs="Times New Roman"/>
        </w:rPr>
        <w:t xml:space="preserve"> </w:t>
      </w:r>
      <w:r w:rsidR="004E50C5">
        <w:rPr>
          <w:rFonts w:ascii="Times New Roman" w:hAnsi="Times New Roman" w:cs="Times New Roman"/>
        </w:rPr>
        <w:t>external actions</w:t>
      </w:r>
      <w:r w:rsidR="00D11876">
        <w:rPr>
          <w:rFonts w:ascii="Times New Roman" w:hAnsi="Times New Roman" w:cs="Times New Roman"/>
        </w:rPr>
        <w:t>—as</w:t>
      </w:r>
      <w:ins w:id="194" w:author="Benton, Deon" w:date="2026-05-01T13:39:00Z" w16du:dateUtc="2026-05-01T18:39:00Z">
        <w:r w:rsidR="00CD166A">
          <w:rPr>
            <w:rFonts w:ascii="Times New Roman" w:hAnsi="Times New Roman" w:cs="Times New Roman"/>
          </w:rPr>
          <w:t xml:space="preserve"> </w:t>
        </w:r>
      </w:ins>
      <w:del w:id="195" w:author="Benton, Deon" w:date="2026-05-01T13:39:00Z" w16du:dateUtc="2026-05-01T18:39:00Z">
        <w:r w:rsidR="005F2777" w:rsidDel="00CD166A">
          <w:rPr>
            <w:rFonts w:ascii="Times New Roman" w:hAnsi="Times New Roman" w:cs="Times New Roman"/>
          </w:rPr>
          <w:delText xml:space="preserve"> </w:delText>
        </w:r>
      </w:del>
      <w:ins w:id="196" w:author="Benton, Deon" w:date="2026-05-01T13:38:00Z" w16du:dateUtc="2026-05-01T18:38:00Z">
        <w:r w:rsidR="00CD166A">
          <w:rPr>
            <w:rFonts w:ascii="Times New Roman" w:hAnsi="Times New Roman" w:cs="Times New Roman"/>
          </w:rPr>
          <w:t xml:space="preserve">pre-reaching </w:t>
        </w:r>
      </w:ins>
      <w:ins w:id="197" w:author="Benton, Deon" w:date="2026-05-01T13:39:00Z" w16du:dateUtc="2026-05-01T18:39:00Z">
        <w:r w:rsidR="00CD166A">
          <w:rPr>
            <w:rFonts w:ascii="Times New Roman" w:hAnsi="Times New Roman" w:cs="Times New Roman"/>
          </w:rPr>
          <w:t>infants</w:t>
        </w:r>
      </w:ins>
      <w:ins w:id="198" w:author="Benton, Deon" w:date="2026-05-01T13:38:00Z" w16du:dateUtc="2026-05-01T18:38:00Z">
        <w:r w:rsidR="00CD166A">
          <w:rPr>
            <w:rFonts w:ascii="Times New Roman" w:hAnsi="Times New Roman" w:cs="Times New Roman"/>
          </w:rPr>
          <w:t xml:space="preserve"> </w:t>
        </w:r>
      </w:ins>
      <w:ins w:id="199" w:author="Benton, Deon" w:date="2026-05-01T13:40:00Z" w16du:dateUtc="2026-05-01T18:40:00Z">
        <w:r w:rsidR="00CD166A">
          <w:rPr>
            <w:rFonts w:ascii="Times New Roman" w:hAnsi="Times New Roman" w:cs="Times New Roman"/>
          </w:rPr>
          <w:t>do</w:t>
        </w:r>
      </w:ins>
      <w:ins w:id="200" w:author="Benton, Deon" w:date="2026-05-01T13:38:00Z" w16du:dateUtc="2026-05-01T18:38:00Z">
        <w:r w:rsidR="00CD166A">
          <w:rPr>
            <w:rFonts w:ascii="Times New Roman" w:hAnsi="Times New Roman" w:cs="Times New Roman"/>
          </w:rPr>
          <w:t xml:space="preserve"> when viewing</w:t>
        </w:r>
      </w:ins>
      <w:ins w:id="201" w:author="Benton, Deon" w:date="2026-05-01T13:39:00Z" w16du:dateUtc="2026-05-01T18:39:00Z">
        <w:r w:rsidR="00CD166A">
          <w:rPr>
            <w:rFonts w:ascii="Times New Roman" w:hAnsi="Times New Roman" w:cs="Times New Roman"/>
          </w:rPr>
          <w:t xml:space="preserve"> the efficient test event—</w:t>
        </w:r>
      </w:ins>
      <w:r w:rsidR="00D11876">
        <w:rPr>
          <w:rFonts w:ascii="Times New Roman" w:hAnsi="Times New Roman" w:cs="Times New Roman"/>
        </w:rPr>
        <w:t>may</w:t>
      </w:r>
      <w:ins w:id="202" w:author="Benton, Deon" w:date="2026-05-01T13:40:00Z" w16du:dateUtc="2026-05-01T18:40:00Z">
        <w:r w:rsidR="00B725B4">
          <w:rPr>
            <w:rFonts w:ascii="Times New Roman" w:hAnsi="Times New Roman" w:cs="Times New Roman"/>
          </w:rPr>
          <w:t xml:space="preserve"> activate </w:t>
        </w:r>
      </w:ins>
      <w:r w:rsidR="00D11876">
        <w:rPr>
          <w:rFonts w:ascii="Times New Roman" w:hAnsi="Times New Roman" w:cs="Times New Roman"/>
        </w:rPr>
        <w:t xml:space="preserve">many of the same representational units that </w:t>
      </w:r>
      <w:ins w:id="203" w:author="Benton, Deon" w:date="2026-05-01T13:41:00Z" w16du:dateUtc="2026-05-01T18:41:00Z">
        <w:r w:rsidR="00B725B4">
          <w:rPr>
            <w:rFonts w:ascii="Times New Roman" w:hAnsi="Times New Roman" w:cs="Times New Roman"/>
          </w:rPr>
          <w:t>were recruited to encode their</w:t>
        </w:r>
      </w:ins>
      <w:r w:rsidR="00D11876">
        <w:rPr>
          <w:rFonts w:ascii="Times New Roman" w:hAnsi="Times New Roman" w:cs="Times New Roman"/>
        </w:rPr>
        <w:t xml:space="preserve"> own </w:t>
      </w:r>
      <w:r w:rsidR="00F048AF">
        <w:rPr>
          <w:rFonts w:ascii="Times New Roman" w:hAnsi="Times New Roman" w:cs="Times New Roman"/>
        </w:rPr>
        <w:t xml:space="preserve">nearly </w:t>
      </w:r>
      <w:r w:rsidR="00A10820">
        <w:rPr>
          <w:rFonts w:ascii="Times New Roman" w:hAnsi="Times New Roman" w:cs="Times New Roman"/>
        </w:rPr>
        <w:t>linear</w:t>
      </w:r>
      <w:ins w:id="204" w:author="Benton, Deon" w:date="2026-05-01T13:41:00Z" w16du:dateUtc="2026-05-01T18:41:00Z">
        <w:r w:rsidR="00B725B4">
          <w:rPr>
            <w:rFonts w:ascii="Times New Roman" w:hAnsi="Times New Roman" w:cs="Times New Roman"/>
          </w:rPr>
          <w:t xml:space="preserve"> and</w:t>
        </w:r>
      </w:ins>
      <w:r w:rsidR="00872015">
        <w:rPr>
          <w:rFonts w:ascii="Times New Roman" w:hAnsi="Times New Roman" w:cs="Times New Roman"/>
        </w:rPr>
        <w:t xml:space="preserve"> mostly</w:t>
      </w:r>
      <w:r w:rsidR="00F048AF">
        <w:rPr>
          <w:rFonts w:ascii="Times New Roman" w:hAnsi="Times New Roman" w:cs="Times New Roman"/>
        </w:rPr>
        <w:t xml:space="preserve"> direct reaches</w:t>
      </w:r>
      <w:r w:rsidR="00372BC6">
        <w:rPr>
          <w:rFonts w:ascii="Times New Roman" w:hAnsi="Times New Roman" w:cs="Times New Roman"/>
        </w:rPr>
        <w:t>.</w:t>
      </w:r>
      <w:r w:rsidR="00E42CC8">
        <w:rPr>
          <w:rFonts w:ascii="Times New Roman" w:hAnsi="Times New Roman" w:cs="Times New Roman"/>
        </w:rPr>
        <w:t xml:space="preserve"> </w:t>
      </w:r>
      <w:ins w:id="205" w:author="Benton, Deon" w:date="2026-05-01T13:41:00Z" w16du:dateUtc="2026-05-01T18:41:00Z">
        <w:r w:rsidR="00B725B4">
          <w:rPr>
            <w:rFonts w:ascii="Times New Roman" w:hAnsi="Times New Roman" w:cs="Times New Roman"/>
          </w:rPr>
          <w:t>If it is assumed that</w:t>
        </w:r>
      </w:ins>
      <w:r w:rsidR="002860AD">
        <w:rPr>
          <w:rFonts w:ascii="Times New Roman" w:hAnsi="Times New Roman" w:cs="Times New Roman"/>
        </w:rPr>
        <w:t xml:space="preserve"> the</w:t>
      </w:r>
      <w:r w:rsidR="00501DEA">
        <w:rPr>
          <w:rFonts w:ascii="Times New Roman" w:hAnsi="Times New Roman" w:cs="Times New Roman"/>
        </w:rPr>
        <w:t xml:space="preserve">re is a </w:t>
      </w:r>
      <w:ins w:id="206" w:author="Benton, Deon" w:date="2026-05-01T13:43:00Z" w16du:dateUtc="2026-05-01T18:43:00Z">
        <w:r w:rsidR="00E12DF6">
          <w:rPr>
            <w:rFonts w:ascii="Times New Roman" w:hAnsi="Times New Roman" w:cs="Times New Roman"/>
          </w:rPr>
          <w:t xml:space="preserve">negative </w:t>
        </w:r>
      </w:ins>
      <w:r w:rsidR="00501DEA">
        <w:rPr>
          <w:rFonts w:ascii="Times New Roman" w:hAnsi="Times New Roman" w:cs="Times New Roman"/>
        </w:rPr>
        <w:t>relation between how long infants look at a stimulus and their</w:t>
      </w:r>
      <w:ins w:id="207" w:author="Benton, Deon" w:date="2026-05-01T13:42:00Z" w16du:dateUtc="2026-05-01T18:42:00Z">
        <w:r w:rsidR="00E12DF6">
          <w:rPr>
            <w:rFonts w:ascii="Times New Roman" w:hAnsi="Times New Roman" w:cs="Times New Roman"/>
          </w:rPr>
          <w:t xml:space="preserve"> internal representation of it</w:t>
        </w:r>
      </w:ins>
      <w:r w:rsidR="00501DEA">
        <w:rPr>
          <w:rFonts w:ascii="Times New Roman" w:hAnsi="Times New Roman" w:cs="Times New Roman"/>
        </w:rPr>
        <w:t xml:space="preserve"> </w:t>
      </w:r>
      <w:r w:rsidR="002860AD">
        <w:rPr>
          <w:rFonts w:ascii="Times New Roman" w:hAnsi="Times New Roman" w:cs="Times New Roman"/>
        </w:rPr>
        <w:t xml:space="preserve">(e.g., </w:t>
      </w:r>
      <w:r w:rsidR="00167651">
        <w:rPr>
          <w:rFonts w:ascii="Times New Roman" w:hAnsi="Times New Roman" w:cs="Times New Roman"/>
        </w:rPr>
        <w:t>Benton, 2025, 2026</w:t>
      </w:r>
      <w:ins w:id="208" w:author="Benton, Deon" w:date="2026-05-01T13:49:00Z" w16du:dateUtc="2026-05-01T18:49:00Z">
        <w:r w:rsidR="007F7D9D">
          <w:rPr>
            <w:rFonts w:ascii="Times New Roman" w:hAnsi="Times New Roman" w:cs="Times New Roman"/>
          </w:rPr>
          <w:t>; Cohen, 1973; Hunter &amp; Ames, 1988; Sokolov, 1963</w:t>
        </w:r>
      </w:ins>
      <w:r w:rsidR="002860AD">
        <w:rPr>
          <w:rFonts w:ascii="Times New Roman" w:hAnsi="Times New Roman" w:cs="Times New Roman"/>
        </w:rPr>
        <w:t>)</w:t>
      </w:r>
      <w:ins w:id="209" w:author="Benton, Deon" w:date="2026-05-01T13:43:00Z" w16du:dateUtc="2026-05-01T18:43:00Z">
        <w:r w:rsidR="00E12DF6">
          <w:rPr>
            <w:rFonts w:ascii="Times New Roman" w:hAnsi="Times New Roman" w:cs="Times New Roman"/>
          </w:rPr>
          <w:t xml:space="preserve">—such that </w:t>
        </w:r>
      </w:ins>
      <w:ins w:id="210" w:author="Benton, Deon" w:date="2026-05-01T13:48:00Z" w16du:dateUtc="2026-05-01T18:48:00Z">
        <w:r w:rsidR="00A0611F">
          <w:rPr>
            <w:rFonts w:ascii="Times New Roman" w:hAnsi="Times New Roman" w:cs="Times New Roman"/>
          </w:rPr>
          <w:t>weaker representations are associated with longer looking</w:t>
        </w:r>
      </w:ins>
      <w:ins w:id="211" w:author="Benton, Deon" w:date="2026-05-01T13:43:00Z" w16du:dateUtc="2026-05-01T18:43:00Z">
        <w:r w:rsidR="00E12DF6">
          <w:rPr>
            <w:rFonts w:ascii="Times New Roman" w:hAnsi="Times New Roman" w:cs="Times New Roman"/>
          </w:rPr>
          <w:t xml:space="preserve">—then </w:t>
        </w:r>
      </w:ins>
      <w:r w:rsidR="0004487E">
        <w:rPr>
          <w:rFonts w:ascii="Times New Roman" w:hAnsi="Times New Roman" w:cs="Times New Roman"/>
        </w:rPr>
        <w:t xml:space="preserve">the match between </w:t>
      </w:r>
      <w:r w:rsidR="00D573D6">
        <w:rPr>
          <w:rFonts w:ascii="Times New Roman" w:hAnsi="Times New Roman" w:cs="Times New Roman"/>
        </w:rPr>
        <w:t xml:space="preserve">the </w:t>
      </w:r>
      <w:r w:rsidR="00AF5451">
        <w:rPr>
          <w:rFonts w:ascii="Times New Roman" w:hAnsi="Times New Roman" w:cs="Times New Roman"/>
        </w:rPr>
        <w:t xml:space="preserve">actor’s </w:t>
      </w:r>
      <w:r w:rsidR="00D573D6">
        <w:rPr>
          <w:rFonts w:ascii="Times New Roman" w:hAnsi="Times New Roman" w:cs="Times New Roman"/>
        </w:rPr>
        <w:t xml:space="preserve">linear reach </w:t>
      </w:r>
      <w:r w:rsidR="00AF5451">
        <w:rPr>
          <w:rFonts w:ascii="Times New Roman" w:hAnsi="Times New Roman" w:cs="Times New Roman"/>
        </w:rPr>
        <w:t xml:space="preserve">in the efficient event </w:t>
      </w:r>
      <w:r w:rsidR="00D573D6">
        <w:rPr>
          <w:rFonts w:ascii="Times New Roman" w:hAnsi="Times New Roman" w:cs="Times New Roman"/>
        </w:rPr>
        <w:t xml:space="preserve">and </w:t>
      </w:r>
      <w:r w:rsidR="00AF5451">
        <w:rPr>
          <w:rFonts w:ascii="Times New Roman" w:hAnsi="Times New Roman" w:cs="Times New Roman"/>
        </w:rPr>
        <w:t xml:space="preserve">infants’ </w:t>
      </w:r>
      <w:ins w:id="212" w:author="Benton, Deon" w:date="2026-05-01T13:44:00Z" w16du:dateUtc="2026-05-01T18:44:00Z">
        <w:r w:rsidR="00E12DF6">
          <w:rPr>
            <w:rFonts w:ascii="Times New Roman" w:hAnsi="Times New Roman" w:cs="Times New Roman"/>
          </w:rPr>
          <w:t>existing prototypical representation of such reaches</w:t>
        </w:r>
      </w:ins>
      <w:r w:rsidR="00D573D6">
        <w:rPr>
          <w:rFonts w:ascii="Times New Roman" w:hAnsi="Times New Roman" w:cs="Times New Roman"/>
        </w:rPr>
        <w:t xml:space="preserve"> should render the efficient event</w:t>
      </w:r>
      <w:ins w:id="213" w:author="Benton, Deon" w:date="2026-05-01T13:50:00Z" w16du:dateUtc="2026-05-01T18:50:00Z">
        <w:r w:rsidR="004E06C5">
          <w:rPr>
            <w:rFonts w:ascii="Times New Roman" w:hAnsi="Times New Roman" w:cs="Times New Roman"/>
          </w:rPr>
          <w:t xml:space="preserve"> relatively familiar and, therefore,</w:t>
        </w:r>
      </w:ins>
      <w:ins w:id="214" w:author="Benton, Deon" w:date="2026-05-01T16:27:00Z" w16du:dateUtc="2026-05-01T21:27:00Z">
        <w:r w:rsidR="00320CB7">
          <w:rPr>
            <w:rFonts w:ascii="Times New Roman" w:hAnsi="Times New Roman" w:cs="Times New Roman"/>
          </w:rPr>
          <w:t xml:space="preserve"> </w:t>
        </w:r>
      </w:ins>
      <w:r w:rsidR="00D573D6">
        <w:rPr>
          <w:rFonts w:ascii="Times New Roman" w:hAnsi="Times New Roman" w:cs="Times New Roman"/>
        </w:rPr>
        <w:t>less interesting</w:t>
      </w:r>
      <w:r w:rsidR="00AF5451">
        <w:rPr>
          <w:rFonts w:ascii="Times New Roman" w:hAnsi="Times New Roman" w:cs="Times New Roman"/>
        </w:rPr>
        <w:t xml:space="preserve">. </w:t>
      </w:r>
      <w:ins w:id="215" w:author="Benton, Deon" w:date="2026-05-01T16:28:00Z" w16du:dateUtc="2026-05-01T21:28:00Z">
        <w:r w:rsidR="00320CB7">
          <w:rPr>
            <w:rFonts w:ascii="Times New Roman" w:hAnsi="Times New Roman" w:cs="Times New Roman"/>
          </w:rPr>
          <w:t>The downstream effect of this is that infants should spend</w:t>
        </w:r>
      </w:ins>
      <w:ins w:id="216" w:author="Benton, Deon" w:date="2026-05-01T13:45:00Z" w16du:dateUtc="2026-05-01T18:45:00Z">
        <w:r w:rsidR="0089147C">
          <w:rPr>
            <w:rFonts w:ascii="Times New Roman" w:hAnsi="Times New Roman" w:cs="Times New Roman"/>
          </w:rPr>
          <w:t xml:space="preserve"> </w:t>
        </w:r>
      </w:ins>
      <w:ins w:id="217" w:author="Benton, Deon" w:date="2026-05-01T16:28:00Z" w16du:dateUtc="2026-05-01T21:28:00Z">
        <w:r w:rsidR="006535B5">
          <w:rPr>
            <w:rFonts w:ascii="Times New Roman" w:hAnsi="Times New Roman" w:cs="Times New Roman"/>
          </w:rPr>
          <w:t>minimal time</w:t>
        </w:r>
      </w:ins>
      <w:ins w:id="218" w:author="Benton, Deon" w:date="2026-05-01T13:45:00Z" w16du:dateUtc="2026-05-01T18:45:00Z">
        <w:r w:rsidR="0089147C">
          <w:rPr>
            <w:rFonts w:ascii="Times New Roman" w:hAnsi="Times New Roman" w:cs="Times New Roman"/>
          </w:rPr>
          <w:t xml:space="preserve"> looking at the efficient test event</w:t>
        </w:r>
      </w:ins>
      <w:r w:rsidR="00D573D6">
        <w:rPr>
          <w:rFonts w:ascii="Times New Roman" w:hAnsi="Times New Roman" w:cs="Times New Roman"/>
        </w:rPr>
        <w:t xml:space="preserve">.  </w:t>
      </w:r>
      <w:r w:rsidR="00AF5451">
        <w:rPr>
          <w:rFonts w:ascii="Times New Roman" w:hAnsi="Times New Roman" w:cs="Times New Roman"/>
        </w:rPr>
        <w:t>In contrast, b</w:t>
      </w:r>
      <w:r w:rsidR="006D29B4">
        <w:rPr>
          <w:rFonts w:ascii="Times New Roman" w:hAnsi="Times New Roman" w:cs="Times New Roman"/>
        </w:rPr>
        <w:t>ecause</w:t>
      </w:r>
      <w:r w:rsidR="001E1C64">
        <w:rPr>
          <w:rFonts w:ascii="Times New Roman" w:hAnsi="Times New Roman" w:cs="Times New Roman"/>
        </w:rPr>
        <w:t xml:space="preserve"> presumably</w:t>
      </w:r>
      <w:ins w:id="219" w:author="Benton, Deon" w:date="2026-05-01T13:51:00Z" w16du:dateUtc="2026-05-01T18:51:00Z">
        <w:r w:rsidR="00217C7B">
          <w:rPr>
            <w:rFonts w:ascii="Times New Roman" w:hAnsi="Times New Roman" w:cs="Times New Roman"/>
          </w:rPr>
          <w:t xml:space="preserve"> </w:t>
        </w:r>
      </w:ins>
      <w:ins w:id="220" w:author="Benton, Deon" w:date="2026-05-01T13:45:00Z" w16du:dateUtc="2026-05-01T18:45:00Z">
        <w:r w:rsidR="0089147C">
          <w:rPr>
            <w:rFonts w:ascii="Times New Roman" w:hAnsi="Times New Roman" w:cs="Times New Roman"/>
          </w:rPr>
          <w:t>no comparable representation</w:t>
        </w:r>
      </w:ins>
      <w:ins w:id="221" w:author="Benton, Deon" w:date="2026-05-01T16:28:00Z" w16du:dateUtc="2026-05-01T21:28:00Z">
        <w:r w:rsidR="00411887">
          <w:rPr>
            <w:rFonts w:ascii="Times New Roman" w:hAnsi="Times New Roman" w:cs="Times New Roman"/>
          </w:rPr>
          <w:t xml:space="preserve"> </w:t>
        </w:r>
      </w:ins>
      <w:ins w:id="222" w:author="Benton, Deon" w:date="2026-05-01T13:50:00Z" w16du:dateUtc="2026-05-01T18:50:00Z">
        <w:r w:rsidR="00217C7B">
          <w:rPr>
            <w:rFonts w:ascii="Times New Roman" w:hAnsi="Times New Roman" w:cs="Times New Roman"/>
          </w:rPr>
          <w:t>exists</w:t>
        </w:r>
      </w:ins>
      <w:ins w:id="223" w:author="Benton, Deon" w:date="2026-05-01T13:45:00Z" w16du:dateUtc="2026-05-01T18:45:00Z">
        <w:r w:rsidR="0089147C">
          <w:rPr>
            <w:rFonts w:ascii="Times New Roman" w:hAnsi="Times New Roman" w:cs="Times New Roman"/>
          </w:rPr>
          <w:t xml:space="preserve"> for the arced trajectory depicted in the inefficient test event, this event shoul</w:t>
        </w:r>
      </w:ins>
      <w:ins w:id="224" w:author="Benton, Deon" w:date="2026-05-01T13:46:00Z" w16du:dateUtc="2026-05-01T18:46:00Z">
        <w:r w:rsidR="0089147C">
          <w:rPr>
            <w:rFonts w:ascii="Times New Roman" w:hAnsi="Times New Roman" w:cs="Times New Roman"/>
          </w:rPr>
          <w:t>d elicit long</w:t>
        </w:r>
      </w:ins>
      <w:ins w:id="225" w:author="Benton, Deon" w:date="2026-05-01T13:51:00Z" w16du:dateUtc="2026-05-01T18:51:00Z">
        <w:r w:rsidR="00217C7B">
          <w:rPr>
            <w:rFonts w:ascii="Times New Roman" w:hAnsi="Times New Roman" w:cs="Times New Roman"/>
          </w:rPr>
          <w:t>er looking precisely because a</w:t>
        </w:r>
      </w:ins>
      <w:ins w:id="226" w:author="Benton, Deon" w:date="2026-05-01T13:46:00Z" w16du:dateUtc="2026-05-01T18:46:00Z">
        <w:r w:rsidR="0089147C">
          <w:rPr>
            <w:rFonts w:ascii="Times New Roman" w:hAnsi="Times New Roman" w:cs="Times New Roman"/>
          </w:rPr>
          <w:t xml:space="preserve"> </w:t>
        </w:r>
      </w:ins>
      <w:r w:rsidR="006D29B4">
        <w:rPr>
          <w:rFonts w:ascii="Times New Roman" w:hAnsi="Times New Roman" w:cs="Times New Roman"/>
        </w:rPr>
        <w:t>representation of it would need to be established</w:t>
      </w:r>
      <w:ins w:id="227" w:author="Benton, Deon" w:date="2026-05-01T13:46:00Z" w16du:dateUtc="2026-05-01T18:46:00Z">
        <w:r w:rsidR="0089147C">
          <w:rPr>
            <w:rFonts w:ascii="Times New Roman" w:hAnsi="Times New Roman" w:cs="Times New Roman"/>
          </w:rPr>
          <w:t xml:space="preserve"> before it too </w:t>
        </w:r>
      </w:ins>
      <w:ins w:id="228" w:author="Benton, Deon" w:date="2026-05-01T16:29:00Z" w16du:dateUtc="2026-05-01T21:29:00Z">
        <w:r w:rsidR="00411887">
          <w:rPr>
            <w:rFonts w:ascii="Times New Roman" w:hAnsi="Times New Roman" w:cs="Times New Roman"/>
          </w:rPr>
          <w:t>becomes</w:t>
        </w:r>
      </w:ins>
      <w:ins w:id="229" w:author="Benton, Deon" w:date="2026-05-01T13:46:00Z" w16du:dateUtc="2026-05-01T18:46:00Z">
        <w:r w:rsidR="0089147C">
          <w:rPr>
            <w:rFonts w:ascii="Times New Roman" w:hAnsi="Times New Roman" w:cs="Times New Roman"/>
          </w:rPr>
          <w:t xml:space="preserve"> familiar</w:t>
        </w:r>
      </w:ins>
      <w:r w:rsidR="006D29B4">
        <w:rPr>
          <w:rFonts w:ascii="Times New Roman" w:hAnsi="Times New Roman" w:cs="Times New Roman"/>
        </w:rPr>
        <w:t>.</w:t>
      </w:r>
      <w:r w:rsidR="008A0F87">
        <w:rPr>
          <w:rFonts w:ascii="Times New Roman" w:hAnsi="Times New Roman" w:cs="Times New Roman"/>
        </w:rPr>
        <w:t xml:space="preserve"> </w:t>
      </w:r>
      <w:ins w:id="230" w:author="Benton, Deon" w:date="2026-05-01T13:54:00Z" w16du:dateUtc="2026-05-01T18:54:00Z">
        <w:r w:rsidR="00930FEC">
          <w:rPr>
            <w:rFonts w:ascii="Times New Roman" w:hAnsi="Times New Roman" w:cs="Times New Roman"/>
          </w:rPr>
          <w:t xml:space="preserve">In </w:t>
        </w:r>
        <w:r w:rsidR="00930FEC">
          <w:rPr>
            <w:rFonts w:ascii="Times New Roman" w:hAnsi="Times New Roman" w:cs="Times New Roman"/>
          </w:rPr>
          <w:lastRenderedPageBreak/>
          <w:t>sum, pre-reaching infants</w:t>
        </w:r>
      </w:ins>
      <w:ins w:id="231" w:author="Benton, Deon" w:date="2026-05-01T16:29:00Z" w16du:dateUtc="2026-05-01T21:29:00Z">
        <w:r w:rsidR="00411887">
          <w:rPr>
            <w:rFonts w:ascii="Times New Roman" w:hAnsi="Times New Roman" w:cs="Times New Roman"/>
          </w:rPr>
          <w:t>’ looking behaviors</w:t>
        </w:r>
      </w:ins>
      <w:ins w:id="232" w:author="Benton, Deon" w:date="2026-05-01T13:54:00Z" w16du:dateUtc="2026-05-01T18:54:00Z">
        <w:r w:rsidR="00930FEC">
          <w:rPr>
            <w:rFonts w:ascii="Times New Roman" w:hAnsi="Times New Roman" w:cs="Times New Roman"/>
          </w:rPr>
          <w:t xml:space="preserve"> in studies </w:t>
        </w:r>
      </w:ins>
      <w:ins w:id="233" w:author="Benton, Deon" w:date="2026-05-01T16:29:00Z" w16du:dateUtc="2026-05-01T21:29:00Z">
        <w:r w:rsidR="00411887">
          <w:rPr>
            <w:rFonts w:ascii="Times New Roman" w:hAnsi="Times New Roman" w:cs="Times New Roman"/>
          </w:rPr>
          <w:t>like</w:t>
        </w:r>
      </w:ins>
      <w:ins w:id="234" w:author="Benton, Deon" w:date="2026-05-01T13:54:00Z" w16du:dateUtc="2026-05-01T18:54:00Z">
        <w:r w:rsidR="00930FEC">
          <w:rPr>
            <w:rFonts w:ascii="Times New Roman" w:hAnsi="Times New Roman" w:cs="Times New Roman"/>
          </w:rPr>
          <w:t xml:space="preserve"> Skerry et al</w:t>
        </w:r>
      </w:ins>
      <w:ins w:id="235" w:author="Benton, Deon" w:date="2026-05-01T13:55:00Z" w16du:dateUtc="2026-05-01T18:55:00Z">
        <w:r w:rsidR="00930FEC">
          <w:rPr>
            <w:rFonts w:ascii="Times New Roman" w:hAnsi="Times New Roman" w:cs="Times New Roman"/>
          </w:rPr>
          <w:t>. (2013) can be explained in terms of</w:t>
        </w:r>
      </w:ins>
      <w:ins w:id="236" w:author="Benton, Deon" w:date="2026-05-01T13:56:00Z" w16du:dateUtc="2026-05-01T18:56:00Z">
        <w:r w:rsidR="00930FEC">
          <w:rPr>
            <w:rFonts w:ascii="Times New Roman" w:hAnsi="Times New Roman" w:cs="Times New Roman"/>
          </w:rPr>
          <w:t xml:space="preserve"> prototypical representations </w:t>
        </w:r>
        <w:r w:rsidR="00120B35">
          <w:rPr>
            <w:rFonts w:ascii="Times New Roman" w:hAnsi="Times New Roman" w:cs="Times New Roman"/>
          </w:rPr>
          <w:t>of straight reach</w:t>
        </w:r>
      </w:ins>
      <w:ins w:id="237" w:author="Benton, Deon" w:date="2026-05-01T16:30:00Z" w16du:dateUtc="2026-05-01T21:30:00Z">
        <w:r w:rsidR="00411887">
          <w:rPr>
            <w:rFonts w:ascii="Times New Roman" w:hAnsi="Times New Roman" w:cs="Times New Roman"/>
          </w:rPr>
          <w:t>es</w:t>
        </w:r>
      </w:ins>
      <w:ins w:id="238" w:author="Benton, Deon" w:date="2026-05-01T13:56:00Z" w16du:dateUtc="2026-05-01T18:56:00Z">
        <w:r w:rsidR="00120B35">
          <w:rPr>
            <w:rFonts w:ascii="Times New Roman" w:hAnsi="Times New Roman" w:cs="Times New Roman"/>
          </w:rPr>
          <w:t xml:space="preserve"> </w:t>
        </w:r>
        <w:r w:rsidR="00930FEC">
          <w:rPr>
            <w:rFonts w:ascii="Times New Roman" w:hAnsi="Times New Roman" w:cs="Times New Roman"/>
          </w:rPr>
          <w:t xml:space="preserve">that arise </w:t>
        </w:r>
      </w:ins>
      <w:ins w:id="239" w:author="Benton, Deon" w:date="2026-05-01T16:07:00Z" w16du:dateUtc="2026-05-01T21:07:00Z">
        <w:r w:rsidR="00016DD5">
          <w:rPr>
            <w:rFonts w:ascii="Times New Roman" w:hAnsi="Times New Roman" w:cs="Times New Roman"/>
          </w:rPr>
          <w:t xml:space="preserve">when </w:t>
        </w:r>
      </w:ins>
      <w:ins w:id="240" w:author="Benton, Deon" w:date="2026-05-01T13:56:00Z" w16du:dateUtc="2026-05-01T18:56:00Z">
        <w:r w:rsidR="00120B35">
          <w:rPr>
            <w:rFonts w:ascii="Times New Roman" w:hAnsi="Times New Roman" w:cs="Times New Roman"/>
          </w:rPr>
          <w:t xml:space="preserve">sticky-mittens experience </w:t>
        </w:r>
      </w:ins>
      <w:ins w:id="241" w:author="Benton, Deon" w:date="2026-05-01T16:07:00Z" w16du:dateUtc="2026-05-01T21:07:00Z">
        <w:r w:rsidR="008F1FBD">
          <w:rPr>
            <w:rFonts w:ascii="Times New Roman" w:hAnsi="Times New Roman" w:cs="Times New Roman"/>
          </w:rPr>
          <w:t>heightens infants’</w:t>
        </w:r>
      </w:ins>
      <w:ins w:id="242" w:author="Benton, Deon" w:date="2026-05-01T13:56:00Z" w16du:dateUtc="2026-05-01T18:56:00Z">
        <w:r w:rsidR="00120B35">
          <w:rPr>
            <w:rFonts w:ascii="Times New Roman" w:hAnsi="Times New Roman" w:cs="Times New Roman"/>
          </w:rPr>
          <w:t xml:space="preserve"> attention </w:t>
        </w:r>
      </w:ins>
      <w:ins w:id="243" w:author="Benton, Deon" w:date="2026-05-01T13:57:00Z" w16du:dateUtc="2026-05-01T18:57:00Z">
        <w:r w:rsidR="00120B35">
          <w:rPr>
            <w:rFonts w:ascii="Times New Roman" w:hAnsi="Times New Roman" w:cs="Times New Roman"/>
          </w:rPr>
          <w:t>to</w:t>
        </w:r>
      </w:ins>
      <w:ins w:id="244" w:author="Benton, Deon" w:date="2026-05-01T16:30:00Z" w16du:dateUtc="2026-05-01T21:30:00Z">
        <w:r w:rsidR="00411887">
          <w:rPr>
            <w:rFonts w:ascii="Times New Roman" w:hAnsi="Times New Roman" w:cs="Times New Roman"/>
          </w:rPr>
          <w:t>, and</w:t>
        </w:r>
      </w:ins>
      <w:ins w:id="245" w:author="Benton, Deon" w:date="2026-05-01T13:56:00Z" w16du:dateUtc="2026-05-01T18:56:00Z">
        <w:r w:rsidR="00120B35">
          <w:rPr>
            <w:rFonts w:ascii="Times New Roman" w:hAnsi="Times New Roman" w:cs="Times New Roman"/>
          </w:rPr>
          <w:t xml:space="preserve"> </w:t>
        </w:r>
      </w:ins>
      <w:ins w:id="246" w:author="Benton, Deon" w:date="2026-05-01T16:30:00Z" w16du:dateUtc="2026-05-01T21:30:00Z">
        <w:r w:rsidR="004D3C8A">
          <w:rPr>
            <w:rFonts w:ascii="Times New Roman" w:hAnsi="Times New Roman" w:cs="Times New Roman"/>
          </w:rPr>
          <w:t xml:space="preserve">enhance their </w:t>
        </w:r>
      </w:ins>
      <w:ins w:id="247" w:author="Benton, Deon" w:date="2026-05-01T13:56:00Z" w16du:dateUtc="2026-05-01T18:56:00Z">
        <w:r w:rsidR="00120B35">
          <w:rPr>
            <w:rFonts w:ascii="Times New Roman" w:hAnsi="Times New Roman" w:cs="Times New Roman"/>
          </w:rPr>
          <w:t>encoding of</w:t>
        </w:r>
      </w:ins>
      <w:ins w:id="248" w:author="Benton, Deon" w:date="2026-05-01T16:07:00Z" w16du:dateUtc="2026-05-01T21:07:00Z">
        <w:r w:rsidR="008F1FBD">
          <w:rPr>
            <w:rFonts w:ascii="Times New Roman" w:hAnsi="Times New Roman" w:cs="Times New Roman"/>
          </w:rPr>
          <w:t>,</w:t>
        </w:r>
      </w:ins>
      <w:ins w:id="249" w:author="Benton, Deon" w:date="2026-05-01T13:56:00Z" w16du:dateUtc="2026-05-01T18:56:00Z">
        <w:r w:rsidR="00120B35">
          <w:rPr>
            <w:rFonts w:ascii="Times New Roman" w:hAnsi="Times New Roman" w:cs="Times New Roman"/>
          </w:rPr>
          <w:t xml:space="preserve"> such </w:t>
        </w:r>
      </w:ins>
      <w:ins w:id="250" w:author="Benton, Deon" w:date="2026-05-01T16:08:00Z" w16du:dateUtc="2026-05-01T21:08:00Z">
        <w:r w:rsidR="008F1FBD">
          <w:rPr>
            <w:rFonts w:ascii="Times New Roman" w:hAnsi="Times New Roman" w:cs="Times New Roman"/>
          </w:rPr>
          <w:t>action</w:t>
        </w:r>
      </w:ins>
      <w:ins w:id="251" w:author="Benton, Deon" w:date="2026-05-01T13:56:00Z" w16du:dateUtc="2026-05-01T18:56:00Z">
        <w:r w:rsidR="00120B35">
          <w:rPr>
            <w:rFonts w:ascii="Times New Roman" w:hAnsi="Times New Roman" w:cs="Times New Roman"/>
          </w:rPr>
          <w:t>s</w:t>
        </w:r>
      </w:ins>
      <w:ins w:id="252" w:author="Benton, Deon" w:date="2026-05-01T13:57:00Z" w16du:dateUtc="2026-05-01T18:57:00Z">
        <w:r w:rsidR="000217C9">
          <w:rPr>
            <w:rFonts w:ascii="Times New Roman" w:hAnsi="Times New Roman" w:cs="Times New Roman"/>
          </w:rPr>
          <w:t xml:space="preserve">; abstract notions of efficiency or </w:t>
        </w:r>
      </w:ins>
      <w:ins w:id="253" w:author="Benton, Deon" w:date="2026-05-01T16:08:00Z" w16du:dateUtc="2026-05-01T21:08:00Z">
        <w:r w:rsidR="00A966ED">
          <w:rPr>
            <w:rFonts w:ascii="Times New Roman" w:hAnsi="Times New Roman" w:cs="Times New Roman"/>
          </w:rPr>
          <w:t xml:space="preserve">domain-specific mechanisms that </w:t>
        </w:r>
      </w:ins>
      <w:ins w:id="254" w:author="Benton, Deon" w:date="2026-05-01T16:30:00Z" w16du:dateUtc="2026-05-01T21:30:00Z">
        <w:r w:rsidR="00F00631">
          <w:rPr>
            <w:rFonts w:ascii="Times New Roman" w:hAnsi="Times New Roman" w:cs="Times New Roman"/>
          </w:rPr>
          <w:t>subserve them</w:t>
        </w:r>
      </w:ins>
      <w:ins w:id="255" w:author="Benton, Deon" w:date="2026-05-01T13:57:00Z" w16du:dateUtc="2026-05-01T18:57:00Z">
        <w:r w:rsidR="000217C9">
          <w:rPr>
            <w:rFonts w:ascii="Times New Roman" w:hAnsi="Times New Roman" w:cs="Times New Roman"/>
          </w:rPr>
          <w:t xml:space="preserve"> need not be assumed.</w:t>
        </w:r>
      </w:ins>
    </w:p>
    <w:p w14:paraId="59A5325D" w14:textId="108282D5" w:rsidR="00524642" w:rsidRDefault="00AC1B5A" w:rsidP="0096761D">
      <w:pPr>
        <w:spacing w:line="480" w:lineRule="auto"/>
        <w:ind w:firstLine="720"/>
        <w:contextualSpacing/>
        <w:rPr>
          <w:rFonts w:ascii="Times New Roman" w:hAnsi="Times New Roman" w:cs="Times New Roman"/>
        </w:rPr>
      </w:pPr>
      <w:ins w:id="256" w:author="Benton, Deon" w:date="2026-05-01T16:31:00Z" w16du:dateUtc="2026-05-01T21:31:00Z">
        <w:r>
          <w:rPr>
            <w:rFonts w:ascii="Times New Roman" w:hAnsi="Times New Roman" w:cs="Times New Roman"/>
          </w:rPr>
          <w:t xml:space="preserve">In the remainder of the paper, </w:t>
        </w:r>
      </w:ins>
      <w:r w:rsidR="00EE3AAD">
        <w:rPr>
          <w:rFonts w:ascii="Times New Roman" w:hAnsi="Times New Roman" w:cs="Times New Roman"/>
        </w:rPr>
        <w:t xml:space="preserve">I present </w:t>
      </w:r>
      <w:ins w:id="257" w:author="Benton, Deon" w:date="2026-05-01T16:31:00Z" w16du:dateUtc="2026-05-01T21:31:00Z">
        <w:r>
          <w:rPr>
            <w:rFonts w:ascii="Times New Roman" w:hAnsi="Times New Roman" w:cs="Times New Roman"/>
          </w:rPr>
          <w:t>a series of simulations</w:t>
        </w:r>
      </w:ins>
      <w:ins w:id="258" w:author="Benton, Deon" w:date="2026-05-01T20:39:00Z" w16du:dateUtc="2026-05-02T01:39:00Z">
        <w:r w:rsidR="00BD309B">
          <w:rPr>
            <w:rFonts w:ascii="Times New Roman" w:hAnsi="Times New Roman" w:cs="Times New Roman"/>
          </w:rPr>
          <w:t xml:space="preserve"> that</w:t>
        </w:r>
      </w:ins>
      <w:ins w:id="259" w:author="Benton, Deon" w:date="2026-05-01T16:31:00Z" w16du:dateUtc="2026-05-01T21:31:00Z">
        <w:r>
          <w:rPr>
            <w:rFonts w:ascii="Times New Roman" w:hAnsi="Times New Roman" w:cs="Times New Roman"/>
          </w:rPr>
          <w:t xml:space="preserve"> demonstrat</w:t>
        </w:r>
      </w:ins>
      <w:ins w:id="260" w:author="Benton, Deon" w:date="2026-05-01T20:39:00Z" w16du:dateUtc="2026-05-02T01:39:00Z">
        <w:r w:rsidR="00BD309B">
          <w:rPr>
            <w:rFonts w:ascii="Times New Roman" w:hAnsi="Times New Roman" w:cs="Times New Roman"/>
          </w:rPr>
          <w:t>e</w:t>
        </w:r>
      </w:ins>
      <w:ins w:id="261" w:author="Benton, Deon" w:date="2026-05-01T16:31:00Z" w16du:dateUtc="2026-05-01T21:31:00Z">
        <w:r>
          <w:rPr>
            <w:rFonts w:ascii="Times New Roman" w:hAnsi="Times New Roman" w:cs="Times New Roman"/>
          </w:rPr>
          <w:t xml:space="preserve"> that </w:t>
        </w:r>
      </w:ins>
      <w:ins w:id="262" w:author="Benton, Deon" w:date="2026-05-01T15:59:00Z" w16du:dateUtc="2026-05-01T20:59:00Z">
        <w:r w:rsidR="00617B5C">
          <w:rPr>
            <w:rFonts w:ascii="Times New Roman" w:hAnsi="Times New Roman" w:cs="Times New Roman"/>
          </w:rPr>
          <w:t>th</w:t>
        </w:r>
      </w:ins>
      <w:ins w:id="263" w:author="Benton, Deon" w:date="2026-05-01T20:39:00Z" w16du:dateUtc="2026-05-02T01:39:00Z">
        <w:r w:rsidR="00BD309B">
          <w:rPr>
            <w:rFonts w:ascii="Times New Roman" w:hAnsi="Times New Roman" w:cs="Times New Roman"/>
          </w:rPr>
          <w:t>e present</w:t>
        </w:r>
      </w:ins>
      <w:ins w:id="264" w:author="Benton, Deon" w:date="2026-05-01T15:59:00Z" w16du:dateUtc="2026-05-01T20:59:00Z">
        <w:r w:rsidR="00617B5C">
          <w:rPr>
            <w:rFonts w:ascii="Times New Roman" w:hAnsi="Times New Roman" w:cs="Times New Roman"/>
          </w:rPr>
          <w:t xml:space="preserve"> </w:t>
        </w:r>
      </w:ins>
      <w:ins w:id="265" w:author="Benton, Deon" w:date="2026-05-01T16:00:00Z" w16du:dateUtc="2026-05-01T21:00:00Z">
        <w:r w:rsidR="00617B5C">
          <w:rPr>
            <w:rFonts w:ascii="Times New Roman" w:hAnsi="Times New Roman" w:cs="Times New Roman"/>
          </w:rPr>
          <w:t>mechanistic proposal</w:t>
        </w:r>
      </w:ins>
      <w:ins w:id="266" w:author="Benton, Deon" w:date="2026-05-01T15:59:00Z" w16du:dateUtc="2026-05-01T20:59:00Z">
        <w:r w:rsidR="00617B5C">
          <w:rPr>
            <w:rFonts w:ascii="Times New Roman" w:hAnsi="Times New Roman" w:cs="Times New Roman"/>
          </w:rPr>
          <w:t>—when instantiated in a connectionist computational model—can</w:t>
        </w:r>
      </w:ins>
      <w:ins w:id="267" w:author="Benton, Deon" w:date="2026-05-01T16:00:00Z" w16du:dateUtc="2026-05-01T21:00:00Z">
        <w:r w:rsidR="00617B5C">
          <w:rPr>
            <w:rFonts w:ascii="Times New Roman" w:hAnsi="Times New Roman" w:cs="Times New Roman"/>
          </w:rPr>
          <w:t xml:space="preserve"> account for several major findings in the literature on infant action understanding. Before </w:t>
        </w:r>
      </w:ins>
      <w:ins w:id="268" w:author="Benton, Deon" w:date="2026-05-01T16:10:00Z" w16du:dateUtc="2026-05-01T21:10:00Z">
        <w:r w:rsidR="002B6388">
          <w:rPr>
            <w:rFonts w:ascii="Times New Roman" w:hAnsi="Times New Roman" w:cs="Times New Roman"/>
          </w:rPr>
          <w:t>turning to these simulations</w:t>
        </w:r>
      </w:ins>
      <w:ins w:id="269" w:author="Benton, Deon" w:date="2026-05-01T16:02:00Z" w16du:dateUtc="2026-05-01T21:02:00Z">
        <w:r w:rsidR="00D7476B">
          <w:rPr>
            <w:rFonts w:ascii="Times New Roman" w:hAnsi="Times New Roman" w:cs="Times New Roman"/>
          </w:rPr>
          <w:t>,</w:t>
        </w:r>
      </w:ins>
      <w:ins w:id="270" w:author="Benton, Deon" w:date="2026-05-01T16:01:00Z" w16du:dateUtc="2026-05-01T21:01:00Z">
        <w:r w:rsidR="00D7476B">
          <w:rPr>
            <w:rFonts w:ascii="Times New Roman" w:hAnsi="Times New Roman" w:cs="Times New Roman"/>
          </w:rPr>
          <w:t xml:space="preserve"> </w:t>
        </w:r>
      </w:ins>
      <w:ins w:id="271" w:author="Benton, Deon" w:date="2026-05-01T16:32:00Z" w16du:dateUtc="2026-05-01T21:32:00Z">
        <w:r w:rsidR="003148AF">
          <w:rPr>
            <w:rFonts w:ascii="Times New Roman" w:hAnsi="Times New Roman" w:cs="Times New Roman"/>
          </w:rPr>
          <w:t xml:space="preserve">however, </w:t>
        </w:r>
      </w:ins>
      <w:ins w:id="272" w:author="Benton, Deon" w:date="2026-05-01T16:01:00Z" w16du:dateUtc="2026-05-01T21:01:00Z">
        <w:r w:rsidR="00D7476B">
          <w:rPr>
            <w:rFonts w:ascii="Times New Roman" w:hAnsi="Times New Roman" w:cs="Times New Roman"/>
          </w:rPr>
          <w:t xml:space="preserve">two </w:t>
        </w:r>
      </w:ins>
      <w:ins w:id="273" w:author="Benton, Deon" w:date="2026-05-01T16:32:00Z" w16du:dateUtc="2026-05-01T21:32:00Z">
        <w:r w:rsidR="004E05F7">
          <w:rPr>
            <w:rFonts w:ascii="Times New Roman" w:hAnsi="Times New Roman" w:cs="Times New Roman"/>
          </w:rPr>
          <w:t xml:space="preserve">points </w:t>
        </w:r>
      </w:ins>
      <w:ins w:id="274" w:author="Benton, Deon" w:date="2026-05-01T16:10:00Z" w16du:dateUtc="2026-05-01T21:10:00Z">
        <w:r w:rsidR="002B6388">
          <w:rPr>
            <w:rFonts w:ascii="Times New Roman" w:hAnsi="Times New Roman" w:cs="Times New Roman"/>
          </w:rPr>
          <w:t>merit clarification</w:t>
        </w:r>
      </w:ins>
      <w:ins w:id="275" w:author="Benton, Deon" w:date="2026-05-01T16:02:00Z" w16du:dateUtc="2026-05-01T21:02:00Z">
        <w:r w:rsidR="00D7476B">
          <w:rPr>
            <w:rFonts w:ascii="Times New Roman" w:hAnsi="Times New Roman" w:cs="Times New Roman"/>
          </w:rPr>
          <w:t>.</w:t>
        </w:r>
      </w:ins>
      <w:ins w:id="276" w:author="Benton, Deon" w:date="2026-05-01T15:59:00Z" w16du:dateUtc="2026-05-01T20:59:00Z">
        <w:r w:rsidR="00617B5C">
          <w:rPr>
            <w:rFonts w:ascii="Times New Roman" w:hAnsi="Times New Roman" w:cs="Times New Roman"/>
          </w:rPr>
          <w:t xml:space="preserve"> </w:t>
        </w:r>
      </w:ins>
      <w:ins w:id="277" w:author="Benton, Deon" w:date="2026-05-01T16:10:00Z" w16du:dateUtc="2026-05-01T21:10:00Z">
        <w:r w:rsidR="002B6388">
          <w:rPr>
            <w:rFonts w:ascii="Times New Roman" w:hAnsi="Times New Roman" w:cs="Times New Roman"/>
          </w:rPr>
          <w:t>First,</w:t>
        </w:r>
      </w:ins>
      <w:r w:rsidR="00635C87">
        <w:rPr>
          <w:rFonts w:ascii="Times New Roman" w:hAnsi="Times New Roman" w:cs="Times New Roman"/>
        </w:rPr>
        <w:t xml:space="preserve"> the present account is neither a theory of </w:t>
      </w:r>
      <w:r w:rsidR="00635C87" w:rsidRPr="000B0B74">
        <w:rPr>
          <w:rFonts w:ascii="Times New Roman" w:hAnsi="Times New Roman" w:cs="Times New Roman"/>
        </w:rPr>
        <w:t xml:space="preserve">action understanding </w:t>
      </w:r>
      <w:r w:rsidR="00635C87">
        <w:rPr>
          <w:rFonts w:ascii="Times New Roman" w:hAnsi="Times New Roman" w:cs="Times New Roman"/>
        </w:rPr>
        <w:t>n</w:t>
      </w:r>
      <w:r w:rsidR="00635C87" w:rsidRPr="000B0B74">
        <w:rPr>
          <w:rFonts w:ascii="Times New Roman" w:hAnsi="Times New Roman" w:cs="Times New Roman"/>
        </w:rPr>
        <w:t>or</w:t>
      </w:r>
      <w:r w:rsidR="00635C87">
        <w:rPr>
          <w:rFonts w:ascii="Times New Roman" w:hAnsi="Times New Roman" w:cs="Times New Roman"/>
        </w:rPr>
        <w:t xml:space="preserve"> </w:t>
      </w:r>
      <w:r w:rsidR="0096761D">
        <w:rPr>
          <w:rFonts w:ascii="Times New Roman" w:hAnsi="Times New Roman" w:cs="Times New Roman"/>
        </w:rPr>
        <w:t xml:space="preserve">is it </w:t>
      </w:r>
      <w:r w:rsidR="00635C87">
        <w:rPr>
          <w:rFonts w:ascii="Times New Roman" w:hAnsi="Times New Roman" w:cs="Times New Roman"/>
        </w:rPr>
        <w:t>a theory of</w:t>
      </w:r>
      <w:r w:rsidR="00635C87" w:rsidRPr="000B0B74">
        <w:rPr>
          <w:rFonts w:ascii="Times New Roman" w:hAnsi="Times New Roman" w:cs="Times New Roman"/>
        </w:rPr>
        <w:t xml:space="preserve"> how </w:t>
      </w:r>
      <w:r w:rsidR="00635C87">
        <w:rPr>
          <w:rFonts w:ascii="Times New Roman" w:hAnsi="Times New Roman" w:cs="Times New Roman"/>
        </w:rPr>
        <w:t>such a capacity emerges</w:t>
      </w:r>
      <w:r w:rsidR="009F7A89">
        <w:rPr>
          <w:rFonts w:ascii="Times New Roman" w:hAnsi="Times New Roman" w:cs="Times New Roman"/>
        </w:rPr>
        <w:t>.</w:t>
      </w:r>
      <w:r w:rsidR="001E340B">
        <w:rPr>
          <w:rFonts w:ascii="Times New Roman" w:hAnsi="Times New Roman" w:cs="Times New Roman"/>
        </w:rPr>
        <w:t xml:space="preserve"> </w:t>
      </w:r>
      <w:ins w:id="278" w:author="Benton, Deon" w:date="2026-05-01T16:10:00Z" w16du:dateUtc="2026-05-01T21:10:00Z">
        <w:r w:rsidR="002B6388">
          <w:rPr>
            <w:rFonts w:ascii="Times New Roman" w:hAnsi="Times New Roman" w:cs="Times New Roman"/>
          </w:rPr>
          <w:t>These issues</w:t>
        </w:r>
      </w:ins>
      <w:r w:rsidR="001E340B">
        <w:rPr>
          <w:rFonts w:ascii="Times New Roman" w:hAnsi="Times New Roman" w:cs="Times New Roman"/>
        </w:rPr>
        <w:t xml:space="preserve">, although important, </w:t>
      </w:r>
      <w:ins w:id="279" w:author="Benton, Deon" w:date="2026-05-01T16:10:00Z" w16du:dateUtc="2026-05-01T21:10:00Z">
        <w:r w:rsidR="002B6388">
          <w:rPr>
            <w:rFonts w:ascii="Times New Roman" w:hAnsi="Times New Roman" w:cs="Times New Roman"/>
          </w:rPr>
          <w:t>ar</w:t>
        </w:r>
      </w:ins>
      <w:ins w:id="280" w:author="Benton, Deon" w:date="2026-05-01T16:11:00Z" w16du:dateUtc="2026-05-01T21:11:00Z">
        <w:r w:rsidR="002B6388">
          <w:rPr>
            <w:rFonts w:ascii="Times New Roman" w:hAnsi="Times New Roman" w:cs="Times New Roman"/>
          </w:rPr>
          <w:t>e</w:t>
        </w:r>
      </w:ins>
      <w:ins w:id="281" w:author="Benton, Deon" w:date="2026-05-01T16:10:00Z" w16du:dateUtc="2026-05-01T21:10:00Z">
        <w:r w:rsidR="002B6388">
          <w:rPr>
            <w:rFonts w:ascii="Times New Roman" w:hAnsi="Times New Roman" w:cs="Times New Roman"/>
          </w:rPr>
          <w:t xml:space="preserve"> </w:t>
        </w:r>
      </w:ins>
      <w:r w:rsidR="009F7A89">
        <w:rPr>
          <w:rFonts w:ascii="Times New Roman" w:hAnsi="Times New Roman" w:cs="Times New Roman"/>
        </w:rPr>
        <w:t xml:space="preserve">well </w:t>
      </w:r>
      <w:r w:rsidR="001E340B">
        <w:rPr>
          <w:rFonts w:ascii="Times New Roman" w:hAnsi="Times New Roman" w:cs="Times New Roman"/>
        </w:rPr>
        <w:t>beyond the scope of the present paper</w:t>
      </w:r>
      <w:r w:rsidR="00635C87">
        <w:rPr>
          <w:rFonts w:ascii="Times New Roman" w:hAnsi="Times New Roman" w:cs="Times New Roman"/>
        </w:rPr>
        <w:t>. Instead, the current perspective is an attempt to explain</w:t>
      </w:r>
      <w:r w:rsidR="00635C87" w:rsidRPr="000B0B74">
        <w:rPr>
          <w:rFonts w:ascii="Times New Roman" w:hAnsi="Times New Roman" w:cs="Times New Roman"/>
        </w:rPr>
        <w:t xml:space="preserve"> infants' behaviors in studies on this topic in terms of</w:t>
      </w:r>
      <w:r w:rsidR="009F7A89">
        <w:rPr>
          <w:rFonts w:ascii="Times New Roman" w:hAnsi="Times New Roman" w:cs="Times New Roman"/>
        </w:rPr>
        <w:t xml:space="preserve"> </w:t>
      </w:r>
      <w:r w:rsidR="009168FE">
        <w:rPr>
          <w:rFonts w:ascii="Times New Roman" w:hAnsi="Times New Roman" w:cs="Times New Roman"/>
        </w:rPr>
        <w:t>domain-general associative learning</w:t>
      </w:r>
      <w:r w:rsidR="009F7A89">
        <w:rPr>
          <w:rFonts w:ascii="Times New Roman" w:hAnsi="Times New Roman" w:cs="Times New Roman"/>
        </w:rPr>
        <w:t>—</w:t>
      </w:r>
      <w:ins w:id="282" w:author="Benton, Deon" w:date="2026-05-01T16:11:00Z" w16du:dateUtc="2026-05-01T21:11:00Z">
        <w:r w:rsidR="00A709A0">
          <w:rPr>
            <w:rFonts w:ascii="Times New Roman" w:hAnsi="Times New Roman" w:cs="Times New Roman"/>
          </w:rPr>
          <w:t xml:space="preserve">a </w:t>
        </w:r>
      </w:ins>
      <w:r w:rsidR="009F7A89">
        <w:rPr>
          <w:rFonts w:ascii="Times New Roman" w:hAnsi="Times New Roman" w:cs="Times New Roman"/>
        </w:rPr>
        <w:t>process</w:t>
      </w:r>
      <w:ins w:id="283" w:author="Benton, Deon" w:date="2026-05-01T16:11:00Z" w16du:dateUtc="2026-05-01T21:11:00Z">
        <w:r w:rsidR="00A709A0">
          <w:rPr>
            <w:rFonts w:ascii="Times New Roman" w:hAnsi="Times New Roman" w:cs="Times New Roman"/>
          </w:rPr>
          <w:t xml:space="preserve"> grounded in </w:t>
        </w:r>
      </w:ins>
      <w:ins w:id="284" w:author="Benton, Deon" w:date="2026-05-01T16:12:00Z" w16du:dateUtc="2026-05-01T21:12:00Z">
        <w:r w:rsidR="00A709A0">
          <w:rPr>
            <w:rFonts w:ascii="Times New Roman" w:hAnsi="Times New Roman" w:cs="Times New Roman"/>
          </w:rPr>
          <w:t>everyday experience</w:t>
        </w:r>
      </w:ins>
      <w:ins w:id="285" w:author="Benton, Deon" w:date="2026-05-01T16:13:00Z" w16du:dateUtc="2026-05-01T21:13:00Z">
        <w:r w:rsidR="00A709A0">
          <w:rPr>
            <w:rFonts w:ascii="Times New Roman" w:hAnsi="Times New Roman" w:cs="Times New Roman"/>
          </w:rPr>
          <w:t xml:space="preserve"> and</w:t>
        </w:r>
      </w:ins>
      <w:ins w:id="286" w:author="Benton, Deon" w:date="2026-05-01T16:12:00Z" w16du:dateUtc="2026-05-01T21:12:00Z">
        <w:r w:rsidR="00A709A0">
          <w:rPr>
            <w:rFonts w:ascii="Times New Roman" w:hAnsi="Times New Roman" w:cs="Times New Roman"/>
          </w:rPr>
          <w:t xml:space="preserve"> that</w:t>
        </w:r>
      </w:ins>
      <w:r w:rsidR="00635C87" w:rsidRPr="000B0B74">
        <w:rPr>
          <w:rFonts w:ascii="Times New Roman" w:hAnsi="Times New Roman" w:cs="Times New Roman"/>
        </w:rPr>
        <w:t xml:space="preserve"> operate</w:t>
      </w:r>
      <w:ins w:id="287" w:author="Benton, Deon" w:date="2026-05-01T16:13:00Z" w16du:dateUtc="2026-05-01T21:13:00Z">
        <w:r w:rsidR="00A709A0">
          <w:rPr>
            <w:rFonts w:ascii="Times New Roman" w:hAnsi="Times New Roman" w:cs="Times New Roman"/>
          </w:rPr>
          <w:t>s</w:t>
        </w:r>
      </w:ins>
      <w:r w:rsidR="00635C87" w:rsidRPr="000B0B74">
        <w:rPr>
          <w:rFonts w:ascii="Times New Roman" w:hAnsi="Times New Roman" w:cs="Times New Roman"/>
        </w:rPr>
        <w:t xml:space="preserve"> over</w:t>
      </w:r>
      <w:ins w:id="288" w:author="Benton, Deon" w:date="2026-05-01T16:12:00Z" w16du:dateUtc="2026-05-01T21:12:00Z">
        <w:r w:rsidR="00A709A0">
          <w:rPr>
            <w:rFonts w:ascii="Times New Roman" w:hAnsi="Times New Roman" w:cs="Times New Roman"/>
          </w:rPr>
          <w:t xml:space="preserve">, and forms connections </w:t>
        </w:r>
      </w:ins>
      <w:ins w:id="289" w:author="Benton, Deon" w:date="2026-05-01T16:13:00Z" w16du:dateUtc="2026-05-01T21:13:00Z">
        <w:r w:rsidR="00A709A0">
          <w:rPr>
            <w:rFonts w:ascii="Times New Roman" w:hAnsi="Times New Roman" w:cs="Times New Roman"/>
          </w:rPr>
          <w:t xml:space="preserve">between and </w:t>
        </w:r>
      </w:ins>
      <w:ins w:id="290" w:author="Benton, Deon" w:date="2026-05-01T16:12:00Z" w16du:dateUtc="2026-05-01T21:12:00Z">
        <w:r w:rsidR="00A709A0">
          <w:rPr>
            <w:rFonts w:ascii="Times New Roman" w:hAnsi="Times New Roman" w:cs="Times New Roman"/>
          </w:rPr>
          <w:t>among,</w:t>
        </w:r>
      </w:ins>
      <w:r w:rsidR="00635C87">
        <w:rPr>
          <w:rFonts w:ascii="Times New Roman" w:hAnsi="Times New Roman" w:cs="Times New Roman"/>
        </w:rPr>
        <w:t xml:space="preserve"> the</w:t>
      </w:r>
      <w:r w:rsidR="0096761D">
        <w:rPr>
          <w:rFonts w:ascii="Times New Roman" w:hAnsi="Times New Roman" w:cs="Times New Roman"/>
        </w:rPr>
        <w:t xml:space="preserve"> visible</w:t>
      </w:r>
      <w:ins w:id="291" w:author="Benton, Deon" w:date="2026-05-01T16:13:00Z" w16du:dateUtc="2026-05-01T21:13:00Z">
        <w:r w:rsidR="00A709A0">
          <w:rPr>
            <w:rFonts w:ascii="Times New Roman" w:hAnsi="Times New Roman" w:cs="Times New Roman"/>
          </w:rPr>
          <w:t xml:space="preserve"> </w:t>
        </w:r>
      </w:ins>
      <w:r w:rsidR="0096761D">
        <w:rPr>
          <w:rFonts w:ascii="Times New Roman" w:hAnsi="Times New Roman" w:cs="Times New Roman"/>
        </w:rPr>
        <w:t>and conceptually neutral</w:t>
      </w:r>
      <w:ins w:id="292" w:author="Benton, Deon" w:date="2026-05-01T16:13:00Z" w16du:dateUtc="2026-05-01T21:13:00Z">
        <w:r w:rsidR="00A709A0">
          <w:rPr>
            <w:rFonts w:ascii="Times New Roman" w:hAnsi="Times New Roman" w:cs="Times New Roman"/>
          </w:rPr>
          <w:t xml:space="preserve"> surface</w:t>
        </w:r>
      </w:ins>
      <w:r w:rsidR="00635C87">
        <w:rPr>
          <w:rFonts w:ascii="Times New Roman" w:hAnsi="Times New Roman" w:cs="Times New Roman"/>
        </w:rPr>
        <w:t xml:space="preserve"> </w:t>
      </w:r>
      <w:r w:rsidR="0096761D">
        <w:rPr>
          <w:rFonts w:ascii="Times New Roman" w:hAnsi="Times New Roman" w:cs="Times New Roman"/>
        </w:rPr>
        <w:t>features</w:t>
      </w:r>
      <w:r w:rsidR="00635C87">
        <w:rPr>
          <w:rFonts w:ascii="Times New Roman" w:hAnsi="Times New Roman" w:cs="Times New Roman"/>
        </w:rPr>
        <w:t xml:space="preserve"> </w:t>
      </w:r>
      <w:r w:rsidR="00013134">
        <w:rPr>
          <w:rFonts w:ascii="Times New Roman" w:hAnsi="Times New Roman" w:cs="Times New Roman"/>
        </w:rPr>
        <w:t>of</w:t>
      </w:r>
      <w:r w:rsidR="00635C87">
        <w:rPr>
          <w:rFonts w:ascii="Times New Roman" w:hAnsi="Times New Roman" w:cs="Times New Roman"/>
        </w:rPr>
        <w:t xml:space="preserve"> visual scenes</w:t>
      </w:r>
      <w:r w:rsidR="00013134">
        <w:rPr>
          <w:rFonts w:ascii="Times New Roman" w:hAnsi="Times New Roman" w:cs="Times New Roman"/>
        </w:rPr>
        <w:t xml:space="preserve"> and </w:t>
      </w:r>
      <w:ins w:id="293" w:author="Benton, Deon" w:date="2026-05-01T16:13:00Z" w16du:dateUtc="2026-05-01T21:13:00Z">
        <w:r w:rsidR="002C0B93">
          <w:rPr>
            <w:rFonts w:ascii="Times New Roman" w:hAnsi="Times New Roman" w:cs="Times New Roman"/>
          </w:rPr>
          <w:t xml:space="preserve">the perceptible </w:t>
        </w:r>
      </w:ins>
      <w:r w:rsidR="00013134">
        <w:rPr>
          <w:rFonts w:ascii="Times New Roman" w:hAnsi="Times New Roman" w:cs="Times New Roman"/>
        </w:rPr>
        <w:t>kinematics of different actions</w:t>
      </w:r>
      <w:r w:rsidR="0096761D">
        <w:rPr>
          <w:rFonts w:ascii="Times New Roman" w:hAnsi="Times New Roman" w:cs="Times New Roman"/>
        </w:rPr>
        <w:t>.</w:t>
      </w:r>
      <w:r w:rsidR="00635C87">
        <w:rPr>
          <w:rFonts w:ascii="Times New Roman" w:hAnsi="Times New Roman" w:cs="Times New Roman"/>
        </w:rPr>
        <w:t xml:space="preserve"> </w:t>
      </w:r>
      <w:ins w:id="294" w:author="Benton, Deon" w:date="2026-05-01T16:14:00Z" w16du:dateUtc="2026-05-01T21:14:00Z">
        <w:r w:rsidR="008A0DE0">
          <w:rPr>
            <w:rFonts w:ascii="Times New Roman" w:hAnsi="Times New Roman" w:cs="Times New Roman"/>
          </w:rPr>
          <w:t>Second,</w:t>
        </w:r>
      </w:ins>
      <w:ins w:id="295" w:author="Benton, Deon" w:date="2026-05-01T16:03:00Z" w16du:dateUtc="2026-05-01T21:03:00Z">
        <w:r w:rsidR="00D7476B">
          <w:rPr>
            <w:rFonts w:ascii="Times New Roman" w:hAnsi="Times New Roman" w:cs="Times New Roman"/>
          </w:rPr>
          <w:t xml:space="preserve"> </w:t>
        </w:r>
      </w:ins>
      <w:ins w:id="296" w:author="Benton, Deon" w:date="2026-05-01T16:14:00Z" w16du:dateUtc="2026-05-01T21:14:00Z">
        <w:r w:rsidR="008A0DE0">
          <w:rPr>
            <w:rFonts w:ascii="Times New Roman" w:hAnsi="Times New Roman" w:cs="Times New Roman"/>
          </w:rPr>
          <w:t>although the primary goal of this paper is to test</w:t>
        </w:r>
      </w:ins>
      <w:r w:rsidR="00105BB1">
        <w:rPr>
          <w:rFonts w:ascii="Times New Roman" w:hAnsi="Times New Roman" w:cs="Times New Roman"/>
        </w:rPr>
        <w:t xml:space="preserve"> </w:t>
      </w:r>
      <w:ins w:id="297" w:author="Benton, Deon" w:date="2026-05-01T16:04:00Z" w16du:dateUtc="2026-05-01T21:04:00Z">
        <w:r w:rsidR="00BC2A35">
          <w:rPr>
            <w:rFonts w:ascii="Times New Roman" w:hAnsi="Times New Roman" w:cs="Times New Roman"/>
          </w:rPr>
          <w:t>whether a computational instantiation of the present account is sufficient to capture</w:t>
        </w:r>
      </w:ins>
      <w:r w:rsidR="00013134">
        <w:rPr>
          <w:rFonts w:ascii="Times New Roman" w:hAnsi="Times New Roman" w:cs="Times New Roman"/>
        </w:rPr>
        <w:t xml:space="preserve"> </w:t>
      </w:r>
      <w:r w:rsidR="00635C87" w:rsidRPr="009A322E">
        <w:rPr>
          <w:rFonts w:ascii="Times New Roman" w:hAnsi="Times New Roman" w:cs="Times New Roman"/>
        </w:rPr>
        <w:t>infants’</w:t>
      </w:r>
      <w:ins w:id="298" w:author="Benton, Deon" w:date="2026-05-01T16:04:00Z" w16du:dateUtc="2026-05-01T21:04:00Z">
        <w:r w:rsidR="00BC2A35">
          <w:rPr>
            <w:rFonts w:ascii="Times New Roman" w:hAnsi="Times New Roman" w:cs="Times New Roman"/>
          </w:rPr>
          <w:t xml:space="preserve"> looking</w:t>
        </w:r>
      </w:ins>
      <w:r w:rsidR="00635C87" w:rsidRPr="009A322E">
        <w:rPr>
          <w:rFonts w:ascii="Times New Roman" w:hAnsi="Times New Roman" w:cs="Times New Roman"/>
        </w:rPr>
        <w:t xml:space="preserve"> behavior in</w:t>
      </w:r>
      <w:ins w:id="299" w:author="Benton, Deon" w:date="2026-05-01T16:04:00Z" w16du:dateUtc="2026-05-01T21:04:00Z">
        <w:r w:rsidR="00BC2A35">
          <w:rPr>
            <w:rFonts w:ascii="Times New Roman" w:hAnsi="Times New Roman" w:cs="Times New Roman"/>
          </w:rPr>
          <w:t xml:space="preserve"> action-understanding</w:t>
        </w:r>
      </w:ins>
      <w:r w:rsidR="00635C87" w:rsidRPr="009A322E">
        <w:rPr>
          <w:rFonts w:ascii="Times New Roman" w:hAnsi="Times New Roman" w:cs="Times New Roman"/>
        </w:rPr>
        <w:t xml:space="preserve"> studies</w:t>
      </w:r>
      <w:ins w:id="300" w:author="Benton, Deon" w:date="2026-05-01T16:04:00Z" w16du:dateUtc="2026-05-01T21:04:00Z">
        <w:r w:rsidR="00BC2A35">
          <w:rPr>
            <w:rFonts w:ascii="Times New Roman" w:hAnsi="Times New Roman" w:cs="Times New Roman"/>
          </w:rPr>
          <w:t xml:space="preserve"> without recourse to rich notions of actions, efficiency, or cost</w:t>
        </w:r>
      </w:ins>
      <w:ins w:id="301" w:author="Benton, Deon" w:date="2026-05-01T16:14:00Z" w16du:dateUtc="2026-05-01T21:14:00Z">
        <w:r w:rsidR="008A0DE0">
          <w:rPr>
            <w:rFonts w:ascii="Times New Roman" w:hAnsi="Times New Roman" w:cs="Times New Roman"/>
          </w:rPr>
          <w:t>, the impl</w:t>
        </w:r>
      </w:ins>
      <w:ins w:id="302" w:author="Benton, Deon" w:date="2026-05-01T16:15:00Z" w16du:dateUtc="2026-05-01T21:15:00Z">
        <w:r w:rsidR="008A0DE0">
          <w:rPr>
            <w:rFonts w:ascii="Times New Roman" w:hAnsi="Times New Roman" w:cs="Times New Roman"/>
          </w:rPr>
          <w:t xml:space="preserve">ications of the current work </w:t>
        </w:r>
      </w:ins>
      <w:ins w:id="303" w:author="Benton, Deon" w:date="2026-05-01T16:16:00Z" w16du:dateUtc="2026-05-01T21:16:00Z">
        <w:r w:rsidR="009F1EC1">
          <w:rPr>
            <w:rFonts w:ascii="Times New Roman" w:hAnsi="Times New Roman" w:cs="Times New Roman"/>
          </w:rPr>
          <w:t xml:space="preserve">are far reaching. Specifically, </w:t>
        </w:r>
      </w:ins>
      <w:r w:rsidR="00635C87" w:rsidRPr="009A322E">
        <w:rPr>
          <w:rFonts w:ascii="Times New Roman" w:hAnsi="Times New Roman" w:cs="Times New Roman"/>
        </w:rPr>
        <w:t xml:space="preserve">the proposed account and accompanying simulations support </w:t>
      </w:r>
      <w:ins w:id="304" w:author="Benton, Deon" w:date="2026-05-01T16:16:00Z" w16du:dateUtc="2026-05-01T21:16:00Z">
        <w:r w:rsidR="009F1EC1">
          <w:rPr>
            <w:rFonts w:ascii="Times New Roman" w:hAnsi="Times New Roman" w:cs="Times New Roman"/>
          </w:rPr>
          <w:t>the</w:t>
        </w:r>
      </w:ins>
      <w:r w:rsidR="00F77113">
        <w:rPr>
          <w:rFonts w:ascii="Times New Roman" w:hAnsi="Times New Roman" w:cs="Times New Roman"/>
        </w:rPr>
        <w:t xml:space="preserve"> contention</w:t>
      </w:r>
      <w:ins w:id="305" w:author="Benton, Deon" w:date="2026-05-01T16:16:00Z" w16du:dateUtc="2026-05-01T21:16:00Z">
        <w:r w:rsidR="009F1EC1">
          <w:rPr>
            <w:rFonts w:ascii="Times New Roman" w:hAnsi="Times New Roman" w:cs="Times New Roman"/>
          </w:rPr>
          <w:t xml:space="preserve"> that</w:t>
        </w:r>
      </w:ins>
      <w:ins w:id="306" w:author="Benton, Deon" w:date="2026-05-01T16:17:00Z" w16du:dateUtc="2026-05-01T21:17:00Z">
        <w:r w:rsidR="009F1EC1">
          <w:rPr>
            <w:rFonts w:ascii="Times New Roman" w:hAnsi="Times New Roman" w:cs="Times New Roman"/>
          </w:rPr>
          <w:t xml:space="preserve"> i</w:t>
        </w:r>
      </w:ins>
      <w:r w:rsidR="00F77113">
        <w:rPr>
          <w:rFonts w:ascii="Times New Roman" w:hAnsi="Times New Roman" w:cs="Times New Roman"/>
        </w:rPr>
        <w:t>nfants’ looking</w:t>
      </w:r>
      <w:r w:rsidR="00635C87" w:rsidRPr="009A322E">
        <w:rPr>
          <w:rFonts w:ascii="Times New Roman" w:hAnsi="Times New Roman" w:cs="Times New Roman"/>
        </w:rPr>
        <w:t xml:space="preserve"> behavior in </w:t>
      </w:r>
      <w:ins w:id="307" w:author="Benton, Deon" w:date="2026-05-01T16:17:00Z" w16du:dateUtc="2026-05-01T21:17:00Z">
        <w:r w:rsidR="009F1EC1">
          <w:rPr>
            <w:rFonts w:ascii="Times New Roman" w:hAnsi="Times New Roman" w:cs="Times New Roman"/>
          </w:rPr>
          <w:t xml:space="preserve">these studies </w:t>
        </w:r>
      </w:ins>
      <w:r w:rsidR="00635C87" w:rsidRPr="009A322E">
        <w:rPr>
          <w:rFonts w:ascii="Times New Roman" w:hAnsi="Times New Roman" w:cs="Times New Roman"/>
        </w:rPr>
        <w:t xml:space="preserve">can be explained by the </w:t>
      </w:r>
      <w:r w:rsidR="00635C87">
        <w:rPr>
          <w:rFonts w:ascii="Times New Roman" w:hAnsi="Times New Roman" w:cs="Times New Roman"/>
        </w:rPr>
        <w:t xml:space="preserve">very </w:t>
      </w:r>
      <w:r w:rsidR="00635C87" w:rsidRPr="009A322E">
        <w:rPr>
          <w:rFonts w:ascii="Times New Roman" w:hAnsi="Times New Roman" w:cs="Times New Roman"/>
        </w:rPr>
        <w:t xml:space="preserve">same general processes that </w:t>
      </w:r>
      <w:r w:rsidR="00635C87">
        <w:rPr>
          <w:rFonts w:ascii="Times New Roman" w:hAnsi="Times New Roman" w:cs="Times New Roman"/>
        </w:rPr>
        <w:t>proponents of lean accounts</w:t>
      </w:r>
      <w:r w:rsidR="00635C87" w:rsidRPr="009A322E">
        <w:rPr>
          <w:rFonts w:ascii="Times New Roman" w:hAnsi="Times New Roman" w:cs="Times New Roman"/>
        </w:rPr>
        <w:t xml:space="preserve"> have argued </w:t>
      </w:r>
      <w:ins w:id="308" w:author="Benton, Deon" w:date="2026-05-01T16:17:00Z" w16du:dateUtc="2026-05-01T21:17:00Z">
        <w:r w:rsidR="00EE0C28">
          <w:rPr>
            <w:rFonts w:ascii="Times New Roman" w:hAnsi="Times New Roman" w:cs="Times New Roman"/>
          </w:rPr>
          <w:t>underlie</w:t>
        </w:r>
        <w:r w:rsidR="00EE0C28" w:rsidRPr="009A322E">
          <w:rPr>
            <w:rFonts w:ascii="Times New Roman" w:hAnsi="Times New Roman" w:cs="Times New Roman"/>
          </w:rPr>
          <w:t xml:space="preserve"> </w:t>
        </w:r>
      </w:ins>
      <w:r w:rsidR="00635C87" w:rsidRPr="009A322E">
        <w:rPr>
          <w:rFonts w:ascii="Times New Roman" w:hAnsi="Times New Roman" w:cs="Times New Roman"/>
        </w:rPr>
        <w:t xml:space="preserve">infants’ </w:t>
      </w:r>
      <w:ins w:id="309" w:author="Benton, Deon" w:date="2026-05-01T16:18:00Z" w16du:dateUtc="2026-05-01T21:18:00Z">
        <w:r w:rsidR="00EE0C28">
          <w:rPr>
            <w:rFonts w:ascii="Times New Roman" w:hAnsi="Times New Roman" w:cs="Times New Roman"/>
          </w:rPr>
          <w:t>looking responses</w:t>
        </w:r>
        <w:r w:rsidR="00EE0C28" w:rsidRPr="009A322E">
          <w:rPr>
            <w:rFonts w:ascii="Times New Roman" w:hAnsi="Times New Roman" w:cs="Times New Roman"/>
          </w:rPr>
          <w:t xml:space="preserve"> </w:t>
        </w:r>
      </w:ins>
      <w:r w:rsidR="00635C87" w:rsidRPr="009A322E">
        <w:rPr>
          <w:rFonts w:ascii="Times New Roman" w:hAnsi="Times New Roman" w:cs="Times New Roman"/>
        </w:rPr>
        <w:t xml:space="preserve">in </w:t>
      </w:r>
      <w:ins w:id="310" w:author="Benton, Deon" w:date="2026-05-01T16:18:00Z" w16du:dateUtc="2026-05-01T21:18:00Z">
        <w:r w:rsidR="00EE0C28">
          <w:rPr>
            <w:rFonts w:ascii="Times New Roman" w:hAnsi="Times New Roman" w:cs="Times New Roman"/>
          </w:rPr>
          <w:t>violation-of-expectation paradigms more broadly</w:t>
        </w:r>
        <w:r w:rsidR="00EE0C28" w:rsidRPr="009A322E">
          <w:rPr>
            <w:rFonts w:ascii="Times New Roman" w:hAnsi="Times New Roman" w:cs="Times New Roman"/>
          </w:rPr>
          <w:t xml:space="preserve"> </w:t>
        </w:r>
      </w:ins>
      <w:r w:rsidR="00105BB1">
        <w:rPr>
          <w:rFonts w:ascii="Times New Roman" w:hAnsi="Times New Roman" w:cs="Times New Roman"/>
        </w:rPr>
        <w:t xml:space="preserve">(e.g., </w:t>
      </w:r>
      <w:r w:rsidR="00F67E24">
        <w:rPr>
          <w:rFonts w:ascii="Times New Roman" w:hAnsi="Times New Roman" w:cs="Times New Roman"/>
        </w:rPr>
        <w:t xml:space="preserve">Altmann &amp; Dienes, 1999; </w:t>
      </w:r>
      <w:r w:rsidR="000E3F68">
        <w:rPr>
          <w:rFonts w:ascii="Times New Roman" w:hAnsi="Times New Roman" w:cs="Times New Roman"/>
        </w:rPr>
        <w:t>Benton, 2024</w:t>
      </w:r>
      <w:ins w:id="311" w:author="Benton, Deon" w:date="2026-05-01T16:19:00Z" w16du:dateUtc="2026-05-01T21:19:00Z">
        <w:r w:rsidR="000A11B5">
          <w:rPr>
            <w:rFonts w:ascii="Times New Roman" w:hAnsi="Times New Roman" w:cs="Times New Roman"/>
          </w:rPr>
          <w:t>, 2026</w:t>
        </w:r>
      </w:ins>
      <w:r w:rsidR="000E3F68">
        <w:rPr>
          <w:rFonts w:ascii="Times New Roman" w:hAnsi="Times New Roman" w:cs="Times New Roman"/>
        </w:rPr>
        <w:t>;</w:t>
      </w:r>
      <w:r w:rsidR="00FC5CD7">
        <w:rPr>
          <w:rFonts w:ascii="Times New Roman" w:hAnsi="Times New Roman" w:cs="Times New Roman"/>
        </w:rPr>
        <w:t xml:space="preserve"> </w:t>
      </w:r>
      <w:ins w:id="312" w:author="Benton, Deon" w:date="2026-05-01T16:21:00Z" w16du:dateUtc="2026-05-01T21:21:00Z">
        <w:r w:rsidR="003F62C6">
          <w:rPr>
            <w:rFonts w:ascii="Times New Roman" w:hAnsi="Times New Roman" w:cs="Times New Roman"/>
          </w:rPr>
          <w:t xml:space="preserve">Benton &amp; Hoch, in press; </w:t>
        </w:r>
      </w:ins>
      <w:r w:rsidR="00FC5CD7">
        <w:rPr>
          <w:rFonts w:ascii="Times New Roman" w:hAnsi="Times New Roman" w:cs="Times New Roman"/>
        </w:rPr>
        <w:t>Benton et al., 2024;</w:t>
      </w:r>
      <w:r w:rsidR="000E3F68">
        <w:rPr>
          <w:rFonts w:ascii="Times New Roman" w:hAnsi="Times New Roman" w:cs="Times New Roman"/>
        </w:rPr>
        <w:t xml:space="preserve"> </w:t>
      </w:r>
      <w:r w:rsidR="00CE1571">
        <w:rPr>
          <w:rFonts w:ascii="Times New Roman" w:hAnsi="Times New Roman" w:cs="Times New Roman"/>
        </w:rPr>
        <w:t xml:space="preserve">Benton &amp; Lapan, 2021; </w:t>
      </w:r>
      <w:r w:rsidR="008E4B8C">
        <w:rPr>
          <w:rFonts w:ascii="Times New Roman" w:hAnsi="Times New Roman" w:cs="Times New Roman"/>
        </w:rPr>
        <w:t xml:space="preserve">Endress &amp; Johnson, 2021; </w:t>
      </w:r>
      <w:r w:rsidR="000E3F68">
        <w:rPr>
          <w:rFonts w:ascii="Times New Roman" w:hAnsi="Times New Roman" w:cs="Times New Roman"/>
        </w:rPr>
        <w:t>McClelland &amp; Thompson, 2007;</w:t>
      </w:r>
      <w:r w:rsidR="00F67E24">
        <w:rPr>
          <w:rFonts w:ascii="Times New Roman" w:hAnsi="Times New Roman" w:cs="Times New Roman"/>
        </w:rPr>
        <w:t xml:space="preserve"> </w:t>
      </w:r>
      <w:r w:rsidR="008E4B8C">
        <w:rPr>
          <w:rFonts w:ascii="Times New Roman" w:hAnsi="Times New Roman" w:cs="Times New Roman"/>
        </w:rPr>
        <w:t xml:space="preserve">Munakata, 1998; Munakata et al., 1997; </w:t>
      </w:r>
      <w:r w:rsidR="00F67E24">
        <w:rPr>
          <w:rFonts w:ascii="Times New Roman" w:hAnsi="Times New Roman" w:cs="Times New Roman"/>
        </w:rPr>
        <w:t xml:space="preserve">Orhan &amp; Lake, 2024; </w:t>
      </w:r>
      <w:r w:rsidR="00F67E24">
        <w:rPr>
          <w:rFonts w:ascii="Times New Roman" w:hAnsi="Times New Roman" w:cs="Times New Roman"/>
        </w:rPr>
        <w:lastRenderedPageBreak/>
        <w:t>Overwalle, 2010</w:t>
      </w:r>
      <w:r w:rsidR="00797E75">
        <w:rPr>
          <w:rFonts w:ascii="Times New Roman" w:hAnsi="Times New Roman" w:cs="Times New Roman"/>
        </w:rPr>
        <w:t>;</w:t>
      </w:r>
      <w:r w:rsidR="000E3F68">
        <w:rPr>
          <w:rFonts w:ascii="Times New Roman" w:hAnsi="Times New Roman" w:cs="Times New Roman"/>
        </w:rPr>
        <w:t xml:space="preserve"> Rakison &amp; Lupyan, 2008; Rumelhart &amp; McClelland, 1985; Vong et al., 2004</w:t>
      </w:r>
      <w:r w:rsidR="009130D6">
        <w:rPr>
          <w:rFonts w:ascii="Times New Roman" w:hAnsi="Times New Roman" w:cs="Times New Roman"/>
        </w:rPr>
        <w:t xml:space="preserve">; for excellent reviews see </w:t>
      </w:r>
      <w:r w:rsidR="00D93369">
        <w:rPr>
          <w:rFonts w:ascii="Times New Roman" w:hAnsi="Times New Roman" w:cs="Times New Roman"/>
        </w:rPr>
        <w:t xml:space="preserve">Elman et al., 1996 and </w:t>
      </w:r>
      <w:r w:rsidR="009130D6">
        <w:rPr>
          <w:rFonts w:ascii="Times New Roman" w:hAnsi="Times New Roman" w:cs="Times New Roman"/>
        </w:rPr>
        <w:t>Yermolayeva &amp; Rakison, 201</w:t>
      </w:r>
      <w:r w:rsidR="00D93369">
        <w:rPr>
          <w:rFonts w:ascii="Times New Roman" w:hAnsi="Times New Roman" w:cs="Times New Roman"/>
        </w:rPr>
        <w:t>4</w:t>
      </w:r>
      <w:r w:rsidR="000E3F68">
        <w:rPr>
          <w:rFonts w:ascii="Times New Roman" w:hAnsi="Times New Roman" w:cs="Times New Roman"/>
        </w:rPr>
        <w:t>)</w:t>
      </w:r>
      <w:r w:rsidR="00635C87" w:rsidRPr="009A322E">
        <w:rPr>
          <w:rFonts w:ascii="Times New Roman" w:hAnsi="Times New Roman" w:cs="Times New Roman"/>
        </w:rPr>
        <w:t>.</w:t>
      </w:r>
      <w:r w:rsidR="00635C87">
        <w:rPr>
          <w:rFonts w:ascii="Times New Roman" w:hAnsi="Times New Roman" w:cs="Times New Roman"/>
        </w:rPr>
        <w:t xml:space="preserve">  </w:t>
      </w:r>
      <w:r w:rsidR="00105BB1">
        <w:rPr>
          <w:rFonts w:ascii="Times New Roman" w:hAnsi="Times New Roman" w:cs="Times New Roman"/>
        </w:rPr>
        <w:t>In this way, the current theory</w:t>
      </w:r>
      <w:ins w:id="313" w:author="Benton, Deon" w:date="2026-05-01T16:21:00Z" w16du:dateUtc="2026-05-01T21:21:00Z">
        <w:r w:rsidR="00A52D6B">
          <w:rPr>
            <w:rFonts w:ascii="Times New Roman" w:hAnsi="Times New Roman" w:cs="Times New Roman"/>
          </w:rPr>
          <w:t xml:space="preserve"> and model </w:t>
        </w:r>
      </w:ins>
      <w:r w:rsidR="00105BB1">
        <w:rPr>
          <w:rFonts w:ascii="Times New Roman" w:hAnsi="Times New Roman" w:cs="Times New Roman"/>
        </w:rPr>
        <w:t>build on</w:t>
      </w:r>
      <w:ins w:id="314" w:author="Benton, Deon" w:date="2026-05-01T16:18:00Z" w16du:dateUtc="2026-05-01T21:18:00Z">
        <w:r w:rsidR="00EE0C28">
          <w:rPr>
            <w:rFonts w:ascii="Times New Roman" w:hAnsi="Times New Roman" w:cs="Times New Roman"/>
          </w:rPr>
          <w:t>,</w:t>
        </w:r>
      </w:ins>
      <w:r w:rsidR="00105BB1">
        <w:rPr>
          <w:rFonts w:ascii="Times New Roman" w:hAnsi="Times New Roman" w:cs="Times New Roman"/>
        </w:rPr>
        <w:t xml:space="preserve"> rather than departs from</w:t>
      </w:r>
      <w:ins w:id="315" w:author="Benton, Deon" w:date="2026-05-01T16:19:00Z" w16du:dateUtc="2026-05-01T21:19:00Z">
        <w:r w:rsidR="00EE0C28">
          <w:rPr>
            <w:rFonts w:ascii="Times New Roman" w:hAnsi="Times New Roman" w:cs="Times New Roman"/>
          </w:rPr>
          <w:t>,</w:t>
        </w:r>
      </w:ins>
      <w:r w:rsidR="00105BB1">
        <w:rPr>
          <w:rFonts w:ascii="Times New Roman" w:hAnsi="Times New Roman" w:cs="Times New Roman"/>
        </w:rPr>
        <w:t xml:space="preserve"> this extensive literature.</w:t>
      </w:r>
      <w:r w:rsidR="00837A23">
        <w:rPr>
          <w:rFonts w:ascii="Times New Roman" w:hAnsi="Times New Roman" w:cs="Times New Roman"/>
        </w:rPr>
        <w:t xml:space="preserve"> </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53188287" w:rsidR="00524642" w:rsidRDefault="00FC438F" w:rsidP="00A318A3">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6F7263">
        <w:rPr>
          <w:rFonts w:ascii="Times New Roman" w:hAnsi="Times New Roman" w:cs="Times New Roman"/>
        </w:rPr>
        <w:t>simulations that follow were developed with two goals in mind.</w:t>
      </w:r>
      <w:r>
        <w:rPr>
          <w:rFonts w:ascii="Times New Roman" w:hAnsi="Times New Roman" w:cs="Times New Roman"/>
        </w:rPr>
        <w:t xml:space="preserve"> The first was to</w:t>
      </w:r>
      <w:r w:rsidR="00F83FBE" w:rsidRPr="00F83FBE">
        <w:rPr>
          <w:rFonts w:ascii="Times New Roman" w:hAnsi="Times New Roman" w:cs="Times New Roman"/>
        </w:rPr>
        <w:t xml:space="preserve"> assess the sufficiency of the current account</w:t>
      </w:r>
      <w:r>
        <w:rPr>
          <w:rFonts w:ascii="Times New Roman" w:hAnsi="Times New Roman" w:cs="Times New Roman"/>
        </w:rPr>
        <w:t xml:space="preserve">. </w:t>
      </w:r>
      <w:ins w:id="316" w:author="Benton, Deon" w:date="2026-05-01T20:41:00Z" w16du:dateUtc="2026-05-02T01:41:00Z">
        <w:r w:rsidR="006F7263">
          <w:rPr>
            <w:rFonts w:ascii="Times New Roman" w:hAnsi="Times New Roman" w:cs="Times New Roman"/>
          </w:rPr>
          <w:t>To that end</w:t>
        </w:r>
      </w:ins>
      <w:r>
        <w:rPr>
          <w:rFonts w:ascii="Times New Roman" w:hAnsi="Times New Roman" w:cs="Times New Roman"/>
        </w:rPr>
        <w:t>,</w:t>
      </w:r>
      <w:ins w:id="317" w:author="Benton, Deon" w:date="2026-05-01T20:41:00Z" w16du:dateUtc="2026-05-02T01:41:00Z">
        <w:r w:rsidR="006F7263">
          <w:rPr>
            <w:rFonts w:ascii="Times New Roman" w:hAnsi="Times New Roman" w:cs="Times New Roman"/>
          </w:rPr>
          <w:t xml:space="preserve"> the current account was implemented in </w:t>
        </w:r>
      </w:ins>
      <w:r w:rsidR="00F83FBE" w:rsidRPr="00F83FBE">
        <w:rPr>
          <w:rFonts w:ascii="Times New Roman" w:hAnsi="Times New Roman" w:cs="Times New Roman"/>
        </w:rPr>
        <w:t xml:space="preserve">a </w:t>
      </w:r>
      <w:r w:rsidR="00F83FBE">
        <w:rPr>
          <w:rFonts w:ascii="Times New Roman" w:hAnsi="Times New Roman" w:cs="Times New Roman"/>
        </w:rPr>
        <w:t xml:space="preserve">connectionist </w:t>
      </w:r>
      <w:ins w:id="318" w:author="Benton, Deon" w:date="2026-05-01T20:41:00Z" w16du:dateUtc="2026-05-02T01:41:00Z">
        <w:r w:rsidR="006F7263">
          <w:rPr>
            <w:rFonts w:ascii="Times New Roman" w:hAnsi="Times New Roman" w:cs="Times New Roman"/>
          </w:rPr>
          <w:t xml:space="preserve">computational </w:t>
        </w:r>
      </w:ins>
      <w:r w:rsidR="00F83FBE">
        <w:rPr>
          <w:rFonts w:ascii="Times New Roman" w:hAnsi="Times New Roman" w:cs="Times New Roman"/>
        </w:rPr>
        <w:t xml:space="preserve">model called ALIAS </w:t>
      </w:r>
      <w:r w:rsidR="00F83FBE" w:rsidRPr="00F83FBE">
        <w:rPr>
          <w:rFonts w:ascii="Times New Roman" w:hAnsi="Times New Roman" w:cs="Times New Roman"/>
        </w:rPr>
        <w:t xml:space="preserve">to </w:t>
      </w:r>
      <w:ins w:id="319" w:author="Benton, Deon" w:date="2026-05-01T20:42:00Z" w16du:dateUtc="2026-05-02T01:42:00Z">
        <w:r w:rsidR="006F7263">
          <w:rPr>
            <w:rFonts w:ascii="Times New Roman" w:hAnsi="Times New Roman" w:cs="Times New Roman"/>
          </w:rPr>
          <w:t>assess the model’s ability</w:t>
        </w:r>
      </w:ins>
      <w:ins w:id="320" w:author="Benton, Deon" w:date="2026-05-01T20:43:00Z" w16du:dateUtc="2026-05-02T01:43:00Z">
        <w:r w:rsidR="006F7263">
          <w:rPr>
            <w:rFonts w:ascii="Times New Roman" w:hAnsi="Times New Roman" w:cs="Times New Roman"/>
          </w:rPr>
          <w:t xml:space="preserve"> to</w:t>
        </w:r>
      </w:ins>
      <w:ins w:id="321" w:author="Benton, Deon" w:date="2026-05-01T20:42:00Z" w16du:dateUtc="2026-05-02T01:42:00Z">
        <w:r w:rsidR="006F7263">
          <w:rPr>
            <w:rFonts w:ascii="Times New Roman" w:hAnsi="Times New Roman" w:cs="Times New Roman"/>
          </w:rPr>
          <w:t xml:space="preserve"> reproduce </w:t>
        </w:r>
      </w:ins>
      <w:r w:rsidR="00F83FBE" w:rsidRPr="00F83FBE">
        <w:rPr>
          <w:rFonts w:ascii="Times New Roman" w:hAnsi="Times New Roman" w:cs="Times New Roman"/>
        </w:rPr>
        <w:t xml:space="preserve">infants’ looking responses across a range of </w:t>
      </w:r>
      <w:ins w:id="322" w:author="Benton, Deon" w:date="2026-05-01T20:42:00Z" w16du:dateUtc="2026-05-02T01:42:00Z">
        <w:r w:rsidR="006F7263">
          <w:rPr>
            <w:rFonts w:ascii="Times New Roman" w:hAnsi="Times New Roman" w:cs="Times New Roman"/>
          </w:rPr>
          <w:t>action-understanding studies.</w:t>
        </w:r>
      </w:ins>
      <w:r w:rsidR="00FC2F2A">
        <w:rPr>
          <w:rFonts w:ascii="Times New Roman" w:hAnsi="Times New Roman" w:cs="Times New Roman"/>
        </w:rPr>
        <w:t xml:space="preserve"> </w:t>
      </w:r>
      <w:r w:rsidR="007D03E5">
        <w:rPr>
          <w:rFonts w:ascii="Times New Roman" w:eastAsia="Times New Roman" w:hAnsi="Times New Roman" w:cs="Times New Roman"/>
        </w:rPr>
        <w:t>Critically</w:t>
      </w:r>
      <w:r w:rsidR="007E43F8">
        <w:rPr>
          <w:rFonts w:ascii="Times New Roman" w:eastAsia="Times New Roman" w:hAnsi="Times New Roman" w:cs="Times New Roman"/>
        </w:rPr>
        <w:t xml:space="preserve">, </w:t>
      </w:r>
      <w:r w:rsidR="00FC2F2A">
        <w:rPr>
          <w:rFonts w:ascii="Times New Roman" w:eastAsia="Times New Roman" w:hAnsi="Times New Roman" w:cs="Times New Roman"/>
        </w:rPr>
        <w:t>because ALIAS was developed to capture</w:t>
      </w:r>
      <w:r w:rsidR="00E35E64">
        <w:rPr>
          <w:rFonts w:ascii="Times New Roman" w:eastAsia="Times New Roman" w:hAnsi="Times New Roman" w:cs="Times New Roman"/>
        </w:rPr>
        <w:t xml:space="preserve"> a broad set of</w:t>
      </w:r>
      <w:r w:rsidR="00FC2F2A">
        <w:rPr>
          <w:rFonts w:ascii="Times New Roman" w:eastAsia="Times New Roman" w:hAnsi="Times New Roman" w:cs="Times New Roman"/>
        </w:rPr>
        <w:t xml:space="preserve"> </w:t>
      </w:r>
      <w:ins w:id="323" w:author="Benton, Deon" w:date="2026-05-01T20:43:00Z" w16du:dateUtc="2026-05-02T01:43:00Z">
        <w:r w:rsidR="00492F56">
          <w:rPr>
            <w:rFonts w:ascii="Times New Roman" w:eastAsia="Times New Roman" w:hAnsi="Times New Roman" w:cs="Times New Roman"/>
          </w:rPr>
          <w:t>target findings</w:t>
        </w:r>
      </w:ins>
      <w:r w:rsidR="00FC2F2A">
        <w:rPr>
          <w:rFonts w:ascii="Times New Roman" w:eastAsia="Times New Roman" w:hAnsi="Times New Roman" w:cs="Times New Roman"/>
        </w:rPr>
        <w:t xml:space="preserve"> in this literature</w:t>
      </w:r>
      <w:r>
        <w:rPr>
          <w:rFonts w:ascii="Times New Roman" w:eastAsia="Times New Roman" w:hAnsi="Times New Roman" w:cs="Times New Roman"/>
        </w:rPr>
        <w:t xml:space="preserve"> rather than</w:t>
      </w:r>
      <w:ins w:id="324" w:author="Benton, Deon" w:date="2026-05-01T20:44:00Z" w16du:dateUtc="2026-05-02T01:44:00Z">
        <w:r w:rsidR="00492F56">
          <w:rPr>
            <w:rFonts w:ascii="Times New Roman" w:eastAsia="Times New Roman" w:hAnsi="Times New Roman" w:cs="Times New Roman"/>
          </w:rPr>
          <w:t xml:space="preserve"> to account for</w:t>
        </w:r>
      </w:ins>
      <w:r>
        <w:rPr>
          <w:rFonts w:ascii="Times New Roman" w:eastAsia="Times New Roman" w:hAnsi="Times New Roman" w:cs="Times New Roman"/>
        </w:rPr>
        <w:t xml:space="preserve"> one or two specific findings</w:t>
      </w:r>
      <w:r w:rsidR="00FC2F2A">
        <w:rPr>
          <w:rFonts w:ascii="Times New Roman" w:eastAsia="Times New Roman" w:hAnsi="Times New Roman" w:cs="Times New Roman"/>
        </w:rPr>
        <w:t>,</w:t>
      </w:r>
      <w:r w:rsidR="00841A7E">
        <w:rPr>
          <w:rFonts w:ascii="Times New Roman" w:eastAsia="Times New Roman" w:hAnsi="Times New Roman" w:cs="Times New Roman"/>
        </w:rPr>
        <w:t xml:space="preserve"> the simulations reported below </w:t>
      </w:r>
      <w:r w:rsidR="0089435D">
        <w:rPr>
          <w:rFonts w:ascii="Times New Roman" w:eastAsia="Times New Roman" w:hAnsi="Times New Roman" w:cs="Times New Roman"/>
        </w:rPr>
        <w:t>did not attempt to</w:t>
      </w:r>
      <w:r w:rsidR="00841A7E">
        <w:rPr>
          <w:rFonts w:ascii="Times New Roman" w:eastAsia="Times New Roman" w:hAnsi="Times New Roman" w:cs="Times New Roman"/>
        </w:rPr>
        <w:t xml:space="preserve"> </w:t>
      </w:r>
      <w:ins w:id="325" w:author="Benton, Deon" w:date="2026-05-01T20:44:00Z" w16du:dateUtc="2026-05-02T01:44:00Z">
        <w:r w:rsidR="00492F56">
          <w:rPr>
            <w:rFonts w:ascii="Times New Roman" w:eastAsia="Times New Roman" w:hAnsi="Times New Roman" w:cs="Times New Roman"/>
          </w:rPr>
          <w:t xml:space="preserve">instantiate </w:t>
        </w:r>
      </w:ins>
      <w:r w:rsidR="00841A7E">
        <w:rPr>
          <w:rFonts w:ascii="Times New Roman" w:eastAsia="Times New Roman" w:hAnsi="Times New Roman" w:cs="Times New Roman"/>
        </w:rPr>
        <w:t>the full details of any one study or every experiment within it.</w:t>
      </w:r>
      <w:r w:rsidR="00FC2F2A">
        <w:rPr>
          <w:rFonts w:ascii="Times New Roman" w:eastAsia="Times New Roman" w:hAnsi="Times New Roman" w:cs="Times New Roman"/>
        </w:rPr>
        <w:t xml:space="preserve"> </w:t>
      </w:r>
      <w:r w:rsidR="00F90C60" w:rsidRPr="00F90C60">
        <w:rPr>
          <w:rFonts w:ascii="Times New Roman" w:eastAsia="Times New Roman" w:hAnsi="Times New Roman" w:cs="Times New Roman"/>
        </w:rPr>
        <w:t>Instead, each study</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from which the key findings </w:t>
      </w:r>
      <w:r w:rsidR="00F90C60">
        <w:rPr>
          <w:rFonts w:ascii="Times New Roman" w:eastAsia="Times New Roman" w:hAnsi="Times New Roman" w:cs="Times New Roman"/>
        </w:rPr>
        <w:t xml:space="preserve">that were </w:t>
      </w:r>
      <w:r w:rsidR="00D213F8">
        <w:rPr>
          <w:rFonts w:ascii="Times New Roman" w:eastAsia="Times New Roman" w:hAnsi="Times New Roman" w:cs="Times New Roman"/>
        </w:rPr>
        <w:t>targeted here</w:t>
      </w:r>
      <w:r w:rsidR="00F90C60" w:rsidRPr="00F90C60">
        <w:rPr>
          <w:rFonts w:ascii="Times New Roman" w:eastAsia="Times New Roman" w:hAnsi="Times New Roman" w:cs="Times New Roman"/>
        </w:rPr>
        <w:t xml:space="preserve"> were derived</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was modeled</w:t>
      </w:r>
      <w:ins w:id="326" w:author="Benton, Deon" w:date="2026-05-01T20:46:00Z" w16du:dateUtc="2026-05-02T01:46:00Z">
        <w:r w:rsidR="00492F56">
          <w:rPr>
            <w:rFonts w:ascii="Times New Roman" w:eastAsia="Times New Roman" w:hAnsi="Times New Roman" w:cs="Times New Roman"/>
          </w:rPr>
          <w:t xml:space="preserve"> in enough detail that </w:t>
        </w:r>
      </w:ins>
      <w:ins w:id="327" w:author="Benton, Deon" w:date="2026-05-01T20:48:00Z" w16du:dateUtc="2026-05-02T01:48:00Z">
        <w:r w:rsidR="00492F56" w:rsidRPr="00492F56">
          <w:rPr>
            <w:rFonts w:ascii="Times New Roman" w:eastAsia="Times New Roman" w:hAnsi="Times New Roman" w:cs="Times New Roman"/>
          </w:rPr>
          <w:t xml:space="preserve">the critical elements of the task </w:t>
        </w:r>
      </w:ins>
      <w:ins w:id="328" w:author="Benton, Deon" w:date="2026-05-01T20:49:00Z" w16du:dateUtc="2026-05-02T01:49:00Z">
        <w:r w:rsidR="00E836BA">
          <w:rPr>
            <w:rFonts w:ascii="Times New Roman" w:eastAsia="Times New Roman" w:hAnsi="Times New Roman" w:cs="Times New Roman"/>
          </w:rPr>
          <w:t xml:space="preserve">are preserved </w:t>
        </w:r>
      </w:ins>
      <w:ins w:id="329" w:author="Benton, Deon" w:date="2026-05-01T20:48:00Z" w16du:dateUtc="2026-05-02T01:48:00Z">
        <w:r w:rsidR="00492F56" w:rsidRPr="00492F56">
          <w:rPr>
            <w:rFonts w:ascii="Times New Roman" w:eastAsia="Times New Roman" w:hAnsi="Times New Roman" w:cs="Times New Roman"/>
          </w:rPr>
          <w:t>(e.g., the relation between the agent’s motion, the presence or absence of obstacles, and the resulting action trajectory)</w:t>
        </w:r>
      </w:ins>
      <w:r w:rsidR="00A318A3">
        <w:rPr>
          <w:rFonts w:ascii="Times New Roman" w:eastAsia="Times New Roman" w:hAnsi="Times New Roman" w:cs="Times New Roman"/>
        </w:rPr>
        <w:t>.</w:t>
      </w:r>
      <w:r w:rsidR="00F121C3">
        <w:rPr>
          <w:rFonts w:ascii="Times New Roman" w:eastAsia="Times New Roman" w:hAnsi="Times New Roman" w:cs="Times New Roman"/>
        </w:rPr>
        <w:t xml:space="preserve"> </w:t>
      </w:r>
      <w:r w:rsidR="00A318A3">
        <w:rPr>
          <w:rFonts w:ascii="Times New Roman" w:eastAsia="Times New Roman" w:hAnsi="Times New Roman" w:cs="Times New Roman"/>
        </w:rPr>
        <w:t>Additionally, by</w:t>
      </w:r>
      <w:r w:rsidR="001C6311">
        <w:rPr>
          <w:rFonts w:ascii="Times New Roman" w:eastAsia="Times New Roman" w:hAnsi="Times New Roman" w:cs="Times New Roman"/>
        </w:rPr>
        <w:t xml:space="preserve"> simulating a broad set of findings rather than </w:t>
      </w:r>
      <w:ins w:id="330" w:author="Benton, Deon" w:date="2026-05-01T20:44:00Z" w16du:dateUtc="2026-05-02T01:44:00Z">
        <w:r w:rsidR="00492F56">
          <w:rPr>
            <w:rFonts w:ascii="Times New Roman" w:eastAsia="Times New Roman" w:hAnsi="Times New Roman" w:cs="Times New Roman"/>
          </w:rPr>
          <w:t>a small number of specific</w:t>
        </w:r>
      </w:ins>
      <w:r w:rsidR="00D664FA">
        <w:rPr>
          <w:rFonts w:ascii="Times New Roman" w:eastAsia="Times New Roman" w:hAnsi="Times New Roman" w:cs="Times New Roman"/>
        </w:rPr>
        <w:t xml:space="preserve"> findings</w:t>
      </w:r>
      <w:r w:rsidR="001C6311">
        <w:rPr>
          <w:rFonts w:ascii="Times New Roman" w:eastAsia="Times New Roman" w:hAnsi="Times New Roman" w:cs="Times New Roman"/>
        </w:rPr>
        <w:t xml:space="preserve">, </w:t>
      </w:r>
      <w:ins w:id="331" w:author="Benton, Deon" w:date="2026-05-01T20:45:00Z" w16du:dateUtc="2026-05-02T01:45:00Z">
        <w:r w:rsidR="00492F56">
          <w:rPr>
            <w:rFonts w:ascii="Times New Roman" w:eastAsia="Times New Roman" w:hAnsi="Times New Roman" w:cs="Times New Roman"/>
          </w:rPr>
          <w:t xml:space="preserve">the </w:t>
        </w:r>
      </w:ins>
      <w:r w:rsidR="001C6311">
        <w:rPr>
          <w:rFonts w:ascii="Times New Roman" w:eastAsia="Times New Roman" w:hAnsi="Times New Roman" w:cs="Times New Roman"/>
        </w:rPr>
        <w:t>explanatory breadth of the current account</w:t>
      </w:r>
      <w:ins w:id="332" w:author="Benton, Deon" w:date="2026-05-01T20:45:00Z" w16du:dateUtc="2026-05-02T01:45:00Z">
        <w:r w:rsidR="00492F56">
          <w:rPr>
            <w:rFonts w:ascii="Times New Roman" w:eastAsia="Times New Roman" w:hAnsi="Times New Roman" w:cs="Times New Roman"/>
          </w:rPr>
          <w:t xml:space="preserve"> could be determined. </w:t>
        </w:r>
      </w:ins>
      <w:r w:rsidR="001C6311">
        <w:rPr>
          <w:rFonts w:ascii="Times New Roman" w:eastAsia="Times New Roman" w:hAnsi="Times New Roman" w:cs="Times New Roman"/>
        </w:rPr>
        <w:t xml:space="preserve"> </w:t>
      </w:r>
      <w:r w:rsidR="007B777A">
        <w:rPr>
          <w:rFonts w:ascii="Times New Roman" w:eastAsia="Times New Roman" w:hAnsi="Times New Roman" w:cs="Times New Roman"/>
        </w:rPr>
        <w:t>The five findings that were the targets of the present series of simulations were</w:t>
      </w:r>
      <w:r w:rsidR="00155706">
        <w:rPr>
          <w:rFonts w:ascii="Times New Roman" w:eastAsia="Times New Roman" w:hAnsi="Times New Roman" w:cs="Times New Roman"/>
        </w:rPr>
        <w:t xml:space="preserve">: </w:t>
      </w:r>
    </w:p>
    <w:p w14:paraId="032456E9" w14:textId="3BAF6598" w:rsidR="00524642" w:rsidRDefault="0070428C"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Selective longer looking to inefficient</w:t>
      </w:r>
      <w:r w:rsidR="00896FCF">
        <w:rPr>
          <w:rFonts w:ascii="Times New Roman" w:hAnsi="Times New Roman" w:cs="Times New Roman"/>
          <w:b/>
          <w:bCs/>
        </w:rPr>
        <w:t xml:space="preserve"> than</w:t>
      </w:r>
      <w:r>
        <w:rPr>
          <w:rFonts w:ascii="Times New Roman" w:hAnsi="Times New Roman" w:cs="Times New Roman"/>
          <w:b/>
          <w:bCs/>
        </w:rPr>
        <w:t xml:space="preserve"> actions following</w:t>
      </w:r>
      <w:r w:rsidR="00896FCF">
        <w:rPr>
          <w:rFonts w:ascii="Times New Roman" w:hAnsi="Times New Roman" w:cs="Times New Roman"/>
          <w:b/>
          <w:bCs/>
        </w:rPr>
        <w:t xml:space="preserve"> constrained</w:t>
      </w:r>
      <w:r>
        <w:rPr>
          <w:rFonts w:ascii="Times New Roman" w:hAnsi="Times New Roman" w:cs="Times New Roman"/>
          <w:b/>
          <w:bCs/>
        </w:rPr>
        <w:t xml:space="preserve">. </w:t>
      </w:r>
      <w:r w:rsidR="00953FA9">
        <w:rPr>
          <w:rFonts w:ascii="Times New Roman" w:hAnsi="Times New Roman" w:cs="Times New Roman"/>
        </w:rPr>
        <w:t>I</w:t>
      </w:r>
      <w:r>
        <w:rPr>
          <w:rFonts w:ascii="Times New Roman" w:hAnsi="Times New Roman" w:cs="Times New Roman"/>
        </w:rPr>
        <w:t>n the absence of a physical barrier</w:t>
      </w:r>
      <w:r w:rsidR="00953FA9">
        <w:rPr>
          <w:rFonts w:ascii="Times New Roman" w:hAnsi="Times New Roman" w:cs="Times New Roman"/>
        </w:rPr>
        <w:t>, infants look longer</w:t>
      </w:r>
      <w:r w:rsidR="00524642">
        <w:rPr>
          <w:rFonts w:ascii="Times New Roman" w:hAnsi="Times New Roman" w:cs="Times New Roman"/>
        </w:rPr>
        <w:t xml:space="preserve"> </w:t>
      </w:r>
      <w:r w:rsidR="007B777A">
        <w:rPr>
          <w:rFonts w:ascii="Times New Roman" w:hAnsi="Times New Roman" w:cs="Times New Roman"/>
        </w:rPr>
        <w:t>when</w:t>
      </w:r>
      <w:r>
        <w:rPr>
          <w:rFonts w:ascii="Times New Roman" w:hAnsi="Times New Roman" w:cs="Times New Roman"/>
        </w:rPr>
        <w:t xml:space="preserve"> </w:t>
      </w:r>
      <w:r w:rsidR="007B777A">
        <w:rPr>
          <w:rFonts w:ascii="Times New Roman" w:hAnsi="Times New Roman" w:cs="Times New Roman"/>
        </w:rPr>
        <w:t xml:space="preserve">a first character follows a curved path to reach a second character </w:t>
      </w:r>
      <w:r w:rsidR="00445048">
        <w:rPr>
          <w:rFonts w:ascii="Times New Roman" w:hAnsi="Times New Roman" w:cs="Times New Roman"/>
        </w:rPr>
        <w:t>than when the first character follows a straight path to reach the second one</w:t>
      </w:r>
      <w:r w:rsidR="00D0227A">
        <w:rPr>
          <w:rFonts w:ascii="Times New Roman" w:hAnsi="Times New Roman" w:cs="Times New Roman"/>
        </w:rPr>
        <w:t>.</w:t>
      </w:r>
      <w:r w:rsidR="00190D1A">
        <w:rPr>
          <w:rFonts w:ascii="Times New Roman" w:hAnsi="Times New Roman" w:cs="Times New Roman"/>
        </w:rPr>
        <w:t xml:space="preserve"> Crucially, this pattern </w:t>
      </w:r>
      <w:r w:rsidR="00C66C18">
        <w:rPr>
          <w:rFonts w:ascii="Times New Roman" w:hAnsi="Times New Roman" w:cs="Times New Roman"/>
        </w:rPr>
        <w:t>only holds</w:t>
      </w:r>
      <w:r w:rsidR="00190D1A">
        <w:rPr>
          <w:rFonts w:ascii="Times New Roman" w:hAnsi="Times New Roman" w:cs="Times New Roman"/>
        </w:rPr>
        <w:t xml:space="preserve"> when </w:t>
      </w:r>
      <w:r w:rsidR="00445048">
        <w:rPr>
          <w:rFonts w:ascii="Times New Roman" w:hAnsi="Times New Roman" w:cs="Times New Roman"/>
        </w:rPr>
        <w:t>the curved action occur</w:t>
      </w:r>
      <w:r w:rsidR="00190D1A">
        <w:rPr>
          <w:rFonts w:ascii="Times New Roman" w:hAnsi="Times New Roman" w:cs="Times New Roman"/>
        </w:rPr>
        <w:t>s</w:t>
      </w:r>
      <w:r w:rsidR="00445048">
        <w:rPr>
          <w:rFonts w:ascii="Times New Roman" w:hAnsi="Times New Roman" w:cs="Times New Roman"/>
        </w:rPr>
        <w:t xml:space="preserve"> over a barrier </w:t>
      </w:r>
      <w:r w:rsidR="00190D1A">
        <w:rPr>
          <w:rFonts w:ascii="Times New Roman" w:hAnsi="Times New Roman" w:cs="Times New Roman"/>
        </w:rPr>
        <w:t>during an initial habituation phase</w:t>
      </w:r>
      <w:r w:rsidR="00C66C18">
        <w:rPr>
          <w:rFonts w:ascii="Times New Roman" w:hAnsi="Times New Roman" w:cs="Times New Roman"/>
        </w:rPr>
        <w:t xml:space="preserve">; infants look </w:t>
      </w:r>
      <w:r w:rsidR="00C66C18">
        <w:rPr>
          <w:rFonts w:ascii="Times New Roman" w:hAnsi="Times New Roman" w:cs="Times New Roman"/>
        </w:rPr>
        <w:lastRenderedPageBreak/>
        <w:t>equally long at both actions when the action and barrier are spatially separated</w:t>
      </w:r>
      <w:r w:rsidR="00524642">
        <w:rPr>
          <w:rFonts w:ascii="Times New Roman" w:hAnsi="Times New Roman" w:cs="Times New Roman"/>
        </w:rPr>
        <w:t xml:space="preserve"> (e.g., Gergely et al., 1995</w:t>
      </w:r>
      <w:r w:rsidR="00E03DD5">
        <w:rPr>
          <w:rFonts w:ascii="Times New Roman" w:hAnsi="Times New Roman" w:cs="Times New Roman"/>
        </w:rPr>
        <w:t>; Csibra et al., 1999</w:t>
      </w:r>
      <w:r w:rsidR="00524642">
        <w:rPr>
          <w:rFonts w:ascii="Times New Roman" w:hAnsi="Times New Roman" w:cs="Times New Roman"/>
        </w:rPr>
        <w:t xml:space="preserve">). </w:t>
      </w:r>
    </w:p>
    <w:p w14:paraId="2426D288" w14:textId="45328B12"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w:t>
      </w:r>
      <w:r w:rsidR="002E379E">
        <w:rPr>
          <w:rFonts w:ascii="Times New Roman" w:hAnsi="Times New Roman" w:cs="Times New Roman"/>
          <w:b/>
          <w:bCs/>
        </w:rPr>
        <w:t>Independence f</w:t>
      </w:r>
      <w:r w:rsidR="00C66C18">
        <w:rPr>
          <w:rFonts w:ascii="Times New Roman" w:hAnsi="Times New Roman" w:cs="Times New Roman"/>
          <w:b/>
          <w:bCs/>
        </w:rPr>
        <w:t>rom</w:t>
      </w:r>
      <w:r w:rsidR="002E379E">
        <w:rPr>
          <w:rFonts w:ascii="Times New Roman" w:hAnsi="Times New Roman" w:cs="Times New Roman"/>
          <w:b/>
          <w:bCs/>
        </w:rPr>
        <w:t xml:space="preserve"> animacy</w:t>
      </w:r>
      <w:r w:rsidR="005F561E">
        <w:rPr>
          <w:rFonts w:ascii="Times New Roman" w:hAnsi="Times New Roman" w:cs="Times New Roman"/>
          <w:b/>
          <w:bCs/>
        </w:rPr>
        <w:t>.</w:t>
      </w:r>
      <w:r w:rsidR="002E379E">
        <w:rPr>
          <w:rFonts w:ascii="Times New Roman" w:hAnsi="Times New Roman" w:cs="Times New Roman"/>
          <w:b/>
          <w:bCs/>
        </w:rPr>
        <w:t xml:space="preserve"> </w:t>
      </w:r>
      <w:r w:rsidR="005F561E">
        <w:rPr>
          <w:rFonts w:ascii="Times New Roman" w:hAnsi="Times New Roman" w:cs="Times New Roman"/>
        </w:rPr>
        <w:t xml:space="preserve">Infants’ looking behaviors adhere to the pattern described in (1) </w:t>
      </w:r>
      <w:r w:rsidR="002E379E">
        <w:rPr>
          <w:rFonts w:ascii="Times New Roman" w:hAnsi="Times New Roman" w:cs="Times New Roman"/>
        </w:rPr>
        <w:t xml:space="preserve">even when the characters engaged in those actions do not possess animate features (i.e., they are inanimate; </w:t>
      </w:r>
      <w:r>
        <w:rPr>
          <w:rFonts w:ascii="Times New Roman" w:hAnsi="Times New Roman" w:cs="Times New Roman"/>
        </w:rPr>
        <w:t>Csibra et al., 1999; Sodian et al., 2004).</w:t>
      </w:r>
    </w:p>
    <w:p w14:paraId="0067737E" w14:textId="5452DCDD" w:rsidR="00524642" w:rsidRDefault="00B94FBB"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Bidirectional inferenc</w:t>
      </w:r>
      <w:r w:rsidR="002D3F04">
        <w:rPr>
          <w:rFonts w:ascii="Times New Roman" w:hAnsi="Times New Roman" w:cs="Times New Roman"/>
          <w:b/>
          <w:bCs/>
        </w:rPr>
        <w:t xml:space="preserve">es for </w:t>
      </w:r>
      <w:r>
        <w:rPr>
          <w:rFonts w:ascii="Times New Roman" w:hAnsi="Times New Roman" w:cs="Times New Roman"/>
          <w:b/>
          <w:bCs/>
        </w:rPr>
        <w:t xml:space="preserve">actions, goals, and constraints. </w:t>
      </w:r>
      <w:r w:rsidR="00524642">
        <w:rPr>
          <w:rFonts w:ascii="Times New Roman" w:hAnsi="Times New Roman" w:cs="Times New Roman"/>
        </w:rPr>
        <w:t>Infants can infer external constraints from an agent’s actions and goals</w:t>
      </w:r>
      <w:r w:rsidR="00DF5681">
        <w:rPr>
          <w:rFonts w:ascii="Times New Roman" w:hAnsi="Times New Roman" w:cs="Times New Roman"/>
        </w:rPr>
        <w:t xml:space="preserve"> and</w:t>
      </w:r>
      <w:r w:rsidR="00524642">
        <w:rPr>
          <w:rFonts w:ascii="Times New Roman" w:hAnsi="Times New Roman" w:cs="Times New Roman"/>
        </w:rPr>
        <w:t xml:space="preserve"> goal</w:t>
      </w:r>
      <w:r w:rsidR="00DF5681">
        <w:rPr>
          <w:rFonts w:ascii="Times New Roman" w:hAnsi="Times New Roman" w:cs="Times New Roman"/>
        </w:rPr>
        <w:t>s</w:t>
      </w:r>
      <w:r w:rsidR="00524642">
        <w:rPr>
          <w:rFonts w:ascii="Times New Roman" w:hAnsi="Times New Roman" w:cs="Times New Roman"/>
        </w:rPr>
        <w:t xml:space="preserve"> from its actions and external constraints (e.g., Csibra et al., 2003</w:t>
      </w:r>
      <w:r w:rsidR="00637979">
        <w:rPr>
          <w:rFonts w:ascii="Times New Roman" w:hAnsi="Times New Roman" w:cs="Times New Roman"/>
        </w:rPr>
        <w:t>; Wagner &amp; Carey, 2005</w:t>
      </w:r>
      <w:r w:rsidR="00524642">
        <w:rPr>
          <w:rFonts w:ascii="Times New Roman" w:hAnsi="Times New Roman" w:cs="Times New Roman"/>
        </w:rPr>
        <w:t>).</w:t>
      </w:r>
    </w:p>
    <w:p w14:paraId="632FE870" w14:textId="095DB958" w:rsidR="00614B6D" w:rsidRDefault="00B94FBB"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 xml:space="preserve">Graded representations of efficiency. </w:t>
      </w:r>
      <w:r w:rsidR="00524642">
        <w:rPr>
          <w:rFonts w:ascii="Times New Roman" w:hAnsi="Times New Roman" w:cs="Times New Roman"/>
        </w:rPr>
        <w:t xml:space="preserve">Infants represent </w:t>
      </w:r>
      <w:r>
        <w:rPr>
          <w:rFonts w:ascii="Times New Roman" w:hAnsi="Times New Roman" w:cs="Times New Roman"/>
        </w:rPr>
        <w:t xml:space="preserve">action efficiency </w:t>
      </w:r>
      <w:r w:rsidR="00614B6D">
        <w:rPr>
          <w:rFonts w:ascii="Times New Roman" w:hAnsi="Times New Roman" w:cs="Times New Roman"/>
        </w:rPr>
        <w:t xml:space="preserve">continuously </w:t>
      </w:r>
      <w:r>
        <w:rPr>
          <w:rFonts w:ascii="Times New Roman" w:hAnsi="Times New Roman" w:cs="Times New Roman"/>
        </w:rPr>
        <w:t xml:space="preserve">rather than </w:t>
      </w:r>
      <w:r w:rsidR="00614B6D">
        <w:rPr>
          <w:rFonts w:ascii="Times New Roman" w:hAnsi="Times New Roman" w:cs="Times New Roman"/>
        </w:rPr>
        <w:t>dichotomously</w:t>
      </w:r>
      <w:r w:rsidR="00524642">
        <w:rPr>
          <w:rFonts w:ascii="Times New Roman" w:hAnsi="Times New Roman" w:cs="Times New Roman"/>
        </w:rPr>
        <w:t xml:space="preserve"> (e.g., Liu &amp; Spelke, 2017)</w:t>
      </w:r>
      <w:r w:rsidR="00614B6D">
        <w:rPr>
          <w:rFonts w:ascii="Times New Roman" w:hAnsi="Times New Roman" w:cs="Times New Roman"/>
        </w:rPr>
        <w:t>.</w:t>
      </w:r>
    </w:p>
    <w:p w14:paraId="2CCF1491" w14:textId="31F9883A" w:rsidR="00614B6D" w:rsidRPr="00E467DF" w:rsidRDefault="00DB0CFE"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Action understanding in pre-reaching infants</w:t>
      </w:r>
      <w:r w:rsidR="00614B6D">
        <w:rPr>
          <w:rFonts w:ascii="Times New Roman" w:hAnsi="Times New Roman" w:cs="Times New Roman"/>
          <w:b/>
          <w:bCs/>
        </w:rPr>
        <w:t xml:space="preserve">. </w:t>
      </w:r>
      <w:r w:rsidR="00CD3063">
        <w:rPr>
          <w:rFonts w:ascii="Times New Roman" w:hAnsi="Times New Roman" w:cs="Times New Roman"/>
        </w:rPr>
        <w:t xml:space="preserve">Infants as young as 3 months of age show the pattern observed in (1) and (2) </w:t>
      </w:r>
      <w:r w:rsidR="00E03DD5">
        <w:rPr>
          <w:rFonts w:ascii="Times New Roman" w:hAnsi="Times New Roman" w:cs="Times New Roman"/>
        </w:rPr>
        <w:t xml:space="preserve">but </w:t>
      </w:r>
      <w:r w:rsidR="00CD3063">
        <w:rPr>
          <w:rFonts w:ascii="Times New Roman" w:hAnsi="Times New Roman" w:cs="Times New Roman"/>
        </w:rPr>
        <w:t>only</w:t>
      </w:r>
      <w:r w:rsidR="00DC0ABB">
        <w:rPr>
          <w:rFonts w:ascii="Times New Roman" w:hAnsi="Times New Roman" w:cs="Times New Roman"/>
        </w:rPr>
        <w:t xml:space="preserve"> </w:t>
      </w:r>
      <w:r w:rsidR="00CD3063">
        <w:rPr>
          <w:rFonts w:ascii="Times New Roman" w:hAnsi="Times New Roman" w:cs="Times New Roman"/>
        </w:rPr>
        <w:t>when they are given direct motor experience</w:t>
      </w:r>
      <w:r w:rsidR="00C90067">
        <w:rPr>
          <w:rFonts w:ascii="Times New Roman" w:hAnsi="Times New Roman" w:cs="Times New Roman"/>
        </w:rPr>
        <w:t xml:space="preserve"> during an action phase</w:t>
      </w:r>
      <w:r w:rsidR="00CD3063">
        <w:rPr>
          <w:rFonts w:ascii="Times New Roman" w:hAnsi="Times New Roman" w:cs="Times New Roman"/>
        </w:rPr>
        <w:t xml:space="preserve"> (e.g., Skerry et al., 2013)</w:t>
      </w:r>
      <w:r w:rsidR="00DA6161">
        <w:rPr>
          <w:rFonts w:ascii="Times New Roman" w:hAnsi="Times New Roman" w:cs="Times New Roman"/>
        </w:rPr>
        <w:t>.</w:t>
      </w:r>
    </w:p>
    <w:p w14:paraId="3611B7CC" w14:textId="3B7A2EF1" w:rsidR="00807B0F" w:rsidRDefault="009A232F" w:rsidP="00807B0F">
      <w:pPr>
        <w:spacing w:line="480" w:lineRule="auto"/>
        <w:ind w:firstLine="720"/>
        <w:contextualSpacing/>
        <w:rPr>
          <w:rFonts w:ascii="Times New Roman" w:hAnsi="Times New Roman" w:cs="Times New Roman"/>
        </w:rPr>
      </w:pPr>
      <w:r>
        <w:rPr>
          <w:rFonts w:ascii="Times New Roman" w:hAnsi="Times New Roman" w:cs="Times New Roman"/>
        </w:rPr>
        <w:t xml:space="preserve">One thing that should be clear from the list above is that </w:t>
      </w:r>
      <w:r w:rsidR="00524642">
        <w:rPr>
          <w:rFonts w:ascii="Times New Roman" w:hAnsi="Times New Roman" w:cs="Times New Roman"/>
        </w:rPr>
        <w:t xml:space="preserve">all the findings derive from studies that used some version of the </w:t>
      </w:r>
      <w:ins w:id="333" w:author="Benton, Deon" w:date="2026-05-01T20:51:00Z" w16du:dateUtc="2026-05-02T01:51:00Z">
        <w:r w:rsidR="00971205">
          <w:rPr>
            <w:rFonts w:ascii="Times New Roman" w:hAnsi="Times New Roman" w:cs="Times New Roman"/>
          </w:rPr>
          <w:t xml:space="preserve">task used in the original </w:t>
        </w:r>
      </w:ins>
      <w:r w:rsidR="00524642">
        <w:rPr>
          <w:rFonts w:ascii="Times New Roman" w:hAnsi="Times New Roman" w:cs="Times New Roman"/>
        </w:rPr>
        <w:t>Gergely et al.</w:t>
      </w:r>
      <w:ins w:id="334" w:author="Benton, Deon" w:date="2026-05-01T20:51:00Z" w16du:dateUtc="2026-05-02T01:51:00Z">
        <w:r w:rsidR="00971205">
          <w:rPr>
            <w:rFonts w:ascii="Times New Roman" w:hAnsi="Times New Roman" w:cs="Times New Roman"/>
          </w:rPr>
          <w:t xml:space="preserve"> </w:t>
        </w:r>
      </w:ins>
      <w:r w:rsidR="00524642">
        <w:rPr>
          <w:rFonts w:ascii="Times New Roman" w:hAnsi="Times New Roman" w:cs="Times New Roman"/>
        </w:rPr>
        <w:t>(1995)</w:t>
      </w:r>
      <w:ins w:id="335" w:author="Benton, Deon" w:date="2026-05-01T20:51:00Z" w16du:dateUtc="2026-05-02T01:51:00Z">
        <w:r w:rsidR="00971205">
          <w:rPr>
            <w:rFonts w:ascii="Times New Roman" w:hAnsi="Times New Roman" w:cs="Times New Roman"/>
          </w:rPr>
          <w:t xml:space="preserve"> study</w:t>
        </w:r>
      </w:ins>
      <w:r w:rsidR="002807A7">
        <w:rPr>
          <w:rFonts w:ascii="Times New Roman" w:hAnsi="Times New Roman" w:cs="Times New Roman"/>
        </w:rPr>
        <w:t xml:space="preserve"> </w:t>
      </w:r>
      <w:r w:rsidR="00F33569">
        <w:rPr>
          <w:rFonts w:ascii="Times New Roman" w:hAnsi="Times New Roman" w:cs="Times New Roman"/>
        </w:rPr>
        <w:t>(hereafter the Gergely paradigm)</w:t>
      </w:r>
      <w:r w:rsidR="00524642">
        <w:rPr>
          <w:rFonts w:ascii="Times New Roman" w:hAnsi="Times New Roman" w:cs="Times New Roman"/>
        </w:rPr>
        <w:t xml:space="preserve">. The rationale for focusing on </w:t>
      </w:r>
      <w:ins w:id="336" w:author="Benton, Deon" w:date="2026-05-01T20:51:00Z" w16du:dateUtc="2026-05-02T01:51:00Z">
        <w:r w:rsidR="00971205">
          <w:rPr>
            <w:rFonts w:ascii="Times New Roman" w:hAnsi="Times New Roman" w:cs="Times New Roman"/>
          </w:rPr>
          <w:t>studies that adopt</w:t>
        </w:r>
      </w:ins>
      <w:ins w:id="337" w:author="Benton, Deon" w:date="2026-05-01T20:52:00Z" w16du:dateUtc="2026-05-02T01:52:00Z">
        <w:r w:rsidR="00971205">
          <w:rPr>
            <w:rFonts w:ascii="Times New Roman" w:hAnsi="Times New Roman" w:cs="Times New Roman"/>
          </w:rPr>
          <w:t xml:space="preserve"> this paradigm is</w:t>
        </w:r>
      </w:ins>
      <w:r w:rsidR="00524642">
        <w:rPr>
          <w:rFonts w:ascii="Times New Roman" w:hAnsi="Times New Roman" w:cs="Times New Roman"/>
        </w:rPr>
        <w:t xml:space="preserve"> that few paradigms have been used more extensively to study infant action understanding than this one. Another reason is that it was possible to test the explanatory scope of the current account with </w:t>
      </w:r>
      <w:ins w:id="338" w:author="Benton, Deon" w:date="2026-05-01T20:52:00Z" w16du:dateUtc="2026-05-02T01:52:00Z">
        <w:r w:rsidR="00971205">
          <w:rPr>
            <w:rFonts w:ascii="Times New Roman" w:hAnsi="Times New Roman" w:cs="Times New Roman"/>
          </w:rPr>
          <w:t xml:space="preserve">minimal changes to the underlying model </w:t>
        </w:r>
      </w:ins>
      <w:r w:rsidR="00524642">
        <w:rPr>
          <w:rFonts w:ascii="Times New Roman" w:hAnsi="Times New Roman" w:cs="Times New Roman"/>
        </w:rPr>
        <w:t xml:space="preserve">architecture. </w:t>
      </w:r>
      <w:ins w:id="339" w:author="Benton, Deon" w:date="2026-05-01T20:58:00Z" w16du:dateUtc="2026-05-02T01:58:00Z">
        <w:r w:rsidR="00971205" w:rsidRPr="00971205">
          <w:rPr>
            <w:rFonts w:ascii="Times New Roman" w:hAnsi="Times New Roman" w:cs="Times New Roman"/>
          </w:rPr>
          <w:t>Although the current model could, in principle, be extended to simulate an even broader range of infant action-understanding studies, doing so would entail modifying its architecture in ways that would complicate determining whether any success reflects the explanatory power of the present account or simply the model’s increased flexibility</w:t>
        </w:r>
        <w:r w:rsidR="00971205">
          <w:rPr>
            <w:rFonts w:ascii="Times New Roman" w:hAnsi="Times New Roman" w:cs="Times New Roman"/>
          </w:rPr>
          <w:t>.</w:t>
        </w:r>
      </w:ins>
    </w:p>
    <w:p w14:paraId="6403B81C" w14:textId="469C0438" w:rsidR="00FC438F" w:rsidRDefault="00FC438F" w:rsidP="00744F21">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The second goal of the current simulations was to demonstrate that </w:t>
      </w:r>
      <w:r w:rsidR="0089435D">
        <w:rPr>
          <w:rFonts w:ascii="Times New Roman" w:hAnsi="Times New Roman" w:cs="Times New Roman"/>
        </w:rPr>
        <w:t xml:space="preserve">ALIAS </w:t>
      </w:r>
      <w:r>
        <w:rPr>
          <w:rFonts w:ascii="Times New Roman" w:hAnsi="Times New Roman" w:cs="Times New Roman"/>
        </w:rPr>
        <w:t xml:space="preserve">provides a better account of </w:t>
      </w:r>
      <w:r w:rsidR="0089435D">
        <w:rPr>
          <w:rFonts w:ascii="Times New Roman" w:hAnsi="Times New Roman" w:cs="Times New Roman"/>
        </w:rPr>
        <w:t>the five target findings</w:t>
      </w:r>
      <w:r>
        <w:rPr>
          <w:rFonts w:ascii="Times New Roman" w:hAnsi="Times New Roman" w:cs="Times New Roman"/>
        </w:rPr>
        <w:t xml:space="preserve"> than</w:t>
      </w:r>
      <w:r w:rsidR="00366CD3">
        <w:rPr>
          <w:rFonts w:ascii="Times New Roman" w:hAnsi="Times New Roman" w:cs="Times New Roman"/>
        </w:rPr>
        <w:t xml:space="preserve"> Overwalle’s (2010)</w:t>
      </w:r>
      <w:r w:rsidR="00F33569">
        <w:rPr>
          <w:rFonts w:ascii="Times New Roman" w:hAnsi="Times New Roman" w:cs="Times New Roman"/>
        </w:rPr>
        <w:t>, hereafter OM10,</w:t>
      </w:r>
      <w:r w:rsidR="00366CD3">
        <w:rPr>
          <w:rFonts w:ascii="Times New Roman" w:hAnsi="Times New Roman" w:cs="Times New Roman"/>
        </w:rPr>
        <w:t xml:space="preserve"> model.</w:t>
      </w:r>
      <w:r w:rsidR="0089435D">
        <w:rPr>
          <w:rFonts w:ascii="Times New Roman" w:hAnsi="Times New Roman" w:cs="Times New Roman"/>
        </w:rPr>
        <w:t xml:space="preserve"> </w:t>
      </w:r>
      <w:r w:rsidR="000D6324">
        <w:rPr>
          <w:rFonts w:ascii="Times New Roman" w:hAnsi="Times New Roman" w:cs="Times New Roman"/>
        </w:rPr>
        <w:t xml:space="preserve">Specifically, the goal of the current simulations was to show that </w:t>
      </w:r>
      <w:r w:rsidR="008E78C5">
        <w:rPr>
          <w:rFonts w:ascii="Times New Roman" w:hAnsi="Times New Roman" w:cs="Times New Roman"/>
        </w:rPr>
        <w:t>ALIAS—which</w:t>
      </w:r>
      <w:r w:rsidR="000D6324">
        <w:rPr>
          <w:rFonts w:ascii="Times New Roman" w:hAnsi="Times New Roman" w:cs="Times New Roman"/>
        </w:rPr>
        <w:t xml:space="preserve"> incorporates prior experience, richer internal structure, and a more faithful representation of key task features in action-understanding studies</w:t>
      </w:r>
      <w:r w:rsidR="008E78C5">
        <w:rPr>
          <w:rFonts w:ascii="Times New Roman" w:hAnsi="Times New Roman" w:cs="Times New Roman"/>
        </w:rPr>
        <w:t>—</w:t>
      </w:r>
      <w:r w:rsidR="000D6324">
        <w:rPr>
          <w:rFonts w:ascii="Times New Roman" w:hAnsi="Times New Roman" w:cs="Times New Roman"/>
        </w:rPr>
        <w:t>does a better job at</w:t>
      </w:r>
      <w:r w:rsidR="00183560">
        <w:rPr>
          <w:rFonts w:ascii="Times New Roman" w:hAnsi="Times New Roman" w:cs="Times New Roman"/>
        </w:rPr>
        <w:t xml:space="preserve"> capturing</w:t>
      </w:r>
      <w:r w:rsidR="000D6324">
        <w:rPr>
          <w:rFonts w:ascii="Times New Roman" w:hAnsi="Times New Roman" w:cs="Times New Roman"/>
        </w:rPr>
        <w:t xml:space="preserve"> infants’ looking </w:t>
      </w:r>
      <w:r w:rsidR="00183560">
        <w:rPr>
          <w:rFonts w:ascii="Times New Roman" w:hAnsi="Times New Roman" w:cs="Times New Roman"/>
        </w:rPr>
        <w:t>data</w:t>
      </w:r>
      <w:r w:rsidR="000D6324">
        <w:rPr>
          <w:rFonts w:ascii="Times New Roman" w:hAnsi="Times New Roman" w:cs="Times New Roman"/>
        </w:rPr>
        <w:t xml:space="preserve"> across a broader range of studies than </w:t>
      </w:r>
      <w:r w:rsidR="008E78C5">
        <w:rPr>
          <w:rFonts w:ascii="Times New Roman" w:hAnsi="Times New Roman" w:cs="Times New Roman"/>
        </w:rPr>
        <w:t>OM10, a model that lacks these features</w:t>
      </w:r>
      <w:r w:rsidR="000D6324">
        <w:rPr>
          <w:rFonts w:ascii="Times New Roman" w:hAnsi="Times New Roman" w:cs="Times New Roman"/>
        </w:rPr>
        <w:t xml:space="preserve">. </w:t>
      </w:r>
      <w:r w:rsidR="00183560" w:rsidRPr="00183560">
        <w:rPr>
          <w:rFonts w:ascii="Times New Roman" w:hAnsi="Times New Roman" w:cs="Times New Roman"/>
        </w:rPr>
        <w:t xml:space="preserve">By demonstrating that </w:t>
      </w:r>
      <w:r w:rsidR="009C431B">
        <w:rPr>
          <w:rFonts w:ascii="Times New Roman" w:hAnsi="Times New Roman" w:cs="Times New Roman"/>
        </w:rPr>
        <w:t>OM10</w:t>
      </w:r>
      <w:r w:rsidR="00183560" w:rsidRPr="00183560">
        <w:rPr>
          <w:rFonts w:ascii="Times New Roman" w:hAnsi="Times New Roman" w:cs="Times New Roman"/>
        </w:rPr>
        <w:t xml:space="preserve"> accounts for less of the data than </w:t>
      </w:r>
      <w:r w:rsidR="009C431B">
        <w:rPr>
          <w:rFonts w:ascii="Times New Roman" w:hAnsi="Times New Roman" w:cs="Times New Roman"/>
        </w:rPr>
        <w:t>ALIAS</w:t>
      </w:r>
      <w:r w:rsidR="00183560" w:rsidRPr="00183560">
        <w:rPr>
          <w:rFonts w:ascii="Times New Roman" w:hAnsi="Times New Roman" w:cs="Times New Roman"/>
        </w:rPr>
        <w:t xml:space="preserve">, the present simulations not only show that the limitations identified in </w:t>
      </w:r>
      <w:r w:rsidR="009C431B">
        <w:rPr>
          <w:rFonts w:ascii="Times New Roman" w:hAnsi="Times New Roman" w:cs="Times New Roman"/>
        </w:rPr>
        <w:t>OM10</w:t>
      </w:r>
      <w:r w:rsidR="00183560" w:rsidRPr="00183560">
        <w:rPr>
          <w:rFonts w:ascii="Times New Roman" w:hAnsi="Times New Roman" w:cs="Times New Roman"/>
        </w:rPr>
        <w:t xml:space="preserve"> are genuine but also demonstrate that removing them increases</w:t>
      </w:r>
      <w:r w:rsidR="009C431B">
        <w:rPr>
          <w:rFonts w:ascii="Times New Roman" w:hAnsi="Times New Roman" w:cs="Times New Roman"/>
        </w:rPr>
        <w:t xml:space="preserve"> explains the enhanced explanatory scope of ALIAS.</w:t>
      </w:r>
      <w:r w:rsidR="00183560" w:rsidRPr="00183560">
        <w:rPr>
          <w:rFonts w:ascii="Times New Roman" w:hAnsi="Times New Roman" w:cs="Times New Roman"/>
        </w:rPr>
        <w:t xml:space="preserve"> </w:t>
      </w:r>
    </w:p>
    <w:p w14:paraId="3003D899" w14:textId="0F642ED6" w:rsidR="00524642" w:rsidRDefault="00524642" w:rsidP="000B75DA">
      <w:pPr>
        <w:spacing w:line="480" w:lineRule="auto"/>
        <w:ind w:firstLine="720"/>
        <w:contextualSpacing/>
        <w:rPr>
          <w:rFonts w:ascii="Times New Roman" w:hAnsi="Times New Roman" w:cs="Times New Roman"/>
        </w:rPr>
      </w:pPr>
      <w:r>
        <w:rPr>
          <w:rFonts w:ascii="Times New Roman" w:hAnsi="Times New Roman" w:cs="Times New Roman"/>
        </w:rPr>
        <w:t xml:space="preserve">In the </w:t>
      </w:r>
      <w:r w:rsidR="00050686">
        <w:rPr>
          <w:rFonts w:ascii="Times New Roman" w:hAnsi="Times New Roman" w:cs="Times New Roman"/>
        </w:rPr>
        <w:t xml:space="preserve">next section, I describe </w:t>
      </w:r>
      <w:r w:rsidR="001D1299">
        <w:rPr>
          <w:rFonts w:ascii="Times New Roman" w:hAnsi="Times New Roman" w:cs="Times New Roman"/>
        </w:rPr>
        <w:t xml:space="preserve">ALIAS’s architecture </w:t>
      </w:r>
      <w:r w:rsidR="00050686">
        <w:rPr>
          <w:rFonts w:ascii="Times New Roman" w:hAnsi="Times New Roman" w:cs="Times New Roman"/>
        </w:rPr>
        <w:t>and the pretraining experience</w:t>
      </w:r>
      <w:r w:rsidR="009870E3">
        <w:rPr>
          <w:rFonts w:ascii="Times New Roman" w:hAnsi="Times New Roman" w:cs="Times New Roman"/>
        </w:rPr>
        <w:t>—this experience was</w:t>
      </w:r>
      <w:r w:rsidR="00EF2209">
        <w:rPr>
          <w:rFonts w:ascii="Times New Roman" w:hAnsi="Times New Roman" w:cs="Times New Roman"/>
        </w:rPr>
        <w:t xml:space="preserve"> crucially</w:t>
      </w:r>
      <w:r w:rsidR="001645F2">
        <w:rPr>
          <w:rFonts w:ascii="Times New Roman" w:hAnsi="Times New Roman" w:cs="Times New Roman"/>
        </w:rPr>
        <w:t xml:space="preserve"> identical across all reported </w:t>
      </w:r>
      <w:r w:rsidR="00050686">
        <w:rPr>
          <w:rFonts w:ascii="Times New Roman" w:hAnsi="Times New Roman" w:cs="Times New Roman"/>
        </w:rPr>
        <w:t>simulations.</w:t>
      </w:r>
      <w:r>
        <w:rPr>
          <w:rFonts w:ascii="Times New Roman" w:hAnsi="Times New Roman" w:cs="Times New Roman"/>
        </w:rPr>
        <w:t xml:space="preserve"> </w:t>
      </w:r>
      <w:r w:rsidR="00514CDE">
        <w:rPr>
          <w:rFonts w:ascii="Times New Roman" w:hAnsi="Times New Roman" w:cs="Times New Roman"/>
        </w:rPr>
        <w:t xml:space="preserve">I also provide an overview of </w:t>
      </w:r>
      <w:r w:rsidR="009A3502">
        <w:rPr>
          <w:rFonts w:ascii="Times New Roman" w:hAnsi="Times New Roman" w:cs="Times New Roman"/>
        </w:rPr>
        <w:t xml:space="preserve">OM10, </w:t>
      </w:r>
      <w:r w:rsidR="00514CDE">
        <w:rPr>
          <w:rFonts w:ascii="Times New Roman" w:hAnsi="Times New Roman" w:cs="Times New Roman"/>
        </w:rPr>
        <w:t xml:space="preserve">although </w:t>
      </w:r>
      <w:r w:rsidR="009A3502">
        <w:rPr>
          <w:rFonts w:ascii="Times New Roman" w:hAnsi="Times New Roman" w:cs="Times New Roman"/>
        </w:rPr>
        <w:t>the description of this model will be</w:t>
      </w:r>
      <w:r w:rsidR="00514CDE">
        <w:rPr>
          <w:rFonts w:ascii="Times New Roman" w:hAnsi="Times New Roman" w:cs="Times New Roman"/>
        </w:rPr>
        <w:t xml:space="preserve"> kept brief given that </w:t>
      </w:r>
      <w:r w:rsidR="009A3502">
        <w:rPr>
          <w:rFonts w:ascii="Times New Roman" w:hAnsi="Times New Roman" w:cs="Times New Roman"/>
        </w:rPr>
        <w:t>a fuller description can be found in</w:t>
      </w:r>
      <w:r w:rsidR="00514CDE">
        <w:rPr>
          <w:rFonts w:ascii="Times New Roman" w:hAnsi="Times New Roman" w:cs="Times New Roman"/>
        </w:rPr>
        <w:t xml:space="preserve"> Overwalle (2010). </w:t>
      </w:r>
      <w:r>
        <w:rPr>
          <w:rFonts w:ascii="Times New Roman" w:hAnsi="Times New Roman" w:cs="Times New Roman"/>
        </w:rPr>
        <w:t xml:space="preserve">I then present </w:t>
      </w:r>
      <w:r w:rsidR="00467912">
        <w:rPr>
          <w:rFonts w:ascii="Times New Roman" w:hAnsi="Times New Roman" w:cs="Times New Roman"/>
        </w:rPr>
        <w:t>[</w:t>
      </w:r>
      <w:r w:rsidR="00DE3EEF">
        <w:rPr>
          <w:rFonts w:ascii="Times New Roman" w:hAnsi="Times New Roman" w:cs="Times New Roman"/>
        </w:rPr>
        <w:t xml:space="preserve">insert </w:t>
      </w:r>
      <w:r w:rsidR="00583CB6">
        <w:rPr>
          <w:rFonts w:ascii="Times New Roman" w:hAnsi="Times New Roman" w:cs="Times New Roman"/>
        </w:rPr>
        <w:t xml:space="preserve">the </w:t>
      </w:r>
      <w:r w:rsidR="00467912">
        <w:rPr>
          <w:rFonts w:ascii="Times New Roman" w:hAnsi="Times New Roman" w:cs="Times New Roman"/>
        </w:rPr>
        <w:t>number here]</w:t>
      </w:r>
      <w:r w:rsidR="00E129B7">
        <w:rPr>
          <w:rFonts w:ascii="Times New Roman" w:hAnsi="Times New Roman" w:cs="Times New Roman"/>
        </w:rPr>
        <w:t xml:space="preserve"> </w:t>
      </w:r>
      <w:r>
        <w:rPr>
          <w:rFonts w:ascii="Times New Roman" w:hAnsi="Times New Roman" w:cs="Times New Roman"/>
        </w:rPr>
        <w:t>simulations,</w:t>
      </w:r>
      <w:r w:rsidR="00F55EAD">
        <w:rPr>
          <w:rFonts w:ascii="Times New Roman" w:hAnsi="Times New Roman" w:cs="Times New Roman"/>
        </w:rPr>
        <w:t xml:space="preserve"> </w:t>
      </w:r>
      <w:r>
        <w:rPr>
          <w:rFonts w:ascii="Times New Roman" w:hAnsi="Times New Roman" w:cs="Times New Roman"/>
        </w:rPr>
        <w:t xml:space="preserve">each corresponding to </w:t>
      </w:r>
      <w:r w:rsidR="000B75DA">
        <w:rPr>
          <w:rFonts w:ascii="Times New Roman" w:hAnsi="Times New Roman" w:cs="Times New Roman"/>
        </w:rPr>
        <w:t xml:space="preserve">one of the </w:t>
      </w:r>
      <w:r w:rsidR="00087B68">
        <w:rPr>
          <w:rFonts w:ascii="Times New Roman" w:hAnsi="Times New Roman" w:cs="Times New Roman"/>
        </w:rPr>
        <w:t>aforementioned key findings</w:t>
      </w:r>
      <w:r w:rsidR="00651F98">
        <w:rPr>
          <w:rFonts w:ascii="Times New Roman" w:hAnsi="Times New Roman" w:cs="Times New Roman"/>
        </w:rPr>
        <w:t xml:space="preserve"> or to a model prediction that should be tested in future behavioral research</w:t>
      </w:r>
      <w:r>
        <w:rPr>
          <w:rFonts w:ascii="Times New Roman" w:hAnsi="Times New Roman" w:cs="Times New Roman"/>
        </w:rPr>
        <w:t xml:space="preserve">. </w:t>
      </w:r>
      <w:r w:rsidR="006B5ACD">
        <w:rPr>
          <w:rFonts w:ascii="Times New Roman" w:hAnsi="Times New Roman" w:cs="Times New Roman"/>
        </w:rPr>
        <w:t>In each simulation, I compare the performance of ALIAS to</w:t>
      </w:r>
      <w:r w:rsidR="00342564">
        <w:rPr>
          <w:rFonts w:ascii="Times New Roman" w:hAnsi="Times New Roman" w:cs="Times New Roman"/>
        </w:rPr>
        <w:t xml:space="preserve"> three separate models</w:t>
      </w:r>
      <w:r w:rsidR="00650B4D">
        <w:rPr>
          <w:rFonts w:ascii="Times New Roman" w:hAnsi="Times New Roman" w:cs="Times New Roman"/>
        </w:rPr>
        <w:t xml:space="preserve"> to determine which one best captures the target finding of that simulation</w:t>
      </w:r>
      <w:r w:rsidR="00342564">
        <w:rPr>
          <w:rFonts w:ascii="Times New Roman" w:hAnsi="Times New Roman" w:cs="Times New Roman"/>
        </w:rPr>
        <w:t>. One is OM10. Another is an extension of OM10, OM10-2, that more faithfully represents the task structure of the studies from which the present target behaviors were derived. A final model is an extension of ALIAS-2.T</w:t>
      </w:r>
      <w:r w:rsidR="00650B4D">
        <w:rPr>
          <w:rFonts w:ascii="Times New Roman" w:hAnsi="Times New Roman" w:cs="Times New Roman"/>
        </w:rPr>
        <w:t xml:space="preserve">he sole difference between this model and ALIAS is that salience information is removed from it. By removing such information, it is possible to evaluate the theoretical claim of the present account that the strength of the association between a barrier and arced motion depends on their relative configuration. </w:t>
      </w:r>
      <w:r>
        <w:rPr>
          <w:rFonts w:ascii="Times New Roman" w:hAnsi="Times New Roman" w:cs="Times New Roman"/>
        </w:rPr>
        <w:t xml:space="preserve">Given </w:t>
      </w:r>
      <w:r w:rsidR="0086295B">
        <w:rPr>
          <w:rFonts w:ascii="Times New Roman" w:hAnsi="Times New Roman" w:cs="Times New Roman"/>
        </w:rPr>
        <w:t xml:space="preserve">the overarching aim of the present simulations to demonstrate that ALIAS </w:t>
      </w:r>
      <w:r>
        <w:rPr>
          <w:rFonts w:ascii="Times New Roman" w:hAnsi="Times New Roman" w:cs="Times New Roman"/>
        </w:rPr>
        <w:t xml:space="preserve">can </w:t>
      </w:r>
      <w:r w:rsidR="0086295B">
        <w:rPr>
          <w:rFonts w:ascii="Times New Roman" w:hAnsi="Times New Roman" w:cs="Times New Roman"/>
        </w:rPr>
        <w:t>capture the five target findings</w:t>
      </w:r>
      <w:r>
        <w:rPr>
          <w:rFonts w:ascii="Times New Roman" w:hAnsi="Times New Roman" w:cs="Times New Roman"/>
        </w:rPr>
        <w:t xml:space="preserve">, </w:t>
      </w:r>
      <w:r w:rsidR="00715DDD">
        <w:rPr>
          <w:rFonts w:ascii="Times New Roman" w:hAnsi="Times New Roman" w:cs="Times New Roman"/>
        </w:rPr>
        <w:t xml:space="preserve">A final point that is </w:t>
      </w:r>
      <w:r w:rsidR="00715DDD">
        <w:rPr>
          <w:rFonts w:ascii="Times New Roman" w:hAnsi="Times New Roman" w:cs="Times New Roman"/>
        </w:rPr>
        <w:lastRenderedPageBreak/>
        <w:t>worth noting is that</w:t>
      </w:r>
      <w:r w:rsidR="00D21862">
        <w:rPr>
          <w:rFonts w:ascii="Times New Roman" w:hAnsi="Times New Roman" w:cs="Times New Roman"/>
        </w:rPr>
        <w:t>—given that the overarching</w:t>
      </w:r>
      <w:r w:rsidR="00D21862" w:rsidRPr="00D21862">
        <w:rPr>
          <w:rFonts w:ascii="Times New Roman" w:hAnsi="Times New Roman" w:cs="Times New Roman"/>
        </w:rPr>
        <w:t xml:space="preserve"> </w:t>
      </w:r>
      <w:r w:rsidR="00D21862">
        <w:rPr>
          <w:rFonts w:ascii="Times New Roman" w:hAnsi="Times New Roman" w:cs="Times New Roman"/>
        </w:rPr>
        <w:t>aim of the present simulations was to demonstrate the sufficiency of ALIAS in capturing the five target findings—</w:t>
      </w:r>
      <w:r>
        <w:rPr>
          <w:rFonts w:ascii="Times New Roman" w:hAnsi="Times New Roman" w:cs="Times New Roman"/>
        </w:rPr>
        <w:t xml:space="preserve">each of the studies </w:t>
      </w:r>
      <w:r w:rsidR="00715DDD">
        <w:rPr>
          <w:rFonts w:ascii="Times New Roman" w:hAnsi="Times New Roman" w:cs="Times New Roman"/>
        </w:rPr>
        <w:t xml:space="preserve">from which a given target </w:t>
      </w:r>
      <w:r w:rsidR="00D21862">
        <w:rPr>
          <w:rFonts w:ascii="Times New Roman" w:hAnsi="Times New Roman" w:cs="Times New Roman"/>
        </w:rPr>
        <w:t xml:space="preserve">finding or </w:t>
      </w:r>
      <w:r w:rsidR="00715DDD">
        <w:rPr>
          <w:rFonts w:ascii="Times New Roman" w:hAnsi="Times New Roman" w:cs="Times New Roman"/>
        </w:rPr>
        <w:t>behavior was derived</w:t>
      </w:r>
      <w:r w:rsidR="00D21862">
        <w:rPr>
          <w:rFonts w:ascii="Times New Roman" w:hAnsi="Times New Roman" w:cs="Times New Roman"/>
        </w:rPr>
        <w:t xml:space="preserve"> was modeled at only the most general level</w:t>
      </w:r>
      <w:r>
        <w:rPr>
          <w:rFonts w:ascii="Times New Roman" w:hAnsi="Times New Roman" w:cs="Times New Roman"/>
        </w:rPr>
        <w:t xml:space="preserve">.  This means that </w:t>
      </w:r>
      <w:r w:rsidR="0086295B">
        <w:rPr>
          <w:rFonts w:ascii="Times New Roman" w:hAnsi="Times New Roman" w:cs="Times New Roman"/>
        </w:rPr>
        <w:t xml:space="preserve">experimental or methodological </w:t>
      </w:r>
      <w:r w:rsidR="00826D1B">
        <w:rPr>
          <w:rFonts w:ascii="Times New Roman" w:hAnsi="Times New Roman" w:cs="Times New Roman"/>
        </w:rPr>
        <w:t xml:space="preserve">details </w:t>
      </w:r>
      <w:r>
        <w:rPr>
          <w:rFonts w:ascii="Times New Roman" w:hAnsi="Times New Roman" w:cs="Times New Roman"/>
        </w:rPr>
        <w:t xml:space="preserve">deemed nonessential </w:t>
      </w:r>
      <w:r w:rsidR="00826D1B">
        <w:rPr>
          <w:rFonts w:ascii="Times New Roman" w:hAnsi="Times New Roman" w:cs="Times New Roman"/>
        </w:rPr>
        <w:t xml:space="preserve">for assessing the implications and </w:t>
      </w:r>
      <w:r w:rsidR="00777E51">
        <w:rPr>
          <w:rFonts w:ascii="Times New Roman" w:hAnsi="Times New Roman" w:cs="Times New Roman"/>
        </w:rPr>
        <w:t>consequences</w:t>
      </w:r>
      <w:r w:rsidR="00826D1B">
        <w:rPr>
          <w:rFonts w:ascii="Times New Roman" w:hAnsi="Times New Roman" w:cs="Times New Roman"/>
        </w:rPr>
        <w:t xml:space="preserve"> of the present </w:t>
      </w:r>
      <w:r w:rsidR="004D5D03">
        <w:rPr>
          <w:rFonts w:ascii="Times New Roman" w:hAnsi="Times New Roman" w:cs="Times New Roman"/>
        </w:rPr>
        <w:t xml:space="preserve">account </w:t>
      </w:r>
      <w:r>
        <w:rPr>
          <w:rFonts w:ascii="Times New Roman" w:hAnsi="Times New Roman" w:cs="Times New Roman"/>
        </w:rPr>
        <w:t>were omitted</w:t>
      </w:r>
      <w:r w:rsidR="00826D1B">
        <w:rPr>
          <w:rFonts w:ascii="Times New Roman" w:hAnsi="Times New Roman" w:cs="Times New Roman"/>
        </w:rPr>
        <w:t xml:space="preserve"> (e.g., the perceptual overlap between objects</w:t>
      </w:r>
      <w:r w:rsidR="002E3A21">
        <w:rPr>
          <w:rFonts w:ascii="Times New Roman" w:hAnsi="Times New Roman" w:cs="Times New Roman"/>
        </w:rPr>
        <w:t>,</w:t>
      </w:r>
      <w:r w:rsidR="00826D1B">
        <w:rPr>
          <w:rFonts w:ascii="Times New Roman" w:hAnsi="Times New Roman" w:cs="Times New Roman"/>
        </w:rPr>
        <w:t xml:space="preserve"> the full range of actions that infants might plausibly encounter in everyday life,</w:t>
      </w:r>
      <w:r w:rsidR="002E3A21">
        <w:rPr>
          <w:rFonts w:ascii="Times New Roman" w:hAnsi="Times New Roman" w:cs="Times New Roman"/>
        </w:rPr>
        <w:t xml:space="preserve"> among others</w:t>
      </w:r>
      <w:r w:rsidR="00826D1B">
        <w:rPr>
          <w:rFonts w:ascii="Times New Roman" w:hAnsi="Times New Roman" w:cs="Times New Roman"/>
        </w:rPr>
        <w:t>)</w:t>
      </w:r>
      <w:r>
        <w:rPr>
          <w:rFonts w:ascii="Times New Roman" w:hAnsi="Times New Roman" w:cs="Times New Roman"/>
        </w:rPr>
        <w:t xml:space="preserve">. </w:t>
      </w:r>
      <w:r w:rsidR="004B22DC">
        <w:rPr>
          <w:rFonts w:ascii="Times New Roman" w:hAnsi="Times New Roman" w:cs="Times New Roman"/>
        </w:rPr>
        <w:t>In cases where the original reports did not provide sufficient detail</w:t>
      </w:r>
      <w:r w:rsidR="00905E6E">
        <w:rPr>
          <w:rFonts w:ascii="Times New Roman" w:hAnsi="Times New Roman" w:cs="Times New Roman"/>
        </w:rPr>
        <w:t xml:space="preserve"> to model </w:t>
      </w:r>
      <w:r w:rsidR="00AD7425">
        <w:rPr>
          <w:rFonts w:ascii="Times New Roman" w:hAnsi="Times New Roman" w:cs="Times New Roman"/>
        </w:rPr>
        <w:t>aspects of a study that a</w:t>
      </w:r>
      <w:r w:rsidR="009C1D07">
        <w:rPr>
          <w:rFonts w:ascii="Times New Roman" w:hAnsi="Times New Roman" w:cs="Times New Roman"/>
        </w:rPr>
        <w:t xml:space="preserve"> veritable</w:t>
      </w:r>
      <w:r w:rsidR="00AD7425">
        <w:rPr>
          <w:rFonts w:ascii="Times New Roman" w:hAnsi="Times New Roman" w:cs="Times New Roman"/>
        </w:rPr>
        <w:t xml:space="preserve"> model of it must implement</w:t>
      </w:r>
      <w:r w:rsidR="00C90067">
        <w:rPr>
          <w:rFonts w:ascii="Times New Roman" w:hAnsi="Times New Roman" w:cs="Times New Roman"/>
        </w:rPr>
        <w:t xml:space="preserve"> (e.g., the length of the action phase in </w:t>
      </w:r>
      <w:r w:rsidR="00715DDD">
        <w:rPr>
          <w:rFonts w:ascii="Times New Roman" w:hAnsi="Times New Roman" w:cs="Times New Roman"/>
        </w:rPr>
        <w:t>studies that evaluate action understanding in pre-reaching infants; e.g., Skerry et al., 2013</w:t>
      </w:r>
      <w:r w:rsidR="00C90067">
        <w:rPr>
          <w:rFonts w:ascii="Times New Roman" w:hAnsi="Times New Roman" w:cs="Times New Roman"/>
        </w:rPr>
        <w:t>)</w:t>
      </w:r>
      <w:r w:rsidR="004B22DC">
        <w:rPr>
          <w:rFonts w:ascii="Times New Roman" w:hAnsi="Times New Roman" w:cs="Times New Roman"/>
        </w:rPr>
        <w:t>, reasonable assumptions were made to implement those elements.</w:t>
      </w:r>
      <w:r w:rsidR="00F55EAD">
        <w:rPr>
          <w:rFonts w:ascii="Times New Roman" w:hAnsi="Times New Roman" w:cs="Times New Roman"/>
        </w:rPr>
        <w:t xml:space="preserve"> </w:t>
      </w:r>
    </w:p>
    <w:p w14:paraId="7C1E0FE0" w14:textId="39AAED42" w:rsidR="00B6529F" w:rsidRDefault="00B6529F" w:rsidP="000B75DA">
      <w:pPr>
        <w:spacing w:line="480" w:lineRule="auto"/>
        <w:ind w:firstLine="720"/>
        <w:contextualSpacing/>
        <w:rPr>
          <w:rFonts w:ascii="Times New Roman" w:hAnsi="Times New Roman" w:cs="Times New Roman"/>
        </w:rPr>
      </w:pPr>
      <w:r>
        <w:rPr>
          <w:rFonts w:ascii="Times New Roman" w:hAnsi="Times New Roman" w:cs="Times New Roman"/>
        </w:rPr>
        <w:t>To foreshadow the results of the simulation, and in particular of the model comparisons, ALIAS</w:t>
      </w:r>
      <w:r w:rsidR="00761458">
        <w:rPr>
          <w:rFonts w:ascii="Times New Roman" w:hAnsi="Times New Roman" w:cs="Times New Roman"/>
        </w:rPr>
        <w:t xml:space="preserve"> and ALIAS-2 were</w:t>
      </w:r>
      <w:r>
        <w:rPr>
          <w:rFonts w:ascii="Times New Roman" w:hAnsi="Times New Roman" w:cs="Times New Roman"/>
        </w:rPr>
        <w:t xml:space="preserve"> the only model</w:t>
      </w:r>
      <w:r w:rsidR="00761458">
        <w:rPr>
          <w:rFonts w:ascii="Times New Roman" w:hAnsi="Times New Roman" w:cs="Times New Roman"/>
        </w:rPr>
        <w:t>s</w:t>
      </w:r>
      <w:r>
        <w:rPr>
          <w:rFonts w:ascii="Times New Roman" w:hAnsi="Times New Roman" w:cs="Times New Roman"/>
        </w:rPr>
        <w:t xml:space="preserve"> to </w:t>
      </w:r>
      <w:r w:rsidR="00761458">
        <w:rPr>
          <w:rFonts w:ascii="Times New Roman" w:hAnsi="Times New Roman" w:cs="Times New Roman"/>
        </w:rPr>
        <w:t xml:space="preserve">succeed in capturing </w:t>
      </w:r>
      <w:r>
        <w:rPr>
          <w:rFonts w:ascii="Times New Roman" w:hAnsi="Times New Roman" w:cs="Times New Roman"/>
        </w:rPr>
        <w:t>all five target findings. This model also generated several predictions that can, and should, be tested in future behavioral experiments. The remaining models varied in the number of target findings for which they were able to account. For example</w:t>
      </w:r>
      <w:r w:rsidR="00C0332B">
        <w:rPr>
          <w:rFonts w:ascii="Times New Roman" w:hAnsi="Times New Roman" w:cs="Times New Roman"/>
        </w:rPr>
        <w:t>, OM10 fully captured the first two findings</w:t>
      </w:r>
      <w:r w:rsidR="002D468C">
        <w:rPr>
          <w:rFonts w:ascii="Times New Roman" w:hAnsi="Times New Roman" w:cs="Times New Roman"/>
        </w:rPr>
        <w:t xml:space="preserve"> but</w:t>
      </w:r>
      <w:r w:rsidR="00C0332B">
        <w:rPr>
          <w:rFonts w:ascii="Times New Roman" w:hAnsi="Times New Roman" w:cs="Times New Roman"/>
        </w:rPr>
        <w:t xml:space="preserve"> failed to capture the remaining two findings. Similarly, …. . In contrast, …. </w:t>
      </w:r>
      <w:r w:rsidR="009F2395">
        <w:rPr>
          <w:rFonts w:ascii="Times New Roman" w:hAnsi="Times New Roman" w:cs="Times New Roman"/>
        </w:rPr>
        <w:t xml:space="preserve">The performance of each model is shown in Table 1. </w:t>
      </w:r>
      <w:r w:rsidR="00C0332B">
        <w:rPr>
          <w:rFonts w:ascii="Times New Roman" w:hAnsi="Times New Roman" w:cs="Times New Roman"/>
        </w:rPr>
        <w:t xml:space="preserve">ALIAS’ss uccess in accounting for all five fidnings suggests that theoretical proposal that it implements is sufficient to explain infants’ looking behaviors in action undersatdning studies. Specifically, the success of this model suggests that associative learning, combined with is sufficient to explain </w:t>
      </w:r>
      <w:r w:rsidR="004910E6">
        <w:rPr>
          <w:rFonts w:ascii="Times New Roman" w:hAnsi="Times New Roman" w:cs="Times New Roman"/>
        </w:rPr>
        <w:t>a range of key findings that, before now, have been interpreted to mean that infants ….</w:t>
      </w:r>
    </w:p>
    <w:tbl>
      <w:tblPr>
        <w:tblStyle w:val="TableGrid"/>
        <w:tblW w:w="0" w:type="auto"/>
        <w:tblLook w:val="04A0" w:firstRow="1" w:lastRow="0" w:firstColumn="1" w:lastColumn="0" w:noHBand="0" w:noVBand="1"/>
      </w:tblPr>
      <w:tblGrid>
        <w:gridCol w:w="1870"/>
        <w:gridCol w:w="1870"/>
        <w:gridCol w:w="1870"/>
        <w:gridCol w:w="1870"/>
        <w:gridCol w:w="1870"/>
      </w:tblGrid>
      <w:tr w:rsidR="009F2395" w14:paraId="087BD45B" w14:textId="77777777" w:rsidTr="009F2395">
        <w:tc>
          <w:tcPr>
            <w:tcW w:w="1870" w:type="dxa"/>
          </w:tcPr>
          <w:p w14:paraId="1E309930" w14:textId="77777777" w:rsidR="009F2395" w:rsidRDefault="009F2395" w:rsidP="009F2395">
            <w:pPr>
              <w:spacing w:line="480" w:lineRule="auto"/>
              <w:contextualSpacing/>
              <w:rPr>
                <w:rFonts w:ascii="Times New Roman" w:hAnsi="Times New Roman" w:cs="Times New Roman"/>
              </w:rPr>
            </w:pPr>
          </w:p>
        </w:tc>
        <w:tc>
          <w:tcPr>
            <w:tcW w:w="1870" w:type="dxa"/>
          </w:tcPr>
          <w:p w14:paraId="49717EB5" w14:textId="77777777" w:rsidR="009F2395" w:rsidRDefault="009F2395" w:rsidP="009F2395">
            <w:pPr>
              <w:spacing w:line="480" w:lineRule="auto"/>
              <w:contextualSpacing/>
              <w:rPr>
                <w:rFonts w:ascii="Times New Roman" w:hAnsi="Times New Roman" w:cs="Times New Roman"/>
              </w:rPr>
            </w:pPr>
          </w:p>
        </w:tc>
        <w:tc>
          <w:tcPr>
            <w:tcW w:w="1870" w:type="dxa"/>
          </w:tcPr>
          <w:p w14:paraId="2216CF68" w14:textId="77777777" w:rsidR="009F2395" w:rsidRDefault="009F2395" w:rsidP="009F2395">
            <w:pPr>
              <w:spacing w:line="480" w:lineRule="auto"/>
              <w:contextualSpacing/>
              <w:rPr>
                <w:rFonts w:ascii="Times New Roman" w:hAnsi="Times New Roman" w:cs="Times New Roman"/>
              </w:rPr>
            </w:pPr>
          </w:p>
        </w:tc>
        <w:tc>
          <w:tcPr>
            <w:tcW w:w="1870" w:type="dxa"/>
          </w:tcPr>
          <w:p w14:paraId="601F809A" w14:textId="77777777" w:rsidR="009F2395" w:rsidRDefault="009F2395" w:rsidP="009F2395">
            <w:pPr>
              <w:spacing w:line="480" w:lineRule="auto"/>
              <w:contextualSpacing/>
              <w:rPr>
                <w:rFonts w:ascii="Times New Roman" w:hAnsi="Times New Roman" w:cs="Times New Roman"/>
              </w:rPr>
            </w:pPr>
          </w:p>
        </w:tc>
        <w:tc>
          <w:tcPr>
            <w:tcW w:w="1870" w:type="dxa"/>
          </w:tcPr>
          <w:p w14:paraId="33957A26" w14:textId="77777777" w:rsidR="009F2395" w:rsidRDefault="009F2395" w:rsidP="009F2395">
            <w:pPr>
              <w:spacing w:line="480" w:lineRule="auto"/>
              <w:contextualSpacing/>
              <w:rPr>
                <w:rFonts w:ascii="Times New Roman" w:hAnsi="Times New Roman" w:cs="Times New Roman"/>
              </w:rPr>
            </w:pPr>
          </w:p>
        </w:tc>
      </w:tr>
      <w:tr w:rsidR="009F2395" w14:paraId="28ADAA35" w14:textId="77777777" w:rsidTr="009F2395">
        <w:tc>
          <w:tcPr>
            <w:tcW w:w="1870" w:type="dxa"/>
          </w:tcPr>
          <w:p w14:paraId="118E64A7" w14:textId="77777777" w:rsidR="009F2395" w:rsidRDefault="009F2395" w:rsidP="009F2395">
            <w:pPr>
              <w:spacing w:line="480" w:lineRule="auto"/>
              <w:contextualSpacing/>
              <w:rPr>
                <w:rFonts w:ascii="Times New Roman" w:hAnsi="Times New Roman" w:cs="Times New Roman"/>
              </w:rPr>
            </w:pPr>
          </w:p>
        </w:tc>
        <w:tc>
          <w:tcPr>
            <w:tcW w:w="1870" w:type="dxa"/>
          </w:tcPr>
          <w:p w14:paraId="1EB819FC" w14:textId="77777777" w:rsidR="009F2395" w:rsidRDefault="009F2395" w:rsidP="009F2395">
            <w:pPr>
              <w:spacing w:line="480" w:lineRule="auto"/>
              <w:contextualSpacing/>
              <w:rPr>
                <w:rFonts w:ascii="Times New Roman" w:hAnsi="Times New Roman" w:cs="Times New Roman"/>
              </w:rPr>
            </w:pPr>
          </w:p>
        </w:tc>
        <w:tc>
          <w:tcPr>
            <w:tcW w:w="1870" w:type="dxa"/>
          </w:tcPr>
          <w:p w14:paraId="17C99EAF" w14:textId="77777777" w:rsidR="009F2395" w:rsidRDefault="009F2395" w:rsidP="009F2395">
            <w:pPr>
              <w:spacing w:line="480" w:lineRule="auto"/>
              <w:contextualSpacing/>
              <w:rPr>
                <w:rFonts w:ascii="Times New Roman" w:hAnsi="Times New Roman" w:cs="Times New Roman"/>
              </w:rPr>
            </w:pPr>
          </w:p>
        </w:tc>
        <w:tc>
          <w:tcPr>
            <w:tcW w:w="1870" w:type="dxa"/>
          </w:tcPr>
          <w:p w14:paraId="2CD953A7" w14:textId="77777777" w:rsidR="009F2395" w:rsidRDefault="009F2395" w:rsidP="009F2395">
            <w:pPr>
              <w:spacing w:line="480" w:lineRule="auto"/>
              <w:contextualSpacing/>
              <w:rPr>
                <w:rFonts w:ascii="Times New Roman" w:hAnsi="Times New Roman" w:cs="Times New Roman"/>
              </w:rPr>
            </w:pPr>
          </w:p>
        </w:tc>
        <w:tc>
          <w:tcPr>
            <w:tcW w:w="1870" w:type="dxa"/>
          </w:tcPr>
          <w:p w14:paraId="286AEA5D" w14:textId="77777777" w:rsidR="009F2395" w:rsidRDefault="009F2395" w:rsidP="009F2395">
            <w:pPr>
              <w:spacing w:line="480" w:lineRule="auto"/>
              <w:contextualSpacing/>
              <w:rPr>
                <w:rFonts w:ascii="Times New Roman" w:hAnsi="Times New Roman" w:cs="Times New Roman"/>
              </w:rPr>
            </w:pPr>
          </w:p>
        </w:tc>
      </w:tr>
      <w:tr w:rsidR="009F2395" w14:paraId="39A99E5B" w14:textId="77777777" w:rsidTr="009F2395">
        <w:tc>
          <w:tcPr>
            <w:tcW w:w="1870" w:type="dxa"/>
          </w:tcPr>
          <w:p w14:paraId="2967847A" w14:textId="77777777" w:rsidR="009F2395" w:rsidRDefault="009F2395" w:rsidP="009F2395">
            <w:pPr>
              <w:spacing w:line="480" w:lineRule="auto"/>
              <w:contextualSpacing/>
              <w:rPr>
                <w:rFonts w:ascii="Times New Roman" w:hAnsi="Times New Roman" w:cs="Times New Roman"/>
              </w:rPr>
            </w:pPr>
          </w:p>
        </w:tc>
        <w:tc>
          <w:tcPr>
            <w:tcW w:w="1870" w:type="dxa"/>
          </w:tcPr>
          <w:p w14:paraId="03521244" w14:textId="77777777" w:rsidR="009F2395" w:rsidRDefault="009F2395" w:rsidP="009F2395">
            <w:pPr>
              <w:spacing w:line="480" w:lineRule="auto"/>
              <w:contextualSpacing/>
              <w:rPr>
                <w:rFonts w:ascii="Times New Roman" w:hAnsi="Times New Roman" w:cs="Times New Roman"/>
              </w:rPr>
            </w:pPr>
          </w:p>
        </w:tc>
        <w:tc>
          <w:tcPr>
            <w:tcW w:w="1870" w:type="dxa"/>
          </w:tcPr>
          <w:p w14:paraId="7E937B4A" w14:textId="77777777" w:rsidR="009F2395" w:rsidRDefault="009F2395" w:rsidP="009F2395">
            <w:pPr>
              <w:spacing w:line="480" w:lineRule="auto"/>
              <w:contextualSpacing/>
              <w:rPr>
                <w:rFonts w:ascii="Times New Roman" w:hAnsi="Times New Roman" w:cs="Times New Roman"/>
              </w:rPr>
            </w:pPr>
          </w:p>
        </w:tc>
        <w:tc>
          <w:tcPr>
            <w:tcW w:w="1870" w:type="dxa"/>
          </w:tcPr>
          <w:p w14:paraId="7AEDB5C0" w14:textId="77777777" w:rsidR="009F2395" w:rsidRDefault="009F2395" w:rsidP="009F2395">
            <w:pPr>
              <w:spacing w:line="480" w:lineRule="auto"/>
              <w:contextualSpacing/>
              <w:rPr>
                <w:rFonts w:ascii="Times New Roman" w:hAnsi="Times New Roman" w:cs="Times New Roman"/>
              </w:rPr>
            </w:pPr>
          </w:p>
        </w:tc>
        <w:tc>
          <w:tcPr>
            <w:tcW w:w="1870" w:type="dxa"/>
          </w:tcPr>
          <w:p w14:paraId="0C627EDD" w14:textId="77777777" w:rsidR="009F2395" w:rsidRDefault="009F2395" w:rsidP="009F2395">
            <w:pPr>
              <w:spacing w:line="480" w:lineRule="auto"/>
              <w:contextualSpacing/>
              <w:rPr>
                <w:rFonts w:ascii="Times New Roman" w:hAnsi="Times New Roman" w:cs="Times New Roman"/>
              </w:rPr>
            </w:pPr>
          </w:p>
        </w:tc>
      </w:tr>
      <w:tr w:rsidR="009F2395" w14:paraId="242257E2" w14:textId="77777777" w:rsidTr="009F2395">
        <w:tc>
          <w:tcPr>
            <w:tcW w:w="1870" w:type="dxa"/>
          </w:tcPr>
          <w:p w14:paraId="3B2CDA22" w14:textId="77777777" w:rsidR="009F2395" w:rsidRDefault="009F2395" w:rsidP="009F2395">
            <w:pPr>
              <w:spacing w:line="480" w:lineRule="auto"/>
              <w:contextualSpacing/>
              <w:rPr>
                <w:rFonts w:ascii="Times New Roman" w:hAnsi="Times New Roman" w:cs="Times New Roman"/>
              </w:rPr>
            </w:pPr>
          </w:p>
        </w:tc>
        <w:tc>
          <w:tcPr>
            <w:tcW w:w="1870" w:type="dxa"/>
          </w:tcPr>
          <w:p w14:paraId="42B9125C" w14:textId="77777777" w:rsidR="009F2395" w:rsidRDefault="009F2395" w:rsidP="009F2395">
            <w:pPr>
              <w:spacing w:line="480" w:lineRule="auto"/>
              <w:contextualSpacing/>
              <w:rPr>
                <w:rFonts w:ascii="Times New Roman" w:hAnsi="Times New Roman" w:cs="Times New Roman"/>
              </w:rPr>
            </w:pPr>
          </w:p>
        </w:tc>
        <w:tc>
          <w:tcPr>
            <w:tcW w:w="1870" w:type="dxa"/>
          </w:tcPr>
          <w:p w14:paraId="51021C40" w14:textId="77777777" w:rsidR="009F2395" w:rsidRDefault="009F2395" w:rsidP="009F2395">
            <w:pPr>
              <w:spacing w:line="480" w:lineRule="auto"/>
              <w:contextualSpacing/>
              <w:rPr>
                <w:rFonts w:ascii="Times New Roman" w:hAnsi="Times New Roman" w:cs="Times New Roman"/>
              </w:rPr>
            </w:pPr>
          </w:p>
        </w:tc>
        <w:tc>
          <w:tcPr>
            <w:tcW w:w="1870" w:type="dxa"/>
          </w:tcPr>
          <w:p w14:paraId="5902B25E" w14:textId="77777777" w:rsidR="009F2395" w:rsidRDefault="009F2395" w:rsidP="009F2395">
            <w:pPr>
              <w:spacing w:line="480" w:lineRule="auto"/>
              <w:contextualSpacing/>
              <w:rPr>
                <w:rFonts w:ascii="Times New Roman" w:hAnsi="Times New Roman" w:cs="Times New Roman"/>
              </w:rPr>
            </w:pPr>
          </w:p>
        </w:tc>
        <w:tc>
          <w:tcPr>
            <w:tcW w:w="1870" w:type="dxa"/>
          </w:tcPr>
          <w:p w14:paraId="5781A84C" w14:textId="77777777" w:rsidR="009F2395" w:rsidRDefault="009F2395" w:rsidP="009F2395">
            <w:pPr>
              <w:spacing w:line="480" w:lineRule="auto"/>
              <w:contextualSpacing/>
              <w:rPr>
                <w:rFonts w:ascii="Times New Roman" w:hAnsi="Times New Roman" w:cs="Times New Roman"/>
              </w:rPr>
            </w:pPr>
          </w:p>
        </w:tc>
      </w:tr>
    </w:tbl>
    <w:p w14:paraId="48BD51A4" w14:textId="77777777" w:rsidR="009F2395" w:rsidRDefault="009F2395" w:rsidP="009F2395">
      <w:pPr>
        <w:spacing w:line="480" w:lineRule="auto"/>
        <w:contextualSpacing/>
        <w:rPr>
          <w:rFonts w:ascii="Times New Roman" w:hAnsi="Times New Roman" w:cs="Times New Roman"/>
        </w:rPr>
      </w:pP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379A39D1" w14:textId="36EC0826" w:rsidR="00640CAC" w:rsidRDefault="00524642" w:rsidP="00640CAC">
      <w:pPr>
        <w:spacing w:line="480" w:lineRule="auto"/>
        <w:contextualSpacing/>
        <w:rPr>
          <w:rFonts w:ascii="Times New Roman" w:hAnsi="Times New Roman" w:cs="Times New Roman"/>
        </w:rPr>
      </w:pPr>
      <w:r>
        <w:rPr>
          <w:rFonts w:ascii="Times New Roman" w:hAnsi="Times New Roman" w:cs="Times New Roman"/>
        </w:rPr>
        <w:tab/>
      </w:r>
      <w:r w:rsidR="007712E0">
        <w:rPr>
          <w:rFonts w:ascii="Times New Roman" w:hAnsi="Times New Roman" w:cs="Times New Roman"/>
          <w:b/>
          <w:bCs/>
        </w:rPr>
        <w:t xml:space="preserve">OM10. </w:t>
      </w:r>
      <w:r w:rsidR="000D3AB6">
        <w:rPr>
          <w:rFonts w:ascii="Times New Roman" w:hAnsi="Times New Roman" w:cs="Times New Roman"/>
        </w:rPr>
        <w:t>This</w:t>
      </w:r>
      <w:r w:rsidR="00432BEB">
        <w:rPr>
          <w:rFonts w:ascii="Times New Roman" w:hAnsi="Times New Roman" w:cs="Times New Roman"/>
        </w:rPr>
        <w:t xml:space="preserve"> was a one-layer</w:t>
      </w:r>
      <w:r w:rsidR="00296148">
        <w:rPr>
          <w:rFonts w:ascii="Times New Roman" w:hAnsi="Times New Roman" w:cs="Times New Roman"/>
        </w:rPr>
        <w:t xml:space="preserve"> recurrent</w:t>
      </w:r>
      <w:r w:rsidR="00432BEB">
        <w:rPr>
          <w:rFonts w:ascii="Times New Roman" w:hAnsi="Times New Roman" w:cs="Times New Roman"/>
        </w:rPr>
        <w:t xml:space="preserve"> connectionist model that </w:t>
      </w:r>
      <w:r w:rsidR="00296148">
        <w:rPr>
          <w:rFonts w:ascii="Times New Roman" w:hAnsi="Times New Roman" w:cs="Times New Roman"/>
        </w:rPr>
        <w:t>consisted</w:t>
      </w:r>
      <w:r w:rsidR="00432BEB">
        <w:rPr>
          <w:rFonts w:ascii="Times New Roman" w:hAnsi="Times New Roman" w:cs="Times New Roman"/>
        </w:rPr>
        <w:t xml:space="preserve"> of 27 units</w:t>
      </w:r>
      <w:r w:rsidR="00EF6131">
        <w:rPr>
          <w:rFonts w:ascii="Times New Roman" w:hAnsi="Times New Roman" w:cs="Times New Roman"/>
        </w:rPr>
        <w:t>. Twenty-five of these units implemented a navigable spatial grid, whereas the 26</w:t>
      </w:r>
      <w:r w:rsidR="00EF6131" w:rsidRPr="00EF6131">
        <w:rPr>
          <w:rFonts w:ascii="Times New Roman" w:hAnsi="Times New Roman" w:cs="Times New Roman"/>
          <w:vertAlign w:val="superscript"/>
        </w:rPr>
        <w:t>th</w:t>
      </w:r>
      <w:r w:rsidR="00EF6131">
        <w:rPr>
          <w:rFonts w:ascii="Times New Roman" w:hAnsi="Times New Roman" w:cs="Times New Roman"/>
        </w:rPr>
        <w:t xml:space="preserve"> and 27</w:t>
      </w:r>
      <w:r w:rsidR="00EF6131" w:rsidRPr="00EF6131">
        <w:rPr>
          <w:rFonts w:ascii="Times New Roman" w:hAnsi="Times New Roman" w:cs="Times New Roman"/>
          <w:vertAlign w:val="superscript"/>
        </w:rPr>
        <w:t>th</w:t>
      </w:r>
      <w:r w:rsidR="00EF6131">
        <w:rPr>
          <w:rFonts w:ascii="Times New Roman" w:hAnsi="Times New Roman" w:cs="Times New Roman"/>
        </w:rPr>
        <w:t xml:space="preserve"> units represented, respectively, an agent and a goal.</w:t>
      </w:r>
      <w:r w:rsidR="007D1241">
        <w:rPr>
          <w:rFonts w:ascii="Times New Roman" w:hAnsi="Times New Roman" w:cs="Times New Roman"/>
        </w:rPr>
        <w:t xml:space="preserve"> Each unit was bidirectionally connected to </w:t>
      </w:r>
      <w:r w:rsidR="00B837C9">
        <w:rPr>
          <w:rFonts w:ascii="Times New Roman" w:hAnsi="Times New Roman" w:cs="Times New Roman"/>
        </w:rPr>
        <w:t xml:space="preserve">every other unit </w:t>
      </w:r>
      <w:r w:rsidR="007D1241">
        <w:rPr>
          <w:rFonts w:ascii="Times New Roman" w:hAnsi="Times New Roman" w:cs="Times New Roman"/>
        </w:rPr>
        <w:t xml:space="preserve">except for itself. </w:t>
      </w:r>
      <w:r w:rsidR="00964B0C">
        <w:rPr>
          <w:rFonts w:ascii="Times New Roman" w:hAnsi="Times New Roman" w:cs="Times New Roman"/>
        </w:rPr>
        <w:t xml:space="preserve"> As described in Overwalle (2010), OM10 was trained either on an event in which arced motion occurred over a barrier (Experimental condition) or on an event in which arced motion occurred alone</w:t>
      </w:r>
      <w:r w:rsidR="007D1241">
        <w:rPr>
          <w:rFonts w:ascii="Times New Roman" w:hAnsi="Times New Roman" w:cs="Times New Roman"/>
        </w:rPr>
        <w:t xml:space="preserve"> (Control condition)</w:t>
      </w:r>
      <w:r w:rsidR="00964B0C">
        <w:rPr>
          <w:rFonts w:ascii="Times New Roman" w:hAnsi="Times New Roman" w:cs="Times New Roman"/>
        </w:rPr>
        <w:t>.</w:t>
      </w:r>
      <w:r w:rsidR="00AC6E00">
        <w:rPr>
          <w:rFonts w:ascii="Times New Roman" w:hAnsi="Times New Roman" w:cs="Times New Roman"/>
        </w:rPr>
        <w:t xml:space="preserve"> Due to the </w:t>
      </w:r>
      <w:r w:rsidR="00B81018">
        <w:rPr>
          <w:rFonts w:ascii="Times New Roman" w:hAnsi="Times New Roman" w:cs="Times New Roman"/>
        </w:rPr>
        <w:t xml:space="preserve">necessarily </w:t>
      </w:r>
      <w:r w:rsidR="00AC6E00">
        <w:rPr>
          <w:rFonts w:ascii="Times New Roman" w:hAnsi="Times New Roman" w:cs="Times New Roman"/>
        </w:rPr>
        <w:t xml:space="preserve">dynamic nature of </w:t>
      </w:r>
      <w:r w:rsidR="00047E5C">
        <w:rPr>
          <w:rFonts w:ascii="Times New Roman" w:hAnsi="Times New Roman" w:cs="Times New Roman"/>
        </w:rPr>
        <w:t>actions</w:t>
      </w:r>
      <w:r w:rsidR="00AC6E00">
        <w:rPr>
          <w:rFonts w:ascii="Times New Roman" w:hAnsi="Times New Roman" w:cs="Times New Roman"/>
        </w:rPr>
        <w:t xml:space="preserve">, </w:t>
      </w:r>
      <w:r w:rsidR="00BC5A2D">
        <w:rPr>
          <w:rFonts w:ascii="Times New Roman" w:hAnsi="Times New Roman" w:cs="Times New Roman"/>
        </w:rPr>
        <w:t>each arced motion event unfolded</w:t>
      </w:r>
      <w:r w:rsidR="00AC6E00">
        <w:rPr>
          <w:rFonts w:ascii="Times New Roman" w:hAnsi="Times New Roman" w:cs="Times New Roman"/>
        </w:rPr>
        <w:t xml:space="preserve"> across a series of </w:t>
      </w:r>
      <w:r w:rsidR="00BC5A2D">
        <w:rPr>
          <w:rFonts w:ascii="Times New Roman" w:hAnsi="Times New Roman" w:cs="Times New Roman"/>
        </w:rPr>
        <w:t>9</w:t>
      </w:r>
      <w:r w:rsidR="007C483F">
        <w:rPr>
          <w:rFonts w:ascii="Times New Roman" w:hAnsi="Times New Roman" w:cs="Times New Roman"/>
        </w:rPr>
        <w:t xml:space="preserve"> </w:t>
      </w:r>
      <w:r w:rsidR="00AC6E00">
        <w:rPr>
          <w:rFonts w:ascii="Times New Roman" w:hAnsi="Times New Roman" w:cs="Times New Roman"/>
        </w:rPr>
        <w:t>steps</w:t>
      </w:r>
      <w:r w:rsidR="00BC5A2D">
        <w:rPr>
          <w:rFonts w:ascii="Times New Roman" w:hAnsi="Times New Roman" w:cs="Times New Roman"/>
        </w:rPr>
        <w:t xml:space="preserve">. </w:t>
      </w:r>
      <w:r w:rsidR="00AC6E00">
        <w:rPr>
          <w:rFonts w:ascii="Times New Roman" w:hAnsi="Times New Roman" w:cs="Times New Roman"/>
        </w:rPr>
        <w:t xml:space="preserve">Crucially, </w:t>
      </w:r>
      <w:r w:rsidR="00F559BC">
        <w:rPr>
          <w:rFonts w:ascii="Times New Roman" w:hAnsi="Times New Roman" w:cs="Times New Roman"/>
        </w:rPr>
        <w:t xml:space="preserve">each step was processed in </w:t>
      </w:r>
      <w:r w:rsidR="0011240F">
        <w:rPr>
          <w:rFonts w:ascii="Times New Roman" w:hAnsi="Times New Roman" w:cs="Times New Roman"/>
        </w:rPr>
        <w:t>three phases</w:t>
      </w:r>
      <w:r w:rsidR="00AC6E00">
        <w:rPr>
          <w:rFonts w:ascii="Times New Roman" w:hAnsi="Times New Roman" w:cs="Times New Roman"/>
        </w:rPr>
        <w:t xml:space="preserve">. </w:t>
      </w:r>
      <w:r w:rsidR="0011240F">
        <w:rPr>
          <w:rFonts w:ascii="Times New Roman" w:hAnsi="Times New Roman" w:cs="Times New Roman"/>
        </w:rPr>
        <w:t xml:space="preserve">During the initial, </w:t>
      </w:r>
      <w:r w:rsidR="0011240F">
        <w:rPr>
          <w:rFonts w:ascii="Times New Roman" w:hAnsi="Times New Roman" w:cs="Times New Roman"/>
          <w:i/>
          <w:iCs/>
        </w:rPr>
        <w:t xml:space="preserve">activation </w:t>
      </w:r>
      <w:r w:rsidR="0011240F">
        <w:rPr>
          <w:rFonts w:ascii="Times New Roman" w:hAnsi="Times New Roman" w:cs="Times New Roman"/>
        </w:rPr>
        <w:t>phase</w:t>
      </w:r>
      <w:r w:rsidR="00AC6E00">
        <w:rPr>
          <w:rFonts w:ascii="Times New Roman" w:hAnsi="Times New Roman" w:cs="Times New Roman"/>
        </w:rPr>
        <w:t>,</w:t>
      </w:r>
      <w:r w:rsidR="002B7929">
        <w:rPr>
          <w:rFonts w:ascii="Times New Roman" w:hAnsi="Times New Roman" w:cs="Times New Roman"/>
        </w:rPr>
        <w:t xml:space="preserve"> </w:t>
      </w:r>
      <w:r w:rsidR="0054146D">
        <w:rPr>
          <w:rFonts w:ascii="Times New Roman" w:hAnsi="Times New Roman" w:cs="Times New Roman"/>
        </w:rPr>
        <w:t>the network is provided with information corresponding to</w:t>
      </w:r>
      <w:r w:rsidR="00C5465D">
        <w:rPr>
          <w:rFonts w:ascii="Times New Roman" w:hAnsi="Times New Roman" w:cs="Times New Roman"/>
        </w:rPr>
        <w:t xml:space="preserve"> a single time slice of one of the training events. </w:t>
      </w:r>
      <w:r w:rsidR="0054146D">
        <w:rPr>
          <w:rFonts w:ascii="Times New Roman" w:hAnsi="Times New Roman" w:cs="Times New Roman"/>
        </w:rPr>
        <w:t xml:space="preserve"> </w:t>
      </w:r>
      <w:r w:rsidR="00640CAC">
        <w:rPr>
          <w:rFonts w:ascii="Times New Roman" w:hAnsi="Times New Roman" w:cs="Times New Roman"/>
        </w:rPr>
        <w:t>This information was instantiated by activating units representing the agent’s current location, the goal (if the action was at the final step; see T</w:t>
      </w:r>
      <w:r w:rsidR="00640CAC">
        <w:rPr>
          <w:rFonts w:ascii="Times New Roman" w:hAnsi="Times New Roman" w:cs="Times New Roman"/>
          <w:vertAlign w:val="subscript"/>
        </w:rPr>
        <w:t xml:space="preserve">9 </w:t>
      </w:r>
      <w:r w:rsidR="00640CAC">
        <w:rPr>
          <w:rFonts w:ascii="Times New Roman" w:hAnsi="Times New Roman" w:cs="Times New Roman"/>
        </w:rPr>
        <w:t xml:space="preserve">below in Figure 1), and the surrounding spatial context.  In particular, the activity of the agent unit and its current position was set to 1. The activity of the units that were immediately adjacent to the agent’s current location was set to 0.5 unless the agent was located to the immediate left or right </w:t>
      </w:r>
      <w:r w:rsidR="0053471E">
        <w:rPr>
          <w:rFonts w:ascii="Times New Roman" w:hAnsi="Times New Roman" w:cs="Times New Roman"/>
        </w:rPr>
        <w:t xml:space="preserve">side </w:t>
      </w:r>
      <w:r w:rsidR="00640CAC">
        <w:rPr>
          <w:rFonts w:ascii="Times New Roman" w:hAnsi="Times New Roman" w:cs="Times New Roman"/>
        </w:rPr>
        <w:t>of the barrier (see T</w:t>
      </w:r>
      <w:r w:rsidR="00640CAC">
        <w:rPr>
          <w:rFonts w:ascii="Times New Roman" w:hAnsi="Times New Roman" w:cs="Times New Roman"/>
          <w:vertAlign w:val="subscript"/>
        </w:rPr>
        <w:t>2</w:t>
      </w:r>
      <w:r w:rsidR="00640CAC">
        <w:rPr>
          <w:rFonts w:ascii="Times New Roman" w:hAnsi="Times New Roman" w:cs="Times New Roman"/>
        </w:rPr>
        <w:t xml:space="preserve"> and T</w:t>
      </w:r>
      <w:r w:rsidR="00640CAC">
        <w:rPr>
          <w:rFonts w:ascii="Times New Roman" w:hAnsi="Times New Roman" w:cs="Times New Roman"/>
          <w:vertAlign w:val="subscript"/>
        </w:rPr>
        <w:t>8</w:t>
      </w:r>
      <w:r w:rsidR="00640CAC">
        <w:rPr>
          <w:rFonts w:ascii="Times New Roman" w:hAnsi="Times New Roman" w:cs="Times New Roman"/>
        </w:rPr>
        <w:t xml:space="preserve"> in Figure 1). In th</w:t>
      </w:r>
      <w:r w:rsidR="0053471E">
        <w:rPr>
          <w:rFonts w:ascii="Times New Roman" w:hAnsi="Times New Roman" w:cs="Times New Roman"/>
        </w:rPr>
        <w:t>e</w:t>
      </w:r>
      <w:r w:rsidR="00640CAC">
        <w:rPr>
          <w:rFonts w:ascii="Times New Roman" w:hAnsi="Times New Roman" w:cs="Times New Roman"/>
        </w:rPr>
        <w:t xml:space="preserve"> latter case, the unit corresponding to the barrier’s location was set to -1; this unit was set to 0 when the agent was two or more units to the right or left of the barrier. </w:t>
      </w:r>
      <w:r w:rsidR="00FF110D">
        <w:rPr>
          <w:rFonts w:ascii="Times New Roman" w:hAnsi="Times New Roman" w:cs="Times New Roman"/>
        </w:rPr>
        <w:t xml:space="preserve">Once the network was provided with information that captured the visible state of the world at a particular time step, </w:t>
      </w:r>
      <w:r w:rsidR="00FF110D">
        <w:rPr>
          <w:rFonts w:ascii="Times New Roman" w:hAnsi="Times New Roman" w:cs="Times New Roman"/>
        </w:rPr>
        <w:lastRenderedPageBreak/>
        <w:t>activation was allowed to propagate through the network over four internal activation cycles (see Overwalle, 2010 for</w:t>
      </w:r>
      <w:r w:rsidR="00701F66">
        <w:rPr>
          <w:rFonts w:ascii="Times New Roman" w:hAnsi="Times New Roman" w:cs="Times New Roman"/>
        </w:rPr>
        <w:t xml:space="preserve"> </w:t>
      </w:r>
      <w:r w:rsidR="001F1A49">
        <w:rPr>
          <w:rFonts w:ascii="Times New Roman" w:hAnsi="Times New Roman" w:cs="Times New Roman"/>
        </w:rPr>
        <w:t>information about how such information was propagated</w:t>
      </w:r>
      <w:r w:rsidR="00701F66">
        <w:rPr>
          <w:rFonts w:ascii="Times New Roman" w:hAnsi="Times New Roman" w:cs="Times New Roman"/>
        </w:rPr>
        <w:t>)</w:t>
      </w:r>
      <w:r w:rsidR="00824A70">
        <w:rPr>
          <w:rFonts w:ascii="Times New Roman" w:hAnsi="Times New Roman" w:cs="Times New Roman"/>
        </w:rPr>
        <w:t>.</w:t>
      </w:r>
      <w:r w:rsidR="00FF110D">
        <w:rPr>
          <w:rFonts w:ascii="Times New Roman" w:hAnsi="Times New Roman" w:cs="Times New Roman"/>
        </w:rPr>
        <w:t xml:space="preserve">  </w:t>
      </w:r>
    </w:p>
    <w:p w14:paraId="2B13EE81" w14:textId="77777777" w:rsidR="00A86784" w:rsidRDefault="00A86784" w:rsidP="00640CAC">
      <w:pPr>
        <w:spacing w:line="480" w:lineRule="auto"/>
        <w:contextualSpacing/>
        <w:rPr>
          <w:rFonts w:ascii="Times New Roman" w:hAnsi="Times New Roman" w:cs="Times New Roman"/>
        </w:rPr>
      </w:pPr>
    </w:p>
    <w:p w14:paraId="350607A8" w14:textId="70749A7C" w:rsidR="00A86784" w:rsidRDefault="00C21D3F" w:rsidP="00A86784">
      <w:pPr>
        <w:keepNext/>
        <w:spacing w:line="480" w:lineRule="auto"/>
        <w:contextualSpacing/>
      </w:pPr>
      <w:r>
        <w:rPr>
          <w:noProof/>
        </w:rPr>
        <w:drawing>
          <wp:inline distT="0" distB="0" distL="0" distR="0" wp14:anchorId="445771DB" wp14:editId="50D4A2E8">
            <wp:extent cx="5943600" cy="5284470"/>
            <wp:effectExtent l="0" t="0" r="0" b="0"/>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8">
                      <a:extLst>
                        <a:ext uri="{28A0092B-C50C-407E-A947-70E740481C1C}">
                          <a14:useLocalDpi xmlns:a14="http://schemas.microsoft.com/office/drawing/2010/main" val="0"/>
                        </a:ext>
                      </a:extLst>
                    </a:blip>
                    <a:stretch>
                      <a:fillRect/>
                    </a:stretch>
                  </pic:blipFill>
                  <pic:spPr>
                    <a:xfrm>
                      <a:off x="0" y="0"/>
                      <a:ext cx="5943600" cy="5284470"/>
                    </a:xfrm>
                    <a:prstGeom prst="rect">
                      <a:avLst/>
                    </a:prstGeom>
                  </pic:spPr>
                </pic:pic>
              </a:graphicData>
            </a:graphic>
          </wp:inline>
        </w:drawing>
      </w:r>
    </w:p>
    <w:p w14:paraId="4360782C" w14:textId="333FA837" w:rsidR="00A86784" w:rsidRPr="00385ADB" w:rsidRDefault="00A86784" w:rsidP="00A86784">
      <w:pPr>
        <w:pStyle w:val="Caption"/>
        <w:rPr>
          <w:rFonts w:ascii="Times New Roman" w:hAnsi="Times New Roman" w:cs="Times New Roman"/>
          <w:i w:val="0"/>
          <w:iCs w:val="0"/>
          <w:color w:val="000000" w:themeColor="text1"/>
          <w:sz w:val="24"/>
          <w:szCs w:val="24"/>
        </w:rPr>
      </w:pPr>
      <w:r w:rsidRPr="00385ADB">
        <w:rPr>
          <w:rFonts w:ascii="Times New Roman" w:hAnsi="Times New Roman" w:cs="Times New Roman"/>
          <w:b/>
          <w:bCs/>
          <w:i w:val="0"/>
          <w:iCs w:val="0"/>
          <w:color w:val="000000" w:themeColor="text1"/>
          <w:sz w:val="24"/>
          <w:szCs w:val="24"/>
        </w:rPr>
        <w:t xml:space="preserve">Figure </w:t>
      </w:r>
      <w:r w:rsidRPr="00385ADB">
        <w:rPr>
          <w:rFonts w:ascii="Times New Roman" w:hAnsi="Times New Roman" w:cs="Times New Roman"/>
          <w:b/>
          <w:bCs/>
          <w:i w:val="0"/>
          <w:iCs w:val="0"/>
          <w:color w:val="000000" w:themeColor="text1"/>
          <w:sz w:val="24"/>
          <w:szCs w:val="24"/>
        </w:rPr>
        <w:fldChar w:fldCharType="begin"/>
      </w:r>
      <w:r w:rsidRPr="00385ADB">
        <w:rPr>
          <w:rFonts w:ascii="Times New Roman" w:hAnsi="Times New Roman" w:cs="Times New Roman"/>
          <w:b/>
          <w:bCs/>
          <w:i w:val="0"/>
          <w:iCs w:val="0"/>
          <w:color w:val="000000" w:themeColor="text1"/>
          <w:sz w:val="24"/>
          <w:szCs w:val="24"/>
        </w:rPr>
        <w:instrText xml:space="preserve"> SEQ Figure \* ARABIC </w:instrText>
      </w:r>
      <w:r w:rsidRPr="00385ADB">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1</w:t>
      </w:r>
      <w:r w:rsidRPr="00385ADB">
        <w:rPr>
          <w:rFonts w:ascii="Times New Roman" w:hAnsi="Times New Roman" w:cs="Times New Roman"/>
          <w:b/>
          <w:bCs/>
          <w:i w:val="0"/>
          <w:iCs w:val="0"/>
          <w:color w:val="000000" w:themeColor="text1"/>
          <w:sz w:val="24"/>
          <w:szCs w:val="24"/>
        </w:rPr>
        <w:fldChar w:fldCharType="end"/>
      </w:r>
      <w:r w:rsidRPr="00385ADB">
        <w:rPr>
          <w:rFonts w:ascii="Times New Roman" w:hAnsi="Times New Roman" w:cs="Times New Roman"/>
          <w:b/>
          <w:bCs/>
          <w:i w:val="0"/>
          <w:iCs w:val="0"/>
          <w:color w:val="000000" w:themeColor="text1"/>
          <w:sz w:val="24"/>
          <w:szCs w:val="24"/>
        </w:rPr>
        <w:t xml:space="preserve">. </w:t>
      </w:r>
      <w:r w:rsidRPr="00385ADB">
        <w:rPr>
          <w:rFonts w:ascii="Times New Roman" w:hAnsi="Times New Roman" w:cs="Times New Roman"/>
          <w:color w:val="000000" w:themeColor="text1"/>
          <w:sz w:val="24"/>
          <w:szCs w:val="24"/>
        </w:rPr>
        <w:t xml:space="preserve">Input patterns shown to </w:t>
      </w:r>
      <w:r w:rsidR="00880AC5" w:rsidRPr="00385ADB">
        <w:rPr>
          <w:rFonts w:ascii="Times New Roman" w:hAnsi="Times New Roman" w:cs="Times New Roman"/>
          <w:color w:val="000000" w:themeColor="text1"/>
          <w:sz w:val="24"/>
          <w:szCs w:val="24"/>
        </w:rPr>
        <w:t xml:space="preserve">OM10 </w:t>
      </w:r>
      <w:r w:rsidRPr="00385ADB">
        <w:rPr>
          <w:rFonts w:ascii="Times New Roman" w:hAnsi="Times New Roman" w:cs="Times New Roman"/>
          <w:color w:val="000000" w:themeColor="text1"/>
          <w:sz w:val="24"/>
          <w:szCs w:val="24"/>
        </w:rPr>
        <w:t>networks in the Experimental condition across nine steps</w:t>
      </w:r>
      <w:r w:rsidRPr="00385ADB">
        <w:rPr>
          <w:rFonts w:ascii="Times New Roman" w:hAnsi="Times New Roman" w:cs="Times New Roman"/>
          <w:i w:val="0"/>
          <w:iCs w:val="0"/>
          <w:color w:val="000000" w:themeColor="text1"/>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sidRPr="00385ADB">
        <w:rPr>
          <w:rFonts w:ascii="Times New Roman" w:hAnsi="Times New Roman" w:cs="Times New Roman"/>
          <w:i w:val="0"/>
          <w:iCs w:val="0"/>
          <w:color w:val="000000" w:themeColor="text1"/>
          <w:sz w:val="24"/>
          <w:szCs w:val="24"/>
        </w:rPr>
        <w:t>. The barrier is present only when the agent occupies a position immediately adjacent to it (i.e., to its left or right; see Overwalle, 2010).</w:t>
      </w:r>
      <w:r w:rsidRPr="00385ADB">
        <w:rPr>
          <w:rFonts w:ascii="Times New Roman" w:hAnsi="Times New Roman" w:cs="Times New Roman"/>
          <w:i w:val="0"/>
          <w:iCs w:val="0"/>
          <w:color w:val="000000" w:themeColor="text1"/>
          <w:sz w:val="24"/>
          <w:szCs w:val="24"/>
        </w:rPr>
        <w:t xml:space="preserve"> The </w:t>
      </w:r>
      <w:r w:rsidR="00C21D3F" w:rsidRPr="00385ADB">
        <w:rPr>
          <w:rFonts w:ascii="Times New Roman" w:hAnsi="Times New Roman" w:cs="Times New Roman"/>
          <w:i w:val="0"/>
          <w:iCs w:val="0"/>
          <w:color w:val="000000" w:themeColor="text1"/>
          <w:sz w:val="24"/>
          <w:szCs w:val="24"/>
        </w:rPr>
        <w:t xml:space="preserve">overlaid </w:t>
      </w:r>
      <w:r w:rsidR="00207D09" w:rsidRPr="00385ADB">
        <w:rPr>
          <w:rFonts w:ascii="Times New Roman" w:hAnsi="Times New Roman" w:cs="Times New Roman"/>
          <w:i w:val="0"/>
          <w:iCs w:val="0"/>
          <w:color w:val="000000" w:themeColor="text1"/>
          <w:sz w:val="24"/>
          <w:szCs w:val="24"/>
        </w:rPr>
        <w:t>curved</w:t>
      </w:r>
      <w:r w:rsidR="00C21D3F" w:rsidRPr="00385ADB">
        <w:rPr>
          <w:rFonts w:ascii="Times New Roman" w:hAnsi="Times New Roman" w:cs="Times New Roman"/>
          <w:i w:val="0"/>
          <w:iCs w:val="0"/>
          <w:color w:val="000000" w:themeColor="text1"/>
          <w:sz w:val="24"/>
          <w:szCs w:val="24"/>
        </w:rPr>
        <w:t xml:space="preserve"> path in each panel depicts the amount of </w:t>
      </w:r>
      <w:r w:rsidR="00C21D3F" w:rsidRPr="00385ADB">
        <w:rPr>
          <w:rFonts w:ascii="Times New Roman" w:hAnsi="Times New Roman" w:cs="Times New Roman"/>
          <w:i w:val="0"/>
          <w:iCs w:val="0"/>
          <w:color w:val="000000" w:themeColor="text1"/>
          <w:sz w:val="24"/>
          <w:szCs w:val="24"/>
        </w:rPr>
        <w:lastRenderedPageBreak/>
        <w:t xml:space="preserve">arc motion the agent has completed </w:t>
      </w:r>
      <w:r w:rsidR="00207D09" w:rsidRPr="00385ADB">
        <w:rPr>
          <w:rFonts w:ascii="Times New Roman" w:hAnsi="Times New Roman" w:cs="Times New Roman"/>
          <w:i w:val="0"/>
          <w:iCs w:val="0"/>
          <w:color w:val="000000" w:themeColor="text1"/>
          <w:sz w:val="24"/>
          <w:szCs w:val="24"/>
        </w:rPr>
        <w:t>through that time step</w:t>
      </w:r>
      <w:r w:rsidR="00C21D3F" w:rsidRPr="00385ADB">
        <w:rPr>
          <w:rFonts w:ascii="Times New Roman" w:hAnsi="Times New Roman" w:cs="Times New Roman"/>
          <w:i w:val="0"/>
          <w:iCs w:val="0"/>
          <w:color w:val="000000" w:themeColor="text1"/>
          <w:sz w:val="24"/>
          <w:szCs w:val="24"/>
        </w:rPr>
        <w:t xml:space="preserve">. </w:t>
      </w:r>
      <w:r w:rsidR="00F26115" w:rsidRPr="00385ADB">
        <w:rPr>
          <w:rFonts w:ascii="Times New Roman" w:hAnsi="Times New Roman" w:cs="Times New Roman"/>
          <w:i w:val="0"/>
          <w:iCs w:val="0"/>
          <w:color w:val="000000" w:themeColor="text1"/>
          <w:sz w:val="24"/>
          <w:szCs w:val="24"/>
        </w:rPr>
        <w:t>Two</w:t>
      </w:r>
      <w:r w:rsidR="00604960" w:rsidRPr="00385ADB">
        <w:rPr>
          <w:rFonts w:ascii="Times New Roman" w:hAnsi="Times New Roman" w:cs="Times New Roman"/>
          <w:i w:val="0"/>
          <w:iCs w:val="0"/>
          <w:color w:val="000000" w:themeColor="text1"/>
          <w:sz w:val="24"/>
          <w:szCs w:val="24"/>
        </w:rPr>
        <w:t xml:space="preserve">-headed </w:t>
      </w:r>
      <w:r w:rsidR="00F550C8" w:rsidRPr="00385ADB">
        <w:rPr>
          <w:rFonts w:ascii="Times New Roman" w:hAnsi="Times New Roman" w:cs="Times New Roman"/>
          <w:i w:val="0"/>
          <w:iCs w:val="0"/>
          <w:color w:val="000000" w:themeColor="text1"/>
          <w:sz w:val="24"/>
          <w:szCs w:val="24"/>
        </w:rPr>
        <w:t xml:space="preserve">arrows and </w:t>
      </w:r>
      <w:r w:rsidR="00F26115" w:rsidRPr="00385ADB">
        <w:rPr>
          <w:rFonts w:ascii="Times New Roman" w:hAnsi="Times New Roman" w:cs="Times New Roman"/>
          <w:i w:val="0"/>
          <w:iCs w:val="0"/>
          <w:color w:val="000000" w:themeColor="text1"/>
          <w:sz w:val="24"/>
          <w:szCs w:val="24"/>
        </w:rPr>
        <w:t xml:space="preserve">the </w:t>
      </w:r>
      <w:r w:rsidR="001F1755" w:rsidRPr="00385ADB">
        <w:rPr>
          <w:rFonts w:ascii="Times New Roman" w:hAnsi="Times New Roman" w:cs="Times New Roman"/>
          <w:i w:val="0"/>
          <w:iCs w:val="0"/>
          <w:color w:val="000000" w:themeColor="text1"/>
          <w:sz w:val="24"/>
          <w:szCs w:val="24"/>
        </w:rPr>
        <w:t xml:space="preserve">circular arrow </w:t>
      </w:r>
      <w:r w:rsidR="00F550C8" w:rsidRPr="00385ADB">
        <w:rPr>
          <w:rFonts w:ascii="Times New Roman" w:hAnsi="Times New Roman" w:cs="Times New Roman"/>
          <w:i w:val="0"/>
          <w:iCs w:val="0"/>
          <w:color w:val="000000" w:themeColor="text1"/>
          <w:sz w:val="24"/>
          <w:szCs w:val="24"/>
        </w:rPr>
        <w:t xml:space="preserve">denote bidirectional connectivity. </w:t>
      </w:r>
    </w:p>
    <w:p w14:paraId="4396A4D5" w14:textId="77777777" w:rsidR="00A86784" w:rsidRDefault="00A86784" w:rsidP="00640CAC">
      <w:pPr>
        <w:spacing w:line="480" w:lineRule="auto"/>
        <w:contextualSpacing/>
        <w:rPr>
          <w:rFonts w:ascii="Times New Roman" w:hAnsi="Times New Roman" w:cs="Times New Roman"/>
        </w:rPr>
      </w:pPr>
    </w:p>
    <w:p w14:paraId="47D2D161" w14:textId="71433049" w:rsidR="00A86784" w:rsidRDefault="00A86784" w:rsidP="00335A86">
      <w:pPr>
        <w:spacing w:line="480" w:lineRule="auto"/>
        <w:ind w:firstLine="720"/>
        <w:contextualSpacing/>
        <w:rPr>
          <w:rFonts w:ascii="Times New Roman" w:hAnsi="Times New Roman" w:cs="Times New Roman"/>
        </w:rPr>
      </w:pPr>
      <w:r>
        <w:rPr>
          <w:rFonts w:ascii="Times New Roman" w:hAnsi="Times New Roman" w:cs="Times New Roman"/>
        </w:rPr>
        <w:t>To make concrete what the network “saw” during the activation phase, Figure 1 above depicts the full, nine-step</w:t>
      </w:r>
      <w:r w:rsidR="00F44AD4">
        <w:rPr>
          <w:rFonts w:ascii="Times New Roman" w:hAnsi="Times New Roman" w:cs="Times New Roman"/>
        </w:rPr>
        <w:t xml:space="preserve"> arced-motion</w:t>
      </w:r>
      <w:r>
        <w:rPr>
          <w:rFonts w:ascii="Times New Roman" w:hAnsi="Times New Roman" w:cs="Times New Roman"/>
        </w:rPr>
        <w:t xml:space="preserve"> trajectory </w:t>
      </w:r>
      <w:r w:rsidR="00F44AD4">
        <w:rPr>
          <w:rFonts w:ascii="Times New Roman" w:hAnsi="Times New Roman" w:cs="Times New Roman"/>
        </w:rPr>
        <w:t>that was</w:t>
      </w:r>
      <w:r>
        <w:rPr>
          <w:rFonts w:ascii="Times New Roman" w:hAnsi="Times New Roman" w:cs="Times New Roman"/>
        </w:rPr>
        <w:t xml:space="preserve"> shown to networks in the Experimental condition; that is, the figure shows the state of the network at each of the nine steps comprising the training event. Three features of this input are particularly noteworthy given their divergence from the nature of the events that infants are shown in action understanding studies. First, the obstacle was only present when the agent was located in a cell that was directly adjacent to it. This contrasts with how obstacles are treated in most, if not all, action understanding studies. In such studies, obstacles</w:t>
      </w:r>
      <w:r w:rsidR="002D7684">
        <w:rPr>
          <w:rFonts w:ascii="Times New Roman" w:hAnsi="Times New Roman" w:cs="Times New Roman"/>
        </w:rPr>
        <w:t>, when present, remain fully</w:t>
      </w:r>
      <w:r>
        <w:rPr>
          <w:rFonts w:ascii="Times New Roman" w:hAnsi="Times New Roman" w:cs="Times New Roman"/>
        </w:rPr>
        <w:t xml:space="preserve"> visible throughout an entire action event.  Second, the agent “overshoots” the barrier by one cell.</w:t>
      </w:r>
      <w:r w:rsidR="00D31768">
        <w:rPr>
          <w:rFonts w:ascii="Times New Roman" w:hAnsi="Times New Roman" w:cs="Times New Roman"/>
        </w:rPr>
        <w:t xml:space="preserve"> This can be seen by tracing the agent’s arced trajectory.</w:t>
      </w:r>
      <w:r>
        <w:rPr>
          <w:rFonts w:ascii="Times New Roman" w:hAnsi="Times New Roman" w:cs="Times New Roman"/>
        </w:rPr>
        <w:t xml:space="preserve"> This also departs in important ways from what infants typically see in action events that involve obstacles</w:t>
      </w:r>
      <w:r w:rsidR="007D6A74">
        <w:rPr>
          <w:rFonts w:ascii="Times New Roman" w:hAnsi="Times New Roman" w:cs="Times New Roman"/>
        </w:rPr>
        <w:t xml:space="preserve"> (though see the simulation corresponding to </w:t>
      </w:r>
      <w:r w:rsidR="00C337E7">
        <w:rPr>
          <w:rFonts w:ascii="Times New Roman" w:hAnsi="Times New Roman" w:cs="Times New Roman"/>
        </w:rPr>
        <w:t xml:space="preserve">the target finding associated with </w:t>
      </w:r>
      <w:r w:rsidR="007D6A74">
        <w:rPr>
          <w:rFonts w:ascii="Times New Roman" w:hAnsi="Times New Roman" w:cs="Times New Roman"/>
        </w:rPr>
        <w:t>Liu &amp; Spelke, 2017)</w:t>
      </w:r>
      <w:r>
        <w:rPr>
          <w:rFonts w:ascii="Times New Roman" w:hAnsi="Times New Roman" w:cs="Times New Roman"/>
        </w:rPr>
        <w:t>: The vertical distance between the apex of the arced motion and the top of the barrier tends to be sufficient for the agent to clear the barrier. Third, the goal object became “visible” to the network only when the agent reached the terminal position of its trajectory. This, too, deviates from the approach taken in most studies on this topic, in which the goal object</w:t>
      </w:r>
      <w:r w:rsidR="00A703F3">
        <w:rPr>
          <w:rFonts w:ascii="Times New Roman" w:hAnsi="Times New Roman" w:cs="Times New Roman"/>
        </w:rPr>
        <w:t xml:space="preserve"> </w:t>
      </w:r>
      <w:r>
        <w:rPr>
          <w:rFonts w:ascii="Times New Roman" w:hAnsi="Times New Roman" w:cs="Times New Roman"/>
        </w:rPr>
        <w:t xml:space="preserve">remains fully visible throughout the duration of an action event. These issues raise </w:t>
      </w:r>
      <w:r w:rsidR="00A703F3">
        <w:rPr>
          <w:rFonts w:ascii="Times New Roman" w:hAnsi="Times New Roman" w:cs="Times New Roman"/>
        </w:rPr>
        <w:t xml:space="preserve">critical </w:t>
      </w:r>
      <w:r>
        <w:rPr>
          <w:rFonts w:ascii="Times New Roman" w:hAnsi="Times New Roman" w:cs="Times New Roman"/>
        </w:rPr>
        <w:t xml:space="preserve">questions about the </w:t>
      </w:r>
      <w:r w:rsidR="00A703F3">
        <w:rPr>
          <w:rFonts w:ascii="Times New Roman" w:hAnsi="Times New Roman" w:cs="Times New Roman"/>
        </w:rPr>
        <w:t>basis of</w:t>
      </w:r>
      <w:r>
        <w:rPr>
          <w:rFonts w:ascii="Times New Roman" w:hAnsi="Times New Roman" w:cs="Times New Roman"/>
        </w:rPr>
        <w:t xml:space="preserve"> the success of Overwalle’s (2010) model in capturing infants’ looking behaviors in Gergely et al. (1995); that is, it is possible that the success of this model stemmed from properties of the input that failed faithfully to implement the events presented to infants rather than from capturing the processes that underlie infants’ action understanding. </w:t>
      </w:r>
      <w:r w:rsidRPr="00710203">
        <w:rPr>
          <w:rFonts w:ascii="Times New Roman" w:hAnsi="Times New Roman" w:cs="Times New Roman"/>
        </w:rPr>
        <w:t>To assess the</w:t>
      </w:r>
      <w:r>
        <w:rPr>
          <w:rFonts w:ascii="Times New Roman" w:hAnsi="Times New Roman" w:cs="Times New Roman"/>
        </w:rPr>
        <w:t xml:space="preserve"> importance of</w:t>
      </w:r>
      <w:r w:rsidRPr="00710203">
        <w:rPr>
          <w:rFonts w:ascii="Times New Roman" w:hAnsi="Times New Roman" w:cs="Times New Roman"/>
        </w:rPr>
        <w:t xml:space="preserve"> </w:t>
      </w:r>
      <w:r w:rsidR="005A0500">
        <w:rPr>
          <w:rFonts w:ascii="Times New Roman" w:hAnsi="Times New Roman" w:cs="Times New Roman"/>
        </w:rPr>
        <w:t xml:space="preserve">and </w:t>
      </w:r>
      <w:r w:rsidRPr="00710203">
        <w:rPr>
          <w:rFonts w:ascii="Times New Roman" w:hAnsi="Times New Roman" w:cs="Times New Roman"/>
        </w:rPr>
        <w:t xml:space="preserve">impact </w:t>
      </w:r>
      <w:r>
        <w:rPr>
          <w:rFonts w:ascii="Times New Roman" w:hAnsi="Times New Roman" w:cs="Times New Roman"/>
        </w:rPr>
        <w:t xml:space="preserve">on OM10’s overall performance, in all </w:t>
      </w:r>
      <w:r>
        <w:rPr>
          <w:rFonts w:ascii="Times New Roman" w:hAnsi="Times New Roman" w:cs="Times New Roman"/>
        </w:rPr>
        <w:lastRenderedPageBreak/>
        <w:t xml:space="preserve">simulations </w:t>
      </w:r>
      <w:r w:rsidRPr="00710203">
        <w:rPr>
          <w:rFonts w:ascii="Times New Roman" w:hAnsi="Times New Roman" w:cs="Times New Roman"/>
        </w:rPr>
        <w:t xml:space="preserve">the </w:t>
      </w:r>
      <w:r>
        <w:rPr>
          <w:rFonts w:ascii="Times New Roman" w:hAnsi="Times New Roman" w:cs="Times New Roman"/>
        </w:rPr>
        <w:t>behavior of</w:t>
      </w:r>
      <w:r w:rsidRPr="00710203">
        <w:rPr>
          <w:rFonts w:ascii="Times New Roman" w:hAnsi="Times New Roman" w:cs="Times New Roman"/>
        </w:rPr>
        <w:t xml:space="preserve"> OM10 was compared</w:t>
      </w:r>
      <w:r>
        <w:rPr>
          <w:rFonts w:ascii="Times New Roman" w:hAnsi="Times New Roman" w:cs="Times New Roman"/>
        </w:rPr>
        <w:t xml:space="preserve"> </w:t>
      </w:r>
      <w:r w:rsidRPr="00710203">
        <w:rPr>
          <w:rFonts w:ascii="Times New Roman" w:hAnsi="Times New Roman" w:cs="Times New Roman"/>
        </w:rPr>
        <w:t>to that of a modified version of the model</w:t>
      </w:r>
      <w:r>
        <w:rPr>
          <w:rFonts w:ascii="Times New Roman" w:hAnsi="Times New Roman" w:cs="Times New Roman"/>
        </w:rPr>
        <w:t xml:space="preserve"> called OM10-2</w:t>
      </w:r>
      <w:r w:rsidR="00BC1E32">
        <w:rPr>
          <w:rFonts w:ascii="Times New Roman" w:hAnsi="Times New Roman" w:cs="Times New Roman"/>
        </w:rPr>
        <w:t xml:space="preserve"> as well as to ALIAS</w:t>
      </w:r>
      <w:r>
        <w:rPr>
          <w:rFonts w:ascii="Times New Roman" w:hAnsi="Times New Roman" w:cs="Times New Roman"/>
        </w:rPr>
        <w:t xml:space="preserve">. In </w:t>
      </w:r>
      <w:r w:rsidR="00BC1E32">
        <w:rPr>
          <w:rFonts w:ascii="Times New Roman" w:hAnsi="Times New Roman" w:cs="Times New Roman"/>
        </w:rPr>
        <w:t>OM10-2</w:t>
      </w:r>
      <w:r>
        <w:rPr>
          <w:rFonts w:ascii="Times New Roman" w:hAnsi="Times New Roman" w:cs="Times New Roman"/>
        </w:rPr>
        <w:t>,</w:t>
      </w:r>
      <w:r w:rsidRPr="00710203">
        <w:rPr>
          <w:rFonts w:ascii="Times New Roman" w:hAnsi="Times New Roman" w:cs="Times New Roman"/>
        </w:rPr>
        <w:t xml:space="preserve"> the agent does not overshoot the barrier and both the barrier and goal object </w:t>
      </w:r>
      <w:r w:rsidR="00A703F3">
        <w:rPr>
          <w:rFonts w:ascii="Times New Roman" w:hAnsi="Times New Roman" w:cs="Times New Roman"/>
        </w:rPr>
        <w:t>remain</w:t>
      </w:r>
      <w:r w:rsidRPr="00710203">
        <w:rPr>
          <w:rFonts w:ascii="Times New Roman" w:hAnsi="Times New Roman" w:cs="Times New Roman"/>
        </w:rPr>
        <w:t xml:space="preserve"> present </w:t>
      </w:r>
      <w:r w:rsidR="00BC1E32">
        <w:rPr>
          <w:rFonts w:ascii="Times New Roman" w:hAnsi="Times New Roman" w:cs="Times New Roman"/>
        </w:rPr>
        <w:t>across</w:t>
      </w:r>
      <w:r w:rsidRPr="00710203">
        <w:rPr>
          <w:rFonts w:ascii="Times New Roman" w:hAnsi="Times New Roman" w:cs="Times New Roman"/>
        </w:rPr>
        <w:t xml:space="preserve"> </w:t>
      </w:r>
      <w:r w:rsidR="004D7CEA">
        <w:rPr>
          <w:rFonts w:ascii="Times New Roman" w:hAnsi="Times New Roman" w:cs="Times New Roman"/>
        </w:rPr>
        <w:t xml:space="preserve">all </w:t>
      </w:r>
      <w:r w:rsidR="00A703F3">
        <w:rPr>
          <w:rFonts w:ascii="Times New Roman" w:hAnsi="Times New Roman" w:cs="Times New Roman"/>
        </w:rPr>
        <w:t xml:space="preserve">time </w:t>
      </w:r>
      <w:r w:rsidRPr="00710203">
        <w:rPr>
          <w:rFonts w:ascii="Times New Roman" w:hAnsi="Times New Roman" w:cs="Times New Roman"/>
        </w:rPr>
        <w:t>steps.</w:t>
      </w:r>
      <w:r w:rsidR="00A40620">
        <w:rPr>
          <w:rFonts w:ascii="Times New Roman" w:hAnsi="Times New Roman" w:cs="Times New Roman"/>
        </w:rPr>
        <w:t xml:space="preserve"> </w:t>
      </w:r>
      <w:r w:rsidR="00F06E48">
        <w:rPr>
          <w:rFonts w:ascii="Times New Roman" w:hAnsi="Times New Roman" w:cs="Times New Roman"/>
        </w:rPr>
        <w:t>Finally, because</w:t>
      </w:r>
      <w:r w:rsidR="00037ADB">
        <w:rPr>
          <w:rFonts w:ascii="Times New Roman" w:hAnsi="Times New Roman" w:cs="Times New Roman"/>
        </w:rPr>
        <w:t xml:space="preserve"> there is greater overall network activity in</w:t>
      </w:r>
      <w:r w:rsidR="00D96F7B">
        <w:rPr>
          <w:rFonts w:ascii="Times New Roman" w:hAnsi="Times New Roman" w:cs="Times New Roman"/>
        </w:rPr>
        <w:t xml:space="preserve"> OM10-2 compared to</w:t>
      </w:r>
      <w:r w:rsidR="00F06E48">
        <w:rPr>
          <w:rFonts w:ascii="Times New Roman" w:hAnsi="Times New Roman" w:cs="Times New Roman"/>
        </w:rPr>
        <w:t xml:space="preserve"> OM10—given that the barrier and goal objects remain visible across all time steps in which they are present—</w:t>
      </w:r>
      <w:r w:rsidR="00037ADB">
        <w:rPr>
          <w:rFonts w:ascii="Times New Roman" w:hAnsi="Times New Roman" w:cs="Times New Roman"/>
        </w:rPr>
        <w:t xml:space="preserve">a sigmoid activation was applied to the internal activation. </w:t>
      </w:r>
      <w:r w:rsidR="001F434E">
        <w:rPr>
          <w:rFonts w:ascii="Times New Roman" w:hAnsi="Times New Roman" w:cs="Times New Roman"/>
        </w:rPr>
        <w:t xml:space="preserve">In the absence of this activity function, the stronger recurrent activity in OM10-2 could lead to a situation in which the activity of the network cannot be computed due to unstable network dynamics. </w:t>
      </w:r>
    </w:p>
    <w:p w14:paraId="618C49B5" w14:textId="7825C5AE" w:rsidR="00890D2E" w:rsidRDefault="00890D2E" w:rsidP="00AD6BA9">
      <w:pPr>
        <w:spacing w:line="480" w:lineRule="auto"/>
        <w:contextualSpacing/>
        <w:rPr>
          <w:rFonts w:ascii="Times New Roman" w:hAnsi="Times New Roman" w:cs="Times New Roman"/>
        </w:rPr>
      </w:pPr>
      <w:r>
        <w:rPr>
          <w:rFonts w:ascii="Times New Roman" w:hAnsi="Times New Roman" w:cs="Times New Roman"/>
        </w:rPr>
        <w:tab/>
      </w:r>
      <w:r w:rsidR="00572B16">
        <w:rPr>
          <w:rFonts w:ascii="Times New Roman" w:hAnsi="Times New Roman" w:cs="Times New Roman"/>
        </w:rPr>
        <w:t>At the conclusion of the first phase, t</w:t>
      </w:r>
      <w:r>
        <w:rPr>
          <w:rFonts w:ascii="Times New Roman" w:hAnsi="Times New Roman" w:cs="Times New Roman"/>
        </w:rPr>
        <w:t xml:space="preserve">he model entered </w:t>
      </w:r>
      <w:r w:rsidR="00644795">
        <w:rPr>
          <w:rFonts w:ascii="Times New Roman" w:hAnsi="Times New Roman" w:cs="Times New Roman"/>
        </w:rPr>
        <w:t>a</w:t>
      </w:r>
      <w:r>
        <w:rPr>
          <w:rFonts w:ascii="Times New Roman" w:hAnsi="Times New Roman" w:cs="Times New Roman"/>
        </w:rPr>
        <w:t xml:space="preserve"> second</w:t>
      </w:r>
      <w:r w:rsidR="00B019C9">
        <w:rPr>
          <w:rFonts w:ascii="Times New Roman" w:hAnsi="Times New Roman" w:cs="Times New Roman"/>
        </w:rPr>
        <w:t xml:space="preserve">, </w:t>
      </w:r>
      <w:r w:rsidR="00B019C9" w:rsidRPr="0011240F">
        <w:rPr>
          <w:rFonts w:ascii="Times New Roman" w:hAnsi="Times New Roman" w:cs="Times New Roman"/>
          <w:i/>
          <w:iCs/>
        </w:rPr>
        <w:t>learning</w:t>
      </w:r>
      <w:r w:rsidR="00572B16">
        <w:rPr>
          <w:rFonts w:ascii="Times New Roman" w:hAnsi="Times New Roman" w:cs="Times New Roman"/>
        </w:rPr>
        <w:t xml:space="preserve"> phase</w:t>
      </w:r>
      <w:r>
        <w:rPr>
          <w:rFonts w:ascii="Times New Roman" w:hAnsi="Times New Roman" w:cs="Times New Roman"/>
        </w:rPr>
        <w:t>. During this phase, the</w:t>
      </w:r>
      <w:r w:rsidR="003F199F">
        <w:rPr>
          <w:rFonts w:ascii="Times New Roman" w:hAnsi="Times New Roman" w:cs="Times New Roman"/>
        </w:rPr>
        <w:t xml:space="preserve"> </w:t>
      </w:r>
      <w:r w:rsidR="00BE654E">
        <w:rPr>
          <w:rFonts w:ascii="Times New Roman" w:hAnsi="Times New Roman" w:cs="Times New Roman"/>
        </w:rPr>
        <w:t>Delta rule (</w:t>
      </w:r>
      <w:r w:rsidR="00D973CA">
        <w:rPr>
          <w:rFonts w:ascii="Times New Roman" w:hAnsi="Times New Roman" w:cs="Times New Roman"/>
        </w:rPr>
        <w:t xml:space="preserve">e.g., </w:t>
      </w:r>
      <w:r w:rsidR="00BE654E">
        <w:rPr>
          <w:rFonts w:ascii="Times New Roman" w:hAnsi="Times New Roman" w:cs="Times New Roman"/>
        </w:rPr>
        <w:t xml:space="preserve">McClelland </w:t>
      </w:r>
      <w:r w:rsidR="00AD6BA9">
        <w:rPr>
          <w:rFonts w:ascii="Times New Roman" w:hAnsi="Times New Roman" w:cs="Times New Roman"/>
        </w:rPr>
        <w:t>&amp; Rumelhart, 1988</w:t>
      </w:r>
      <w:r w:rsidR="00D973CA">
        <w:rPr>
          <w:rFonts w:ascii="Times New Roman" w:hAnsi="Times New Roman" w:cs="Times New Roman"/>
        </w:rPr>
        <w:t>; Widrow &amp; Hoff, 1960</w:t>
      </w:r>
      <w:r w:rsidR="00AD6BA9">
        <w:rPr>
          <w:rFonts w:ascii="Times New Roman" w:hAnsi="Times New Roman" w:cs="Times New Roman"/>
        </w:rPr>
        <w:t xml:space="preserve">) </w:t>
      </w:r>
      <w:r w:rsidR="003F199F">
        <w:rPr>
          <w:rFonts w:ascii="Times New Roman" w:hAnsi="Times New Roman" w:cs="Times New Roman"/>
        </w:rPr>
        <w:t>was used to update the network weights</w:t>
      </w:r>
      <w:r w:rsidR="00AD6BA9">
        <w:rPr>
          <w:rFonts w:ascii="Times New Roman" w:hAnsi="Times New Roman" w:cs="Times New Roman"/>
        </w:rPr>
        <w:t xml:space="preserve">. </w:t>
      </w:r>
      <w:r w:rsidR="00D13D5A">
        <w:rPr>
          <w:rFonts w:ascii="Times New Roman" w:hAnsi="Times New Roman" w:cs="Times New Roman"/>
        </w:rPr>
        <w:t xml:space="preserve">It </w:t>
      </w:r>
      <w:r w:rsidR="00CB2377">
        <w:rPr>
          <w:rFonts w:ascii="Times New Roman" w:hAnsi="Times New Roman" w:cs="Times New Roman"/>
        </w:rPr>
        <w:t xml:space="preserve">is worth noting that </w:t>
      </w:r>
      <w:r w:rsidR="00AD6BA9">
        <w:rPr>
          <w:rFonts w:ascii="Times New Roman" w:hAnsi="Times New Roman" w:cs="Times New Roman"/>
        </w:rPr>
        <w:t xml:space="preserve">the specific form of </w:t>
      </w:r>
      <w:r w:rsidR="009B68DB">
        <w:rPr>
          <w:rFonts w:ascii="Times New Roman" w:hAnsi="Times New Roman" w:cs="Times New Roman"/>
        </w:rPr>
        <w:t xml:space="preserve">this rule that </w:t>
      </w:r>
      <w:r w:rsidR="00D13D5A">
        <w:rPr>
          <w:rFonts w:ascii="Times New Roman" w:hAnsi="Times New Roman" w:cs="Times New Roman"/>
        </w:rPr>
        <w:t xml:space="preserve">Overwalle (2010) </w:t>
      </w:r>
      <w:r w:rsidR="00CB2377">
        <w:rPr>
          <w:rFonts w:ascii="Times New Roman" w:hAnsi="Times New Roman" w:cs="Times New Roman"/>
        </w:rPr>
        <w:t xml:space="preserve">employed </w:t>
      </w:r>
      <w:r w:rsidR="00AD6BA9">
        <w:rPr>
          <w:rFonts w:ascii="Times New Roman" w:hAnsi="Times New Roman" w:cs="Times New Roman"/>
        </w:rPr>
        <w:t>encouraged the network to</w:t>
      </w:r>
      <w:r w:rsidR="00651648">
        <w:rPr>
          <w:rFonts w:ascii="Times New Roman" w:hAnsi="Times New Roman" w:cs="Times New Roman"/>
        </w:rPr>
        <w:t xml:space="preserve"> reduce</w:t>
      </w:r>
      <w:r w:rsidR="009B68DB">
        <w:rPr>
          <w:rFonts w:ascii="Times New Roman" w:hAnsi="Times New Roman" w:cs="Times New Roman"/>
        </w:rPr>
        <w:t xml:space="preserve"> </w:t>
      </w:r>
      <w:r w:rsidR="00D1467C">
        <w:rPr>
          <w:rFonts w:ascii="Times New Roman" w:hAnsi="Times New Roman" w:cs="Times New Roman"/>
        </w:rPr>
        <w:t xml:space="preserve">the </w:t>
      </w:r>
      <w:r w:rsidR="009B68DB">
        <w:rPr>
          <w:rFonts w:ascii="Times New Roman" w:hAnsi="Times New Roman" w:cs="Times New Roman"/>
        </w:rPr>
        <w:t>discrepancy between</w:t>
      </w:r>
      <w:r w:rsidR="00651648">
        <w:rPr>
          <w:rFonts w:ascii="Times New Roman" w:hAnsi="Times New Roman" w:cs="Times New Roman"/>
        </w:rPr>
        <w:t xml:space="preserve"> the </w:t>
      </w:r>
      <w:r w:rsidR="009B68DB">
        <w:rPr>
          <w:rFonts w:ascii="Times New Roman" w:hAnsi="Times New Roman" w:cs="Times New Roman"/>
        </w:rPr>
        <w:t>externally provided state of the environment and the internally generated pattern of activation that emerged over the course of the network’s settling dynamic</w:t>
      </w:r>
      <w:r w:rsidR="00651648">
        <w:rPr>
          <w:rFonts w:ascii="Times New Roman" w:hAnsi="Times New Roman" w:cs="Times New Roman"/>
        </w:rPr>
        <w:t xml:space="preserve">; more common usages of the Delta rule involve </w:t>
      </w:r>
      <w:r w:rsidR="009B68DB">
        <w:rPr>
          <w:rFonts w:ascii="Times New Roman" w:hAnsi="Times New Roman" w:cs="Times New Roman"/>
        </w:rPr>
        <w:t>reducing the discrepancy between a target output and the network’s predicted output</w:t>
      </w:r>
      <w:r w:rsidR="00863918">
        <w:rPr>
          <w:rFonts w:ascii="Times New Roman" w:hAnsi="Times New Roman" w:cs="Times New Roman"/>
        </w:rPr>
        <w:t xml:space="preserve"> (e.g., </w:t>
      </w:r>
      <w:r w:rsidR="00D973CA">
        <w:rPr>
          <w:rFonts w:ascii="Times New Roman" w:hAnsi="Times New Roman" w:cs="Times New Roman"/>
        </w:rPr>
        <w:t>Rumelhart &amp; McCllelland, 1986).</w:t>
      </w:r>
      <w:r w:rsidR="006F5DD4">
        <w:rPr>
          <w:rFonts w:ascii="Times New Roman" w:hAnsi="Times New Roman" w:cs="Times New Roman"/>
        </w:rPr>
        <w:t xml:space="preserve"> As was the case in Overwalle (2010), learning rate was set to 0.10</w:t>
      </w:r>
      <w:r w:rsidR="00860B92">
        <w:rPr>
          <w:rFonts w:ascii="Times New Roman" w:hAnsi="Times New Roman" w:cs="Times New Roman"/>
        </w:rPr>
        <w:t xml:space="preserve"> and the weights were randomly initialized within the range ±0.2</w:t>
      </w:r>
      <w:r w:rsidR="006F5DD4">
        <w:rPr>
          <w:rFonts w:ascii="Times New Roman" w:hAnsi="Times New Roman" w:cs="Times New Roman"/>
        </w:rPr>
        <w:t>.</w:t>
      </w:r>
    </w:p>
    <w:p w14:paraId="74875764" w14:textId="17647624" w:rsidR="007712E0" w:rsidRPr="007712E0" w:rsidRDefault="0011240F" w:rsidP="0023774E">
      <w:pPr>
        <w:spacing w:line="480" w:lineRule="auto"/>
        <w:contextualSpacing/>
        <w:rPr>
          <w:rFonts w:ascii="Times New Roman" w:hAnsi="Times New Roman" w:cs="Times New Roman"/>
        </w:rPr>
      </w:pPr>
      <w:r>
        <w:rPr>
          <w:rFonts w:ascii="Times New Roman" w:hAnsi="Times New Roman" w:cs="Times New Roman"/>
        </w:rPr>
        <w:tab/>
      </w:r>
      <w:r w:rsidR="00D80739" w:rsidRPr="00D80739">
        <w:rPr>
          <w:rFonts w:ascii="Times New Roman" w:hAnsi="Times New Roman" w:cs="Times New Roman"/>
        </w:rPr>
        <w:t xml:space="preserve">The final phase that the model entered into was the prediction phase. This phase </w:t>
      </w:r>
      <w:r w:rsidR="00CA7750">
        <w:rPr>
          <w:rFonts w:ascii="Times New Roman" w:hAnsi="Times New Roman" w:cs="Times New Roman"/>
        </w:rPr>
        <w:t>is the</w:t>
      </w:r>
      <w:r w:rsidR="002278AD">
        <w:rPr>
          <w:rFonts w:ascii="Times New Roman" w:hAnsi="Times New Roman" w:cs="Times New Roman"/>
        </w:rPr>
        <w:t xml:space="preserve"> model analogue of the</w:t>
      </w:r>
      <w:r w:rsidR="00D80739" w:rsidRPr="00D80739">
        <w:rPr>
          <w:rFonts w:ascii="Times New Roman" w:hAnsi="Times New Roman" w:cs="Times New Roman"/>
        </w:rPr>
        <w:t xml:space="preserve"> test phase in infant studies on action understanding. As such, the network was shown barrierless straight and arced motion events</w:t>
      </w:r>
      <w:r w:rsidR="00D2337C">
        <w:rPr>
          <w:rFonts w:ascii="Times New Roman" w:hAnsi="Times New Roman" w:cs="Times New Roman"/>
        </w:rPr>
        <w:t>; as was the case in Overwalle (2010), the straight event lasted 5 steps</w:t>
      </w:r>
      <w:r w:rsidR="00D80739" w:rsidRPr="00D80739">
        <w:rPr>
          <w:rFonts w:ascii="Times New Roman" w:hAnsi="Times New Roman" w:cs="Times New Roman"/>
        </w:rPr>
        <w:t xml:space="preserve">. Crucially, the internal activation of “critical units” was recorded following network settling. These units corresponded to locations along </w:t>
      </w:r>
      <w:r w:rsidR="00D80739">
        <w:rPr>
          <w:rFonts w:ascii="Times New Roman" w:hAnsi="Times New Roman" w:cs="Times New Roman"/>
        </w:rPr>
        <w:t>the two trajectories.</w:t>
      </w:r>
      <w:r w:rsidR="00D80739" w:rsidRPr="00D80739">
        <w:rPr>
          <w:rFonts w:ascii="Times New Roman" w:hAnsi="Times New Roman" w:cs="Times New Roman"/>
        </w:rPr>
        <w:t xml:space="preserve"> </w:t>
      </w:r>
      <w:r w:rsidR="00D80739">
        <w:rPr>
          <w:rFonts w:ascii="Times New Roman" w:hAnsi="Times New Roman" w:cs="Times New Roman"/>
        </w:rPr>
        <w:t xml:space="preserve">The critical cells for the straight trajectory were columns 2-4 in the bottom row of the spatial grid; </w:t>
      </w:r>
      <w:r w:rsidR="00AB7607">
        <w:rPr>
          <w:rFonts w:ascii="Times New Roman" w:hAnsi="Times New Roman" w:cs="Times New Roman"/>
        </w:rPr>
        <w:t xml:space="preserve">the </w:t>
      </w:r>
      <w:r w:rsidR="00AB7607">
        <w:rPr>
          <w:rFonts w:ascii="Times New Roman" w:hAnsi="Times New Roman" w:cs="Times New Roman"/>
        </w:rPr>
        <w:lastRenderedPageBreak/>
        <w:t xml:space="preserve">cells corresponding to column 2-4 in the third row of the grid comprised the critical cells for the arced motion trajectory.  Overwalle (2010) interpreted the </w:t>
      </w:r>
      <w:r w:rsidR="00D80739" w:rsidRPr="00D80739">
        <w:rPr>
          <w:rFonts w:ascii="Times New Roman" w:hAnsi="Times New Roman" w:cs="Times New Roman"/>
        </w:rPr>
        <w:t xml:space="preserve">magnitude of </w:t>
      </w:r>
      <w:r w:rsidR="00AB7607">
        <w:rPr>
          <w:rFonts w:ascii="Times New Roman" w:hAnsi="Times New Roman" w:cs="Times New Roman"/>
        </w:rPr>
        <w:t>the combined activation of these unit</w:t>
      </w:r>
      <w:r w:rsidR="00D2337C">
        <w:rPr>
          <w:rFonts w:ascii="Times New Roman" w:hAnsi="Times New Roman" w:cs="Times New Roman"/>
        </w:rPr>
        <w:t>s</w:t>
      </w:r>
      <w:r w:rsidR="00AB7607">
        <w:rPr>
          <w:rFonts w:ascii="Times New Roman" w:hAnsi="Times New Roman" w:cs="Times New Roman"/>
        </w:rPr>
        <w:t xml:space="preserve"> as a measure of the network’s expectation for a given event—greater activation denoted a stronger expectation. </w:t>
      </w:r>
      <w:r w:rsidR="00D80739" w:rsidRPr="00D80739">
        <w:rPr>
          <w:rFonts w:ascii="Times New Roman" w:hAnsi="Times New Roman" w:cs="Times New Roman"/>
        </w:rPr>
        <w:t xml:space="preserve"> </w:t>
      </w:r>
      <w:r w:rsidR="00AD7AE3">
        <w:rPr>
          <w:rFonts w:ascii="Times New Roman" w:hAnsi="Times New Roman" w:cs="Times New Roman"/>
        </w:rPr>
        <w:t xml:space="preserve">However, because the primary dependent measure in infant action understanding studies </w:t>
      </w:r>
      <w:r w:rsidR="00D2337C">
        <w:rPr>
          <w:rFonts w:ascii="Times New Roman" w:hAnsi="Times New Roman" w:cs="Times New Roman"/>
        </w:rPr>
        <w:t>tends to be looking</w:t>
      </w:r>
      <w:r w:rsidR="00AD7AE3">
        <w:rPr>
          <w:rFonts w:ascii="Times New Roman" w:hAnsi="Times New Roman" w:cs="Times New Roman"/>
        </w:rPr>
        <w:t xml:space="preserve"> time rather than expectation, Overwalle (2010) linearly rescaled these activation values such that </w:t>
      </w:r>
      <w:r w:rsidR="00D80739" w:rsidRPr="00D80739">
        <w:rPr>
          <w:rFonts w:ascii="Times New Roman" w:hAnsi="Times New Roman" w:cs="Times New Roman"/>
        </w:rPr>
        <w:t xml:space="preserve">lower activation (weaker </w:t>
      </w:r>
      <w:r w:rsidR="00AD7AE3">
        <w:rPr>
          <w:rFonts w:ascii="Times New Roman" w:hAnsi="Times New Roman" w:cs="Times New Roman"/>
        </w:rPr>
        <w:t>expectation</w:t>
      </w:r>
      <w:r w:rsidR="00D80739" w:rsidRPr="00D80739">
        <w:rPr>
          <w:rFonts w:ascii="Times New Roman" w:hAnsi="Times New Roman" w:cs="Times New Roman"/>
        </w:rPr>
        <w:t>) corresponded to longer looking times and higher activation (</w:t>
      </w:r>
      <w:r w:rsidR="00AD7AE3">
        <w:rPr>
          <w:rFonts w:ascii="Times New Roman" w:hAnsi="Times New Roman" w:cs="Times New Roman"/>
        </w:rPr>
        <w:t>stronger expectation</w:t>
      </w:r>
      <w:r w:rsidR="00D80739" w:rsidRPr="00D80739">
        <w:rPr>
          <w:rFonts w:ascii="Times New Roman" w:hAnsi="Times New Roman" w:cs="Times New Roman"/>
        </w:rPr>
        <w:t>) corresponded to shorter looking times (Overwalle, 2010).</w:t>
      </w:r>
      <w:r w:rsidR="00AD7AE3">
        <w:rPr>
          <w:rFonts w:ascii="Times New Roman" w:hAnsi="Times New Roman" w:cs="Times New Roman"/>
        </w:rPr>
        <w:t xml:space="preserve"> </w:t>
      </w:r>
      <w:r w:rsidR="0027661B">
        <w:rPr>
          <w:rFonts w:ascii="Times New Roman" w:hAnsi="Times New Roman" w:cs="Times New Roman"/>
        </w:rPr>
        <w:t>Because the exact nature of this r</w:t>
      </w:r>
      <w:r w:rsidR="00AD7AE3">
        <w:rPr>
          <w:rFonts w:ascii="Times New Roman" w:hAnsi="Times New Roman" w:cs="Times New Roman"/>
        </w:rPr>
        <w:t xml:space="preserve">escaling was </w:t>
      </w:r>
      <w:r w:rsidR="0027661B">
        <w:rPr>
          <w:rFonts w:ascii="Times New Roman" w:hAnsi="Times New Roman" w:cs="Times New Roman"/>
        </w:rPr>
        <w:t>not specified</w:t>
      </w:r>
      <w:r w:rsidR="00AD7AE3">
        <w:rPr>
          <w:rFonts w:ascii="Times New Roman" w:hAnsi="Times New Roman" w:cs="Times New Roman"/>
        </w:rPr>
        <w:t>, i</w:t>
      </w:r>
      <w:r w:rsidR="00D80739" w:rsidRPr="00D80739">
        <w:rPr>
          <w:rFonts w:ascii="Times New Roman" w:hAnsi="Times New Roman" w:cs="Times New Roman"/>
        </w:rPr>
        <w:t>n the present implementation, this relationship was made explicit by transforming activation values using a simple inverse mapping</w:t>
      </w:r>
      <w:r w:rsidR="00FE7098">
        <w:rPr>
          <w:rFonts w:ascii="Times New Roman" w:hAnsi="Times New Roman" w:cs="Times New Roman"/>
        </w:rPr>
        <w:t xml:space="preserve"> in which the combined activation of the critical units was subtracted from one. A</w:t>
      </w:r>
      <w:r w:rsidR="005217F5">
        <w:rPr>
          <w:rFonts w:ascii="Times New Roman" w:hAnsi="Times New Roman" w:cs="Times New Roman"/>
        </w:rPr>
        <w:t xml:space="preserve">lthough the mathematical transformation used here differed from that </w:t>
      </w:r>
      <w:r w:rsidR="00FE7098">
        <w:rPr>
          <w:rFonts w:ascii="Times New Roman" w:hAnsi="Times New Roman" w:cs="Times New Roman"/>
        </w:rPr>
        <w:t>in Overwalle (2010),</w:t>
      </w:r>
      <w:r w:rsidR="005217F5">
        <w:rPr>
          <w:rFonts w:ascii="Times New Roman" w:hAnsi="Times New Roman" w:cs="Times New Roman"/>
        </w:rPr>
        <w:t xml:space="preserve"> the </w:t>
      </w:r>
      <w:r w:rsidR="0027661B">
        <w:rPr>
          <w:rFonts w:ascii="Times New Roman" w:hAnsi="Times New Roman" w:cs="Times New Roman"/>
        </w:rPr>
        <w:t>interpretation of</w:t>
      </w:r>
      <w:r w:rsidR="005217F5">
        <w:rPr>
          <w:rFonts w:ascii="Times New Roman" w:hAnsi="Times New Roman" w:cs="Times New Roman"/>
        </w:rPr>
        <w:t xml:space="preserve"> the mapping between </w:t>
      </w:r>
      <w:r w:rsidR="0027661B">
        <w:rPr>
          <w:rFonts w:ascii="Times New Roman" w:hAnsi="Times New Roman" w:cs="Times New Roman"/>
        </w:rPr>
        <w:t>activation and looking time</w:t>
      </w:r>
      <w:r w:rsidR="005217F5">
        <w:rPr>
          <w:rFonts w:ascii="Times New Roman" w:hAnsi="Times New Roman" w:cs="Times New Roman"/>
        </w:rPr>
        <w:t xml:space="preserve"> </w:t>
      </w:r>
      <w:r w:rsidR="004E170A">
        <w:rPr>
          <w:rFonts w:ascii="Times New Roman" w:hAnsi="Times New Roman" w:cs="Times New Roman"/>
        </w:rPr>
        <w:t>was preserved</w:t>
      </w:r>
      <w:r w:rsidR="005217F5">
        <w:rPr>
          <w:rFonts w:ascii="Times New Roman" w:hAnsi="Times New Roman" w:cs="Times New Roman"/>
        </w:rPr>
        <w:t>:</w:t>
      </w:r>
      <w:r w:rsidR="00D80739" w:rsidRPr="00D80739">
        <w:rPr>
          <w:rFonts w:ascii="Times New Roman" w:hAnsi="Times New Roman" w:cs="Times New Roman"/>
        </w:rPr>
        <w:t xml:space="preserve"> higher</w:t>
      </w:r>
      <w:r w:rsidR="005217F5">
        <w:rPr>
          <w:rFonts w:ascii="Times New Roman" w:hAnsi="Times New Roman" w:cs="Times New Roman"/>
        </w:rPr>
        <w:t xml:space="preserve"> activation</w:t>
      </w:r>
      <w:r w:rsidR="00D80739" w:rsidRPr="00D80739">
        <w:rPr>
          <w:rFonts w:ascii="Times New Roman" w:hAnsi="Times New Roman" w:cs="Times New Roman"/>
        </w:rPr>
        <w:t xml:space="preserve"> values </w:t>
      </w:r>
      <w:r w:rsidR="005217F5">
        <w:rPr>
          <w:rFonts w:ascii="Times New Roman" w:hAnsi="Times New Roman" w:cs="Times New Roman"/>
        </w:rPr>
        <w:t xml:space="preserve">on this </w:t>
      </w:r>
      <w:r w:rsidR="007A7E19">
        <w:rPr>
          <w:rFonts w:ascii="Times New Roman" w:hAnsi="Times New Roman" w:cs="Times New Roman"/>
        </w:rPr>
        <w:t xml:space="preserve">transformed </w:t>
      </w:r>
      <w:r w:rsidR="005217F5">
        <w:rPr>
          <w:rFonts w:ascii="Times New Roman" w:hAnsi="Times New Roman" w:cs="Times New Roman"/>
        </w:rPr>
        <w:t>measure reflect longer looking.</w:t>
      </w:r>
      <w:r w:rsidR="007D1241">
        <w:rPr>
          <w:rFonts w:ascii="Times New Roman" w:hAnsi="Times New Roman" w:cs="Times New Roman"/>
        </w:rPr>
        <w:t xml:space="preserve"> </w:t>
      </w:r>
    </w:p>
    <w:p w14:paraId="200D6C24" w14:textId="4E4FB892" w:rsidR="00524642" w:rsidRDefault="00747C36" w:rsidP="007712E0">
      <w:pPr>
        <w:spacing w:line="480" w:lineRule="auto"/>
        <w:ind w:firstLine="720"/>
        <w:contextualSpacing/>
        <w:rPr>
          <w:rFonts w:ascii="Times New Roman" w:hAnsi="Times New Roman" w:cs="Times New Roman"/>
        </w:rPr>
      </w:pPr>
      <w:r>
        <w:rPr>
          <w:rFonts w:ascii="Times New Roman" w:hAnsi="Times New Roman" w:cs="Times New Roman"/>
          <w:b/>
          <w:bCs/>
        </w:rPr>
        <w:t xml:space="preserve">ALIAS. </w:t>
      </w:r>
      <w:r w:rsidR="00181ADB">
        <w:rPr>
          <w:rFonts w:ascii="Times New Roman" w:hAnsi="Times New Roman" w:cs="Times New Roman"/>
        </w:rPr>
        <w:t>The was</w:t>
      </w:r>
      <w:r w:rsidR="00524642">
        <w:rPr>
          <w:rFonts w:ascii="Times New Roman" w:hAnsi="Times New Roman" w:cs="Times New Roman"/>
        </w:rPr>
        <w:t xml:space="preserve"> </w:t>
      </w:r>
      <w:r w:rsidR="001F704D">
        <w:rPr>
          <w:rFonts w:ascii="Times New Roman" w:hAnsi="Times New Roman" w:cs="Times New Roman"/>
        </w:rPr>
        <w:t>a connectionist model</w:t>
      </w:r>
      <w:r w:rsidR="00840921">
        <w:rPr>
          <w:rFonts w:ascii="Times New Roman" w:hAnsi="Times New Roman" w:cs="Times New Roman"/>
        </w:rPr>
        <w:t xml:space="preserve"> that combined an </w:t>
      </w:r>
      <w:r w:rsidR="00181ADB">
        <w:rPr>
          <w:rFonts w:ascii="Times New Roman" w:hAnsi="Times New Roman" w:cs="Times New Roman"/>
        </w:rPr>
        <w:t>autoencoder</w:t>
      </w:r>
      <w:r w:rsidR="00840921">
        <w:rPr>
          <w:rFonts w:ascii="Times New Roman" w:hAnsi="Times New Roman" w:cs="Times New Roman"/>
        </w:rPr>
        <w:t xml:space="preserve"> (e.g., Mareschal et al., 2000) with a simple recurrent network (</w:t>
      </w:r>
      <w:r w:rsidR="006B0C8E">
        <w:rPr>
          <w:rFonts w:ascii="Times New Roman" w:hAnsi="Times New Roman" w:cs="Times New Roman"/>
        </w:rPr>
        <w:t xml:space="preserve">i.e., an </w:t>
      </w:r>
      <w:r w:rsidR="00181ADB">
        <w:rPr>
          <w:rFonts w:ascii="Times New Roman" w:hAnsi="Times New Roman" w:cs="Times New Roman"/>
        </w:rPr>
        <w:t xml:space="preserve">SRN; </w:t>
      </w:r>
      <w:r w:rsidR="00840921">
        <w:rPr>
          <w:rFonts w:ascii="Times New Roman" w:hAnsi="Times New Roman" w:cs="Times New Roman"/>
        </w:rPr>
        <w:t>e.g., Elman, 1990).</w:t>
      </w:r>
      <w:r w:rsidR="00524642">
        <w:rPr>
          <w:rFonts w:ascii="Times New Roman" w:hAnsi="Times New Roman" w:cs="Times New Roman"/>
        </w:rPr>
        <w:t xml:space="preserve"> </w:t>
      </w:r>
      <w:r w:rsidR="003A78A1">
        <w:rPr>
          <w:rFonts w:ascii="Times New Roman" w:hAnsi="Times New Roman" w:cs="Times New Roman"/>
        </w:rPr>
        <w:t>Autoencoders are artificial neural networks that</w:t>
      </w:r>
      <w:r w:rsidR="00840921">
        <w:rPr>
          <w:rFonts w:ascii="Times New Roman" w:hAnsi="Times New Roman" w:cs="Times New Roman"/>
        </w:rPr>
        <w:t xml:space="preserve"> learn a compact</w:t>
      </w:r>
      <w:r w:rsidR="003A78A1">
        <w:rPr>
          <w:rFonts w:ascii="Times New Roman" w:hAnsi="Times New Roman" w:cs="Times New Roman"/>
        </w:rPr>
        <w:t xml:space="preserve"> internal</w:t>
      </w:r>
      <w:r w:rsidR="00840921">
        <w:rPr>
          <w:rFonts w:ascii="Times New Roman" w:hAnsi="Times New Roman" w:cs="Times New Roman"/>
        </w:rPr>
        <w:t xml:space="preserve"> representation</w:t>
      </w:r>
      <w:r w:rsidR="003A78A1">
        <w:rPr>
          <w:rFonts w:ascii="Times New Roman" w:hAnsi="Times New Roman" w:cs="Times New Roman"/>
        </w:rPr>
        <w:t xml:space="preserve"> at the hidden layer</w:t>
      </w:r>
      <w:r w:rsidR="00840921">
        <w:rPr>
          <w:rFonts w:ascii="Times New Roman" w:hAnsi="Times New Roman" w:cs="Times New Roman"/>
        </w:rPr>
        <w:t xml:space="preserve"> </w:t>
      </w:r>
      <w:r w:rsidR="003A78A1">
        <w:rPr>
          <w:rFonts w:ascii="Times New Roman" w:hAnsi="Times New Roman" w:cs="Times New Roman"/>
        </w:rPr>
        <w:t>that is</w:t>
      </w:r>
      <w:r w:rsidR="00840921">
        <w:rPr>
          <w:rFonts w:ascii="Times New Roman" w:hAnsi="Times New Roman" w:cs="Times New Roman"/>
        </w:rPr>
        <w:t xml:space="preserve"> sufficient to reproduce </w:t>
      </w:r>
      <w:r w:rsidR="003A78A1">
        <w:rPr>
          <w:rFonts w:ascii="Times New Roman" w:hAnsi="Times New Roman" w:cs="Times New Roman"/>
        </w:rPr>
        <w:t>input presented to the model</w:t>
      </w:r>
      <w:r w:rsidR="00840921">
        <w:rPr>
          <w:rFonts w:ascii="Times New Roman" w:hAnsi="Times New Roman" w:cs="Times New Roman"/>
        </w:rPr>
        <w:t xml:space="preserve"> at the output layer</w:t>
      </w:r>
      <w:r w:rsidR="005D3A58">
        <w:rPr>
          <w:rFonts w:ascii="Times New Roman" w:hAnsi="Times New Roman" w:cs="Times New Roman"/>
        </w:rPr>
        <w:t xml:space="preserve">. This kind of model was chosen because the form of learning that </w:t>
      </w:r>
      <w:r w:rsidR="000F4A8C">
        <w:rPr>
          <w:rFonts w:ascii="Times New Roman" w:hAnsi="Times New Roman" w:cs="Times New Roman"/>
        </w:rPr>
        <w:t>it employs</w:t>
      </w:r>
      <w:r w:rsidR="005D3A58">
        <w:rPr>
          <w:rFonts w:ascii="Times New Roman" w:hAnsi="Times New Roman" w:cs="Times New Roman"/>
        </w:rPr>
        <w:t xml:space="preserve">—namely, </w:t>
      </w:r>
      <w:r w:rsidR="001D25EC">
        <w:rPr>
          <w:rFonts w:ascii="Times New Roman" w:hAnsi="Times New Roman" w:cs="Times New Roman"/>
        </w:rPr>
        <w:t xml:space="preserve">self-supervised learning that is </w:t>
      </w:r>
      <w:r w:rsidR="000F4A8C">
        <w:rPr>
          <w:rFonts w:ascii="Times New Roman" w:hAnsi="Times New Roman" w:cs="Times New Roman"/>
        </w:rPr>
        <w:t xml:space="preserve">input-driven </w:t>
      </w:r>
      <w:r w:rsidR="001D25EC">
        <w:rPr>
          <w:rFonts w:ascii="Times New Roman" w:hAnsi="Times New Roman" w:cs="Times New Roman"/>
        </w:rPr>
        <w:t xml:space="preserve">rather than driven by </w:t>
      </w:r>
      <w:r w:rsidR="000F4A8C">
        <w:rPr>
          <w:rFonts w:ascii="Times New Roman" w:hAnsi="Times New Roman" w:cs="Times New Roman"/>
        </w:rPr>
        <w:t xml:space="preserve">an explicit teaching signal—aligns with prominent theories of how infants </w:t>
      </w:r>
      <w:r w:rsidR="006510CD">
        <w:rPr>
          <w:rFonts w:ascii="Times New Roman" w:hAnsi="Times New Roman" w:cs="Times New Roman"/>
        </w:rPr>
        <w:t>learn</w:t>
      </w:r>
      <w:r w:rsidR="00B2137D">
        <w:rPr>
          <w:rFonts w:ascii="Times New Roman" w:hAnsi="Times New Roman" w:cs="Times New Roman"/>
        </w:rPr>
        <w:t xml:space="preserve"> (e.g., Jeffrey &amp; Cohen, 1971; Sokolov, 1963)</w:t>
      </w:r>
      <w:r w:rsidR="000F4A8C">
        <w:rPr>
          <w:rFonts w:ascii="Times New Roman" w:hAnsi="Times New Roman" w:cs="Times New Roman"/>
        </w:rPr>
        <w:t xml:space="preserve">. </w:t>
      </w:r>
      <w:r w:rsidR="00181ADB">
        <w:rPr>
          <w:rFonts w:ascii="Times New Roman" w:hAnsi="Times New Roman" w:cs="Times New Roman"/>
        </w:rPr>
        <w:t xml:space="preserve">In contrast, the task of the SRN was to predict </w:t>
      </w:r>
      <w:r w:rsidR="00BA4C0B">
        <w:rPr>
          <w:rFonts w:ascii="Times New Roman" w:hAnsi="Times New Roman" w:cs="Times New Roman"/>
        </w:rPr>
        <w:t>an object’s position at the next time point given its current position.</w:t>
      </w:r>
      <w:r w:rsidR="00226F49">
        <w:rPr>
          <w:rFonts w:ascii="Times New Roman" w:hAnsi="Times New Roman" w:cs="Times New Roman"/>
        </w:rPr>
        <w:t xml:space="preserve"> </w:t>
      </w:r>
      <w:r w:rsidR="00B2137D">
        <w:rPr>
          <w:rFonts w:ascii="Times New Roman" w:hAnsi="Times New Roman" w:cs="Times New Roman"/>
        </w:rPr>
        <w:t xml:space="preserve">However, like an autoencoder, SRNs </w:t>
      </w:r>
      <w:r w:rsidR="001D25EC">
        <w:rPr>
          <w:rFonts w:ascii="Times New Roman" w:hAnsi="Times New Roman" w:cs="Times New Roman"/>
        </w:rPr>
        <w:t>rely on self-supervised learning</w:t>
      </w:r>
      <w:r w:rsidR="00EE2F59">
        <w:rPr>
          <w:rFonts w:ascii="Times New Roman" w:hAnsi="Times New Roman" w:cs="Times New Roman"/>
        </w:rPr>
        <w:t>. Specifically, in an SRN,</w:t>
      </w:r>
      <w:r w:rsidR="001D25EC">
        <w:rPr>
          <w:rFonts w:ascii="Times New Roman" w:hAnsi="Times New Roman" w:cs="Times New Roman"/>
        </w:rPr>
        <w:t xml:space="preserve"> the error signal used to update </w:t>
      </w:r>
      <w:r w:rsidR="009D3ED5">
        <w:rPr>
          <w:rFonts w:ascii="Times New Roman" w:hAnsi="Times New Roman" w:cs="Times New Roman"/>
        </w:rPr>
        <w:t>the weights in the network</w:t>
      </w:r>
      <w:r w:rsidR="00EE2F59">
        <w:rPr>
          <w:rFonts w:ascii="Times New Roman" w:hAnsi="Times New Roman" w:cs="Times New Roman"/>
        </w:rPr>
        <w:t xml:space="preserve"> comes</w:t>
      </w:r>
      <w:r w:rsidR="001D25EC">
        <w:rPr>
          <w:rFonts w:ascii="Times New Roman" w:hAnsi="Times New Roman" w:cs="Times New Roman"/>
        </w:rPr>
        <w:t xml:space="preserve"> from the input itself</w:t>
      </w:r>
      <w:r w:rsidR="009D3ED5">
        <w:rPr>
          <w:rFonts w:ascii="Times New Roman" w:hAnsi="Times New Roman" w:cs="Times New Roman"/>
        </w:rPr>
        <w:t xml:space="preserve">. </w:t>
      </w:r>
      <w:r w:rsidR="00226F49">
        <w:rPr>
          <w:rFonts w:ascii="Times New Roman" w:hAnsi="Times New Roman" w:cs="Times New Roman"/>
        </w:rPr>
        <w:t xml:space="preserve">An SRN was </w:t>
      </w:r>
      <w:r w:rsidR="00F95E83">
        <w:rPr>
          <w:rFonts w:ascii="Times New Roman" w:hAnsi="Times New Roman" w:cs="Times New Roman"/>
        </w:rPr>
        <w:t xml:space="preserve">also used </w:t>
      </w:r>
      <w:r w:rsidR="00226F49">
        <w:rPr>
          <w:rFonts w:ascii="Times New Roman" w:hAnsi="Times New Roman" w:cs="Times New Roman"/>
        </w:rPr>
        <w:lastRenderedPageBreak/>
        <w:t xml:space="preserve">because encoding </w:t>
      </w:r>
      <w:r w:rsidR="006166F1">
        <w:rPr>
          <w:rFonts w:ascii="Times New Roman" w:hAnsi="Times New Roman" w:cs="Times New Roman"/>
        </w:rPr>
        <w:t>actions</w:t>
      </w:r>
      <w:r w:rsidR="00226F49">
        <w:rPr>
          <w:rFonts w:ascii="Times New Roman" w:hAnsi="Times New Roman" w:cs="Times New Roman"/>
        </w:rPr>
        <w:t xml:space="preserve"> necessarily involves predicting </w:t>
      </w:r>
      <w:r w:rsidR="006B0C8E">
        <w:rPr>
          <w:rFonts w:ascii="Times New Roman" w:hAnsi="Times New Roman" w:cs="Times New Roman"/>
        </w:rPr>
        <w:t xml:space="preserve">how </w:t>
      </w:r>
      <w:r w:rsidR="006166F1">
        <w:rPr>
          <w:rFonts w:ascii="Times New Roman" w:hAnsi="Times New Roman" w:cs="Times New Roman"/>
        </w:rPr>
        <w:t>the kinematics comprising them</w:t>
      </w:r>
      <w:r w:rsidR="006B0C8E">
        <w:rPr>
          <w:rFonts w:ascii="Times New Roman" w:hAnsi="Times New Roman" w:cs="Times New Roman"/>
        </w:rPr>
        <w:t xml:space="preserve"> unfold over time.</w:t>
      </w:r>
      <w:r w:rsidR="00181ADB">
        <w:rPr>
          <w:rFonts w:ascii="Times New Roman" w:hAnsi="Times New Roman" w:cs="Times New Roman"/>
        </w:rPr>
        <w:t xml:space="preserve"> </w:t>
      </w:r>
      <w:r w:rsidR="00524642">
        <w:rPr>
          <w:rFonts w:ascii="Times New Roman" w:hAnsi="Times New Roman" w:cs="Times New Roman"/>
        </w:rPr>
        <w:t xml:space="preserve">Networks were trained with backpropagation in cross-entropy error (e.g., Rumelhart et al., 1986). </w:t>
      </w:r>
    </w:p>
    <w:p w14:paraId="3DFA6843" w14:textId="050125F6"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E45DBA">
        <w:rPr>
          <w:rFonts w:ascii="Times New Roman" w:hAnsi="Times New Roman" w:cs="Times New Roman"/>
        </w:rPr>
        <w:t>network itself consisted of three layers</w:t>
      </w:r>
      <w:r>
        <w:rPr>
          <w:rFonts w:ascii="Times New Roman" w:hAnsi="Times New Roman" w:cs="Times New Roman"/>
        </w:rPr>
        <w:t xml:space="preserve"> (Figure </w:t>
      </w:r>
      <w:r w:rsidR="007C05B2">
        <w:rPr>
          <w:rFonts w:ascii="Times New Roman" w:hAnsi="Times New Roman" w:cs="Times New Roman"/>
        </w:rPr>
        <w:t>2</w:t>
      </w:r>
      <w:r>
        <w:rPr>
          <w:rFonts w:ascii="Times New Roman" w:hAnsi="Times New Roman" w:cs="Times New Roman"/>
        </w:rPr>
        <w:t xml:space="preserve">). </w:t>
      </w:r>
      <w:r w:rsidR="00CE59AD">
        <w:rPr>
          <w:rFonts w:ascii="Times New Roman" w:hAnsi="Times New Roman" w:cs="Times New Roman"/>
        </w:rPr>
        <w:t>The</w:t>
      </w:r>
      <w:r w:rsidR="00271083">
        <w:rPr>
          <w:rFonts w:ascii="Times New Roman" w:hAnsi="Times New Roman" w:cs="Times New Roman"/>
        </w:rPr>
        <w:t xml:space="preserve"> input and output layers of the model consisted of the same</w:t>
      </w:r>
      <w:r w:rsidR="00CE59AD">
        <w:rPr>
          <w:rFonts w:ascii="Times New Roman" w:hAnsi="Times New Roman" w:cs="Times New Roman"/>
        </w:rPr>
        <w:t xml:space="preserve"> 11 clusters or groups of units</w:t>
      </w:r>
      <w:r w:rsidR="004C47A9">
        <w:rPr>
          <w:rFonts w:ascii="Times New Roman" w:hAnsi="Times New Roman" w:cs="Times New Roman"/>
        </w:rPr>
        <w:t>, and both layers used a localist</w:t>
      </w:r>
      <w:r w:rsidR="00DA73F5">
        <w:rPr>
          <w:rFonts w:ascii="Times New Roman" w:hAnsi="Times New Roman" w:cs="Times New Roman"/>
        </w:rPr>
        <w:t xml:space="preserve"> or “one-hot”</w:t>
      </w:r>
      <w:r w:rsidR="004C47A9">
        <w:rPr>
          <w:rFonts w:ascii="Times New Roman" w:hAnsi="Times New Roman" w:cs="Times New Roman"/>
        </w:rPr>
        <w:t xml:space="preserve"> coding scheme</w:t>
      </w:r>
      <w:r w:rsidR="00AD2DE0">
        <w:rPr>
          <w:rFonts w:ascii="Times New Roman" w:hAnsi="Times New Roman" w:cs="Times New Roman"/>
        </w:rPr>
        <w:t xml:space="preserve">. </w:t>
      </w:r>
      <w:r w:rsidR="00271083">
        <w:rPr>
          <w:rFonts w:ascii="Times New Roman" w:hAnsi="Times New Roman" w:cs="Times New Roman"/>
        </w:rPr>
        <w:t>The main difference between the input and output layers was that the activity of the units in the input layer was “hard-clamped” (i.e., their activity was set externally by the environment), whereas the activity of the output units was determined by a sigmoid activation function.</w:t>
      </w:r>
      <w:r w:rsidR="00AD2DE0">
        <w:rPr>
          <w:rFonts w:ascii="Times New Roman" w:hAnsi="Times New Roman" w:cs="Times New Roman"/>
        </w:rPr>
        <w:t xml:space="preserve"> </w:t>
      </w:r>
      <w:r w:rsidR="004C47A9">
        <w:rPr>
          <w:rFonts w:ascii="Times New Roman" w:hAnsi="Times New Roman" w:cs="Times New Roman"/>
        </w:rPr>
        <w:t>A localist encoding scheme—in which a single unit is used to represent a given concept or feature—was</w:t>
      </w:r>
      <w:r w:rsidR="00AC7C96">
        <w:rPr>
          <w:rFonts w:ascii="Times New Roman" w:hAnsi="Times New Roman" w:cs="Times New Roman"/>
        </w:rPr>
        <w:t xml:space="preserve"> adopted</w:t>
      </w:r>
      <w:r w:rsidR="00C457E2">
        <w:rPr>
          <w:rFonts w:ascii="Times New Roman" w:hAnsi="Times New Roman" w:cs="Times New Roman"/>
        </w:rPr>
        <w:t xml:space="preserve"> in both layers</w:t>
      </w:r>
      <w:r w:rsidR="00AC7C96">
        <w:rPr>
          <w:rFonts w:ascii="Times New Roman" w:hAnsi="Times New Roman" w:cs="Times New Roman"/>
        </w:rPr>
        <w:t xml:space="preserve"> to ensure</w:t>
      </w:r>
      <w:r>
        <w:rPr>
          <w:rFonts w:ascii="Times New Roman" w:hAnsi="Times New Roman" w:cs="Times New Roman"/>
        </w:rPr>
        <w:t xml:space="preserve"> </w:t>
      </w:r>
      <w:r w:rsidR="004C47A9">
        <w:rPr>
          <w:rFonts w:ascii="Times New Roman" w:hAnsi="Times New Roman" w:cs="Times New Roman"/>
        </w:rPr>
        <w:t xml:space="preserve">that the model’s performance reflected learned relations between surface </w:t>
      </w:r>
      <w:r w:rsidR="00B9047B">
        <w:rPr>
          <w:rFonts w:ascii="Times New Roman" w:hAnsi="Times New Roman" w:cs="Times New Roman"/>
        </w:rPr>
        <w:t xml:space="preserve">and kinematic </w:t>
      </w:r>
      <w:r w:rsidR="004C47A9">
        <w:rPr>
          <w:rFonts w:ascii="Times New Roman" w:hAnsi="Times New Roman" w:cs="Times New Roman"/>
        </w:rPr>
        <w:t xml:space="preserve">features </w:t>
      </w:r>
      <w:r w:rsidR="00B9047B">
        <w:rPr>
          <w:rFonts w:ascii="Times New Roman" w:hAnsi="Times New Roman" w:cs="Times New Roman"/>
        </w:rPr>
        <w:t>rather than arbitrary similarity relations among the objects</w:t>
      </w:r>
      <w:r>
        <w:rPr>
          <w:rFonts w:ascii="Times New Roman" w:hAnsi="Times New Roman" w:cs="Times New Roman"/>
        </w:rPr>
        <w:t>.</w:t>
      </w:r>
      <w:r w:rsidR="00C30D64">
        <w:rPr>
          <w:rFonts w:ascii="Times New Roman" w:hAnsi="Times New Roman" w:cs="Times New Roman"/>
        </w:rPr>
        <w:t xml:space="preserve"> </w:t>
      </w:r>
      <w:r>
        <w:rPr>
          <w:rFonts w:ascii="Times New Roman" w:hAnsi="Times New Roman" w:cs="Times New Roman"/>
        </w:rPr>
        <w:t xml:space="preserve">In contrast, the hidden layer </w:t>
      </w:r>
      <w:r w:rsidR="003F0FFD">
        <w:rPr>
          <w:rFonts w:ascii="Times New Roman" w:hAnsi="Times New Roman" w:cs="Times New Roman"/>
        </w:rPr>
        <w:t xml:space="preserve">was a single group of 50 units; </w:t>
      </w:r>
      <w:r w:rsidR="00D57E7B">
        <w:rPr>
          <w:rFonts w:ascii="Times New Roman" w:hAnsi="Times New Roman" w:cs="Times New Roman"/>
        </w:rPr>
        <w:t xml:space="preserve">the activity of the units in this layer was determined by </w:t>
      </w:r>
      <w:r w:rsidR="003F0FFD">
        <w:rPr>
          <w:rFonts w:ascii="Times New Roman" w:hAnsi="Times New Roman" w:cs="Times New Roman"/>
        </w:rPr>
        <w:t>a RELU activation function to prevent error derivatives from vanishing as they were propagated backwards through time. Crucially,</w:t>
      </w:r>
      <w:r>
        <w:rPr>
          <w:rFonts w:ascii="Times New Roman" w:hAnsi="Times New Roman" w:cs="Times New Roman"/>
        </w:rPr>
        <w:t xml:space="preserve"> </w:t>
      </w:r>
      <w:r w:rsidR="003F0FFD">
        <w:rPr>
          <w:rFonts w:ascii="Times New Roman" w:hAnsi="Times New Roman" w:cs="Times New Roman"/>
        </w:rPr>
        <w:t>the</w:t>
      </w:r>
      <w:r>
        <w:rPr>
          <w:rFonts w:ascii="Times New Roman" w:hAnsi="Times New Roman" w:cs="Times New Roman"/>
        </w:rPr>
        <w:t xml:space="preserve"> representations </w:t>
      </w:r>
      <w:r w:rsidR="003F0FFD">
        <w:rPr>
          <w:rFonts w:ascii="Times New Roman" w:hAnsi="Times New Roman" w:cs="Times New Roman"/>
        </w:rPr>
        <w:t xml:space="preserve">that </w:t>
      </w:r>
      <w:r>
        <w:rPr>
          <w:rFonts w:ascii="Times New Roman" w:hAnsi="Times New Roman" w:cs="Times New Roman"/>
        </w:rPr>
        <w:t>developed over these units were largely distributed</w:t>
      </w:r>
      <w:r w:rsidR="00875EE0">
        <w:rPr>
          <w:rFonts w:ascii="Times New Roman" w:hAnsi="Times New Roman" w:cs="Times New Roman"/>
        </w:rPr>
        <w:t xml:space="preserve">. A distributed representation is one in </w:t>
      </w:r>
      <w:r w:rsidR="006C4159">
        <w:rPr>
          <w:rFonts w:ascii="Times New Roman" w:hAnsi="Times New Roman" w:cs="Times New Roman"/>
        </w:rPr>
        <w:t xml:space="preserve">which </w:t>
      </w:r>
      <w:r w:rsidR="00875EE0">
        <w:rPr>
          <w:rFonts w:ascii="Times New Roman" w:hAnsi="Times New Roman" w:cs="Times New Roman"/>
        </w:rPr>
        <w:t>multiple</w:t>
      </w:r>
      <w:r>
        <w:rPr>
          <w:rFonts w:ascii="Times New Roman" w:hAnsi="Times New Roman" w:cs="Times New Roman"/>
        </w:rPr>
        <w:t xml:space="preserve"> units code for a given concept, and the same unit could participate in coding different concepts </w:t>
      </w:r>
      <w:r w:rsidR="00875EE0">
        <w:rPr>
          <w:rFonts w:ascii="Times New Roman" w:hAnsi="Times New Roman" w:cs="Times New Roman"/>
        </w:rPr>
        <w:t>(</w:t>
      </w:r>
      <w:r>
        <w:rPr>
          <w:rFonts w:ascii="Times New Roman" w:hAnsi="Times New Roman" w:cs="Times New Roman"/>
        </w:rPr>
        <w:t xml:space="preserve">Hinton, 1984). </w:t>
      </w:r>
      <w:r w:rsidR="00A765E8">
        <w:rPr>
          <w:rFonts w:ascii="Times New Roman" w:hAnsi="Times New Roman" w:cs="Times New Roman"/>
        </w:rPr>
        <w:t xml:space="preserve">The fact that the hidden layer learned distributed representations </w:t>
      </w:r>
      <w:r w:rsidR="00875EE0">
        <w:rPr>
          <w:rFonts w:ascii="Times New Roman" w:hAnsi="Times New Roman" w:cs="Times New Roman"/>
        </w:rPr>
        <w:t xml:space="preserve">was important here because it </w:t>
      </w:r>
      <w:r w:rsidR="00A765E8">
        <w:rPr>
          <w:rFonts w:ascii="Times New Roman" w:hAnsi="Times New Roman" w:cs="Times New Roman"/>
        </w:rPr>
        <w:t xml:space="preserve">meant that the network’s </w:t>
      </w:r>
      <w:r w:rsidR="006C4159">
        <w:rPr>
          <w:rFonts w:ascii="Times New Roman" w:hAnsi="Times New Roman" w:cs="Times New Roman"/>
        </w:rPr>
        <w:t>output responses were</w:t>
      </w:r>
      <w:r w:rsidR="00A765E8">
        <w:rPr>
          <w:rFonts w:ascii="Times New Roman" w:hAnsi="Times New Roman" w:cs="Times New Roman"/>
        </w:rPr>
        <w:t xml:space="preserve"> based on</w:t>
      </w:r>
      <w:r w:rsidR="003F0FFD">
        <w:rPr>
          <w:rFonts w:ascii="Times New Roman" w:hAnsi="Times New Roman" w:cs="Times New Roman"/>
        </w:rPr>
        <w:t xml:space="preserve"> a more diffuse representation rather than a one-hot encoding of the input. </w:t>
      </w:r>
      <w:r w:rsidR="00E45DBA">
        <w:rPr>
          <w:rFonts w:ascii="Times New Roman" w:hAnsi="Times New Roman" w:cs="Times New Roman"/>
        </w:rPr>
        <w:t xml:space="preserve">In contrast, the output layer used a sigmoid activation function. </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242550A8">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63B2F530"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46105A">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w:t>
                            </w:r>
                            <w:r w:rsidR="008B2A1D">
                              <w:rPr>
                                <w:rFonts w:ascii="Times New Roman" w:hAnsi="Times New Roman" w:cs="Times New Roman"/>
                                <w:i w:val="0"/>
                                <w:iCs w:val="0"/>
                                <w:color w:val="000000" w:themeColor="text1"/>
                                <w:sz w:val="24"/>
                                <w:szCs w:val="24"/>
                              </w:rPr>
                              <w:t>A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63B2F530"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46105A">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w:t>
                      </w:r>
                      <w:r w:rsidR="008B2A1D">
                        <w:rPr>
                          <w:rFonts w:ascii="Times New Roman" w:hAnsi="Times New Roman" w:cs="Times New Roman"/>
                          <w:i w:val="0"/>
                          <w:iCs w:val="0"/>
                          <w:color w:val="000000" w:themeColor="text1"/>
                          <w:sz w:val="24"/>
                          <w:szCs w:val="24"/>
                        </w:rPr>
                        <w:t>A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7C1495C5"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w:t>
      </w:r>
      <w:r w:rsidR="00860AB8">
        <w:rPr>
          <w:rFonts w:ascii="Times New Roman" w:hAnsi="Times New Roman" w:cs="Times New Roman"/>
        </w:rPr>
        <w:t>groups in the input layer were</w:t>
      </w:r>
      <w:r>
        <w:rPr>
          <w:rFonts w:ascii="Times New Roman" w:hAnsi="Times New Roman" w:cs="Times New Roman"/>
        </w:rPr>
        <w:t xml:space="preserve"> Object Left and Object Right.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Right). A single unit was used to represent a given object.</w:t>
      </w:r>
      <w:r w:rsidR="00D838CA">
        <w:rPr>
          <w:rFonts w:ascii="Times New Roman" w:hAnsi="Times New Roman" w:cs="Times New Roman"/>
        </w:rPr>
        <w:t xml:space="preserve"> Networks</w:t>
      </w:r>
      <w:r w:rsidR="00D838CA" w:rsidDel="00D838CA">
        <w:rPr>
          <w:rFonts w:ascii="Times New Roman" w:hAnsi="Times New Roman" w:cs="Times New Roman"/>
        </w:rPr>
        <w:t xml:space="preserve"> </w:t>
      </w:r>
      <w:r w:rsidR="0016301B">
        <w:rPr>
          <w:rFonts w:ascii="Times New Roman" w:hAnsi="Times New Roman" w:cs="Times New Roman"/>
        </w:rPr>
        <w:t>experienced 80</w:t>
      </w:r>
      <w:r>
        <w:rPr>
          <w:rFonts w:ascii="Times New Roman" w:hAnsi="Times New Roman" w:cs="Times New Roman"/>
        </w:rPr>
        <w:t xml:space="preserve"> objects</w:t>
      </w:r>
      <w:r w:rsidR="0016301B">
        <w:rPr>
          <w:rFonts w:ascii="Times New Roman" w:hAnsi="Times New Roman" w:cs="Times New Roman"/>
        </w:rPr>
        <w:t xml:space="preserve"> during the pretraining phase in the </w:t>
      </w:r>
      <w:r w:rsidR="009B0551">
        <w:rPr>
          <w:rFonts w:ascii="Times New Roman" w:hAnsi="Times New Roman" w:cs="Times New Roman"/>
        </w:rPr>
        <w:t xml:space="preserve">all reported </w:t>
      </w:r>
      <w:r w:rsidR="0016301B">
        <w:rPr>
          <w:rFonts w:ascii="Times New Roman" w:hAnsi="Times New Roman" w:cs="Times New Roman"/>
        </w:rPr>
        <w:t>simulations; this phase approximated infants’ real-</w:t>
      </w:r>
      <w:r w:rsidR="0016301B">
        <w:rPr>
          <w:rFonts w:ascii="Times New Roman" w:hAnsi="Times New Roman" w:cs="Times New Roman"/>
        </w:rPr>
        <w:lastRenderedPageBreak/>
        <w:t>world experience.</w:t>
      </w:r>
      <w:r w:rsidR="000F1DD4">
        <w:rPr>
          <w:rFonts w:ascii="Times New Roman" w:hAnsi="Times New Roman" w:cs="Times New Roman"/>
        </w:rPr>
        <w:t xml:space="preserve"> Although it was possible to present networks with many more objects during </w:t>
      </w:r>
      <w:r w:rsidR="00D838CA">
        <w:rPr>
          <w:rFonts w:ascii="Times New Roman" w:hAnsi="Times New Roman" w:cs="Times New Roman"/>
        </w:rPr>
        <w:t>this phase</w:t>
      </w:r>
      <w:r w:rsidR="000F1DD4">
        <w:rPr>
          <w:rFonts w:ascii="Times New Roman" w:hAnsi="Times New Roman" w:cs="Times New Roman"/>
        </w:rPr>
        <w:t>, this number was chosen to simplify the current model</w:t>
      </w:r>
      <w:r w:rsidR="009B0551">
        <w:rPr>
          <w:rFonts w:ascii="Times New Roman" w:hAnsi="Times New Roman" w:cs="Times New Roman"/>
        </w:rPr>
        <w:t xml:space="preserve"> and interpretation of its dynamics as well as to</w:t>
      </w:r>
      <w:r w:rsidR="000F1DD4">
        <w:rPr>
          <w:rFonts w:ascii="Times New Roman" w:hAnsi="Times New Roman" w:cs="Times New Roman"/>
        </w:rPr>
        <w:t xml:space="preserve"> keep the training time within reasonable limits.</w:t>
      </w:r>
      <w:r w:rsidR="00D838CA">
        <w:rPr>
          <w:rFonts w:ascii="Times New Roman" w:hAnsi="Times New Roman" w:cs="Times New Roman"/>
        </w:rPr>
        <w:t xml:space="preserve"> There is no reason to believe that the results reported below would change drastically if more or fewer objects were used.</w:t>
      </w:r>
      <w:r w:rsidR="0016301B">
        <w:rPr>
          <w:rFonts w:ascii="Times New Roman" w:hAnsi="Times New Roman" w:cs="Times New Roman"/>
        </w:rPr>
        <w:t xml:space="preserve"> In contrast, the remaining two</w:t>
      </w:r>
      <w:r>
        <w:rPr>
          <w:rFonts w:ascii="Times New Roman" w:hAnsi="Times New Roman" w:cs="Times New Roman"/>
        </w:rPr>
        <w:t xml:space="preserve"> </w:t>
      </w:r>
      <w:r w:rsidR="0016301B">
        <w:rPr>
          <w:rFonts w:ascii="Times New Roman" w:hAnsi="Times New Roman" w:cs="Times New Roman"/>
        </w:rPr>
        <w:t xml:space="preserve">objects were shown </w:t>
      </w:r>
      <w:r w:rsidR="00D838CA">
        <w:rPr>
          <w:rFonts w:ascii="Times New Roman" w:hAnsi="Times New Roman" w:cs="Times New Roman"/>
        </w:rPr>
        <w:t xml:space="preserve">to networks during the habituation and test phases of their corresponding simulation. </w:t>
      </w:r>
    </w:p>
    <w:p w14:paraId="4C4873C9" w14:textId="2454DFE5" w:rsidR="00A94DF8" w:rsidRDefault="00971B09" w:rsidP="00A94DF8">
      <w:pPr>
        <w:spacing w:line="480" w:lineRule="auto"/>
        <w:ind w:firstLine="720"/>
        <w:contextualSpacing/>
        <w:rPr>
          <w:rFonts w:ascii="Times New Roman" w:hAnsi="Times New Roman" w:cs="Times New Roman"/>
        </w:rPr>
      </w:pPr>
      <w:r>
        <w:rPr>
          <w:rFonts w:ascii="Times New Roman" w:hAnsi="Times New Roman" w:cs="Times New Roman"/>
        </w:rPr>
        <w:t>Surface Property Left and Surface Property Right</w:t>
      </w:r>
      <w:r w:rsidR="000D45E6">
        <w:rPr>
          <w:rFonts w:ascii="Times New Roman" w:hAnsi="Times New Roman" w:cs="Times New Roman"/>
        </w:rPr>
        <w:t xml:space="preserve"> were the next input and output groups; both groups consisted of two units</w:t>
      </w:r>
      <w:r w:rsidR="00524642">
        <w:rPr>
          <w:rFonts w:ascii="Times New Roman" w:hAnsi="Times New Roman" w:cs="Times New Roman"/>
        </w:rPr>
        <w:t>.</w:t>
      </w:r>
      <w:r w:rsidR="00950F4C">
        <w:rPr>
          <w:rFonts w:ascii="Times New Roman" w:hAnsi="Times New Roman" w:cs="Times New Roman"/>
        </w:rPr>
        <w:t xml:space="preserve"> As before,</w:t>
      </w:r>
      <w:r w:rsidR="00524642">
        <w:rPr>
          <w:rFonts w:ascii="Times New Roman" w:hAnsi="Times New Roman" w:cs="Times New Roman"/>
        </w:rPr>
        <w:t xml:space="preserve"> </w:t>
      </w:r>
      <w:r w:rsidR="00950F4C">
        <w:rPr>
          <w:rFonts w:ascii="Times New Roman" w:hAnsi="Times New Roman" w:cs="Times New Roman"/>
        </w:rPr>
        <w:t>the left-right designation</w:t>
      </w:r>
      <w:r w:rsidR="00524642">
        <w:rPr>
          <w:rFonts w:ascii="Times New Roman" w:hAnsi="Times New Roman" w:cs="Times New Roman"/>
        </w:rPr>
        <w:t xml:space="preserve"> denoted on which side of the network the group appeared. </w:t>
      </w:r>
      <w:r w:rsidR="00CD46DD">
        <w:rPr>
          <w:rFonts w:ascii="Times New Roman" w:hAnsi="Times New Roman" w:cs="Times New Roman"/>
        </w:rPr>
        <w:t>The</w:t>
      </w:r>
      <w:r w:rsidR="00524642">
        <w:rPr>
          <w:rFonts w:ascii="Times New Roman" w:hAnsi="Times New Roman" w:cs="Times New Roman"/>
        </w:rPr>
        <w:t xml:space="preserve"> first unit</w:t>
      </w:r>
      <w:r w:rsidR="003000D0">
        <w:rPr>
          <w:rFonts w:ascii="Times New Roman" w:hAnsi="Times New Roman" w:cs="Times New Roman"/>
        </w:rPr>
        <w:t xml:space="preserve"> </w:t>
      </w:r>
      <w:r w:rsidR="00524642">
        <w:rPr>
          <w:rFonts w:ascii="Times New Roman" w:hAnsi="Times New Roman" w:cs="Times New Roman"/>
        </w:rPr>
        <w:t xml:space="preserve">in either group </w:t>
      </w:r>
      <w:r>
        <w:rPr>
          <w:rFonts w:ascii="Times New Roman" w:hAnsi="Times New Roman" w:cs="Times New Roman"/>
        </w:rPr>
        <w:t xml:space="preserve">represented </w:t>
      </w:r>
      <w:r w:rsidR="009D1FA7">
        <w:rPr>
          <w:rFonts w:ascii="Times New Roman" w:hAnsi="Times New Roman" w:cs="Times New Roman"/>
        </w:rPr>
        <w:t xml:space="preserve">one class of </w:t>
      </w:r>
      <w:r w:rsidR="00523168">
        <w:rPr>
          <w:rFonts w:ascii="Times New Roman" w:hAnsi="Times New Roman" w:cs="Times New Roman"/>
        </w:rPr>
        <w:t xml:space="preserve">visible, </w:t>
      </w:r>
      <w:r w:rsidR="000014B3">
        <w:rPr>
          <w:rFonts w:ascii="Times New Roman" w:hAnsi="Times New Roman" w:cs="Times New Roman"/>
        </w:rPr>
        <w:t>perceptually grounded</w:t>
      </w:r>
      <w:r w:rsidR="009D1FA7">
        <w:rPr>
          <w:rFonts w:ascii="Times New Roman" w:hAnsi="Times New Roman" w:cs="Times New Roman"/>
        </w:rPr>
        <w:t xml:space="preserve"> features </w:t>
      </w:r>
      <w:r w:rsidR="00367E30">
        <w:rPr>
          <w:rFonts w:ascii="Times New Roman" w:hAnsi="Times New Roman" w:cs="Times New Roman"/>
        </w:rPr>
        <w:t xml:space="preserve">(e.g., </w:t>
      </w:r>
      <w:r w:rsidR="003248FE">
        <w:rPr>
          <w:rFonts w:ascii="Times New Roman" w:hAnsi="Times New Roman" w:cs="Times New Roman"/>
        </w:rPr>
        <w:t>elongated appendage-like extensions [e.g., legs], high-contrast, ovular elements [e.g., eyes], etc</w:t>
      </w:r>
      <w:r w:rsidR="00367E30">
        <w:rPr>
          <w:rFonts w:ascii="Times New Roman" w:hAnsi="Times New Roman" w:cs="Times New Roman"/>
        </w:rPr>
        <w:t>.)</w:t>
      </w:r>
      <w:r w:rsidR="003000D0">
        <w:rPr>
          <w:rFonts w:ascii="Times New Roman" w:hAnsi="Times New Roman" w:cs="Times New Roman"/>
        </w:rPr>
        <w:t>. This unit corresponds to Surface Feature A. In contrast, the second unit in</w:t>
      </w:r>
      <w:r w:rsidR="00524642">
        <w:rPr>
          <w:rFonts w:ascii="Times New Roman" w:hAnsi="Times New Roman" w:cs="Times New Roman"/>
        </w:rPr>
        <w:t xml:space="preserve"> either group </w:t>
      </w:r>
      <w:r w:rsidR="00367E30">
        <w:rPr>
          <w:rFonts w:ascii="Times New Roman" w:hAnsi="Times New Roman" w:cs="Times New Roman"/>
        </w:rPr>
        <w:t xml:space="preserve">represented </w:t>
      </w:r>
      <w:r w:rsidR="003248FE">
        <w:rPr>
          <w:rFonts w:ascii="Times New Roman" w:hAnsi="Times New Roman" w:cs="Times New Roman"/>
        </w:rPr>
        <w:t>a different class</w:t>
      </w:r>
      <w:r w:rsidR="00823362">
        <w:rPr>
          <w:rFonts w:ascii="Times New Roman" w:hAnsi="Times New Roman" w:cs="Times New Roman"/>
        </w:rPr>
        <w:t xml:space="preserve"> of visible, surface features</w:t>
      </w:r>
      <w:r w:rsidR="00367E30">
        <w:rPr>
          <w:rFonts w:ascii="Times New Roman" w:hAnsi="Times New Roman" w:cs="Times New Roman"/>
        </w:rPr>
        <w:t xml:space="preserve"> (e.g., </w:t>
      </w:r>
      <w:r w:rsidR="00823362">
        <w:rPr>
          <w:rFonts w:ascii="Times New Roman" w:hAnsi="Times New Roman" w:cs="Times New Roman"/>
        </w:rPr>
        <w:t>rigid and compact [e.g., solid geometric shapes], uniform contour structure [e.g., the smooth</w:t>
      </w:r>
      <w:r w:rsidR="009F774E">
        <w:rPr>
          <w:rFonts w:ascii="Times New Roman" w:hAnsi="Times New Roman" w:cs="Times New Roman"/>
        </w:rPr>
        <w:t>, rectilinear</w:t>
      </w:r>
      <w:r w:rsidR="00823362">
        <w:rPr>
          <w:rFonts w:ascii="Times New Roman" w:hAnsi="Times New Roman" w:cs="Times New Roman"/>
        </w:rPr>
        <w:t xml:space="preserve"> edges of a block]</w:t>
      </w:r>
      <w:r w:rsidR="00523168">
        <w:rPr>
          <w:rFonts w:ascii="Times New Roman" w:hAnsi="Times New Roman" w:cs="Times New Roman"/>
        </w:rPr>
        <w:t>)</w:t>
      </w:r>
      <w:r w:rsidR="00524642">
        <w:rPr>
          <w:rFonts w:ascii="Times New Roman" w:hAnsi="Times New Roman" w:cs="Times New Roman"/>
        </w:rPr>
        <w:t xml:space="preserve">. </w:t>
      </w:r>
      <w:r w:rsidR="003000D0">
        <w:rPr>
          <w:rFonts w:ascii="Times New Roman" w:hAnsi="Times New Roman" w:cs="Times New Roman"/>
        </w:rPr>
        <w:t xml:space="preserve">This unit corresponds to Surface Feature B. </w:t>
      </w:r>
      <w:r w:rsidR="00011DAB">
        <w:rPr>
          <w:rFonts w:ascii="Times New Roman" w:hAnsi="Times New Roman" w:cs="Times New Roman"/>
        </w:rPr>
        <w:t>This way of coding features meant that the object on the left or right possessed Surface Feature A if the first unit of the corresponding right or left Surface Property group had a value of 1. In contrast, the object possessed Surface Property B if the second unit in either of these groups had a value of 1.</w:t>
      </w:r>
    </w:p>
    <w:p w14:paraId="52D95AED" w14:textId="2B53E36C" w:rsidR="006969EB" w:rsidRDefault="001B1E4E" w:rsidP="00A94DF8">
      <w:pPr>
        <w:spacing w:line="480" w:lineRule="auto"/>
        <w:ind w:firstLine="720"/>
        <w:contextualSpacing/>
        <w:rPr>
          <w:rFonts w:ascii="Times New Roman" w:hAnsi="Times New Roman" w:cs="Times New Roman"/>
        </w:rPr>
      </w:pPr>
      <w:r>
        <w:rPr>
          <w:rFonts w:ascii="Times New Roman" w:hAnsi="Times New Roman" w:cs="Times New Roman"/>
        </w:rPr>
        <w:t>A point that is worth noting is that because the current</w:t>
      </w:r>
      <w:r w:rsidR="00BA7139">
        <w:rPr>
          <w:rFonts w:ascii="Times New Roman" w:hAnsi="Times New Roman" w:cs="Times New Roman"/>
        </w:rPr>
        <w:t xml:space="preserve"> simulations were designed to </w:t>
      </w:r>
      <w:r w:rsidR="00F70864">
        <w:rPr>
          <w:rFonts w:ascii="Times New Roman" w:hAnsi="Times New Roman" w:cs="Times New Roman"/>
        </w:rPr>
        <w:t xml:space="preserve">demonstrate that associations formed among one or more </w:t>
      </w:r>
      <w:r w:rsidR="007E006B">
        <w:rPr>
          <w:rFonts w:ascii="Times New Roman" w:hAnsi="Times New Roman" w:cs="Times New Roman"/>
        </w:rPr>
        <w:t xml:space="preserve">visible </w:t>
      </w:r>
      <w:r w:rsidR="00F70864">
        <w:rPr>
          <w:rFonts w:ascii="Times New Roman" w:hAnsi="Times New Roman" w:cs="Times New Roman"/>
        </w:rPr>
        <w:t xml:space="preserve">features and </w:t>
      </w:r>
      <w:r w:rsidR="009351F3">
        <w:rPr>
          <w:rFonts w:ascii="Times New Roman" w:hAnsi="Times New Roman" w:cs="Times New Roman"/>
        </w:rPr>
        <w:t>the kinematics of different actions</w:t>
      </w:r>
      <w:r w:rsidR="00F70864">
        <w:rPr>
          <w:rFonts w:ascii="Times New Roman" w:hAnsi="Times New Roman" w:cs="Times New Roman"/>
        </w:rPr>
        <w:t xml:space="preserve"> can explain infants’ looking patterns in</w:t>
      </w:r>
      <w:r w:rsidR="003000D0">
        <w:rPr>
          <w:rFonts w:ascii="Times New Roman" w:hAnsi="Times New Roman" w:cs="Times New Roman"/>
        </w:rPr>
        <w:t xml:space="preserve"> </w:t>
      </w:r>
      <w:r>
        <w:rPr>
          <w:rFonts w:ascii="Times New Roman" w:hAnsi="Times New Roman" w:cs="Times New Roman"/>
        </w:rPr>
        <w:t>studies assessing their putative action understanding</w:t>
      </w:r>
      <w:r w:rsidR="00BA0306">
        <w:rPr>
          <w:rFonts w:ascii="Times New Roman" w:hAnsi="Times New Roman" w:cs="Times New Roman"/>
        </w:rPr>
        <w:t xml:space="preserve">, </w:t>
      </w:r>
      <w:r w:rsidR="00481F13">
        <w:rPr>
          <w:rFonts w:ascii="Times New Roman" w:hAnsi="Times New Roman" w:cs="Times New Roman"/>
        </w:rPr>
        <w:t>no attempt was made</w:t>
      </w:r>
      <w:r w:rsidR="007E006B">
        <w:rPr>
          <w:rFonts w:ascii="Times New Roman" w:hAnsi="Times New Roman" w:cs="Times New Roman"/>
        </w:rPr>
        <w:t xml:space="preserve"> here</w:t>
      </w:r>
      <w:r w:rsidR="00481F13">
        <w:rPr>
          <w:rFonts w:ascii="Times New Roman" w:hAnsi="Times New Roman" w:cs="Times New Roman"/>
        </w:rPr>
        <w:t xml:space="preserve"> to model</w:t>
      </w:r>
      <w:r w:rsidR="00FB1CF6">
        <w:rPr>
          <w:rFonts w:ascii="Times New Roman" w:hAnsi="Times New Roman" w:cs="Times New Roman"/>
        </w:rPr>
        <w:t xml:space="preserve"> specific </w:t>
      </w:r>
      <w:r w:rsidR="00481F13">
        <w:rPr>
          <w:rFonts w:ascii="Times New Roman" w:hAnsi="Times New Roman" w:cs="Times New Roman"/>
        </w:rPr>
        <w:t xml:space="preserve">surface </w:t>
      </w:r>
      <w:r w:rsidR="00FB1CF6">
        <w:rPr>
          <w:rFonts w:ascii="Times New Roman" w:hAnsi="Times New Roman" w:cs="Times New Roman"/>
        </w:rPr>
        <w:t>features.</w:t>
      </w:r>
      <w:r w:rsidR="0097153C">
        <w:rPr>
          <w:rFonts w:ascii="Times New Roman" w:hAnsi="Times New Roman" w:cs="Times New Roman"/>
        </w:rPr>
        <w:t xml:space="preserve"> Instead, </w:t>
      </w:r>
      <w:r w:rsidR="00BA0306">
        <w:rPr>
          <w:rFonts w:ascii="Times New Roman" w:hAnsi="Times New Roman" w:cs="Times New Roman"/>
        </w:rPr>
        <w:t>the first and second units</w:t>
      </w:r>
      <w:r w:rsidR="007636E8">
        <w:rPr>
          <w:rFonts w:ascii="Times New Roman" w:hAnsi="Times New Roman" w:cs="Times New Roman"/>
        </w:rPr>
        <w:t xml:space="preserve"> in </w:t>
      </w:r>
      <w:r w:rsidR="007E006B">
        <w:rPr>
          <w:rFonts w:ascii="Times New Roman" w:hAnsi="Times New Roman" w:cs="Times New Roman"/>
        </w:rPr>
        <w:t>the Surface Property Left and Surface Property Right groups</w:t>
      </w:r>
      <w:r w:rsidR="007636E8">
        <w:rPr>
          <w:rFonts w:ascii="Times New Roman" w:hAnsi="Times New Roman" w:cs="Times New Roman"/>
        </w:rPr>
        <w:t xml:space="preserve"> </w:t>
      </w:r>
      <w:r w:rsidR="0097153C">
        <w:rPr>
          <w:rFonts w:ascii="Times New Roman" w:hAnsi="Times New Roman" w:cs="Times New Roman"/>
        </w:rPr>
        <w:t>served</w:t>
      </w:r>
      <w:r w:rsidR="00BA0306">
        <w:rPr>
          <w:rFonts w:ascii="Times New Roman" w:hAnsi="Times New Roman" w:cs="Times New Roman"/>
        </w:rPr>
        <w:t>, respectively,</w:t>
      </w:r>
      <w:r w:rsidR="0097153C">
        <w:rPr>
          <w:rFonts w:ascii="Times New Roman" w:hAnsi="Times New Roman" w:cs="Times New Roman"/>
        </w:rPr>
        <w:t xml:space="preserve"> as</w:t>
      </w:r>
      <w:r w:rsidR="007636E8">
        <w:rPr>
          <w:rFonts w:ascii="Times New Roman" w:hAnsi="Times New Roman" w:cs="Times New Roman"/>
        </w:rPr>
        <w:t xml:space="preserve"> placeholder</w:t>
      </w:r>
      <w:r w:rsidR="00BA0306">
        <w:rPr>
          <w:rFonts w:ascii="Times New Roman" w:hAnsi="Times New Roman" w:cs="Times New Roman"/>
        </w:rPr>
        <w:t>s</w:t>
      </w:r>
      <w:r w:rsidR="007636E8">
        <w:rPr>
          <w:rFonts w:ascii="Times New Roman" w:hAnsi="Times New Roman" w:cs="Times New Roman"/>
        </w:rPr>
        <w:t xml:space="preserve"> for the surface features</w:t>
      </w:r>
      <w:r w:rsidR="00BA0306">
        <w:rPr>
          <w:rFonts w:ascii="Times New Roman" w:hAnsi="Times New Roman" w:cs="Times New Roman"/>
        </w:rPr>
        <w:t xml:space="preserve"> possessed by animate entities (e.g., elongated appendage-</w:t>
      </w:r>
      <w:r w:rsidR="00BA0306">
        <w:rPr>
          <w:rFonts w:ascii="Times New Roman" w:hAnsi="Times New Roman" w:cs="Times New Roman"/>
        </w:rPr>
        <w:lastRenderedPageBreak/>
        <w:t>like extensions) and inanimate objects (e.g., rigidity and compactness)</w:t>
      </w:r>
      <w:r w:rsidR="007E006B">
        <w:rPr>
          <w:rFonts w:ascii="Times New Roman" w:hAnsi="Times New Roman" w:cs="Times New Roman"/>
        </w:rPr>
        <w:t>; these units did not serve as placeholders for the categories themselves</w:t>
      </w:r>
      <w:r w:rsidR="00BA0306">
        <w:rPr>
          <w:rFonts w:ascii="Times New Roman" w:hAnsi="Times New Roman" w:cs="Times New Roman"/>
        </w:rPr>
        <w:t>.</w:t>
      </w:r>
      <w:r w:rsidR="007E006B">
        <w:rPr>
          <w:rFonts w:ascii="Times New Roman" w:hAnsi="Times New Roman" w:cs="Times New Roman"/>
        </w:rPr>
        <w:t xml:space="preserve"> </w:t>
      </w:r>
      <w:r w:rsidR="00BA0306">
        <w:rPr>
          <w:rFonts w:ascii="Times New Roman" w:hAnsi="Times New Roman" w:cs="Times New Roman"/>
        </w:rPr>
        <w:t>A chief advantage of</w:t>
      </w:r>
      <w:r w:rsidR="007636E8">
        <w:rPr>
          <w:rFonts w:ascii="Times New Roman" w:hAnsi="Times New Roman" w:cs="Times New Roman"/>
        </w:rPr>
        <w:t xml:space="preserve"> not modeling specific surface features </w:t>
      </w:r>
      <w:r w:rsidR="00733C83">
        <w:rPr>
          <w:rFonts w:ascii="Times New Roman" w:hAnsi="Times New Roman" w:cs="Times New Roman"/>
        </w:rPr>
        <w:t xml:space="preserve">is that it </w:t>
      </w:r>
      <w:r w:rsidR="00BA0306">
        <w:rPr>
          <w:rFonts w:ascii="Times New Roman" w:hAnsi="Times New Roman" w:cs="Times New Roman"/>
        </w:rPr>
        <w:t xml:space="preserve">eschewed the need to </w:t>
      </w:r>
      <w:r w:rsidR="002D6839">
        <w:rPr>
          <w:rFonts w:ascii="Times New Roman" w:hAnsi="Times New Roman" w:cs="Times New Roman"/>
        </w:rPr>
        <w:t>commit to any specific feature</w:t>
      </w:r>
      <w:r w:rsidR="00BA0306">
        <w:rPr>
          <w:rFonts w:ascii="Times New Roman" w:hAnsi="Times New Roman" w:cs="Times New Roman"/>
        </w:rPr>
        <w:t xml:space="preserve">. </w:t>
      </w:r>
      <w:r w:rsidR="003770EC">
        <w:rPr>
          <w:rFonts w:ascii="Times New Roman" w:hAnsi="Times New Roman" w:cs="Times New Roman"/>
        </w:rPr>
        <w:t>Such a commitment would also be premature given that it would first</w:t>
      </w:r>
      <w:r w:rsidR="0049328D">
        <w:rPr>
          <w:rFonts w:ascii="Times New Roman" w:hAnsi="Times New Roman" w:cs="Times New Roman"/>
        </w:rPr>
        <w:t xml:space="preserve"> need to be determined which </w:t>
      </w:r>
      <w:r w:rsidR="003770EC">
        <w:rPr>
          <w:rFonts w:ascii="Times New Roman" w:hAnsi="Times New Roman" w:cs="Times New Roman"/>
        </w:rPr>
        <w:t xml:space="preserve">surface features infants attend to in action understanding studies. The reason </w:t>
      </w:r>
      <w:r w:rsidR="007E006B">
        <w:rPr>
          <w:rFonts w:ascii="Times New Roman" w:hAnsi="Times New Roman" w:cs="Times New Roman"/>
        </w:rPr>
        <w:t>such evidence is lacking is</w:t>
      </w:r>
      <w:r w:rsidR="003770EC">
        <w:rPr>
          <w:rFonts w:ascii="Times New Roman" w:hAnsi="Times New Roman" w:cs="Times New Roman"/>
        </w:rPr>
        <w:t xml:space="preserve"> that</w:t>
      </w:r>
      <w:r w:rsidR="007E006B">
        <w:rPr>
          <w:rFonts w:ascii="Times New Roman" w:hAnsi="Times New Roman" w:cs="Times New Roman"/>
        </w:rPr>
        <w:t xml:space="preserve"> existing accounts have interpreted</w:t>
      </w:r>
      <w:r w:rsidR="003770EC">
        <w:rPr>
          <w:rFonts w:ascii="Times New Roman" w:hAnsi="Times New Roman" w:cs="Times New Roman"/>
        </w:rPr>
        <w:t xml:space="preserve"> infants’ looking behaviors in studies on this topic as arising from abstract, conceptually rich notions of acti</w:t>
      </w:r>
      <w:r w:rsidR="007E006B">
        <w:rPr>
          <w:rFonts w:ascii="Times New Roman" w:hAnsi="Times New Roman" w:cs="Times New Roman"/>
        </w:rPr>
        <w:t>on rather than from associations formed over semantically neutral, visible, surface features.</w:t>
      </w:r>
      <w:r w:rsidR="003770EC">
        <w:rPr>
          <w:rFonts w:ascii="Times New Roman" w:hAnsi="Times New Roman" w:cs="Times New Roman"/>
        </w:rPr>
        <w:t xml:space="preserve"> </w:t>
      </w:r>
    </w:p>
    <w:p w14:paraId="7BCA20BA" w14:textId="50EA1339" w:rsidR="00524642" w:rsidRDefault="008F6102" w:rsidP="00652EF0">
      <w:pPr>
        <w:spacing w:line="480" w:lineRule="auto"/>
        <w:ind w:firstLine="720"/>
        <w:contextualSpacing/>
        <w:rPr>
          <w:rFonts w:ascii="Times New Roman" w:hAnsi="Times New Roman" w:cs="Times New Roman"/>
        </w:rPr>
      </w:pPr>
      <w:r>
        <w:rPr>
          <w:rFonts w:ascii="Times New Roman" w:hAnsi="Times New Roman" w:cs="Times New Roman"/>
        </w:rPr>
        <w:t>Horizontal Position was the next</w:t>
      </w:r>
      <w:r w:rsidR="00524642">
        <w:rPr>
          <w:rFonts w:ascii="Times New Roman" w:hAnsi="Times New Roman" w:cs="Times New Roman"/>
        </w:rPr>
        <w:t xml:space="preserve"> group of input and output units</w:t>
      </w:r>
      <w:r>
        <w:rPr>
          <w:rFonts w:ascii="Times New Roman" w:hAnsi="Times New Roman" w:cs="Times New Roman"/>
        </w:rPr>
        <w:t xml:space="preserve">. This group consisted of six units. </w:t>
      </w:r>
      <w:r w:rsidR="00524642">
        <w:rPr>
          <w:rFonts w:ascii="Times New Roman" w:hAnsi="Times New Roman" w:cs="Times New Roman"/>
        </w:rPr>
        <w:t xml:space="preserve"> </w:t>
      </w:r>
      <w:r w:rsidR="006A1861">
        <w:rPr>
          <w:rFonts w:ascii="Times New Roman" w:eastAsia="Times New Roman" w:hAnsi="Times New Roman" w:cs="Times New Roman"/>
        </w:rPr>
        <w:t xml:space="preserve">Although the network could “see” at any point in time two </w:t>
      </w:r>
      <w:r w:rsidR="00CF4781">
        <w:rPr>
          <w:rFonts w:ascii="Times New Roman" w:eastAsia="Times New Roman" w:hAnsi="Times New Roman" w:cs="Times New Roman"/>
        </w:rPr>
        <w:t>objects</w:t>
      </w:r>
      <w:r w:rsidR="006A1861" w:rsidRPr="007208F2">
        <w:rPr>
          <w:rFonts w:ascii="Times New Roman" w:eastAsia="Times New Roman" w:hAnsi="Times New Roman" w:cs="Times New Roman"/>
        </w:rPr>
        <w:t xml:space="preserve">, a single </w:t>
      </w:r>
      <w:r w:rsidR="00CF4781">
        <w:rPr>
          <w:rFonts w:ascii="Times New Roman" w:eastAsia="Times New Roman" w:hAnsi="Times New Roman" w:cs="Times New Roman"/>
        </w:rPr>
        <w:t>group that captured the</w:t>
      </w:r>
      <w:r>
        <w:rPr>
          <w:rFonts w:ascii="Times New Roman" w:eastAsia="Times New Roman" w:hAnsi="Times New Roman" w:cs="Times New Roman"/>
        </w:rPr>
        <w:t xml:space="preserve"> horizontal</w:t>
      </w:r>
      <w:r w:rsidR="00CF4781">
        <w:rPr>
          <w:rFonts w:ascii="Times New Roman" w:eastAsia="Times New Roman" w:hAnsi="Times New Roman" w:cs="Times New Roman"/>
        </w:rPr>
        <w:t xml:space="preserve"> position of either object at any given moment in time was used</w:t>
      </w:r>
      <w:r w:rsidR="005E2925">
        <w:rPr>
          <w:rFonts w:ascii="Times New Roman" w:eastAsia="Times New Roman" w:hAnsi="Times New Roman" w:cs="Times New Roman"/>
        </w:rPr>
        <w:t xml:space="preserve"> (for a similar approach, see </w:t>
      </w:r>
      <w:r>
        <w:rPr>
          <w:rFonts w:ascii="Times New Roman" w:eastAsia="Times New Roman" w:hAnsi="Times New Roman" w:cs="Times New Roman"/>
        </w:rPr>
        <w:t xml:space="preserve">Benton, 2024 and </w:t>
      </w:r>
      <w:r w:rsidR="005E2925">
        <w:rPr>
          <w:rFonts w:ascii="Times New Roman" w:eastAsia="Times New Roman" w:hAnsi="Times New Roman" w:cs="Times New Roman"/>
        </w:rPr>
        <w:t>Rakison &amp; Lupyan, 2008)</w:t>
      </w:r>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r>
        <w:rPr>
          <w:rFonts w:ascii="Times New Roman" w:eastAsia="Times New Roman" w:hAnsi="Times New Roman" w:cs="Times New Roman"/>
        </w:rPr>
        <w:t>It should be noted that this group captured the precise horizontal position of the left object at a particular moment in time and relative to the horizontal position of the right object rather than that motion’s type or kinematics; that is, this group represented simply</w:t>
      </w:r>
      <w:r>
        <w:rPr>
          <w:rFonts w:ascii="Times New Roman" w:eastAsia="Times New Roman" w:hAnsi="Times New Roman" w:cs="Times New Roman"/>
          <w:i/>
          <w:iCs/>
        </w:rPr>
        <w:t xml:space="preserve"> </w:t>
      </w:r>
      <w:r>
        <w:rPr>
          <w:rFonts w:ascii="Times New Roman" w:eastAsia="Times New Roman" w:hAnsi="Times New Roman" w:cs="Times New Roman"/>
        </w:rPr>
        <w:t xml:space="preserve">that an object can either move towards or away from another object. </w:t>
      </w:r>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r>
        <w:rPr>
          <w:rFonts w:ascii="Times New Roman" w:eastAsia="Times New Roman" w:hAnsi="Times New Roman" w:cs="Times New Roman"/>
        </w:rPr>
        <w:t>this</w:t>
      </w:r>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r w:rsidR="00A500C3">
        <w:rPr>
          <w:rFonts w:ascii="Times New Roman" w:eastAsia="Times New Roman" w:hAnsi="Times New Roman" w:cs="Times New Roman"/>
        </w:rPr>
        <w:t xml:space="preserve">current horizontal </w:t>
      </w:r>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r>
        <w:rPr>
          <w:rFonts w:ascii="Times New Roman" w:eastAsia="Times New Roman" w:hAnsi="Times New Roman" w:cs="Times New Roman"/>
        </w:rPr>
        <w:t xml:space="preserve">is </w:t>
      </w:r>
      <w:r w:rsidR="00150907">
        <w:rPr>
          <w:rFonts w:ascii="Times New Roman" w:eastAsia="Times New Roman" w:hAnsi="Times New Roman" w:cs="Times New Roman"/>
        </w:rPr>
        <w:t>group</w:t>
      </w:r>
      <w:r w:rsidR="00AF1530">
        <w:rPr>
          <w:rFonts w:ascii="Times New Roman" w:eastAsia="Times New Roman" w:hAnsi="Times New Roman" w:cs="Times New Roman"/>
        </w:rPr>
        <w:t xml:space="preserve"> was set to 1 (the activation values of the remaining units were set to 0), and the network’s task was to activate the second unit (from the left) in the corresponding</w:t>
      </w:r>
      <w:r w:rsidR="00150907">
        <w:rPr>
          <w:rFonts w:ascii="Times New Roman" w:eastAsia="Times New Roman" w:hAnsi="Times New Roman" w:cs="Times New Roman"/>
        </w:rPr>
        <w:t xml:space="preserve"> output group.</w:t>
      </w:r>
      <w:r w:rsidR="00AF1530">
        <w:rPr>
          <w:rFonts w:ascii="Times New Roman" w:eastAsia="Times New Roman" w:hAnsi="Times New Roman" w:cs="Times New Roman"/>
        </w:rPr>
        <w:t xml:space="preserve">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xml:space="preserve">= 2, the activation value of the second input unit in </w:t>
      </w:r>
      <w:r w:rsidR="00150907">
        <w:rPr>
          <w:rFonts w:ascii="Times New Roman" w:eastAsia="Times New Roman" w:hAnsi="Times New Roman" w:cs="Times New Roman"/>
        </w:rPr>
        <w:t>this group</w:t>
      </w:r>
      <w:r w:rsidR="00AF1530">
        <w:rPr>
          <w:rFonts w:ascii="Times New Roman" w:eastAsia="Times New Roman" w:hAnsi="Times New Roman" w:cs="Times New Roman"/>
        </w:rPr>
        <w:t xml:space="preserve">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w:t>
      </w:r>
      <w:r w:rsidR="002D082E">
        <w:rPr>
          <w:rFonts w:ascii="Times New Roman" w:eastAsia="Times New Roman" w:hAnsi="Times New Roman" w:cs="Times New Roman"/>
        </w:rPr>
        <w:t xml:space="preserve">Horizontal movement </w:t>
      </w:r>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w:t>
      </w:r>
      <w:r w:rsidR="00125E54">
        <w:rPr>
          <w:rFonts w:ascii="Times New Roman" w:eastAsia="Times New Roman" w:hAnsi="Times New Roman" w:cs="Times New Roman"/>
        </w:rPr>
        <w:lastRenderedPageBreak/>
        <w:t>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r w:rsidR="00BB07E6">
        <w:rPr>
          <w:rFonts w:ascii="Times New Roman" w:eastAsia="Times New Roman" w:hAnsi="Times New Roman" w:cs="Times New Roman"/>
        </w:rPr>
        <w:t>The type or nature of</w:t>
      </w:r>
      <w:r w:rsidR="0040779B">
        <w:rPr>
          <w:rFonts w:ascii="Times New Roman" w:eastAsia="Times New Roman" w:hAnsi="Times New Roman" w:cs="Times New Roman"/>
        </w:rPr>
        <w:t xml:space="preserve"> movement</w:t>
      </w:r>
      <w:r w:rsidR="00BB07E6">
        <w:rPr>
          <w:rFonts w:ascii="Times New Roman" w:eastAsia="Times New Roman" w:hAnsi="Times New Roman" w:cs="Times New Roman"/>
        </w:rPr>
        <w:t xml:space="preserve"> </w:t>
      </w:r>
      <w:r w:rsidR="003128F0">
        <w:rPr>
          <w:rFonts w:ascii="Times New Roman" w:eastAsia="Times New Roman" w:hAnsi="Times New Roman" w:cs="Times New Roman"/>
        </w:rPr>
        <w:t>was</w:t>
      </w:r>
      <w:r w:rsidR="00FD78C4">
        <w:rPr>
          <w:rFonts w:ascii="Times New Roman" w:eastAsia="Times New Roman" w:hAnsi="Times New Roman" w:cs="Times New Roman"/>
        </w:rPr>
        <w:t xml:space="preserve"> instead</w:t>
      </w:r>
      <w:r w:rsidR="003128F0">
        <w:rPr>
          <w:rFonts w:ascii="Times New Roman" w:eastAsia="Times New Roman" w:hAnsi="Times New Roman" w:cs="Times New Roman"/>
        </w:rPr>
        <w:t xml:space="preserve">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w:t>
      </w:r>
      <w:r w:rsidR="0040779B">
        <w:rPr>
          <w:rFonts w:ascii="Times New Roman" w:eastAsia="Times New Roman" w:hAnsi="Times New Roman" w:cs="Times New Roman"/>
        </w:rPr>
        <w:t>Kinematic Motion Type</w:t>
      </w:r>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w:t>
      </w:r>
      <w:r w:rsidR="0040779B">
        <w:rPr>
          <w:rFonts w:ascii="Times New Roman" w:hAnsi="Times New Roman" w:cs="Times New Roman"/>
        </w:rPr>
        <w:t>Linear Path</w:t>
      </w:r>
      <w:r w:rsidR="002B4582">
        <w:rPr>
          <w:rFonts w:ascii="Times New Roman" w:hAnsi="Times New Roman" w:cs="Times New Roman"/>
        </w:rPr>
        <w:t xml:space="preserve"> unit; the second unit was the </w:t>
      </w:r>
      <w:r w:rsidR="0040779B">
        <w:rPr>
          <w:rFonts w:ascii="Times New Roman" w:hAnsi="Times New Roman" w:cs="Times New Roman"/>
        </w:rPr>
        <w:t>Arced Path</w:t>
      </w:r>
      <w:r w:rsidR="002B4582">
        <w:rPr>
          <w:rFonts w:ascii="Times New Roman" w:hAnsi="Times New Roman" w:cs="Times New Roman"/>
        </w:rPr>
        <w:t xml:space="preserve"> unit. </w:t>
      </w:r>
      <w:r w:rsidR="00773EE1">
        <w:rPr>
          <w:rFonts w:ascii="Times New Roman" w:hAnsi="Times New Roman" w:cs="Times New Roman"/>
        </w:rPr>
        <w:t xml:space="preserve">Separating these </w:t>
      </w:r>
      <w:r w:rsidR="00DD510D">
        <w:rPr>
          <w:rFonts w:ascii="Times New Roman" w:hAnsi="Times New Roman" w:cs="Times New Roman"/>
        </w:rPr>
        <w:t>two aspects of motion—that is, horizontal translation from curvature—</w:t>
      </w:r>
      <w:r w:rsidR="00773EE1">
        <w:rPr>
          <w:rFonts w:ascii="Times New Roman" w:hAnsi="Times New Roman" w:cs="Times New Roman"/>
        </w:rPr>
        <w:t xml:space="preserve">in this way enabled the model to represent </w:t>
      </w:r>
      <w:r w:rsidR="008E11CA">
        <w:rPr>
          <w:rFonts w:ascii="Times New Roman" w:hAnsi="Times New Roman" w:cs="Times New Roman"/>
        </w:rPr>
        <w:t>heading direction</w:t>
      </w:r>
      <w:r w:rsidR="00773EE1">
        <w:rPr>
          <w:rFonts w:ascii="Times New Roman" w:hAnsi="Times New Roman" w:cs="Times New Roman"/>
        </w:rPr>
        <w:t xml:space="preserve"> independently from </w:t>
      </w:r>
      <w:r w:rsidR="008E11CA">
        <w:rPr>
          <w:rFonts w:ascii="Times New Roman" w:hAnsi="Times New Roman" w:cs="Times New Roman"/>
        </w:rPr>
        <w:t xml:space="preserve">its </w:t>
      </w:r>
      <w:r w:rsidR="00773EE1">
        <w:rPr>
          <w:rFonts w:ascii="Times New Roman" w:hAnsi="Times New Roman" w:cs="Times New Roman"/>
        </w:rPr>
        <w:t xml:space="preserve">geometry and simplified </w:t>
      </w:r>
      <w:r w:rsidR="006842DF">
        <w:rPr>
          <w:rFonts w:ascii="Times New Roman" w:hAnsi="Times New Roman" w:cs="Times New Roman"/>
        </w:rPr>
        <w:t xml:space="preserve">later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1B597B">
        <w:rPr>
          <w:rFonts w:ascii="Times New Roman" w:hAnsi="Times New Roman" w:cs="Times New Roman"/>
        </w:rPr>
        <w:t xml:space="preserve">. </w:t>
      </w:r>
      <w:r w:rsidR="006842DF">
        <w:rPr>
          <w:rFonts w:ascii="Times New Roman" w:hAnsi="Times New Roman" w:cs="Times New Roman"/>
        </w:rPr>
        <w:t>Nonetheless</w:t>
      </w:r>
      <w:r w:rsidR="001B597B">
        <w:rPr>
          <w:rFonts w:ascii="Times New Roman" w:hAnsi="Times New Roman" w:cs="Times New Roman"/>
        </w:rPr>
        <w:t xml:space="preserve">, </w:t>
      </w:r>
      <w:r w:rsidR="006842DF">
        <w:rPr>
          <w:rFonts w:ascii="Times New Roman" w:hAnsi="Times New Roman" w:cs="Times New Roman"/>
        </w:rPr>
        <w:t xml:space="preserve">it is </w:t>
      </w:r>
      <w:r w:rsidR="008E11CA">
        <w:rPr>
          <w:rFonts w:ascii="Times New Roman" w:hAnsi="Times New Roman" w:cs="Times New Roman"/>
        </w:rPr>
        <w:t>unlikely that</w:t>
      </w:r>
      <w:r w:rsidR="001B597B">
        <w:rPr>
          <w:rFonts w:ascii="Times New Roman" w:hAnsi="Times New Roman" w:cs="Times New Roman"/>
        </w:rPr>
        <w:t xml:space="preserve">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perceived independently in the real world</w:t>
      </w:r>
      <w:r w:rsidR="001B597B">
        <w:rPr>
          <w:rFonts w:ascii="Times New Roman" w:hAnsi="Times New Roman" w:cs="Times New Roman"/>
        </w:rPr>
        <w:t>, and a more realistic model would</w:t>
      </w:r>
      <w:r w:rsidR="00DE481C">
        <w:rPr>
          <w:rFonts w:ascii="Times New Roman" w:hAnsi="Times New Roman" w:cs="Times New Roman"/>
        </w:rPr>
        <w:t xml:space="preserve"> need</w:t>
      </w:r>
      <w:r w:rsidR="00F3194E">
        <w:rPr>
          <w:rFonts w:ascii="Times New Roman" w:hAnsi="Times New Roman" w:cs="Times New Roman"/>
        </w:rPr>
        <w:t xml:space="preserve"> to</w:t>
      </w:r>
      <w:r w:rsidR="001B597B">
        <w:rPr>
          <w:rFonts w:ascii="Times New Roman" w:hAnsi="Times New Roman" w:cs="Times New Roman"/>
        </w:rPr>
        <w:t xml:space="preserve"> simulate </w:t>
      </w:r>
      <w:r w:rsidR="008E11CA">
        <w:rPr>
          <w:rFonts w:ascii="Times New Roman" w:hAnsi="Times New Roman" w:cs="Times New Roman"/>
        </w:rPr>
        <w:t>linear and arced paths</w:t>
      </w:r>
      <w:r w:rsidR="006842DF">
        <w:rPr>
          <w:rFonts w:ascii="Times New Roman" w:hAnsi="Times New Roman" w:cs="Times New Roman"/>
        </w:rPr>
        <w:t xml:space="preserve"> as </w:t>
      </w:r>
      <w:r w:rsidR="008E11CA">
        <w:rPr>
          <w:rFonts w:ascii="Times New Roman" w:hAnsi="Times New Roman" w:cs="Times New Roman"/>
        </w:rPr>
        <w:t>integrated</w:t>
      </w:r>
      <w:r w:rsidR="006842DF">
        <w:rPr>
          <w:rFonts w:ascii="Times New Roman" w:hAnsi="Times New Roman" w:cs="Times New Roman"/>
        </w:rPr>
        <w:t>, dynamic activity patterns</w:t>
      </w:r>
      <w:r w:rsidR="001B597B">
        <w:rPr>
          <w:rFonts w:ascii="Times New Roman" w:hAnsi="Times New Roman" w:cs="Times New Roman"/>
        </w:rPr>
        <w:t>.</w:t>
      </w:r>
      <w:r w:rsidR="001D5018">
        <w:rPr>
          <w:rFonts w:ascii="Times New Roman" w:hAnsi="Times New Roman" w:cs="Times New Roman"/>
        </w:rPr>
        <w:t xml:space="preserve"> Simulating movement dynamically aligned with how movement unfolds in the real world.</w:t>
      </w:r>
      <w:r w:rsidR="00920922">
        <w:rPr>
          <w:rFonts w:ascii="Times New Roman" w:hAnsi="Times New Roman" w:cs="Times New Roman"/>
        </w:rPr>
        <w:t xml:space="preserve"> </w:t>
      </w:r>
    </w:p>
    <w:p w14:paraId="36D540BC" w14:textId="126A7884" w:rsidR="00F246A7" w:rsidRDefault="00524642" w:rsidP="00F246A7">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C50184">
        <w:rPr>
          <w:rFonts w:ascii="Times New Roman" w:hAnsi="Times New Roman" w:cs="Times New Roman"/>
        </w:rPr>
        <w:t>five</w:t>
      </w:r>
      <w:r w:rsidR="008212A4">
        <w:rPr>
          <w:rFonts w:ascii="Times New Roman" w:hAnsi="Times New Roman" w:cs="Times New Roman"/>
        </w:rPr>
        <w:t xml:space="preserve"> </w:t>
      </w:r>
      <w:r>
        <w:rPr>
          <w:rFonts w:ascii="Times New Roman" w:hAnsi="Times New Roman" w:cs="Times New Roman"/>
        </w:rPr>
        <w:t xml:space="preserve">input and output groups were a five-unit </w:t>
      </w:r>
      <w:r w:rsidR="00EC0FEC">
        <w:rPr>
          <w:rFonts w:ascii="Times New Roman" w:hAnsi="Times New Roman" w:cs="Times New Roman"/>
        </w:rPr>
        <w:t xml:space="preserve">Obstacle </w:t>
      </w:r>
      <w:r>
        <w:rPr>
          <w:rFonts w:ascii="Times New Roman" w:hAnsi="Times New Roman" w:cs="Times New Roman"/>
        </w:rPr>
        <w:t xml:space="preserve">Height group, a five-unit </w:t>
      </w:r>
      <w:r w:rsidR="007C37CB">
        <w:rPr>
          <w:rFonts w:ascii="Times New Roman" w:hAnsi="Times New Roman" w:cs="Times New Roman"/>
        </w:rPr>
        <w:t>Arc Peak Height</w:t>
      </w:r>
      <w:r>
        <w:rPr>
          <w:rFonts w:ascii="Times New Roman" w:hAnsi="Times New Roman" w:cs="Times New Roman"/>
        </w:rPr>
        <w:t xml:space="preserve"> group, a three-unit </w:t>
      </w:r>
      <w:r w:rsidR="007C37CB">
        <w:rPr>
          <w:rFonts w:ascii="Times New Roman" w:hAnsi="Times New Roman" w:cs="Times New Roman"/>
        </w:rPr>
        <w:t>Obstacle Horizontal</w:t>
      </w:r>
      <w:r w:rsidR="00334B9E">
        <w:rPr>
          <w:rFonts w:ascii="Times New Roman" w:hAnsi="Times New Roman" w:cs="Times New Roman"/>
        </w:rPr>
        <w:t xml:space="preserve"> Spatial</w:t>
      </w:r>
      <w:r w:rsidR="007C37CB">
        <w:rPr>
          <w:rFonts w:ascii="Times New Roman" w:hAnsi="Times New Roman" w:cs="Times New Roman"/>
        </w:rPr>
        <w:t xml:space="preserve"> Position</w:t>
      </w:r>
      <w:r>
        <w:rPr>
          <w:rFonts w:ascii="Times New Roman" w:hAnsi="Times New Roman" w:cs="Times New Roman"/>
        </w:rPr>
        <w:t xml:space="preserve"> group,</w:t>
      </w:r>
      <w:r w:rsidR="00A00226">
        <w:rPr>
          <w:rFonts w:ascii="Times New Roman" w:hAnsi="Times New Roman" w:cs="Times New Roman"/>
        </w:rPr>
        <w:t xml:space="preserve"> a third-unit </w:t>
      </w:r>
      <w:r w:rsidR="000D00F9">
        <w:rPr>
          <w:rFonts w:ascii="Times New Roman" w:hAnsi="Times New Roman" w:cs="Times New Roman"/>
        </w:rPr>
        <w:t xml:space="preserve">Arc </w:t>
      </w:r>
      <w:r w:rsidR="007C37CB">
        <w:rPr>
          <w:rFonts w:ascii="Times New Roman" w:hAnsi="Times New Roman" w:cs="Times New Roman"/>
        </w:rPr>
        <w:t xml:space="preserve">Apex-Obstacle Gap </w:t>
      </w:r>
      <w:r w:rsidR="00A00226">
        <w:rPr>
          <w:rFonts w:ascii="Times New Roman" w:hAnsi="Times New Roman" w:cs="Times New Roman"/>
        </w:rPr>
        <w:t>group,</w:t>
      </w:r>
      <w:r>
        <w:rPr>
          <w:rFonts w:ascii="Times New Roman" w:hAnsi="Times New Roman" w:cs="Times New Roman"/>
        </w:rPr>
        <w:t xml:space="preserve"> </w:t>
      </w:r>
      <w:r w:rsidR="00997C20">
        <w:rPr>
          <w:rFonts w:ascii="Times New Roman" w:hAnsi="Times New Roman" w:cs="Times New Roman"/>
        </w:rPr>
        <w:t xml:space="preserve">and </w:t>
      </w:r>
      <w:r>
        <w:rPr>
          <w:rFonts w:ascii="Times New Roman" w:hAnsi="Times New Roman" w:cs="Times New Roman"/>
        </w:rPr>
        <w:t xml:space="preserve">a one-unit </w:t>
      </w:r>
      <w:r w:rsidR="006B5248">
        <w:rPr>
          <w:rFonts w:ascii="Times New Roman" w:hAnsi="Times New Roman" w:cs="Times New Roman"/>
        </w:rPr>
        <w:t xml:space="preserve">Final Adjacency </w:t>
      </w:r>
      <w:r>
        <w:rPr>
          <w:rFonts w:ascii="Times New Roman" w:hAnsi="Times New Roman" w:cs="Times New Roman"/>
        </w:rPr>
        <w:t xml:space="preserve">group. The five units in the </w:t>
      </w:r>
      <w:r w:rsidR="006B5248">
        <w:rPr>
          <w:rFonts w:ascii="Times New Roman" w:hAnsi="Times New Roman" w:cs="Times New Roman"/>
        </w:rPr>
        <w:t xml:space="preserve">Obstacle </w:t>
      </w:r>
      <w:r>
        <w:rPr>
          <w:rFonts w:ascii="Times New Roman" w:hAnsi="Times New Roman" w:cs="Times New Roman"/>
        </w:rPr>
        <w:t xml:space="preserve">Height group represented progressively larger </w:t>
      </w:r>
      <w:r w:rsidR="00C12084">
        <w:rPr>
          <w:rFonts w:ascii="Times New Roman" w:hAnsi="Times New Roman" w:cs="Times New Roman"/>
        </w:rPr>
        <w:t xml:space="preserve">obstacles </w:t>
      </w:r>
      <w:r>
        <w:rPr>
          <w:rFonts w:ascii="Times New Roman" w:hAnsi="Times New Roman" w:cs="Times New Roman"/>
        </w:rPr>
        <w:t xml:space="preserve">(i.e., </w:t>
      </w:r>
      <w:r w:rsidR="00C12084">
        <w:rPr>
          <w:rFonts w:ascii="Times New Roman" w:hAnsi="Times New Roman" w:cs="Times New Roman"/>
        </w:rPr>
        <w:t xml:space="preserve">Obstacle </w:t>
      </w:r>
      <w:r>
        <w:rPr>
          <w:rFonts w:ascii="Times New Roman" w:hAnsi="Times New Roman" w:cs="Times New Roman"/>
        </w:rPr>
        <w:t xml:space="preserve">Height 0 through </w:t>
      </w:r>
      <w:r w:rsidR="00C12084">
        <w:rPr>
          <w:rFonts w:ascii="Times New Roman" w:hAnsi="Times New Roman" w:cs="Times New Roman"/>
        </w:rPr>
        <w:t xml:space="preserve">Obstacle </w:t>
      </w:r>
      <w:r>
        <w:rPr>
          <w:rFonts w:ascii="Times New Roman" w:hAnsi="Times New Roman" w:cs="Times New Roman"/>
        </w:rPr>
        <w:t xml:space="preserve">Height 4). Similarly, the five units in the </w:t>
      </w:r>
      <w:r w:rsidR="00C12084">
        <w:rPr>
          <w:rFonts w:ascii="Times New Roman" w:hAnsi="Times New Roman" w:cs="Times New Roman"/>
        </w:rPr>
        <w:t xml:space="preserve">Arc Peak </w:t>
      </w:r>
      <w:r>
        <w:rPr>
          <w:rFonts w:ascii="Times New Roman" w:hAnsi="Times New Roman" w:cs="Times New Roman"/>
        </w:rPr>
        <w:t>Height group represented</w:t>
      </w:r>
      <w:r w:rsidR="00C12084">
        <w:rPr>
          <w:rFonts w:ascii="Times New Roman" w:hAnsi="Times New Roman" w:cs="Times New Roman"/>
        </w:rPr>
        <w:t xml:space="preserve"> curved motions or arcs that became</w:t>
      </w:r>
      <w:r>
        <w:rPr>
          <w:rFonts w:ascii="Times New Roman" w:hAnsi="Times New Roman" w:cs="Times New Roman"/>
        </w:rPr>
        <w:t xml:space="preserve"> increasingly higher (i.e., </w:t>
      </w:r>
      <w:r w:rsidR="00C12084">
        <w:rPr>
          <w:rFonts w:ascii="Times New Roman" w:hAnsi="Times New Roman" w:cs="Times New Roman"/>
        </w:rPr>
        <w:t xml:space="preserve">Arc Peak </w:t>
      </w:r>
      <w:r>
        <w:rPr>
          <w:rFonts w:ascii="Times New Roman" w:hAnsi="Times New Roman" w:cs="Times New Roman"/>
        </w:rPr>
        <w:t xml:space="preserve">Height 0 through </w:t>
      </w:r>
      <w:r w:rsidR="00C12084">
        <w:rPr>
          <w:rFonts w:ascii="Times New Roman" w:hAnsi="Times New Roman" w:cs="Times New Roman"/>
        </w:rPr>
        <w:t xml:space="preserve">Arc </w:t>
      </w:r>
      <w:r>
        <w:rPr>
          <w:rFonts w:ascii="Times New Roman" w:hAnsi="Times New Roman" w:cs="Times New Roman"/>
        </w:rPr>
        <w:t xml:space="preserve">Height 4). Note that </w:t>
      </w:r>
      <w:r w:rsidR="00A858D9">
        <w:rPr>
          <w:rFonts w:ascii="Times New Roman" w:hAnsi="Times New Roman" w:cs="Times New Roman"/>
        </w:rPr>
        <w:t xml:space="preserve">Obstacle </w:t>
      </w:r>
      <w:r>
        <w:rPr>
          <w:rFonts w:ascii="Times New Roman" w:hAnsi="Times New Roman" w:cs="Times New Roman"/>
        </w:rPr>
        <w:t>Height 0 corresponds to</w:t>
      </w:r>
      <w:r w:rsidR="00A858D9">
        <w:rPr>
          <w:rFonts w:ascii="Times New Roman" w:hAnsi="Times New Roman" w:cs="Times New Roman"/>
        </w:rPr>
        <w:t xml:space="preserve"> the absence of a</w:t>
      </w:r>
      <w:r w:rsidR="003730F6">
        <w:rPr>
          <w:rFonts w:ascii="Times New Roman" w:hAnsi="Times New Roman" w:cs="Times New Roman"/>
        </w:rPr>
        <w:t>n o</w:t>
      </w:r>
      <w:r w:rsidR="00ED1C88">
        <w:rPr>
          <w:rFonts w:ascii="Times New Roman" w:hAnsi="Times New Roman" w:cs="Times New Roman"/>
        </w:rPr>
        <w:t>bstacle</w:t>
      </w:r>
      <w:r>
        <w:rPr>
          <w:rFonts w:ascii="Times New Roman" w:hAnsi="Times New Roman" w:cs="Times New Roman"/>
        </w:rPr>
        <w:t xml:space="preserve">. The same is true for </w:t>
      </w:r>
      <w:r w:rsidR="003730F6">
        <w:rPr>
          <w:rFonts w:ascii="Times New Roman" w:hAnsi="Times New Roman" w:cs="Times New Roman"/>
        </w:rPr>
        <w:t>Arc Peak</w:t>
      </w:r>
      <w:r>
        <w:rPr>
          <w:rFonts w:ascii="Times New Roman" w:hAnsi="Times New Roman" w:cs="Times New Roman"/>
        </w:rPr>
        <w:t xml:space="preserve"> 0</w:t>
      </w:r>
      <w:r w:rsidR="003730F6">
        <w:rPr>
          <w:rFonts w:ascii="Times New Roman" w:hAnsi="Times New Roman" w:cs="Times New Roman"/>
        </w:rPr>
        <w:t>, which represented the absence of curved or arced movement</w:t>
      </w:r>
      <w:r>
        <w:rPr>
          <w:rFonts w:ascii="Times New Roman" w:hAnsi="Times New Roman" w:cs="Times New Roman"/>
        </w:rPr>
        <w:t xml:space="preserve">. In the simulations reported below, </w:t>
      </w:r>
      <w:r w:rsidR="002D1FB6">
        <w:rPr>
          <w:rFonts w:ascii="Times New Roman" w:hAnsi="Times New Roman" w:cs="Times New Roman"/>
        </w:rPr>
        <w:t>Arced Peak and Obstacle Heights</w:t>
      </w:r>
      <w:r w:rsidR="00ED1C88">
        <w:rPr>
          <w:rFonts w:ascii="Times New Roman" w:hAnsi="Times New Roman" w:cs="Times New Roman"/>
        </w:rPr>
        <w:t xml:space="preserve"> </w:t>
      </w:r>
      <w:r>
        <w:rPr>
          <w:rFonts w:ascii="Times New Roman" w:hAnsi="Times New Roman" w:cs="Times New Roman"/>
        </w:rPr>
        <w:t>mostly aligned</w:t>
      </w:r>
      <w:r w:rsidR="00643C67">
        <w:rPr>
          <w:rFonts w:ascii="Times New Roman" w:hAnsi="Times New Roman" w:cs="Times New Roman"/>
        </w:rPr>
        <w:t xml:space="preserve"> with one another</w:t>
      </w:r>
      <w:r>
        <w:rPr>
          <w:rFonts w:ascii="Times New Roman" w:hAnsi="Times New Roman" w:cs="Times New Roman"/>
        </w:rPr>
        <w:t xml:space="preserve"> (though see Simulation</w:t>
      </w:r>
      <w:r w:rsidR="00191AB7">
        <w:rPr>
          <w:rFonts w:ascii="Times New Roman" w:hAnsi="Times New Roman" w:cs="Times New Roman"/>
        </w:rPr>
        <w:t>s</w:t>
      </w:r>
      <w:r>
        <w:rPr>
          <w:rFonts w:ascii="Times New Roman" w:hAnsi="Times New Roman" w:cs="Times New Roman"/>
        </w:rPr>
        <w:t xml:space="preserve"> </w:t>
      </w:r>
      <w:r w:rsidR="00ED1C88">
        <w:rPr>
          <w:rFonts w:ascii="Times New Roman" w:hAnsi="Times New Roman" w:cs="Times New Roman"/>
        </w:rPr>
        <w:t>X</w:t>
      </w:r>
      <w:r>
        <w:rPr>
          <w:rFonts w:ascii="Times New Roman" w:hAnsi="Times New Roman" w:cs="Times New Roman"/>
        </w:rPr>
        <w:t xml:space="preserve">). </w:t>
      </w:r>
      <w:r w:rsidR="00A00226">
        <w:rPr>
          <w:rFonts w:ascii="Times New Roman" w:hAnsi="Times New Roman" w:cs="Times New Roman"/>
        </w:rPr>
        <w:t xml:space="preserve">The first unit in the </w:t>
      </w:r>
      <w:r w:rsidR="00334B9E">
        <w:rPr>
          <w:rFonts w:ascii="Times New Roman" w:hAnsi="Times New Roman" w:cs="Times New Roman"/>
        </w:rPr>
        <w:t>Obstacle Horizontal Spatial Position</w:t>
      </w:r>
      <w:r w:rsidR="00A00226">
        <w:rPr>
          <w:rFonts w:ascii="Times New Roman" w:hAnsi="Times New Roman" w:cs="Times New Roman"/>
        </w:rPr>
        <w:t xml:space="preserve"> group</w:t>
      </w:r>
      <w:r>
        <w:rPr>
          <w:rFonts w:ascii="Times New Roman" w:hAnsi="Times New Roman" w:cs="Times New Roman"/>
        </w:rPr>
        <w:t xml:space="preserve"> corresponded to the </w:t>
      </w:r>
      <w:r w:rsidR="00334B9E">
        <w:rPr>
          <w:rFonts w:ascii="Times New Roman" w:hAnsi="Times New Roman" w:cs="Times New Roman"/>
        </w:rPr>
        <w:t>Obstacle Missing</w:t>
      </w:r>
      <w:r>
        <w:rPr>
          <w:rFonts w:ascii="Times New Roman" w:hAnsi="Times New Roman" w:cs="Times New Roman"/>
        </w:rPr>
        <w:t xml:space="preserve"> unit, whereas the remaining two units corresponded, respectively, to </w:t>
      </w:r>
      <w:r w:rsidR="00334B9E">
        <w:rPr>
          <w:rFonts w:ascii="Times New Roman" w:hAnsi="Times New Roman" w:cs="Times New Roman"/>
        </w:rPr>
        <w:t xml:space="preserve">Obstacle </w:t>
      </w:r>
      <w:r>
        <w:rPr>
          <w:rFonts w:ascii="Times New Roman" w:hAnsi="Times New Roman" w:cs="Times New Roman"/>
        </w:rPr>
        <w:t xml:space="preserve">Middle </w:t>
      </w:r>
      <w:r w:rsidR="00334B9E">
        <w:rPr>
          <w:rFonts w:ascii="Times New Roman" w:hAnsi="Times New Roman" w:cs="Times New Roman"/>
        </w:rPr>
        <w:t xml:space="preserve">(i.e., the obstacle was positioned in the middle of the screen) </w:t>
      </w:r>
      <w:r>
        <w:rPr>
          <w:rFonts w:ascii="Times New Roman" w:hAnsi="Times New Roman" w:cs="Times New Roman"/>
        </w:rPr>
        <w:t xml:space="preserve">and </w:t>
      </w:r>
      <w:r w:rsidR="00334B9E">
        <w:rPr>
          <w:rFonts w:ascii="Times New Roman" w:hAnsi="Times New Roman" w:cs="Times New Roman"/>
        </w:rPr>
        <w:t xml:space="preserve">Obstacle </w:t>
      </w:r>
      <w:r>
        <w:rPr>
          <w:rFonts w:ascii="Times New Roman" w:hAnsi="Times New Roman" w:cs="Times New Roman"/>
        </w:rPr>
        <w:t xml:space="preserve">Side </w:t>
      </w:r>
      <w:r w:rsidR="00334B9E">
        <w:rPr>
          <w:rFonts w:ascii="Times New Roman" w:hAnsi="Times New Roman" w:cs="Times New Roman"/>
        </w:rPr>
        <w:t xml:space="preserve">(i.e., the obstacle was positioned to one of the two sides of the screen) </w:t>
      </w:r>
      <w:r>
        <w:rPr>
          <w:rFonts w:ascii="Times New Roman" w:hAnsi="Times New Roman" w:cs="Times New Roman"/>
        </w:rPr>
        <w:t>units</w:t>
      </w:r>
      <w:r w:rsidR="00A00226">
        <w:rPr>
          <w:rFonts w:ascii="Times New Roman" w:hAnsi="Times New Roman" w:cs="Times New Roman"/>
        </w:rPr>
        <w:t>.</w:t>
      </w:r>
      <w:r w:rsidR="000B7017">
        <w:rPr>
          <w:rFonts w:ascii="Times New Roman" w:hAnsi="Times New Roman" w:cs="Times New Roman"/>
        </w:rPr>
        <w:t xml:space="preserve"> </w:t>
      </w:r>
      <w:r w:rsidR="00126BA4">
        <w:rPr>
          <w:rFonts w:ascii="Times New Roman" w:hAnsi="Times New Roman" w:cs="Times New Roman"/>
        </w:rPr>
        <w:t xml:space="preserve">In terms of the three-unit </w:t>
      </w:r>
      <w:r w:rsidR="000D00F9">
        <w:rPr>
          <w:rFonts w:ascii="Times New Roman" w:hAnsi="Times New Roman" w:cs="Times New Roman"/>
        </w:rPr>
        <w:t>Arc Apex-Obstacle Gap</w:t>
      </w:r>
      <w:r w:rsidR="00126BA4">
        <w:rPr>
          <w:rFonts w:ascii="Times New Roman" w:hAnsi="Times New Roman" w:cs="Times New Roman"/>
        </w:rPr>
        <w:t xml:space="preserve"> group, the first unit </w:t>
      </w:r>
      <w:r w:rsidR="000D00F9">
        <w:rPr>
          <w:rFonts w:ascii="Times New Roman" w:hAnsi="Times New Roman" w:cs="Times New Roman"/>
        </w:rPr>
        <w:t xml:space="preserve">was No </w:t>
      </w:r>
      <w:r w:rsidR="00CB7F61">
        <w:rPr>
          <w:rFonts w:ascii="Times New Roman" w:hAnsi="Times New Roman" w:cs="Times New Roman"/>
        </w:rPr>
        <w:t>Vertical Separation</w:t>
      </w:r>
      <w:r w:rsidR="00126BA4">
        <w:rPr>
          <w:rFonts w:ascii="Times New Roman" w:hAnsi="Times New Roman" w:cs="Times New Roman"/>
        </w:rPr>
        <w:t xml:space="preserve"> (which </w:t>
      </w:r>
      <w:r w:rsidR="00126BA4">
        <w:rPr>
          <w:rFonts w:ascii="Times New Roman" w:hAnsi="Times New Roman" w:cs="Times New Roman"/>
        </w:rPr>
        <w:lastRenderedPageBreak/>
        <w:t xml:space="preserve">occurred when </w:t>
      </w:r>
      <w:r w:rsidR="00597AD3">
        <w:rPr>
          <w:rFonts w:ascii="Times New Roman" w:hAnsi="Times New Roman" w:cs="Times New Roman"/>
        </w:rPr>
        <w:t>an object did not engage in arced motion</w:t>
      </w:r>
      <w:r w:rsidR="00126BA4">
        <w:rPr>
          <w:rFonts w:ascii="Times New Roman" w:hAnsi="Times New Roman" w:cs="Times New Roman"/>
        </w:rPr>
        <w:t xml:space="preserve">), the second to </w:t>
      </w:r>
      <w:r w:rsidR="00CB7F61">
        <w:rPr>
          <w:rFonts w:ascii="Times New Roman" w:hAnsi="Times New Roman" w:cs="Times New Roman"/>
        </w:rPr>
        <w:t xml:space="preserve">Small Vertical Separation </w:t>
      </w:r>
      <w:r w:rsidR="00126BA4">
        <w:rPr>
          <w:rFonts w:ascii="Times New Roman" w:hAnsi="Times New Roman" w:cs="Times New Roman"/>
        </w:rPr>
        <w:t xml:space="preserve">(which </w:t>
      </w:r>
      <w:r w:rsidR="00CB7F61">
        <w:rPr>
          <w:rFonts w:ascii="Times New Roman" w:hAnsi="Times New Roman" w:cs="Times New Roman"/>
        </w:rPr>
        <w:t>occurred when the vertical distance between the apex of the arced motion and the top of the obstacle was small)</w:t>
      </w:r>
      <w:r w:rsidR="00126BA4">
        <w:rPr>
          <w:rFonts w:ascii="Times New Roman" w:hAnsi="Times New Roman" w:cs="Times New Roman"/>
        </w:rPr>
        <w:t xml:space="preserve">, and the third to </w:t>
      </w:r>
      <w:r w:rsidR="00722439">
        <w:rPr>
          <w:rFonts w:ascii="Times New Roman" w:hAnsi="Times New Roman" w:cs="Times New Roman"/>
        </w:rPr>
        <w:t>Large Vertical Separation</w:t>
      </w:r>
      <w:r w:rsidR="00126BA4">
        <w:rPr>
          <w:rFonts w:ascii="Times New Roman" w:hAnsi="Times New Roman" w:cs="Times New Roman"/>
        </w:rPr>
        <w:t xml:space="preserve"> (</w:t>
      </w:r>
      <w:r w:rsidR="00722439">
        <w:rPr>
          <w:rFonts w:ascii="Times New Roman" w:hAnsi="Times New Roman" w:cs="Times New Roman"/>
        </w:rPr>
        <w:t>which occurred when the vertical distance between the apex of the arced motion and the top of the obstacle was large</w:t>
      </w:r>
      <w:r w:rsidR="00D45295">
        <w:rPr>
          <w:rFonts w:ascii="Times New Roman" w:hAnsi="Times New Roman" w:cs="Times New Roman"/>
        </w:rPr>
        <w:t>). The</w:t>
      </w:r>
      <w:r w:rsidR="008212A4">
        <w:rPr>
          <w:rFonts w:ascii="Times New Roman" w:hAnsi="Times New Roman" w:cs="Times New Roman"/>
        </w:rPr>
        <w:t xml:space="preserve"> </w:t>
      </w:r>
      <w:r>
        <w:rPr>
          <w:rFonts w:ascii="Times New Roman" w:hAnsi="Times New Roman" w:cs="Times New Roman"/>
        </w:rPr>
        <w:t xml:space="preserve">single unit in the </w:t>
      </w:r>
      <w:r w:rsidR="00722439">
        <w:rPr>
          <w:rFonts w:ascii="Times New Roman" w:hAnsi="Times New Roman" w:cs="Times New Roman"/>
        </w:rPr>
        <w:t xml:space="preserve">Final Adjacency </w:t>
      </w:r>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r w:rsidR="00305A74">
        <w:rPr>
          <w:rFonts w:ascii="Times New Roman" w:hAnsi="Times New Roman" w:cs="Times New Roman"/>
        </w:rPr>
        <w:t xml:space="preserve">whether the first and second object were </w:t>
      </w:r>
      <w:r w:rsidR="00362066">
        <w:rPr>
          <w:rFonts w:ascii="Times New Roman" w:hAnsi="Times New Roman" w:cs="Times New Roman"/>
        </w:rPr>
        <w:t>spatially abutted at</w:t>
      </w:r>
      <w:r w:rsidR="00305A74">
        <w:rPr>
          <w:rFonts w:ascii="Times New Roman" w:hAnsi="Times New Roman" w:cs="Times New Roman"/>
        </w:rPr>
        <w:t xml:space="preserve"> the end of a motion sequence. </w:t>
      </w:r>
      <w:r w:rsidR="00774EFB">
        <w:rPr>
          <w:rFonts w:ascii="Times New Roman" w:hAnsi="Times New Roman" w:cs="Times New Roman"/>
        </w:rPr>
        <w:t xml:space="preserve">This </w:t>
      </w:r>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r w:rsidR="00362066">
        <w:rPr>
          <w:rFonts w:ascii="Times New Roman" w:hAnsi="Times New Roman" w:cs="Times New Roman"/>
        </w:rPr>
        <w:t>this was true</w:t>
      </w:r>
      <w:r w:rsidR="00774EFB">
        <w:rPr>
          <w:rFonts w:ascii="Times New Roman" w:hAnsi="Times New Roman" w:cs="Times New Roman"/>
        </w:rPr>
        <w:t>.</w:t>
      </w:r>
      <w:r w:rsidR="00D45295">
        <w:rPr>
          <w:rFonts w:ascii="Times New Roman" w:hAnsi="Times New Roman" w:cs="Times New Roman"/>
        </w:rPr>
        <w:t xml:space="preserve"> </w:t>
      </w:r>
      <w:r w:rsidR="00DB1E68">
        <w:rPr>
          <w:rFonts w:ascii="Times New Roman" w:hAnsi="Times New Roman" w:cs="Times New Roman"/>
        </w:rPr>
        <w:t xml:space="preserve">The rationale </w:t>
      </w:r>
      <w:r w:rsidR="00997C20">
        <w:rPr>
          <w:rFonts w:ascii="Times New Roman" w:hAnsi="Times New Roman" w:cs="Times New Roman"/>
        </w:rPr>
        <w:t xml:space="preserve">for this naming scheme was </w:t>
      </w:r>
      <w:r w:rsidR="00DB1E68">
        <w:rPr>
          <w:rFonts w:ascii="Times New Roman" w:hAnsi="Times New Roman" w:cs="Times New Roman"/>
        </w:rPr>
        <w:t xml:space="preserve">to emphasize </w:t>
      </w:r>
      <w:r w:rsidR="00997C20">
        <w:rPr>
          <w:rFonts w:ascii="Times New Roman" w:hAnsi="Times New Roman" w:cs="Times New Roman"/>
        </w:rPr>
        <w:t xml:space="preserve">each group’s </w:t>
      </w:r>
      <w:r w:rsidR="00DB1E68">
        <w:rPr>
          <w:rFonts w:ascii="Times New Roman" w:hAnsi="Times New Roman" w:cs="Times New Roman"/>
        </w:rPr>
        <w:t>surface-level, perceptually grounded,</w:t>
      </w:r>
      <w:r w:rsidR="00997C20">
        <w:rPr>
          <w:rFonts w:ascii="Times New Roman" w:hAnsi="Times New Roman" w:cs="Times New Roman"/>
        </w:rPr>
        <w:t xml:space="preserve"> and</w:t>
      </w:r>
      <w:r w:rsidR="00DB1E68">
        <w:rPr>
          <w:rFonts w:ascii="Times New Roman" w:hAnsi="Times New Roman" w:cs="Times New Roman"/>
        </w:rPr>
        <w:t xml:space="preserve"> conceptually neutral nature. </w:t>
      </w:r>
    </w:p>
    <w:p w14:paraId="712A37B9" w14:textId="77777777" w:rsidR="00C0494B" w:rsidRDefault="00C0494B"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6962F1D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F12553">
        <w:rPr>
          <w:rFonts w:ascii="Times New Roman" w:hAnsi="Times New Roman" w:cs="Times New Roman"/>
        </w:rPr>
        <w:t>A key assumption of the current</w:t>
      </w:r>
      <w:r>
        <w:rPr>
          <w:rFonts w:ascii="Times New Roman" w:hAnsi="Times New Roman" w:cs="Times New Roman"/>
        </w:rPr>
        <w:t xml:space="preserve"> theoretical proposal</w:t>
      </w:r>
      <w:r w:rsidR="00F12553">
        <w:rPr>
          <w:rFonts w:ascii="Times New Roman" w:hAnsi="Times New Roman" w:cs="Times New Roman"/>
        </w:rPr>
        <w:t xml:space="preserve"> is that</w:t>
      </w:r>
      <w:r w:rsidR="00B25E66">
        <w:rPr>
          <w:rFonts w:ascii="Times New Roman" w:hAnsi="Times New Roman" w:cs="Times New Roman"/>
        </w:rPr>
        <w:t xml:space="preserve"> infants’ looking behaviors in studies that putatively measure their action understanding </w:t>
      </w:r>
      <w:r w:rsidR="00123CA6">
        <w:rPr>
          <w:rFonts w:ascii="Times New Roman" w:hAnsi="Times New Roman" w:cs="Times New Roman"/>
        </w:rPr>
        <w:t>are</w:t>
      </w:r>
      <w:r w:rsidR="00B25E66">
        <w:rPr>
          <w:rFonts w:ascii="Times New Roman" w:hAnsi="Times New Roman" w:cs="Times New Roman"/>
        </w:rPr>
        <w:t xml:space="preserve"> based on real-world</w:t>
      </w:r>
      <w:r>
        <w:rPr>
          <w:rFonts w:ascii="Times New Roman" w:hAnsi="Times New Roman" w:cs="Times New Roman"/>
        </w:rPr>
        <w:t xml:space="preserve"> experience</w:t>
      </w:r>
      <w:r w:rsidR="00F12553">
        <w:rPr>
          <w:rFonts w:ascii="Times New Roman" w:hAnsi="Times New Roman" w:cs="Times New Roman"/>
        </w:rPr>
        <w:t xml:space="preserve"> processing and encoding the kinematics of different </w:t>
      </w:r>
      <w:r w:rsidR="005D4226">
        <w:rPr>
          <w:rFonts w:ascii="Times New Roman" w:hAnsi="Times New Roman" w:cs="Times New Roman"/>
        </w:rPr>
        <w:t>movements</w:t>
      </w:r>
      <w:r w:rsidR="00B25E66">
        <w:rPr>
          <w:rFonts w:ascii="Times New Roman" w:hAnsi="Times New Roman" w:cs="Times New Roman"/>
        </w:rPr>
        <w:t xml:space="preserve">, </w:t>
      </w:r>
      <w:r w:rsidR="00F12553">
        <w:rPr>
          <w:rFonts w:ascii="Times New Roman" w:hAnsi="Times New Roman" w:cs="Times New Roman"/>
        </w:rPr>
        <w:t>the perceptual</w:t>
      </w:r>
      <w:r w:rsidR="00C50184">
        <w:rPr>
          <w:rFonts w:ascii="Times New Roman" w:hAnsi="Times New Roman" w:cs="Times New Roman"/>
        </w:rPr>
        <w:t xml:space="preserve"> or surface-based</w:t>
      </w:r>
      <w:r w:rsidR="00F12553">
        <w:rPr>
          <w:rFonts w:ascii="Times New Roman" w:hAnsi="Times New Roman" w:cs="Times New Roman"/>
        </w:rPr>
        <w:t xml:space="preserve"> appearance of </w:t>
      </w:r>
      <w:r w:rsidR="00B25E66">
        <w:rPr>
          <w:rFonts w:ascii="Times New Roman" w:hAnsi="Times New Roman" w:cs="Times New Roman"/>
        </w:rPr>
        <w:t xml:space="preserve">the different objects and entities </w:t>
      </w:r>
      <w:r w:rsidR="00F12553">
        <w:rPr>
          <w:rFonts w:ascii="Times New Roman" w:hAnsi="Times New Roman" w:cs="Times New Roman"/>
        </w:rPr>
        <w:t xml:space="preserve">that engage in those </w:t>
      </w:r>
      <w:r w:rsidR="005D4226">
        <w:rPr>
          <w:rFonts w:ascii="Times New Roman" w:hAnsi="Times New Roman" w:cs="Times New Roman"/>
        </w:rPr>
        <w:t>movements</w:t>
      </w:r>
      <w:r w:rsidR="00B25E66">
        <w:rPr>
          <w:rFonts w:ascii="Times New Roman" w:hAnsi="Times New Roman" w:cs="Times New Roman"/>
        </w:rPr>
        <w:t>, as well as the associative relations among the</w:t>
      </w:r>
      <w:r w:rsidR="00123CA6">
        <w:rPr>
          <w:rFonts w:ascii="Times New Roman" w:hAnsi="Times New Roman" w:cs="Times New Roman"/>
        </w:rPr>
        <w:t xml:space="preserve">se </w:t>
      </w:r>
      <w:r w:rsidR="006663DD">
        <w:rPr>
          <w:rFonts w:ascii="Times New Roman" w:hAnsi="Times New Roman" w:cs="Times New Roman"/>
        </w:rPr>
        <w:t xml:space="preserve">perceptually-grounded </w:t>
      </w:r>
      <w:r w:rsidR="00123CA6">
        <w:rPr>
          <w:rFonts w:ascii="Times New Roman" w:hAnsi="Times New Roman" w:cs="Times New Roman"/>
        </w:rPr>
        <w:t>elements</w:t>
      </w:r>
      <w:r w:rsidR="00B25E66">
        <w:rPr>
          <w:rFonts w:ascii="Times New Roman" w:hAnsi="Times New Roman" w:cs="Times New Roman"/>
        </w:rPr>
        <w:t>.</w:t>
      </w:r>
      <w:r w:rsidR="00F12553">
        <w:rPr>
          <w:rFonts w:ascii="Times New Roman" w:hAnsi="Times New Roman" w:cs="Times New Roman"/>
        </w:rPr>
        <w:t xml:space="preserve"> </w:t>
      </w:r>
      <w:r w:rsidR="00864BDF">
        <w:rPr>
          <w:rFonts w:ascii="Times New Roman" w:hAnsi="Times New Roman" w:cs="Times New Roman"/>
        </w:rPr>
        <w:t xml:space="preserve">To implement this aspect of the </w:t>
      </w:r>
      <w:r w:rsidR="00F10356">
        <w:rPr>
          <w:rFonts w:ascii="Times New Roman" w:hAnsi="Times New Roman" w:cs="Times New Roman"/>
        </w:rPr>
        <w:t>proposal</w:t>
      </w:r>
      <w:r w:rsidR="00864BDF">
        <w:rPr>
          <w:rFonts w:ascii="Times New Roman" w:hAnsi="Times New Roman" w:cs="Times New Roman"/>
        </w:rPr>
        <w:t xml:space="preserve"> in the model</w:t>
      </w:r>
      <w:r>
        <w:rPr>
          <w:rFonts w:ascii="Times New Roman" w:hAnsi="Times New Roman" w:cs="Times New Roman"/>
        </w:rPr>
        <w:t>, networks experienced two different kinds of events during</w:t>
      </w:r>
      <w:r w:rsidR="00864BDF">
        <w:rPr>
          <w:rFonts w:ascii="Times New Roman" w:hAnsi="Times New Roman" w:cs="Times New Roman"/>
        </w:rPr>
        <w:t xml:space="preserve"> a model analogue </w:t>
      </w:r>
      <w:r w:rsidR="00F10356">
        <w:rPr>
          <w:rFonts w:ascii="Times New Roman" w:hAnsi="Times New Roman" w:cs="Times New Roman"/>
        </w:rPr>
        <w:t>of the real-world experience</w:t>
      </w:r>
      <w:r w:rsidR="00940055">
        <w:rPr>
          <w:rFonts w:ascii="Times New Roman" w:hAnsi="Times New Roman" w:cs="Times New Roman"/>
        </w:rPr>
        <w:t>—this experience is what</w:t>
      </w:r>
      <w:r w:rsidR="00AC6BAC">
        <w:rPr>
          <w:rFonts w:ascii="Times New Roman" w:hAnsi="Times New Roman" w:cs="Times New Roman"/>
        </w:rPr>
        <w:t xml:space="preserve"> infants are assumed to bring </w:t>
      </w:r>
      <w:r w:rsidR="008614DA">
        <w:rPr>
          <w:rFonts w:ascii="Times New Roman" w:hAnsi="Times New Roman" w:cs="Times New Roman"/>
        </w:rPr>
        <w:t>with them into action understanding studies.</w:t>
      </w:r>
      <w:r w:rsidR="00C04DFD">
        <w:rPr>
          <w:rFonts w:ascii="Times New Roman" w:hAnsi="Times New Roman" w:cs="Times New Roman"/>
        </w:rPr>
        <w:t xml:space="preserve"> Here,</w:t>
      </w:r>
      <w:r w:rsidR="008614DA">
        <w:rPr>
          <w:rFonts w:ascii="Times New Roman" w:hAnsi="Times New Roman" w:cs="Times New Roman"/>
        </w:rPr>
        <w:t xml:space="preserve"> I refer to this </w:t>
      </w:r>
      <w:r w:rsidR="00C04DFD">
        <w:rPr>
          <w:rFonts w:ascii="Times New Roman" w:hAnsi="Times New Roman" w:cs="Times New Roman"/>
        </w:rPr>
        <w:t xml:space="preserve">aspect of </w:t>
      </w:r>
      <w:r w:rsidR="008D0B80">
        <w:rPr>
          <w:rFonts w:ascii="Times New Roman" w:hAnsi="Times New Roman" w:cs="Times New Roman"/>
        </w:rPr>
        <w:t xml:space="preserve">a network’s </w:t>
      </w:r>
      <w:r w:rsidR="00C04DFD">
        <w:rPr>
          <w:rFonts w:ascii="Times New Roman" w:hAnsi="Times New Roman" w:cs="Times New Roman"/>
        </w:rPr>
        <w:t xml:space="preserve">experience </w:t>
      </w:r>
      <w:r w:rsidR="008614DA">
        <w:rPr>
          <w:rFonts w:ascii="Times New Roman" w:hAnsi="Times New Roman" w:cs="Times New Roman"/>
        </w:rPr>
        <w:t xml:space="preserve">as </w:t>
      </w:r>
      <w:r w:rsidR="00C04DFD">
        <w:rPr>
          <w:rFonts w:ascii="Times New Roman" w:hAnsi="Times New Roman" w:cs="Times New Roman"/>
        </w:rPr>
        <w:t xml:space="preserve">the </w:t>
      </w:r>
      <w:r w:rsidR="008614DA">
        <w:rPr>
          <w:rFonts w:ascii="Times New Roman" w:hAnsi="Times New Roman" w:cs="Times New Roman"/>
        </w:rPr>
        <w:t>pretraining</w:t>
      </w:r>
      <w:r w:rsidR="00C04DFD">
        <w:rPr>
          <w:rFonts w:ascii="Times New Roman" w:hAnsi="Times New Roman" w:cs="Times New Roman"/>
        </w:rPr>
        <w:t xml:space="preserve"> phase</w:t>
      </w:r>
      <w:r w:rsidR="00090053">
        <w:rPr>
          <w:rFonts w:ascii="Times New Roman" w:hAnsi="Times New Roman" w:cs="Times New Roman"/>
        </w:rPr>
        <w:t xml:space="preserve">—all networks, regardless of simulation, received </w:t>
      </w:r>
      <w:r w:rsidR="00B04EF2">
        <w:rPr>
          <w:rFonts w:ascii="Times New Roman" w:hAnsi="Times New Roman" w:cs="Times New Roman"/>
        </w:rPr>
        <w:t>identical</w:t>
      </w:r>
      <w:r w:rsidR="00090053">
        <w:rPr>
          <w:rFonts w:ascii="Times New Roman" w:hAnsi="Times New Roman" w:cs="Times New Roman"/>
        </w:rPr>
        <w:t xml:space="preserve"> pretraining experience</w:t>
      </w:r>
      <w:r w:rsidR="008614DA">
        <w:rPr>
          <w:rFonts w:ascii="Times New Roman" w:hAnsi="Times New Roman" w:cs="Times New Roman"/>
        </w:rPr>
        <w:t xml:space="preserve">. </w:t>
      </w:r>
      <w:r>
        <w:rPr>
          <w:rFonts w:ascii="Times New Roman" w:hAnsi="Times New Roman" w:cs="Times New Roman"/>
        </w:rPr>
        <w:t xml:space="preserve">In </w:t>
      </w:r>
      <w:r w:rsidR="008614DA">
        <w:rPr>
          <w:rFonts w:ascii="Times New Roman" w:hAnsi="Times New Roman" w:cs="Times New Roman"/>
        </w:rPr>
        <w:t>Linear Path</w:t>
      </w:r>
      <w:r>
        <w:rPr>
          <w:rFonts w:ascii="Times New Roman" w:hAnsi="Times New Roman" w:cs="Times New Roman"/>
        </w:rPr>
        <w:t xml:space="preserve"> pretraining events, one of the objects </w:t>
      </w:r>
      <w:r w:rsidR="00DE5238">
        <w:rPr>
          <w:rFonts w:ascii="Times New Roman" w:hAnsi="Times New Roman" w:cs="Times New Roman"/>
        </w:rPr>
        <w:t>translates or moves</w:t>
      </w:r>
      <w:r w:rsidR="00A7703B">
        <w:rPr>
          <w:rFonts w:ascii="Times New Roman" w:hAnsi="Times New Roman" w:cs="Times New Roman"/>
        </w:rPr>
        <w:t xml:space="preserve"> </w:t>
      </w:r>
      <w:r w:rsidR="001335A3">
        <w:rPr>
          <w:rFonts w:ascii="Times New Roman" w:hAnsi="Times New Roman" w:cs="Times New Roman"/>
        </w:rPr>
        <w:t>linearly along a horizontal motion path</w:t>
      </w:r>
      <w:r w:rsidR="00C546B9">
        <w:rPr>
          <w:rFonts w:ascii="Times New Roman" w:hAnsi="Times New Roman" w:cs="Times New Roman"/>
        </w:rPr>
        <w:t xml:space="preserve"> towards the other object</w:t>
      </w:r>
      <w:r w:rsidR="001335A3">
        <w:rPr>
          <w:rFonts w:ascii="Times New Roman" w:hAnsi="Times New Roman" w:cs="Times New Roman"/>
        </w:rPr>
        <w:t>. This event was instantiated by activating</w:t>
      </w:r>
      <w:r w:rsidR="00E26CCC">
        <w:rPr>
          <w:rFonts w:ascii="Times New Roman" w:hAnsi="Times New Roman" w:cs="Times New Roman"/>
        </w:rPr>
        <w:t xml:space="preserve"> </w:t>
      </w:r>
      <w:r>
        <w:rPr>
          <w:rFonts w:ascii="Times New Roman" w:hAnsi="Times New Roman" w:cs="Times New Roman"/>
        </w:rPr>
        <w:t>one of the 82 units in</w:t>
      </w:r>
      <w:r w:rsidR="00BF289A">
        <w:rPr>
          <w:rFonts w:ascii="Times New Roman" w:hAnsi="Times New Roman" w:cs="Times New Roman"/>
        </w:rPr>
        <w:t xml:space="preserve"> each of</w:t>
      </w:r>
      <w:r>
        <w:rPr>
          <w:rFonts w:ascii="Times New Roman" w:hAnsi="Times New Roman" w:cs="Times New Roman"/>
        </w:rPr>
        <w:t xml:space="preserve"> the </w:t>
      </w:r>
      <w:r w:rsidR="001335A3">
        <w:rPr>
          <w:rFonts w:ascii="Times New Roman" w:hAnsi="Times New Roman" w:cs="Times New Roman"/>
        </w:rPr>
        <w:t>Object Left</w:t>
      </w:r>
      <w:r w:rsidR="00BF289A">
        <w:rPr>
          <w:rFonts w:ascii="Times New Roman" w:hAnsi="Times New Roman" w:cs="Times New Roman"/>
        </w:rPr>
        <w:t xml:space="preserve"> and Right</w:t>
      </w:r>
      <w:r w:rsidR="001335A3">
        <w:rPr>
          <w:rFonts w:ascii="Times New Roman" w:hAnsi="Times New Roman" w:cs="Times New Roman"/>
        </w:rPr>
        <w:t xml:space="preserve"> input group</w:t>
      </w:r>
      <w:r w:rsidR="00BF289A">
        <w:rPr>
          <w:rFonts w:ascii="Times New Roman" w:hAnsi="Times New Roman" w:cs="Times New Roman"/>
        </w:rPr>
        <w:t>s</w:t>
      </w:r>
      <w:r w:rsidR="008979EA">
        <w:rPr>
          <w:rFonts w:ascii="Times New Roman" w:hAnsi="Times New Roman" w:cs="Times New Roman"/>
        </w:rPr>
        <w:t>;</w:t>
      </w:r>
      <w:r>
        <w:rPr>
          <w:rFonts w:ascii="Times New Roman" w:hAnsi="Times New Roman" w:cs="Times New Roman"/>
        </w:rPr>
        <w:t xml:space="preserve"> the </w:t>
      </w:r>
      <w:r w:rsidR="008979EA">
        <w:rPr>
          <w:rFonts w:ascii="Times New Roman" w:hAnsi="Times New Roman" w:cs="Times New Roman"/>
        </w:rPr>
        <w:t xml:space="preserve">Linear Path unit in the </w:t>
      </w:r>
      <w:r w:rsidR="008979EA">
        <w:rPr>
          <w:rFonts w:ascii="Times New Roman" w:eastAsia="Times New Roman" w:hAnsi="Times New Roman" w:cs="Times New Roman"/>
        </w:rPr>
        <w:t>Kinematic Motion Type</w:t>
      </w:r>
      <w:r w:rsidR="008979EA">
        <w:rPr>
          <w:rFonts w:ascii="Times New Roman" w:hAnsi="Times New Roman" w:cs="Times New Roman"/>
        </w:rPr>
        <w:t xml:space="preserve"> input group; </w:t>
      </w:r>
      <w:r w:rsidR="002A2896">
        <w:rPr>
          <w:rFonts w:ascii="Times New Roman" w:hAnsi="Times New Roman" w:cs="Times New Roman"/>
        </w:rPr>
        <w:t xml:space="preserve">the Obstacle Height 0 unit in the Obstacle Height input </w:t>
      </w:r>
      <w:r w:rsidR="002A2896">
        <w:rPr>
          <w:rFonts w:ascii="Times New Roman" w:hAnsi="Times New Roman" w:cs="Times New Roman"/>
        </w:rPr>
        <w:lastRenderedPageBreak/>
        <w:t>group; the Arc Peak Height 0 unit in the Arc Peak Height input group; the Obstacle Missing unit in the Obstacle Horizontal Spatial Position  group; the No Vertical Separation unit in the Arc Apex-Obstacle Gap</w:t>
      </w:r>
      <w:r w:rsidR="00F61350">
        <w:rPr>
          <w:rFonts w:ascii="Times New Roman" w:hAnsi="Times New Roman" w:cs="Times New Roman"/>
        </w:rPr>
        <w:t xml:space="preserve"> input group; and the single unit in the Final Adjacency input group. </w:t>
      </w:r>
      <w:r>
        <w:rPr>
          <w:rFonts w:ascii="Times New Roman" w:hAnsi="Times New Roman" w:cs="Times New Roman"/>
        </w:rPr>
        <w:t xml:space="preserve">In the </w:t>
      </w:r>
      <w:r w:rsidR="000E4248">
        <w:rPr>
          <w:rFonts w:ascii="Times New Roman" w:hAnsi="Times New Roman" w:cs="Times New Roman"/>
        </w:rPr>
        <w:t xml:space="preserve">Arced </w:t>
      </w:r>
      <w:r>
        <w:rPr>
          <w:rFonts w:ascii="Times New Roman" w:hAnsi="Times New Roman" w:cs="Times New Roman"/>
        </w:rPr>
        <w:t>Path pretraining events, one of the objects</w:t>
      </w:r>
      <w:r w:rsidR="004916FE">
        <w:rPr>
          <w:rFonts w:ascii="Times New Roman" w:hAnsi="Times New Roman" w:cs="Times New Roman"/>
        </w:rPr>
        <w:t xml:space="preserve"> moved horizontally along an arced path towards and over an obstacle until it came to rest next to a second object</w:t>
      </w:r>
      <w:r>
        <w:rPr>
          <w:rFonts w:ascii="Times New Roman" w:hAnsi="Times New Roman" w:cs="Times New Roman"/>
        </w:rPr>
        <w:t xml:space="preserve">. </w:t>
      </w:r>
      <w:r w:rsidR="004916FE">
        <w:rPr>
          <w:rFonts w:ascii="Times New Roman" w:hAnsi="Times New Roman" w:cs="Times New Roman"/>
        </w:rPr>
        <w:t xml:space="preserve">This event was instantiated by turning on </w:t>
      </w:r>
      <w:r w:rsidR="00BF289A">
        <w:rPr>
          <w:rFonts w:ascii="Times New Roman" w:hAnsi="Times New Roman" w:cs="Times New Roman"/>
        </w:rPr>
        <w:t xml:space="preserve">one of the 82 units in each of the Object Left and Right input groups; the Arced Path unit in the </w:t>
      </w:r>
      <w:r w:rsidR="00BF289A">
        <w:rPr>
          <w:rFonts w:ascii="Times New Roman" w:eastAsia="Times New Roman" w:hAnsi="Times New Roman" w:cs="Times New Roman"/>
        </w:rPr>
        <w:t>Kinematic Motion Type</w:t>
      </w:r>
      <w:r w:rsidR="00BF289A">
        <w:rPr>
          <w:rFonts w:ascii="Times New Roman" w:hAnsi="Times New Roman" w:cs="Times New Roman"/>
        </w:rPr>
        <w:t xml:space="preserve"> input group; the Obstacle Height 1 unit in the Obstacle Height input group; the Arc Peak Height 1 unit in the Arc Peak Height input group; the Obstacle Middle unit in the Obstacle Horizontal Spatial Position  group; the Small Vertical Separation unit in the Arc Apex-Obstacle Gap input group; and the single unit in the Final Adjacency input group. </w:t>
      </w:r>
      <w:r w:rsidR="006571BC" w:rsidRPr="006571BC">
        <w:rPr>
          <w:rFonts w:ascii="Times New Roman" w:hAnsi="Times New Roman" w:cs="Times New Roman"/>
        </w:rPr>
        <w:t xml:space="preserve">Recall that the network’s task for both types of events was twofold. First, the network needed to reconstruct the full pattern of input activation at the output layer by activating the corresponding units in each output group. Second, the network simultaneously needed to predict the horizontal position of the objects at </w:t>
      </w:r>
      <w:r w:rsidR="006571BC">
        <w:rPr>
          <w:rFonts w:ascii="Times New Roman" w:hAnsi="Times New Roman" w:cs="Times New Roman"/>
        </w:rPr>
        <w:t xml:space="preserve">time </w:t>
      </w:r>
      <w:r w:rsidR="006571BC">
        <w:rPr>
          <w:rFonts w:ascii="Times New Roman" w:hAnsi="Times New Roman" w:cs="Times New Roman"/>
          <w:i/>
          <w:iCs/>
        </w:rPr>
        <w:t>t</w:t>
      </w:r>
      <w:r w:rsidR="006571BC">
        <w:rPr>
          <w:rFonts w:ascii="Times New Roman" w:hAnsi="Times New Roman" w:cs="Times New Roman"/>
        </w:rPr>
        <w:t xml:space="preserve"> + 1 given their position at time </w:t>
      </w:r>
      <w:r w:rsidR="006571BC">
        <w:rPr>
          <w:rFonts w:ascii="Times New Roman" w:hAnsi="Times New Roman" w:cs="Times New Roman"/>
          <w:i/>
          <w:iCs/>
        </w:rPr>
        <w:t>t</w:t>
      </w:r>
      <w:r w:rsidR="006571BC">
        <w:rPr>
          <w:rFonts w:ascii="Times New Roman" w:hAnsi="Times New Roman" w:cs="Times New Roman"/>
        </w:rPr>
        <w:t>.</w:t>
      </w:r>
      <w:r w:rsidR="006571BC" w:rsidRPr="006571BC">
        <w:rPr>
          <w:rFonts w:ascii="Times New Roman" w:hAnsi="Times New Roman" w:cs="Times New Roman"/>
        </w:rPr>
        <w:t xml:space="preserve"> </w:t>
      </w:r>
    </w:p>
    <w:p w14:paraId="056C3AB5" w14:textId="11E20407" w:rsidR="00414B5B"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To instantiate the assumption that things with </w:t>
      </w:r>
      <w:r w:rsidR="00580981">
        <w:rPr>
          <w:rFonts w:ascii="Times New Roman" w:hAnsi="Times New Roman" w:cs="Times New Roman"/>
        </w:rPr>
        <w:t>different surface features</w:t>
      </w:r>
      <w:r>
        <w:rPr>
          <w:rFonts w:ascii="Times New Roman" w:hAnsi="Times New Roman" w:cs="Times New Roman"/>
        </w:rPr>
        <w:t xml:space="preserve"> can </w:t>
      </w:r>
      <w:r w:rsidR="00130626">
        <w:rPr>
          <w:rFonts w:ascii="Times New Roman" w:hAnsi="Times New Roman" w:cs="Times New Roman"/>
        </w:rPr>
        <w:t xml:space="preserve">move along arced </w:t>
      </w:r>
      <w:r w:rsidR="001A2E10">
        <w:rPr>
          <w:rFonts w:ascii="Times New Roman" w:hAnsi="Times New Roman" w:cs="Times New Roman"/>
        </w:rPr>
        <w:t>(e.g., a</w:t>
      </w:r>
      <w:r w:rsidR="00580981">
        <w:rPr>
          <w:rFonts w:ascii="Times New Roman" w:hAnsi="Times New Roman" w:cs="Times New Roman"/>
        </w:rPr>
        <w:t xml:space="preserve">n object with elongated appendage-like extensions [e.g., a </w:t>
      </w:r>
      <w:r w:rsidR="001A2E10">
        <w:rPr>
          <w:rFonts w:ascii="Times New Roman" w:hAnsi="Times New Roman" w:cs="Times New Roman"/>
        </w:rPr>
        <w:t>sibling</w:t>
      </w:r>
      <w:r w:rsidR="00580981">
        <w:rPr>
          <w:rFonts w:ascii="Times New Roman" w:hAnsi="Times New Roman" w:cs="Times New Roman"/>
        </w:rPr>
        <w:t>]</w:t>
      </w:r>
      <w:r w:rsidR="001A2E10">
        <w:rPr>
          <w:rFonts w:ascii="Times New Roman" w:hAnsi="Times New Roman" w:cs="Times New Roman"/>
        </w:rPr>
        <w:t xml:space="preserve"> jumping over a toy left on the floor or </w:t>
      </w:r>
      <w:r w:rsidR="00FC216C">
        <w:rPr>
          <w:rFonts w:ascii="Times New Roman" w:hAnsi="Times New Roman" w:cs="Times New Roman"/>
        </w:rPr>
        <w:t>a plastic cup being tossed into a bin)</w:t>
      </w:r>
      <w:r>
        <w:rPr>
          <w:rFonts w:ascii="Times New Roman" w:hAnsi="Times New Roman" w:cs="Times New Roman"/>
        </w:rPr>
        <w:t xml:space="preserve"> or linear </w:t>
      </w:r>
      <w:r w:rsidR="00FC216C">
        <w:rPr>
          <w:rFonts w:ascii="Times New Roman" w:hAnsi="Times New Roman" w:cs="Times New Roman"/>
        </w:rPr>
        <w:t>(e.g., a</w:t>
      </w:r>
      <w:r w:rsidR="00580981">
        <w:rPr>
          <w:rFonts w:ascii="Times New Roman" w:hAnsi="Times New Roman" w:cs="Times New Roman"/>
        </w:rPr>
        <w:t>n object with elongated appendage-like extensions</w:t>
      </w:r>
      <w:r w:rsidR="00FC216C">
        <w:rPr>
          <w:rFonts w:ascii="Times New Roman" w:hAnsi="Times New Roman" w:cs="Times New Roman"/>
        </w:rPr>
        <w:t xml:space="preserve"> </w:t>
      </w:r>
      <w:r w:rsidR="00580981">
        <w:rPr>
          <w:rFonts w:ascii="Times New Roman" w:hAnsi="Times New Roman" w:cs="Times New Roman"/>
        </w:rPr>
        <w:t>moving swiftly along a horizontal path towards</w:t>
      </w:r>
      <w:r w:rsidR="00130626">
        <w:rPr>
          <w:rFonts w:ascii="Times New Roman" w:hAnsi="Times New Roman" w:cs="Times New Roman"/>
        </w:rPr>
        <w:t xml:space="preserve"> another similarly-feature object [e.g.,</w:t>
      </w:r>
      <w:r w:rsidR="00FC216C">
        <w:rPr>
          <w:rFonts w:ascii="Times New Roman" w:hAnsi="Times New Roman" w:cs="Times New Roman"/>
        </w:rPr>
        <w:t xml:space="preserve"> mom</w:t>
      </w:r>
      <w:r w:rsidR="00130626">
        <w:rPr>
          <w:rFonts w:ascii="Times New Roman" w:hAnsi="Times New Roman" w:cs="Times New Roman"/>
        </w:rPr>
        <w:t>]</w:t>
      </w:r>
      <w:r w:rsidR="00FC216C">
        <w:rPr>
          <w:rFonts w:ascii="Times New Roman" w:hAnsi="Times New Roman" w:cs="Times New Roman"/>
        </w:rPr>
        <w:t xml:space="preserve"> or a </w:t>
      </w:r>
      <w:r w:rsidR="00130626">
        <w:rPr>
          <w:rFonts w:ascii="Times New Roman" w:hAnsi="Times New Roman" w:cs="Times New Roman"/>
        </w:rPr>
        <w:t xml:space="preserve">rigid, small object </w:t>
      </w:r>
      <w:r w:rsidR="00FA25D6">
        <w:rPr>
          <w:rFonts w:ascii="Times New Roman" w:hAnsi="Times New Roman" w:cs="Times New Roman"/>
        </w:rPr>
        <w:t xml:space="preserve">[e.g., toy car] </w:t>
      </w:r>
      <w:r w:rsidR="00130626">
        <w:rPr>
          <w:rFonts w:ascii="Times New Roman" w:hAnsi="Times New Roman" w:cs="Times New Roman"/>
        </w:rPr>
        <w:t xml:space="preserve">with </w:t>
      </w:r>
      <w:r w:rsidR="00FA25D6">
        <w:rPr>
          <w:rFonts w:ascii="Times New Roman" w:hAnsi="Times New Roman" w:cs="Times New Roman"/>
        </w:rPr>
        <w:t>paired circular elements</w:t>
      </w:r>
      <w:r w:rsidR="00960944">
        <w:rPr>
          <w:rFonts w:ascii="Times New Roman" w:hAnsi="Times New Roman" w:cs="Times New Roman"/>
        </w:rPr>
        <w:t xml:space="preserve"> [e.g., </w:t>
      </w:r>
      <w:r w:rsidR="00FA25D6">
        <w:rPr>
          <w:rFonts w:ascii="Times New Roman" w:hAnsi="Times New Roman" w:cs="Times New Roman"/>
        </w:rPr>
        <w:t>wheels</w:t>
      </w:r>
      <w:r w:rsidR="00960944">
        <w:rPr>
          <w:rFonts w:ascii="Times New Roman" w:hAnsi="Times New Roman" w:cs="Times New Roman"/>
        </w:rPr>
        <w:t>]</w:t>
      </w:r>
      <w:r w:rsidR="00130626">
        <w:rPr>
          <w:rFonts w:ascii="Times New Roman" w:hAnsi="Times New Roman" w:cs="Times New Roman"/>
        </w:rPr>
        <w:t xml:space="preserve"> moving horizontally along a linear path</w:t>
      </w:r>
      <w:r w:rsidR="00FC216C">
        <w:rPr>
          <w:rFonts w:ascii="Times New Roman" w:hAnsi="Times New Roman" w:cs="Times New Roman"/>
        </w:rPr>
        <w:t xml:space="preserve"> across the floor) </w:t>
      </w:r>
      <w:r w:rsidR="00B04EF2">
        <w:rPr>
          <w:rFonts w:ascii="Times New Roman" w:hAnsi="Times New Roman" w:cs="Times New Roman"/>
        </w:rPr>
        <w:t xml:space="preserve">motion </w:t>
      </w:r>
      <w:r>
        <w:rPr>
          <w:rFonts w:ascii="Times New Roman" w:hAnsi="Times New Roman" w:cs="Times New Roman"/>
        </w:rPr>
        <w:t xml:space="preserve">paths, </w:t>
      </w:r>
      <w:r w:rsidR="000A11D4">
        <w:rPr>
          <w:rFonts w:ascii="Times New Roman" w:hAnsi="Times New Roman" w:cs="Times New Roman"/>
        </w:rPr>
        <w:t>with</w:t>
      </w:r>
      <w:r w:rsidR="00416199">
        <w:rPr>
          <w:rFonts w:ascii="Times New Roman" w:hAnsi="Times New Roman" w:cs="Times New Roman"/>
        </w:rPr>
        <w:t>in</w:t>
      </w:r>
      <w:r w:rsidR="000A11D4">
        <w:rPr>
          <w:rFonts w:ascii="Times New Roman" w:hAnsi="Times New Roman" w:cs="Times New Roman"/>
        </w:rPr>
        <w:t xml:space="preserve"> each type of Linear or Arced Path event</w:t>
      </w:r>
      <w:r w:rsidR="007A65EA">
        <w:rPr>
          <w:rFonts w:ascii="Times New Roman" w:hAnsi="Times New Roman" w:cs="Times New Roman"/>
        </w:rPr>
        <w:t>,</w:t>
      </w:r>
      <w:r w:rsidR="000A11D4">
        <w:rPr>
          <w:rFonts w:ascii="Times New Roman" w:hAnsi="Times New Roman" w:cs="Times New Roman"/>
        </w:rPr>
        <w:t xml:space="preserve"> </w:t>
      </w:r>
      <w:r>
        <w:rPr>
          <w:rFonts w:ascii="Times New Roman" w:hAnsi="Times New Roman" w:cs="Times New Roman"/>
        </w:rPr>
        <w:t xml:space="preserve">half of the objects possessed </w:t>
      </w:r>
      <w:r w:rsidR="00FA25D6">
        <w:rPr>
          <w:rFonts w:ascii="Times New Roman" w:hAnsi="Times New Roman" w:cs="Times New Roman"/>
        </w:rPr>
        <w:t>one set of surface features</w:t>
      </w:r>
      <w:r>
        <w:rPr>
          <w:rFonts w:ascii="Times New Roman" w:hAnsi="Times New Roman" w:cs="Times New Roman"/>
        </w:rPr>
        <w:t xml:space="preserve"> (i.e., </w:t>
      </w:r>
      <w:r w:rsidR="00FA25D6">
        <w:rPr>
          <w:rFonts w:ascii="Times New Roman" w:hAnsi="Times New Roman" w:cs="Times New Roman"/>
        </w:rPr>
        <w:t>Feature A in the Surface Property groups</w:t>
      </w:r>
      <w:r>
        <w:rPr>
          <w:rFonts w:ascii="Times New Roman" w:hAnsi="Times New Roman" w:cs="Times New Roman"/>
        </w:rPr>
        <w:t xml:space="preserve">) and half possessed </w:t>
      </w:r>
      <w:r w:rsidR="00FA25D6">
        <w:rPr>
          <w:rFonts w:ascii="Times New Roman" w:hAnsi="Times New Roman" w:cs="Times New Roman"/>
        </w:rPr>
        <w:t xml:space="preserve">the other set </w:t>
      </w:r>
      <w:r>
        <w:rPr>
          <w:rFonts w:ascii="Times New Roman" w:hAnsi="Times New Roman" w:cs="Times New Roman"/>
        </w:rPr>
        <w:t xml:space="preserve">(i.e., </w:t>
      </w:r>
      <w:r w:rsidR="00FA25D6">
        <w:rPr>
          <w:rFonts w:ascii="Times New Roman" w:hAnsi="Times New Roman" w:cs="Times New Roman"/>
        </w:rPr>
        <w:t>Feature B in the Surface Property groups</w:t>
      </w:r>
      <w:r>
        <w:rPr>
          <w:rFonts w:ascii="Times New Roman" w:hAnsi="Times New Roman" w:cs="Times New Roman"/>
        </w:rPr>
        <w:t xml:space="preserve">). </w:t>
      </w:r>
    </w:p>
    <w:p w14:paraId="6104440D" w14:textId="0E82F654" w:rsidR="00524642" w:rsidRDefault="00414B5B"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Other key assumptions of the present theoretical account </w:t>
      </w:r>
      <w:r w:rsidR="001E0B88">
        <w:rPr>
          <w:rFonts w:ascii="Times New Roman" w:hAnsi="Times New Roman" w:cs="Times New Roman"/>
        </w:rPr>
        <w:t>are</w:t>
      </w:r>
      <w:r>
        <w:rPr>
          <w:rFonts w:ascii="Times New Roman" w:hAnsi="Times New Roman" w:cs="Times New Roman"/>
        </w:rPr>
        <w:t xml:space="preserve"> </w:t>
      </w:r>
      <w:r w:rsidR="00A4433E">
        <w:rPr>
          <w:rFonts w:ascii="Times New Roman" w:hAnsi="Times New Roman" w:cs="Times New Roman"/>
        </w:rPr>
        <w:t xml:space="preserve">that </w:t>
      </w:r>
      <w:r w:rsidR="006160C1">
        <w:rPr>
          <w:rFonts w:ascii="Times New Roman" w:hAnsi="Times New Roman" w:cs="Times New Roman"/>
        </w:rPr>
        <w:t xml:space="preserve">obstacles </w:t>
      </w:r>
      <w:r w:rsidR="00A4433E">
        <w:rPr>
          <w:rFonts w:ascii="Times New Roman" w:hAnsi="Times New Roman" w:cs="Times New Roman"/>
        </w:rPr>
        <w:t xml:space="preserve">visually </w:t>
      </w:r>
      <w:r w:rsidR="006160C1">
        <w:rPr>
          <w:rFonts w:ascii="Times New Roman" w:hAnsi="Times New Roman" w:cs="Times New Roman"/>
        </w:rPr>
        <w:t xml:space="preserve">are more salient when </w:t>
      </w:r>
      <w:r w:rsidR="003943BB">
        <w:rPr>
          <w:rFonts w:ascii="Times New Roman" w:hAnsi="Times New Roman" w:cs="Times New Roman"/>
        </w:rPr>
        <w:t>they are spatially contiguous with arced motion than when they are located in the periphery</w:t>
      </w:r>
      <w:r w:rsidR="006160C1">
        <w:rPr>
          <w:rFonts w:ascii="Times New Roman" w:hAnsi="Times New Roman" w:cs="Times New Roman"/>
        </w:rPr>
        <w:t xml:space="preserve"> and the vertical distance between the apex of </w:t>
      </w:r>
      <w:r w:rsidR="004951EC">
        <w:rPr>
          <w:rFonts w:ascii="Times New Roman" w:hAnsi="Times New Roman" w:cs="Times New Roman"/>
        </w:rPr>
        <w:t>arced motion that occurs over obstacles</w:t>
      </w:r>
      <w:r w:rsidR="006160C1">
        <w:rPr>
          <w:rFonts w:ascii="Times New Roman" w:hAnsi="Times New Roman" w:cs="Times New Roman"/>
        </w:rPr>
        <w:t xml:space="preserve"> and the top of </w:t>
      </w:r>
      <w:r w:rsidR="004951EC">
        <w:rPr>
          <w:rFonts w:ascii="Times New Roman" w:hAnsi="Times New Roman" w:cs="Times New Roman"/>
        </w:rPr>
        <w:t xml:space="preserve">obstacles themselves </w:t>
      </w:r>
      <w:r w:rsidR="006160C1">
        <w:rPr>
          <w:rFonts w:ascii="Times New Roman" w:hAnsi="Times New Roman" w:cs="Times New Roman"/>
        </w:rPr>
        <w:t>is small (i.e., objects</w:t>
      </w:r>
      <w:r w:rsidR="00F7059C">
        <w:rPr>
          <w:rFonts w:ascii="Times New Roman" w:hAnsi="Times New Roman" w:cs="Times New Roman"/>
        </w:rPr>
        <w:t xml:space="preserve"> do not overshoot barriers when passing over them</w:t>
      </w:r>
      <w:r w:rsidR="00594485">
        <w:rPr>
          <w:rFonts w:ascii="Times New Roman" w:hAnsi="Times New Roman" w:cs="Times New Roman"/>
        </w:rPr>
        <w:t>)</w:t>
      </w:r>
      <w:r w:rsidR="00524642" w:rsidRPr="005917AA">
        <w:rPr>
          <w:rFonts w:ascii="Times New Roman" w:hAnsi="Times New Roman" w:cs="Times New Roman"/>
        </w:rPr>
        <w:t xml:space="preserve">. </w:t>
      </w:r>
      <w:r w:rsidR="00524642" w:rsidRPr="00CE5A7B">
        <w:rPr>
          <w:rFonts w:ascii="Times New Roman" w:hAnsi="Times New Roman" w:cs="Times New Roman"/>
        </w:rPr>
        <w:t>The first</w:t>
      </w:r>
      <w:r w:rsidR="00594485">
        <w:rPr>
          <w:rFonts w:ascii="Times New Roman" w:hAnsi="Times New Roman" w:cs="Times New Roman"/>
        </w:rPr>
        <w:t xml:space="preserve"> of these </w:t>
      </w:r>
      <w:r w:rsidR="00827993">
        <w:rPr>
          <w:rFonts w:ascii="Times New Roman" w:hAnsi="Times New Roman" w:cs="Times New Roman"/>
        </w:rPr>
        <w:t>remaining</w:t>
      </w:r>
      <w:r w:rsidR="00524642" w:rsidRPr="00CE5A7B">
        <w:rPr>
          <w:rFonts w:ascii="Times New Roman" w:hAnsi="Times New Roman" w:cs="Times New Roman"/>
        </w:rPr>
        <w:t xml:space="preserve"> assumption</w:t>
      </w:r>
      <w:r w:rsidR="00AE5C14">
        <w:rPr>
          <w:rFonts w:ascii="Times New Roman" w:hAnsi="Times New Roman" w:cs="Times New Roman"/>
        </w:rPr>
        <w:t>s</w:t>
      </w:r>
      <w:r w:rsidR="00524642" w:rsidRPr="00CE5A7B">
        <w:rPr>
          <w:rFonts w:ascii="Times New Roman" w:hAnsi="Times New Roman" w:cs="Times New Roman"/>
        </w:rPr>
        <w:t xml:space="preserve"> </w:t>
      </w:r>
      <w:r w:rsidR="00A971DD" w:rsidRPr="00CE5A7B">
        <w:rPr>
          <w:rFonts w:ascii="Times New Roman" w:hAnsi="Times New Roman" w:cs="Times New Roman"/>
        </w:rPr>
        <w:t>w</w:t>
      </w:r>
      <w:r w:rsidR="00A971DD">
        <w:rPr>
          <w:rFonts w:ascii="Times New Roman" w:hAnsi="Times New Roman" w:cs="Times New Roman"/>
        </w:rPr>
        <w:t xml:space="preserve">as </w:t>
      </w:r>
      <w:r w:rsidR="00524642" w:rsidRPr="00CE5A7B">
        <w:rPr>
          <w:rFonts w:ascii="Times New Roman" w:hAnsi="Times New Roman" w:cs="Times New Roman"/>
        </w:rPr>
        <w:t xml:space="preserve">implemented by </w:t>
      </w:r>
      <w:r w:rsidR="00A4433E">
        <w:rPr>
          <w:rFonts w:ascii="Times New Roman" w:hAnsi="Times New Roman" w:cs="Times New Roman"/>
        </w:rPr>
        <w:t xml:space="preserve">lower the learning rate and increasing the weight decay </w:t>
      </w:r>
      <w:r w:rsidR="00524642">
        <w:rPr>
          <w:rFonts w:ascii="Times New Roman" w:hAnsi="Times New Roman" w:cs="Times New Roman"/>
        </w:rPr>
        <w:t xml:space="preserve">on the incoming and outgoing links to the </w:t>
      </w:r>
      <w:r w:rsidR="00D26206">
        <w:rPr>
          <w:rFonts w:ascii="Times New Roman" w:hAnsi="Times New Roman" w:cs="Times New Roman"/>
        </w:rPr>
        <w:t xml:space="preserve">Obstacle </w:t>
      </w:r>
      <w:r w:rsidR="00524642">
        <w:rPr>
          <w:rFonts w:ascii="Times New Roman" w:hAnsi="Times New Roman" w:cs="Times New Roman"/>
        </w:rPr>
        <w:t xml:space="preserve">Height </w:t>
      </w:r>
      <w:r w:rsidR="007D0542">
        <w:rPr>
          <w:rFonts w:ascii="Times New Roman" w:hAnsi="Times New Roman" w:cs="Times New Roman"/>
        </w:rPr>
        <w:t xml:space="preserve">and Obstacle Position </w:t>
      </w:r>
      <w:r w:rsidR="00524642">
        <w:rPr>
          <w:rFonts w:ascii="Times New Roman" w:hAnsi="Times New Roman" w:cs="Times New Roman"/>
        </w:rPr>
        <w:t>group</w:t>
      </w:r>
      <w:r w:rsidR="007D0542">
        <w:rPr>
          <w:rFonts w:ascii="Times New Roman" w:hAnsi="Times New Roman" w:cs="Times New Roman"/>
        </w:rPr>
        <w:t>s</w:t>
      </w:r>
      <w:r w:rsidR="007B71CE">
        <w:rPr>
          <w:rFonts w:ascii="Times New Roman" w:hAnsi="Times New Roman" w:cs="Times New Roman"/>
        </w:rPr>
        <w:t>. The specific value used for the learning rate was 1×10</w:t>
      </w:r>
      <w:r w:rsidR="007B71CE">
        <w:rPr>
          <w:rFonts w:ascii="Times New Roman" w:hAnsi="Times New Roman" w:cs="Times New Roman"/>
          <w:vertAlign w:val="superscript"/>
        </w:rPr>
        <w:t>-4</w:t>
      </w:r>
      <w:r w:rsidR="007B71CE">
        <w:rPr>
          <w:rFonts w:ascii="Times New Roman" w:hAnsi="Times New Roman" w:cs="Times New Roman"/>
        </w:rPr>
        <w:t>; the value used for the weight decay was 0.1. These values were kept constant across all simulations.</w:t>
      </w:r>
      <w:r w:rsidR="00524642">
        <w:rPr>
          <w:rFonts w:ascii="Times New Roman" w:hAnsi="Times New Roman" w:cs="Times New Roman"/>
        </w:rPr>
        <w:t xml:space="preserve"> </w:t>
      </w:r>
      <w:r w:rsidR="0020030E">
        <w:rPr>
          <w:rFonts w:ascii="Times New Roman" w:hAnsi="Times New Roman" w:cs="Times New Roman"/>
        </w:rPr>
        <w:t xml:space="preserve">The theoretical relevance of learning rate is that it </w:t>
      </w:r>
      <w:r w:rsidR="00846F99" w:rsidRPr="00846F99">
        <w:rPr>
          <w:rFonts w:ascii="Times New Roman" w:hAnsi="Times New Roman" w:cs="Times New Roman"/>
        </w:rPr>
        <w:t xml:space="preserve">is a parameter that controls the speed at which </w:t>
      </w:r>
      <w:r w:rsidR="00846F99">
        <w:rPr>
          <w:rFonts w:ascii="Times New Roman" w:hAnsi="Times New Roman" w:cs="Times New Roman"/>
        </w:rPr>
        <w:t xml:space="preserve">the weights in the network adapt; </w:t>
      </w:r>
      <w:r w:rsidR="00846F99" w:rsidRPr="00846F99">
        <w:rPr>
          <w:rFonts w:ascii="Times New Roman" w:hAnsi="Times New Roman" w:cs="Times New Roman"/>
        </w:rPr>
        <w:t xml:space="preserve">larger learning rates lead to more rapid weight changes and hence faster learning. In contrast, weight decay controls </w:t>
      </w:r>
      <w:r w:rsidR="00846F99">
        <w:rPr>
          <w:rFonts w:ascii="Times New Roman" w:hAnsi="Times New Roman" w:cs="Times New Roman"/>
        </w:rPr>
        <w:t>how “big” the weights are allowed to grow</w:t>
      </w:r>
      <w:r w:rsidR="00846F99" w:rsidRPr="00846F99">
        <w:rPr>
          <w:rFonts w:ascii="Times New Roman" w:hAnsi="Times New Roman" w:cs="Times New Roman"/>
        </w:rPr>
        <w:t>; lower values for this parameter correspond to larger weights. Typically, learning rate and weight decay are values less than 1.</w:t>
      </w:r>
      <w:r w:rsidR="00846F99">
        <w:rPr>
          <w:rFonts w:ascii="Times New Roman" w:hAnsi="Times New Roman" w:cs="Times New Roman"/>
        </w:rPr>
        <w:t xml:space="preserve"> </w:t>
      </w:r>
      <w:r w:rsidR="00524642">
        <w:rPr>
          <w:rFonts w:ascii="Times New Roman" w:hAnsi="Times New Roman" w:cs="Times New Roman"/>
        </w:rPr>
        <w:t xml:space="preserve">The decision to implement salience </w:t>
      </w:r>
      <w:r w:rsidR="0060473C">
        <w:rPr>
          <w:rFonts w:ascii="Times New Roman" w:hAnsi="Times New Roman" w:cs="Times New Roman"/>
        </w:rPr>
        <w:t>via these parameters</w:t>
      </w:r>
      <w:r w:rsidR="00524642">
        <w:rPr>
          <w:rFonts w:ascii="Times New Roman" w:hAnsi="Times New Roman" w:cs="Times New Roman"/>
        </w:rPr>
        <w:t xml:space="preserve"> aligns with past connectionist modeling work (e.g., Benton, 2024; Singh et al., 2025).</w:t>
      </w:r>
      <w:r w:rsidR="00C963EC">
        <w:rPr>
          <w:rFonts w:ascii="Times New Roman" w:hAnsi="Times New Roman" w:cs="Times New Roman"/>
        </w:rPr>
        <w:t xml:space="preserve"> The last assumption</w:t>
      </w:r>
      <w:r w:rsidR="00EE38BF">
        <w:rPr>
          <w:rFonts w:ascii="Times New Roman" w:hAnsi="Times New Roman" w:cs="Times New Roman"/>
        </w:rPr>
        <w:t xml:space="preserve"> </w:t>
      </w:r>
      <w:r w:rsidR="00C963EC">
        <w:rPr>
          <w:rFonts w:ascii="Times New Roman" w:hAnsi="Times New Roman" w:cs="Times New Roman"/>
        </w:rPr>
        <w:t xml:space="preserve">was instantiated by turning on the </w:t>
      </w:r>
      <w:r w:rsidR="00854B95">
        <w:rPr>
          <w:rFonts w:ascii="Times New Roman" w:hAnsi="Times New Roman" w:cs="Times New Roman"/>
        </w:rPr>
        <w:t>Small Vertical Separation unit in the Arc Apex-Obstacle Gap group</w:t>
      </w:r>
      <w:r w:rsidR="0020030E">
        <w:rPr>
          <w:rFonts w:ascii="Times New Roman" w:hAnsi="Times New Roman" w:cs="Times New Roman"/>
        </w:rPr>
        <w:t xml:space="preserve"> whenever arced motion occurred over barriers</w:t>
      </w:r>
      <w:r w:rsidR="00854B95">
        <w:rPr>
          <w:rFonts w:ascii="Times New Roman" w:hAnsi="Times New Roman" w:cs="Times New Roman"/>
        </w:rPr>
        <w:t xml:space="preserve">. </w:t>
      </w:r>
    </w:p>
    <w:p w14:paraId="194948BC" w14:textId="669CEC2A" w:rsidR="00076BA6" w:rsidRDefault="00473BD2" w:rsidP="007F7477">
      <w:pPr>
        <w:spacing w:line="480" w:lineRule="auto"/>
        <w:ind w:firstLine="720"/>
        <w:contextualSpacing/>
        <w:rPr>
          <w:rFonts w:ascii="Times New Roman" w:hAnsi="Times New Roman" w:cs="Times New Roman"/>
        </w:rPr>
      </w:pPr>
      <w:r>
        <w:rPr>
          <w:rFonts w:ascii="Times New Roman" w:hAnsi="Times New Roman" w:cs="Times New Roman"/>
        </w:rPr>
        <w:t xml:space="preserve">Given that the studies </w:t>
      </w:r>
      <w:r w:rsidR="009F1E54">
        <w:rPr>
          <w:rFonts w:ascii="Times New Roman" w:hAnsi="Times New Roman" w:cs="Times New Roman"/>
        </w:rPr>
        <w:t>associated with</w:t>
      </w:r>
      <w:r>
        <w:rPr>
          <w:rFonts w:ascii="Times New Roman" w:hAnsi="Times New Roman" w:cs="Times New Roman"/>
        </w:rPr>
        <w:t xml:space="preserve"> each of the five target findings</w:t>
      </w:r>
      <w:r w:rsidR="00161B73">
        <w:rPr>
          <w:rFonts w:ascii="Times New Roman" w:hAnsi="Times New Roman" w:cs="Times New Roman"/>
        </w:rPr>
        <w:t xml:space="preserve"> </w:t>
      </w:r>
      <w:r>
        <w:rPr>
          <w:rFonts w:ascii="Times New Roman" w:hAnsi="Times New Roman" w:cs="Times New Roman"/>
        </w:rPr>
        <w:t xml:space="preserve">tested infants at different ages, </w:t>
      </w:r>
      <w:r w:rsidR="001A6079">
        <w:rPr>
          <w:rFonts w:ascii="Times New Roman" w:hAnsi="Times New Roman" w:cs="Times New Roman"/>
        </w:rPr>
        <w:t xml:space="preserve">across the simulations presented here, </w:t>
      </w:r>
      <w:r>
        <w:rPr>
          <w:rFonts w:ascii="Times New Roman" w:hAnsi="Times New Roman" w:cs="Times New Roman"/>
        </w:rPr>
        <w:t>the</w:t>
      </w:r>
      <w:r w:rsidR="005319EB">
        <w:rPr>
          <w:rFonts w:ascii="Times New Roman" w:hAnsi="Times New Roman" w:cs="Times New Roman"/>
        </w:rPr>
        <w:t xml:space="preserve"> length of the pretraining phase</w:t>
      </w:r>
      <w:r w:rsidR="001A6079">
        <w:rPr>
          <w:rFonts w:ascii="Times New Roman" w:hAnsi="Times New Roman" w:cs="Times New Roman"/>
        </w:rPr>
        <w:t xml:space="preserve"> was</w:t>
      </w:r>
      <w:r w:rsidR="005319EB">
        <w:rPr>
          <w:rFonts w:ascii="Times New Roman" w:hAnsi="Times New Roman" w:cs="Times New Roman"/>
        </w:rPr>
        <w:t xml:space="preserve"> </w:t>
      </w:r>
      <w:r w:rsidR="001A6079">
        <w:rPr>
          <w:rFonts w:ascii="Times New Roman" w:hAnsi="Times New Roman" w:cs="Times New Roman"/>
        </w:rPr>
        <w:t xml:space="preserve">varied in such a way </w:t>
      </w:r>
      <w:r w:rsidR="00452801">
        <w:rPr>
          <w:rFonts w:ascii="Times New Roman" w:hAnsi="Times New Roman" w:cs="Times New Roman"/>
        </w:rPr>
        <w:t>that simulations</w:t>
      </w:r>
      <w:r w:rsidR="005B4EEF">
        <w:rPr>
          <w:rFonts w:ascii="Times New Roman" w:hAnsi="Times New Roman" w:cs="Times New Roman"/>
        </w:rPr>
        <w:t xml:space="preserve"> </w:t>
      </w:r>
      <w:r w:rsidR="00564104">
        <w:rPr>
          <w:rFonts w:ascii="Times New Roman" w:hAnsi="Times New Roman" w:cs="Times New Roman"/>
        </w:rPr>
        <w:t>corresponding</w:t>
      </w:r>
      <w:r w:rsidR="005B4EEF">
        <w:rPr>
          <w:rFonts w:ascii="Times New Roman" w:hAnsi="Times New Roman" w:cs="Times New Roman"/>
        </w:rPr>
        <w:t xml:space="preserve"> to studies that tested older ages received </w:t>
      </w:r>
      <w:r w:rsidR="00564104">
        <w:rPr>
          <w:rFonts w:ascii="Times New Roman" w:hAnsi="Times New Roman" w:cs="Times New Roman"/>
        </w:rPr>
        <w:t xml:space="preserve">proportionally </w:t>
      </w:r>
      <w:r w:rsidR="005B4EEF">
        <w:rPr>
          <w:rFonts w:ascii="Times New Roman" w:hAnsi="Times New Roman" w:cs="Times New Roman"/>
        </w:rPr>
        <w:t xml:space="preserve">more </w:t>
      </w:r>
      <w:r w:rsidR="001A6079">
        <w:rPr>
          <w:rFonts w:ascii="Times New Roman" w:hAnsi="Times New Roman" w:cs="Times New Roman"/>
        </w:rPr>
        <w:t>pretraining</w:t>
      </w:r>
      <w:r w:rsidR="00EE38BF">
        <w:rPr>
          <w:rFonts w:ascii="Times New Roman" w:hAnsi="Times New Roman" w:cs="Times New Roman"/>
        </w:rPr>
        <w:t xml:space="preserve"> than </w:t>
      </w:r>
      <w:r w:rsidR="00F52CFE">
        <w:rPr>
          <w:rFonts w:ascii="Times New Roman" w:hAnsi="Times New Roman" w:cs="Times New Roman"/>
        </w:rPr>
        <w:t>simul</w:t>
      </w:r>
      <w:r w:rsidR="00A24C05">
        <w:rPr>
          <w:rFonts w:ascii="Times New Roman" w:hAnsi="Times New Roman" w:cs="Times New Roman"/>
        </w:rPr>
        <w:t>ations of</w:t>
      </w:r>
      <w:r w:rsidR="00EE38BF">
        <w:rPr>
          <w:rFonts w:ascii="Times New Roman" w:hAnsi="Times New Roman" w:cs="Times New Roman"/>
        </w:rPr>
        <w:t xml:space="preserve"> studies that tested younger infants</w:t>
      </w:r>
      <w:r w:rsidR="005B4EEF">
        <w:rPr>
          <w:rFonts w:ascii="Times New Roman" w:hAnsi="Times New Roman" w:cs="Times New Roman"/>
        </w:rPr>
        <w:t xml:space="preserve">. </w:t>
      </w:r>
      <w:r w:rsidR="003D5226">
        <w:rPr>
          <w:rFonts w:ascii="Times New Roman" w:hAnsi="Times New Roman" w:cs="Times New Roman"/>
        </w:rPr>
        <w:t xml:space="preserve">In particular, the length of the pretraining phase was set to </w:t>
      </w:r>
      <w:r w:rsidR="00F52CFE">
        <w:rPr>
          <w:rFonts w:ascii="Times New Roman" w:hAnsi="Times New Roman" w:cs="Times New Roman"/>
        </w:rPr>
        <w:t>900</w:t>
      </w:r>
      <w:r w:rsidR="003D5226">
        <w:rPr>
          <w:rFonts w:ascii="Times New Roman" w:hAnsi="Times New Roman" w:cs="Times New Roman"/>
        </w:rPr>
        <w:t xml:space="preserve"> </w:t>
      </w:r>
      <w:r w:rsidR="007A0022">
        <w:rPr>
          <w:rFonts w:ascii="Times New Roman" w:hAnsi="Times New Roman" w:cs="Times New Roman"/>
        </w:rPr>
        <w:t xml:space="preserve">for simulations of </w:t>
      </w:r>
      <w:r w:rsidR="003D5226">
        <w:rPr>
          <w:rFonts w:ascii="Times New Roman" w:hAnsi="Times New Roman" w:cs="Times New Roman"/>
        </w:rPr>
        <w:t>target findings typically associated with studies that tested 12-month-olds</w:t>
      </w:r>
      <w:r w:rsidR="00452801">
        <w:rPr>
          <w:rFonts w:ascii="Times New Roman" w:hAnsi="Times New Roman" w:cs="Times New Roman"/>
        </w:rPr>
        <w:t xml:space="preserve"> </w:t>
      </w:r>
      <w:r w:rsidR="004C2B8E">
        <w:rPr>
          <w:rFonts w:ascii="Times New Roman" w:hAnsi="Times New Roman" w:cs="Times New Roman"/>
        </w:rPr>
        <w:t xml:space="preserve">(e.g., Gergely et al., 1995; Csibra et al., 2003), </w:t>
      </w:r>
      <w:r w:rsidR="00B26DED">
        <w:rPr>
          <w:rFonts w:ascii="Times New Roman" w:hAnsi="Times New Roman" w:cs="Times New Roman"/>
        </w:rPr>
        <w:t xml:space="preserve">to </w:t>
      </w:r>
      <w:r w:rsidR="00A24C05">
        <w:rPr>
          <w:rFonts w:ascii="Times New Roman" w:hAnsi="Times New Roman" w:cs="Times New Roman"/>
        </w:rPr>
        <w:t>675</w:t>
      </w:r>
      <w:r w:rsidR="007A0022">
        <w:rPr>
          <w:rFonts w:ascii="Times New Roman" w:hAnsi="Times New Roman" w:cs="Times New Roman"/>
        </w:rPr>
        <w:t xml:space="preserve"> for simulations </w:t>
      </w:r>
      <w:r w:rsidR="00EE2BEA">
        <w:rPr>
          <w:rFonts w:ascii="Times New Roman" w:hAnsi="Times New Roman" w:cs="Times New Roman"/>
        </w:rPr>
        <w:t xml:space="preserve">of </w:t>
      </w:r>
      <w:r w:rsidR="007A0022">
        <w:rPr>
          <w:rFonts w:ascii="Times New Roman" w:hAnsi="Times New Roman" w:cs="Times New Roman"/>
        </w:rPr>
        <w:t xml:space="preserve">studies that tested 9-month-olds </w:t>
      </w:r>
      <w:r w:rsidR="00EE2BEA">
        <w:rPr>
          <w:rFonts w:ascii="Times New Roman" w:hAnsi="Times New Roman" w:cs="Times New Roman"/>
        </w:rPr>
        <w:t xml:space="preserve">(e.g.., Csibra et al., 1999), to </w:t>
      </w:r>
      <w:r w:rsidR="00A24C05">
        <w:rPr>
          <w:rFonts w:ascii="Times New Roman" w:hAnsi="Times New Roman" w:cs="Times New Roman"/>
        </w:rPr>
        <w:lastRenderedPageBreak/>
        <w:t>450</w:t>
      </w:r>
      <w:r w:rsidR="00EE2BEA">
        <w:rPr>
          <w:rFonts w:ascii="Times New Roman" w:hAnsi="Times New Roman" w:cs="Times New Roman"/>
        </w:rPr>
        <w:t xml:space="preserve"> for simulations of studies that tested 6-month-olds (e.g., Liu &amp; Spelke, 2017),</w:t>
      </w:r>
      <w:r w:rsidR="006F2773">
        <w:rPr>
          <w:rFonts w:ascii="Times New Roman" w:hAnsi="Times New Roman" w:cs="Times New Roman"/>
        </w:rPr>
        <w:t xml:space="preserve"> and to </w:t>
      </w:r>
      <w:r w:rsidR="00A24C05">
        <w:rPr>
          <w:rFonts w:ascii="Times New Roman" w:hAnsi="Times New Roman" w:cs="Times New Roman"/>
        </w:rPr>
        <w:t>225</w:t>
      </w:r>
      <w:r w:rsidR="006F2773">
        <w:rPr>
          <w:rFonts w:ascii="Times New Roman" w:hAnsi="Times New Roman" w:cs="Times New Roman"/>
        </w:rPr>
        <w:t xml:space="preserve"> for simulations of studies that tested 3-month-olds (e.g., Skerry et al., 2013).</w:t>
      </w:r>
      <w:r w:rsidR="00EE2BEA">
        <w:rPr>
          <w:rFonts w:ascii="Times New Roman" w:hAnsi="Times New Roman" w:cs="Times New Roman"/>
        </w:rPr>
        <w:t xml:space="preserve"> </w:t>
      </w:r>
      <w:r w:rsidR="009E3E0A">
        <w:rPr>
          <w:rFonts w:ascii="Times New Roman" w:hAnsi="Times New Roman" w:cs="Times New Roman"/>
        </w:rPr>
        <w:t xml:space="preserve">As with pretraining duration, the learning rate for </w:t>
      </w:r>
      <w:r w:rsidR="003D48D0">
        <w:rPr>
          <w:rFonts w:ascii="Times New Roman" w:hAnsi="Times New Roman" w:cs="Times New Roman"/>
        </w:rPr>
        <w:t xml:space="preserve">connections that did not instantiate a particular theoretical assumption varied </w:t>
      </w:r>
      <w:r w:rsidR="009A0566">
        <w:rPr>
          <w:rFonts w:ascii="Times New Roman" w:hAnsi="Times New Roman" w:cs="Times New Roman"/>
        </w:rPr>
        <w:t xml:space="preserve">systematically </w:t>
      </w:r>
      <w:r w:rsidR="003D48D0">
        <w:rPr>
          <w:rFonts w:ascii="Times New Roman" w:hAnsi="Times New Roman" w:cs="Times New Roman"/>
        </w:rPr>
        <w:t>across simulations</w:t>
      </w:r>
      <w:r w:rsidR="009A0566">
        <w:rPr>
          <w:rFonts w:ascii="Times New Roman" w:hAnsi="Times New Roman" w:cs="Times New Roman"/>
        </w:rPr>
        <w:t xml:space="preserve"> in accordance with the “age” of the model</w:t>
      </w:r>
      <w:r w:rsidR="003D48D0">
        <w:rPr>
          <w:rFonts w:ascii="Times New Roman" w:hAnsi="Times New Roman" w:cs="Times New Roman"/>
        </w:rPr>
        <w:t>. Specifically, a higher value for this parameter was used for older models</w:t>
      </w:r>
      <w:r w:rsidR="006F2773">
        <w:rPr>
          <w:rFonts w:ascii="Times New Roman" w:hAnsi="Times New Roman" w:cs="Times New Roman"/>
        </w:rPr>
        <w:t xml:space="preserve"> than </w:t>
      </w:r>
      <w:r w:rsidR="002A7E6A">
        <w:rPr>
          <w:rFonts w:ascii="Times New Roman" w:hAnsi="Times New Roman" w:cs="Times New Roman"/>
        </w:rPr>
        <w:t xml:space="preserve">younger </w:t>
      </w:r>
      <w:r w:rsidR="006F2773">
        <w:rPr>
          <w:rFonts w:ascii="Times New Roman" w:hAnsi="Times New Roman" w:cs="Times New Roman"/>
        </w:rPr>
        <w:t xml:space="preserve">models; this value was </w:t>
      </w:r>
      <w:r w:rsidR="002A7E6A">
        <w:rPr>
          <w:rFonts w:ascii="Times New Roman" w:hAnsi="Times New Roman" w:cs="Times New Roman"/>
        </w:rPr>
        <w:t xml:space="preserve">ranged from </w:t>
      </w:r>
      <w:r w:rsidR="007C0C5A">
        <w:rPr>
          <w:rFonts w:ascii="Times New Roman" w:hAnsi="Times New Roman" w:cs="Times New Roman"/>
        </w:rPr>
        <w:t>0.1</w:t>
      </w:r>
      <w:r w:rsidR="006F2773">
        <w:rPr>
          <w:rFonts w:ascii="Times New Roman" w:hAnsi="Times New Roman" w:cs="Times New Roman"/>
        </w:rPr>
        <w:t xml:space="preserve"> for </w:t>
      </w:r>
      <w:r w:rsidR="002A7E6A">
        <w:rPr>
          <w:rFonts w:ascii="Times New Roman" w:hAnsi="Times New Roman" w:cs="Times New Roman"/>
        </w:rPr>
        <w:t xml:space="preserve">the oldest </w:t>
      </w:r>
      <w:r w:rsidR="006F2773">
        <w:rPr>
          <w:rFonts w:ascii="Times New Roman" w:hAnsi="Times New Roman" w:cs="Times New Roman"/>
        </w:rPr>
        <w:t>models</w:t>
      </w:r>
      <w:r w:rsidR="00364F6F">
        <w:rPr>
          <w:rFonts w:ascii="Times New Roman" w:hAnsi="Times New Roman" w:cs="Times New Roman"/>
        </w:rPr>
        <w:t xml:space="preserve"> to 0.0</w:t>
      </w:r>
      <w:r w:rsidR="00FE10E3">
        <w:rPr>
          <w:rFonts w:ascii="Times New Roman" w:hAnsi="Times New Roman" w:cs="Times New Roman"/>
        </w:rPr>
        <w:t>5</w:t>
      </w:r>
      <w:r w:rsidR="00364F6F">
        <w:rPr>
          <w:rFonts w:ascii="Times New Roman" w:hAnsi="Times New Roman" w:cs="Times New Roman"/>
        </w:rPr>
        <w:t xml:space="preserve"> for </w:t>
      </w:r>
      <w:r w:rsidR="002A7E6A">
        <w:rPr>
          <w:rFonts w:ascii="Times New Roman" w:hAnsi="Times New Roman" w:cs="Times New Roman"/>
        </w:rPr>
        <w:t>the youngest models</w:t>
      </w:r>
      <w:r w:rsidR="003D48D0">
        <w:rPr>
          <w:rFonts w:ascii="Times New Roman" w:hAnsi="Times New Roman" w:cs="Times New Roman"/>
        </w:rPr>
        <w:t xml:space="preserve">. This implemented the assumption that </w:t>
      </w:r>
      <w:r w:rsidR="00090053">
        <w:rPr>
          <w:rFonts w:ascii="Times New Roman" w:hAnsi="Times New Roman" w:cs="Times New Roman"/>
        </w:rPr>
        <w:t>processing speed improves with age</w:t>
      </w:r>
      <w:r w:rsidR="003D48D0">
        <w:rPr>
          <w:rFonts w:ascii="Times New Roman" w:hAnsi="Times New Roman" w:cs="Times New Roman"/>
        </w:rPr>
        <w:t xml:space="preserve">.  </w:t>
      </w:r>
      <w:r w:rsidR="00841430">
        <w:rPr>
          <w:rFonts w:ascii="Times New Roman" w:hAnsi="Times New Roman" w:cs="Times New Roman"/>
        </w:rPr>
        <w:t>T</w:t>
      </w:r>
      <w:r w:rsidR="00EA7F5F">
        <w:rPr>
          <w:rFonts w:ascii="Times New Roman" w:hAnsi="Times New Roman" w:cs="Times New Roman"/>
        </w:rPr>
        <w:t>he habituation phase always followed the pretraining phase and</w:t>
      </w:r>
      <w:r w:rsidR="00524642">
        <w:rPr>
          <w:rFonts w:ascii="Times New Roman" w:hAnsi="Times New Roman" w:cs="Times New Roman"/>
        </w:rPr>
        <w:t xml:space="preserve"> lasted </w:t>
      </w:r>
      <w:r w:rsidR="008021BD">
        <w:rPr>
          <w:rFonts w:ascii="Times New Roman" w:hAnsi="Times New Roman" w:cs="Times New Roman"/>
        </w:rPr>
        <w:t xml:space="preserve">between </w:t>
      </w:r>
      <w:r w:rsidR="006F0CAC">
        <w:rPr>
          <w:rFonts w:ascii="Times New Roman" w:hAnsi="Times New Roman" w:cs="Times New Roman"/>
        </w:rPr>
        <w:t>8 and 12</w:t>
      </w:r>
      <w:r w:rsidR="008021BD">
        <w:rPr>
          <w:rFonts w:ascii="Times New Roman" w:hAnsi="Times New Roman" w:cs="Times New Roman"/>
        </w:rPr>
        <w:t xml:space="preserve"> </w:t>
      </w:r>
      <w:r w:rsidR="00524642">
        <w:rPr>
          <w:rFonts w:ascii="Times New Roman" w:hAnsi="Times New Roman" w:cs="Times New Roman"/>
        </w:rPr>
        <w:t>epochs</w:t>
      </w:r>
      <w:r w:rsidR="008021BD">
        <w:rPr>
          <w:rFonts w:ascii="Times New Roman" w:hAnsi="Times New Roman" w:cs="Times New Roman"/>
        </w:rPr>
        <w:t xml:space="preserve"> in step sizes of </w:t>
      </w:r>
      <w:r w:rsidR="006F0CAC">
        <w:rPr>
          <w:rFonts w:ascii="Times New Roman" w:hAnsi="Times New Roman" w:cs="Times New Roman"/>
        </w:rPr>
        <w:t>1</w:t>
      </w:r>
      <w:r w:rsidR="001A6079">
        <w:rPr>
          <w:rFonts w:ascii="Times New Roman" w:hAnsi="Times New Roman" w:cs="Times New Roman"/>
        </w:rPr>
        <w:t xml:space="preserve"> </w:t>
      </w:r>
      <w:r w:rsidR="00C54E36">
        <w:rPr>
          <w:rFonts w:ascii="Times New Roman" w:hAnsi="Times New Roman" w:cs="Times New Roman"/>
        </w:rPr>
        <w:t>(see below for details about the nature of the habituation experience for a given simulation)</w:t>
      </w:r>
      <w:r w:rsidR="008021BD">
        <w:rPr>
          <w:rFonts w:ascii="Times New Roman" w:hAnsi="Times New Roman" w:cs="Times New Roman"/>
        </w:rPr>
        <w:t>.</w:t>
      </w:r>
      <w:r w:rsidR="00524642">
        <w:rPr>
          <w:rFonts w:ascii="Times New Roman" w:hAnsi="Times New Roman" w:cs="Times New Roman"/>
        </w:rPr>
        <w:t xml:space="preserve"> </w:t>
      </w:r>
      <w:r w:rsidR="008021BD">
        <w:rPr>
          <w:rFonts w:ascii="Times New Roman" w:hAnsi="Times New Roman" w:cs="Times New Roman"/>
        </w:rPr>
        <w:t xml:space="preserve">Different numbers of </w:t>
      </w:r>
      <w:r w:rsidR="001A6079">
        <w:rPr>
          <w:rFonts w:ascii="Times New Roman" w:hAnsi="Times New Roman" w:cs="Times New Roman"/>
        </w:rPr>
        <w:t xml:space="preserve">habituation </w:t>
      </w:r>
      <w:r w:rsidR="008021BD">
        <w:rPr>
          <w:rFonts w:ascii="Times New Roman" w:hAnsi="Times New Roman" w:cs="Times New Roman"/>
        </w:rPr>
        <w:t xml:space="preserve">epochs were used to ensure that </w:t>
      </w:r>
      <w:r w:rsidR="00B203EF">
        <w:rPr>
          <w:rFonts w:ascii="Times New Roman" w:hAnsi="Times New Roman" w:cs="Times New Roman"/>
        </w:rPr>
        <w:t>the results reported below</w:t>
      </w:r>
      <w:r w:rsidR="00CE7486">
        <w:rPr>
          <w:rFonts w:ascii="Times New Roman" w:hAnsi="Times New Roman" w:cs="Times New Roman"/>
        </w:rPr>
        <w:t xml:space="preserve"> were robust to particular values of this parameter.</w:t>
      </w:r>
      <w:r w:rsidR="00B203EF">
        <w:rPr>
          <w:rFonts w:ascii="Times New Roman" w:hAnsi="Times New Roman" w:cs="Times New Roman"/>
        </w:rPr>
        <w:t xml:space="preserve"> </w:t>
      </w:r>
    </w:p>
    <w:p w14:paraId="7A2DDE91" w14:textId="46A4F1A1" w:rsidR="00EC34A9"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w:t>
      </w:r>
      <w:r w:rsidR="00FF0FF5">
        <w:rPr>
          <w:rFonts w:ascii="Times New Roman" w:hAnsi="Times New Roman" w:cs="Times New Roman"/>
        </w:rPr>
        <w:t>This is consistent with existing developmental models</w:t>
      </w:r>
      <w:r w:rsidR="00864247">
        <w:rPr>
          <w:rFonts w:ascii="Times New Roman" w:hAnsi="Times New Roman" w:cs="Times New Roman"/>
        </w:rPr>
        <w:t xml:space="preserve">. </w:t>
      </w:r>
      <w:r w:rsidR="00A91FBA">
        <w:rPr>
          <w:rFonts w:ascii="Times New Roman" w:hAnsi="Times New Roman" w:cs="Times New Roman"/>
        </w:rPr>
        <w:t xml:space="preserve">As is typical in simulation studies that use autoencoder models like the current one (e.g., Benton, 2024, 2026; Benton &amp; Lapan, 2021; Benton &amp; Rakison, 2019; Mareschal et al., 2000; Quinn &amp; Johnson, 2000; Rakison &amp; Lupyan, 2008; Twomey &amp; Westermann, 2016), it is common to treat error as a proxy for looking such that greater network error corresponds to longer looking. </w:t>
      </w:r>
      <w:r w:rsidR="00E71E95">
        <w:rPr>
          <w:rFonts w:ascii="Times New Roman" w:hAnsi="Times New Roman" w:cs="Times New Roman"/>
        </w:rPr>
        <w:t xml:space="preserve">To understand why </w:t>
      </w:r>
      <w:r w:rsidR="00007D2D">
        <w:rPr>
          <w:rFonts w:ascii="Times New Roman" w:hAnsi="Times New Roman" w:cs="Times New Roman"/>
        </w:rPr>
        <w:t>such an interpretation is merited</w:t>
      </w:r>
      <w:r w:rsidR="00F52B7C">
        <w:rPr>
          <w:rFonts w:ascii="Times New Roman" w:hAnsi="Times New Roman" w:cs="Times New Roman"/>
        </w:rPr>
        <w:t xml:space="preserve">, </w:t>
      </w:r>
      <w:r w:rsidR="00E71E95">
        <w:rPr>
          <w:rFonts w:ascii="Times New Roman" w:hAnsi="Times New Roman" w:cs="Times New Roman"/>
        </w:rPr>
        <w:t xml:space="preserve">it is </w:t>
      </w:r>
      <w:r w:rsidR="00F52B7C">
        <w:rPr>
          <w:rFonts w:ascii="Times New Roman" w:hAnsi="Times New Roman" w:cs="Times New Roman"/>
        </w:rPr>
        <w:t>instructive briefly to consider</w:t>
      </w:r>
      <w:r w:rsidR="00E71E95">
        <w:rPr>
          <w:rFonts w:ascii="Times New Roman" w:hAnsi="Times New Roman" w:cs="Times New Roman"/>
        </w:rPr>
        <w:t xml:space="preserve"> the relation </w:t>
      </w:r>
      <w:r w:rsidR="0002365D">
        <w:rPr>
          <w:rFonts w:ascii="Times New Roman" w:hAnsi="Times New Roman" w:cs="Times New Roman"/>
        </w:rPr>
        <w:t>between</w:t>
      </w:r>
      <w:r w:rsidR="00671B15">
        <w:rPr>
          <w:rFonts w:ascii="Times New Roman" w:hAnsi="Times New Roman" w:cs="Times New Roman"/>
        </w:rPr>
        <w:t xml:space="preserve"> existing proposals of what looking behavior means in habituation studies</w:t>
      </w:r>
      <w:r w:rsidR="0002365D">
        <w:rPr>
          <w:rFonts w:ascii="Times New Roman" w:hAnsi="Times New Roman" w:cs="Times New Roman"/>
        </w:rPr>
        <w:t xml:space="preserve"> </w:t>
      </w:r>
      <w:r w:rsidR="00E71E95">
        <w:rPr>
          <w:rFonts w:ascii="Times New Roman" w:hAnsi="Times New Roman" w:cs="Times New Roman"/>
        </w:rPr>
        <w:t>and</w:t>
      </w:r>
      <w:r w:rsidR="00F52B7C">
        <w:rPr>
          <w:rFonts w:ascii="Times New Roman" w:hAnsi="Times New Roman" w:cs="Times New Roman"/>
        </w:rPr>
        <w:t xml:space="preserve"> the nature of learning in autoencoder models.</w:t>
      </w:r>
      <w:r w:rsidR="00E71E95">
        <w:rPr>
          <w:rFonts w:ascii="Times New Roman" w:hAnsi="Times New Roman" w:cs="Times New Roman"/>
        </w:rPr>
        <w:t xml:space="preserve"> </w:t>
      </w:r>
      <w:r w:rsidR="003E737D">
        <w:rPr>
          <w:rFonts w:ascii="Times New Roman" w:hAnsi="Times New Roman" w:cs="Times New Roman"/>
        </w:rPr>
        <w:t xml:space="preserve">According to one </w:t>
      </w:r>
      <w:r w:rsidR="00751298">
        <w:rPr>
          <w:rFonts w:ascii="Times New Roman" w:hAnsi="Times New Roman" w:cs="Times New Roman"/>
        </w:rPr>
        <w:t xml:space="preserve">high-profile </w:t>
      </w:r>
      <w:r w:rsidR="003E737D">
        <w:rPr>
          <w:rFonts w:ascii="Times New Roman" w:hAnsi="Times New Roman" w:cs="Times New Roman"/>
        </w:rPr>
        <w:t>model</w:t>
      </w:r>
      <w:r w:rsidR="00751298">
        <w:rPr>
          <w:rFonts w:ascii="Times New Roman" w:hAnsi="Times New Roman" w:cs="Times New Roman"/>
        </w:rPr>
        <w:t xml:space="preserve"> that continues to influence how developmental cognitive scientists construe infant looking</w:t>
      </w:r>
      <w:r w:rsidR="003E737D">
        <w:rPr>
          <w:rFonts w:ascii="Times New Roman" w:hAnsi="Times New Roman" w:cs="Times New Roman"/>
        </w:rPr>
        <w:t xml:space="preserve">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habituation is a process</w:t>
      </w:r>
      <w:r w:rsidR="00C26EA0">
        <w:rPr>
          <w:rFonts w:ascii="Times New Roman" w:hAnsi="Times New Roman" w:cs="Times New Roman"/>
        </w:rPr>
        <w:t xml:space="preserve"> in which</w:t>
      </w:r>
      <w:r w:rsidR="00671B15">
        <w:rPr>
          <w:rFonts w:ascii="Times New Roman" w:hAnsi="Times New Roman" w:cs="Times New Roman"/>
        </w:rPr>
        <w:t xml:space="preserve"> a</w:t>
      </w:r>
      <w:r w:rsidR="00C26EA0">
        <w:rPr>
          <w:rFonts w:ascii="Times New Roman" w:hAnsi="Times New Roman" w:cs="Times New Roman"/>
        </w:rPr>
        <w:t xml:space="preserve"> learner</w:t>
      </w:r>
      <w:r w:rsidR="00671B15">
        <w:rPr>
          <w:rFonts w:ascii="Times New Roman" w:hAnsi="Times New Roman" w:cs="Times New Roman"/>
        </w:rPr>
        <w:t>’</w:t>
      </w:r>
      <w:r w:rsidR="00C26EA0">
        <w:rPr>
          <w:rFonts w:ascii="Times New Roman" w:hAnsi="Times New Roman" w:cs="Times New Roman"/>
        </w:rPr>
        <w:t>s</w:t>
      </w:r>
      <w:r w:rsidR="00671B15">
        <w:rPr>
          <w:rFonts w:ascii="Times New Roman" w:hAnsi="Times New Roman" w:cs="Times New Roman"/>
        </w:rPr>
        <w:t xml:space="preserve"> internal representation of an external stimulus is</w:t>
      </w:r>
      <w:r w:rsidR="009D0459">
        <w:rPr>
          <w:rFonts w:ascii="Times New Roman" w:hAnsi="Times New Roman" w:cs="Times New Roman"/>
        </w:rPr>
        <w:t xml:space="preserve"> gradually adjust</w:t>
      </w:r>
      <w:r w:rsidR="00671B15">
        <w:rPr>
          <w:rFonts w:ascii="Times New Roman" w:hAnsi="Times New Roman" w:cs="Times New Roman"/>
        </w:rPr>
        <w:t>ed</w:t>
      </w:r>
      <w:r w:rsidR="009D0459">
        <w:rPr>
          <w:rFonts w:ascii="Times New Roman" w:hAnsi="Times New Roman" w:cs="Times New Roman"/>
        </w:rPr>
        <w:t xml:space="preserve"> until </w:t>
      </w:r>
      <w:r w:rsidR="00671B15">
        <w:rPr>
          <w:rFonts w:ascii="Times New Roman" w:hAnsi="Times New Roman" w:cs="Times New Roman"/>
        </w:rPr>
        <w:t xml:space="preserve">there is a meaningful match between </w:t>
      </w:r>
      <w:r w:rsidR="0039023B">
        <w:rPr>
          <w:rFonts w:ascii="Times New Roman" w:hAnsi="Times New Roman" w:cs="Times New Roman"/>
        </w:rPr>
        <w:t>it and the</w:t>
      </w:r>
      <w:r w:rsidR="005D567A">
        <w:rPr>
          <w:rFonts w:ascii="Times New Roman" w:hAnsi="Times New Roman" w:cs="Times New Roman"/>
        </w:rPr>
        <w:t xml:space="preserve"> </w:t>
      </w:r>
      <w:r w:rsidR="00671B15">
        <w:rPr>
          <w:rFonts w:ascii="Times New Roman" w:hAnsi="Times New Roman" w:cs="Times New Roman"/>
        </w:rPr>
        <w:t>external stimulus.</w:t>
      </w:r>
      <w:r w:rsidR="005D29D3">
        <w:rPr>
          <w:rFonts w:ascii="Times New Roman" w:hAnsi="Times New Roman" w:cs="Times New Roman"/>
        </w:rPr>
        <w:t xml:space="preserve"> Given that </w:t>
      </w:r>
      <w:r w:rsidR="0039023B">
        <w:rPr>
          <w:rFonts w:ascii="Times New Roman" w:hAnsi="Times New Roman" w:cs="Times New Roman"/>
        </w:rPr>
        <w:t xml:space="preserve">time is needed </w:t>
      </w:r>
      <w:r w:rsidR="0039023B">
        <w:rPr>
          <w:rFonts w:ascii="Times New Roman" w:hAnsi="Times New Roman" w:cs="Times New Roman"/>
        </w:rPr>
        <w:lastRenderedPageBreak/>
        <w:t>for an internal representation to be constructed</w:t>
      </w:r>
      <w:r w:rsidR="005D29D3">
        <w:rPr>
          <w:rFonts w:ascii="Times New Roman" w:hAnsi="Times New Roman" w:cs="Times New Roman"/>
        </w:rPr>
        <w:t>,</w:t>
      </w:r>
      <w:r w:rsidR="00A26747">
        <w:rPr>
          <w:rFonts w:ascii="Times New Roman" w:hAnsi="Times New Roman" w:cs="Times New Roman"/>
        </w:rPr>
        <w:t xml:space="preserve"> during the first few trials of the habituation phase</w:t>
      </w:r>
      <w:r w:rsidR="005D29D3">
        <w:rPr>
          <w:rFonts w:ascii="Times New Roman" w:hAnsi="Times New Roman" w:cs="Times New Roman"/>
        </w:rPr>
        <w:t xml:space="preserve"> there will be a discrepancy between this representation and the external stimulus. </w:t>
      </w:r>
      <w:r w:rsidR="00824236">
        <w:rPr>
          <w:rFonts w:ascii="Times New Roman" w:hAnsi="Times New Roman" w:cs="Times New Roman"/>
        </w:rPr>
        <w:t xml:space="preserve">A consequence of this is that infants will continue attending to—and thus </w:t>
      </w:r>
      <w:r w:rsidR="009360BC">
        <w:rPr>
          <w:rFonts w:ascii="Times New Roman" w:hAnsi="Times New Roman" w:cs="Times New Roman"/>
        </w:rPr>
        <w:t>refining</w:t>
      </w:r>
      <w:r w:rsidR="00243D19">
        <w:rPr>
          <w:rFonts w:ascii="Times New Roman" w:hAnsi="Times New Roman" w:cs="Times New Roman"/>
        </w:rPr>
        <w:t xml:space="preserve"> their</w:t>
      </w:r>
      <w:r w:rsidR="00824236">
        <w:rPr>
          <w:rFonts w:ascii="Times New Roman" w:hAnsi="Times New Roman" w:cs="Times New Roman"/>
        </w:rPr>
        <w:t xml:space="preserve"> internal representation of—the external stimulus.  </w:t>
      </w:r>
      <w:r w:rsidR="00723920">
        <w:rPr>
          <w:rFonts w:ascii="Times New Roman" w:hAnsi="Times New Roman" w:cs="Times New Roman"/>
        </w:rPr>
        <w:t>It is only when the</w:t>
      </w:r>
      <w:r w:rsidR="00E32B52">
        <w:rPr>
          <w:rFonts w:ascii="Times New Roman" w:hAnsi="Times New Roman" w:cs="Times New Roman"/>
        </w:rPr>
        <w:t xml:space="preserve"> discrepancy</w:t>
      </w:r>
      <w:r w:rsidR="005D567A">
        <w:rPr>
          <w:rFonts w:ascii="Times New Roman" w:hAnsi="Times New Roman" w:cs="Times New Roman"/>
        </w:rPr>
        <w:t xml:space="preserve"> between infants’ internal representations of an external stimulus and the external stimulus itself</w:t>
      </w:r>
      <w:r w:rsidR="00E32B52">
        <w:rPr>
          <w:rFonts w:ascii="Times New Roman" w:hAnsi="Times New Roman" w:cs="Times New Roman"/>
        </w:rPr>
        <w:t xml:space="preserve"> is resolved </w:t>
      </w:r>
      <w:r w:rsidR="00723920">
        <w:rPr>
          <w:rFonts w:ascii="Times New Roman" w:hAnsi="Times New Roman" w:cs="Times New Roman"/>
        </w:rPr>
        <w:t xml:space="preserve">that infants </w:t>
      </w:r>
      <w:r w:rsidR="0048221D">
        <w:rPr>
          <w:rFonts w:ascii="Times New Roman" w:hAnsi="Times New Roman" w:cs="Times New Roman"/>
        </w:rPr>
        <w:t xml:space="preserve">are thought to </w:t>
      </w:r>
      <w:r w:rsidR="00723920">
        <w:rPr>
          <w:rFonts w:ascii="Times New Roman" w:hAnsi="Times New Roman" w:cs="Times New Roman"/>
        </w:rPr>
        <w:t xml:space="preserve">disengage from the external stimulus and turn their attention </w:t>
      </w:r>
      <w:r w:rsidR="009D49F1">
        <w:rPr>
          <w:rFonts w:ascii="Times New Roman" w:hAnsi="Times New Roman" w:cs="Times New Roman"/>
        </w:rPr>
        <w:t>elsewhere</w:t>
      </w:r>
      <w:r w:rsidR="00723920">
        <w:rPr>
          <w:rFonts w:ascii="Times New Roman" w:hAnsi="Times New Roman" w:cs="Times New Roman"/>
        </w:rPr>
        <w:t xml:space="preserve">. </w:t>
      </w:r>
    </w:p>
    <w:p w14:paraId="56CB88D3" w14:textId="437F6CB5" w:rsidR="001547A5" w:rsidRDefault="008F2452" w:rsidP="007F7477">
      <w:pPr>
        <w:spacing w:line="480" w:lineRule="auto"/>
        <w:ind w:firstLine="720"/>
        <w:contextualSpacing/>
        <w:rPr>
          <w:rFonts w:ascii="Times New Roman" w:hAnsi="Times New Roman" w:cs="Times New Roman"/>
        </w:rPr>
      </w:pPr>
      <w:r>
        <w:rPr>
          <w:rFonts w:ascii="Times New Roman" w:hAnsi="Times New Roman" w:cs="Times New Roman"/>
        </w:rPr>
        <w:t>An analogous</w:t>
      </w:r>
      <w:r w:rsidR="009915E8">
        <w:rPr>
          <w:rFonts w:ascii="Times New Roman" w:hAnsi="Times New Roman" w:cs="Times New Roman"/>
        </w:rPr>
        <w:t xml:space="preserve"> process </w:t>
      </w:r>
      <w:r>
        <w:rPr>
          <w:rFonts w:ascii="Times New Roman" w:hAnsi="Times New Roman" w:cs="Times New Roman"/>
        </w:rPr>
        <w:t>occurs in</w:t>
      </w:r>
      <w:r w:rsidR="009915E8">
        <w:rPr>
          <w:rFonts w:ascii="Times New Roman" w:hAnsi="Times New Roman" w:cs="Times New Roman"/>
        </w:rPr>
        <w:t xml:space="preserve"> autoencoder models. Recall that </w:t>
      </w:r>
      <w:r w:rsidR="00661DFC">
        <w:rPr>
          <w:rFonts w:ascii="Times New Roman" w:hAnsi="Times New Roman" w:cs="Times New Roman"/>
        </w:rPr>
        <w:t>these</w:t>
      </w:r>
      <w:r w:rsidR="00DD265A">
        <w:rPr>
          <w:rFonts w:ascii="Times New Roman" w:hAnsi="Times New Roman" w:cs="Times New Roman"/>
        </w:rPr>
        <w:t xml:space="preserve"> models are tasked with reproducing</w:t>
      </w:r>
      <w:r w:rsidR="00F00019">
        <w:rPr>
          <w:rFonts w:ascii="Times New Roman" w:hAnsi="Times New Roman" w:cs="Times New Roman"/>
        </w:rPr>
        <w:t xml:space="preserve"> at the output layer</w:t>
      </w:r>
      <w:r w:rsidR="00B845C6">
        <w:rPr>
          <w:rFonts w:ascii="Times New Roman" w:hAnsi="Times New Roman" w:cs="Times New Roman"/>
        </w:rPr>
        <w:t xml:space="preserve"> the</w:t>
      </w:r>
      <w:r w:rsidR="00863608">
        <w:rPr>
          <w:rFonts w:ascii="Times New Roman" w:hAnsi="Times New Roman" w:cs="Times New Roman"/>
        </w:rPr>
        <w:t xml:space="preserve"> input </w:t>
      </w:r>
      <w:r w:rsidR="00B845C6">
        <w:rPr>
          <w:rFonts w:ascii="Times New Roman" w:hAnsi="Times New Roman" w:cs="Times New Roman"/>
        </w:rPr>
        <w:t xml:space="preserve">that is presented </w:t>
      </w:r>
      <w:r w:rsidR="00863608">
        <w:rPr>
          <w:rFonts w:ascii="Times New Roman" w:hAnsi="Times New Roman" w:cs="Times New Roman"/>
        </w:rPr>
        <w:t>to the model</w:t>
      </w:r>
      <w:r w:rsidR="002A0405">
        <w:rPr>
          <w:rFonts w:ascii="Times New Roman" w:hAnsi="Times New Roman" w:cs="Times New Roman"/>
        </w:rPr>
        <w:t>.</w:t>
      </w:r>
      <w:r w:rsidR="00354B64">
        <w:rPr>
          <w:rFonts w:ascii="Times New Roman" w:hAnsi="Times New Roman" w:cs="Times New Roman"/>
        </w:rPr>
        <w:t xml:space="preserve"> This input is akin to an external stimulus. To achieve this </w:t>
      </w:r>
      <w:r w:rsidR="000A0E69">
        <w:rPr>
          <w:rFonts w:ascii="Times New Roman" w:hAnsi="Times New Roman" w:cs="Times New Roman"/>
        </w:rPr>
        <w:t>objective, these</w:t>
      </w:r>
      <w:r w:rsidR="00354B64">
        <w:rPr>
          <w:rFonts w:ascii="Times New Roman" w:hAnsi="Times New Roman" w:cs="Times New Roman"/>
        </w:rPr>
        <w:t xml:space="preserve"> networks must</w:t>
      </w:r>
      <w:r w:rsidR="00863608">
        <w:rPr>
          <w:rFonts w:ascii="Times New Roman" w:hAnsi="Times New Roman" w:cs="Times New Roman"/>
        </w:rPr>
        <w:t xml:space="preserve"> gradually </w:t>
      </w:r>
      <w:r w:rsidR="00354B64">
        <w:rPr>
          <w:rFonts w:ascii="Times New Roman" w:hAnsi="Times New Roman" w:cs="Times New Roman"/>
        </w:rPr>
        <w:t>adjust their</w:t>
      </w:r>
      <w:r w:rsidR="00863608">
        <w:rPr>
          <w:rFonts w:ascii="Times New Roman" w:hAnsi="Times New Roman" w:cs="Times New Roman"/>
        </w:rPr>
        <w:t xml:space="preserve"> </w:t>
      </w:r>
      <w:r w:rsidR="0081258F">
        <w:rPr>
          <w:rFonts w:ascii="Times New Roman" w:hAnsi="Times New Roman" w:cs="Times New Roman"/>
        </w:rPr>
        <w:t>“</w:t>
      </w:r>
      <w:r w:rsidR="00E10136">
        <w:rPr>
          <w:rFonts w:ascii="Times New Roman" w:hAnsi="Times New Roman" w:cs="Times New Roman"/>
        </w:rPr>
        <w:t>hidden</w:t>
      </w:r>
      <w:r w:rsidR="0081258F">
        <w:rPr>
          <w:rFonts w:ascii="Times New Roman" w:hAnsi="Times New Roman" w:cs="Times New Roman"/>
        </w:rPr>
        <w:t>”</w:t>
      </w:r>
      <w:r w:rsidR="00863608">
        <w:rPr>
          <w:rFonts w:ascii="Times New Roman" w:hAnsi="Times New Roman" w:cs="Times New Roman"/>
        </w:rPr>
        <w:t xml:space="preserve"> representations</w:t>
      </w:r>
      <w:r w:rsidR="00E50B4C">
        <w:rPr>
          <w:rFonts w:ascii="Times New Roman" w:hAnsi="Times New Roman" w:cs="Times New Roman"/>
        </w:rPr>
        <w:t xml:space="preserve"> </w:t>
      </w:r>
      <w:r w:rsidR="00863608">
        <w:rPr>
          <w:rFonts w:ascii="Times New Roman" w:hAnsi="Times New Roman" w:cs="Times New Roman"/>
        </w:rPr>
        <w:t xml:space="preserve">until </w:t>
      </w:r>
      <w:r w:rsidR="0081258F">
        <w:rPr>
          <w:rFonts w:ascii="Times New Roman" w:hAnsi="Times New Roman" w:cs="Times New Roman"/>
        </w:rPr>
        <w:t xml:space="preserve">they are </w:t>
      </w:r>
      <w:r w:rsidR="00863608">
        <w:rPr>
          <w:rFonts w:ascii="Times New Roman" w:hAnsi="Times New Roman" w:cs="Times New Roman"/>
        </w:rPr>
        <w:t>sufficient to reproduce that input at the output.</w:t>
      </w:r>
      <w:r w:rsidR="00C26EA0">
        <w:rPr>
          <w:rFonts w:ascii="Times New Roman" w:hAnsi="Times New Roman" w:cs="Times New Roman"/>
        </w:rPr>
        <w:t xml:space="preserve"> </w:t>
      </w:r>
      <w:r w:rsidR="000A0E69">
        <w:rPr>
          <w:rFonts w:ascii="Times New Roman" w:hAnsi="Times New Roman" w:cs="Times New Roman"/>
        </w:rPr>
        <w:t xml:space="preserve">These </w:t>
      </w:r>
      <w:r w:rsidR="00E50B4C">
        <w:rPr>
          <w:rFonts w:ascii="Times New Roman" w:hAnsi="Times New Roman" w:cs="Times New Roman"/>
        </w:rPr>
        <w:t xml:space="preserve">hidden representations are akin to the model’s internal representation of the input. </w:t>
      </w:r>
      <w:r w:rsidR="000A0E69">
        <w:rPr>
          <w:rFonts w:ascii="Times New Roman" w:hAnsi="Times New Roman" w:cs="Times New Roman"/>
        </w:rPr>
        <w:t>Given that learning continues until the network is able reliably to reproduce the input at the output layer</w:t>
      </w:r>
      <w:r w:rsidR="00630D64">
        <w:rPr>
          <w:rFonts w:ascii="Times New Roman" w:hAnsi="Times New Roman" w:cs="Times New Roman"/>
        </w:rPr>
        <w:t>,</w:t>
      </w:r>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t>error will remain high</w:t>
      </w:r>
      <w:r w:rsidR="00E10136">
        <w:rPr>
          <w:rFonts w:ascii="Times New Roman" w:hAnsi="Times New Roman" w:cs="Times New Roman"/>
        </w:rPr>
        <w:t xml:space="preserve"> (</w:t>
      </w:r>
      <w:r w:rsidR="000A0E69">
        <w:rPr>
          <w:rFonts w:ascii="Times New Roman" w:hAnsi="Times New Roman" w:cs="Times New Roman"/>
        </w:rPr>
        <w:t>much like infant looking to an external stimulus will remain high</w:t>
      </w:r>
      <w:r w:rsidR="00E10136">
        <w:rPr>
          <w:rFonts w:ascii="Times New Roman" w:hAnsi="Times New Roman" w:cs="Times New Roman"/>
        </w:rPr>
        <w:t>)</w:t>
      </w:r>
      <w:r w:rsidR="00FD7FD0">
        <w:rPr>
          <w:rFonts w:ascii="Times New Roman" w:hAnsi="Times New Roman" w:cs="Times New Roman"/>
        </w:rPr>
        <w:t xml:space="preserve"> until the discrepancy</w:t>
      </w:r>
      <w:r w:rsidR="00F155D1">
        <w:rPr>
          <w:rFonts w:ascii="Times New Roman" w:hAnsi="Times New Roman" w:cs="Times New Roman"/>
        </w:rPr>
        <w:t xml:space="preserve"> between the input and the model’s representation of it is resolved.</w:t>
      </w:r>
      <w:r w:rsidR="00FD7FD0">
        <w:rPr>
          <w:rFonts w:ascii="Times New Roman" w:hAnsi="Times New Roman" w:cs="Times New Roman"/>
        </w:rPr>
        <w:t xml:space="preserve"> </w:t>
      </w:r>
    </w:p>
    <w:p w14:paraId="360CBDC1" w14:textId="106EC3E2" w:rsidR="00CE5085" w:rsidRDefault="001D4A75" w:rsidP="007F7477">
      <w:pPr>
        <w:spacing w:line="480" w:lineRule="auto"/>
        <w:ind w:firstLine="720"/>
        <w:contextualSpacing/>
        <w:rPr>
          <w:rFonts w:ascii="Times New Roman" w:hAnsi="Times New Roman" w:cs="Times New Roman"/>
        </w:rPr>
      </w:pPr>
      <w:r>
        <w:rPr>
          <w:rFonts w:ascii="Times New Roman" w:hAnsi="Times New Roman" w:cs="Times New Roman"/>
        </w:rPr>
        <w:t>The aim</w:t>
      </w:r>
      <w:r w:rsidR="00457D05">
        <w:rPr>
          <w:rFonts w:ascii="Times New Roman" w:hAnsi="Times New Roman" w:cs="Times New Roman"/>
        </w:rPr>
        <w:t>s</w:t>
      </w:r>
      <w:r>
        <w:rPr>
          <w:rFonts w:ascii="Times New Roman" w:hAnsi="Times New Roman" w:cs="Times New Roman"/>
        </w:rPr>
        <w:t xml:space="preserve"> of the following simulations were </w:t>
      </w:r>
      <w:r w:rsidR="009F2657">
        <w:rPr>
          <w:rFonts w:ascii="Times New Roman" w:hAnsi="Times New Roman" w:cs="Times New Roman"/>
        </w:rPr>
        <w:t>threefold</w:t>
      </w:r>
      <w:r>
        <w:rPr>
          <w:rFonts w:ascii="Times New Roman" w:hAnsi="Times New Roman" w:cs="Times New Roman"/>
        </w:rPr>
        <w:t xml:space="preserve">. </w:t>
      </w:r>
      <w:r w:rsidR="00D4193A">
        <w:rPr>
          <w:rFonts w:ascii="Times New Roman" w:hAnsi="Times New Roman" w:cs="Times New Roman"/>
        </w:rPr>
        <w:t>The first</w:t>
      </w:r>
      <w:r w:rsidR="00A94D82">
        <w:rPr>
          <w:rFonts w:ascii="Times New Roman" w:hAnsi="Times New Roman" w:cs="Times New Roman"/>
        </w:rPr>
        <w:t>—and most important—</w:t>
      </w:r>
      <w:r w:rsidR="00E31864">
        <w:rPr>
          <w:rFonts w:ascii="Times New Roman" w:hAnsi="Times New Roman" w:cs="Times New Roman"/>
        </w:rPr>
        <w:t>aim</w:t>
      </w:r>
      <w:r w:rsidR="00D4193A">
        <w:rPr>
          <w:rFonts w:ascii="Times New Roman" w:hAnsi="Times New Roman" w:cs="Times New Roman"/>
        </w:rPr>
        <w:t xml:space="preserve"> was </w:t>
      </w:r>
      <w:r>
        <w:rPr>
          <w:rFonts w:ascii="Times New Roman" w:hAnsi="Times New Roman" w:cs="Times New Roman"/>
        </w:rPr>
        <w:t xml:space="preserve">to determine whether </w:t>
      </w:r>
      <w:r w:rsidR="00102DDA">
        <w:rPr>
          <w:rFonts w:ascii="Times New Roman" w:hAnsi="Times New Roman" w:cs="Times New Roman"/>
        </w:rPr>
        <w:t xml:space="preserve">ALIAS—a connectionist computational instantiation of the </w:t>
      </w:r>
      <w:r w:rsidR="00A94D82">
        <w:rPr>
          <w:rFonts w:ascii="Times New Roman" w:hAnsi="Times New Roman" w:cs="Times New Roman"/>
        </w:rPr>
        <w:t xml:space="preserve">current </w:t>
      </w:r>
      <w:r w:rsidR="00102DDA">
        <w:rPr>
          <w:rFonts w:ascii="Times New Roman" w:hAnsi="Times New Roman" w:cs="Times New Roman"/>
        </w:rPr>
        <w:t xml:space="preserve">proposal—is sufficient to account for a range of key findings </w:t>
      </w:r>
      <w:r w:rsidR="00785EE2">
        <w:rPr>
          <w:rFonts w:ascii="Times New Roman" w:hAnsi="Times New Roman" w:cs="Times New Roman"/>
        </w:rPr>
        <w:t xml:space="preserve">in </w:t>
      </w:r>
      <w:r w:rsidR="00102DDA">
        <w:rPr>
          <w:rFonts w:ascii="Times New Roman" w:hAnsi="Times New Roman" w:cs="Times New Roman"/>
        </w:rPr>
        <w:t xml:space="preserve">studies that putatively assess infants’ action understanding. </w:t>
      </w:r>
      <w:r w:rsidR="00D4193A">
        <w:rPr>
          <w:rFonts w:ascii="Times New Roman" w:hAnsi="Times New Roman" w:cs="Times New Roman"/>
        </w:rPr>
        <w:t xml:space="preserve">The second aim was to </w:t>
      </w:r>
      <w:r w:rsidR="00943249">
        <w:rPr>
          <w:rFonts w:ascii="Times New Roman" w:hAnsi="Times New Roman" w:cs="Times New Roman"/>
        </w:rPr>
        <w:t>assess whether, and in what contexts,</w:t>
      </w:r>
      <w:r w:rsidR="00EF2B5E">
        <w:rPr>
          <w:rFonts w:ascii="Times New Roman" w:hAnsi="Times New Roman" w:cs="Times New Roman"/>
        </w:rPr>
        <w:t xml:space="preserve"> ALIAS</w:t>
      </w:r>
      <w:r w:rsidR="001E7B88">
        <w:rPr>
          <w:rFonts w:ascii="Times New Roman" w:hAnsi="Times New Roman" w:cs="Times New Roman"/>
        </w:rPr>
        <w:t xml:space="preserve"> provides a better account of these</w:t>
      </w:r>
      <w:r w:rsidR="00286DB1">
        <w:rPr>
          <w:rFonts w:ascii="Times New Roman" w:hAnsi="Times New Roman" w:cs="Times New Roman"/>
        </w:rPr>
        <w:t xml:space="preserve"> </w:t>
      </w:r>
      <w:r w:rsidR="001E7B88">
        <w:rPr>
          <w:rFonts w:ascii="Times New Roman" w:hAnsi="Times New Roman" w:cs="Times New Roman"/>
        </w:rPr>
        <w:t>findings than</w:t>
      </w:r>
      <w:r w:rsidR="00286DB1">
        <w:rPr>
          <w:rFonts w:ascii="Times New Roman" w:hAnsi="Times New Roman" w:cs="Times New Roman"/>
        </w:rPr>
        <w:t xml:space="preserve"> the only other connectionist model on this topic,</w:t>
      </w:r>
      <w:r w:rsidR="001E7B88">
        <w:rPr>
          <w:rFonts w:ascii="Times New Roman" w:hAnsi="Times New Roman" w:cs="Times New Roman"/>
        </w:rPr>
        <w:t xml:space="preserve"> OM10, and an extension of </w:t>
      </w:r>
      <w:r w:rsidR="00182A6D">
        <w:rPr>
          <w:rFonts w:ascii="Times New Roman" w:hAnsi="Times New Roman" w:cs="Times New Roman"/>
        </w:rPr>
        <w:t>this model</w:t>
      </w:r>
      <w:r w:rsidR="001E7B88">
        <w:rPr>
          <w:rFonts w:ascii="Times New Roman" w:hAnsi="Times New Roman" w:cs="Times New Roman"/>
        </w:rPr>
        <w:t xml:space="preserve"> that more faithfully encodes </w:t>
      </w:r>
      <w:r w:rsidR="00DB6759">
        <w:rPr>
          <w:rFonts w:ascii="Times New Roman" w:hAnsi="Times New Roman" w:cs="Times New Roman"/>
        </w:rPr>
        <w:t>experimental set-up of action understanding studies, OM10-2.</w:t>
      </w:r>
      <w:r w:rsidR="001E7B88">
        <w:rPr>
          <w:rFonts w:ascii="Times New Roman" w:hAnsi="Times New Roman" w:cs="Times New Roman"/>
        </w:rPr>
        <w:t xml:space="preserve"> </w:t>
      </w:r>
      <w:r w:rsidR="00182A6D">
        <w:rPr>
          <w:rFonts w:ascii="Times New Roman" w:hAnsi="Times New Roman" w:cs="Times New Roman"/>
        </w:rPr>
        <w:t xml:space="preserve"> Given that</w:t>
      </w:r>
      <w:r w:rsidR="009F2657">
        <w:rPr>
          <w:rFonts w:ascii="Times New Roman" w:hAnsi="Times New Roman" w:cs="Times New Roman"/>
        </w:rPr>
        <w:t xml:space="preserve"> the current account assumes that the spatial arrangement of barriers and arced motion has important implications on how infants process action events, the </w:t>
      </w:r>
      <w:r w:rsidR="00BC6780">
        <w:rPr>
          <w:rFonts w:ascii="Times New Roman" w:hAnsi="Times New Roman" w:cs="Times New Roman"/>
        </w:rPr>
        <w:t>final</w:t>
      </w:r>
      <w:r w:rsidR="005F3F02">
        <w:rPr>
          <w:rFonts w:ascii="Times New Roman" w:hAnsi="Times New Roman" w:cs="Times New Roman"/>
        </w:rPr>
        <w:t xml:space="preserve"> aim was to determine whether it </w:t>
      </w:r>
      <w:r w:rsidR="00A1134F">
        <w:rPr>
          <w:rFonts w:ascii="Times New Roman" w:hAnsi="Times New Roman" w:cs="Times New Roman"/>
        </w:rPr>
        <w:t>was</w:t>
      </w:r>
      <w:r w:rsidR="005F3F02">
        <w:rPr>
          <w:rFonts w:ascii="Times New Roman" w:hAnsi="Times New Roman" w:cs="Times New Roman"/>
        </w:rPr>
        <w:t xml:space="preserve"> necessary to </w:t>
      </w:r>
      <w:r w:rsidR="005F3F02">
        <w:rPr>
          <w:rFonts w:ascii="Times New Roman" w:hAnsi="Times New Roman" w:cs="Times New Roman"/>
        </w:rPr>
        <w:lastRenderedPageBreak/>
        <w:t>assume that</w:t>
      </w:r>
      <w:r w:rsidR="00E67ED9">
        <w:rPr>
          <w:rFonts w:ascii="Times New Roman" w:hAnsi="Times New Roman" w:cs="Times New Roman"/>
        </w:rPr>
        <w:t xml:space="preserve"> peripherally located</w:t>
      </w:r>
      <w:r w:rsidR="005F3F02">
        <w:rPr>
          <w:rFonts w:ascii="Times New Roman" w:hAnsi="Times New Roman" w:cs="Times New Roman"/>
        </w:rPr>
        <w:t xml:space="preserve"> </w:t>
      </w:r>
      <w:r w:rsidR="001C3E68">
        <w:rPr>
          <w:rFonts w:ascii="Times New Roman" w:hAnsi="Times New Roman" w:cs="Times New Roman"/>
        </w:rPr>
        <w:t xml:space="preserve">obstacles </w:t>
      </w:r>
      <w:r w:rsidR="00E67ED9">
        <w:rPr>
          <w:rFonts w:ascii="Times New Roman" w:hAnsi="Times New Roman" w:cs="Times New Roman"/>
        </w:rPr>
        <w:t>espouse reduced salience.</w:t>
      </w:r>
      <w:r w:rsidR="00286DB1">
        <w:rPr>
          <w:rFonts w:ascii="Times New Roman" w:hAnsi="Times New Roman" w:cs="Times New Roman"/>
        </w:rPr>
        <w:t xml:space="preserve"> </w:t>
      </w:r>
      <w:r w:rsidR="000C1789">
        <w:rPr>
          <w:rFonts w:ascii="Times New Roman" w:hAnsi="Times New Roman" w:cs="Times New Roman"/>
        </w:rPr>
        <w:t xml:space="preserve">To this end, the performance of ALIAS was compared to a version of this model </w:t>
      </w:r>
      <w:r w:rsidR="00E657C1">
        <w:rPr>
          <w:rFonts w:ascii="Times New Roman" w:hAnsi="Times New Roman" w:cs="Times New Roman"/>
        </w:rPr>
        <w:t xml:space="preserve">that did not implement </w:t>
      </w:r>
      <w:r w:rsidR="00E67ED9">
        <w:rPr>
          <w:rFonts w:ascii="Times New Roman" w:hAnsi="Times New Roman" w:cs="Times New Roman"/>
        </w:rPr>
        <w:t xml:space="preserve">such </w:t>
      </w:r>
      <w:r w:rsidR="00E657C1">
        <w:rPr>
          <w:rFonts w:ascii="Times New Roman" w:hAnsi="Times New Roman" w:cs="Times New Roman"/>
        </w:rPr>
        <w:t>differential salience</w:t>
      </w:r>
      <w:r w:rsidR="00874A5C">
        <w:rPr>
          <w:rFonts w:ascii="Times New Roman" w:hAnsi="Times New Roman" w:cs="Times New Roman"/>
        </w:rPr>
        <w:t>, ALIAS-2</w:t>
      </w:r>
      <w:r w:rsidR="00390F91">
        <w:rPr>
          <w:rFonts w:ascii="Times New Roman" w:hAnsi="Times New Roman" w:cs="Times New Roman"/>
        </w:rPr>
        <w:t xml:space="preserve">. </w:t>
      </w:r>
      <w:r w:rsidR="00A1134F">
        <w:rPr>
          <w:rFonts w:ascii="Times New Roman" w:hAnsi="Times New Roman" w:cs="Times New Roman"/>
        </w:rPr>
        <w:t xml:space="preserve">If ALIAS </w:t>
      </w:r>
      <w:r w:rsidR="00E67ED9">
        <w:rPr>
          <w:rFonts w:ascii="Times New Roman" w:hAnsi="Times New Roman" w:cs="Times New Roman"/>
        </w:rPr>
        <w:t>provides a better account for the five findings that are the targets of the current series of simulations than ALIAS-2</w:t>
      </w:r>
      <w:r w:rsidR="00371F66">
        <w:rPr>
          <w:rFonts w:ascii="Times New Roman" w:hAnsi="Times New Roman" w:cs="Times New Roman"/>
        </w:rPr>
        <w:t xml:space="preserve">, </w:t>
      </w:r>
      <w:r w:rsidR="00F92D7F">
        <w:rPr>
          <w:rFonts w:ascii="Times New Roman" w:hAnsi="Times New Roman" w:cs="Times New Roman"/>
        </w:rPr>
        <w:t xml:space="preserve">then </w:t>
      </w:r>
      <w:r w:rsidR="00371F66">
        <w:rPr>
          <w:rFonts w:ascii="Times New Roman" w:hAnsi="Times New Roman" w:cs="Times New Roman"/>
        </w:rPr>
        <w:t>this would suggest that salience</w:t>
      </w:r>
      <w:r w:rsidR="005048EE">
        <w:rPr>
          <w:rFonts w:ascii="Times New Roman" w:hAnsi="Times New Roman" w:cs="Times New Roman"/>
        </w:rPr>
        <w:t xml:space="preserve"> </w:t>
      </w:r>
      <w:r w:rsidR="00E67ED9">
        <w:rPr>
          <w:rFonts w:ascii="Times New Roman" w:hAnsi="Times New Roman" w:cs="Times New Roman"/>
        </w:rPr>
        <w:t>is a key player in</w:t>
      </w:r>
      <w:r w:rsidR="005048EE">
        <w:rPr>
          <w:rFonts w:ascii="Times New Roman" w:hAnsi="Times New Roman" w:cs="Times New Roman"/>
        </w:rPr>
        <w:t xml:space="preserve"> networks’ performance than</w:t>
      </w:r>
      <w:r w:rsidR="00E67ED9">
        <w:rPr>
          <w:rFonts w:ascii="Times New Roman" w:hAnsi="Times New Roman" w:cs="Times New Roman"/>
        </w:rPr>
        <w:t xml:space="preserve"> it is</w:t>
      </w:r>
      <w:r w:rsidR="005048EE">
        <w:rPr>
          <w:rFonts w:ascii="Times New Roman" w:hAnsi="Times New Roman" w:cs="Times New Roman"/>
        </w:rPr>
        <w:t xml:space="preserve"> a modeling convenience. </w:t>
      </w:r>
      <w:r w:rsidR="00371F66">
        <w:rPr>
          <w:rFonts w:ascii="Times New Roman" w:hAnsi="Times New Roman" w:cs="Times New Roman"/>
        </w:rPr>
        <w:t xml:space="preserve"> </w:t>
      </w:r>
    </w:p>
    <w:p w14:paraId="7BB3849B" w14:textId="5A49B8F8" w:rsidR="00524642" w:rsidRPr="00AE207C" w:rsidRDefault="00C1152B" w:rsidP="007F7477">
      <w:pPr>
        <w:spacing w:line="480" w:lineRule="auto"/>
        <w:ind w:firstLine="720"/>
        <w:contextualSpacing/>
        <w:rPr>
          <w:rFonts w:ascii="Times New Roman" w:hAnsi="Times New Roman" w:cs="Times New Roman"/>
        </w:rPr>
      </w:pPr>
      <w:r>
        <w:rPr>
          <w:rFonts w:ascii="Times New Roman" w:hAnsi="Times New Roman" w:cs="Times New Roman"/>
        </w:rPr>
        <w:t>All</w:t>
      </w:r>
      <w:r w:rsidR="00524642">
        <w:rPr>
          <w:rFonts w:ascii="Times New Roman" w:hAnsi="Times New Roman" w:cs="Times New Roman"/>
        </w:rPr>
        <w:t xml:space="preserve"> simulations were run using the Lens neural network simulator (Rohde, 1999). </w:t>
      </w:r>
      <w:r w:rsidR="00CC51FA">
        <w:rPr>
          <w:rFonts w:ascii="Times New Roman" w:hAnsi="Times New Roman" w:cs="Times New Roman"/>
        </w:rPr>
        <w:t xml:space="preserve">The full set of training </w:t>
      </w:r>
      <w:r w:rsidR="00524642">
        <w:rPr>
          <w:rFonts w:ascii="Times New Roman" w:hAnsi="Times New Roman" w:cs="Times New Roman"/>
        </w:rPr>
        <w:t>and testing files</w:t>
      </w:r>
      <w:r w:rsidR="00FA78E9">
        <w:rPr>
          <w:rFonts w:ascii="Times New Roman" w:hAnsi="Times New Roman" w:cs="Times New Roman"/>
        </w:rPr>
        <w:t>, including data from the simulations</w:t>
      </w:r>
      <w:r w:rsidR="00CC51FA">
        <w:rPr>
          <w:rFonts w:ascii="Times New Roman" w:hAnsi="Times New Roman" w:cs="Times New Roman"/>
        </w:rPr>
        <w:t xml:space="preserve"> reported here</w:t>
      </w:r>
      <w:r w:rsidR="00FA78E9">
        <w:rPr>
          <w:rFonts w:ascii="Times New Roman" w:hAnsi="Times New Roman" w:cs="Times New Roman"/>
        </w:rPr>
        <w:t>,</w:t>
      </w:r>
      <w:r w:rsidR="00524642">
        <w:rPr>
          <w:rFonts w:ascii="Times New Roman" w:hAnsi="Times New Roman" w:cs="Times New Roman"/>
        </w:rPr>
        <w:t xml:space="preserve"> are available for download at </w:t>
      </w:r>
      <w:hyperlink r:id="rId10"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6386D02F"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r w:rsidR="003C5492">
        <w:rPr>
          <w:rFonts w:ascii="Times New Roman" w:hAnsi="Times New Roman" w:cs="Times New Roman"/>
          <w:b/>
          <w:bCs/>
        </w:rPr>
        <w:t>a</w:t>
      </w:r>
      <w:r w:rsidR="00896FCF">
        <w:rPr>
          <w:rFonts w:ascii="Times New Roman" w:hAnsi="Times New Roman" w:cs="Times New Roman"/>
          <w:b/>
          <w:bCs/>
        </w:rPr>
        <w:t xml:space="preserve">: </w:t>
      </w:r>
      <w:r w:rsidR="00896FCF" w:rsidRPr="00896FCF">
        <w:rPr>
          <w:rFonts w:ascii="Times New Roman" w:hAnsi="Times New Roman" w:cs="Times New Roman"/>
          <w:b/>
          <w:bCs/>
        </w:rPr>
        <w:t>Selective longer looking to inefficient than actions following constrained.</w:t>
      </w:r>
    </w:p>
    <w:p w14:paraId="65E8295C" w14:textId="7AB7E0F6"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474D88">
        <w:rPr>
          <w:rFonts w:ascii="Times New Roman" w:hAnsi="Times New Roman" w:cs="Times New Roman"/>
        </w:rPr>
        <w:t>Early studies on infant action understanding showed</w:t>
      </w:r>
      <w:r w:rsidRPr="004A274B">
        <w:rPr>
          <w:rFonts w:ascii="Times New Roman" w:hAnsi="Times New Roman" w:cs="Times New Roman"/>
        </w:rPr>
        <w:t xml:space="preserve"> that</w:t>
      </w:r>
      <w:r w:rsidR="007437EE">
        <w:rPr>
          <w:rFonts w:ascii="Times New Roman" w:hAnsi="Times New Roman" w:cs="Times New Roman"/>
        </w:rPr>
        <w:t>, following habituation to an event in which an object with</w:t>
      </w:r>
      <w:r w:rsidR="00CC51FA">
        <w:rPr>
          <w:rFonts w:ascii="Times New Roman" w:hAnsi="Times New Roman" w:cs="Times New Roman"/>
        </w:rPr>
        <w:t xml:space="preserve"> visible</w:t>
      </w:r>
      <w:r w:rsidR="007437EE">
        <w:rPr>
          <w:rFonts w:ascii="Times New Roman" w:hAnsi="Times New Roman" w:cs="Times New Roman"/>
        </w:rPr>
        <w:t xml:space="preserve"> surface features typical of animate</w:t>
      </w:r>
      <w:r w:rsidR="0002439A">
        <w:rPr>
          <w:rFonts w:ascii="Times New Roman" w:hAnsi="Times New Roman" w:cs="Times New Roman"/>
        </w:rPr>
        <w:t xml:space="preserve"> entities </w:t>
      </w:r>
      <w:r w:rsidR="007437EE">
        <w:rPr>
          <w:rFonts w:ascii="Times New Roman" w:hAnsi="Times New Roman" w:cs="Times New Roman"/>
        </w:rPr>
        <w:t>pas</w:t>
      </w:r>
      <w:r w:rsidR="0002439A">
        <w:rPr>
          <w:rFonts w:ascii="Times New Roman" w:hAnsi="Times New Roman" w:cs="Times New Roman"/>
        </w:rPr>
        <w:t>s</w:t>
      </w:r>
      <w:r w:rsidR="007437EE">
        <w:rPr>
          <w:rFonts w:ascii="Times New Roman" w:hAnsi="Times New Roman" w:cs="Times New Roman"/>
        </w:rPr>
        <w:t xml:space="preserve"> over a barrier along an arced path,</w:t>
      </w:r>
      <w:r w:rsidRPr="004A274B">
        <w:rPr>
          <w:rFonts w:ascii="Times New Roman" w:hAnsi="Times New Roman" w:cs="Times New Roman"/>
        </w:rPr>
        <w:t xml:space="preserve"> infants looked longer at </w:t>
      </w:r>
      <w:r w:rsidR="007437EE">
        <w:rPr>
          <w:rFonts w:ascii="Times New Roman" w:hAnsi="Times New Roman" w:cs="Times New Roman"/>
        </w:rPr>
        <w:t>a test event in which that same object continues to move along the arced path in the absence of the barrier than when it moves along a straight path.</w:t>
      </w:r>
      <w:r w:rsidR="009D1D2E">
        <w:rPr>
          <w:rFonts w:ascii="Times New Roman" w:hAnsi="Times New Roman" w:cs="Times New Roman"/>
        </w:rPr>
        <w:t xml:space="preserve"> </w:t>
      </w:r>
      <w:r w:rsidR="00474D88">
        <w:rPr>
          <w:rFonts w:ascii="Times New Roman" w:hAnsi="Times New Roman" w:cs="Times New Roman"/>
        </w:rPr>
        <w:t>Subsequent control experiments</w:t>
      </w:r>
      <w:r w:rsidR="00C46A81">
        <w:rPr>
          <w:rFonts w:ascii="Times New Roman" w:hAnsi="Times New Roman" w:cs="Times New Roman"/>
        </w:rPr>
        <w:t xml:space="preserve"> revealed</w:t>
      </w:r>
      <w:r w:rsidR="00474D88">
        <w:rPr>
          <w:rFonts w:ascii="Times New Roman" w:hAnsi="Times New Roman" w:cs="Times New Roman"/>
        </w:rPr>
        <w:t xml:space="preserve"> that infants looked equally long at both test events </w:t>
      </w:r>
      <w:r w:rsidR="00CC51FA">
        <w:rPr>
          <w:rFonts w:ascii="Times New Roman" w:hAnsi="Times New Roman" w:cs="Times New Roman"/>
        </w:rPr>
        <w:t>for a peripherally located obstacle</w:t>
      </w:r>
      <w:r w:rsidR="00C46A81">
        <w:rPr>
          <w:rFonts w:ascii="Times New Roman" w:hAnsi="Times New Roman" w:cs="Times New Roman"/>
        </w:rPr>
        <w:t xml:space="preserve">. </w:t>
      </w:r>
      <w:r>
        <w:rPr>
          <w:rFonts w:ascii="Times New Roman" w:hAnsi="Times New Roman" w:cs="Times New Roman"/>
        </w:rPr>
        <w:t>Simulation 1 tested whether</w:t>
      </w:r>
      <w:r w:rsidR="00C46A81">
        <w:rPr>
          <w:rFonts w:ascii="Times New Roman" w:hAnsi="Times New Roman" w:cs="Times New Roman"/>
        </w:rPr>
        <w:t xml:space="preserve"> ALIAS could capture this finding.</w:t>
      </w:r>
      <w:r>
        <w:rPr>
          <w:rFonts w:ascii="Times New Roman" w:hAnsi="Times New Roman" w:cs="Times New Roman"/>
        </w:rPr>
        <w:t xml:space="preserve"> </w:t>
      </w:r>
      <w:r w:rsidR="0035462D">
        <w:rPr>
          <w:rFonts w:ascii="Times New Roman" w:hAnsi="Times New Roman" w:cs="Times New Roman"/>
        </w:rPr>
        <w:t xml:space="preserve">To assess how much better ALIAS accounts for this finding compared to existing connectionist models of action understanding, ALIAS’s performance was compared to OM10, OM10-2, and </w:t>
      </w:r>
      <w:r w:rsidR="002A4D8C">
        <w:rPr>
          <w:rFonts w:ascii="Times New Roman" w:hAnsi="Times New Roman" w:cs="Times New Roman"/>
        </w:rPr>
        <w:t>ALIAS-2</w:t>
      </w:r>
      <w:r w:rsidR="0035462D">
        <w:rPr>
          <w:rFonts w:ascii="Times New Roman" w:hAnsi="Times New Roman" w:cs="Times New Roman"/>
        </w:rPr>
        <w:t>.</w:t>
      </w:r>
    </w:p>
    <w:p w14:paraId="1A2732DA" w14:textId="6B160D7C"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Networks were assigned either to the Experimental condition (</w:t>
      </w:r>
      <w:r w:rsidRPr="0032624C">
        <w:rPr>
          <w:rFonts w:ascii="Times New Roman" w:hAnsi="Times New Roman" w:cs="Times New Roman"/>
          <w:i/>
          <w:iCs/>
        </w:rPr>
        <w:t>N</w:t>
      </w:r>
      <w:r>
        <w:rPr>
          <w:rFonts w:ascii="Times New Roman" w:hAnsi="Times New Roman" w:cs="Times New Roman"/>
        </w:rPr>
        <w:t xml:space="preserve"> = 20) or to the Control condition (</w:t>
      </w:r>
      <w:r w:rsidRPr="0032624C">
        <w:rPr>
          <w:rFonts w:ascii="Times New Roman" w:hAnsi="Times New Roman" w:cs="Times New Roman"/>
          <w:i/>
          <w:iCs/>
        </w:rPr>
        <w:t>N</w:t>
      </w:r>
      <w:r>
        <w:rPr>
          <w:rFonts w:ascii="Times New Roman" w:hAnsi="Times New Roman" w:cs="Times New Roman"/>
        </w:rPr>
        <w:t xml:space="preserve"> = 20). </w:t>
      </w:r>
      <w:r w:rsidR="00CC3420">
        <w:rPr>
          <w:rFonts w:ascii="Times New Roman" w:hAnsi="Times New Roman" w:cs="Times New Roman"/>
        </w:rPr>
        <w:t xml:space="preserve">Twenty networks were assigned to each condition for </w:t>
      </w:r>
      <w:r w:rsidR="00874A5C">
        <w:rPr>
          <w:rFonts w:ascii="Times New Roman" w:hAnsi="Times New Roman" w:cs="Times New Roman"/>
        </w:rPr>
        <w:t>both versions of OM10 (</w:t>
      </w:r>
      <w:r w:rsidR="00874A5C">
        <w:rPr>
          <w:rFonts w:ascii="Times New Roman" w:hAnsi="Times New Roman" w:cs="Times New Roman"/>
          <w:i/>
          <w:iCs/>
        </w:rPr>
        <w:t xml:space="preserve">N </w:t>
      </w:r>
      <w:r w:rsidR="00874A5C">
        <w:rPr>
          <w:rFonts w:ascii="Times New Roman" w:hAnsi="Times New Roman" w:cs="Times New Roman"/>
        </w:rPr>
        <w:t xml:space="preserve">= 40). Given that the “looking” performance </w:t>
      </w:r>
      <w:r w:rsidR="006C7DCD">
        <w:rPr>
          <w:rFonts w:ascii="Times New Roman" w:hAnsi="Times New Roman" w:cs="Times New Roman"/>
        </w:rPr>
        <w:t xml:space="preserve">in the main model was assessed at each of five </w:t>
      </w:r>
      <w:r w:rsidR="006C7DCD">
        <w:rPr>
          <w:rFonts w:ascii="Times New Roman" w:hAnsi="Times New Roman" w:cs="Times New Roman"/>
        </w:rPr>
        <w:lastRenderedPageBreak/>
        <w:t>different “habituation” epochs and across two conditions, a total of 400 networks were tested in ALIAS (</w:t>
      </w:r>
      <w:r w:rsidR="006C7DCD" w:rsidRPr="006C7DCD">
        <w:rPr>
          <w:rFonts w:ascii="Times New Roman" w:hAnsi="Times New Roman" w:cs="Times New Roman"/>
          <w:i/>
          <w:iCs/>
        </w:rPr>
        <w:t>N</w:t>
      </w:r>
      <w:r w:rsidR="006C7DCD">
        <w:rPr>
          <w:rFonts w:ascii="Times New Roman" w:hAnsi="Times New Roman" w:cs="Times New Roman"/>
        </w:rPr>
        <w:t xml:space="preserve"> = 200) and ALIAS-2 (</w:t>
      </w:r>
      <w:r w:rsidR="006C7DCD" w:rsidRPr="006C7DCD">
        <w:rPr>
          <w:rFonts w:ascii="Times New Roman" w:hAnsi="Times New Roman" w:cs="Times New Roman"/>
          <w:i/>
          <w:iCs/>
        </w:rPr>
        <w:t>N</w:t>
      </w:r>
      <w:r w:rsidR="006C7DCD">
        <w:rPr>
          <w:rFonts w:ascii="Times New Roman" w:hAnsi="Times New Roman" w:cs="Times New Roman"/>
        </w:rPr>
        <w:t xml:space="preserve"> = 200). </w:t>
      </w:r>
      <w:r w:rsidR="00CC3420">
        <w:rPr>
          <w:rFonts w:ascii="Times New Roman" w:hAnsi="Times New Roman" w:cs="Times New Roman"/>
        </w:rPr>
        <w:t xml:space="preserve"> </w:t>
      </w:r>
      <w:r>
        <w:rPr>
          <w:rFonts w:ascii="Times New Roman" w:hAnsi="Times New Roman" w:cs="Times New Roman"/>
        </w:rPr>
        <w:t>The habituation event</w:t>
      </w:r>
      <w:r w:rsidR="008E0634">
        <w:rPr>
          <w:rFonts w:ascii="Times New Roman" w:hAnsi="Times New Roman" w:cs="Times New Roman"/>
        </w:rPr>
        <w:t xml:space="preserve"> shown to networks</w:t>
      </w:r>
      <w:r>
        <w:rPr>
          <w:rFonts w:ascii="Times New Roman" w:hAnsi="Times New Roman" w:cs="Times New Roman"/>
        </w:rPr>
        <w:t xml:space="preserve"> in the Experimental condition mirrored the </w:t>
      </w:r>
      <w:r w:rsidR="00346A02">
        <w:rPr>
          <w:rFonts w:ascii="Times New Roman" w:hAnsi="Times New Roman" w:cs="Times New Roman"/>
        </w:rPr>
        <w:t xml:space="preserve">Arced </w:t>
      </w:r>
      <w:r>
        <w:rPr>
          <w:rFonts w:ascii="Times New Roman" w:hAnsi="Times New Roman" w:cs="Times New Roman"/>
        </w:rPr>
        <w:t>Path pretraining events with two exceptions. First, novel objects were used</w:t>
      </w:r>
      <w:r w:rsidR="008E0634">
        <w:rPr>
          <w:rFonts w:ascii="Times New Roman" w:hAnsi="Times New Roman" w:cs="Times New Roman"/>
        </w:rPr>
        <w:t xml:space="preserve">. </w:t>
      </w:r>
      <w:r w:rsidR="00833705">
        <w:rPr>
          <w:rFonts w:ascii="Times New Roman" w:hAnsi="Times New Roman" w:cs="Times New Roman"/>
        </w:rPr>
        <w:t>Because</w:t>
      </w:r>
      <w:r w:rsidR="008E0634">
        <w:rPr>
          <w:rFonts w:ascii="Times New Roman" w:hAnsi="Times New Roman" w:cs="Times New Roman"/>
        </w:rPr>
        <w:t xml:space="preserve"> the</w:t>
      </w:r>
      <w:r w:rsidR="002E1B46">
        <w:rPr>
          <w:rFonts w:ascii="Times New Roman" w:hAnsi="Times New Roman" w:cs="Times New Roman"/>
        </w:rPr>
        <w:t xml:space="preserve"> finding that was the target of the current simulation was generated by</w:t>
      </w:r>
      <w:r w:rsidR="008E0634">
        <w:rPr>
          <w:rFonts w:ascii="Times New Roman" w:hAnsi="Times New Roman" w:cs="Times New Roman"/>
        </w:rPr>
        <w:t xml:space="preserve"> experiments</w:t>
      </w:r>
      <w:r w:rsidR="00D61E19">
        <w:rPr>
          <w:rFonts w:ascii="Times New Roman" w:hAnsi="Times New Roman" w:cs="Times New Roman"/>
        </w:rPr>
        <w:t xml:space="preserve"> </w:t>
      </w:r>
      <w:r w:rsidR="002E1B46">
        <w:rPr>
          <w:rFonts w:ascii="Times New Roman" w:hAnsi="Times New Roman" w:cs="Times New Roman"/>
        </w:rPr>
        <w:t>that</w:t>
      </w:r>
      <w:r w:rsidR="00D61E19">
        <w:rPr>
          <w:rFonts w:ascii="Times New Roman" w:hAnsi="Times New Roman" w:cs="Times New Roman"/>
        </w:rPr>
        <w:t xml:space="preserve"> used animate stimuli</w:t>
      </w:r>
      <w:r w:rsidR="008E0634">
        <w:rPr>
          <w:rFonts w:ascii="Times New Roman" w:hAnsi="Times New Roman" w:cs="Times New Roman"/>
        </w:rPr>
        <w:t xml:space="preserve"> </w:t>
      </w:r>
      <w:r w:rsidR="00D61E19">
        <w:rPr>
          <w:rFonts w:ascii="Times New Roman" w:hAnsi="Times New Roman" w:cs="Times New Roman"/>
        </w:rPr>
        <w:t xml:space="preserve">and </w:t>
      </w:r>
      <w:r w:rsidR="002E1B46">
        <w:rPr>
          <w:rFonts w:ascii="Times New Roman" w:hAnsi="Times New Roman" w:cs="Times New Roman"/>
        </w:rPr>
        <w:t>given that it is assumed here that</w:t>
      </w:r>
      <w:r w:rsidR="00833705">
        <w:rPr>
          <w:rFonts w:ascii="Times New Roman" w:hAnsi="Times New Roman" w:cs="Times New Roman"/>
        </w:rPr>
        <w:t xml:space="preserve"> </w:t>
      </w:r>
      <w:r w:rsidR="00D61E19">
        <w:rPr>
          <w:rFonts w:ascii="Times New Roman" w:hAnsi="Times New Roman" w:cs="Times New Roman"/>
        </w:rPr>
        <w:t xml:space="preserve">animate entities and inanimate objects possess </w:t>
      </w:r>
      <w:r w:rsidR="002E1B46">
        <w:rPr>
          <w:rFonts w:ascii="Times New Roman" w:hAnsi="Times New Roman" w:cs="Times New Roman"/>
        </w:rPr>
        <w:t>largely surface features</w:t>
      </w:r>
      <w:r w:rsidR="009F774E">
        <w:rPr>
          <w:rFonts w:ascii="Times New Roman" w:hAnsi="Times New Roman" w:cs="Times New Roman"/>
        </w:rPr>
        <w:t xml:space="preserve"> (e.g., elongated appendage-like extensions for animate entities and smooth, rectilinear edges for objects)</w:t>
      </w:r>
      <w:r w:rsidR="002E1B46">
        <w:rPr>
          <w:rFonts w:ascii="Times New Roman" w:hAnsi="Times New Roman" w:cs="Times New Roman"/>
        </w:rPr>
        <w:t xml:space="preserve">, </w:t>
      </w:r>
      <w:r w:rsidR="008E0634">
        <w:rPr>
          <w:rFonts w:ascii="Times New Roman" w:hAnsi="Times New Roman" w:cs="Times New Roman"/>
        </w:rPr>
        <w:t>the objects used in this simulation possessed Feature A.</w:t>
      </w:r>
      <w:r w:rsidR="003B6FA9">
        <w:rPr>
          <w:rFonts w:ascii="Times New Roman" w:hAnsi="Times New Roman" w:cs="Times New Roman"/>
        </w:rPr>
        <w:t xml:space="preserve"> To ensure that </w:t>
      </w:r>
      <w:r w:rsidR="006B6709">
        <w:rPr>
          <w:rFonts w:ascii="Times New Roman" w:hAnsi="Times New Roman" w:cs="Times New Roman"/>
        </w:rPr>
        <w:t>networks’</w:t>
      </w:r>
      <w:r w:rsidR="003B6FA9">
        <w:rPr>
          <w:rFonts w:ascii="Times New Roman" w:hAnsi="Times New Roman" w:cs="Times New Roman"/>
        </w:rPr>
        <w:t xml:space="preserve"> looking behaviors in the current simulations were not due to</w:t>
      </w:r>
      <w:r w:rsidR="00A43CF8">
        <w:rPr>
          <w:rFonts w:ascii="Times New Roman" w:hAnsi="Times New Roman" w:cs="Times New Roman"/>
        </w:rPr>
        <w:t xml:space="preserve"> prior experience with</w:t>
      </w:r>
      <w:r w:rsidR="00C545A0">
        <w:rPr>
          <w:rFonts w:ascii="Times New Roman" w:hAnsi="Times New Roman" w:cs="Times New Roman"/>
        </w:rPr>
        <w:t xml:space="preserve"> </w:t>
      </w:r>
      <w:r w:rsidR="006B6709">
        <w:rPr>
          <w:rFonts w:ascii="Times New Roman" w:hAnsi="Times New Roman" w:cs="Times New Roman"/>
        </w:rPr>
        <w:t>a particular arc or obstacle height,</w:t>
      </w:r>
      <w:r>
        <w:rPr>
          <w:rFonts w:ascii="Times New Roman" w:hAnsi="Times New Roman" w:cs="Times New Roman"/>
        </w:rPr>
        <w:t xml:space="preserve"> the </w:t>
      </w:r>
      <w:r w:rsidR="0040165B">
        <w:rPr>
          <w:rFonts w:ascii="Times New Roman" w:hAnsi="Times New Roman" w:cs="Times New Roman"/>
        </w:rPr>
        <w:t xml:space="preserve">fourth </w:t>
      </w:r>
      <w:r>
        <w:rPr>
          <w:rFonts w:ascii="Times New Roman" w:hAnsi="Times New Roman" w:cs="Times New Roman"/>
        </w:rPr>
        <w:t xml:space="preserve">unit rather than the </w:t>
      </w:r>
      <w:r w:rsidR="00A709D1">
        <w:rPr>
          <w:rFonts w:ascii="Times New Roman" w:hAnsi="Times New Roman" w:cs="Times New Roman"/>
        </w:rPr>
        <w:t xml:space="preserve">second </w:t>
      </w:r>
      <w:r>
        <w:rPr>
          <w:rFonts w:ascii="Times New Roman" w:hAnsi="Times New Roman" w:cs="Times New Roman"/>
        </w:rPr>
        <w:t xml:space="preserve">unit was turned on in the </w:t>
      </w:r>
      <w:r w:rsidR="00925285">
        <w:rPr>
          <w:rFonts w:ascii="Times New Roman" w:hAnsi="Times New Roman" w:cs="Times New Roman"/>
        </w:rPr>
        <w:t xml:space="preserve">Obstacle </w:t>
      </w:r>
      <w:r>
        <w:rPr>
          <w:rFonts w:ascii="Times New Roman" w:hAnsi="Times New Roman" w:cs="Times New Roman"/>
        </w:rPr>
        <w:t xml:space="preserve">Height and </w:t>
      </w:r>
      <w:r w:rsidR="00925285">
        <w:rPr>
          <w:rFonts w:ascii="Times New Roman" w:hAnsi="Times New Roman" w:cs="Times New Roman"/>
        </w:rPr>
        <w:t>Arc Peak Height</w:t>
      </w:r>
      <w:r>
        <w:rPr>
          <w:rFonts w:ascii="Times New Roman" w:hAnsi="Times New Roman" w:cs="Times New Roman"/>
        </w:rPr>
        <w:t xml:space="preserve"> groups. Networks were then shown straight and </w:t>
      </w:r>
      <w:r w:rsidR="006B6709">
        <w:rPr>
          <w:rFonts w:ascii="Times New Roman" w:hAnsi="Times New Roman" w:cs="Times New Roman"/>
        </w:rPr>
        <w:t xml:space="preserve">arced </w:t>
      </w:r>
      <w:r>
        <w:rPr>
          <w:rFonts w:ascii="Times New Roman" w:hAnsi="Times New Roman" w:cs="Times New Roman"/>
        </w:rPr>
        <w:t xml:space="preserve">path </w:t>
      </w:r>
      <w:r w:rsidR="006B6709">
        <w:rPr>
          <w:rFonts w:ascii="Times New Roman" w:hAnsi="Times New Roman" w:cs="Times New Roman"/>
        </w:rPr>
        <w:t xml:space="preserve">test </w:t>
      </w:r>
      <w:r>
        <w:rPr>
          <w:rFonts w:ascii="Times New Roman" w:hAnsi="Times New Roman" w:cs="Times New Roman"/>
        </w:rPr>
        <w:t>event</w:t>
      </w:r>
      <w:r w:rsidR="006B6709">
        <w:rPr>
          <w:rFonts w:ascii="Times New Roman" w:hAnsi="Times New Roman" w:cs="Times New Roman"/>
        </w:rPr>
        <w:t>s</w:t>
      </w:r>
      <w:r w:rsidR="007E06B9">
        <w:rPr>
          <w:rFonts w:ascii="Times New Roman" w:hAnsi="Times New Roman" w:cs="Times New Roman"/>
        </w:rPr>
        <w:t xml:space="preserve"> involving the habituation objects</w:t>
      </w:r>
      <w:r>
        <w:rPr>
          <w:rFonts w:ascii="Times New Roman" w:hAnsi="Times New Roman" w:cs="Times New Roman"/>
        </w:rPr>
        <w:t>.</w:t>
      </w:r>
      <w:r w:rsidR="006B6709">
        <w:rPr>
          <w:rFonts w:ascii="Times New Roman" w:hAnsi="Times New Roman" w:cs="Times New Roman"/>
        </w:rPr>
        <w:t xml:space="preserve"> The former event corresponded to the Efficient test event; the latter event corresponded to the Inefficient test event.</w:t>
      </w:r>
      <w:r>
        <w:rPr>
          <w:rFonts w:ascii="Times New Roman" w:hAnsi="Times New Roman" w:cs="Times New Roman"/>
        </w:rPr>
        <w:t xml:space="preserve"> Both events were shown without the </w:t>
      </w:r>
      <w:r w:rsidR="00103DE0">
        <w:rPr>
          <w:rFonts w:ascii="Times New Roman" w:hAnsi="Times New Roman" w:cs="Times New Roman"/>
        </w:rPr>
        <w:t xml:space="preserve">obstacle </w:t>
      </w:r>
      <w:r>
        <w:rPr>
          <w:rFonts w:ascii="Times New Roman" w:hAnsi="Times New Roman" w:cs="Times New Roman"/>
        </w:rPr>
        <w:t>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6E37D970" w:rsidR="00651513"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r w:rsidR="00661DFC">
        <w:rPr>
          <w:rFonts w:ascii="Times New Roman" w:hAnsi="Times New Roman" w:cs="Times New Roman"/>
          <w:b/>
          <w:bCs/>
        </w:rPr>
        <w:t xml:space="preserve"> and Discussion </w:t>
      </w:r>
    </w:p>
    <w:p w14:paraId="79C1707F" w14:textId="52C9A976" w:rsidR="00035C3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035C38">
        <w:rPr>
          <w:rFonts w:ascii="Times New Roman" w:hAnsi="Times New Roman" w:cs="Times New Roman"/>
        </w:rPr>
        <w:t>Figure 3 shows</w:t>
      </w:r>
      <w:r w:rsidR="00023256">
        <w:rPr>
          <w:rFonts w:ascii="Times New Roman" w:hAnsi="Times New Roman" w:cs="Times New Roman"/>
        </w:rPr>
        <w:t xml:space="preserve"> the looking time data</w:t>
      </w:r>
      <w:r w:rsidR="00A8343B">
        <w:rPr>
          <w:rFonts w:ascii="Times New Roman" w:hAnsi="Times New Roman" w:cs="Times New Roman"/>
        </w:rPr>
        <w:t>—operationalized as network error</w:t>
      </w:r>
      <w:r w:rsidR="005C21A3">
        <w:rPr>
          <w:rFonts w:ascii="Times New Roman" w:hAnsi="Times New Roman" w:cs="Times New Roman"/>
        </w:rPr>
        <w:t>—</w:t>
      </w:r>
      <w:r w:rsidR="00023256">
        <w:rPr>
          <w:rFonts w:ascii="Times New Roman" w:hAnsi="Times New Roman" w:cs="Times New Roman"/>
        </w:rPr>
        <w:t>for ALIAS</w:t>
      </w:r>
      <w:r w:rsidR="00B64108">
        <w:rPr>
          <w:rFonts w:ascii="Times New Roman" w:hAnsi="Times New Roman" w:cs="Times New Roman"/>
        </w:rPr>
        <w:t xml:space="preserve"> </w:t>
      </w:r>
      <w:r w:rsidR="007567EE">
        <w:rPr>
          <w:rFonts w:ascii="Times New Roman" w:hAnsi="Times New Roman" w:cs="Times New Roman"/>
        </w:rPr>
        <w:t xml:space="preserve">overall (i.e., </w:t>
      </w:r>
      <w:r w:rsidR="00B64108">
        <w:rPr>
          <w:rFonts w:ascii="Times New Roman" w:hAnsi="Times New Roman" w:cs="Times New Roman"/>
        </w:rPr>
        <w:t>averaged over different lengths of habituation</w:t>
      </w:r>
      <w:r w:rsidR="007567EE">
        <w:rPr>
          <w:rFonts w:ascii="Times New Roman" w:hAnsi="Times New Roman" w:cs="Times New Roman"/>
        </w:rPr>
        <w:t xml:space="preserve">; </w:t>
      </w:r>
      <w:r w:rsidR="00B64108">
        <w:rPr>
          <w:rFonts w:ascii="Times New Roman" w:hAnsi="Times New Roman" w:cs="Times New Roman"/>
        </w:rPr>
        <w:t>left) and</w:t>
      </w:r>
      <w:r w:rsidR="00023256">
        <w:rPr>
          <w:rFonts w:ascii="Times New Roman" w:hAnsi="Times New Roman" w:cs="Times New Roman"/>
        </w:rPr>
        <w:t xml:space="preserve"> </w:t>
      </w:r>
      <w:r w:rsidR="00390D27">
        <w:rPr>
          <w:rFonts w:ascii="Times New Roman" w:hAnsi="Times New Roman" w:cs="Times New Roman"/>
        </w:rPr>
        <w:t>for different amounts of habituation</w:t>
      </w:r>
      <w:r w:rsidR="00A8343B">
        <w:rPr>
          <w:rFonts w:ascii="Times New Roman" w:hAnsi="Times New Roman" w:cs="Times New Roman"/>
        </w:rPr>
        <w:t xml:space="preserve"> (</w:t>
      </w:r>
      <w:r w:rsidR="00B64108">
        <w:rPr>
          <w:rFonts w:ascii="Times New Roman" w:hAnsi="Times New Roman" w:cs="Times New Roman"/>
        </w:rPr>
        <w:t>right</w:t>
      </w:r>
      <w:r w:rsidR="00A8343B">
        <w:rPr>
          <w:rFonts w:ascii="Times New Roman" w:hAnsi="Times New Roman" w:cs="Times New Roman"/>
        </w:rPr>
        <w:t>)</w:t>
      </w:r>
      <w:r w:rsidR="00390D27">
        <w:rPr>
          <w:rFonts w:ascii="Times New Roman" w:hAnsi="Times New Roman" w:cs="Times New Roman"/>
        </w:rPr>
        <w:t>.</w:t>
      </w:r>
      <w:r w:rsidR="00B64108">
        <w:rPr>
          <w:rFonts w:ascii="Times New Roman" w:hAnsi="Times New Roman" w:cs="Times New Roman"/>
        </w:rPr>
        <w:t xml:space="preserve"> This table reveals two notable takeaways</w:t>
      </w:r>
      <w:r w:rsidR="005C21A3">
        <w:rPr>
          <w:rStyle w:val="FootnoteReference"/>
          <w:rFonts w:ascii="Times New Roman" w:hAnsi="Times New Roman" w:cs="Times New Roman"/>
        </w:rPr>
        <w:footnoteReference w:id="1"/>
      </w:r>
      <w:r w:rsidR="00B64108">
        <w:rPr>
          <w:rFonts w:ascii="Times New Roman" w:hAnsi="Times New Roman" w:cs="Times New Roman"/>
        </w:rPr>
        <w:t xml:space="preserve">. First, ALIAS successfully </w:t>
      </w:r>
      <w:r w:rsidR="00B64108">
        <w:rPr>
          <w:rFonts w:ascii="Times New Roman" w:hAnsi="Times New Roman" w:cs="Times New Roman"/>
        </w:rPr>
        <w:lastRenderedPageBreak/>
        <w:t xml:space="preserve">reproduced the first </w:t>
      </w:r>
      <w:r w:rsidR="007567EE">
        <w:rPr>
          <w:rFonts w:ascii="Times New Roman" w:hAnsi="Times New Roman" w:cs="Times New Roman"/>
        </w:rPr>
        <w:t>of the five target findings</w:t>
      </w:r>
      <w:r w:rsidR="00B64108">
        <w:rPr>
          <w:rFonts w:ascii="Times New Roman" w:hAnsi="Times New Roman" w:cs="Times New Roman"/>
        </w:rPr>
        <w:t xml:space="preserve">. Specifically, networks assigned to the Experimental condition produced greater error to (i.e., looked longer at) the Inefficient test event than at the Efficient one. In contrast, networks in the Control condition looked </w:t>
      </w:r>
      <w:r w:rsidR="00660433">
        <w:rPr>
          <w:rFonts w:ascii="Times New Roman" w:hAnsi="Times New Roman" w:cs="Times New Roman"/>
        </w:rPr>
        <w:t xml:space="preserve">about </w:t>
      </w:r>
      <w:r w:rsidR="00B64108">
        <w:rPr>
          <w:rFonts w:ascii="Times New Roman" w:hAnsi="Times New Roman" w:cs="Times New Roman"/>
        </w:rPr>
        <w:t xml:space="preserve">equally long at both test events. Second, this </w:t>
      </w:r>
      <w:r w:rsidR="007567EE">
        <w:rPr>
          <w:rFonts w:ascii="Times New Roman" w:hAnsi="Times New Roman" w:cs="Times New Roman"/>
        </w:rPr>
        <w:t>looking pattern</w:t>
      </w:r>
      <w:r w:rsidR="00B64108">
        <w:rPr>
          <w:rFonts w:ascii="Times New Roman" w:hAnsi="Times New Roman" w:cs="Times New Roman"/>
        </w:rPr>
        <w:t xml:space="preserve"> held for different amounts of habituation.</w:t>
      </w:r>
      <w:r w:rsidR="00660433">
        <w:rPr>
          <w:rFonts w:ascii="Times New Roman" w:hAnsi="Times New Roman" w:cs="Times New Roman"/>
        </w:rPr>
        <w:t xml:space="preserve"> This </w:t>
      </w:r>
      <w:r w:rsidR="00B64108">
        <w:rPr>
          <w:rFonts w:ascii="Times New Roman" w:hAnsi="Times New Roman" w:cs="Times New Roman"/>
        </w:rPr>
        <w:t xml:space="preserve">suggests that </w:t>
      </w:r>
      <w:r w:rsidR="00660433">
        <w:rPr>
          <w:rFonts w:ascii="Times New Roman" w:hAnsi="Times New Roman" w:cs="Times New Roman"/>
        </w:rPr>
        <w:t xml:space="preserve">ALIAS’s </w:t>
      </w:r>
      <w:r w:rsidR="00B64108">
        <w:rPr>
          <w:rFonts w:ascii="Times New Roman" w:hAnsi="Times New Roman" w:cs="Times New Roman"/>
        </w:rPr>
        <w:t xml:space="preserve">success was </w:t>
      </w:r>
      <w:r w:rsidR="00660433">
        <w:rPr>
          <w:rFonts w:ascii="Times New Roman" w:hAnsi="Times New Roman" w:cs="Times New Roman"/>
        </w:rPr>
        <w:t>robust to habituation length, at least within the range of lengths used here</w:t>
      </w:r>
      <w:r w:rsidR="00B64108">
        <w:rPr>
          <w:rFonts w:ascii="Times New Roman" w:hAnsi="Times New Roman" w:cs="Times New Roman"/>
        </w:rPr>
        <w:t>.</w:t>
      </w:r>
    </w:p>
    <w:p w14:paraId="509F50EB" w14:textId="77777777" w:rsidR="00660433" w:rsidRDefault="00660433"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3"/>
        <w:gridCol w:w="5883"/>
      </w:tblGrid>
      <w:tr w:rsidR="00B64108" w14:paraId="45C4A25B" w14:textId="77777777" w:rsidTr="00A8343B">
        <w:trPr>
          <w:trHeight w:val="3596"/>
        </w:trPr>
        <w:tc>
          <w:tcPr>
            <w:tcW w:w="5671" w:type="dxa"/>
          </w:tcPr>
          <w:p w14:paraId="4CE13738" w14:textId="734D014A" w:rsidR="00A8343B" w:rsidRDefault="009D6884"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C375909" wp14:editId="7C2DE96D">
                  <wp:extent cx="3529013" cy="2171700"/>
                  <wp:effectExtent l="0" t="0" r="0" b="0"/>
                  <wp:docPr id="1418502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02429" name="Picture 14185024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51664" cy="2185639"/>
                          </a:xfrm>
                          <a:prstGeom prst="rect">
                            <a:avLst/>
                          </a:prstGeom>
                        </pic:spPr>
                      </pic:pic>
                    </a:graphicData>
                  </a:graphic>
                </wp:inline>
              </w:drawing>
            </w:r>
          </w:p>
        </w:tc>
        <w:tc>
          <w:tcPr>
            <w:tcW w:w="5985" w:type="dxa"/>
          </w:tcPr>
          <w:p w14:paraId="77104219" w14:textId="70F048DE" w:rsidR="00A8343B" w:rsidRDefault="009D6884"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D286894" wp14:editId="3CF7741A">
                  <wp:extent cx="3565537" cy="2181225"/>
                  <wp:effectExtent l="0" t="0" r="0" b="0"/>
                  <wp:docPr id="1563380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80420" name="Picture 156338042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01381" cy="2203153"/>
                          </a:xfrm>
                          <a:prstGeom prst="rect">
                            <a:avLst/>
                          </a:prstGeom>
                        </pic:spPr>
                      </pic:pic>
                    </a:graphicData>
                  </a:graphic>
                </wp:inline>
              </w:drawing>
            </w:r>
          </w:p>
        </w:tc>
      </w:tr>
    </w:tbl>
    <w:p w14:paraId="623344EC" w14:textId="3A79A0DC" w:rsidR="00A8343B" w:rsidRPr="00B64108" w:rsidRDefault="00A8343B" w:rsidP="00A8343B">
      <w:pPr>
        <w:pStyle w:val="Caption"/>
        <w:rPr>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3</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Mean network error</w:t>
      </w:r>
      <w:r w:rsidR="00AC1613">
        <w:rPr>
          <w:rFonts w:ascii="Times New Roman" w:hAnsi="Times New Roman" w:cs="Times New Roman"/>
          <w:i w:val="0"/>
          <w:iCs w:val="0"/>
          <w:color w:val="000000" w:themeColor="text1"/>
          <w:sz w:val="24"/>
          <w:szCs w:val="24"/>
        </w:rPr>
        <w:t xml:space="preserve"> produced</w:t>
      </w:r>
      <w:r w:rsidRPr="00B64108">
        <w:rPr>
          <w:rFonts w:ascii="Times New Roman" w:hAnsi="Times New Roman" w:cs="Times New Roman"/>
          <w:i w:val="0"/>
          <w:iCs w:val="0"/>
          <w:color w:val="000000" w:themeColor="text1"/>
          <w:sz w:val="24"/>
          <w:szCs w:val="24"/>
        </w:rPr>
        <w:t xml:space="preserve"> to the Efficient and Inefficient test events in the Experimental and Control conditions</w:t>
      </w:r>
      <w:r w:rsidR="00614A04">
        <w:rPr>
          <w:rFonts w:ascii="Times New Roman" w:hAnsi="Times New Roman" w:cs="Times New Roman"/>
          <w:i w:val="0"/>
          <w:iCs w:val="0"/>
          <w:color w:val="000000" w:themeColor="text1"/>
          <w:sz w:val="24"/>
          <w:szCs w:val="24"/>
        </w:rPr>
        <w:t xml:space="preserve"> collapsed across habituation epochs (left panel) and</w:t>
      </w:r>
      <w:r w:rsidRPr="00B64108">
        <w:rPr>
          <w:rFonts w:ascii="Times New Roman" w:hAnsi="Times New Roman" w:cs="Times New Roman"/>
          <w:i w:val="0"/>
          <w:iCs w:val="0"/>
          <w:color w:val="000000" w:themeColor="text1"/>
          <w:sz w:val="24"/>
          <w:szCs w:val="24"/>
        </w:rPr>
        <w:t xml:space="preserve"> for different lengths of habituation (</w:t>
      </w:r>
      <w:r w:rsidR="00614A04">
        <w:rPr>
          <w:rFonts w:ascii="Times New Roman" w:hAnsi="Times New Roman" w:cs="Times New Roman"/>
          <w:i w:val="0"/>
          <w:iCs w:val="0"/>
          <w:color w:val="000000" w:themeColor="text1"/>
          <w:sz w:val="24"/>
          <w:szCs w:val="24"/>
        </w:rPr>
        <w:t xml:space="preserve">right </w:t>
      </w:r>
      <w:r w:rsidRPr="00B64108">
        <w:rPr>
          <w:rFonts w:ascii="Times New Roman" w:hAnsi="Times New Roman" w:cs="Times New Roman"/>
          <w:i w:val="0"/>
          <w:iCs w:val="0"/>
          <w:color w:val="000000" w:themeColor="text1"/>
          <w:sz w:val="24"/>
          <w:szCs w:val="24"/>
        </w:rPr>
        <w:t xml:space="preserve">panel) or collapses over these different lengths (right panel). Data shown </w:t>
      </w:r>
      <w:r w:rsidR="00663F95" w:rsidRPr="00B64108">
        <w:rPr>
          <w:rFonts w:ascii="Times New Roman" w:hAnsi="Times New Roman" w:cs="Times New Roman"/>
          <w:i w:val="0"/>
          <w:iCs w:val="0"/>
          <w:color w:val="000000" w:themeColor="text1"/>
          <w:sz w:val="24"/>
          <w:szCs w:val="24"/>
        </w:rPr>
        <w:t>here were generated by ALIAS.</w:t>
      </w:r>
    </w:p>
    <w:p w14:paraId="0B661446"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290E3324" w14:textId="40CFFFA3" w:rsidR="00660433" w:rsidRDefault="00660433" w:rsidP="00660433">
      <w:pPr>
        <w:spacing w:line="480" w:lineRule="auto"/>
        <w:ind w:firstLine="720"/>
        <w:contextualSpacing/>
        <w:rPr>
          <w:rFonts w:ascii="Times New Roman" w:hAnsi="Times New Roman" w:cs="Times New Roman"/>
        </w:rPr>
      </w:pPr>
      <w:r>
        <w:rPr>
          <w:rFonts w:ascii="Times New Roman" w:hAnsi="Times New Roman" w:cs="Times New Roman"/>
        </w:rPr>
        <w:t>Figure 4 shows the</w:t>
      </w:r>
      <w:r w:rsidR="007567EE">
        <w:rPr>
          <w:rFonts w:ascii="Times New Roman" w:hAnsi="Times New Roman" w:cs="Times New Roman"/>
        </w:rPr>
        <w:t xml:space="preserve"> same overall</w:t>
      </w:r>
      <w:r>
        <w:rPr>
          <w:rFonts w:ascii="Times New Roman" w:hAnsi="Times New Roman" w:cs="Times New Roman"/>
        </w:rPr>
        <w:t xml:space="preserve"> looking time data for ALIAS </w:t>
      </w:r>
      <w:r w:rsidR="007567EE">
        <w:rPr>
          <w:rFonts w:ascii="Times New Roman" w:hAnsi="Times New Roman" w:cs="Times New Roman"/>
        </w:rPr>
        <w:t xml:space="preserve">as that shown in Figure 3 as well as the looking responses of </w:t>
      </w:r>
      <w:r>
        <w:rPr>
          <w:rFonts w:ascii="Times New Roman" w:hAnsi="Times New Roman" w:cs="Times New Roman"/>
        </w:rPr>
        <w:t xml:space="preserve">OM10. As </w:t>
      </w:r>
      <w:r w:rsidR="007567EE">
        <w:rPr>
          <w:rFonts w:ascii="Times New Roman" w:hAnsi="Times New Roman" w:cs="Times New Roman"/>
        </w:rPr>
        <w:t>shown in the figure</w:t>
      </w:r>
      <w:r>
        <w:rPr>
          <w:rFonts w:ascii="Times New Roman" w:hAnsi="Times New Roman" w:cs="Times New Roman"/>
        </w:rPr>
        <w:t xml:space="preserve">, </w:t>
      </w:r>
      <w:r w:rsidR="00AC1613">
        <w:rPr>
          <w:rFonts w:ascii="Times New Roman" w:hAnsi="Times New Roman" w:cs="Times New Roman"/>
        </w:rPr>
        <w:t xml:space="preserve">both </w:t>
      </w:r>
      <w:r>
        <w:rPr>
          <w:rFonts w:ascii="Times New Roman" w:hAnsi="Times New Roman" w:cs="Times New Roman"/>
        </w:rPr>
        <w:t>networks</w:t>
      </w:r>
      <w:r w:rsidR="00AC1613">
        <w:rPr>
          <w:rFonts w:ascii="Times New Roman" w:hAnsi="Times New Roman" w:cs="Times New Roman"/>
        </w:rPr>
        <w:t xml:space="preserve"> reproduced the first target finding,</w:t>
      </w:r>
      <w:r>
        <w:rPr>
          <w:rFonts w:ascii="Times New Roman" w:hAnsi="Times New Roman" w:cs="Times New Roman"/>
        </w:rPr>
        <w:t xml:space="preserve"> although</w:t>
      </w:r>
      <w:r w:rsidR="00AC1613">
        <w:rPr>
          <w:rFonts w:ascii="Times New Roman" w:hAnsi="Times New Roman" w:cs="Times New Roman"/>
        </w:rPr>
        <w:t xml:space="preserve"> it is clear from the figure that the difference in error between the </w:t>
      </w:r>
      <w:r w:rsidR="00AC1613">
        <w:rPr>
          <w:rFonts w:ascii="Times New Roman" w:hAnsi="Times New Roman" w:cs="Times New Roman"/>
        </w:rPr>
        <w:lastRenderedPageBreak/>
        <w:t>Inefficient and Efficient test events was</w:t>
      </w:r>
      <w:r>
        <w:rPr>
          <w:rFonts w:ascii="Times New Roman" w:hAnsi="Times New Roman" w:cs="Times New Roman"/>
        </w:rPr>
        <w:t xml:space="preserve"> larger for ALIAS than for OM10. A different pattern emerged for networks in the Control condition in both models. Specifically, in both models, networks assigned to this condition overall looked equally long at both conditions. The fact that ALIAS succeeded in qualitatively reproducing</w:t>
      </w:r>
      <w:r w:rsidR="00AC1613">
        <w:rPr>
          <w:rFonts w:ascii="Times New Roman" w:hAnsi="Times New Roman" w:cs="Times New Roman"/>
        </w:rPr>
        <w:t xml:space="preserve"> the first target finding</w:t>
      </w:r>
      <w:r>
        <w:rPr>
          <w:rFonts w:ascii="Times New Roman" w:hAnsi="Times New Roman" w:cs="Times New Roman"/>
        </w:rPr>
        <w:t xml:space="preserve"> suggests that </w:t>
      </w:r>
      <w:r w:rsidR="00AC1613">
        <w:rPr>
          <w:rFonts w:ascii="Times New Roman" w:hAnsi="Times New Roman" w:cs="Times New Roman"/>
        </w:rPr>
        <w:t xml:space="preserve">the </w:t>
      </w:r>
      <w:r>
        <w:rPr>
          <w:rFonts w:ascii="Times New Roman" w:hAnsi="Times New Roman" w:cs="Times New Roman"/>
        </w:rPr>
        <w:t>theoretical account that it implements is sufficient to capture such looking behavior. OM10’s ability qualitatively to reproduce infants’ looking times in both conditions</w:t>
      </w:r>
      <w:r w:rsidR="00AC1613">
        <w:rPr>
          <w:rFonts w:ascii="Times New Roman" w:hAnsi="Times New Roman" w:cs="Times New Roman"/>
        </w:rPr>
        <w:t xml:space="preserve"> as well</w:t>
      </w:r>
      <w:r>
        <w:rPr>
          <w:rFonts w:ascii="Times New Roman" w:hAnsi="Times New Roman" w:cs="Times New Roman"/>
        </w:rPr>
        <w:t xml:space="preserve"> is perhaps not surprising given that it was built specifically</w:t>
      </w:r>
      <w:r w:rsidR="00AC1613">
        <w:rPr>
          <w:rFonts w:ascii="Times New Roman" w:hAnsi="Times New Roman" w:cs="Times New Roman"/>
        </w:rPr>
        <w:t xml:space="preserve"> and independently shown </w:t>
      </w:r>
      <w:r>
        <w:rPr>
          <w:rFonts w:ascii="Times New Roman" w:hAnsi="Times New Roman" w:cs="Times New Roman"/>
        </w:rPr>
        <w:t xml:space="preserve">to capture </w:t>
      </w:r>
      <w:r w:rsidR="00AC1613">
        <w:rPr>
          <w:rFonts w:ascii="Times New Roman" w:hAnsi="Times New Roman" w:cs="Times New Roman"/>
        </w:rPr>
        <w:t xml:space="preserve">the first major finding.  </w:t>
      </w:r>
      <w:r>
        <w:rPr>
          <w:rFonts w:ascii="Times New Roman" w:hAnsi="Times New Roman" w:cs="Times New Roman"/>
        </w:rPr>
        <w:t xml:space="preserve">Yet, as noted in the Introduction, it is possible that OM10’s success reflects a failure to model key features of </w:t>
      </w:r>
      <w:r w:rsidR="00AC1613">
        <w:rPr>
          <w:rFonts w:ascii="Times New Roman" w:hAnsi="Times New Roman" w:cs="Times New Roman"/>
        </w:rPr>
        <w:t>the</w:t>
      </w:r>
      <w:r>
        <w:rPr>
          <w:rFonts w:ascii="Times New Roman" w:hAnsi="Times New Roman" w:cs="Times New Roman"/>
        </w:rPr>
        <w:t xml:space="preserve"> design </w:t>
      </w:r>
      <w:r w:rsidR="00AC1613">
        <w:rPr>
          <w:rFonts w:ascii="Times New Roman" w:hAnsi="Times New Roman" w:cs="Times New Roman"/>
        </w:rPr>
        <w:t xml:space="preserve">of some </w:t>
      </w:r>
      <w:r w:rsidR="00407594">
        <w:rPr>
          <w:rFonts w:ascii="Times New Roman" w:hAnsi="Times New Roman" w:cs="Times New Roman"/>
        </w:rPr>
        <w:t>of</w:t>
      </w:r>
      <w:r w:rsidR="00AC1613">
        <w:rPr>
          <w:rFonts w:ascii="Times New Roman" w:hAnsi="Times New Roman" w:cs="Times New Roman"/>
        </w:rPr>
        <w:t xml:space="preserve"> the early studies on infant action understanding </w:t>
      </w:r>
      <w:r>
        <w:rPr>
          <w:rFonts w:ascii="Times New Roman" w:hAnsi="Times New Roman" w:cs="Times New Roman"/>
        </w:rPr>
        <w:t xml:space="preserve">rather than to its ability to capture the processes supporting action understanding. </w:t>
      </w:r>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7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tblGrid>
      <w:tr w:rsidR="003F56CC" w14:paraId="304D63C4" w14:textId="77777777" w:rsidTr="003F56CC">
        <w:trPr>
          <w:trHeight w:val="4485"/>
        </w:trPr>
        <w:tc>
          <w:tcPr>
            <w:tcW w:w="7451" w:type="dxa"/>
          </w:tcPr>
          <w:p w14:paraId="6B8389E1" w14:textId="01594D57" w:rsidR="003F56CC" w:rsidRDefault="0045041D" w:rsidP="00AC1613">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59F8A213" wp14:editId="4B2E3DEA">
                  <wp:extent cx="4767263" cy="2933700"/>
                  <wp:effectExtent l="0" t="0" r="0" b="0"/>
                  <wp:docPr id="495193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93916" name="Picture 4951939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78540" cy="2940640"/>
                          </a:xfrm>
                          <a:prstGeom prst="rect">
                            <a:avLst/>
                          </a:prstGeom>
                        </pic:spPr>
                      </pic:pic>
                    </a:graphicData>
                  </a:graphic>
                </wp:inline>
              </w:drawing>
            </w:r>
          </w:p>
        </w:tc>
      </w:tr>
    </w:tbl>
    <w:p w14:paraId="36EF27CB" w14:textId="001DDF03" w:rsidR="00AC1613" w:rsidRPr="00AC1613" w:rsidRDefault="00AC1613" w:rsidP="00AC1613">
      <w:pPr>
        <w:pStyle w:val="Caption"/>
        <w:rPr>
          <w:rFonts w:ascii="Times New Roman" w:hAnsi="Times New Roman" w:cs="Times New Roman"/>
          <w:i w:val="0"/>
          <w:iCs w:val="0"/>
          <w:color w:val="000000" w:themeColor="text1"/>
          <w:sz w:val="24"/>
          <w:szCs w:val="24"/>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4</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Mean </w:t>
      </w:r>
      <w:r w:rsidR="003F56CC">
        <w:rPr>
          <w:rFonts w:ascii="Times New Roman" w:hAnsi="Times New Roman" w:cs="Times New Roman"/>
          <w:i w:val="0"/>
          <w:iCs w:val="0"/>
          <w:color w:val="000000" w:themeColor="text1"/>
          <w:sz w:val="24"/>
          <w:szCs w:val="24"/>
        </w:rPr>
        <w:t>activation of the critical units</w:t>
      </w:r>
      <w:r>
        <w:rPr>
          <w:rFonts w:ascii="Times New Roman" w:hAnsi="Times New Roman" w:cs="Times New Roman"/>
          <w:i w:val="0"/>
          <w:iCs w:val="0"/>
          <w:color w:val="000000" w:themeColor="text1"/>
          <w:sz w:val="24"/>
          <w:szCs w:val="24"/>
        </w:rPr>
        <w:t xml:space="preserve"> produced</w:t>
      </w:r>
      <w:r w:rsidRPr="00AC1613">
        <w:rPr>
          <w:rFonts w:ascii="Times New Roman" w:hAnsi="Times New Roman" w:cs="Times New Roman"/>
          <w:i w:val="0"/>
          <w:iCs w:val="0"/>
          <w:color w:val="000000" w:themeColor="text1"/>
          <w:sz w:val="24"/>
          <w:szCs w:val="24"/>
        </w:rPr>
        <w:t xml:space="preserve"> to Efficient and Inefficient test events in the Experimental and Control conditions for OM10</w:t>
      </w:r>
      <w:r w:rsidR="003F56CC">
        <w:rPr>
          <w:rFonts w:ascii="Times New Roman" w:hAnsi="Times New Roman" w:cs="Times New Roman"/>
          <w:i w:val="0"/>
          <w:iCs w:val="0"/>
          <w:color w:val="000000" w:themeColor="text1"/>
          <w:sz w:val="24"/>
          <w:szCs w:val="24"/>
        </w:rPr>
        <w:t xml:space="preserve">. </w:t>
      </w:r>
      <w:r w:rsidRPr="00AC1613">
        <w:rPr>
          <w:rFonts w:ascii="Times New Roman" w:hAnsi="Times New Roman" w:cs="Times New Roman"/>
          <w:i w:val="0"/>
          <w:iCs w:val="0"/>
          <w:color w:val="000000" w:themeColor="text1"/>
          <w:sz w:val="24"/>
          <w:szCs w:val="24"/>
        </w:rPr>
        <w:t>Error bars represent standard errors.</w:t>
      </w:r>
    </w:p>
    <w:p w14:paraId="22323C99"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506B5CAD" w14:textId="3F35F1E8" w:rsidR="00C67CF5" w:rsidRDefault="00C67CF5" w:rsidP="00C67CF5">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To assess whether OM10’s performance is an artifact of these design choices, OM10’s performance was compared to that of a modified version of this model, OM10-2. It will be recalled that in this version of the model, the agent no longer overshoots the barrier and both the barrier and goal remain fully visible across all time steps. Figure </w:t>
      </w:r>
      <w:r w:rsidR="00A31190">
        <w:rPr>
          <w:rFonts w:ascii="Times New Roman" w:hAnsi="Times New Roman" w:cs="Times New Roman"/>
        </w:rPr>
        <w:t>5</w:t>
      </w:r>
      <w:r>
        <w:rPr>
          <w:rFonts w:ascii="Times New Roman" w:hAnsi="Times New Roman" w:cs="Times New Roman"/>
        </w:rPr>
        <w:t xml:space="preserve"> shows the looking time data of OM10 (replotted) and OM10-2. There are two important takeaways from this figure. First, OM10-2 model—which more faithfully captures the experimental details </w:t>
      </w:r>
      <w:r w:rsidR="006823B0">
        <w:rPr>
          <w:rFonts w:ascii="Times New Roman" w:hAnsi="Times New Roman" w:cs="Times New Roman"/>
        </w:rPr>
        <w:t>of studies associated with the first target finding</w:t>
      </w:r>
      <w:r>
        <w:rPr>
          <w:rFonts w:ascii="Times New Roman" w:hAnsi="Times New Roman" w:cs="Times New Roman"/>
        </w:rPr>
        <w:t xml:space="preserve">) than OM10—fails qualitatively to capture the first target finding. Second, OM10-2’s pattern of looking is the mirror reversal of that of OM10; that is, networks in the Control condition, but not those in the Experimental condition, looked longer at the </w:t>
      </w:r>
      <w:r w:rsidR="00FD62D8">
        <w:rPr>
          <w:rFonts w:ascii="Times New Roman" w:hAnsi="Times New Roman" w:cs="Times New Roman"/>
        </w:rPr>
        <w:t>Inefficient test event than at the Efficient test event.</w:t>
      </w:r>
      <w:r>
        <w:rPr>
          <w:rFonts w:ascii="Times New Roman" w:hAnsi="Times New Roman" w:cs="Times New Roman"/>
        </w:rPr>
        <w:t xml:space="preserve"> </w:t>
      </w:r>
    </w:p>
    <w:p w14:paraId="018FC986" w14:textId="77777777" w:rsidR="00BC196F" w:rsidRDefault="00BC196F" w:rsidP="006823B0">
      <w:pPr>
        <w:spacing w:line="480" w:lineRule="auto"/>
        <w:contextualSpacing/>
        <w:rPr>
          <w:rFonts w:ascii="Times New Roman" w:hAnsi="Times New Roman" w:cs="Times New Roman"/>
        </w:rPr>
      </w:pP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8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3"/>
      </w:tblGrid>
      <w:tr w:rsidR="00D0596C" w14:paraId="66B3C8A6" w14:textId="77777777" w:rsidTr="00D0596C">
        <w:trPr>
          <w:trHeight w:val="4686"/>
        </w:trPr>
        <w:tc>
          <w:tcPr>
            <w:tcW w:w="8343" w:type="dxa"/>
          </w:tcPr>
          <w:p w14:paraId="3BCDF16D" w14:textId="48C1B850" w:rsidR="00D0596C" w:rsidRDefault="00D0596C" w:rsidP="00990DD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4AC8B798" wp14:editId="344F7943">
                  <wp:extent cx="5224462" cy="3215054"/>
                  <wp:effectExtent l="0" t="0" r="0" b="4445"/>
                  <wp:docPr id="904582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82613" name="Picture 90458261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32070" cy="3219736"/>
                          </a:xfrm>
                          <a:prstGeom prst="rect">
                            <a:avLst/>
                          </a:prstGeom>
                        </pic:spPr>
                      </pic:pic>
                    </a:graphicData>
                  </a:graphic>
                </wp:inline>
              </w:drawing>
            </w:r>
          </w:p>
        </w:tc>
      </w:tr>
    </w:tbl>
    <w:p w14:paraId="0FF872E1" w14:textId="58B16CC5"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5</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w:t>
      </w:r>
      <w:r w:rsidR="00D0596C" w:rsidRPr="00AC1613">
        <w:rPr>
          <w:rFonts w:ascii="Times New Roman" w:hAnsi="Times New Roman" w:cs="Times New Roman"/>
          <w:i w:val="0"/>
          <w:iCs w:val="0"/>
          <w:color w:val="000000" w:themeColor="text1"/>
          <w:sz w:val="24"/>
          <w:szCs w:val="24"/>
        </w:rPr>
        <w:t xml:space="preserve">Mean </w:t>
      </w:r>
      <w:r w:rsidR="00D0596C">
        <w:rPr>
          <w:rFonts w:ascii="Times New Roman" w:hAnsi="Times New Roman" w:cs="Times New Roman"/>
          <w:i w:val="0"/>
          <w:iCs w:val="0"/>
          <w:color w:val="000000" w:themeColor="text1"/>
          <w:sz w:val="24"/>
          <w:szCs w:val="24"/>
        </w:rPr>
        <w:t>activation of the critical units produced</w:t>
      </w:r>
      <w:r w:rsidR="00D0596C" w:rsidRPr="00AC1613">
        <w:rPr>
          <w:rFonts w:ascii="Times New Roman" w:hAnsi="Times New Roman" w:cs="Times New Roman"/>
          <w:i w:val="0"/>
          <w:iCs w:val="0"/>
          <w:color w:val="000000" w:themeColor="text1"/>
          <w:sz w:val="24"/>
          <w:szCs w:val="24"/>
        </w:rPr>
        <w:t xml:space="preserve"> </w:t>
      </w:r>
      <w:r w:rsidR="00D0596C">
        <w:rPr>
          <w:rFonts w:ascii="Times New Roman" w:hAnsi="Times New Roman" w:cs="Times New Roman"/>
          <w:i w:val="0"/>
          <w:iCs w:val="0"/>
          <w:color w:val="000000" w:themeColor="text1"/>
          <w:sz w:val="24"/>
          <w:szCs w:val="24"/>
        </w:rPr>
        <w:t xml:space="preserve">to the </w:t>
      </w:r>
      <w:r w:rsidR="003554E4" w:rsidRPr="003554E4">
        <w:rPr>
          <w:rFonts w:ascii="Times New Roman" w:hAnsi="Times New Roman" w:cs="Times New Roman"/>
          <w:i w:val="0"/>
          <w:iCs w:val="0"/>
          <w:color w:val="000000" w:themeColor="text1"/>
          <w:sz w:val="24"/>
          <w:szCs w:val="24"/>
        </w:rPr>
        <w:t>Efficient and Inefficient test events in the Experimental and Control conditions for OM10-2.</w:t>
      </w:r>
    </w:p>
    <w:p w14:paraId="2CE49843" w14:textId="77777777" w:rsidR="009606A5" w:rsidRDefault="009606A5" w:rsidP="00A31190">
      <w:pPr>
        <w:spacing w:line="480" w:lineRule="auto"/>
        <w:contextualSpacing/>
        <w:rPr>
          <w:rFonts w:ascii="Times New Roman" w:hAnsi="Times New Roman" w:cs="Times New Roman"/>
        </w:rPr>
      </w:pPr>
    </w:p>
    <w:p w14:paraId="7A5DA74C" w14:textId="016681D7" w:rsidR="00BC1646" w:rsidRDefault="0023417E" w:rsidP="00285325">
      <w:pPr>
        <w:spacing w:line="480" w:lineRule="auto"/>
        <w:ind w:firstLine="720"/>
        <w:contextualSpacing/>
        <w:rPr>
          <w:rFonts w:ascii="Times New Roman" w:hAnsi="Times New Roman" w:cs="Times New Roman"/>
        </w:rPr>
      </w:pPr>
      <w:r>
        <w:rPr>
          <w:rFonts w:ascii="Times New Roman" w:hAnsi="Times New Roman" w:cs="Times New Roman"/>
        </w:rPr>
        <w:t xml:space="preserve">Given that a key assumption of ALIAS is that barriers that are located in the periphery </w:t>
      </w:r>
      <w:r w:rsidR="005D6240">
        <w:rPr>
          <w:rFonts w:ascii="Times New Roman" w:hAnsi="Times New Roman" w:cs="Times New Roman"/>
        </w:rPr>
        <w:t xml:space="preserve">of a visual scene </w:t>
      </w:r>
      <w:r>
        <w:rPr>
          <w:rFonts w:ascii="Times New Roman" w:hAnsi="Times New Roman" w:cs="Times New Roman"/>
        </w:rPr>
        <w:t xml:space="preserve">are less salient than those located beneath arced </w:t>
      </w:r>
      <w:r w:rsidR="005D6240">
        <w:rPr>
          <w:rFonts w:ascii="Times New Roman" w:hAnsi="Times New Roman" w:cs="Times New Roman"/>
        </w:rPr>
        <w:t>motion trajectories</w:t>
      </w:r>
      <w:r>
        <w:rPr>
          <w:rFonts w:ascii="Times New Roman" w:hAnsi="Times New Roman" w:cs="Times New Roman"/>
        </w:rPr>
        <w:t>—which has consequences for the strength or the magnitude of the association that is formed between them—the final analysis compared</w:t>
      </w:r>
      <w:r w:rsidR="003A2340">
        <w:rPr>
          <w:rFonts w:ascii="Times New Roman" w:hAnsi="Times New Roman" w:cs="Times New Roman"/>
        </w:rPr>
        <w:t xml:space="preserve"> the performance of</w:t>
      </w:r>
      <w:r>
        <w:rPr>
          <w:rFonts w:ascii="Times New Roman" w:hAnsi="Times New Roman" w:cs="Times New Roman"/>
        </w:rPr>
        <w:t xml:space="preserve"> ALIAS to a </w:t>
      </w:r>
      <w:r w:rsidR="003A2340">
        <w:rPr>
          <w:rFonts w:ascii="Times New Roman" w:hAnsi="Times New Roman" w:cs="Times New Roman"/>
        </w:rPr>
        <w:t>version of this model</w:t>
      </w:r>
      <w:r>
        <w:rPr>
          <w:rFonts w:ascii="Times New Roman" w:hAnsi="Times New Roman" w:cs="Times New Roman"/>
        </w:rPr>
        <w:t xml:space="preserve"> that did not implement differential salience.</w:t>
      </w:r>
      <w:r w:rsidR="007F07B1">
        <w:rPr>
          <w:rFonts w:ascii="Times New Roman" w:hAnsi="Times New Roman" w:cs="Times New Roman"/>
        </w:rPr>
        <w:t xml:space="preserve"> </w:t>
      </w:r>
      <w:r w:rsidR="005D6240">
        <w:rPr>
          <w:rFonts w:ascii="Times New Roman" w:hAnsi="Times New Roman" w:cs="Times New Roman"/>
        </w:rPr>
        <w:t xml:space="preserve">Data for this analysis is shown </w:t>
      </w:r>
      <w:r w:rsidR="00FE6A40">
        <w:rPr>
          <w:rFonts w:ascii="Times New Roman" w:hAnsi="Times New Roman" w:cs="Times New Roman"/>
        </w:rPr>
        <w:t>in Figure 6</w:t>
      </w:r>
      <w:r w:rsidR="005D6240">
        <w:rPr>
          <w:rFonts w:ascii="Times New Roman" w:hAnsi="Times New Roman" w:cs="Times New Roman"/>
        </w:rPr>
        <w:t xml:space="preserve">. </w:t>
      </w:r>
      <w:r w:rsidR="00222DF4">
        <w:rPr>
          <w:rFonts w:ascii="Times New Roman" w:hAnsi="Times New Roman" w:cs="Times New Roman"/>
        </w:rPr>
        <w:t>Although</w:t>
      </w:r>
      <w:r w:rsidR="008E0BC2">
        <w:rPr>
          <w:rFonts w:ascii="Times New Roman" w:hAnsi="Times New Roman" w:cs="Times New Roman"/>
        </w:rPr>
        <w:t xml:space="preserve"> </w:t>
      </w:r>
      <w:r w:rsidR="00E84D6E">
        <w:rPr>
          <w:rFonts w:ascii="Times New Roman" w:hAnsi="Times New Roman" w:cs="Times New Roman"/>
        </w:rPr>
        <w:t>both models show</w:t>
      </w:r>
      <w:r w:rsidR="00DE21B3">
        <w:rPr>
          <w:rFonts w:ascii="Times New Roman" w:hAnsi="Times New Roman" w:cs="Times New Roman"/>
        </w:rPr>
        <w:t>ed</w:t>
      </w:r>
      <w:r w:rsidR="00E84D6E">
        <w:rPr>
          <w:rFonts w:ascii="Times New Roman" w:hAnsi="Times New Roman" w:cs="Times New Roman"/>
        </w:rPr>
        <w:t xml:space="preserve"> similar patterns of looking in the Experimental condition</w:t>
      </w:r>
      <w:r w:rsidR="00B37F93">
        <w:rPr>
          <w:rFonts w:ascii="Times New Roman" w:hAnsi="Times New Roman" w:cs="Times New Roman"/>
        </w:rPr>
        <w:t>,</w:t>
      </w:r>
      <w:r w:rsidR="00DE21B3">
        <w:rPr>
          <w:rFonts w:ascii="Times New Roman" w:hAnsi="Times New Roman" w:cs="Times New Roman"/>
        </w:rPr>
        <w:t xml:space="preserve"> </w:t>
      </w:r>
      <w:r w:rsidR="00AD3D4F">
        <w:rPr>
          <w:rFonts w:ascii="Times New Roman" w:hAnsi="Times New Roman" w:cs="Times New Roman"/>
        </w:rPr>
        <w:t>the</w:t>
      </w:r>
      <w:r w:rsidR="00B37F93">
        <w:rPr>
          <w:rFonts w:ascii="Times New Roman" w:hAnsi="Times New Roman" w:cs="Times New Roman"/>
        </w:rPr>
        <w:t>ir patterns of looking diverged in the Control condition</w:t>
      </w:r>
      <w:r w:rsidR="00E9412F">
        <w:rPr>
          <w:rFonts w:ascii="Times New Roman" w:hAnsi="Times New Roman" w:cs="Times New Roman"/>
        </w:rPr>
        <w:t>.</w:t>
      </w:r>
      <w:r w:rsidR="00A251F2">
        <w:rPr>
          <w:rFonts w:ascii="Times New Roman" w:hAnsi="Times New Roman" w:cs="Times New Roman"/>
        </w:rPr>
        <w:t xml:space="preserve"> </w:t>
      </w:r>
      <w:r w:rsidR="003471D4">
        <w:rPr>
          <w:rFonts w:ascii="Times New Roman" w:hAnsi="Times New Roman" w:cs="Times New Roman"/>
        </w:rPr>
        <w:t xml:space="preserve">Specifically, </w:t>
      </w:r>
      <w:r w:rsidR="006F5084">
        <w:rPr>
          <w:rFonts w:ascii="Times New Roman" w:hAnsi="Times New Roman" w:cs="Times New Roman"/>
        </w:rPr>
        <w:t xml:space="preserve">although the </w:t>
      </w:r>
      <w:r w:rsidR="0056544E">
        <w:rPr>
          <w:rFonts w:ascii="Times New Roman" w:hAnsi="Times New Roman" w:cs="Times New Roman"/>
        </w:rPr>
        <w:t xml:space="preserve">difference in time spent </w:t>
      </w:r>
      <w:r w:rsidR="00F05981">
        <w:rPr>
          <w:rFonts w:ascii="Times New Roman" w:hAnsi="Times New Roman" w:cs="Times New Roman"/>
        </w:rPr>
        <w:t>looking at the two test</w:t>
      </w:r>
      <w:r w:rsidR="0056544E">
        <w:rPr>
          <w:rFonts w:ascii="Times New Roman" w:hAnsi="Times New Roman" w:cs="Times New Roman"/>
        </w:rPr>
        <w:t xml:space="preserve"> events</w:t>
      </w:r>
      <w:r w:rsidR="006F5084">
        <w:rPr>
          <w:rFonts w:ascii="Times New Roman" w:hAnsi="Times New Roman" w:cs="Times New Roman"/>
        </w:rPr>
        <w:t xml:space="preserve"> was smaller in this condition than in the Experimental condition in both models, </w:t>
      </w:r>
      <w:r w:rsidR="00AD0D36">
        <w:rPr>
          <w:rFonts w:ascii="Times New Roman" w:hAnsi="Times New Roman" w:cs="Times New Roman"/>
        </w:rPr>
        <w:t>only networks in ALIAS-2</w:t>
      </w:r>
      <w:r w:rsidR="006F5084">
        <w:rPr>
          <w:rFonts w:ascii="Times New Roman" w:hAnsi="Times New Roman" w:cs="Times New Roman"/>
        </w:rPr>
        <w:t xml:space="preserve"> </w:t>
      </w:r>
      <w:r w:rsidR="00E424AA">
        <w:rPr>
          <w:rFonts w:ascii="Times New Roman" w:hAnsi="Times New Roman" w:cs="Times New Roman"/>
        </w:rPr>
        <w:t>looked longer at the</w:t>
      </w:r>
      <w:r w:rsidR="006F5084">
        <w:rPr>
          <w:rFonts w:ascii="Times New Roman" w:hAnsi="Times New Roman" w:cs="Times New Roman"/>
        </w:rPr>
        <w:t xml:space="preserve"> Inefficient test event than at the Efficient one</w:t>
      </w:r>
      <w:r w:rsidR="002D1E7F">
        <w:rPr>
          <w:rFonts w:ascii="Times New Roman" w:hAnsi="Times New Roman" w:cs="Times New Roman"/>
        </w:rPr>
        <w:t>.</w:t>
      </w:r>
      <w:r w:rsidR="009172E6">
        <w:rPr>
          <w:rFonts w:ascii="Times New Roman" w:hAnsi="Times New Roman" w:cs="Times New Roman"/>
        </w:rPr>
        <w:t xml:space="preserve"> </w:t>
      </w:r>
      <w:r w:rsidR="00285325">
        <w:rPr>
          <w:rFonts w:ascii="Times New Roman" w:hAnsi="Times New Roman" w:cs="Times New Roman"/>
        </w:rPr>
        <w:t>Such reduced but still longer looking to the Inefficient to the Efficient test event</w:t>
      </w:r>
      <w:r w:rsidR="0052427B">
        <w:rPr>
          <w:rFonts w:ascii="Times New Roman" w:hAnsi="Times New Roman" w:cs="Times New Roman"/>
        </w:rPr>
        <w:t xml:space="preserve"> can be traced to</w:t>
      </w:r>
      <w:r w:rsidR="008431FB">
        <w:rPr>
          <w:rFonts w:ascii="Times New Roman" w:hAnsi="Times New Roman" w:cs="Times New Roman"/>
        </w:rPr>
        <w:t xml:space="preserve"> how salience was implemented in the current simulations and its</w:t>
      </w:r>
      <w:r w:rsidR="0052427B">
        <w:rPr>
          <w:rFonts w:ascii="Times New Roman" w:hAnsi="Times New Roman" w:cs="Times New Roman"/>
        </w:rPr>
        <w:t xml:space="preserve"> absence in ALIAS-2. </w:t>
      </w:r>
      <w:r w:rsidR="006278D9">
        <w:rPr>
          <w:rFonts w:ascii="Times New Roman" w:hAnsi="Times New Roman" w:cs="Times New Roman"/>
        </w:rPr>
        <w:t>Recall that salience was implemented by reducing the learning rate of and applying weight decay to the</w:t>
      </w:r>
      <w:r w:rsidR="00285325">
        <w:rPr>
          <w:rFonts w:ascii="Times New Roman" w:hAnsi="Times New Roman" w:cs="Times New Roman"/>
        </w:rPr>
        <w:t xml:space="preserve"> weights linking the model’s internal representation to the </w:t>
      </w:r>
      <w:r w:rsidR="003B154E">
        <w:rPr>
          <w:rFonts w:ascii="Times New Roman" w:hAnsi="Times New Roman" w:cs="Times New Roman"/>
        </w:rPr>
        <w:t>barrier input and output information.</w:t>
      </w:r>
      <w:r w:rsidR="006278D9">
        <w:rPr>
          <w:rFonts w:ascii="Times New Roman" w:hAnsi="Times New Roman" w:cs="Times New Roman"/>
        </w:rPr>
        <w:t xml:space="preserve"> </w:t>
      </w:r>
    </w:p>
    <w:p w14:paraId="50A830CF" w14:textId="77777777" w:rsidR="00A15CEA" w:rsidRDefault="00A15CEA" w:rsidP="001B653D">
      <w:pPr>
        <w:spacing w:line="480" w:lineRule="auto"/>
        <w:ind w:firstLine="720"/>
        <w:contextualSpacing/>
        <w:rPr>
          <w:rFonts w:ascii="Times New Roman" w:hAnsi="Times New Roman" w:cs="Times New Roman"/>
        </w:rPr>
      </w:pPr>
    </w:p>
    <w:tbl>
      <w:tblPr>
        <w:tblStyle w:val="TableGrid"/>
        <w:tblW w:w="74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6"/>
      </w:tblGrid>
      <w:tr w:rsidR="004347A6" w14:paraId="049910E1" w14:textId="77777777" w:rsidTr="004347A6">
        <w:trPr>
          <w:trHeight w:val="4520"/>
        </w:trPr>
        <w:tc>
          <w:tcPr>
            <w:tcW w:w="7489" w:type="dxa"/>
          </w:tcPr>
          <w:p w14:paraId="34002505" w14:textId="6C6F90AB" w:rsidR="004347A6" w:rsidRDefault="004347A6" w:rsidP="00A15CEA">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F0DD713" wp14:editId="65D9A8B2">
                  <wp:extent cx="4624387" cy="2828979"/>
                  <wp:effectExtent l="0" t="0" r="5080" b="0"/>
                  <wp:docPr id="477493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93988" name="Picture 47749398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34428" cy="2835121"/>
                          </a:xfrm>
                          <a:prstGeom prst="rect">
                            <a:avLst/>
                          </a:prstGeom>
                        </pic:spPr>
                      </pic:pic>
                    </a:graphicData>
                  </a:graphic>
                </wp:inline>
              </w:drawing>
            </w:r>
          </w:p>
        </w:tc>
      </w:tr>
    </w:tbl>
    <w:p w14:paraId="7355812B" w14:textId="2BD691C2" w:rsidR="00A15CEA" w:rsidRPr="00427608" w:rsidRDefault="00A15CEA" w:rsidP="00A15CEA">
      <w:pPr>
        <w:pStyle w:val="Caption"/>
        <w:rPr>
          <w:rFonts w:ascii="Times New Roman" w:hAnsi="Times New Roman" w:cs="Times New Roman"/>
          <w:i w:val="0"/>
          <w:iCs w:val="0"/>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6</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w:t>
      </w:r>
      <w:r w:rsidR="004347A6" w:rsidRPr="00B64108">
        <w:rPr>
          <w:rFonts w:ascii="Times New Roman" w:hAnsi="Times New Roman" w:cs="Times New Roman"/>
          <w:i w:val="0"/>
          <w:iCs w:val="0"/>
          <w:color w:val="000000" w:themeColor="text1"/>
          <w:sz w:val="24"/>
          <w:szCs w:val="24"/>
        </w:rPr>
        <w:t>Mean network error</w:t>
      </w:r>
      <w:r w:rsidR="004347A6">
        <w:rPr>
          <w:rFonts w:ascii="Times New Roman" w:hAnsi="Times New Roman" w:cs="Times New Roman"/>
          <w:i w:val="0"/>
          <w:iCs w:val="0"/>
          <w:color w:val="000000" w:themeColor="text1"/>
          <w:sz w:val="24"/>
          <w:szCs w:val="24"/>
        </w:rPr>
        <w:t xml:space="preserve"> produced</w:t>
      </w:r>
      <w:r w:rsidR="004347A6" w:rsidRPr="00B64108">
        <w:rPr>
          <w:rFonts w:ascii="Times New Roman" w:hAnsi="Times New Roman" w:cs="Times New Roman"/>
          <w:i w:val="0"/>
          <w:iCs w:val="0"/>
          <w:color w:val="000000" w:themeColor="text1"/>
          <w:sz w:val="24"/>
          <w:szCs w:val="24"/>
        </w:rPr>
        <w:t xml:space="preserve"> to the Efficient </w:t>
      </w:r>
      <w:r w:rsidRPr="00427608">
        <w:rPr>
          <w:rFonts w:ascii="Times New Roman" w:hAnsi="Times New Roman" w:cs="Times New Roman"/>
          <w:i w:val="0"/>
          <w:iCs w:val="0"/>
          <w:color w:val="000000" w:themeColor="text1"/>
          <w:sz w:val="24"/>
          <w:szCs w:val="24"/>
        </w:rPr>
        <w:t xml:space="preserve">and Inefficient test events in the Experimental and Control conditions for </w:t>
      </w:r>
      <w:r>
        <w:rPr>
          <w:rFonts w:ascii="Times New Roman" w:hAnsi="Times New Roman" w:cs="Times New Roman"/>
          <w:i w:val="0"/>
          <w:iCs w:val="0"/>
          <w:color w:val="000000" w:themeColor="text1"/>
          <w:sz w:val="24"/>
          <w:szCs w:val="24"/>
        </w:rPr>
        <w:t>ALIAS</w:t>
      </w:r>
      <w:r w:rsidR="005E429C">
        <w:rPr>
          <w:rFonts w:ascii="Times New Roman" w:hAnsi="Times New Roman" w:cs="Times New Roman"/>
          <w:i w:val="0"/>
          <w:iCs w:val="0"/>
          <w:color w:val="000000" w:themeColor="text1"/>
          <w:sz w:val="24"/>
          <w:szCs w:val="24"/>
        </w:rPr>
        <w:t>-2</w:t>
      </w:r>
      <w:r w:rsidRPr="00427608">
        <w:rPr>
          <w:rFonts w:ascii="Times New Roman" w:hAnsi="Times New Roman" w:cs="Times New Roman"/>
          <w:i w:val="0"/>
          <w:iCs w:val="0"/>
          <w:color w:val="000000" w:themeColor="text1"/>
          <w:sz w:val="24"/>
          <w:szCs w:val="24"/>
        </w:rPr>
        <w:t>.</w:t>
      </w:r>
    </w:p>
    <w:p w14:paraId="4289A654" w14:textId="77777777" w:rsidR="00A15CEA" w:rsidRDefault="00A15CEA" w:rsidP="001B653D">
      <w:pPr>
        <w:spacing w:line="480" w:lineRule="auto"/>
        <w:ind w:firstLine="720"/>
        <w:contextualSpacing/>
        <w:rPr>
          <w:rFonts w:ascii="Times New Roman" w:hAnsi="Times New Roman" w:cs="Times New Roman"/>
        </w:rPr>
      </w:pPr>
    </w:p>
    <w:p w14:paraId="4530F414" w14:textId="6D6403DF" w:rsidR="003C63D0" w:rsidRDefault="002A277E" w:rsidP="001B653D">
      <w:pPr>
        <w:spacing w:line="480" w:lineRule="auto"/>
        <w:ind w:firstLine="720"/>
        <w:contextualSpacing/>
        <w:rPr>
          <w:rFonts w:ascii="Times New Roman" w:hAnsi="Times New Roman" w:cs="Times New Roman"/>
        </w:rPr>
      </w:pPr>
      <w:r>
        <w:rPr>
          <w:rFonts w:ascii="Times New Roman" w:hAnsi="Times New Roman" w:cs="Times New Roman"/>
        </w:rPr>
        <w:t xml:space="preserve">This way of implementing salience meant that </w:t>
      </w:r>
      <w:r w:rsidR="003C1CC1">
        <w:rPr>
          <w:rFonts w:ascii="Times New Roman" w:hAnsi="Times New Roman" w:cs="Times New Roman"/>
        </w:rPr>
        <w:t xml:space="preserve">any association </w:t>
      </w:r>
      <w:r w:rsidR="003B154E">
        <w:rPr>
          <w:rFonts w:ascii="Times New Roman" w:hAnsi="Times New Roman" w:cs="Times New Roman"/>
        </w:rPr>
        <w:t xml:space="preserve">that is </w:t>
      </w:r>
      <w:r w:rsidR="003C1CC1">
        <w:rPr>
          <w:rFonts w:ascii="Times New Roman" w:hAnsi="Times New Roman" w:cs="Times New Roman"/>
        </w:rPr>
        <w:t>established between arced motion and obstacles</w:t>
      </w:r>
      <w:r w:rsidR="00BC1646">
        <w:rPr>
          <w:rFonts w:ascii="Times New Roman" w:hAnsi="Times New Roman" w:cs="Times New Roman"/>
        </w:rPr>
        <w:t xml:space="preserve"> </w:t>
      </w:r>
      <w:r w:rsidR="003B154E">
        <w:rPr>
          <w:rFonts w:ascii="Times New Roman" w:hAnsi="Times New Roman" w:cs="Times New Roman"/>
        </w:rPr>
        <w:t xml:space="preserve">should not only be weaker </w:t>
      </w:r>
      <w:r w:rsidR="003C1CC1">
        <w:rPr>
          <w:rFonts w:ascii="Times New Roman" w:hAnsi="Times New Roman" w:cs="Times New Roman"/>
        </w:rPr>
        <w:t xml:space="preserve">for </w:t>
      </w:r>
      <w:r>
        <w:rPr>
          <w:rFonts w:ascii="Times New Roman" w:hAnsi="Times New Roman" w:cs="Times New Roman"/>
        </w:rPr>
        <w:t>models that implemented differential salience</w:t>
      </w:r>
      <w:r w:rsidR="003C1CC1">
        <w:rPr>
          <w:rFonts w:ascii="Times New Roman" w:hAnsi="Times New Roman" w:cs="Times New Roman"/>
        </w:rPr>
        <w:t xml:space="preserve"> than those that did not</w:t>
      </w:r>
      <w:r w:rsidR="00BC1646">
        <w:rPr>
          <w:rFonts w:ascii="Times New Roman" w:hAnsi="Times New Roman" w:cs="Times New Roman"/>
        </w:rPr>
        <w:t xml:space="preserve"> but that the models should differ in the “pattern” of looking following exposure to events that are inconsistent with prior experience. One example of such an event is that shown to networks in the Control condition, in which objects move horizontally along a</w:t>
      </w:r>
      <w:r w:rsidR="00A15CEA">
        <w:rPr>
          <w:rFonts w:ascii="Times New Roman" w:hAnsi="Times New Roman" w:cs="Times New Roman"/>
        </w:rPr>
        <w:t>n</w:t>
      </w:r>
      <w:r w:rsidR="00BC1646">
        <w:rPr>
          <w:rFonts w:ascii="Times New Roman" w:hAnsi="Times New Roman" w:cs="Times New Roman"/>
        </w:rPr>
        <w:t xml:space="preserve"> arced path </w:t>
      </w:r>
      <w:r w:rsidR="00A15CEA">
        <w:rPr>
          <w:rFonts w:ascii="Times New Roman" w:hAnsi="Times New Roman" w:cs="Times New Roman"/>
        </w:rPr>
        <w:t>and over a barrier</w:t>
      </w:r>
      <w:r w:rsidR="00BC1646">
        <w:rPr>
          <w:rFonts w:ascii="Times New Roman" w:hAnsi="Times New Roman" w:cs="Times New Roman"/>
        </w:rPr>
        <w:t>. This</w:t>
      </w:r>
      <w:r w:rsidR="00A15CEA">
        <w:rPr>
          <w:rFonts w:ascii="Times New Roman" w:hAnsi="Times New Roman" w:cs="Times New Roman"/>
        </w:rPr>
        <w:t xml:space="preserve"> barrier-motion information</w:t>
      </w:r>
      <w:r w:rsidR="00BC1646">
        <w:rPr>
          <w:rFonts w:ascii="Times New Roman" w:hAnsi="Times New Roman" w:cs="Times New Roman"/>
        </w:rPr>
        <w:t xml:space="preserve"> event contrasts with</w:t>
      </w:r>
      <w:r w:rsidR="00703391">
        <w:rPr>
          <w:rFonts w:ascii="Times New Roman" w:hAnsi="Times New Roman" w:cs="Times New Roman"/>
        </w:rPr>
        <w:t xml:space="preserve"> that</w:t>
      </w:r>
      <w:r w:rsidR="00FC4725">
        <w:rPr>
          <w:rFonts w:ascii="Times New Roman" w:hAnsi="Times New Roman" w:cs="Times New Roman"/>
        </w:rPr>
        <w:t xml:space="preserve"> encountered during</w:t>
      </w:r>
      <w:r w:rsidR="00BC1646">
        <w:rPr>
          <w:rFonts w:ascii="Times New Roman" w:hAnsi="Times New Roman" w:cs="Times New Roman"/>
        </w:rPr>
        <w:t xml:space="preserve"> </w:t>
      </w:r>
      <w:r w:rsidR="00FC4725">
        <w:rPr>
          <w:rFonts w:ascii="Times New Roman" w:hAnsi="Times New Roman" w:cs="Times New Roman"/>
        </w:rPr>
        <w:t>pretraining; networks learned that</w:t>
      </w:r>
      <w:r w:rsidR="00BC1646">
        <w:rPr>
          <w:rFonts w:ascii="Times New Roman" w:hAnsi="Times New Roman" w:cs="Times New Roman"/>
        </w:rPr>
        <w:t xml:space="preserve"> arced motion occurs over rather than besides obstacles</w:t>
      </w:r>
      <w:r w:rsidR="00FC4725">
        <w:rPr>
          <w:rFonts w:ascii="Times New Roman" w:hAnsi="Times New Roman" w:cs="Times New Roman"/>
        </w:rPr>
        <w:t xml:space="preserve"> during that phase</w:t>
      </w:r>
      <w:r w:rsidR="00BC1646">
        <w:rPr>
          <w:rFonts w:ascii="Times New Roman" w:hAnsi="Times New Roman" w:cs="Times New Roman"/>
        </w:rPr>
        <w:t xml:space="preserve">. Because there is nothing that prevents networks that lack differential salience </w:t>
      </w:r>
      <w:r w:rsidR="00703391">
        <w:rPr>
          <w:rFonts w:ascii="Times New Roman" w:hAnsi="Times New Roman" w:cs="Times New Roman"/>
        </w:rPr>
        <w:t>from forming</w:t>
      </w:r>
      <w:r w:rsidR="00BC1646">
        <w:rPr>
          <w:rFonts w:ascii="Times New Roman" w:hAnsi="Times New Roman" w:cs="Times New Roman"/>
        </w:rPr>
        <w:t xml:space="preserve"> robust association</w:t>
      </w:r>
      <w:r w:rsidR="009C1A93">
        <w:rPr>
          <w:rFonts w:ascii="Times New Roman" w:hAnsi="Times New Roman" w:cs="Times New Roman"/>
        </w:rPr>
        <w:t>s</w:t>
      </w:r>
      <w:r w:rsidR="00BC1646">
        <w:rPr>
          <w:rFonts w:ascii="Times New Roman" w:hAnsi="Times New Roman" w:cs="Times New Roman"/>
        </w:rPr>
        <w:t xml:space="preserve"> between arced motion and peripherally located barriers, these networks will readily associate </w:t>
      </w:r>
      <w:r w:rsidR="009C1A93">
        <w:rPr>
          <w:rFonts w:ascii="Times New Roman" w:hAnsi="Times New Roman" w:cs="Times New Roman"/>
        </w:rPr>
        <w:t>them</w:t>
      </w:r>
      <w:r w:rsidR="00BC1646">
        <w:rPr>
          <w:rFonts w:ascii="Times New Roman" w:hAnsi="Times New Roman" w:cs="Times New Roman"/>
        </w:rPr>
        <w:t xml:space="preserve"> irrespective of their relative spatial </w:t>
      </w:r>
      <w:r w:rsidR="005421AE">
        <w:rPr>
          <w:rFonts w:ascii="Times New Roman" w:hAnsi="Times New Roman" w:cs="Times New Roman"/>
        </w:rPr>
        <w:t>positions</w:t>
      </w:r>
      <w:r w:rsidR="00BC1646">
        <w:rPr>
          <w:rFonts w:ascii="Times New Roman" w:hAnsi="Times New Roman" w:cs="Times New Roman"/>
        </w:rPr>
        <w:t xml:space="preserve">. </w:t>
      </w:r>
      <w:r w:rsidR="000263C1">
        <w:rPr>
          <w:rFonts w:ascii="Times New Roman" w:hAnsi="Times New Roman" w:cs="Times New Roman"/>
        </w:rPr>
        <w:t>Yet</w:t>
      </w:r>
      <w:r w:rsidR="009C1A93">
        <w:rPr>
          <w:rFonts w:ascii="Times New Roman" w:hAnsi="Times New Roman" w:cs="Times New Roman"/>
        </w:rPr>
        <w:t xml:space="preserve">, because such learning involves </w:t>
      </w:r>
      <w:r w:rsidR="000263C1">
        <w:rPr>
          <w:rFonts w:ascii="Times New Roman" w:hAnsi="Times New Roman" w:cs="Times New Roman"/>
        </w:rPr>
        <w:t>modifying the very</w:t>
      </w:r>
      <w:r w:rsidR="009C1A93">
        <w:rPr>
          <w:rFonts w:ascii="Times New Roman" w:hAnsi="Times New Roman" w:cs="Times New Roman"/>
        </w:rPr>
        <w:t xml:space="preserve"> same set of connections </w:t>
      </w:r>
      <w:r w:rsidR="000263C1">
        <w:rPr>
          <w:rFonts w:ascii="Times New Roman" w:hAnsi="Times New Roman" w:cs="Times New Roman"/>
        </w:rPr>
        <w:t xml:space="preserve">that embody </w:t>
      </w:r>
      <w:r w:rsidR="009C1A93">
        <w:rPr>
          <w:rFonts w:ascii="Times New Roman" w:hAnsi="Times New Roman" w:cs="Times New Roman"/>
        </w:rPr>
        <w:t xml:space="preserve">knowledge that arced motion occurs </w:t>
      </w:r>
      <w:r w:rsidR="009C1A93" w:rsidRPr="00026822">
        <w:rPr>
          <w:rFonts w:ascii="Times New Roman" w:hAnsi="Times New Roman" w:cs="Times New Roman"/>
          <w:i/>
          <w:iCs/>
        </w:rPr>
        <w:t>over</w:t>
      </w:r>
      <w:r w:rsidR="009C1A93">
        <w:rPr>
          <w:rFonts w:ascii="Times New Roman" w:hAnsi="Times New Roman" w:cs="Times New Roman"/>
        </w:rPr>
        <w:t xml:space="preserve"> obstacles, </w:t>
      </w:r>
      <w:r w:rsidR="00C02720">
        <w:rPr>
          <w:rFonts w:ascii="Times New Roman" w:hAnsi="Times New Roman" w:cs="Times New Roman"/>
        </w:rPr>
        <w:t>the new</w:t>
      </w:r>
      <w:r w:rsidR="004054B0">
        <w:rPr>
          <w:rFonts w:ascii="Times New Roman" w:hAnsi="Times New Roman" w:cs="Times New Roman"/>
        </w:rPr>
        <w:t xml:space="preserve"> information presented to the model during habituation </w:t>
      </w:r>
      <w:r w:rsidR="00C02720">
        <w:rPr>
          <w:rFonts w:ascii="Times New Roman" w:hAnsi="Times New Roman" w:cs="Times New Roman"/>
        </w:rPr>
        <w:t>will be learned at the expense of the</w:t>
      </w:r>
      <w:r w:rsidR="00B760E3">
        <w:rPr>
          <w:rFonts w:ascii="Times New Roman" w:hAnsi="Times New Roman" w:cs="Times New Roman"/>
        </w:rPr>
        <w:t xml:space="preserve"> barrier-motion</w:t>
      </w:r>
      <w:r w:rsidR="00C02720">
        <w:rPr>
          <w:rFonts w:ascii="Times New Roman" w:hAnsi="Times New Roman" w:cs="Times New Roman"/>
        </w:rPr>
        <w:t xml:space="preserve"> </w:t>
      </w:r>
      <w:r w:rsidR="004054B0">
        <w:rPr>
          <w:rFonts w:ascii="Times New Roman" w:hAnsi="Times New Roman" w:cs="Times New Roman"/>
        </w:rPr>
        <w:t xml:space="preserve">information </w:t>
      </w:r>
      <w:r w:rsidR="004054B0">
        <w:rPr>
          <w:rFonts w:ascii="Times New Roman" w:hAnsi="Times New Roman" w:cs="Times New Roman"/>
        </w:rPr>
        <w:lastRenderedPageBreak/>
        <w:t>encountered</w:t>
      </w:r>
      <w:r w:rsidR="00B760E3">
        <w:rPr>
          <w:rFonts w:ascii="Times New Roman" w:hAnsi="Times New Roman" w:cs="Times New Roman"/>
        </w:rPr>
        <w:t>—and learned—</w:t>
      </w:r>
      <w:r w:rsidR="004054B0">
        <w:rPr>
          <w:rFonts w:ascii="Times New Roman" w:hAnsi="Times New Roman" w:cs="Times New Roman"/>
        </w:rPr>
        <w:t>during pretraining</w:t>
      </w:r>
      <w:r w:rsidR="006B585C">
        <w:rPr>
          <w:rFonts w:ascii="Times New Roman" w:hAnsi="Times New Roman" w:cs="Times New Roman"/>
        </w:rPr>
        <w:t>; that is, some amount of the barrier-motion information that was acquired during the pretraining phase will be unlearned during habituation</w:t>
      </w:r>
      <w:r w:rsidR="00C02720">
        <w:rPr>
          <w:rFonts w:ascii="Times New Roman" w:hAnsi="Times New Roman" w:cs="Times New Roman"/>
        </w:rPr>
        <w:t xml:space="preserve">. </w:t>
      </w:r>
    </w:p>
    <w:p w14:paraId="3ABC8C3C" w14:textId="720C5411" w:rsidR="00524642" w:rsidRDefault="003C63D0" w:rsidP="00407594">
      <w:pPr>
        <w:spacing w:line="480" w:lineRule="auto"/>
        <w:ind w:firstLine="720"/>
        <w:contextualSpacing/>
        <w:rPr>
          <w:rFonts w:ascii="Times New Roman" w:eastAsia="Times New Roman" w:hAnsi="Times New Roman" w:cs="Times New Roman"/>
        </w:rPr>
      </w:pPr>
      <w:r>
        <w:rPr>
          <w:rFonts w:ascii="Times New Roman" w:hAnsi="Times New Roman" w:cs="Times New Roman"/>
        </w:rPr>
        <w:t>Crucially</w:t>
      </w:r>
      <w:r w:rsidR="006B585C">
        <w:rPr>
          <w:rFonts w:ascii="Times New Roman" w:hAnsi="Times New Roman" w:cs="Times New Roman"/>
        </w:rPr>
        <w:t>, because t</w:t>
      </w:r>
      <w:r w:rsidR="00C02720">
        <w:rPr>
          <w:rFonts w:ascii="Times New Roman" w:hAnsi="Times New Roman" w:cs="Times New Roman"/>
        </w:rPr>
        <w:t xml:space="preserve">he length of the habituation phase is necessarily shorter than the </w:t>
      </w:r>
      <w:r w:rsidR="006B585C">
        <w:rPr>
          <w:rFonts w:ascii="Times New Roman" w:hAnsi="Times New Roman" w:cs="Times New Roman"/>
        </w:rPr>
        <w:t>p</w:t>
      </w:r>
      <w:r w:rsidR="00C02720">
        <w:rPr>
          <w:rFonts w:ascii="Times New Roman" w:hAnsi="Times New Roman" w:cs="Times New Roman"/>
        </w:rPr>
        <w:t>retraining phase</w:t>
      </w:r>
      <w:r w:rsidR="005421AE">
        <w:rPr>
          <w:rFonts w:ascii="Times New Roman" w:hAnsi="Times New Roman" w:cs="Times New Roman"/>
        </w:rPr>
        <w:t xml:space="preserve"> and </w:t>
      </w:r>
      <w:r w:rsidR="00026822">
        <w:rPr>
          <w:rFonts w:ascii="Times New Roman" w:hAnsi="Times New Roman" w:cs="Times New Roman"/>
        </w:rPr>
        <w:t>the barrier-motion information presented during habituation conflicts with that encountered during pretraining</w:t>
      </w:r>
      <w:r w:rsidR="00C02720">
        <w:rPr>
          <w:rFonts w:ascii="Times New Roman" w:hAnsi="Times New Roman" w:cs="Times New Roman"/>
        </w:rPr>
        <w:t>, the association that is established</w:t>
      </w:r>
      <w:r w:rsidR="00A15CEA">
        <w:rPr>
          <w:rFonts w:ascii="Times New Roman" w:hAnsi="Times New Roman" w:cs="Times New Roman"/>
        </w:rPr>
        <w:t xml:space="preserve"> between obstacles and arced motion</w:t>
      </w:r>
      <w:r w:rsidR="00C02720">
        <w:rPr>
          <w:rFonts w:ascii="Times New Roman" w:hAnsi="Times New Roman" w:cs="Times New Roman"/>
        </w:rPr>
        <w:t xml:space="preserve"> will be weaker than what it would be if t</w:t>
      </w:r>
      <w:r w:rsidR="006B585C">
        <w:rPr>
          <w:rFonts w:ascii="Times New Roman" w:hAnsi="Times New Roman" w:cs="Times New Roman"/>
        </w:rPr>
        <w:t>he habituation and pretraining phases were comparable lengths</w:t>
      </w:r>
      <w:r w:rsidR="00E14D7A">
        <w:rPr>
          <w:rFonts w:ascii="Times New Roman" w:hAnsi="Times New Roman" w:cs="Times New Roman"/>
        </w:rPr>
        <w:t xml:space="preserve"> and the information presented to networks in both phases was compatible</w:t>
      </w:r>
      <w:r w:rsidR="006B585C">
        <w:rPr>
          <w:rFonts w:ascii="Times New Roman" w:hAnsi="Times New Roman" w:cs="Times New Roman"/>
        </w:rPr>
        <w:t xml:space="preserve">. What this means for the looking behavior of networks in the Control condition during the test phase is that the presence of one component of the relation (i.e., arced motion) will not activate as strongly the representation—at the hidden layer—of the other component (i.e., obstacles). </w:t>
      </w:r>
      <w:r w:rsidR="00690B39">
        <w:rPr>
          <w:rFonts w:ascii="Times New Roman" w:hAnsi="Times New Roman" w:cs="Times New Roman"/>
        </w:rPr>
        <w:t xml:space="preserve">The fact that the hidden representation is reactivated means that networks in ALIAS-2 will look longer at the Inefficient test event than at the Efficient one. Yet, because such activation is dampened means that the difference in looking to the Inefficient and Efficient test events will be smaller </w:t>
      </w:r>
      <w:r w:rsidR="00016D6C">
        <w:rPr>
          <w:rFonts w:ascii="Times New Roman" w:hAnsi="Times New Roman" w:cs="Times New Roman"/>
        </w:rPr>
        <w:t xml:space="preserve">for networks in the Control condition </w:t>
      </w:r>
      <w:r w:rsidR="00690B39">
        <w:rPr>
          <w:rFonts w:ascii="Times New Roman" w:hAnsi="Times New Roman" w:cs="Times New Roman"/>
        </w:rPr>
        <w:t xml:space="preserve">than that </w:t>
      </w:r>
      <w:r w:rsidR="00016D6C">
        <w:rPr>
          <w:rFonts w:ascii="Times New Roman" w:hAnsi="Times New Roman" w:cs="Times New Roman"/>
        </w:rPr>
        <w:t xml:space="preserve">for networks </w:t>
      </w:r>
      <w:r w:rsidR="00690B39">
        <w:rPr>
          <w:rFonts w:ascii="Times New Roman" w:hAnsi="Times New Roman" w:cs="Times New Roman"/>
        </w:rPr>
        <w:t xml:space="preserve">in the </w:t>
      </w:r>
      <w:r w:rsidR="00016D6C">
        <w:rPr>
          <w:rFonts w:ascii="Times New Roman" w:hAnsi="Times New Roman" w:cs="Times New Roman"/>
        </w:rPr>
        <w:t>Experimental</w:t>
      </w:r>
      <w:r w:rsidR="00690B39">
        <w:rPr>
          <w:rFonts w:ascii="Times New Roman" w:hAnsi="Times New Roman" w:cs="Times New Roman"/>
        </w:rPr>
        <w:t xml:space="preserve"> condition</w:t>
      </w:r>
      <w:r w:rsidR="00016D6C">
        <w:rPr>
          <w:rFonts w:ascii="Times New Roman" w:hAnsi="Times New Roman" w:cs="Times New Roman"/>
        </w:rPr>
        <w:t>.</w:t>
      </w:r>
      <w:r w:rsidR="00B51A35">
        <w:rPr>
          <w:rFonts w:ascii="Times New Roman" w:hAnsi="Times New Roman" w:cs="Times New Roman"/>
        </w:rPr>
        <w:t xml:space="preserve"> The fact that ALIAS outperformed ALIAS-2 suggests that differential salience is necessary for ALIAS to reproduce the full pattern of data. </w:t>
      </w:r>
    </w:p>
    <w:p w14:paraId="47B005BD" w14:textId="49CC22E4" w:rsidR="0074311C" w:rsidRDefault="00524642" w:rsidP="002B13E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3D0F3D">
        <w:rPr>
          <w:rFonts w:ascii="Times New Roman" w:eastAsia="Times New Roman" w:hAnsi="Times New Roman" w:cs="Times New Roman"/>
        </w:rPr>
        <w:t xml:space="preserve">Simulation 1a was designed with </w:t>
      </w:r>
      <w:r w:rsidR="0074311C">
        <w:rPr>
          <w:rFonts w:ascii="Times New Roman" w:eastAsia="Times New Roman" w:hAnsi="Times New Roman" w:cs="Times New Roman"/>
        </w:rPr>
        <w:t xml:space="preserve">three </w:t>
      </w:r>
      <w:r w:rsidR="003D0F3D">
        <w:rPr>
          <w:rFonts w:ascii="Times New Roman" w:eastAsia="Times New Roman" w:hAnsi="Times New Roman" w:cs="Times New Roman"/>
        </w:rPr>
        <w:t xml:space="preserve">goals in mind. </w:t>
      </w:r>
      <w:r w:rsidR="005418F5">
        <w:rPr>
          <w:rFonts w:ascii="Times New Roman" w:eastAsia="Times New Roman" w:hAnsi="Times New Roman" w:cs="Times New Roman"/>
        </w:rPr>
        <w:t>First, it</w:t>
      </w:r>
      <w:r w:rsidR="00FA55F6">
        <w:rPr>
          <w:rFonts w:ascii="Times New Roman" w:eastAsia="Times New Roman" w:hAnsi="Times New Roman" w:cs="Times New Roman"/>
        </w:rPr>
        <w:t xml:space="preserve"> test</w:t>
      </w:r>
      <w:r w:rsidR="005418F5">
        <w:rPr>
          <w:rFonts w:ascii="Times New Roman" w:eastAsia="Times New Roman" w:hAnsi="Times New Roman" w:cs="Times New Roman"/>
        </w:rPr>
        <w:t>ed</w:t>
      </w:r>
      <w:r w:rsidR="003D0F3D">
        <w:rPr>
          <w:rFonts w:ascii="Times New Roman" w:eastAsia="Times New Roman" w:hAnsi="Times New Roman" w:cs="Times New Roman"/>
        </w:rPr>
        <w:t xml:space="preserve"> whether </w:t>
      </w:r>
      <w:r w:rsidR="00C238C5">
        <w:rPr>
          <w:rFonts w:ascii="Times New Roman" w:eastAsia="Times New Roman" w:hAnsi="Times New Roman" w:cs="Times New Roman"/>
        </w:rPr>
        <w:t xml:space="preserve">infants’ </w:t>
      </w:r>
      <w:r w:rsidR="00C1774E">
        <w:rPr>
          <w:rFonts w:ascii="Times New Roman" w:eastAsia="Times New Roman" w:hAnsi="Times New Roman" w:cs="Times New Roman"/>
        </w:rPr>
        <w:t>performance</w:t>
      </w:r>
      <w:r w:rsidR="00C238C5">
        <w:rPr>
          <w:rFonts w:ascii="Times New Roman" w:eastAsia="Times New Roman" w:hAnsi="Times New Roman" w:cs="Times New Roman"/>
        </w:rPr>
        <w:t xml:space="preserve"> in </w:t>
      </w:r>
      <w:r w:rsidR="00110DF9">
        <w:rPr>
          <w:rFonts w:ascii="Times New Roman" w:eastAsia="Times New Roman" w:hAnsi="Times New Roman" w:cs="Times New Roman"/>
        </w:rPr>
        <w:t>action-</w:t>
      </w:r>
      <w:r w:rsidR="00D969E0">
        <w:rPr>
          <w:rFonts w:ascii="Times New Roman" w:eastAsia="Times New Roman" w:hAnsi="Times New Roman" w:cs="Times New Roman"/>
        </w:rPr>
        <w:t>understanding studies that use animate-like entities</w:t>
      </w:r>
      <w:r w:rsidR="00837327">
        <w:rPr>
          <w:rFonts w:ascii="Times New Roman" w:eastAsia="Times New Roman" w:hAnsi="Times New Roman" w:cs="Times New Roman"/>
        </w:rPr>
        <w:t xml:space="preserve"> can be explained </w:t>
      </w:r>
      <w:r w:rsidR="00773F36">
        <w:rPr>
          <w:rFonts w:ascii="Times New Roman" w:eastAsia="Times New Roman" w:hAnsi="Times New Roman" w:cs="Times New Roman"/>
        </w:rPr>
        <w:t>by</w:t>
      </w:r>
      <w:r w:rsidR="00837327">
        <w:rPr>
          <w:rFonts w:ascii="Times New Roman" w:eastAsia="Times New Roman" w:hAnsi="Times New Roman" w:cs="Times New Roman"/>
        </w:rPr>
        <w:t xml:space="preserve"> </w:t>
      </w:r>
      <w:r w:rsidR="00931876">
        <w:rPr>
          <w:rFonts w:ascii="Times New Roman" w:eastAsia="Times New Roman" w:hAnsi="Times New Roman" w:cs="Times New Roman"/>
        </w:rPr>
        <w:t xml:space="preserve">an associative learning mechanism that operates over </w:t>
      </w:r>
      <w:r w:rsidR="00D969E0">
        <w:rPr>
          <w:rFonts w:ascii="Times New Roman" w:eastAsia="Times New Roman" w:hAnsi="Times New Roman" w:cs="Times New Roman"/>
        </w:rPr>
        <w:t>the</w:t>
      </w:r>
      <w:r w:rsidR="00931876">
        <w:rPr>
          <w:rFonts w:ascii="Times New Roman" w:eastAsia="Times New Roman" w:hAnsi="Times New Roman" w:cs="Times New Roman"/>
        </w:rPr>
        <w:t xml:space="preserve"> low-level, perceptually grounded</w:t>
      </w:r>
      <w:r w:rsidR="00773F36">
        <w:rPr>
          <w:rFonts w:ascii="Times New Roman" w:eastAsia="Times New Roman" w:hAnsi="Times New Roman" w:cs="Times New Roman"/>
        </w:rPr>
        <w:t xml:space="preserve"> </w:t>
      </w:r>
      <w:r w:rsidR="00837327">
        <w:rPr>
          <w:rFonts w:ascii="Times New Roman" w:eastAsia="Times New Roman" w:hAnsi="Times New Roman" w:cs="Times New Roman"/>
        </w:rPr>
        <w:t>kinematics</w:t>
      </w:r>
      <w:r w:rsidR="00D969E0">
        <w:rPr>
          <w:rFonts w:ascii="Times New Roman" w:eastAsia="Times New Roman" w:hAnsi="Times New Roman" w:cs="Times New Roman"/>
        </w:rPr>
        <w:t xml:space="preserve"> of motion and the surface features of the objects involved</w:t>
      </w:r>
      <w:r w:rsidR="00931876">
        <w:rPr>
          <w:rFonts w:ascii="Times New Roman" w:eastAsia="Times New Roman" w:hAnsi="Times New Roman" w:cs="Times New Roman"/>
        </w:rPr>
        <w:t xml:space="preserve">. </w:t>
      </w:r>
      <w:r w:rsidR="005418F5">
        <w:rPr>
          <w:rFonts w:ascii="Times New Roman" w:eastAsia="Times New Roman" w:hAnsi="Times New Roman" w:cs="Times New Roman"/>
        </w:rPr>
        <w:t>Second, it compared</w:t>
      </w:r>
      <w:r w:rsidR="00E721C5">
        <w:rPr>
          <w:rFonts w:ascii="Times New Roman" w:eastAsia="Times New Roman" w:hAnsi="Times New Roman" w:cs="Times New Roman"/>
        </w:rPr>
        <w:t xml:space="preserve"> the performance of a computational instantiation of this proposal in a model called </w:t>
      </w:r>
      <w:r w:rsidR="00FA55F6">
        <w:rPr>
          <w:rFonts w:ascii="Times New Roman" w:eastAsia="Times New Roman" w:hAnsi="Times New Roman" w:cs="Times New Roman"/>
        </w:rPr>
        <w:t xml:space="preserve">ALIAS to </w:t>
      </w:r>
      <w:r w:rsidR="009D31F3">
        <w:rPr>
          <w:rFonts w:ascii="Times New Roman" w:eastAsia="Times New Roman" w:hAnsi="Times New Roman" w:cs="Times New Roman"/>
        </w:rPr>
        <w:t>that of OM10</w:t>
      </w:r>
      <w:r w:rsidR="00E721C5">
        <w:rPr>
          <w:rFonts w:ascii="Times New Roman" w:eastAsia="Times New Roman" w:hAnsi="Times New Roman" w:cs="Times New Roman"/>
        </w:rPr>
        <w:t xml:space="preserve"> and an extended version of this model that more faithfully captures the experimental set-up that infants experience in action understanding studies called OM-10. </w:t>
      </w:r>
      <w:r w:rsidR="0074311C">
        <w:rPr>
          <w:rFonts w:ascii="Times New Roman" w:eastAsia="Times New Roman" w:hAnsi="Times New Roman" w:cs="Times New Roman"/>
        </w:rPr>
        <w:t>Th</w:t>
      </w:r>
      <w:r w:rsidR="005418F5">
        <w:rPr>
          <w:rFonts w:ascii="Times New Roman" w:eastAsia="Times New Roman" w:hAnsi="Times New Roman" w:cs="Times New Roman"/>
        </w:rPr>
        <w:t xml:space="preserve">ird, it </w:t>
      </w:r>
      <w:r w:rsidR="00B46D43">
        <w:rPr>
          <w:rFonts w:ascii="Times New Roman" w:eastAsia="Times New Roman" w:hAnsi="Times New Roman" w:cs="Times New Roman"/>
        </w:rPr>
        <w:t xml:space="preserve">tested the </w:t>
      </w:r>
      <w:r w:rsidR="00B46D43">
        <w:rPr>
          <w:rFonts w:ascii="Times New Roman" w:eastAsia="Times New Roman" w:hAnsi="Times New Roman" w:cs="Times New Roman"/>
        </w:rPr>
        <w:lastRenderedPageBreak/>
        <w:t xml:space="preserve">internal coherence of a key assumption of the </w:t>
      </w:r>
      <w:r w:rsidR="00C32C40">
        <w:rPr>
          <w:rFonts w:ascii="Times New Roman" w:eastAsia="Times New Roman" w:hAnsi="Times New Roman" w:cs="Times New Roman"/>
        </w:rPr>
        <w:t>present</w:t>
      </w:r>
      <w:r w:rsidR="00B46D43">
        <w:rPr>
          <w:rFonts w:ascii="Times New Roman" w:eastAsia="Times New Roman" w:hAnsi="Times New Roman" w:cs="Times New Roman"/>
        </w:rPr>
        <w:t xml:space="preserve"> account</w:t>
      </w:r>
      <w:r w:rsidR="00E93CDA">
        <w:rPr>
          <w:rFonts w:ascii="Times New Roman" w:eastAsia="Times New Roman" w:hAnsi="Times New Roman" w:cs="Times New Roman"/>
        </w:rPr>
        <w:t>:</w:t>
      </w:r>
      <w:r w:rsidR="005418F5">
        <w:rPr>
          <w:rFonts w:ascii="Times New Roman" w:eastAsia="Times New Roman" w:hAnsi="Times New Roman" w:cs="Times New Roman"/>
        </w:rPr>
        <w:t xml:space="preserve"> Infants’ looking behaviors in action understanding studies is based, at least in part, on </w:t>
      </w:r>
      <w:r w:rsidR="00A273F5">
        <w:rPr>
          <w:rFonts w:ascii="Times New Roman" w:eastAsia="Times New Roman" w:hAnsi="Times New Roman" w:cs="Times New Roman"/>
        </w:rPr>
        <w:t xml:space="preserve">how obstacles and arced motions are </w:t>
      </w:r>
      <w:r w:rsidR="000D78BD">
        <w:rPr>
          <w:rFonts w:ascii="Times New Roman" w:eastAsia="Times New Roman" w:hAnsi="Times New Roman" w:cs="Times New Roman"/>
        </w:rPr>
        <w:t>positioned relative to</w:t>
      </w:r>
      <w:r w:rsidR="00D05D3F">
        <w:rPr>
          <w:rFonts w:ascii="Times New Roman" w:eastAsia="Times New Roman" w:hAnsi="Times New Roman" w:cs="Times New Roman"/>
        </w:rPr>
        <w:t xml:space="preserve"> and </w:t>
      </w:r>
      <w:r w:rsidR="001D2A53">
        <w:rPr>
          <w:rFonts w:ascii="Times New Roman" w:eastAsia="Times New Roman" w:hAnsi="Times New Roman" w:cs="Times New Roman"/>
        </w:rPr>
        <w:t xml:space="preserve">thus </w:t>
      </w:r>
      <w:r w:rsidR="00D05D3F">
        <w:rPr>
          <w:rFonts w:ascii="Times New Roman" w:eastAsia="Times New Roman" w:hAnsi="Times New Roman" w:cs="Times New Roman"/>
        </w:rPr>
        <w:t>associated with</w:t>
      </w:r>
      <w:r w:rsidR="000D78BD">
        <w:rPr>
          <w:rFonts w:ascii="Times New Roman" w:eastAsia="Times New Roman" w:hAnsi="Times New Roman" w:cs="Times New Roman"/>
        </w:rPr>
        <w:t xml:space="preserve"> one another</w:t>
      </w:r>
      <w:r w:rsidR="00A273F5">
        <w:rPr>
          <w:rFonts w:ascii="Times New Roman" w:eastAsia="Times New Roman" w:hAnsi="Times New Roman" w:cs="Times New Roman"/>
        </w:rPr>
        <w:t>.</w:t>
      </w:r>
      <w:r w:rsidR="00E93CDA">
        <w:rPr>
          <w:rFonts w:ascii="Times New Roman" w:eastAsia="Times New Roman" w:hAnsi="Times New Roman" w:cs="Times New Roman"/>
        </w:rPr>
        <w:t xml:space="preserve"> </w:t>
      </w:r>
      <w:r w:rsidR="000D78BD">
        <w:rPr>
          <w:rFonts w:ascii="Times New Roman" w:eastAsia="Times New Roman" w:hAnsi="Times New Roman" w:cs="Times New Roman"/>
        </w:rPr>
        <w:t>The critical idea here is that o</w:t>
      </w:r>
      <w:r w:rsidR="00F4718D">
        <w:rPr>
          <w:rFonts w:ascii="Times New Roman" w:eastAsia="Times New Roman" w:hAnsi="Times New Roman" w:cs="Times New Roman"/>
        </w:rPr>
        <w:t>bstacles</w:t>
      </w:r>
      <w:r w:rsidR="00411D5D">
        <w:rPr>
          <w:rFonts w:ascii="Times New Roman" w:eastAsia="Times New Roman" w:hAnsi="Times New Roman" w:cs="Times New Roman"/>
        </w:rPr>
        <w:t xml:space="preserve"> located </w:t>
      </w:r>
      <w:r w:rsidR="00C32C40">
        <w:rPr>
          <w:rFonts w:ascii="Times New Roman" w:eastAsia="Times New Roman" w:hAnsi="Times New Roman" w:cs="Times New Roman"/>
        </w:rPr>
        <w:t>peripherally to a salient motion trajectory</w:t>
      </w:r>
      <w:r w:rsidR="002F7452">
        <w:rPr>
          <w:rFonts w:ascii="Times New Roman" w:eastAsia="Times New Roman" w:hAnsi="Times New Roman" w:cs="Times New Roman"/>
        </w:rPr>
        <w:t xml:space="preserve"> </w:t>
      </w:r>
      <w:r w:rsidR="000D78BD">
        <w:rPr>
          <w:rFonts w:ascii="Times New Roman" w:eastAsia="Times New Roman" w:hAnsi="Times New Roman" w:cs="Times New Roman"/>
        </w:rPr>
        <w:t xml:space="preserve">should be </w:t>
      </w:r>
      <w:r w:rsidR="00F4718D">
        <w:rPr>
          <w:rFonts w:ascii="Times New Roman" w:eastAsia="Times New Roman" w:hAnsi="Times New Roman" w:cs="Times New Roman"/>
        </w:rPr>
        <w:t xml:space="preserve">less visually salient than </w:t>
      </w:r>
      <w:r w:rsidR="008E3722">
        <w:rPr>
          <w:rFonts w:ascii="Times New Roman" w:eastAsia="Times New Roman" w:hAnsi="Times New Roman" w:cs="Times New Roman"/>
        </w:rPr>
        <w:t>those</w:t>
      </w:r>
      <w:r w:rsidR="00F4718D">
        <w:rPr>
          <w:rFonts w:ascii="Times New Roman" w:eastAsia="Times New Roman" w:hAnsi="Times New Roman" w:cs="Times New Roman"/>
        </w:rPr>
        <w:t xml:space="preserve"> located</w:t>
      </w:r>
      <w:r w:rsidR="008E3722">
        <w:rPr>
          <w:rFonts w:ascii="Times New Roman" w:eastAsia="Times New Roman" w:hAnsi="Times New Roman" w:cs="Times New Roman"/>
        </w:rPr>
        <w:t xml:space="preserve"> directly beneath arced motion trajectories. </w:t>
      </w:r>
      <w:r w:rsidR="000D78BD">
        <w:rPr>
          <w:rFonts w:ascii="Times New Roman" w:eastAsia="Times New Roman" w:hAnsi="Times New Roman" w:cs="Times New Roman"/>
        </w:rPr>
        <w:t>Such reduced salience of</w:t>
      </w:r>
      <w:r w:rsidR="00D05D3F">
        <w:rPr>
          <w:rFonts w:ascii="Times New Roman" w:eastAsia="Times New Roman" w:hAnsi="Times New Roman" w:cs="Times New Roman"/>
        </w:rPr>
        <w:t xml:space="preserve"> peripherally located</w:t>
      </w:r>
      <w:r w:rsidR="000D78BD">
        <w:rPr>
          <w:rFonts w:ascii="Times New Roman" w:eastAsia="Times New Roman" w:hAnsi="Times New Roman" w:cs="Times New Roman"/>
        </w:rPr>
        <w:t xml:space="preserve"> </w:t>
      </w:r>
      <w:r w:rsidR="00AF4D09">
        <w:rPr>
          <w:rFonts w:ascii="Times New Roman" w:eastAsia="Times New Roman" w:hAnsi="Times New Roman" w:cs="Times New Roman"/>
        </w:rPr>
        <w:t xml:space="preserve">obstacles should </w:t>
      </w:r>
      <w:r w:rsidR="00017757">
        <w:rPr>
          <w:rFonts w:ascii="Times New Roman" w:eastAsia="Times New Roman" w:hAnsi="Times New Roman" w:cs="Times New Roman"/>
        </w:rPr>
        <w:t>not only lead</w:t>
      </w:r>
      <w:r w:rsidR="00AF4D09">
        <w:rPr>
          <w:rFonts w:ascii="Times New Roman" w:eastAsia="Times New Roman" w:hAnsi="Times New Roman" w:cs="Times New Roman"/>
        </w:rPr>
        <w:t xml:space="preserve"> to much weaker learned associations between </w:t>
      </w:r>
      <w:r w:rsidR="00380F5B">
        <w:rPr>
          <w:rFonts w:ascii="Times New Roman" w:eastAsia="Times New Roman" w:hAnsi="Times New Roman" w:cs="Times New Roman"/>
        </w:rPr>
        <w:t>them and arced trajectories</w:t>
      </w:r>
      <w:r w:rsidR="00AF4D09">
        <w:rPr>
          <w:rFonts w:ascii="Times New Roman" w:eastAsia="Times New Roman" w:hAnsi="Times New Roman" w:cs="Times New Roman"/>
        </w:rPr>
        <w:t xml:space="preserve"> </w:t>
      </w:r>
      <w:r w:rsidR="00017757">
        <w:rPr>
          <w:rFonts w:ascii="Times New Roman" w:eastAsia="Times New Roman" w:hAnsi="Times New Roman" w:cs="Times New Roman"/>
        </w:rPr>
        <w:t xml:space="preserve">but to </w:t>
      </w:r>
      <w:r w:rsidR="00217500">
        <w:rPr>
          <w:rFonts w:ascii="Times New Roman" w:eastAsia="Times New Roman" w:hAnsi="Times New Roman" w:cs="Times New Roman"/>
        </w:rPr>
        <w:t>a more</w:t>
      </w:r>
      <w:r w:rsidR="00017757">
        <w:rPr>
          <w:rFonts w:ascii="Times New Roman" w:eastAsia="Times New Roman" w:hAnsi="Times New Roman" w:cs="Times New Roman"/>
        </w:rPr>
        <w:t xml:space="preserve"> diminished expectation for one of the components of this association (e.g., obstacles) given the other component (e.g., arced motion)</w:t>
      </w:r>
      <w:r w:rsidR="00217500">
        <w:rPr>
          <w:rFonts w:ascii="Times New Roman" w:eastAsia="Times New Roman" w:hAnsi="Times New Roman" w:cs="Times New Roman"/>
        </w:rPr>
        <w:t xml:space="preserve"> </w:t>
      </w:r>
      <w:r w:rsidR="00F82B89">
        <w:rPr>
          <w:rFonts w:ascii="Times New Roman" w:eastAsia="Times New Roman" w:hAnsi="Times New Roman" w:cs="Times New Roman"/>
        </w:rPr>
        <w:t xml:space="preserve">compared to when obstacles are positioned beneath the trajectories. This leads to the prediction that </w:t>
      </w:r>
      <w:r w:rsidR="007C1AA1">
        <w:rPr>
          <w:rFonts w:ascii="Times New Roman" w:eastAsia="Times New Roman" w:hAnsi="Times New Roman" w:cs="Times New Roman"/>
        </w:rPr>
        <w:t xml:space="preserve">infants habituated to a constrained jumping event should show a greater increase in </w:t>
      </w:r>
      <w:r w:rsidR="0054686B">
        <w:rPr>
          <w:rFonts w:ascii="Times New Roman" w:eastAsia="Times New Roman" w:hAnsi="Times New Roman" w:cs="Times New Roman"/>
        </w:rPr>
        <w:t xml:space="preserve">looking to a </w:t>
      </w:r>
      <w:r w:rsidR="007C1AA1">
        <w:rPr>
          <w:rFonts w:ascii="Times New Roman" w:eastAsia="Times New Roman" w:hAnsi="Times New Roman" w:cs="Times New Roman"/>
        </w:rPr>
        <w:t>barrierless arced motion test event than infants habituated to an unconstrained jumping event.</w:t>
      </w:r>
      <w:r w:rsidR="00965D87">
        <w:rPr>
          <w:rFonts w:ascii="Times New Roman" w:eastAsia="Times New Roman" w:hAnsi="Times New Roman" w:cs="Times New Roman"/>
        </w:rPr>
        <w:t xml:space="preserve"> </w:t>
      </w:r>
    </w:p>
    <w:p w14:paraId="71F181D9" w14:textId="6D11EDA6" w:rsidR="001E1E8F" w:rsidRDefault="00785F62" w:rsidP="001E1E8F">
      <w:pPr>
        <w:spacing w:line="480" w:lineRule="auto"/>
        <w:ind w:firstLine="720"/>
        <w:contextualSpacing/>
        <w:rPr>
          <w:ins w:id="340" w:author="Benton, Deon" w:date="2026-05-08T14:27:00Z" w16du:dateUtc="2026-05-08T19:27:00Z"/>
          <w:rFonts w:ascii="Times New Roman" w:hAnsi="Times New Roman" w:cs="Times New Roman"/>
        </w:rPr>
      </w:pPr>
      <w:r>
        <w:rPr>
          <w:rFonts w:ascii="Times New Roman" w:eastAsia="Times New Roman" w:hAnsi="Times New Roman" w:cs="Times New Roman"/>
        </w:rPr>
        <w:t xml:space="preserve">The main result of this simulation was </w:t>
      </w:r>
      <w:r w:rsidR="003D3D8E">
        <w:rPr>
          <w:rFonts w:ascii="Times New Roman" w:eastAsia="Times New Roman" w:hAnsi="Times New Roman" w:cs="Times New Roman"/>
        </w:rPr>
        <w:t>that ALIAS</w:t>
      </w:r>
      <w:ins w:id="341" w:author="Benton, Deon" w:date="2026-05-08T13:50:00Z" w16du:dateUtc="2026-05-08T18:50:00Z">
        <w:r w:rsidR="00BE14FC">
          <w:rPr>
            <w:rFonts w:ascii="Times New Roman" w:eastAsia="Times New Roman" w:hAnsi="Times New Roman" w:cs="Times New Roman"/>
          </w:rPr>
          <w:t xml:space="preserve"> succeeded</w:t>
        </w:r>
      </w:ins>
      <w:ins w:id="342" w:author="Benton, Deon" w:date="2026-05-08T13:58:00Z" w16du:dateUtc="2026-05-08T18:58:00Z">
        <w:r w:rsidR="00E8536C">
          <w:rPr>
            <w:rFonts w:ascii="Times New Roman" w:eastAsia="Times New Roman" w:hAnsi="Times New Roman" w:cs="Times New Roman"/>
          </w:rPr>
          <w:t xml:space="preserve"> </w:t>
        </w:r>
      </w:ins>
      <w:r w:rsidR="003D3D8E">
        <w:rPr>
          <w:rFonts w:ascii="Times New Roman" w:eastAsia="Times New Roman" w:hAnsi="Times New Roman" w:cs="Times New Roman"/>
        </w:rPr>
        <w:t>in explaining</w:t>
      </w:r>
      <w:r w:rsidR="00642345">
        <w:rPr>
          <w:rFonts w:ascii="Times New Roman" w:eastAsia="Times New Roman" w:hAnsi="Times New Roman" w:cs="Times New Roman"/>
        </w:rPr>
        <w:t xml:space="preserve"> infants’ looking</w:t>
      </w:r>
      <w:del w:id="343" w:author="Benton, Deon" w:date="2026-05-08T13:42:00Z" w16du:dateUtc="2026-05-08T18:42:00Z">
        <w:r w:rsidR="00642345" w:rsidDel="003D3D8E">
          <w:rPr>
            <w:rFonts w:ascii="Times New Roman" w:eastAsia="Times New Roman" w:hAnsi="Times New Roman" w:cs="Times New Roman"/>
          </w:rPr>
          <w:delText xml:space="preserve"> </w:delText>
        </w:r>
      </w:del>
      <w:ins w:id="344" w:author="Benton, Deon" w:date="2026-05-08T13:42:00Z" w16du:dateUtc="2026-05-08T18:42:00Z">
        <w:r w:rsidR="003D3D8E">
          <w:rPr>
            <w:rFonts w:ascii="Times New Roman" w:eastAsia="Times New Roman" w:hAnsi="Times New Roman" w:cs="Times New Roman"/>
          </w:rPr>
          <w:t xml:space="preserve"> </w:t>
        </w:r>
      </w:ins>
      <w:ins w:id="345" w:author="Benton, Deon" w:date="2026-05-08T14:10:00Z" w16du:dateUtc="2026-05-08T19:10:00Z">
        <w:r w:rsidR="00972920">
          <w:rPr>
            <w:rFonts w:ascii="Times New Roman" w:eastAsia="Times New Roman" w:hAnsi="Times New Roman" w:cs="Times New Roman"/>
          </w:rPr>
          <w:t>in Gergely</w:t>
        </w:r>
      </w:ins>
      <w:ins w:id="346" w:author="Benton, Deon" w:date="2026-05-08T13:43:00Z" w16du:dateUtc="2026-05-08T18:43:00Z">
        <w:r w:rsidR="00A7208C">
          <w:rPr>
            <w:rFonts w:ascii="Times New Roman" w:eastAsia="Times New Roman" w:hAnsi="Times New Roman" w:cs="Times New Roman"/>
          </w:rPr>
          <w:t xml:space="preserve"> et al. (1995)</w:t>
        </w:r>
      </w:ins>
      <w:r w:rsidR="00642345">
        <w:rPr>
          <w:rFonts w:ascii="Times New Roman" w:eastAsia="Times New Roman" w:hAnsi="Times New Roman" w:cs="Times New Roman"/>
        </w:rPr>
        <w:t>.</w:t>
      </w:r>
      <w:ins w:id="347" w:author="Benton, Deon" w:date="2026-05-08T14:03:00Z" w16du:dateUtc="2026-05-08T19:03:00Z">
        <w:r w:rsidR="00E80202">
          <w:rPr>
            <w:rFonts w:ascii="Times New Roman" w:eastAsia="Times New Roman" w:hAnsi="Times New Roman" w:cs="Times New Roman"/>
          </w:rPr>
          <w:t xml:space="preserve"> This model, like infants,</w:t>
        </w:r>
      </w:ins>
      <w:r w:rsidR="00642345">
        <w:rPr>
          <w:rFonts w:ascii="Times New Roman" w:eastAsia="Times New Roman" w:hAnsi="Times New Roman" w:cs="Times New Roman"/>
        </w:rPr>
        <w:t xml:space="preserve"> looked longer at (i.e., produced greater error to) the Inefficient test event than at the Efficient one</w:t>
      </w:r>
      <w:ins w:id="348" w:author="Benton, Deon" w:date="2026-05-08T14:04:00Z" w16du:dateUtc="2026-05-08T19:04:00Z">
        <w:r w:rsidR="006D11B0">
          <w:rPr>
            <w:rFonts w:ascii="Times New Roman" w:eastAsia="Times New Roman" w:hAnsi="Times New Roman" w:cs="Times New Roman"/>
          </w:rPr>
          <w:t xml:space="preserve"> following habituation to an event in which arced motion occurred over an obstacle</w:t>
        </w:r>
      </w:ins>
      <w:r w:rsidR="00642345">
        <w:rPr>
          <w:rFonts w:ascii="Times New Roman" w:eastAsia="Times New Roman" w:hAnsi="Times New Roman" w:cs="Times New Roman"/>
        </w:rPr>
        <w:t>; networks looked equally long at both test events if the arced motion occurred beside the barrier during habituation.</w:t>
      </w:r>
      <w:ins w:id="349" w:author="Benton, Deon" w:date="2026-05-08T13:50:00Z" w16du:dateUtc="2026-05-08T18:50:00Z">
        <w:r w:rsidR="00BE14FC">
          <w:rPr>
            <w:rFonts w:ascii="Times New Roman" w:eastAsia="Times New Roman" w:hAnsi="Times New Roman" w:cs="Times New Roman"/>
          </w:rPr>
          <w:t xml:space="preserve"> </w:t>
        </w:r>
      </w:ins>
      <w:ins w:id="350" w:author="Benton, Deon" w:date="2026-05-08T13:58:00Z" w16du:dateUtc="2026-05-08T18:58:00Z">
        <w:r w:rsidR="00E8536C">
          <w:rPr>
            <w:rFonts w:ascii="Times New Roman" w:eastAsia="Times New Roman" w:hAnsi="Times New Roman" w:cs="Times New Roman"/>
          </w:rPr>
          <w:t>The fact that ALIAS</w:t>
        </w:r>
      </w:ins>
      <w:ins w:id="351" w:author="Benton, Deon" w:date="2026-05-08T13:59:00Z" w16du:dateUtc="2026-05-08T18:59:00Z">
        <w:r w:rsidR="00E8536C">
          <w:rPr>
            <w:rFonts w:ascii="Times New Roman" w:eastAsia="Times New Roman" w:hAnsi="Times New Roman" w:cs="Times New Roman"/>
          </w:rPr>
          <w:t>-2—which</w:t>
        </w:r>
      </w:ins>
      <w:ins w:id="352" w:author="Benton, Deon" w:date="2026-05-08T14:01:00Z" w16du:dateUtc="2026-05-08T19:01:00Z">
        <w:r w:rsidR="007C470D">
          <w:rPr>
            <w:rFonts w:ascii="Times New Roman" w:eastAsia="Times New Roman" w:hAnsi="Times New Roman" w:cs="Times New Roman"/>
          </w:rPr>
          <w:t>, unlike ALIAS, omit</w:t>
        </w:r>
      </w:ins>
      <w:ins w:id="353" w:author="Benton, Deon" w:date="2026-05-08T14:02:00Z" w16du:dateUtc="2026-05-08T19:02:00Z">
        <w:r w:rsidR="00E80202">
          <w:rPr>
            <w:rFonts w:ascii="Times New Roman" w:eastAsia="Times New Roman" w:hAnsi="Times New Roman" w:cs="Times New Roman"/>
          </w:rPr>
          <w:t>ted</w:t>
        </w:r>
      </w:ins>
      <w:ins w:id="354" w:author="Benton, Deon" w:date="2026-05-08T14:01:00Z" w16du:dateUtc="2026-05-08T19:01:00Z">
        <w:r w:rsidR="007C470D">
          <w:rPr>
            <w:rFonts w:ascii="Times New Roman" w:eastAsia="Times New Roman" w:hAnsi="Times New Roman" w:cs="Times New Roman"/>
          </w:rPr>
          <w:t xml:space="preserve"> </w:t>
        </w:r>
      </w:ins>
      <w:ins w:id="355" w:author="Benton, Deon" w:date="2026-05-08T13:59:00Z" w16du:dateUtc="2026-05-08T18:59:00Z">
        <w:r w:rsidR="00E8536C">
          <w:rPr>
            <w:rFonts w:ascii="Times New Roman" w:eastAsia="Times New Roman" w:hAnsi="Times New Roman" w:cs="Times New Roman"/>
          </w:rPr>
          <w:t>differential obstacle salience—</w:t>
        </w:r>
      </w:ins>
      <w:ins w:id="356" w:author="Benton, Deon" w:date="2026-05-08T14:07:00Z" w16du:dateUtc="2026-05-08T19:07:00Z">
        <w:r w:rsidR="006E1FC1">
          <w:rPr>
            <w:rFonts w:ascii="Times New Roman" w:eastAsia="Times New Roman" w:hAnsi="Times New Roman" w:cs="Times New Roman"/>
          </w:rPr>
          <w:t>produced responses that di</w:t>
        </w:r>
      </w:ins>
      <w:ins w:id="357" w:author="Benton, Deon" w:date="2026-05-08T14:08:00Z" w16du:dateUtc="2026-05-08T19:08:00Z">
        <w:r w:rsidR="006E1FC1">
          <w:rPr>
            <w:rFonts w:ascii="Times New Roman" w:eastAsia="Times New Roman" w:hAnsi="Times New Roman" w:cs="Times New Roman"/>
          </w:rPr>
          <w:t>ffered from those of ALIAS</w:t>
        </w:r>
      </w:ins>
      <w:ins w:id="358" w:author="Benton, Deon" w:date="2026-05-08T14:04:00Z" w16du:dateUtc="2026-05-08T19:04:00Z">
        <w:r w:rsidR="006D11B0">
          <w:rPr>
            <w:rFonts w:ascii="Times New Roman" w:eastAsia="Times New Roman" w:hAnsi="Times New Roman" w:cs="Times New Roman"/>
          </w:rPr>
          <w:t xml:space="preserve"> sugge</w:t>
        </w:r>
      </w:ins>
      <w:ins w:id="359" w:author="Benton, Deon" w:date="2026-05-08T14:05:00Z" w16du:dateUtc="2026-05-08T19:05:00Z">
        <w:r w:rsidR="006D11B0">
          <w:rPr>
            <w:rFonts w:ascii="Times New Roman" w:eastAsia="Times New Roman" w:hAnsi="Times New Roman" w:cs="Times New Roman"/>
          </w:rPr>
          <w:t>sts</w:t>
        </w:r>
      </w:ins>
      <w:ins w:id="360" w:author="Benton, Deon" w:date="2026-05-08T13:59:00Z" w16du:dateUtc="2026-05-08T18:59:00Z">
        <w:r w:rsidR="00E8536C">
          <w:rPr>
            <w:rFonts w:ascii="Times New Roman" w:eastAsia="Times New Roman" w:hAnsi="Times New Roman" w:cs="Times New Roman"/>
          </w:rPr>
          <w:t xml:space="preserve"> that associative learning alone is not</w:t>
        </w:r>
      </w:ins>
      <w:ins w:id="361" w:author="Benton, Deon" w:date="2026-05-08T14:00:00Z" w16du:dateUtc="2026-05-08T19:00:00Z">
        <w:r w:rsidR="007C470D">
          <w:rPr>
            <w:rFonts w:ascii="Times New Roman" w:eastAsia="Times New Roman" w:hAnsi="Times New Roman" w:cs="Times New Roman"/>
          </w:rPr>
          <w:t>, by itself, sufficient</w:t>
        </w:r>
      </w:ins>
      <w:ins w:id="362" w:author="Benton, Deon" w:date="2026-05-08T14:08:00Z" w16du:dateUtc="2026-05-08T19:08:00Z">
        <w:r w:rsidR="00972920">
          <w:rPr>
            <w:rFonts w:ascii="Times New Roman" w:eastAsia="Times New Roman" w:hAnsi="Times New Roman" w:cs="Times New Roman"/>
          </w:rPr>
          <w:t xml:space="preserve"> to account for the looking behavior of infants in Gergely et al. (1995)</w:t>
        </w:r>
      </w:ins>
      <w:ins w:id="363" w:author="Benton, Deon" w:date="2026-05-08T14:05:00Z" w16du:dateUtc="2026-05-08T19:05:00Z">
        <w:r w:rsidR="006D11B0">
          <w:rPr>
            <w:rFonts w:ascii="Times New Roman" w:eastAsia="Times New Roman" w:hAnsi="Times New Roman" w:cs="Times New Roman"/>
          </w:rPr>
          <w:t xml:space="preserve">; information </w:t>
        </w:r>
      </w:ins>
      <w:ins w:id="364" w:author="Benton, Deon" w:date="2026-05-08T14:06:00Z" w16du:dateUtc="2026-05-08T19:06:00Z">
        <w:r w:rsidR="006E1FC1">
          <w:rPr>
            <w:rFonts w:ascii="Times New Roman" w:eastAsia="Times New Roman" w:hAnsi="Times New Roman" w:cs="Times New Roman"/>
          </w:rPr>
          <w:t>pertaining</w:t>
        </w:r>
      </w:ins>
      <w:ins w:id="365" w:author="Benton, Deon" w:date="2026-05-08T14:05:00Z" w16du:dateUtc="2026-05-08T19:05:00Z">
        <w:r w:rsidR="006D11B0">
          <w:rPr>
            <w:rFonts w:ascii="Times New Roman" w:eastAsia="Times New Roman" w:hAnsi="Times New Roman" w:cs="Times New Roman"/>
          </w:rPr>
          <w:t xml:space="preserve"> to the salience of barrie</w:t>
        </w:r>
      </w:ins>
      <w:ins w:id="366" w:author="Benton, Deon" w:date="2026-05-08T14:06:00Z" w16du:dateUtc="2026-05-08T19:06:00Z">
        <w:r w:rsidR="006D11B0">
          <w:rPr>
            <w:rFonts w:ascii="Times New Roman" w:eastAsia="Times New Roman" w:hAnsi="Times New Roman" w:cs="Times New Roman"/>
          </w:rPr>
          <w:t>rs in different spatial positions needed</w:t>
        </w:r>
        <w:r w:rsidR="006E1FC1">
          <w:rPr>
            <w:rFonts w:ascii="Times New Roman" w:eastAsia="Times New Roman" w:hAnsi="Times New Roman" w:cs="Times New Roman"/>
          </w:rPr>
          <w:t xml:space="preserve"> also</w:t>
        </w:r>
        <w:r w:rsidR="006D11B0">
          <w:rPr>
            <w:rFonts w:ascii="Times New Roman" w:eastAsia="Times New Roman" w:hAnsi="Times New Roman" w:cs="Times New Roman"/>
          </w:rPr>
          <w:t xml:space="preserve"> to be included to </w:t>
        </w:r>
        <w:r w:rsidR="006E1FC1">
          <w:rPr>
            <w:rFonts w:ascii="Times New Roman" w:eastAsia="Times New Roman" w:hAnsi="Times New Roman" w:cs="Times New Roman"/>
          </w:rPr>
          <w:t xml:space="preserve">explain the full pattern of data. </w:t>
        </w:r>
        <w:r w:rsidR="006D11B0">
          <w:rPr>
            <w:rFonts w:ascii="Times New Roman" w:eastAsia="Times New Roman" w:hAnsi="Times New Roman" w:cs="Times New Roman"/>
          </w:rPr>
          <w:t>explain infants’</w:t>
        </w:r>
        <w:r w:rsidR="006E1FC1">
          <w:rPr>
            <w:rFonts w:ascii="Times New Roman" w:eastAsia="Times New Roman" w:hAnsi="Times New Roman" w:cs="Times New Roman"/>
          </w:rPr>
          <w:t xml:space="preserve"> performance across the conditions in Gergely et al. (1995).</w:t>
        </w:r>
      </w:ins>
      <w:ins w:id="367" w:author="Benton, Deon" w:date="2026-05-08T14:00:00Z" w16du:dateUtc="2026-05-08T19:00:00Z">
        <w:r w:rsidR="007C470D">
          <w:rPr>
            <w:rFonts w:ascii="Times New Roman" w:eastAsia="Times New Roman" w:hAnsi="Times New Roman" w:cs="Times New Roman"/>
          </w:rPr>
          <w:t xml:space="preserve"> to reproduce </w:t>
        </w:r>
      </w:ins>
      <w:ins w:id="368" w:author="Benton, Deon" w:date="2026-05-08T14:01:00Z" w16du:dateUtc="2026-05-08T19:01:00Z">
        <w:r w:rsidR="00E80202">
          <w:rPr>
            <w:rFonts w:ascii="Times New Roman" w:eastAsia="Times New Roman" w:hAnsi="Times New Roman" w:cs="Times New Roman"/>
          </w:rPr>
          <w:t>infants’ responses in</w:t>
        </w:r>
      </w:ins>
      <w:ins w:id="369" w:author="Benton, Deon" w:date="2026-05-08T14:02:00Z" w16du:dateUtc="2026-05-08T19:02:00Z">
        <w:r w:rsidR="00E80202">
          <w:rPr>
            <w:rFonts w:ascii="Times New Roman" w:eastAsia="Times New Roman" w:hAnsi="Times New Roman" w:cs="Times New Roman"/>
          </w:rPr>
          <w:t xml:space="preserve"> studies like that by Gergely et al. (1995)</w:t>
        </w:r>
      </w:ins>
      <w:ins w:id="370" w:author="Benton, Deon" w:date="2026-05-08T14:00:00Z" w16du:dateUtc="2026-05-08T19:00:00Z">
        <w:r w:rsidR="007C470D">
          <w:rPr>
            <w:rFonts w:ascii="Times New Roman" w:eastAsia="Times New Roman" w:hAnsi="Times New Roman" w:cs="Times New Roman"/>
          </w:rPr>
          <w:t xml:space="preserve">. </w:t>
        </w:r>
      </w:ins>
      <w:ins w:id="371" w:author="Benton, Deon" w:date="2026-05-08T14:09:00Z" w16du:dateUtc="2026-05-08T19:09:00Z">
        <w:r w:rsidR="00972920">
          <w:rPr>
            <w:rFonts w:ascii="Times New Roman" w:eastAsia="Times New Roman" w:hAnsi="Times New Roman" w:cs="Times New Roman"/>
          </w:rPr>
          <w:t xml:space="preserve">Although it was the case that </w:t>
        </w:r>
      </w:ins>
      <w:ins w:id="372" w:author="Benton, Deon" w:date="2026-05-08T13:50:00Z" w16du:dateUtc="2026-05-08T18:50:00Z">
        <w:r w:rsidR="00BE14FC">
          <w:rPr>
            <w:rFonts w:ascii="Times New Roman" w:eastAsia="Times New Roman" w:hAnsi="Times New Roman" w:cs="Times New Roman"/>
          </w:rPr>
          <w:t>OM10</w:t>
        </w:r>
      </w:ins>
      <w:ins w:id="373" w:author="Benton, Deon" w:date="2026-05-08T14:10:00Z" w16du:dateUtc="2026-05-08T19:10:00Z">
        <w:r w:rsidR="00972920">
          <w:rPr>
            <w:rFonts w:ascii="Times New Roman" w:eastAsia="Times New Roman" w:hAnsi="Times New Roman" w:cs="Times New Roman"/>
          </w:rPr>
          <w:t>—like ALIAS—</w:t>
        </w:r>
      </w:ins>
      <w:ins w:id="374" w:author="Benton, Deon" w:date="2026-05-08T13:50:00Z" w16du:dateUtc="2026-05-08T18:50:00Z">
        <w:r w:rsidR="00BE14FC">
          <w:rPr>
            <w:rFonts w:ascii="Times New Roman" w:eastAsia="Times New Roman" w:hAnsi="Times New Roman" w:cs="Times New Roman"/>
          </w:rPr>
          <w:t>capture</w:t>
        </w:r>
      </w:ins>
      <w:ins w:id="375" w:author="Benton, Deon" w:date="2026-05-08T14:10:00Z" w16du:dateUtc="2026-05-08T19:10:00Z">
        <w:r w:rsidR="00972920">
          <w:rPr>
            <w:rFonts w:ascii="Times New Roman" w:eastAsia="Times New Roman" w:hAnsi="Times New Roman" w:cs="Times New Roman"/>
          </w:rPr>
          <w:t>s</w:t>
        </w:r>
      </w:ins>
      <w:ins w:id="376" w:author="Benton, Deon" w:date="2026-05-08T13:50:00Z" w16du:dateUtc="2026-05-08T18:50:00Z">
        <w:r w:rsidR="00BE14FC">
          <w:rPr>
            <w:rFonts w:ascii="Times New Roman" w:eastAsia="Times New Roman" w:hAnsi="Times New Roman" w:cs="Times New Roman"/>
          </w:rPr>
          <w:t xml:space="preserve"> </w:t>
        </w:r>
      </w:ins>
      <w:ins w:id="377" w:author="Benton, Deon" w:date="2026-05-08T14:10:00Z" w16du:dateUtc="2026-05-08T19:10:00Z">
        <w:r w:rsidR="00972920">
          <w:rPr>
            <w:rFonts w:ascii="Times New Roman" w:eastAsia="Times New Roman" w:hAnsi="Times New Roman" w:cs="Times New Roman"/>
          </w:rPr>
          <w:t>infants’ looking responses in Gergely et al. (1995)</w:t>
        </w:r>
      </w:ins>
      <w:ins w:id="378" w:author="Benton, Deon" w:date="2026-05-08T13:49:00Z" w16du:dateUtc="2026-05-08T18:49:00Z">
        <w:r w:rsidR="001E1E8F">
          <w:rPr>
            <w:rFonts w:ascii="Times New Roman" w:hAnsi="Times New Roman" w:cs="Times New Roman"/>
          </w:rPr>
          <w:t xml:space="preserve">, it is </w:t>
        </w:r>
        <w:r w:rsidR="001E1E8F">
          <w:rPr>
            <w:rFonts w:ascii="Times New Roman" w:hAnsi="Times New Roman" w:cs="Times New Roman"/>
          </w:rPr>
          <w:lastRenderedPageBreak/>
          <w:t xml:space="preserve">notable that an extended version of </w:t>
        </w:r>
      </w:ins>
      <w:ins w:id="379" w:author="Benton, Deon" w:date="2026-05-08T14:10:00Z" w16du:dateUtc="2026-05-08T19:10:00Z">
        <w:r w:rsidR="00972920">
          <w:rPr>
            <w:rFonts w:ascii="Times New Roman" w:hAnsi="Times New Roman" w:cs="Times New Roman"/>
          </w:rPr>
          <w:t xml:space="preserve">this model that better aligned </w:t>
        </w:r>
      </w:ins>
      <w:ins w:id="380" w:author="Benton, Deon" w:date="2026-05-08T13:49:00Z" w16du:dateUtc="2026-05-08T18:49:00Z">
        <w:r w:rsidR="001E1E8F">
          <w:rPr>
            <w:rFonts w:ascii="Times New Roman" w:hAnsi="Times New Roman" w:cs="Times New Roman"/>
          </w:rPr>
          <w:t>with</w:t>
        </w:r>
      </w:ins>
      <w:ins w:id="381" w:author="Benton, Deon" w:date="2026-05-08T14:10:00Z" w16du:dateUtc="2026-05-08T19:10:00Z">
        <w:r w:rsidR="00972920">
          <w:rPr>
            <w:rFonts w:ascii="Times New Roman" w:hAnsi="Times New Roman" w:cs="Times New Roman"/>
          </w:rPr>
          <w:t xml:space="preserve"> </w:t>
        </w:r>
      </w:ins>
      <w:ins w:id="382" w:author="Benton, Deon" w:date="2026-05-08T13:51:00Z" w16du:dateUtc="2026-05-08T18:51:00Z">
        <w:r w:rsidR="00BE14FC">
          <w:rPr>
            <w:rFonts w:ascii="Times New Roman" w:hAnsi="Times New Roman" w:cs="Times New Roman"/>
          </w:rPr>
          <w:t>Gergely et al’s (1995)</w:t>
        </w:r>
      </w:ins>
      <w:ins w:id="383" w:author="Benton, Deon" w:date="2026-05-08T13:49:00Z" w16du:dateUtc="2026-05-08T18:49:00Z">
        <w:r w:rsidR="001E1E8F">
          <w:rPr>
            <w:rFonts w:ascii="Times New Roman" w:hAnsi="Times New Roman" w:cs="Times New Roman"/>
          </w:rPr>
          <w:t xml:space="preserve"> task structure</w:t>
        </w:r>
      </w:ins>
      <w:ins w:id="384" w:author="Benton, Deon" w:date="2026-05-08T13:52:00Z" w16du:dateUtc="2026-05-08T18:52:00Z">
        <w:r w:rsidR="00BE14FC">
          <w:rPr>
            <w:rFonts w:ascii="Times New Roman" w:hAnsi="Times New Roman" w:cs="Times New Roman"/>
          </w:rPr>
          <w:t xml:space="preserve"> </w:t>
        </w:r>
      </w:ins>
      <w:ins w:id="385" w:author="Benton, Deon" w:date="2026-05-08T14:11:00Z" w16du:dateUtc="2026-05-08T19:11:00Z">
        <w:r w:rsidR="00BE57C2">
          <w:rPr>
            <w:rFonts w:ascii="Times New Roman" w:hAnsi="Times New Roman" w:cs="Times New Roman"/>
          </w:rPr>
          <w:t xml:space="preserve">in its design </w:t>
        </w:r>
      </w:ins>
      <w:ins w:id="386" w:author="Benton, Deon" w:date="2026-05-08T13:49:00Z" w16du:dateUtc="2026-05-08T18:49:00Z">
        <w:r w:rsidR="001E1E8F">
          <w:rPr>
            <w:rFonts w:ascii="Times New Roman" w:hAnsi="Times New Roman" w:cs="Times New Roman"/>
          </w:rPr>
          <w:t xml:space="preserve">could not capture infants’ looking </w:t>
        </w:r>
      </w:ins>
      <w:ins w:id="387" w:author="Benton, Deon" w:date="2026-05-08T13:52:00Z" w16du:dateUtc="2026-05-08T18:52:00Z">
        <w:r w:rsidR="00BE14FC">
          <w:rPr>
            <w:rFonts w:ascii="Times New Roman" w:hAnsi="Times New Roman" w:cs="Times New Roman"/>
          </w:rPr>
          <w:t>responses. This</w:t>
        </w:r>
      </w:ins>
      <w:ins w:id="388" w:author="Benton, Deon" w:date="2026-05-08T13:49:00Z" w16du:dateUtc="2026-05-08T18:49:00Z">
        <w:r w:rsidR="001E1E8F">
          <w:rPr>
            <w:rFonts w:ascii="Times New Roman" w:hAnsi="Times New Roman" w:cs="Times New Roman"/>
          </w:rPr>
          <w:t xml:space="preserve"> suggests that </w:t>
        </w:r>
      </w:ins>
      <w:ins w:id="389" w:author="Benton, Deon" w:date="2026-05-08T14:11:00Z" w16du:dateUtc="2026-05-08T19:11:00Z">
        <w:r w:rsidR="00BE57C2">
          <w:rPr>
            <w:rFonts w:ascii="Times New Roman" w:hAnsi="Times New Roman" w:cs="Times New Roman"/>
          </w:rPr>
          <w:t>OM10’s original success</w:t>
        </w:r>
      </w:ins>
      <w:ins w:id="390" w:author="Benton, Deon" w:date="2026-05-08T13:49:00Z" w16du:dateUtc="2026-05-08T18:49:00Z">
        <w:r w:rsidR="001E1E8F">
          <w:rPr>
            <w:rFonts w:ascii="Times New Roman" w:hAnsi="Times New Roman" w:cs="Times New Roman"/>
          </w:rPr>
          <w:t xml:space="preserve"> may have</w:t>
        </w:r>
      </w:ins>
      <w:ins w:id="391" w:author="Benton, Deon" w:date="2026-05-08T14:12:00Z" w16du:dateUtc="2026-05-08T19:12:00Z">
        <w:r w:rsidR="0043463B">
          <w:rPr>
            <w:rFonts w:ascii="Times New Roman" w:hAnsi="Times New Roman" w:cs="Times New Roman"/>
          </w:rPr>
          <w:t xml:space="preserve"> had</w:t>
        </w:r>
      </w:ins>
      <w:ins w:id="392" w:author="Benton, Deon" w:date="2026-05-08T13:49:00Z" w16du:dateUtc="2026-05-08T18:49:00Z">
        <w:r w:rsidR="001E1E8F">
          <w:rPr>
            <w:rFonts w:ascii="Times New Roman" w:hAnsi="Times New Roman" w:cs="Times New Roman"/>
          </w:rPr>
          <w:t xml:space="preserve"> less to do with </w:t>
        </w:r>
      </w:ins>
      <w:ins w:id="393" w:author="Benton, Deon" w:date="2026-05-08T14:12:00Z" w16du:dateUtc="2026-05-08T19:12:00Z">
        <w:r w:rsidR="0043463B">
          <w:rPr>
            <w:rFonts w:ascii="Times New Roman" w:hAnsi="Times New Roman" w:cs="Times New Roman"/>
          </w:rPr>
          <w:t>it capturing the</w:t>
        </w:r>
      </w:ins>
      <w:ins w:id="394" w:author="Benton, Deon" w:date="2026-05-08T13:49:00Z" w16du:dateUtc="2026-05-08T18:49:00Z">
        <w:r w:rsidR="001E1E8F">
          <w:rPr>
            <w:rFonts w:ascii="Times New Roman" w:hAnsi="Times New Roman" w:cs="Times New Roman"/>
          </w:rPr>
          <w:t xml:space="preserve"> processes underlying </w:t>
        </w:r>
      </w:ins>
      <w:ins w:id="395" w:author="Benton, Deon" w:date="2026-05-08T14:12:00Z" w16du:dateUtc="2026-05-08T19:12:00Z">
        <w:r w:rsidR="0043463B">
          <w:rPr>
            <w:rFonts w:ascii="Times New Roman" w:hAnsi="Times New Roman" w:cs="Times New Roman"/>
          </w:rPr>
          <w:t xml:space="preserve">infant </w:t>
        </w:r>
      </w:ins>
      <w:ins w:id="396" w:author="Benton, Deon" w:date="2026-05-08T13:49:00Z" w16du:dateUtc="2026-05-08T18:49:00Z">
        <w:r w:rsidR="001E1E8F">
          <w:rPr>
            <w:rFonts w:ascii="Times New Roman" w:hAnsi="Times New Roman" w:cs="Times New Roman"/>
          </w:rPr>
          <w:t>action understanding and more to do with</w:t>
        </w:r>
      </w:ins>
      <w:ins w:id="397" w:author="Benton, Deon" w:date="2026-05-08T13:54:00Z" w16du:dateUtc="2026-05-08T18:54:00Z">
        <w:r w:rsidR="00C61525">
          <w:rPr>
            <w:rFonts w:ascii="Times New Roman" w:hAnsi="Times New Roman" w:cs="Times New Roman"/>
          </w:rPr>
          <w:t xml:space="preserve"> the fact that it did not faithfully model the experimental set up</w:t>
        </w:r>
      </w:ins>
      <w:ins w:id="398" w:author="Benton, Deon" w:date="2026-05-08T13:49:00Z" w16du:dateUtc="2026-05-08T18:49:00Z">
        <w:r w:rsidR="001E1E8F">
          <w:rPr>
            <w:rFonts w:ascii="Times New Roman" w:hAnsi="Times New Roman" w:cs="Times New Roman"/>
          </w:rPr>
          <w:t xml:space="preserve"> </w:t>
        </w:r>
      </w:ins>
      <w:ins w:id="399" w:author="Benton, Deon" w:date="2026-05-08T13:54:00Z" w16du:dateUtc="2026-05-08T18:54:00Z">
        <w:r w:rsidR="00C61525">
          <w:rPr>
            <w:rFonts w:ascii="Times New Roman" w:hAnsi="Times New Roman" w:cs="Times New Roman"/>
          </w:rPr>
          <w:t>in Gergely et a</w:t>
        </w:r>
      </w:ins>
      <w:ins w:id="400" w:author="Benton, Deon" w:date="2026-05-08T13:55:00Z" w16du:dateUtc="2026-05-08T18:55:00Z">
        <w:r w:rsidR="00C61525">
          <w:rPr>
            <w:rFonts w:ascii="Times New Roman" w:hAnsi="Times New Roman" w:cs="Times New Roman"/>
          </w:rPr>
          <w:t xml:space="preserve">l. (1995). </w:t>
        </w:r>
        <w:r w:rsidR="0009490B">
          <w:rPr>
            <w:rFonts w:ascii="Times New Roman" w:hAnsi="Times New Roman" w:cs="Times New Roman"/>
          </w:rPr>
          <w:t xml:space="preserve">This suggests that </w:t>
        </w:r>
      </w:ins>
      <w:ins w:id="401" w:author="Benton, Deon" w:date="2026-05-08T13:57:00Z" w16du:dateUtc="2026-05-08T18:57:00Z">
        <w:r w:rsidR="00E8536C">
          <w:rPr>
            <w:rFonts w:ascii="Times New Roman" w:hAnsi="Times New Roman" w:cs="Times New Roman"/>
          </w:rPr>
          <w:t xml:space="preserve">it </w:t>
        </w:r>
      </w:ins>
      <w:ins w:id="402" w:author="Benton, Deon" w:date="2026-05-08T14:12:00Z" w16du:dateUtc="2026-05-08T19:12:00Z">
        <w:r w:rsidR="0043463B">
          <w:rPr>
            <w:rFonts w:ascii="Times New Roman" w:hAnsi="Times New Roman" w:cs="Times New Roman"/>
          </w:rPr>
          <w:t>is</w:t>
        </w:r>
      </w:ins>
      <w:ins w:id="403" w:author="Benton, Deon" w:date="2026-05-08T13:57:00Z" w16du:dateUtc="2026-05-08T18:57:00Z">
        <w:r w:rsidR="00E8536C">
          <w:rPr>
            <w:rFonts w:ascii="Times New Roman" w:hAnsi="Times New Roman" w:cs="Times New Roman"/>
          </w:rPr>
          <w:t xml:space="preserve"> prudent to interpret </w:t>
        </w:r>
      </w:ins>
      <w:ins w:id="404" w:author="Benton, Deon" w:date="2026-05-08T13:55:00Z" w16du:dateUtc="2026-05-08T18:55:00Z">
        <w:r w:rsidR="0009490B">
          <w:rPr>
            <w:rFonts w:ascii="Times New Roman" w:hAnsi="Times New Roman" w:cs="Times New Roman"/>
          </w:rPr>
          <w:t>any success</w:t>
        </w:r>
      </w:ins>
      <w:ins w:id="405" w:author="Benton, Deon" w:date="2026-05-08T13:57:00Z" w16du:dateUtc="2026-05-08T18:57:00Z">
        <w:r w:rsidR="00E8536C">
          <w:rPr>
            <w:rFonts w:ascii="Times New Roman" w:hAnsi="Times New Roman" w:cs="Times New Roman"/>
          </w:rPr>
          <w:t xml:space="preserve"> that OM10 has in reproducing infants’ looking behaviors in the subsequent simulations </w:t>
        </w:r>
      </w:ins>
      <w:ins w:id="406" w:author="Benton, Deon" w:date="2026-05-08T13:55:00Z" w16du:dateUtc="2026-05-08T18:55:00Z">
        <w:r w:rsidR="0009490B">
          <w:rPr>
            <w:rFonts w:ascii="Times New Roman" w:hAnsi="Times New Roman" w:cs="Times New Roman"/>
          </w:rPr>
          <w:t xml:space="preserve">with caution. </w:t>
        </w:r>
      </w:ins>
    </w:p>
    <w:p w14:paraId="4522CB70" w14:textId="5CF3B324" w:rsidR="0078102C" w:rsidRPr="0078102C" w:rsidRDefault="0078102C" w:rsidP="00BC76EB">
      <w:pPr>
        <w:spacing w:line="480" w:lineRule="auto"/>
        <w:ind w:firstLine="720"/>
        <w:contextualSpacing/>
        <w:rPr>
          <w:ins w:id="407" w:author="Benton, Deon" w:date="2026-05-08T14:27:00Z" w16du:dateUtc="2026-05-08T19:27:00Z"/>
          <w:rFonts w:ascii="Times New Roman" w:hAnsi="Times New Roman" w:cs="Times New Roman"/>
        </w:rPr>
      </w:pPr>
      <w:ins w:id="408" w:author="Benton, Deon" w:date="2026-05-08T14:27:00Z" w16du:dateUtc="2026-05-08T19:27:00Z">
        <w:r w:rsidRPr="0078102C">
          <w:rPr>
            <w:rFonts w:ascii="Times New Roman" w:hAnsi="Times New Roman" w:cs="Times New Roman"/>
          </w:rPr>
          <w:t xml:space="preserve">Although ALIAS’s success suggests that the </w:t>
        </w:r>
      </w:ins>
      <w:ins w:id="409" w:author="Benton, Deon" w:date="2026-05-08T14:28:00Z" w16du:dateUtc="2026-05-08T19:28:00Z">
        <w:r>
          <w:rPr>
            <w:rFonts w:ascii="Times New Roman" w:hAnsi="Times New Roman" w:cs="Times New Roman"/>
          </w:rPr>
          <w:t>present account</w:t>
        </w:r>
      </w:ins>
      <w:ins w:id="410" w:author="Benton, Deon" w:date="2026-05-08T14:27:00Z" w16du:dateUtc="2026-05-08T19:27:00Z">
        <w:r w:rsidRPr="0078102C">
          <w:rPr>
            <w:rFonts w:ascii="Times New Roman" w:hAnsi="Times New Roman" w:cs="Times New Roman"/>
          </w:rPr>
          <w:t xml:space="preserve"> is</w:t>
        </w:r>
        <w:r>
          <w:rPr>
            <w:rFonts w:ascii="Times New Roman" w:hAnsi="Times New Roman" w:cs="Times New Roman"/>
          </w:rPr>
          <w:t xml:space="preserve"> at least</w:t>
        </w:r>
        <w:r w:rsidRPr="0078102C">
          <w:rPr>
            <w:rFonts w:ascii="Times New Roman" w:hAnsi="Times New Roman" w:cs="Times New Roman"/>
          </w:rPr>
          <w:t xml:space="preserve"> sufficient to capture infants’ looking behaviors </w:t>
        </w:r>
        <w:r>
          <w:rPr>
            <w:rFonts w:ascii="Times New Roman" w:hAnsi="Times New Roman" w:cs="Times New Roman"/>
          </w:rPr>
          <w:t xml:space="preserve">in </w:t>
        </w:r>
        <w:r w:rsidRPr="0078102C">
          <w:rPr>
            <w:rFonts w:ascii="Times New Roman" w:hAnsi="Times New Roman" w:cs="Times New Roman"/>
          </w:rPr>
          <w:t>Gergely et al. (1995)</w:t>
        </w:r>
        <w:r>
          <w:rPr>
            <w:rFonts w:ascii="Times New Roman" w:hAnsi="Times New Roman" w:cs="Times New Roman"/>
          </w:rPr>
          <w:t>—it has yet to be shown that ALIAS can capture da</w:t>
        </w:r>
      </w:ins>
      <w:ins w:id="411" w:author="Benton, Deon" w:date="2026-05-08T14:28:00Z" w16du:dateUtc="2026-05-08T19:28:00Z">
        <w:r>
          <w:rPr>
            <w:rFonts w:ascii="Times New Roman" w:hAnsi="Times New Roman" w:cs="Times New Roman"/>
          </w:rPr>
          <w:t>ta in other Gergely-style action-understanding studies—</w:t>
        </w:r>
      </w:ins>
      <w:ins w:id="412" w:author="Benton, Deon" w:date="2026-05-08T14:27:00Z" w16du:dateUtc="2026-05-08T19:27:00Z">
        <w:r w:rsidRPr="0078102C">
          <w:rPr>
            <w:rFonts w:ascii="Times New Roman" w:hAnsi="Times New Roman" w:cs="Times New Roman"/>
          </w:rPr>
          <w:t xml:space="preserve">it was nevertheless important independently to confirm that the </w:t>
        </w:r>
      </w:ins>
      <w:ins w:id="413" w:author="Benton, Deon" w:date="2026-05-08T14:28:00Z" w16du:dateUtc="2026-05-08T19:28:00Z">
        <w:r>
          <w:rPr>
            <w:rFonts w:ascii="Times New Roman" w:hAnsi="Times New Roman" w:cs="Times New Roman"/>
          </w:rPr>
          <w:t xml:space="preserve">actual mechanism through which the </w:t>
        </w:r>
      </w:ins>
      <w:ins w:id="414" w:author="Benton, Deon" w:date="2026-05-08T14:27:00Z" w16du:dateUtc="2026-05-08T19:27:00Z">
        <w:r w:rsidRPr="0078102C">
          <w:rPr>
            <w:rFonts w:ascii="Times New Roman" w:hAnsi="Times New Roman" w:cs="Times New Roman"/>
          </w:rPr>
          <w:t xml:space="preserve">model reproduced these looking behaviors </w:t>
        </w:r>
      </w:ins>
      <w:ins w:id="415" w:author="Benton, Deon" w:date="2026-05-08T14:28:00Z" w16du:dateUtc="2026-05-08T19:28:00Z">
        <w:r>
          <w:rPr>
            <w:rFonts w:ascii="Times New Roman" w:hAnsi="Times New Roman" w:cs="Times New Roman"/>
          </w:rPr>
          <w:t>aligned with the proposal</w:t>
        </w:r>
      </w:ins>
      <w:ins w:id="416" w:author="Benton, Deon" w:date="2026-05-08T14:27:00Z" w16du:dateUtc="2026-05-08T19:27:00Z">
        <w:r w:rsidRPr="0078102C">
          <w:rPr>
            <w:rFonts w:ascii="Times New Roman" w:hAnsi="Times New Roman" w:cs="Times New Roman"/>
          </w:rPr>
          <w:t xml:space="preserve"> that</w:t>
        </w:r>
      </w:ins>
      <w:ins w:id="417" w:author="Benton, Deon" w:date="2026-05-08T14:29:00Z" w16du:dateUtc="2026-05-08T19:29:00Z">
        <w:r>
          <w:rPr>
            <w:rFonts w:ascii="Times New Roman" w:hAnsi="Times New Roman" w:cs="Times New Roman"/>
          </w:rPr>
          <w:t xml:space="preserve"> it</w:t>
        </w:r>
      </w:ins>
      <w:ins w:id="418" w:author="Benton, Deon" w:date="2026-05-08T14:27:00Z" w16du:dateUtc="2026-05-08T19:27:00Z">
        <w:r w:rsidRPr="0078102C">
          <w:rPr>
            <w:rFonts w:ascii="Times New Roman" w:hAnsi="Times New Roman" w:cs="Times New Roman"/>
          </w:rPr>
          <w:t xml:space="preserve"> implemented. Clarifying the</w:t>
        </w:r>
      </w:ins>
      <w:ins w:id="419" w:author="Benton, Deon" w:date="2026-05-08T14:29:00Z" w16du:dateUtc="2026-05-08T19:29:00Z">
        <w:r w:rsidR="00DE05BB">
          <w:rPr>
            <w:rFonts w:ascii="Times New Roman" w:hAnsi="Times New Roman" w:cs="Times New Roman"/>
          </w:rPr>
          <w:t xml:space="preserve"> manner in which the model reproduced infants’ looking responses across the Experimental and Control conditions in Gergely et al. (1995) is also</w:t>
        </w:r>
      </w:ins>
      <w:ins w:id="420" w:author="Benton, Deon" w:date="2026-05-08T14:27:00Z" w16du:dateUtc="2026-05-08T19:27:00Z">
        <w:r w:rsidRPr="0078102C">
          <w:rPr>
            <w:rFonts w:ascii="Times New Roman" w:hAnsi="Times New Roman" w:cs="Times New Roman"/>
          </w:rPr>
          <w:t xml:space="preserve"> important because it </w:t>
        </w:r>
      </w:ins>
      <w:ins w:id="421" w:author="Benton, Deon" w:date="2026-05-08T14:30:00Z" w16du:dateUtc="2026-05-08T19:30:00Z">
        <w:r w:rsidR="00DE05BB">
          <w:rPr>
            <w:rFonts w:ascii="Times New Roman" w:hAnsi="Times New Roman" w:cs="Times New Roman"/>
          </w:rPr>
          <w:t>can provide</w:t>
        </w:r>
      </w:ins>
      <w:ins w:id="422" w:author="Benton, Deon" w:date="2026-05-08T14:27:00Z" w16du:dateUtc="2026-05-08T19:27:00Z">
        <w:r w:rsidRPr="0078102C">
          <w:rPr>
            <w:rFonts w:ascii="Times New Roman" w:hAnsi="Times New Roman" w:cs="Times New Roman"/>
          </w:rPr>
          <w:t xml:space="preserve"> insight into how associative learning might </w:t>
        </w:r>
      </w:ins>
      <w:ins w:id="423" w:author="Benton, Deon" w:date="2026-05-08T14:30:00Z" w16du:dateUtc="2026-05-08T19:30:00Z">
        <w:r w:rsidR="00DE05BB">
          <w:rPr>
            <w:rFonts w:ascii="Times New Roman" w:hAnsi="Times New Roman" w:cs="Times New Roman"/>
          </w:rPr>
          <w:t xml:space="preserve">have </w:t>
        </w:r>
      </w:ins>
      <w:ins w:id="424" w:author="Benton, Deon" w:date="2026-05-08T14:27:00Z" w16du:dateUtc="2026-05-08T19:27:00Z">
        <w:r w:rsidRPr="0078102C">
          <w:rPr>
            <w:rFonts w:ascii="Times New Roman" w:hAnsi="Times New Roman" w:cs="Times New Roman"/>
          </w:rPr>
          <w:t>operate</w:t>
        </w:r>
      </w:ins>
      <w:ins w:id="425" w:author="Benton, Deon" w:date="2026-05-08T14:30:00Z" w16du:dateUtc="2026-05-08T19:30:00Z">
        <w:r w:rsidR="00DE05BB">
          <w:rPr>
            <w:rFonts w:ascii="Times New Roman" w:hAnsi="Times New Roman" w:cs="Times New Roman"/>
          </w:rPr>
          <w:t>d</w:t>
        </w:r>
      </w:ins>
      <w:ins w:id="426" w:author="Benton, Deon" w:date="2026-05-08T14:27:00Z" w16du:dateUtc="2026-05-08T19:27:00Z">
        <w:r w:rsidRPr="0078102C">
          <w:rPr>
            <w:rFonts w:ascii="Times New Roman" w:hAnsi="Times New Roman" w:cs="Times New Roman"/>
          </w:rPr>
          <w:t xml:space="preserve"> in infants’ minds to </w:t>
        </w:r>
      </w:ins>
      <w:ins w:id="427" w:author="Benton, Deon" w:date="2026-05-08T14:30:00Z" w16du:dateUtc="2026-05-08T19:30:00Z">
        <w:r w:rsidR="00DE05BB">
          <w:rPr>
            <w:rFonts w:ascii="Times New Roman" w:hAnsi="Times New Roman" w:cs="Times New Roman"/>
          </w:rPr>
          <w:t>drive their looking responses in</w:t>
        </w:r>
      </w:ins>
      <w:ins w:id="428" w:author="Benton, Deon" w:date="2026-05-08T14:31:00Z" w16du:dateUtc="2026-05-08T19:31:00Z">
        <w:r w:rsidR="00DE05BB">
          <w:rPr>
            <w:rFonts w:ascii="Times New Roman" w:hAnsi="Times New Roman" w:cs="Times New Roman"/>
          </w:rPr>
          <w:t xml:space="preserve"> this study</w:t>
        </w:r>
      </w:ins>
      <w:ins w:id="429" w:author="Benton, Deon" w:date="2026-05-08T14:27:00Z" w16du:dateUtc="2026-05-08T19:27:00Z">
        <w:r w:rsidRPr="0078102C">
          <w:rPr>
            <w:rFonts w:ascii="Times New Roman" w:hAnsi="Times New Roman" w:cs="Times New Roman"/>
          </w:rPr>
          <w:t xml:space="preserve">. </w:t>
        </w:r>
      </w:ins>
      <w:ins w:id="430" w:author="Benton, Deon" w:date="2026-05-08T14:31:00Z" w16du:dateUtc="2026-05-08T19:31:00Z">
        <w:r w:rsidR="00757027">
          <w:rPr>
            <w:rFonts w:ascii="Times New Roman" w:hAnsi="Times New Roman" w:cs="Times New Roman"/>
          </w:rPr>
          <w:t>In the model, event processing began</w:t>
        </w:r>
      </w:ins>
      <w:ins w:id="431" w:author="Benton, Deon" w:date="2026-05-08T14:27:00Z" w16du:dateUtc="2026-05-08T19:27:00Z">
        <w:r w:rsidRPr="0078102C">
          <w:rPr>
            <w:rFonts w:ascii="Times New Roman" w:hAnsi="Times New Roman" w:cs="Times New Roman"/>
          </w:rPr>
          <w:t xml:space="preserve"> during the pretraining phase. </w:t>
        </w:r>
      </w:ins>
      <w:ins w:id="432" w:author="Benton, Deon" w:date="2026-05-08T14:31:00Z" w16du:dateUtc="2026-05-08T19:31:00Z">
        <w:r w:rsidR="00757027">
          <w:rPr>
            <w:rFonts w:ascii="Times New Roman" w:hAnsi="Times New Roman" w:cs="Times New Roman"/>
          </w:rPr>
          <w:t>It wi</w:t>
        </w:r>
      </w:ins>
      <w:ins w:id="433" w:author="Benton, Deon" w:date="2026-05-08T14:32:00Z" w16du:dateUtc="2026-05-08T19:32:00Z">
        <w:r w:rsidR="00757027">
          <w:rPr>
            <w:rFonts w:ascii="Times New Roman" w:hAnsi="Times New Roman" w:cs="Times New Roman"/>
          </w:rPr>
          <w:t>ll be recalled that during this phase networks were</w:t>
        </w:r>
      </w:ins>
      <w:ins w:id="434" w:author="Benton, Deon" w:date="2026-05-08T14:27:00Z" w16du:dateUtc="2026-05-08T19:27:00Z">
        <w:r w:rsidRPr="0078102C">
          <w:rPr>
            <w:rFonts w:ascii="Times New Roman" w:hAnsi="Times New Roman" w:cs="Times New Roman"/>
          </w:rPr>
          <w:t xml:space="preserve"> repeatedly exposed to events in which agents move along either straight or curved trajectories to reach other objects or agents. </w:t>
        </w:r>
      </w:ins>
      <w:ins w:id="435" w:author="Benton, Deon" w:date="2026-05-08T21:33:00Z" w16du:dateUtc="2026-05-09T02:33:00Z">
        <w:r w:rsidR="00BC76EB">
          <w:rPr>
            <w:rFonts w:ascii="Times New Roman" w:hAnsi="Times New Roman" w:cs="Times New Roman"/>
          </w:rPr>
          <w:t>In the model, e</w:t>
        </w:r>
      </w:ins>
      <w:ins w:id="436" w:author="Benton, Deon" w:date="2026-05-08T14:32:00Z" w16du:dateUtc="2026-05-08T19:32:00Z">
        <w:r w:rsidR="00757027">
          <w:rPr>
            <w:rFonts w:ascii="Times New Roman" w:hAnsi="Times New Roman" w:cs="Times New Roman"/>
          </w:rPr>
          <w:t>nvironmental events were implemented in the model</w:t>
        </w:r>
      </w:ins>
      <w:ins w:id="437" w:author="Benton, Deon" w:date="2026-05-08T14:27:00Z" w16du:dateUtc="2026-05-08T19:27:00Z">
        <w:r w:rsidRPr="0078102C">
          <w:rPr>
            <w:rFonts w:ascii="Times New Roman" w:hAnsi="Times New Roman" w:cs="Times New Roman"/>
          </w:rPr>
          <w:t xml:space="preserve"> as a pattern of activation </w:t>
        </w:r>
      </w:ins>
      <w:ins w:id="438" w:author="Benton, Deon" w:date="2026-05-08T14:32:00Z" w16du:dateUtc="2026-05-08T19:32:00Z">
        <w:r w:rsidR="006A470C">
          <w:rPr>
            <w:rFonts w:ascii="Times New Roman" w:hAnsi="Times New Roman" w:cs="Times New Roman"/>
          </w:rPr>
          <w:t xml:space="preserve">that were </w:t>
        </w:r>
      </w:ins>
      <w:ins w:id="439" w:author="Benton, Deon" w:date="2026-05-08T14:27:00Z" w16du:dateUtc="2026-05-08T19:27:00Z">
        <w:r w:rsidRPr="0078102C">
          <w:rPr>
            <w:rFonts w:ascii="Times New Roman" w:hAnsi="Times New Roman" w:cs="Times New Roman"/>
          </w:rPr>
          <w:t xml:space="preserve">distributed across the model’s </w:t>
        </w:r>
      </w:ins>
      <w:ins w:id="440" w:author="Benton, Deon" w:date="2026-05-08T14:33:00Z" w16du:dateUtc="2026-05-08T19:33:00Z">
        <w:r w:rsidR="006A470C">
          <w:rPr>
            <w:rFonts w:ascii="Times New Roman" w:hAnsi="Times New Roman" w:cs="Times New Roman"/>
          </w:rPr>
          <w:t xml:space="preserve">various </w:t>
        </w:r>
      </w:ins>
      <w:ins w:id="441" w:author="Benton, Deon" w:date="2026-05-08T14:27:00Z" w16du:dateUtc="2026-05-08T19:27:00Z">
        <w:r w:rsidRPr="0078102C">
          <w:rPr>
            <w:rFonts w:ascii="Times New Roman" w:hAnsi="Times New Roman" w:cs="Times New Roman"/>
          </w:rPr>
          <w:t xml:space="preserve">input groups (e.g., Barrier Position, Motion Type, Jump Height, Clearance). </w:t>
        </w:r>
      </w:ins>
      <w:ins w:id="442" w:author="Benton, Deon" w:date="2026-05-08T14:34:00Z" w16du:dateUtc="2026-05-08T19:34:00Z">
        <w:r w:rsidR="00683CE1">
          <w:rPr>
            <w:rFonts w:ascii="Times New Roman" w:hAnsi="Times New Roman" w:cs="Times New Roman"/>
          </w:rPr>
          <w:t>Because</w:t>
        </w:r>
      </w:ins>
      <w:ins w:id="443" w:author="Benton, Deon" w:date="2026-05-08T14:40:00Z" w16du:dateUtc="2026-05-08T19:40:00Z">
        <w:r w:rsidR="006375D6">
          <w:rPr>
            <w:rFonts w:ascii="Times New Roman" w:hAnsi="Times New Roman" w:cs="Times New Roman"/>
          </w:rPr>
          <w:t>, at the outset of the pretraining phase,</w:t>
        </w:r>
      </w:ins>
      <w:ins w:id="444" w:author="Benton, Deon" w:date="2026-05-08T14:34:00Z" w16du:dateUtc="2026-05-08T19:34:00Z">
        <w:r w:rsidR="00683CE1">
          <w:rPr>
            <w:rFonts w:ascii="Times New Roman" w:hAnsi="Times New Roman" w:cs="Times New Roman"/>
          </w:rPr>
          <w:t xml:space="preserve"> it is</w:t>
        </w:r>
      </w:ins>
      <w:ins w:id="445" w:author="Benton, Deon" w:date="2026-05-08T14:40:00Z" w16du:dateUtc="2026-05-08T19:40:00Z">
        <w:r w:rsidR="006375D6">
          <w:rPr>
            <w:rFonts w:ascii="Times New Roman" w:hAnsi="Times New Roman" w:cs="Times New Roman"/>
          </w:rPr>
          <w:t xml:space="preserve"> necessarily</w:t>
        </w:r>
      </w:ins>
      <w:ins w:id="446" w:author="Benton, Deon" w:date="2026-05-08T14:34:00Z" w16du:dateUtc="2026-05-08T19:34:00Z">
        <w:r w:rsidR="00683CE1">
          <w:rPr>
            <w:rFonts w:ascii="Times New Roman" w:hAnsi="Times New Roman" w:cs="Times New Roman"/>
          </w:rPr>
          <w:t xml:space="preserve"> the case that the model’s weights have not been tuned through learning</w:t>
        </w:r>
      </w:ins>
      <w:ins w:id="447" w:author="Benton, Deon" w:date="2026-05-08T14:40:00Z" w16du:dateUtc="2026-05-08T19:40:00Z">
        <w:r w:rsidR="006375D6">
          <w:rPr>
            <w:rFonts w:ascii="Times New Roman" w:hAnsi="Times New Roman" w:cs="Times New Roman"/>
          </w:rPr>
          <w:t>,</w:t>
        </w:r>
      </w:ins>
      <w:ins w:id="448" w:author="Benton, Deon" w:date="2026-05-08T14:33:00Z" w16du:dateUtc="2026-05-08T19:33:00Z">
        <w:r w:rsidR="00683CE1">
          <w:rPr>
            <w:rFonts w:ascii="Times New Roman" w:hAnsi="Times New Roman" w:cs="Times New Roman"/>
          </w:rPr>
          <w:t xml:space="preserve"> the pattern of activation that these</w:t>
        </w:r>
      </w:ins>
      <w:ins w:id="449" w:author="Benton, Deon" w:date="2026-05-08T14:34:00Z" w16du:dateUtc="2026-05-08T19:34:00Z">
        <w:r w:rsidR="00683CE1">
          <w:rPr>
            <w:rFonts w:ascii="Times New Roman" w:hAnsi="Times New Roman" w:cs="Times New Roman"/>
          </w:rPr>
          <w:t xml:space="preserve"> input</w:t>
        </w:r>
      </w:ins>
      <w:ins w:id="450" w:author="Benton, Deon" w:date="2026-05-08T14:33:00Z" w16du:dateUtc="2026-05-08T19:33:00Z">
        <w:r w:rsidR="00683CE1">
          <w:rPr>
            <w:rFonts w:ascii="Times New Roman" w:hAnsi="Times New Roman" w:cs="Times New Roman"/>
          </w:rPr>
          <w:t xml:space="preserve"> events elicit at the hidden layer </w:t>
        </w:r>
      </w:ins>
      <w:ins w:id="451" w:author="Benton, Deon" w:date="2026-05-08T14:34:00Z" w16du:dateUtc="2026-05-08T19:34:00Z">
        <w:r w:rsidR="00683CE1">
          <w:rPr>
            <w:rFonts w:ascii="Times New Roman" w:hAnsi="Times New Roman" w:cs="Times New Roman"/>
          </w:rPr>
          <w:t>will be largely</w:t>
        </w:r>
      </w:ins>
      <w:ins w:id="452" w:author="Benton, Deon" w:date="2026-05-08T14:35:00Z" w16du:dateUtc="2026-05-08T19:35:00Z">
        <w:r w:rsidR="00683CE1">
          <w:rPr>
            <w:rFonts w:ascii="Times New Roman" w:hAnsi="Times New Roman" w:cs="Times New Roman"/>
          </w:rPr>
          <w:t xml:space="preserve"> random</w:t>
        </w:r>
      </w:ins>
      <w:ins w:id="453" w:author="Benton, Deon" w:date="2026-05-08T14:40:00Z" w16du:dateUtc="2026-05-08T19:40:00Z">
        <w:r w:rsidR="00480291">
          <w:rPr>
            <w:rFonts w:ascii="Times New Roman" w:hAnsi="Times New Roman" w:cs="Times New Roman"/>
          </w:rPr>
          <w:t xml:space="preserve"> and unable to reproduce this input at the output l</w:t>
        </w:r>
      </w:ins>
      <w:ins w:id="454" w:author="Benton, Deon" w:date="2026-05-08T14:41:00Z" w16du:dateUtc="2026-05-08T19:41:00Z">
        <w:r w:rsidR="00480291">
          <w:rPr>
            <w:rFonts w:ascii="Times New Roman" w:hAnsi="Times New Roman" w:cs="Times New Roman"/>
          </w:rPr>
          <w:t>ayer as well as predict the future location of an agent</w:t>
        </w:r>
      </w:ins>
      <w:ins w:id="455" w:author="Benton, Deon" w:date="2026-05-08T14:35:00Z" w16du:dateUtc="2026-05-08T19:35:00Z">
        <w:r w:rsidR="00683CE1">
          <w:rPr>
            <w:rFonts w:ascii="Times New Roman" w:hAnsi="Times New Roman" w:cs="Times New Roman"/>
          </w:rPr>
          <w:t>.</w:t>
        </w:r>
      </w:ins>
      <w:ins w:id="456" w:author="Benton, Deon" w:date="2026-05-08T14:27:00Z" w16du:dateUtc="2026-05-08T19:27:00Z">
        <w:r w:rsidRPr="0078102C">
          <w:rPr>
            <w:rFonts w:ascii="Times New Roman" w:hAnsi="Times New Roman" w:cs="Times New Roman"/>
          </w:rPr>
          <w:t xml:space="preserve"> However, </w:t>
        </w:r>
      </w:ins>
      <w:ins w:id="457" w:author="Benton, Deon" w:date="2026-05-08T14:35:00Z" w16du:dateUtc="2026-05-08T19:35:00Z">
        <w:r w:rsidR="007652C6">
          <w:rPr>
            <w:rFonts w:ascii="Times New Roman" w:hAnsi="Times New Roman" w:cs="Times New Roman"/>
          </w:rPr>
          <w:t xml:space="preserve">as the network </w:t>
        </w:r>
        <w:r w:rsidR="007652C6">
          <w:rPr>
            <w:rFonts w:ascii="Times New Roman" w:hAnsi="Times New Roman" w:cs="Times New Roman"/>
          </w:rPr>
          <w:lastRenderedPageBreak/>
          <w:t>accrues more experience with these different ac</w:t>
        </w:r>
      </w:ins>
      <w:ins w:id="458" w:author="Benton, Deon" w:date="2026-05-08T14:36:00Z" w16du:dateUtc="2026-05-08T19:36:00Z">
        <w:r w:rsidR="007652C6">
          <w:rPr>
            <w:rFonts w:ascii="Times New Roman" w:hAnsi="Times New Roman" w:cs="Times New Roman"/>
          </w:rPr>
          <w:t>tions and</w:t>
        </w:r>
      </w:ins>
      <w:ins w:id="459" w:author="Benton, Deon" w:date="2026-05-08T14:38:00Z" w16du:dateUtc="2026-05-08T19:38:00Z">
        <w:r w:rsidR="0079607E">
          <w:rPr>
            <w:rFonts w:ascii="Times New Roman" w:hAnsi="Times New Roman" w:cs="Times New Roman"/>
          </w:rPr>
          <w:t xml:space="preserve"> </w:t>
        </w:r>
      </w:ins>
      <w:ins w:id="460" w:author="Benton, Deon" w:date="2026-05-08T14:43:00Z" w16du:dateUtc="2026-05-08T19:43:00Z">
        <w:r w:rsidR="00DD3B2D">
          <w:rPr>
            <w:rFonts w:ascii="Times New Roman" w:hAnsi="Times New Roman" w:cs="Times New Roman"/>
          </w:rPr>
          <w:t>the</w:t>
        </w:r>
      </w:ins>
      <w:ins w:id="461" w:author="Benton, Deon" w:date="2026-05-08T14:42:00Z" w16du:dateUtc="2026-05-08T19:42:00Z">
        <w:r w:rsidR="00480291">
          <w:rPr>
            <w:rFonts w:ascii="Times New Roman" w:hAnsi="Times New Roman" w:cs="Times New Roman"/>
          </w:rPr>
          <w:t xml:space="preserve"> input and output patterns of activity </w:t>
        </w:r>
      </w:ins>
      <w:ins w:id="462" w:author="Benton, Deon" w:date="2026-05-08T14:43:00Z" w16du:dateUtc="2026-05-08T19:43:00Z">
        <w:r w:rsidR="00DD3B2D">
          <w:rPr>
            <w:rFonts w:ascii="Times New Roman" w:hAnsi="Times New Roman" w:cs="Times New Roman"/>
          </w:rPr>
          <w:t>begin to align</w:t>
        </w:r>
      </w:ins>
      <w:ins w:id="463" w:author="Benton, Deon" w:date="2026-05-08T14:38:00Z" w16du:dateUtc="2026-05-08T19:38:00Z">
        <w:r w:rsidR="0079607E">
          <w:rPr>
            <w:rFonts w:ascii="Times New Roman" w:hAnsi="Times New Roman" w:cs="Times New Roman"/>
          </w:rPr>
          <w:t xml:space="preserve">, </w:t>
        </w:r>
      </w:ins>
      <w:ins w:id="464" w:author="Benton, Deon" w:date="2026-05-08T14:44:00Z" w16du:dateUtc="2026-05-08T19:44:00Z">
        <w:r w:rsidR="0057126E">
          <w:rPr>
            <w:rFonts w:ascii="Times New Roman" w:hAnsi="Times New Roman" w:cs="Times New Roman"/>
          </w:rPr>
          <w:t>its hidden-layer represen</w:t>
        </w:r>
      </w:ins>
      <w:ins w:id="465" w:author="Benton, Deon" w:date="2026-05-08T14:45:00Z" w16du:dateUtc="2026-05-08T19:45:00Z">
        <w:r w:rsidR="0057126E">
          <w:rPr>
            <w:rFonts w:ascii="Times New Roman" w:hAnsi="Times New Roman" w:cs="Times New Roman"/>
          </w:rPr>
          <w:t xml:space="preserve">tation of straight and </w:t>
        </w:r>
        <w:r w:rsidR="009E2FC6">
          <w:rPr>
            <w:rFonts w:ascii="Times New Roman" w:hAnsi="Times New Roman" w:cs="Times New Roman"/>
          </w:rPr>
          <w:t>curved</w:t>
        </w:r>
        <w:r w:rsidR="0057126E">
          <w:rPr>
            <w:rFonts w:ascii="Times New Roman" w:hAnsi="Times New Roman" w:cs="Times New Roman"/>
          </w:rPr>
          <w:t xml:space="preserve"> motion events </w:t>
        </w:r>
      </w:ins>
      <w:ins w:id="466" w:author="Benton, Deon" w:date="2026-05-08T14:47:00Z" w16du:dateUtc="2026-05-08T19:47:00Z">
        <w:r w:rsidR="009E2FC6">
          <w:rPr>
            <w:rFonts w:ascii="Times New Roman" w:hAnsi="Times New Roman" w:cs="Times New Roman"/>
          </w:rPr>
          <w:t>will become increasingly more distinct.</w:t>
        </w:r>
      </w:ins>
    </w:p>
    <w:p w14:paraId="4A7A0EAF" w14:textId="64102226" w:rsidR="0078102C" w:rsidRPr="0078102C" w:rsidRDefault="00531103" w:rsidP="005045E5">
      <w:pPr>
        <w:spacing w:line="480" w:lineRule="auto"/>
        <w:ind w:firstLine="720"/>
        <w:contextualSpacing/>
        <w:rPr>
          <w:ins w:id="467" w:author="Benton, Deon" w:date="2026-05-08T14:27:00Z" w16du:dateUtc="2026-05-08T19:27:00Z"/>
          <w:rFonts w:ascii="Times New Roman" w:hAnsi="Times New Roman" w:cs="Times New Roman"/>
        </w:rPr>
      </w:pPr>
      <w:ins w:id="468" w:author="Benton, Deon" w:date="2026-05-08T14:47:00Z" w16du:dateUtc="2026-05-08T19:47:00Z">
        <w:r>
          <w:rPr>
            <w:rFonts w:ascii="Times New Roman" w:hAnsi="Times New Roman" w:cs="Times New Roman"/>
          </w:rPr>
          <w:t xml:space="preserve">A critical feature of these hidden representations is that </w:t>
        </w:r>
      </w:ins>
      <w:ins w:id="469" w:author="Benton, Deon" w:date="2026-05-08T14:51:00Z" w16du:dateUtc="2026-05-08T19:51:00Z">
        <w:r w:rsidR="00137B43">
          <w:rPr>
            <w:rFonts w:ascii="Times New Roman" w:hAnsi="Times New Roman" w:cs="Times New Roman"/>
          </w:rPr>
          <w:t>not only do they</w:t>
        </w:r>
      </w:ins>
      <w:ins w:id="470" w:author="Benton, Deon" w:date="2026-05-08T14:27:00Z" w16du:dateUtc="2026-05-08T19:27:00Z">
        <w:r w:rsidR="0078102C" w:rsidRPr="0078102C">
          <w:rPr>
            <w:rFonts w:ascii="Times New Roman" w:hAnsi="Times New Roman" w:cs="Times New Roman"/>
          </w:rPr>
          <w:t xml:space="preserve"> encode</w:t>
        </w:r>
      </w:ins>
      <w:ins w:id="471" w:author="Benton, Deon" w:date="2026-05-08T14:49:00Z" w16du:dateUtc="2026-05-08T19:49:00Z">
        <w:r w:rsidR="00137B43">
          <w:rPr>
            <w:rFonts w:ascii="Times New Roman" w:hAnsi="Times New Roman" w:cs="Times New Roman"/>
          </w:rPr>
          <w:t xml:space="preserve"> </w:t>
        </w:r>
      </w:ins>
      <w:ins w:id="472" w:author="Benton, Deon" w:date="2026-05-08T14:51:00Z" w16du:dateUtc="2026-05-08T19:51:00Z">
        <w:r w:rsidR="00840AB8">
          <w:rPr>
            <w:rFonts w:ascii="Times New Roman" w:hAnsi="Times New Roman" w:cs="Times New Roman"/>
          </w:rPr>
          <w:t>different kinds of motion in an action event</w:t>
        </w:r>
      </w:ins>
      <w:ins w:id="473" w:author="Benton, Deon" w:date="2026-05-08T14:47:00Z" w16du:dateUtc="2026-05-08T19:47:00Z">
        <w:r>
          <w:rPr>
            <w:rFonts w:ascii="Times New Roman" w:hAnsi="Times New Roman" w:cs="Times New Roman"/>
          </w:rPr>
          <w:t xml:space="preserve">, but they </w:t>
        </w:r>
      </w:ins>
      <w:ins w:id="474" w:author="Benton, Deon" w:date="2026-05-08T14:53:00Z" w16du:dateUtc="2026-05-08T19:53:00Z">
        <w:r w:rsidR="00840AB8">
          <w:rPr>
            <w:rFonts w:ascii="Times New Roman" w:hAnsi="Times New Roman" w:cs="Times New Roman"/>
          </w:rPr>
          <w:t>also come to capture the</w:t>
        </w:r>
      </w:ins>
      <w:ins w:id="475" w:author="Benton, Deon" w:date="2026-05-08T14:48:00Z" w16du:dateUtc="2026-05-08T19:48:00Z">
        <w:r>
          <w:rPr>
            <w:rFonts w:ascii="Times New Roman" w:hAnsi="Times New Roman" w:cs="Times New Roman"/>
          </w:rPr>
          <w:t xml:space="preserve"> various surface features</w:t>
        </w:r>
      </w:ins>
      <w:ins w:id="476" w:author="Benton, Deon" w:date="2026-05-08T14:53:00Z" w16du:dateUtc="2026-05-08T19:53:00Z">
        <w:r w:rsidR="00840AB8">
          <w:rPr>
            <w:rFonts w:ascii="Times New Roman" w:hAnsi="Times New Roman" w:cs="Times New Roman"/>
          </w:rPr>
          <w:t xml:space="preserve"> that </w:t>
        </w:r>
      </w:ins>
      <w:ins w:id="477" w:author="Benton, Deon" w:date="2026-05-08T14:54:00Z" w16du:dateUtc="2026-05-08T19:54:00Z">
        <w:r w:rsidR="0022301C">
          <w:rPr>
            <w:rFonts w:ascii="Times New Roman" w:hAnsi="Times New Roman" w:cs="Times New Roman"/>
          </w:rPr>
          <w:t xml:space="preserve">reliably co-occur in those events. Because </w:t>
        </w:r>
      </w:ins>
      <w:ins w:id="478" w:author="Benton, Deon" w:date="2026-05-08T14:27:00Z" w16du:dateUtc="2026-05-08T19:27:00Z">
        <w:r w:rsidR="0078102C" w:rsidRPr="0078102C">
          <w:rPr>
            <w:rFonts w:ascii="Times New Roman" w:hAnsi="Times New Roman" w:cs="Times New Roman"/>
          </w:rPr>
          <w:t xml:space="preserve">Curved Motion, Jump Height, and Barrier Height </w:t>
        </w:r>
      </w:ins>
      <w:ins w:id="479" w:author="Benton, Deon" w:date="2026-05-08T14:55:00Z" w16du:dateUtc="2026-05-08T19:55:00Z">
        <w:r w:rsidR="0022301C">
          <w:rPr>
            <w:rFonts w:ascii="Times New Roman" w:hAnsi="Times New Roman" w:cs="Times New Roman"/>
          </w:rPr>
          <w:t xml:space="preserve">are examples of features that appear frequently together, they will </w:t>
        </w:r>
      </w:ins>
      <w:ins w:id="480" w:author="Benton, Deon" w:date="2026-05-08T14:27:00Z" w16du:dateUtc="2026-05-08T19:27:00Z">
        <w:r w:rsidR="0078102C" w:rsidRPr="0078102C">
          <w:rPr>
            <w:rFonts w:ascii="Times New Roman" w:hAnsi="Times New Roman" w:cs="Times New Roman"/>
          </w:rPr>
          <w:t xml:space="preserve">become indirectly </w:t>
        </w:r>
      </w:ins>
      <w:ins w:id="481" w:author="Benton, Deon" w:date="2026-05-08T14:55:00Z" w16du:dateUtc="2026-05-08T19:55:00Z">
        <w:r w:rsidR="0022301C">
          <w:rPr>
            <w:rFonts w:ascii="Times New Roman" w:hAnsi="Times New Roman" w:cs="Times New Roman"/>
          </w:rPr>
          <w:t>associated via the shared hidden-layer representation</w:t>
        </w:r>
      </w:ins>
      <w:ins w:id="482" w:author="Benton, Deon" w:date="2026-05-08T14:27:00Z" w16du:dateUtc="2026-05-08T19:27:00Z">
        <w:r w:rsidR="0078102C" w:rsidRPr="0078102C">
          <w:rPr>
            <w:rFonts w:ascii="Times New Roman" w:hAnsi="Times New Roman" w:cs="Times New Roman"/>
          </w:rPr>
          <w:t xml:space="preserve">. </w:t>
        </w:r>
      </w:ins>
      <w:ins w:id="483" w:author="Benton, Deon" w:date="2026-05-08T14:56:00Z" w16du:dateUtc="2026-05-08T19:56:00Z">
        <w:r w:rsidR="00200A24">
          <w:rPr>
            <w:rFonts w:ascii="Times New Roman" w:hAnsi="Times New Roman" w:cs="Times New Roman"/>
          </w:rPr>
          <w:t>The fact that these</w:t>
        </w:r>
        <w:r w:rsidR="00B028F4">
          <w:rPr>
            <w:rFonts w:ascii="Times New Roman" w:hAnsi="Times New Roman" w:cs="Times New Roman"/>
          </w:rPr>
          <w:t xml:space="preserve"> associations have hundreds of epochs to develop means that, at some point when th</w:t>
        </w:r>
      </w:ins>
      <w:ins w:id="484" w:author="Benton, Deon" w:date="2026-05-08T14:57:00Z" w16du:dateUtc="2026-05-08T19:57:00Z">
        <w:r w:rsidR="00B028F4">
          <w:rPr>
            <w:rFonts w:ascii="Times New Roman" w:hAnsi="Times New Roman" w:cs="Times New Roman"/>
          </w:rPr>
          <w:t>e strength of these associations is sufficiently robust,</w:t>
        </w:r>
      </w:ins>
      <w:ins w:id="485" w:author="Benton, Deon" w:date="2026-05-08T14:27:00Z" w16du:dateUtc="2026-05-08T19:27:00Z">
        <w:r w:rsidR="0078102C" w:rsidRPr="0078102C">
          <w:rPr>
            <w:rFonts w:ascii="Times New Roman" w:hAnsi="Times New Roman" w:cs="Times New Roman"/>
          </w:rPr>
          <w:t xml:space="preserve"> presentation of one feature at test (e.g., Curved Motion) can reactivate other features with which it was previously associated (e.g., Barrier Height)</w:t>
        </w:r>
      </w:ins>
      <w:ins w:id="486" w:author="Benton, Deon" w:date="2026-05-08T14:57:00Z" w16du:dateUtc="2026-05-08T19:57:00Z">
        <w:r w:rsidR="00B028F4">
          <w:rPr>
            <w:rFonts w:ascii="Times New Roman" w:hAnsi="Times New Roman" w:cs="Times New Roman"/>
          </w:rPr>
          <w:t xml:space="preserve"> either during pretraining or habituation</w:t>
        </w:r>
      </w:ins>
      <w:ins w:id="487" w:author="Benton, Deon" w:date="2026-05-08T14:27:00Z" w16du:dateUtc="2026-05-08T19:27:00Z">
        <w:r w:rsidR="0078102C" w:rsidRPr="0078102C">
          <w:rPr>
            <w:rFonts w:ascii="Times New Roman" w:hAnsi="Times New Roman" w:cs="Times New Roman"/>
          </w:rPr>
          <w:t xml:space="preserve">. </w:t>
        </w:r>
      </w:ins>
      <w:ins w:id="488" w:author="Benton, Deon" w:date="2026-05-08T14:57:00Z" w16du:dateUtc="2026-05-08T19:57:00Z">
        <w:r w:rsidR="00B028F4">
          <w:rPr>
            <w:rFonts w:ascii="Times New Roman" w:hAnsi="Times New Roman" w:cs="Times New Roman"/>
          </w:rPr>
          <w:t>It will turn out that t</w:t>
        </w:r>
      </w:ins>
      <w:ins w:id="489" w:author="Benton, Deon" w:date="2026-05-08T14:27:00Z" w16du:dateUtc="2026-05-08T19:27:00Z">
        <w:r w:rsidR="0078102C" w:rsidRPr="0078102C">
          <w:rPr>
            <w:rFonts w:ascii="Times New Roman" w:hAnsi="Times New Roman" w:cs="Times New Roman"/>
          </w:rPr>
          <w:t xml:space="preserve">his reactivation process </w:t>
        </w:r>
      </w:ins>
      <w:ins w:id="490" w:author="Benton, Deon" w:date="2026-05-08T14:57:00Z" w16du:dateUtc="2026-05-08T19:57:00Z">
        <w:r w:rsidR="00B028F4">
          <w:rPr>
            <w:rFonts w:ascii="Times New Roman" w:hAnsi="Times New Roman" w:cs="Times New Roman"/>
          </w:rPr>
          <w:t xml:space="preserve">is vital to understand </w:t>
        </w:r>
      </w:ins>
      <w:ins w:id="491" w:author="Benton, Deon" w:date="2026-05-08T14:58:00Z" w16du:dateUtc="2026-05-08T19:58:00Z">
        <w:r w:rsidR="00B028F4">
          <w:rPr>
            <w:rFonts w:ascii="Times New Roman" w:hAnsi="Times New Roman" w:cs="Times New Roman"/>
          </w:rPr>
          <w:t>the</w:t>
        </w:r>
      </w:ins>
      <w:ins w:id="492" w:author="Benton, Deon" w:date="2026-05-08T14:27:00Z" w16du:dateUtc="2026-05-08T19:27:00Z">
        <w:r w:rsidR="0078102C" w:rsidRPr="0078102C">
          <w:rPr>
            <w:rFonts w:ascii="Times New Roman" w:hAnsi="Times New Roman" w:cs="Times New Roman"/>
          </w:rPr>
          <w:t xml:space="preserve"> network’s </w:t>
        </w:r>
      </w:ins>
      <w:ins w:id="493" w:author="Benton, Deon" w:date="2026-05-08T14:58:00Z" w16du:dateUtc="2026-05-08T19:58:00Z">
        <w:r w:rsidR="00B028F4">
          <w:rPr>
            <w:rFonts w:ascii="Times New Roman" w:hAnsi="Times New Roman" w:cs="Times New Roman"/>
          </w:rPr>
          <w:t xml:space="preserve">test </w:t>
        </w:r>
      </w:ins>
      <w:ins w:id="494" w:author="Benton, Deon" w:date="2026-05-08T14:27:00Z" w16du:dateUtc="2026-05-08T19:27:00Z">
        <w:r w:rsidR="0078102C" w:rsidRPr="0078102C">
          <w:rPr>
            <w:rFonts w:ascii="Times New Roman" w:hAnsi="Times New Roman" w:cs="Times New Roman"/>
          </w:rPr>
          <w:t>behavior.</w:t>
        </w:r>
      </w:ins>
    </w:p>
    <w:p w14:paraId="5062159D" w14:textId="0701940E" w:rsidR="0078102C" w:rsidRPr="0078102C" w:rsidRDefault="005045E5" w:rsidP="002B77BD">
      <w:pPr>
        <w:spacing w:line="480" w:lineRule="auto"/>
        <w:ind w:firstLine="720"/>
        <w:contextualSpacing/>
        <w:rPr>
          <w:ins w:id="495" w:author="Benton, Deon" w:date="2026-05-08T14:27:00Z" w16du:dateUtc="2026-05-08T19:27:00Z"/>
          <w:rFonts w:ascii="Times New Roman" w:hAnsi="Times New Roman" w:cs="Times New Roman"/>
        </w:rPr>
      </w:pPr>
      <w:ins w:id="496" w:author="Benton, Deon" w:date="2026-05-08T15:02:00Z" w16du:dateUtc="2026-05-08T20:02:00Z">
        <w:r>
          <w:rPr>
            <w:rFonts w:ascii="Times New Roman" w:hAnsi="Times New Roman" w:cs="Times New Roman"/>
          </w:rPr>
          <w:t>To illustrate, c</w:t>
        </w:r>
      </w:ins>
      <w:ins w:id="497" w:author="Benton, Deon" w:date="2026-05-08T14:27:00Z" w16du:dateUtc="2026-05-08T19:27:00Z">
        <w:r w:rsidR="0078102C" w:rsidRPr="0078102C">
          <w:rPr>
            <w:rFonts w:ascii="Times New Roman" w:hAnsi="Times New Roman" w:cs="Times New Roman"/>
          </w:rPr>
          <w:t xml:space="preserve">onsider the Experimental condition in </w:t>
        </w:r>
      </w:ins>
      <w:ins w:id="498" w:author="Benton, Deon" w:date="2026-05-08T15:02:00Z" w16du:dateUtc="2026-05-08T20:02:00Z">
        <w:r w:rsidR="006D5C46">
          <w:rPr>
            <w:rFonts w:ascii="Times New Roman" w:hAnsi="Times New Roman" w:cs="Times New Roman"/>
          </w:rPr>
          <w:t>the first simulation</w:t>
        </w:r>
      </w:ins>
      <w:ins w:id="499" w:author="Benton, Deon" w:date="2026-05-08T14:27:00Z" w16du:dateUtc="2026-05-08T19:27:00Z">
        <w:r w:rsidR="0078102C" w:rsidRPr="0078102C">
          <w:rPr>
            <w:rFonts w:ascii="Times New Roman" w:hAnsi="Times New Roman" w:cs="Times New Roman"/>
          </w:rPr>
          <w:t>.</w:t>
        </w:r>
      </w:ins>
      <w:ins w:id="500" w:author="Benton, Deon" w:date="2026-05-08T15:03:00Z" w16du:dateUtc="2026-05-08T20:03:00Z">
        <w:r w:rsidR="00CB4724">
          <w:rPr>
            <w:rFonts w:ascii="Times New Roman" w:hAnsi="Times New Roman" w:cs="Times New Roman"/>
          </w:rPr>
          <w:t xml:space="preserve"> As was true for infants in this condition,</w:t>
        </w:r>
      </w:ins>
      <w:ins w:id="501" w:author="Benton, Deon" w:date="2026-05-08T14:27:00Z" w16du:dateUtc="2026-05-08T19:27:00Z">
        <w:r w:rsidR="0078102C" w:rsidRPr="0078102C">
          <w:rPr>
            <w:rFonts w:ascii="Times New Roman" w:hAnsi="Times New Roman" w:cs="Times New Roman"/>
          </w:rPr>
          <w:t xml:space="preserve"> </w:t>
        </w:r>
      </w:ins>
      <w:ins w:id="502" w:author="Benton, Deon" w:date="2026-05-08T15:03:00Z" w16du:dateUtc="2026-05-08T20:03:00Z">
        <w:r w:rsidR="00CB4724">
          <w:rPr>
            <w:rFonts w:ascii="Times New Roman" w:hAnsi="Times New Roman" w:cs="Times New Roman"/>
          </w:rPr>
          <w:t>networks were habituated to an</w:t>
        </w:r>
      </w:ins>
      <w:ins w:id="503" w:author="Benton, Deon" w:date="2026-05-08T14:27:00Z" w16du:dateUtc="2026-05-08T19:27:00Z">
        <w:r w:rsidR="0078102C" w:rsidRPr="0078102C">
          <w:rPr>
            <w:rFonts w:ascii="Times New Roman" w:hAnsi="Times New Roman" w:cs="Times New Roman"/>
          </w:rPr>
          <w:t xml:space="preserve"> event in which an animate-like object </w:t>
        </w:r>
      </w:ins>
      <w:ins w:id="504" w:author="Benton, Deon" w:date="2026-05-08T15:26:00Z" w16du:dateUtc="2026-05-08T20:26:00Z">
        <w:r w:rsidR="00495E0C">
          <w:rPr>
            <w:rFonts w:ascii="Times New Roman" w:hAnsi="Times New Roman" w:cs="Times New Roman"/>
          </w:rPr>
          <w:t xml:space="preserve">jumped </w:t>
        </w:r>
      </w:ins>
      <w:ins w:id="505" w:author="Benton, Deon" w:date="2026-05-08T14:27:00Z" w16du:dateUtc="2026-05-08T19:27:00Z">
        <w:r w:rsidR="0078102C" w:rsidRPr="0078102C">
          <w:rPr>
            <w:rFonts w:ascii="Times New Roman" w:hAnsi="Times New Roman" w:cs="Times New Roman"/>
          </w:rPr>
          <w:t>over a centrally located obstacle along a</w:t>
        </w:r>
      </w:ins>
      <w:ins w:id="506" w:author="Benton, Deon" w:date="2026-05-08T15:04:00Z" w16du:dateUtc="2026-05-08T20:04:00Z">
        <w:r w:rsidR="00CB4724">
          <w:rPr>
            <w:rFonts w:ascii="Times New Roman" w:hAnsi="Times New Roman" w:cs="Times New Roman"/>
          </w:rPr>
          <w:t xml:space="preserve">n </w:t>
        </w:r>
      </w:ins>
      <w:ins w:id="507" w:author="Benton, Deon" w:date="2026-05-08T14:27:00Z" w16du:dateUtc="2026-05-08T19:27:00Z">
        <w:r w:rsidR="0078102C" w:rsidRPr="0078102C">
          <w:rPr>
            <w:rFonts w:ascii="Times New Roman" w:hAnsi="Times New Roman" w:cs="Times New Roman"/>
          </w:rPr>
          <w:t>arced trajectory</w:t>
        </w:r>
      </w:ins>
      <w:ins w:id="508" w:author="Benton, Deon" w:date="2026-05-08T15:26:00Z" w16du:dateUtc="2026-05-08T20:26:00Z">
        <w:r w:rsidR="00495E0C">
          <w:rPr>
            <w:rFonts w:ascii="Times New Roman" w:hAnsi="Times New Roman" w:cs="Times New Roman"/>
          </w:rPr>
          <w:t>.</w:t>
        </w:r>
      </w:ins>
      <w:ins w:id="509" w:author="Benton, Deon" w:date="2026-05-08T15:04:00Z" w16du:dateUtc="2026-05-08T20:04:00Z">
        <w:r w:rsidR="00CB4724">
          <w:rPr>
            <w:rFonts w:ascii="Times New Roman" w:hAnsi="Times New Roman" w:cs="Times New Roman"/>
          </w:rPr>
          <w:t xml:space="preserve"> </w:t>
        </w:r>
      </w:ins>
      <w:ins w:id="510" w:author="Benton, Deon" w:date="2026-05-08T14:27:00Z" w16du:dateUtc="2026-05-08T19:27:00Z">
        <w:r w:rsidR="0078102C" w:rsidRPr="0078102C">
          <w:rPr>
            <w:rFonts w:ascii="Times New Roman" w:hAnsi="Times New Roman" w:cs="Times New Roman"/>
          </w:rPr>
          <w:t xml:space="preserve">Although some features of this event were novel </w:t>
        </w:r>
      </w:ins>
      <w:ins w:id="511" w:author="Benton, Deon" w:date="2026-05-08T15:26:00Z" w16du:dateUtc="2026-05-08T20:26:00Z">
        <w:r w:rsidR="00495E0C">
          <w:rPr>
            <w:rFonts w:ascii="Times New Roman" w:hAnsi="Times New Roman" w:cs="Times New Roman"/>
          </w:rPr>
          <w:t>relative to that experienced during the pretraining phase</w:t>
        </w:r>
      </w:ins>
      <w:ins w:id="512" w:author="Benton, Deon" w:date="2026-05-08T15:27:00Z" w16du:dateUtc="2026-05-08T20:27:00Z">
        <w:r w:rsidR="00495E0C">
          <w:rPr>
            <w:rFonts w:ascii="Times New Roman" w:hAnsi="Times New Roman" w:cs="Times New Roman"/>
          </w:rPr>
          <w:t>—for example, the height of the jump as well as the barrier over which it occurred differed from that</w:t>
        </w:r>
        <w:r w:rsidR="002527A9">
          <w:rPr>
            <w:rFonts w:ascii="Times New Roman" w:hAnsi="Times New Roman" w:cs="Times New Roman"/>
          </w:rPr>
          <w:t xml:space="preserve"> encountered during pretraining—</w:t>
        </w:r>
      </w:ins>
      <w:ins w:id="513" w:author="Benton, Deon" w:date="2026-05-08T14:27:00Z" w16du:dateUtc="2026-05-08T19:27:00Z">
        <w:r w:rsidR="0078102C" w:rsidRPr="0078102C">
          <w:rPr>
            <w:rFonts w:ascii="Times New Roman" w:hAnsi="Times New Roman" w:cs="Times New Roman"/>
          </w:rPr>
          <w:t>many</w:t>
        </w:r>
      </w:ins>
      <w:ins w:id="514" w:author="Benton, Deon" w:date="2026-05-08T15:28:00Z" w16du:dateUtc="2026-05-08T20:28:00Z">
        <w:r w:rsidR="002527A9">
          <w:rPr>
            <w:rFonts w:ascii="Times New Roman" w:hAnsi="Times New Roman" w:cs="Times New Roman"/>
          </w:rPr>
          <w:t xml:space="preserve"> of these features were familiar</w:t>
        </w:r>
      </w:ins>
      <w:ins w:id="515" w:author="Benton, Deon" w:date="2026-05-08T15:08:00Z" w16du:dateUtc="2026-05-08T20:08:00Z">
        <w:r w:rsidR="00664F9B">
          <w:rPr>
            <w:rFonts w:ascii="Times New Roman" w:hAnsi="Times New Roman" w:cs="Times New Roman"/>
          </w:rPr>
          <w:t>.</w:t>
        </w:r>
      </w:ins>
      <w:ins w:id="516" w:author="Benton, Deon" w:date="2026-05-08T15:09:00Z" w16du:dateUtc="2026-05-08T20:09:00Z">
        <w:r w:rsidR="000C3E94">
          <w:rPr>
            <w:rFonts w:ascii="Times New Roman" w:hAnsi="Times New Roman" w:cs="Times New Roman"/>
          </w:rPr>
          <w:t xml:space="preserve"> C</w:t>
        </w:r>
      </w:ins>
      <w:ins w:id="517" w:author="Benton, Deon" w:date="2026-05-08T15:07:00Z" w16du:dateUtc="2026-05-08T20:07:00Z">
        <w:r w:rsidR="00664F9B">
          <w:rPr>
            <w:rFonts w:ascii="Times New Roman" w:hAnsi="Times New Roman" w:cs="Times New Roman"/>
          </w:rPr>
          <w:t xml:space="preserve">urved motion itself </w:t>
        </w:r>
      </w:ins>
      <w:ins w:id="518" w:author="Benton, Deon" w:date="2026-05-08T15:10:00Z" w16du:dateUtc="2026-05-08T20:10:00Z">
        <w:r w:rsidR="000C3E94">
          <w:rPr>
            <w:rFonts w:ascii="Times New Roman" w:hAnsi="Times New Roman" w:cs="Times New Roman"/>
          </w:rPr>
          <w:t>along with an</w:t>
        </w:r>
      </w:ins>
      <w:ins w:id="519" w:author="Benton, Deon" w:date="2026-05-08T15:07:00Z" w16du:dateUtc="2026-05-08T20:07:00Z">
        <w:r w:rsidR="00664F9B">
          <w:rPr>
            <w:rFonts w:ascii="Times New Roman" w:hAnsi="Times New Roman" w:cs="Times New Roman"/>
          </w:rPr>
          <w:t xml:space="preserve"> obstacle </w:t>
        </w:r>
      </w:ins>
      <w:ins w:id="520" w:author="Benton, Deon" w:date="2026-05-08T15:10:00Z" w16du:dateUtc="2026-05-08T20:10:00Z">
        <w:r w:rsidR="000C3E94">
          <w:rPr>
            <w:rFonts w:ascii="Times New Roman" w:hAnsi="Times New Roman" w:cs="Times New Roman"/>
          </w:rPr>
          <w:t>located</w:t>
        </w:r>
      </w:ins>
      <w:ins w:id="521" w:author="Benton, Deon" w:date="2026-05-08T15:08:00Z" w16du:dateUtc="2026-05-08T20:08:00Z">
        <w:r w:rsidR="00664F9B">
          <w:rPr>
            <w:rFonts w:ascii="Times New Roman" w:hAnsi="Times New Roman" w:cs="Times New Roman"/>
          </w:rPr>
          <w:t xml:space="preserve"> beneath</w:t>
        </w:r>
      </w:ins>
      <w:ins w:id="522" w:author="Benton, Deon" w:date="2026-05-08T15:10:00Z" w16du:dateUtc="2026-05-08T20:10:00Z">
        <w:r w:rsidR="000C3E94">
          <w:rPr>
            <w:rFonts w:ascii="Times New Roman" w:hAnsi="Times New Roman" w:cs="Times New Roman"/>
          </w:rPr>
          <w:t xml:space="preserve"> it</w:t>
        </w:r>
      </w:ins>
      <w:ins w:id="523" w:author="Benton, Deon" w:date="2026-05-08T15:08:00Z" w16du:dateUtc="2026-05-08T20:08:00Z">
        <w:r w:rsidR="00664F9B">
          <w:rPr>
            <w:rFonts w:ascii="Times New Roman" w:hAnsi="Times New Roman" w:cs="Times New Roman"/>
          </w:rPr>
          <w:t xml:space="preserve"> are two </w:t>
        </w:r>
      </w:ins>
      <w:ins w:id="524" w:author="Benton, Deon" w:date="2026-05-08T15:28:00Z" w16du:dateUtc="2026-05-08T20:28:00Z">
        <w:r w:rsidR="00E7568F">
          <w:rPr>
            <w:rFonts w:ascii="Times New Roman" w:hAnsi="Times New Roman" w:cs="Times New Roman"/>
          </w:rPr>
          <w:t>such features that were experienced during the pretraining p</w:t>
        </w:r>
      </w:ins>
      <w:ins w:id="525" w:author="Benton, Deon" w:date="2026-05-08T15:29:00Z" w16du:dateUtc="2026-05-08T20:29:00Z">
        <w:r w:rsidR="00E7568F">
          <w:rPr>
            <w:rFonts w:ascii="Times New Roman" w:hAnsi="Times New Roman" w:cs="Times New Roman"/>
          </w:rPr>
          <w:t>hase</w:t>
        </w:r>
      </w:ins>
      <w:ins w:id="526" w:author="Benton, Deon" w:date="2026-05-08T15:08:00Z" w16du:dateUtc="2026-05-08T20:08:00Z">
        <w:r w:rsidR="00664F9B">
          <w:rPr>
            <w:rFonts w:ascii="Times New Roman" w:hAnsi="Times New Roman" w:cs="Times New Roman"/>
          </w:rPr>
          <w:t xml:space="preserve">. </w:t>
        </w:r>
      </w:ins>
      <w:ins w:id="527" w:author="Benton, Deon" w:date="2026-05-08T15:11:00Z" w16du:dateUtc="2026-05-08T20:11:00Z">
        <w:r w:rsidR="000C3E94">
          <w:rPr>
            <w:rFonts w:ascii="Times New Roman" w:hAnsi="Times New Roman" w:cs="Times New Roman"/>
          </w:rPr>
          <w:t>Given that the obstacle</w:t>
        </w:r>
      </w:ins>
      <w:ins w:id="528" w:author="Benton, Deon" w:date="2026-05-08T14:27:00Z" w16du:dateUtc="2026-05-08T19:27:00Z">
        <w:r w:rsidR="0078102C" w:rsidRPr="0078102C">
          <w:rPr>
            <w:rFonts w:ascii="Times New Roman" w:hAnsi="Times New Roman" w:cs="Times New Roman"/>
          </w:rPr>
          <w:t xml:space="preserve"> was </w:t>
        </w:r>
      </w:ins>
      <w:ins w:id="529" w:author="Benton, Deon" w:date="2026-05-08T15:11:00Z" w16du:dateUtc="2026-05-08T20:11:00Z">
        <w:r w:rsidR="000C3E94">
          <w:rPr>
            <w:rFonts w:ascii="Times New Roman" w:hAnsi="Times New Roman" w:cs="Times New Roman"/>
          </w:rPr>
          <w:t xml:space="preserve">again located beneath </w:t>
        </w:r>
        <w:r w:rsidR="00266A26">
          <w:rPr>
            <w:rFonts w:ascii="Times New Roman" w:hAnsi="Times New Roman" w:cs="Times New Roman"/>
          </w:rPr>
          <w:t>an agent’s curved motion trajectory during pretraining</w:t>
        </w:r>
      </w:ins>
      <w:ins w:id="530" w:author="Benton, Deon" w:date="2026-05-08T15:12:00Z" w16du:dateUtc="2026-05-08T20:12:00Z">
        <w:r w:rsidR="00266A26">
          <w:rPr>
            <w:rFonts w:ascii="Times New Roman" w:hAnsi="Times New Roman" w:cs="Times New Roman"/>
          </w:rPr>
          <w:t>, the</w:t>
        </w:r>
      </w:ins>
      <w:ins w:id="531" w:author="Benton, Deon" w:date="2026-05-08T15:20:00Z" w16du:dateUtc="2026-05-08T20:20:00Z">
        <w:r w:rsidR="00114C92">
          <w:rPr>
            <w:rFonts w:ascii="Times New Roman" w:hAnsi="Times New Roman" w:cs="Times New Roman"/>
          </w:rPr>
          <w:t xml:space="preserve"> model’s experience during habituation served to reinforce the learned association between</w:t>
        </w:r>
      </w:ins>
      <w:ins w:id="532" w:author="Benton, Deon" w:date="2026-05-08T15:29:00Z" w16du:dateUtc="2026-05-08T20:29:00Z">
        <w:r w:rsidR="00C10154">
          <w:rPr>
            <w:rFonts w:ascii="Times New Roman" w:hAnsi="Times New Roman" w:cs="Times New Roman"/>
          </w:rPr>
          <w:t xml:space="preserve"> obstacles and the</w:t>
        </w:r>
      </w:ins>
      <w:ins w:id="533" w:author="Benton, Deon" w:date="2026-05-08T15:20:00Z" w16du:dateUtc="2026-05-08T20:20:00Z">
        <w:r w:rsidR="00114C92">
          <w:rPr>
            <w:rFonts w:ascii="Times New Roman" w:hAnsi="Times New Roman" w:cs="Times New Roman"/>
          </w:rPr>
          <w:t xml:space="preserve"> arced motion </w:t>
        </w:r>
      </w:ins>
      <w:ins w:id="534" w:author="Benton, Deon" w:date="2026-05-08T15:30:00Z" w16du:dateUtc="2026-05-08T20:30:00Z">
        <w:r w:rsidR="00C10154">
          <w:rPr>
            <w:rFonts w:ascii="Times New Roman" w:hAnsi="Times New Roman" w:cs="Times New Roman"/>
          </w:rPr>
          <w:t>occurs over it. This means that the only</w:t>
        </w:r>
      </w:ins>
      <w:ins w:id="535" w:author="Benton, Deon" w:date="2026-05-08T15:21:00Z" w16du:dateUtc="2026-05-08T20:21:00Z">
        <w:r w:rsidR="00114C92">
          <w:rPr>
            <w:rFonts w:ascii="Times New Roman" w:hAnsi="Times New Roman" w:cs="Times New Roman"/>
          </w:rPr>
          <w:t xml:space="preserve"> truly</w:t>
        </w:r>
      </w:ins>
      <w:ins w:id="536" w:author="Benton, Deon" w:date="2026-05-08T15:14:00Z" w16du:dateUtc="2026-05-08T20:14:00Z">
        <w:r w:rsidR="007B2461">
          <w:rPr>
            <w:rFonts w:ascii="Times New Roman" w:hAnsi="Times New Roman" w:cs="Times New Roman"/>
          </w:rPr>
          <w:t xml:space="preserve"> </w:t>
        </w:r>
      </w:ins>
      <w:ins w:id="537" w:author="Benton, Deon" w:date="2026-05-08T15:15:00Z" w16du:dateUtc="2026-05-08T20:15:00Z">
        <w:r w:rsidR="007B2461">
          <w:rPr>
            <w:rFonts w:ascii="Times New Roman" w:hAnsi="Times New Roman" w:cs="Times New Roman"/>
          </w:rPr>
          <w:t xml:space="preserve">new </w:t>
        </w:r>
      </w:ins>
      <w:ins w:id="538" w:author="Benton, Deon" w:date="2026-05-08T15:14:00Z" w16du:dateUtc="2026-05-08T20:14:00Z">
        <w:r w:rsidR="007B2461">
          <w:rPr>
            <w:rFonts w:ascii="Times New Roman" w:hAnsi="Times New Roman" w:cs="Times New Roman"/>
          </w:rPr>
          <w:t>information that</w:t>
        </w:r>
      </w:ins>
      <w:ins w:id="539" w:author="Benton, Deon" w:date="2026-05-08T15:12:00Z" w16du:dateUtc="2026-05-08T20:12:00Z">
        <w:r w:rsidR="00266A26">
          <w:rPr>
            <w:rFonts w:ascii="Times New Roman" w:hAnsi="Times New Roman" w:cs="Times New Roman"/>
          </w:rPr>
          <w:t xml:space="preserve"> </w:t>
        </w:r>
      </w:ins>
      <w:ins w:id="540" w:author="Benton, Deon" w:date="2026-05-08T15:16:00Z" w16du:dateUtc="2026-05-08T20:16:00Z">
        <w:r w:rsidR="007B2461">
          <w:rPr>
            <w:rFonts w:ascii="Times New Roman" w:hAnsi="Times New Roman" w:cs="Times New Roman"/>
          </w:rPr>
          <w:t xml:space="preserve">needed to be incorporated into the </w:t>
        </w:r>
      </w:ins>
      <w:ins w:id="541" w:author="Benton, Deon" w:date="2026-05-08T15:12:00Z" w16du:dateUtc="2026-05-08T20:12:00Z">
        <w:r w:rsidR="00266A26">
          <w:rPr>
            <w:rFonts w:ascii="Times New Roman" w:hAnsi="Times New Roman" w:cs="Times New Roman"/>
          </w:rPr>
          <w:t>model’s hidden representation</w:t>
        </w:r>
      </w:ins>
      <w:ins w:id="542" w:author="Benton, Deon" w:date="2026-05-08T15:14:00Z" w16du:dateUtc="2026-05-08T20:14:00Z">
        <w:r w:rsidR="007B2461">
          <w:rPr>
            <w:rFonts w:ascii="Times New Roman" w:hAnsi="Times New Roman" w:cs="Times New Roman"/>
          </w:rPr>
          <w:t xml:space="preserve"> </w:t>
        </w:r>
      </w:ins>
      <w:ins w:id="543" w:author="Benton, Deon" w:date="2026-05-08T15:30:00Z" w16du:dateUtc="2026-05-08T20:30:00Z">
        <w:r w:rsidR="00C10154">
          <w:rPr>
            <w:rFonts w:ascii="Times New Roman" w:hAnsi="Times New Roman" w:cs="Times New Roman"/>
          </w:rPr>
          <w:t xml:space="preserve">during the </w:t>
        </w:r>
        <w:r w:rsidR="00C10154">
          <w:rPr>
            <w:rFonts w:ascii="Times New Roman" w:hAnsi="Times New Roman" w:cs="Times New Roman"/>
          </w:rPr>
          <w:lastRenderedPageBreak/>
          <w:t xml:space="preserve">habituation phase </w:t>
        </w:r>
      </w:ins>
      <w:ins w:id="544" w:author="Benton, Deon" w:date="2026-05-08T15:14:00Z" w16du:dateUtc="2026-05-08T20:14:00Z">
        <w:r w:rsidR="007B2461">
          <w:rPr>
            <w:rFonts w:ascii="Times New Roman" w:hAnsi="Times New Roman" w:cs="Times New Roman"/>
          </w:rPr>
          <w:t xml:space="preserve">was </w:t>
        </w:r>
      </w:ins>
      <w:ins w:id="545" w:author="Benton, Deon" w:date="2026-05-08T15:12:00Z" w16du:dateUtc="2026-05-08T20:12:00Z">
        <w:r w:rsidR="00266A26">
          <w:rPr>
            <w:rFonts w:ascii="Times New Roman" w:hAnsi="Times New Roman" w:cs="Times New Roman"/>
          </w:rPr>
          <w:t xml:space="preserve">the novel jump and barrier </w:t>
        </w:r>
      </w:ins>
      <w:ins w:id="546" w:author="Benton, Deon" w:date="2026-05-08T15:13:00Z" w16du:dateUtc="2026-05-08T20:13:00Z">
        <w:r w:rsidR="00266A26">
          <w:rPr>
            <w:rFonts w:ascii="Times New Roman" w:hAnsi="Times New Roman" w:cs="Times New Roman"/>
          </w:rPr>
          <w:t>height</w:t>
        </w:r>
      </w:ins>
      <w:ins w:id="547" w:author="Benton, Deon" w:date="2026-05-08T15:19:00Z" w16du:dateUtc="2026-05-08T20:19:00Z">
        <w:r w:rsidR="00114C92">
          <w:rPr>
            <w:rFonts w:ascii="Times New Roman" w:hAnsi="Times New Roman" w:cs="Times New Roman"/>
          </w:rPr>
          <w:t xml:space="preserve">s. </w:t>
        </w:r>
      </w:ins>
      <w:ins w:id="548" w:author="Benton, Deon" w:date="2026-05-08T15:40:00Z" w16du:dateUtc="2026-05-08T20:40:00Z">
        <w:r w:rsidR="00F10AD1">
          <w:rPr>
            <w:rFonts w:ascii="Times New Roman" w:hAnsi="Times New Roman" w:cs="Times New Roman"/>
          </w:rPr>
          <w:t>A consequence of this is that when</w:t>
        </w:r>
      </w:ins>
      <w:ins w:id="549" w:author="Benton, Deon" w:date="2026-05-08T15:34:00Z" w16du:dateUtc="2026-05-08T20:34:00Z">
        <w:r w:rsidR="00A17002">
          <w:rPr>
            <w:rFonts w:ascii="Times New Roman" w:hAnsi="Times New Roman" w:cs="Times New Roman"/>
          </w:rPr>
          <w:t xml:space="preserve"> networks </w:t>
        </w:r>
      </w:ins>
      <w:ins w:id="550" w:author="Benton, Deon" w:date="2026-05-08T15:40:00Z" w16du:dateUtc="2026-05-08T20:40:00Z">
        <w:r w:rsidR="00F10AD1">
          <w:rPr>
            <w:rFonts w:ascii="Times New Roman" w:hAnsi="Times New Roman" w:cs="Times New Roman"/>
          </w:rPr>
          <w:t xml:space="preserve">are later shown </w:t>
        </w:r>
      </w:ins>
      <w:ins w:id="551" w:author="Benton, Deon" w:date="2026-05-08T15:36:00Z" w16du:dateUtc="2026-05-08T20:36:00Z">
        <w:r w:rsidR="004E278D">
          <w:rPr>
            <w:rFonts w:ascii="Times New Roman" w:hAnsi="Times New Roman" w:cs="Times New Roman"/>
          </w:rPr>
          <w:t xml:space="preserve">a </w:t>
        </w:r>
      </w:ins>
      <w:ins w:id="552" w:author="Benton, Deon" w:date="2026-05-08T15:34:00Z" w16du:dateUtc="2026-05-08T20:34:00Z">
        <w:r w:rsidR="00A17002">
          <w:rPr>
            <w:rFonts w:ascii="Times New Roman" w:hAnsi="Times New Roman" w:cs="Times New Roman"/>
          </w:rPr>
          <w:t>high</w:t>
        </w:r>
      </w:ins>
      <w:ins w:id="553" w:author="Benton, Deon" w:date="2026-05-08T15:36:00Z" w16du:dateUtc="2026-05-08T20:36:00Z">
        <w:r w:rsidR="004E278D">
          <w:rPr>
            <w:rFonts w:ascii="Times New Roman" w:hAnsi="Times New Roman" w:cs="Times New Roman"/>
          </w:rPr>
          <w:t>, curved</w:t>
        </w:r>
      </w:ins>
      <w:ins w:id="554" w:author="Benton, Deon" w:date="2026-05-08T15:34:00Z" w16du:dateUtc="2026-05-08T20:34:00Z">
        <w:r w:rsidR="00A17002">
          <w:rPr>
            <w:rFonts w:ascii="Times New Roman" w:hAnsi="Times New Roman" w:cs="Times New Roman"/>
          </w:rPr>
          <w:t xml:space="preserve"> jump</w:t>
        </w:r>
        <w:r w:rsidR="00A17002" w:rsidRPr="00A17002">
          <w:rPr>
            <w:rFonts w:ascii="Times New Roman" w:hAnsi="Times New Roman" w:cs="Times New Roman"/>
          </w:rPr>
          <w:t xml:space="preserve"> during the Inefficient test event</w:t>
        </w:r>
      </w:ins>
      <w:ins w:id="555" w:author="Benton, Deon" w:date="2026-05-08T15:41:00Z" w16du:dateUtc="2026-05-08T20:41:00Z">
        <w:r w:rsidR="00F10AD1">
          <w:rPr>
            <w:rFonts w:ascii="Times New Roman" w:hAnsi="Times New Roman" w:cs="Times New Roman"/>
          </w:rPr>
          <w:t>,</w:t>
        </w:r>
      </w:ins>
      <w:ins w:id="556" w:author="Benton, Deon" w:date="2026-05-08T15:34:00Z" w16du:dateUtc="2026-05-08T20:34:00Z">
        <w:r w:rsidR="00A17002">
          <w:rPr>
            <w:rFonts w:ascii="Times New Roman" w:hAnsi="Times New Roman" w:cs="Times New Roman"/>
          </w:rPr>
          <w:t xml:space="preserve"> the</w:t>
        </w:r>
        <w:r w:rsidR="00A17002" w:rsidRPr="00A17002">
          <w:rPr>
            <w:rFonts w:ascii="Times New Roman" w:hAnsi="Times New Roman" w:cs="Times New Roman"/>
          </w:rPr>
          <w:t xml:space="preserve"> representation of the barrier </w:t>
        </w:r>
      </w:ins>
      <w:ins w:id="557" w:author="Benton, Deon" w:date="2026-05-08T15:36:00Z" w16du:dateUtc="2026-05-08T20:36:00Z">
        <w:r w:rsidR="004E278D">
          <w:rPr>
            <w:rFonts w:ascii="Times New Roman" w:hAnsi="Times New Roman" w:cs="Times New Roman"/>
          </w:rPr>
          <w:t>that became associated with it</w:t>
        </w:r>
      </w:ins>
      <w:ins w:id="558" w:author="Benton, Deon" w:date="2026-05-08T15:34:00Z" w16du:dateUtc="2026-05-08T20:34:00Z">
        <w:r w:rsidR="00A17002" w:rsidRPr="00A17002">
          <w:rPr>
            <w:rFonts w:ascii="Times New Roman" w:hAnsi="Times New Roman" w:cs="Times New Roman"/>
          </w:rPr>
          <w:t xml:space="preserve"> during</w:t>
        </w:r>
        <w:r w:rsidR="00A17002">
          <w:rPr>
            <w:rFonts w:ascii="Times New Roman" w:hAnsi="Times New Roman" w:cs="Times New Roman"/>
          </w:rPr>
          <w:t xml:space="preserve"> the</w:t>
        </w:r>
        <w:r w:rsidR="00A17002" w:rsidRPr="00A17002">
          <w:rPr>
            <w:rFonts w:ascii="Times New Roman" w:hAnsi="Times New Roman" w:cs="Times New Roman"/>
          </w:rPr>
          <w:t xml:space="preserve"> habituation</w:t>
        </w:r>
        <w:r w:rsidR="00A17002">
          <w:rPr>
            <w:rFonts w:ascii="Times New Roman" w:hAnsi="Times New Roman" w:cs="Times New Roman"/>
          </w:rPr>
          <w:t xml:space="preserve"> </w:t>
        </w:r>
      </w:ins>
      <w:ins w:id="559" w:author="Benton, Deon" w:date="2026-05-08T15:41:00Z" w16du:dateUtc="2026-05-08T20:41:00Z">
        <w:r w:rsidR="00F10AD1">
          <w:rPr>
            <w:rFonts w:ascii="Times New Roman" w:hAnsi="Times New Roman" w:cs="Times New Roman"/>
          </w:rPr>
          <w:t>phase is reactivated</w:t>
        </w:r>
      </w:ins>
      <w:ins w:id="560" w:author="Benton, Deon" w:date="2026-05-08T15:34:00Z" w16du:dateUtc="2026-05-08T20:34:00Z">
        <w:r w:rsidR="00A17002" w:rsidRPr="00A17002">
          <w:rPr>
            <w:rFonts w:ascii="Times New Roman" w:hAnsi="Times New Roman" w:cs="Times New Roman"/>
          </w:rPr>
          <w:t>.</w:t>
        </w:r>
      </w:ins>
      <w:ins w:id="561" w:author="Benton, Deon" w:date="2026-05-08T15:41:00Z" w16du:dateUtc="2026-05-08T20:41:00Z">
        <w:r w:rsidR="002B77BD">
          <w:rPr>
            <w:rFonts w:ascii="Times New Roman" w:hAnsi="Times New Roman" w:cs="Times New Roman"/>
          </w:rPr>
          <w:t xml:space="preserve"> However, because no</w:t>
        </w:r>
      </w:ins>
      <w:ins w:id="562" w:author="Benton, Deon" w:date="2026-05-08T15:39:00Z" w16du:dateUtc="2026-05-08T20:39:00Z">
        <w:r w:rsidR="00F10AD1">
          <w:rPr>
            <w:rFonts w:ascii="Times New Roman" w:hAnsi="Times New Roman" w:cs="Times New Roman"/>
          </w:rPr>
          <w:t xml:space="preserve"> actual barrier appeared during this event</w:t>
        </w:r>
      </w:ins>
      <w:ins w:id="563" w:author="Benton, Deon" w:date="2026-05-08T15:38:00Z" w16du:dateUtc="2026-05-08T20:38:00Z">
        <w:r w:rsidR="00E0555B">
          <w:rPr>
            <w:rFonts w:ascii="Times New Roman" w:hAnsi="Times New Roman" w:cs="Times New Roman"/>
          </w:rPr>
          <w:t xml:space="preserve">—despite </w:t>
        </w:r>
      </w:ins>
      <w:ins w:id="564" w:author="Benton, Deon" w:date="2026-05-08T15:39:00Z" w16du:dateUtc="2026-05-08T20:39:00Z">
        <w:r w:rsidR="00F10AD1">
          <w:rPr>
            <w:rFonts w:ascii="Times New Roman" w:hAnsi="Times New Roman" w:cs="Times New Roman"/>
          </w:rPr>
          <w:t xml:space="preserve">its </w:t>
        </w:r>
      </w:ins>
      <w:ins w:id="565" w:author="Benton, Deon" w:date="2026-05-08T15:38:00Z" w16du:dateUtc="2026-05-08T20:38:00Z">
        <w:r w:rsidR="00E0555B">
          <w:rPr>
            <w:rFonts w:ascii="Times New Roman" w:hAnsi="Times New Roman" w:cs="Times New Roman"/>
          </w:rPr>
          <w:t xml:space="preserve">representation </w:t>
        </w:r>
      </w:ins>
      <w:ins w:id="566" w:author="Benton, Deon" w:date="2026-05-08T15:39:00Z" w16du:dateUtc="2026-05-08T20:39:00Z">
        <w:r w:rsidR="00F10AD1">
          <w:rPr>
            <w:rFonts w:ascii="Times New Roman" w:hAnsi="Times New Roman" w:cs="Times New Roman"/>
          </w:rPr>
          <w:t>being active during it</w:t>
        </w:r>
      </w:ins>
      <w:ins w:id="567" w:author="Benton, Deon" w:date="2026-05-08T15:38:00Z" w16du:dateUtc="2026-05-08T20:38:00Z">
        <w:r w:rsidR="00E0555B">
          <w:rPr>
            <w:rFonts w:ascii="Times New Roman" w:hAnsi="Times New Roman" w:cs="Times New Roman"/>
          </w:rPr>
          <w:t>—</w:t>
        </w:r>
      </w:ins>
      <w:ins w:id="568" w:author="Benton, Deon" w:date="2026-05-08T15:42:00Z" w16du:dateUtc="2026-05-08T20:42:00Z">
        <w:r w:rsidR="002B77BD">
          <w:rPr>
            <w:rFonts w:ascii="Times New Roman" w:hAnsi="Times New Roman" w:cs="Times New Roman"/>
          </w:rPr>
          <w:t xml:space="preserve">the network </w:t>
        </w:r>
      </w:ins>
      <w:ins w:id="569" w:author="Benton, Deon" w:date="2026-05-08T15:38:00Z" w16du:dateUtc="2026-05-08T20:38:00Z">
        <w:r w:rsidR="00E0555B">
          <w:rPr>
            <w:rFonts w:ascii="Times New Roman" w:hAnsi="Times New Roman" w:cs="Times New Roman"/>
          </w:rPr>
          <w:t>produced a huge spike in error</w:t>
        </w:r>
      </w:ins>
      <w:ins w:id="570" w:author="Benton, Deon" w:date="2026-05-08T14:27:00Z" w16du:dateUtc="2026-05-08T19:27:00Z">
        <w:r w:rsidR="0078102C" w:rsidRPr="0078102C">
          <w:rPr>
            <w:rFonts w:ascii="Times New Roman" w:hAnsi="Times New Roman" w:cs="Times New Roman"/>
          </w:rPr>
          <w:t>. By contrast,</w:t>
        </w:r>
      </w:ins>
      <w:ins w:id="571" w:author="Benton, Deon" w:date="2026-05-08T15:24:00Z" w16du:dateUtc="2026-05-08T20:24:00Z">
        <w:r w:rsidR="00394891">
          <w:rPr>
            <w:rFonts w:ascii="Times New Roman" w:hAnsi="Times New Roman" w:cs="Times New Roman"/>
          </w:rPr>
          <w:t xml:space="preserve"> because the Efficient test event depicted a straight motion trajectory </w:t>
        </w:r>
      </w:ins>
      <w:ins w:id="572" w:author="Benton, Deon" w:date="2026-05-08T15:43:00Z" w16du:dateUtc="2026-05-08T20:43:00Z">
        <w:r w:rsidR="002B77BD">
          <w:rPr>
            <w:rFonts w:ascii="Times New Roman" w:hAnsi="Times New Roman" w:cs="Times New Roman"/>
          </w:rPr>
          <w:t>that</w:t>
        </w:r>
      </w:ins>
      <w:ins w:id="573" w:author="Benton, Deon" w:date="2026-05-08T15:24:00Z" w16du:dateUtc="2026-05-08T20:24:00Z">
        <w:r w:rsidR="00394891">
          <w:rPr>
            <w:rFonts w:ascii="Times New Roman" w:hAnsi="Times New Roman" w:cs="Times New Roman"/>
          </w:rPr>
          <w:t xml:space="preserve"> networks had repeatedly experienced during pretr</w:t>
        </w:r>
      </w:ins>
      <w:ins w:id="574" w:author="Benton, Deon" w:date="2026-05-08T15:25:00Z" w16du:dateUtc="2026-05-08T20:25:00Z">
        <w:r w:rsidR="00394891">
          <w:rPr>
            <w:rFonts w:ascii="Times New Roman" w:hAnsi="Times New Roman" w:cs="Times New Roman"/>
          </w:rPr>
          <w:t>aining,</w:t>
        </w:r>
      </w:ins>
      <w:ins w:id="575" w:author="Benton, Deon" w:date="2026-05-08T14:27:00Z" w16du:dateUtc="2026-05-08T19:27:00Z">
        <w:r w:rsidR="0078102C" w:rsidRPr="0078102C">
          <w:rPr>
            <w:rFonts w:ascii="Times New Roman" w:hAnsi="Times New Roman" w:cs="Times New Roman"/>
          </w:rPr>
          <w:t xml:space="preserve"> </w:t>
        </w:r>
      </w:ins>
      <w:ins w:id="576" w:author="Benton, Deon" w:date="2026-05-08T15:43:00Z" w16du:dateUtc="2026-05-08T20:43:00Z">
        <w:r w:rsidR="002B77BD">
          <w:rPr>
            <w:rFonts w:ascii="Times New Roman" w:hAnsi="Times New Roman" w:cs="Times New Roman"/>
          </w:rPr>
          <w:t>the spike in error was much less substantial</w:t>
        </w:r>
      </w:ins>
      <w:ins w:id="577" w:author="Benton, Deon" w:date="2026-05-08T15:23:00Z" w16du:dateUtc="2026-05-08T20:23:00Z">
        <w:r w:rsidR="00394891">
          <w:rPr>
            <w:rFonts w:ascii="Times New Roman" w:hAnsi="Times New Roman" w:cs="Times New Roman"/>
          </w:rPr>
          <w:t xml:space="preserve">. </w:t>
        </w:r>
      </w:ins>
      <w:ins w:id="578" w:author="Benton, Deon" w:date="2026-05-08T15:22:00Z" w16du:dateUtc="2026-05-08T20:22:00Z">
        <w:r w:rsidR="00394891">
          <w:rPr>
            <w:rFonts w:ascii="Times New Roman" w:hAnsi="Times New Roman" w:cs="Times New Roman"/>
          </w:rPr>
          <w:t xml:space="preserve"> </w:t>
        </w:r>
      </w:ins>
    </w:p>
    <w:p w14:paraId="11BB026F" w14:textId="5DA19F6A" w:rsidR="0078102C" w:rsidRPr="0078102C" w:rsidRDefault="002B77BD" w:rsidP="00C26E65">
      <w:pPr>
        <w:spacing w:line="480" w:lineRule="auto"/>
        <w:ind w:firstLine="720"/>
        <w:contextualSpacing/>
        <w:rPr>
          <w:ins w:id="579" w:author="Benton, Deon" w:date="2026-05-08T14:27:00Z" w16du:dateUtc="2026-05-08T19:27:00Z"/>
          <w:rFonts w:ascii="Times New Roman" w:hAnsi="Times New Roman" w:cs="Times New Roman"/>
        </w:rPr>
      </w:pPr>
      <w:ins w:id="580" w:author="Benton, Deon" w:date="2026-05-08T15:43:00Z" w16du:dateUtc="2026-05-08T20:43:00Z">
        <w:r>
          <w:rPr>
            <w:rFonts w:ascii="Times New Roman" w:hAnsi="Times New Roman" w:cs="Times New Roman"/>
          </w:rPr>
          <w:t xml:space="preserve">These same associative ideas can also </w:t>
        </w:r>
      </w:ins>
      <w:ins w:id="581" w:author="Benton, Deon" w:date="2026-05-08T15:44:00Z" w16du:dateUtc="2026-05-08T20:44:00Z">
        <w:r>
          <w:rPr>
            <w:rFonts w:ascii="Times New Roman" w:hAnsi="Times New Roman" w:cs="Times New Roman"/>
          </w:rPr>
          <w:t>explain</w:t>
        </w:r>
      </w:ins>
      <w:ins w:id="582" w:author="Benton, Deon" w:date="2026-05-08T14:27:00Z" w16du:dateUtc="2026-05-08T19:27:00Z">
        <w:r w:rsidR="0078102C" w:rsidRPr="0078102C">
          <w:rPr>
            <w:rFonts w:ascii="Times New Roman" w:hAnsi="Times New Roman" w:cs="Times New Roman"/>
          </w:rPr>
          <w:t xml:space="preserve"> </w:t>
        </w:r>
      </w:ins>
      <w:ins w:id="583" w:author="Benton, Deon" w:date="2026-05-08T15:43:00Z" w16du:dateUtc="2026-05-08T20:43:00Z">
        <w:r>
          <w:rPr>
            <w:rFonts w:ascii="Times New Roman" w:hAnsi="Times New Roman" w:cs="Times New Roman"/>
          </w:rPr>
          <w:t>how, mechanistically, networks</w:t>
        </w:r>
      </w:ins>
      <w:ins w:id="584" w:author="Benton, Deon" w:date="2026-05-08T14:27:00Z" w16du:dateUtc="2026-05-08T19:27:00Z">
        <w:r w:rsidR="0078102C" w:rsidRPr="0078102C">
          <w:rPr>
            <w:rFonts w:ascii="Times New Roman" w:hAnsi="Times New Roman" w:cs="Times New Roman"/>
          </w:rPr>
          <w:t xml:space="preserve"> in the Control condition </w:t>
        </w:r>
      </w:ins>
      <w:ins w:id="585" w:author="Benton, Deon" w:date="2026-05-08T15:43:00Z" w16du:dateUtc="2026-05-08T20:43:00Z">
        <w:r>
          <w:rPr>
            <w:rFonts w:ascii="Times New Roman" w:hAnsi="Times New Roman" w:cs="Times New Roman"/>
          </w:rPr>
          <w:t xml:space="preserve">came to look </w:t>
        </w:r>
      </w:ins>
      <w:ins w:id="586" w:author="Benton, Deon" w:date="2026-05-08T14:27:00Z" w16du:dateUtc="2026-05-08T19:27:00Z">
        <w:r w:rsidR="0078102C" w:rsidRPr="0078102C">
          <w:rPr>
            <w:rFonts w:ascii="Times New Roman" w:hAnsi="Times New Roman" w:cs="Times New Roman"/>
          </w:rPr>
          <w:t xml:space="preserve">about equally long at both test events. </w:t>
        </w:r>
      </w:ins>
      <w:ins w:id="587" w:author="Benton, Deon" w:date="2026-05-08T16:43:00Z" w16du:dateUtc="2026-05-08T21:43:00Z">
        <w:r w:rsidR="00B6689F" w:rsidRPr="00B6689F">
          <w:rPr>
            <w:rFonts w:ascii="Times New Roman" w:hAnsi="Times New Roman" w:cs="Times New Roman"/>
          </w:rPr>
          <w:t xml:space="preserve">In this case, because the barrier was located beside rather than beneath the curved jump during habituation—and </w:t>
        </w:r>
      </w:ins>
      <w:ins w:id="588" w:author="Benton, Deon" w:date="2026-05-08T17:11:00Z" w16du:dateUtc="2026-05-08T22:11:00Z">
        <w:r w:rsidR="00202BB9">
          <w:rPr>
            <w:rFonts w:ascii="Times New Roman" w:hAnsi="Times New Roman" w:cs="Times New Roman"/>
          </w:rPr>
          <w:t>given that the present account assumes that</w:t>
        </w:r>
      </w:ins>
      <w:ins w:id="589" w:author="Benton, Deon" w:date="2026-05-08T16:43:00Z" w16du:dateUtc="2026-05-08T21:43:00Z">
        <w:r w:rsidR="00B6689F" w:rsidRPr="00B6689F">
          <w:rPr>
            <w:rFonts w:ascii="Times New Roman" w:hAnsi="Times New Roman" w:cs="Times New Roman"/>
          </w:rPr>
          <w:t xml:space="preserve"> peripherally located barriers possess reduced salience—the model formed only a weak association between arced motion and the peripheral barrier during the relatively brief habituation phase.</w:t>
        </w:r>
      </w:ins>
      <w:ins w:id="590" w:author="Benton, Deon" w:date="2026-05-08T16:44:00Z" w16du:dateUtc="2026-05-08T21:44:00Z">
        <w:r w:rsidR="00B6689F">
          <w:rPr>
            <w:rFonts w:ascii="Times New Roman" w:hAnsi="Times New Roman" w:cs="Times New Roman"/>
          </w:rPr>
          <w:t xml:space="preserve"> Ultimately, th</w:t>
        </w:r>
      </w:ins>
      <w:ins w:id="591" w:author="Benton, Deon" w:date="2026-05-08T16:43:00Z" w16du:dateUtc="2026-05-08T21:43:00Z">
        <w:r w:rsidR="00B6689F" w:rsidRPr="00B6689F">
          <w:rPr>
            <w:rFonts w:ascii="Times New Roman" w:hAnsi="Times New Roman" w:cs="Times New Roman"/>
          </w:rPr>
          <w:t>is association was insufficient to compete with or replace the stronger association between arced motion and centrally located barriers that had been established during pretraining</w:t>
        </w:r>
      </w:ins>
      <w:ins w:id="592" w:author="Benton, Deon" w:date="2026-05-08T16:38:00Z" w16du:dateUtc="2026-05-08T21:38:00Z">
        <w:r w:rsidR="00DE47EF">
          <w:rPr>
            <w:rFonts w:ascii="Times New Roman" w:hAnsi="Times New Roman" w:cs="Times New Roman"/>
          </w:rPr>
          <w:t>.</w:t>
        </w:r>
      </w:ins>
      <w:ins w:id="593" w:author="Benton, Deon" w:date="2026-05-08T16:37:00Z" w16du:dateUtc="2026-05-08T21:37:00Z">
        <w:r w:rsidR="00DE47EF">
          <w:rPr>
            <w:rFonts w:ascii="Times New Roman" w:hAnsi="Times New Roman" w:cs="Times New Roman"/>
          </w:rPr>
          <w:t xml:space="preserve"> </w:t>
        </w:r>
      </w:ins>
      <w:ins w:id="594" w:author="Benton, Deon" w:date="2026-05-08T16:45:00Z" w16du:dateUtc="2026-05-08T21:45:00Z">
        <w:r w:rsidR="00210734">
          <w:rPr>
            <w:rFonts w:ascii="Times New Roman" w:hAnsi="Times New Roman" w:cs="Times New Roman"/>
          </w:rPr>
          <w:t xml:space="preserve">A corollary of this is that the model showed comparable </w:t>
        </w:r>
      </w:ins>
      <w:ins w:id="595" w:author="Benton, Deon" w:date="2026-05-08T16:46:00Z" w16du:dateUtc="2026-05-08T21:46:00Z">
        <w:r w:rsidR="00210734">
          <w:rPr>
            <w:rFonts w:ascii="Times New Roman" w:hAnsi="Times New Roman" w:cs="Times New Roman"/>
          </w:rPr>
          <w:t>error</w:t>
        </w:r>
      </w:ins>
      <w:ins w:id="596" w:author="Benton, Deon" w:date="2026-05-08T16:45:00Z" w16du:dateUtc="2026-05-08T21:45:00Z">
        <w:r w:rsidR="00210734">
          <w:rPr>
            <w:rFonts w:ascii="Times New Roman" w:hAnsi="Times New Roman" w:cs="Times New Roman"/>
          </w:rPr>
          <w:t xml:space="preserve"> to both test events given that neither one strongly violated its learned representation. </w:t>
        </w:r>
      </w:ins>
    </w:p>
    <w:p w14:paraId="10651209" w14:textId="42DFA1BA" w:rsidR="0078102C" w:rsidRDefault="0078102C" w:rsidP="0078102C">
      <w:pPr>
        <w:spacing w:line="480" w:lineRule="auto"/>
        <w:ind w:firstLine="720"/>
        <w:contextualSpacing/>
        <w:rPr>
          <w:ins w:id="597" w:author="Benton, Deon" w:date="2026-05-08T13:49:00Z" w16du:dateUtc="2026-05-08T18:49:00Z"/>
          <w:rFonts w:ascii="Times New Roman" w:hAnsi="Times New Roman" w:cs="Times New Roman"/>
        </w:rPr>
      </w:pPr>
      <w:ins w:id="598" w:author="Benton, Deon" w:date="2026-05-08T14:27:00Z" w16du:dateUtc="2026-05-08T19:27:00Z">
        <w:r w:rsidRPr="0078102C">
          <w:rPr>
            <w:rFonts w:ascii="Times New Roman" w:hAnsi="Times New Roman" w:cs="Times New Roman"/>
          </w:rPr>
          <w:t xml:space="preserve">In sum, </w:t>
        </w:r>
      </w:ins>
      <w:ins w:id="599" w:author="Benton, Deon" w:date="2026-05-08T16:47:00Z" w16du:dateUtc="2026-05-08T21:47:00Z">
        <w:r w:rsidR="00C26E65">
          <w:rPr>
            <w:rFonts w:ascii="Times New Roman" w:hAnsi="Times New Roman" w:cs="Times New Roman"/>
          </w:rPr>
          <w:t>the reason netwo</w:t>
        </w:r>
      </w:ins>
      <w:ins w:id="600" w:author="Benton, Deon" w:date="2026-05-08T16:48:00Z" w16du:dateUtc="2026-05-08T21:48:00Z">
        <w:r w:rsidR="00C26E65">
          <w:rPr>
            <w:rFonts w:ascii="Times New Roman" w:hAnsi="Times New Roman" w:cs="Times New Roman"/>
          </w:rPr>
          <w:t>rks looked longer</w:t>
        </w:r>
      </w:ins>
      <w:ins w:id="601" w:author="Benton, Deon" w:date="2026-05-08T14:27:00Z" w16du:dateUtc="2026-05-08T19:27:00Z">
        <w:r w:rsidRPr="0078102C">
          <w:rPr>
            <w:rFonts w:ascii="Times New Roman" w:hAnsi="Times New Roman" w:cs="Times New Roman"/>
          </w:rPr>
          <w:t xml:space="preserve"> at the Inefficient test event</w:t>
        </w:r>
      </w:ins>
      <w:ins w:id="602" w:author="Benton, Deon" w:date="2026-05-08T16:48:00Z" w16du:dateUtc="2026-05-08T21:48:00Z">
        <w:r w:rsidR="00C26E65">
          <w:rPr>
            <w:rFonts w:ascii="Times New Roman" w:hAnsi="Times New Roman" w:cs="Times New Roman"/>
          </w:rPr>
          <w:t xml:space="preserve"> than at the Efficient test event</w:t>
        </w:r>
      </w:ins>
      <w:ins w:id="603" w:author="Benton, Deon" w:date="2026-05-08T14:27:00Z" w16du:dateUtc="2026-05-08T19:27:00Z">
        <w:r w:rsidRPr="0078102C">
          <w:rPr>
            <w:rFonts w:ascii="Times New Roman" w:hAnsi="Times New Roman" w:cs="Times New Roman"/>
          </w:rPr>
          <w:t xml:space="preserve"> in the Experimental condition </w:t>
        </w:r>
      </w:ins>
      <w:ins w:id="604" w:author="Benton, Deon" w:date="2026-05-08T16:48:00Z" w16du:dateUtc="2026-05-08T21:48:00Z">
        <w:r w:rsidR="00C26E65">
          <w:rPr>
            <w:rFonts w:ascii="Times New Roman" w:hAnsi="Times New Roman" w:cs="Times New Roman"/>
          </w:rPr>
          <w:t xml:space="preserve">is </w:t>
        </w:r>
      </w:ins>
      <w:ins w:id="605" w:author="Benton, Deon" w:date="2026-05-08T14:27:00Z" w16du:dateUtc="2026-05-08T19:27:00Z">
        <w:r w:rsidRPr="0078102C">
          <w:rPr>
            <w:rFonts w:ascii="Times New Roman" w:hAnsi="Times New Roman" w:cs="Times New Roman"/>
          </w:rPr>
          <w:t xml:space="preserve">because the </w:t>
        </w:r>
      </w:ins>
      <w:ins w:id="606" w:author="Benton, Deon" w:date="2026-05-08T16:48:00Z" w16du:dateUtc="2026-05-08T21:48:00Z">
        <w:r w:rsidR="00C26E65">
          <w:rPr>
            <w:rFonts w:ascii="Times New Roman" w:hAnsi="Times New Roman" w:cs="Times New Roman"/>
          </w:rPr>
          <w:t>association that was formed between</w:t>
        </w:r>
      </w:ins>
      <w:ins w:id="607" w:author="Benton, Deon" w:date="2026-05-08T14:27:00Z" w16du:dateUtc="2026-05-08T19:27:00Z">
        <w:r w:rsidRPr="0078102C">
          <w:rPr>
            <w:rFonts w:ascii="Times New Roman" w:hAnsi="Times New Roman" w:cs="Times New Roman"/>
          </w:rPr>
          <w:t xml:space="preserve"> curved motion and obstacle-related information</w:t>
        </w:r>
      </w:ins>
      <w:ins w:id="608" w:author="Benton, Deon" w:date="2026-05-08T16:48:00Z" w16du:dateUtc="2026-05-08T21:48:00Z">
        <w:r w:rsidR="00C26E65">
          <w:rPr>
            <w:rFonts w:ascii="Times New Roman" w:hAnsi="Times New Roman" w:cs="Times New Roman"/>
          </w:rPr>
          <w:t xml:space="preserve"> during pretraining—and that was subsequently reinforced duri</w:t>
        </w:r>
      </w:ins>
      <w:ins w:id="609" w:author="Benton, Deon" w:date="2026-05-08T16:49:00Z" w16du:dateUtc="2026-05-08T21:49:00Z">
        <w:r w:rsidR="00C26E65">
          <w:rPr>
            <w:rFonts w:ascii="Times New Roman" w:hAnsi="Times New Roman" w:cs="Times New Roman"/>
          </w:rPr>
          <w:t>ng the habituation phase—</w:t>
        </w:r>
      </w:ins>
      <w:ins w:id="610" w:author="Benton, Deon" w:date="2026-05-08T14:27:00Z" w16du:dateUtc="2026-05-08T19:27:00Z">
        <w:r w:rsidRPr="0078102C">
          <w:rPr>
            <w:rFonts w:ascii="Times New Roman" w:hAnsi="Times New Roman" w:cs="Times New Roman"/>
          </w:rPr>
          <w:t>was violated when curved motion occurred in the absence of the expected barrier. By contrast,</w:t>
        </w:r>
      </w:ins>
      <w:ins w:id="611" w:author="Benton, Deon" w:date="2026-05-08T16:49:00Z" w16du:dateUtc="2026-05-08T21:49:00Z">
        <w:r w:rsidR="00C26E65">
          <w:rPr>
            <w:rFonts w:ascii="Times New Roman" w:hAnsi="Times New Roman" w:cs="Times New Roman"/>
          </w:rPr>
          <w:t xml:space="preserve"> the reason</w:t>
        </w:r>
      </w:ins>
      <w:ins w:id="612" w:author="Benton, Deon" w:date="2026-05-08T14:27:00Z" w16du:dateUtc="2026-05-08T19:27:00Z">
        <w:r w:rsidRPr="0078102C">
          <w:rPr>
            <w:rFonts w:ascii="Times New Roman" w:hAnsi="Times New Roman" w:cs="Times New Roman"/>
          </w:rPr>
          <w:t xml:space="preserve"> networks in the Control condition looked about equally long at both test events</w:t>
        </w:r>
      </w:ins>
      <w:ins w:id="613" w:author="Benton, Deon" w:date="2026-05-08T16:49:00Z" w16du:dateUtc="2026-05-08T21:49:00Z">
        <w:r w:rsidR="00C26E65">
          <w:rPr>
            <w:rFonts w:ascii="Times New Roman" w:hAnsi="Times New Roman" w:cs="Times New Roman"/>
          </w:rPr>
          <w:t xml:space="preserve"> is</w:t>
        </w:r>
      </w:ins>
      <w:ins w:id="614" w:author="Benton, Deon" w:date="2026-05-08T14:27:00Z" w16du:dateUtc="2026-05-08T19:27:00Z">
        <w:r w:rsidRPr="0078102C">
          <w:rPr>
            <w:rFonts w:ascii="Times New Roman" w:hAnsi="Times New Roman" w:cs="Times New Roman"/>
          </w:rPr>
          <w:t xml:space="preserve"> because the reduced salience of the peripheral obstacle prevented robust associations from forming between the obstacle and the </w:t>
        </w:r>
        <w:r w:rsidRPr="0078102C">
          <w:rPr>
            <w:rFonts w:ascii="Times New Roman" w:hAnsi="Times New Roman" w:cs="Times New Roman"/>
          </w:rPr>
          <w:lastRenderedPageBreak/>
          <w:t>arced trajectory during habituation. Taken together, these findings suggest that infants’ looking behavior in Gergely-style studies may be ex</w:t>
        </w:r>
      </w:ins>
      <w:ins w:id="615" w:author="Benton, Deon" w:date="2026-05-08T16:50:00Z" w16du:dateUtc="2026-05-08T21:50:00Z">
        <w:r w:rsidR="004A732C">
          <w:rPr>
            <w:rFonts w:ascii="Times New Roman" w:hAnsi="Times New Roman" w:cs="Times New Roman"/>
          </w:rPr>
          <w:t>plained</w:t>
        </w:r>
      </w:ins>
      <w:ins w:id="616" w:author="Benton, Deon" w:date="2026-05-08T14:27:00Z" w16du:dateUtc="2026-05-08T19:27:00Z">
        <w:r w:rsidRPr="0078102C">
          <w:rPr>
            <w:rFonts w:ascii="Times New Roman" w:hAnsi="Times New Roman" w:cs="Times New Roman"/>
          </w:rPr>
          <w:t xml:space="preserve"> in terms of learned associations among perceptual features</w:t>
        </w:r>
      </w:ins>
      <w:ins w:id="617" w:author="Benton, Deon" w:date="2026-05-08T16:50:00Z" w16du:dateUtc="2026-05-08T21:50:00Z">
        <w:r w:rsidR="004A732C">
          <w:rPr>
            <w:rFonts w:ascii="Times New Roman" w:hAnsi="Times New Roman" w:cs="Times New Roman"/>
          </w:rPr>
          <w:t xml:space="preserve"> combined with assumptions about the visual salience of those features.</w:t>
        </w:r>
      </w:ins>
      <w:ins w:id="618" w:author="Benton, Deon" w:date="2026-05-08T14:27:00Z" w16du:dateUtc="2026-05-08T19:27:00Z">
        <w:r w:rsidRPr="0078102C">
          <w:rPr>
            <w:rFonts w:ascii="Times New Roman" w:hAnsi="Times New Roman" w:cs="Times New Roman"/>
          </w:rPr>
          <w:t xml:space="preserve"> </w:t>
        </w:r>
      </w:ins>
      <w:ins w:id="619" w:author="Benton, Deon" w:date="2026-05-08T17:03:00Z" w16du:dateUtc="2026-05-08T22:03:00Z">
        <w:r w:rsidR="004A0E45" w:rsidRPr="004A0E45">
          <w:rPr>
            <w:rFonts w:ascii="Times New Roman" w:hAnsi="Times New Roman" w:cs="Times New Roman"/>
          </w:rPr>
          <w:t xml:space="preserve">A more extended discussion of the mechanism underlying the model’s behavior was provided here because many of the same associative principles described in the current simulation will also explain how ALIAS reproduces the target behaviors in the remaining simulations. As such, </w:t>
        </w:r>
        <w:r w:rsidR="004A0E45">
          <w:rPr>
            <w:rFonts w:ascii="Times New Roman" w:hAnsi="Times New Roman" w:cs="Times New Roman"/>
          </w:rPr>
          <w:t xml:space="preserve">establishing how these principles </w:t>
        </w:r>
      </w:ins>
      <w:ins w:id="620" w:author="Benton, Deon" w:date="2026-05-08T17:04:00Z" w16du:dateUtc="2026-05-08T22:04:00Z">
        <w:r w:rsidR="00000938">
          <w:rPr>
            <w:rFonts w:ascii="Times New Roman" w:hAnsi="Times New Roman" w:cs="Times New Roman"/>
          </w:rPr>
          <w:t>operate</w:t>
        </w:r>
      </w:ins>
      <w:ins w:id="621" w:author="Benton, Deon" w:date="2026-05-08T17:03:00Z" w16du:dateUtc="2026-05-08T22:03:00Z">
        <w:r w:rsidR="004A0E45">
          <w:rPr>
            <w:rFonts w:ascii="Times New Roman" w:hAnsi="Times New Roman" w:cs="Times New Roman"/>
          </w:rPr>
          <w:t xml:space="preserve"> here</w:t>
        </w:r>
        <w:r w:rsidR="004A0E45" w:rsidRPr="004A0E45">
          <w:rPr>
            <w:rFonts w:ascii="Times New Roman" w:hAnsi="Times New Roman" w:cs="Times New Roman"/>
          </w:rPr>
          <w:t xml:space="preserve"> makes it possible for subsequent discussions of the model’s behavior to be more abbreviated.</w:t>
        </w:r>
      </w:ins>
    </w:p>
    <w:p w14:paraId="6E5CB6A2" w14:textId="1D5CF281" w:rsidR="00524642" w:rsidRDefault="001E1E8F" w:rsidP="008554A5">
      <w:pPr>
        <w:spacing w:line="480" w:lineRule="auto"/>
        <w:ind w:firstLine="720"/>
        <w:contextualSpacing/>
        <w:rPr>
          <w:rFonts w:ascii="Times New Roman" w:eastAsia="Times New Roman" w:hAnsi="Times New Roman" w:cs="Times New Roman"/>
        </w:rPr>
      </w:pPr>
      <w:ins w:id="622" w:author="Benton, Deon" w:date="2026-05-08T13:49:00Z" w16du:dateUtc="2026-05-08T18:49:00Z">
        <w:r>
          <w:rPr>
            <w:rFonts w:ascii="Times New Roman" w:hAnsi="Times New Roman" w:cs="Times New Roman"/>
          </w:rPr>
          <w:t xml:space="preserve"> </w:t>
        </w:r>
      </w:ins>
      <w:ins w:id="623" w:author="Benton, Deon" w:date="2026-05-08T17:05:00Z" w16du:dateUtc="2026-05-08T22:05:00Z">
        <w:r w:rsidR="00000938">
          <w:rPr>
            <w:rFonts w:ascii="Times New Roman" w:eastAsia="Times New Roman" w:hAnsi="Times New Roman" w:cs="Times New Roman"/>
          </w:rPr>
          <w:t>Although the current results</w:t>
        </w:r>
      </w:ins>
      <w:ins w:id="624" w:author="Benton, Deon" w:date="2026-05-08T14:15:00Z" w16du:dateUtc="2026-05-08T19:15:00Z">
        <w:r w:rsidR="00A150EF">
          <w:rPr>
            <w:rFonts w:ascii="Times New Roman" w:eastAsia="Times New Roman" w:hAnsi="Times New Roman" w:cs="Times New Roman"/>
          </w:rPr>
          <w:t xml:space="preserve"> challenge the </w:t>
        </w:r>
      </w:ins>
      <w:ins w:id="625" w:author="Benton, Deon" w:date="2026-05-08T14:17:00Z" w16du:dateUtc="2026-05-08T19:17:00Z">
        <w:r w:rsidR="00A150EF">
          <w:rPr>
            <w:rFonts w:ascii="Times New Roman" w:eastAsia="Times New Roman" w:hAnsi="Times New Roman" w:cs="Times New Roman"/>
          </w:rPr>
          <w:t>claim</w:t>
        </w:r>
      </w:ins>
      <w:ins w:id="626" w:author="Benton, Deon" w:date="2026-05-08T14:15:00Z" w16du:dateUtc="2026-05-08T19:15:00Z">
        <w:r w:rsidR="00A150EF">
          <w:rPr>
            <w:rFonts w:ascii="Times New Roman" w:eastAsia="Times New Roman" w:hAnsi="Times New Roman" w:cs="Times New Roman"/>
          </w:rPr>
          <w:t xml:space="preserve"> that </w:t>
        </w:r>
      </w:ins>
      <w:ins w:id="627" w:author="Benton, Deon" w:date="2026-05-08T14:17:00Z" w16du:dateUtc="2026-05-08T19:17:00Z">
        <w:r w:rsidR="00A150EF">
          <w:rPr>
            <w:rFonts w:ascii="Times New Roman" w:eastAsia="Times New Roman" w:hAnsi="Times New Roman" w:cs="Times New Roman"/>
          </w:rPr>
          <w:t>infants</w:t>
        </w:r>
      </w:ins>
      <w:ins w:id="628" w:author="Benton, Deon" w:date="2026-05-08T14:15:00Z" w16du:dateUtc="2026-05-08T19:15:00Z">
        <w:r w:rsidR="00A150EF">
          <w:rPr>
            <w:rFonts w:ascii="Times New Roman" w:eastAsia="Times New Roman" w:hAnsi="Times New Roman" w:cs="Times New Roman"/>
          </w:rPr>
          <w:t xml:space="preserve"> </w:t>
        </w:r>
      </w:ins>
      <w:ins w:id="629" w:author="Benton, Deon" w:date="2026-05-08T14:17:00Z" w16du:dateUtc="2026-05-08T19:17:00Z">
        <w:r w:rsidR="00A150EF">
          <w:rPr>
            <w:rFonts w:ascii="Times New Roman" w:eastAsia="Times New Roman" w:hAnsi="Times New Roman" w:cs="Times New Roman"/>
          </w:rPr>
          <w:t>possess</w:t>
        </w:r>
      </w:ins>
      <w:ins w:id="630" w:author="Benton, Deon" w:date="2026-05-08T14:19:00Z" w16du:dateUtc="2026-05-08T19:19:00Z">
        <w:r w:rsidR="000615BE">
          <w:rPr>
            <w:rFonts w:ascii="Times New Roman" w:eastAsia="Times New Roman" w:hAnsi="Times New Roman" w:cs="Times New Roman"/>
          </w:rPr>
          <w:t xml:space="preserve"> a domain-specific syst</w:t>
        </w:r>
      </w:ins>
      <w:ins w:id="631" w:author="Benton, Deon" w:date="2026-05-08T14:20:00Z" w16du:dateUtc="2026-05-08T19:20:00Z">
        <w:r w:rsidR="000615BE">
          <w:rPr>
            <w:rFonts w:ascii="Times New Roman" w:eastAsia="Times New Roman" w:hAnsi="Times New Roman" w:cs="Times New Roman"/>
          </w:rPr>
          <w:t>em that enables them to</w:t>
        </w:r>
        <w:r w:rsidR="009F5C22">
          <w:rPr>
            <w:rFonts w:ascii="Times New Roman" w:eastAsia="Times New Roman" w:hAnsi="Times New Roman" w:cs="Times New Roman"/>
          </w:rPr>
          <w:t xml:space="preserve"> reason about actions in terms of</w:t>
        </w:r>
      </w:ins>
      <w:ins w:id="632" w:author="Benton, Deon" w:date="2026-05-08T14:21:00Z" w16du:dateUtc="2026-05-08T19:21:00Z">
        <w:r w:rsidR="009F5C22">
          <w:rPr>
            <w:rFonts w:ascii="Times New Roman" w:eastAsia="Times New Roman" w:hAnsi="Times New Roman" w:cs="Times New Roman"/>
          </w:rPr>
          <w:t xml:space="preserve"> their efficiency and rationality</w:t>
        </w:r>
      </w:ins>
      <w:ins w:id="633" w:author="Benton, Deon" w:date="2026-05-08T17:06:00Z" w16du:dateUtc="2026-05-08T22:06:00Z">
        <w:r w:rsidR="00000938">
          <w:rPr>
            <w:rFonts w:ascii="Times New Roman" w:eastAsia="Times New Roman" w:hAnsi="Times New Roman" w:cs="Times New Roman"/>
          </w:rPr>
          <w:t>,</w:t>
        </w:r>
      </w:ins>
      <w:ins w:id="634" w:author="Benton, Deon" w:date="2026-05-08T17:10:00Z" w16du:dateUtc="2026-05-08T22:10:00Z">
        <w:r w:rsidR="003A67F7">
          <w:rPr>
            <w:rFonts w:ascii="Times New Roman" w:eastAsia="Times New Roman" w:hAnsi="Times New Roman" w:cs="Times New Roman"/>
          </w:rPr>
          <w:t xml:space="preserve"> they nevertheless raise one potential concern:</w:t>
        </w:r>
      </w:ins>
      <w:ins w:id="635" w:author="Benton, Deon" w:date="2026-05-08T17:06:00Z" w16du:dateUtc="2026-05-08T22:06:00Z">
        <w:r w:rsidR="00000938">
          <w:rPr>
            <w:rFonts w:ascii="Times New Roman" w:eastAsia="Times New Roman" w:hAnsi="Times New Roman" w:cs="Times New Roman"/>
          </w:rPr>
          <w:t xml:space="preserve"> </w:t>
        </w:r>
      </w:ins>
      <w:ins w:id="636" w:author="Benton, Deon" w:date="2026-05-08T17:10:00Z" w16du:dateUtc="2026-05-08T22:10:00Z">
        <w:r w:rsidR="003A67F7">
          <w:rPr>
            <w:rFonts w:ascii="Times New Roman" w:eastAsia="Times New Roman" w:hAnsi="Times New Roman" w:cs="Times New Roman"/>
          </w:rPr>
          <w:t>This is that</w:t>
        </w:r>
      </w:ins>
      <w:ins w:id="637" w:author="Benton, Deon" w:date="2026-05-08T14:22:00Z" w16du:dateUtc="2026-05-08T19:22:00Z">
        <w:r w:rsidR="008554A5">
          <w:rPr>
            <w:rFonts w:ascii="Times New Roman" w:eastAsia="Times New Roman" w:hAnsi="Times New Roman" w:cs="Times New Roman"/>
          </w:rPr>
          <w:t xml:space="preserve"> </w:t>
        </w:r>
      </w:ins>
      <w:r w:rsidR="00CC3593">
        <w:rPr>
          <w:rFonts w:ascii="Times New Roman" w:eastAsia="Times New Roman" w:hAnsi="Times New Roman" w:cs="Times New Roman"/>
        </w:rPr>
        <w:t>the network’s “real-world” experience</w:t>
      </w:r>
      <w:ins w:id="638" w:author="Benton, Deon" w:date="2026-05-08T17:07:00Z" w16du:dateUtc="2026-05-08T22:07:00Z">
        <w:r w:rsidR="009774E2">
          <w:rPr>
            <w:rFonts w:ascii="Times New Roman" w:eastAsia="Times New Roman" w:hAnsi="Times New Roman" w:cs="Times New Roman"/>
          </w:rPr>
          <w:t xml:space="preserve"> may have been </w:t>
        </w:r>
      </w:ins>
      <w:ins w:id="639" w:author="Benton, Deon" w:date="2026-05-08T17:08:00Z" w16du:dateUtc="2026-05-08T22:08:00Z">
        <w:r w:rsidR="009774E2">
          <w:rPr>
            <w:rFonts w:ascii="Times New Roman" w:eastAsia="Times New Roman" w:hAnsi="Times New Roman" w:cs="Times New Roman"/>
          </w:rPr>
          <w:t>much purer than that</w:t>
        </w:r>
      </w:ins>
      <w:ins w:id="640" w:author="Benton, Deon" w:date="2026-05-08T17:07:00Z" w16du:dateUtc="2026-05-08T22:07:00Z">
        <w:r w:rsidR="009774E2">
          <w:rPr>
            <w:rFonts w:ascii="Times New Roman" w:eastAsia="Times New Roman" w:hAnsi="Times New Roman" w:cs="Times New Roman"/>
          </w:rPr>
          <w:t xml:space="preserve"> of infants</w:t>
        </w:r>
      </w:ins>
      <w:ins w:id="641" w:author="Benton, Deon" w:date="2026-05-08T17:08:00Z" w16du:dateUtc="2026-05-08T22:08:00Z">
        <w:r w:rsidR="009774E2">
          <w:rPr>
            <w:rFonts w:ascii="Times New Roman" w:eastAsia="Times New Roman" w:hAnsi="Times New Roman" w:cs="Times New Roman"/>
          </w:rPr>
          <w:t xml:space="preserve">. The </w:t>
        </w:r>
      </w:ins>
      <w:ins w:id="642" w:author="Benton, Deon" w:date="2026-05-08T17:11:00Z" w16du:dateUtc="2026-05-08T22:11:00Z">
        <w:r w:rsidR="003A67F7">
          <w:rPr>
            <w:rFonts w:ascii="Times New Roman" w:eastAsia="Times New Roman" w:hAnsi="Times New Roman" w:cs="Times New Roman"/>
          </w:rPr>
          <w:t>specific concern here is that</w:t>
        </w:r>
      </w:ins>
      <w:r w:rsidR="00BF6767">
        <w:rPr>
          <w:rFonts w:ascii="Times New Roman" w:eastAsia="Times New Roman" w:hAnsi="Times New Roman" w:cs="Times New Roman"/>
        </w:rPr>
        <w:t>, in the current model,</w:t>
      </w:r>
      <w:r w:rsidR="00CC3593">
        <w:rPr>
          <w:rFonts w:ascii="Times New Roman" w:eastAsia="Times New Roman" w:hAnsi="Times New Roman" w:cs="Times New Roman"/>
        </w:rPr>
        <w:t xml:space="preserve"> </w:t>
      </w:r>
      <w:r w:rsidR="00585C9B">
        <w:rPr>
          <w:rFonts w:ascii="Times New Roman" w:eastAsia="Times New Roman" w:hAnsi="Times New Roman" w:cs="Times New Roman"/>
        </w:rPr>
        <w:t xml:space="preserve">arced motion </w:t>
      </w:r>
      <w:r w:rsidR="00BF6767">
        <w:rPr>
          <w:rFonts w:ascii="Times New Roman" w:eastAsia="Times New Roman" w:hAnsi="Times New Roman" w:cs="Times New Roman"/>
        </w:rPr>
        <w:t>never occurred in the absence of obstacles</w:t>
      </w:r>
      <w:r w:rsidR="0086194C">
        <w:rPr>
          <w:rFonts w:ascii="Times New Roman" w:eastAsia="Times New Roman" w:hAnsi="Times New Roman" w:cs="Times New Roman"/>
        </w:rPr>
        <w:t xml:space="preserve"> during</w:t>
      </w:r>
      <w:r w:rsidR="009E5DAF">
        <w:rPr>
          <w:rFonts w:ascii="Times New Roman" w:eastAsia="Times New Roman" w:hAnsi="Times New Roman" w:cs="Times New Roman"/>
        </w:rPr>
        <w:t xml:space="preserve"> pretraining</w:t>
      </w:r>
      <w:r w:rsidR="00CC3593">
        <w:rPr>
          <w:rFonts w:ascii="Times New Roman" w:eastAsia="Times New Roman" w:hAnsi="Times New Roman" w:cs="Times New Roman"/>
        </w:rPr>
        <w:t>.</w:t>
      </w:r>
      <w:r w:rsidR="00C2212E">
        <w:rPr>
          <w:rFonts w:ascii="Times New Roman" w:eastAsia="Times New Roman" w:hAnsi="Times New Roman" w:cs="Times New Roman"/>
        </w:rPr>
        <w:t xml:space="preserve"> </w:t>
      </w:r>
      <w:ins w:id="643" w:author="Benton, Deon" w:date="2026-05-08T17:09:00Z" w16du:dateUtc="2026-05-08T22:09:00Z">
        <w:r w:rsidR="003A67F7">
          <w:rPr>
            <w:rFonts w:ascii="Times New Roman" w:eastAsia="Times New Roman" w:hAnsi="Times New Roman" w:cs="Times New Roman"/>
          </w:rPr>
          <w:t>By contrast</w:t>
        </w:r>
      </w:ins>
      <w:ins w:id="644" w:author="Benton, Deon" w:date="2026-05-08T14:23:00Z" w16du:dateUtc="2026-05-08T19:23:00Z">
        <w:r w:rsidR="008554A5">
          <w:rPr>
            <w:rFonts w:ascii="Times New Roman" w:eastAsia="Times New Roman" w:hAnsi="Times New Roman" w:cs="Times New Roman"/>
          </w:rPr>
          <w:t>,</w:t>
        </w:r>
      </w:ins>
      <w:r w:rsidR="00C2212E">
        <w:rPr>
          <w:rFonts w:ascii="Times New Roman" w:eastAsia="Times New Roman" w:hAnsi="Times New Roman" w:cs="Times New Roman"/>
        </w:rPr>
        <w:t xml:space="preserve"> </w:t>
      </w:r>
      <w:r w:rsidR="00660DD3">
        <w:rPr>
          <w:rFonts w:ascii="Times New Roman" w:eastAsia="Times New Roman" w:hAnsi="Times New Roman" w:cs="Times New Roman"/>
        </w:rPr>
        <w:t xml:space="preserve">it seems likely that infants </w:t>
      </w:r>
      <w:r w:rsidR="002A122C">
        <w:rPr>
          <w:rFonts w:ascii="Times New Roman" w:eastAsia="Times New Roman" w:hAnsi="Times New Roman" w:cs="Times New Roman"/>
        </w:rPr>
        <w:t>observe instances of</w:t>
      </w:r>
      <w:r w:rsidR="00C2212E">
        <w:rPr>
          <w:rFonts w:ascii="Times New Roman" w:eastAsia="Times New Roman" w:hAnsi="Times New Roman" w:cs="Times New Roman"/>
        </w:rPr>
        <w:t xml:space="preserve"> arced motion in the absence of physical obstacles (e.g., when </w:t>
      </w:r>
      <w:r w:rsidR="001C40F2">
        <w:rPr>
          <w:rFonts w:ascii="Times New Roman" w:eastAsia="Times New Roman" w:hAnsi="Times New Roman" w:cs="Times New Roman"/>
        </w:rPr>
        <w:t>an older</w:t>
      </w:r>
      <w:r w:rsidR="00C2212E">
        <w:rPr>
          <w:rFonts w:ascii="Times New Roman" w:eastAsia="Times New Roman" w:hAnsi="Times New Roman" w:cs="Times New Roman"/>
        </w:rPr>
        <w:t xml:space="preserve"> sibling joyfully skips around the yard</w:t>
      </w:r>
      <w:r w:rsidR="001C40F2">
        <w:rPr>
          <w:rFonts w:ascii="Times New Roman" w:eastAsia="Times New Roman" w:hAnsi="Times New Roman" w:cs="Times New Roman"/>
        </w:rPr>
        <w:t xml:space="preserve"> or a cousin plays </w:t>
      </w:r>
      <w:r w:rsidR="003012FF">
        <w:rPr>
          <w:rFonts w:ascii="Times New Roman" w:eastAsia="Times New Roman" w:hAnsi="Times New Roman" w:cs="Times New Roman"/>
        </w:rPr>
        <w:t>the “Floor is Lava”</w:t>
      </w:r>
      <w:r w:rsidR="00C2212E">
        <w:rPr>
          <w:rFonts w:ascii="Times New Roman" w:eastAsia="Times New Roman" w:hAnsi="Times New Roman" w:cs="Times New Roman"/>
        </w:rPr>
        <w:t>). Thus,</w:t>
      </w:r>
      <w:r w:rsidR="004C38F1">
        <w:rPr>
          <w:rFonts w:ascii="Times New Roman" w:eastAsia="Times New Roman" w:hAnsi="Times New Roman" w:cs="Times New Roman"/>
        </w:rPr>
        <w:t xml:space="preserve"> before it can be concluded that ALIAS provides a plausible explanation of infants’ looking performance in action understanding studies broadly</w:t>
      </w:r>
      <w:r w:rsidR="00A9137D">
        <w:rPr>
          <w:rFonts w:ascii="Times New Roman" w:eastAsia="Times New Roman" w:hAnsi="Times New Roman" w:cs="Times New Roman"/>
        </w:rPr>
        <w:t xml:space="preserve"> rather than being limited to capturing the first target finding</w:t>
      </w:r>
      <w:r w:rsidR="004C38F1">
        <w:rPr>
          <w:rFonts w:ascii="Times New Roman" w:eastAsia="Times New Roman" w:hAnsi="Times New Roman" w:cs="Times New Roman"/>
        </w:rPr>
        <w:t xml:space="preserve">, </w:t>
      </w:r>
      <w:r w:rsidR="007B44B6">
        <w:rPr>
          <w:rFonts w:ascii="Times New Roman" w:eastAsia="Times New Roman" w:hAnsi="Times New Roman" w:cs="Times New Roman"/>
        </w:rPr>
        <w:t>it</w:t>
      </w:r>
      <w:r w:rsidR="003012FF">
        <w:rPr>
          <w:rFonts w:ascii="Times New Roman" w:eastAsia="Times New Roman" w:hAnsi="Times New Roman" w:cs="Times New Roman"/>
        </w:rPr>
        <w:t xml:space="preserve"> is important to demonstrate the </w:t>
      </w:r>
      <w:r w:rsidR="00AB78AE">
        <w:rPr>
          <w:rFonts w:ascii="Times New Roman" w:eastAsia="Times New Roman" w:hAnsi="Times New Roman" w:cs="Times New Roman"/>
        </w:rPr>
        <w:t>robustness of ALIAS’s performance in a</w:t>
      </w:r>
      <w:r w:rsidR="00C67B37">
        <w:rPr>
          <w:rFonts w:ascii="Times New Roman" w:eastAsia="Times New Roman" w:hAnsi="Times New Roman" w:cs="Times New Roman"/>
        </w:rPr>
        <w:t xml:space="preserve"> simulation that varies</w:t>
      </w:r>
      <w:r w:rsidR="00AB78AE">
        <w:rPr>
          <w:rFonts w:ascii="Times New Roman" w:eastAsia="Times New Roman" w:hAnsi="Times New Roman" w:cs="Times New Roman"/>
        </w:rPr>
        <w:t xml:space="preserve"> </w:t>
      </w:r>
      <w:r w:rsidR="00C2212E">
        <w:rPr>
          <w:rFonts w:ascii="Times New Roman" w:eastAsia="Times New Roman" w:hAnsi="Times New Roman" w:cs="Times New Roman"/>
        </w:rPr>
        <w:t xml:space="preserve">the </w:t>
      </w:r>
      <w:r w:rsidR="00EC725F">
        <w:rPr>
          <w:rFonts w:ascii="Times New Roman" w:eastAsia="Times New Roman" w:hAnsi="Times New Roman" w:cs="Times New Roman"/>
        </w:rPr>
        <w:t>ratio of constrained (i.e., with a barrier) to unconstrained (i.e., without a barrier)</w:t>
      </w:r>
      <w:r w:rsidR="00AB78AE">
        <w:rPr>
          <w:rFonts w:ascii="Times New Roman" w:eastAsia="Times New Roman" w:hAnsi="Times New Roman" w:cs="Times New Roman"/>
        </w:rPr>
        <w:t xml:space="preserve"> arced motion</w:t>
      </w:r>
      <w:r w:rsidR="00660DD3">
        <w:rPr>
          <w:rFonts w:ascii="Times New Roman" w:eastAsia="Times New Roman" w:hAnsi="Times New Roman" w:cs="Times New Roman"/>
        </w:rPr>
        <w:t xml:space="preserve"> during pretraining</w:t>
      </w:r>
      <w:r w:rsidR="00661234">
        <w:rPr>
          <w:rFonts w:ascii="Times New Roman" w:eastAsia="Times New Roman" w:hAnsi="Times New Roman" w:cs="Times New Roman"/>
        </w:rPr>
        <w:t xml:space="preserve">. </w:t>
      </w:r>
      <w:r w:rsidR="00AB78AE">
        <w:rPr>
          <w:rFonts w:ascii="Times New Roman" w:eastAsia="Times New Roman" w:hAnsi="Times New Roman" w:cs="Times New Roman"/>
        </w:rPr>
        <w:t>Simulation 1b addressed this issue.</w:t>
      </w:r>
      <w:r w:rsidR="002306AB">
        <w:rPr>
          <w:rFonts w:ascii="Times New Roman" w:eastAsia="Times New Roman" w:hAnsi="Times New Roman" w:cs="Times New Roman"/>
        </w:rPr>
        <w:t xml:space="preserve"> </w:t>
      </w:r>
      <w:r w:rsidR="00660DD3">
        <w:rPr>
          <w:rFonts w:ascii="Times New Roman" w:eastAsia="Times New Roman" w:hAnsi="Times New Roman" w:cs="Times New Roman"/>
        </w:rPr>
        <w:t xml:space="preserve">Subsequent simulations will address several remaining issues.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3C5492">
        <w:rPr>
          <w:rFonts w:ascii="Times New Roman" w:eastAsia="Times New Roman" w:hAnsi="Times New Roman" w:cs="Times New Roman"/>
          <w:b/>
          <w:bCs/>
        </w:rPr>
        <w:t>1b</w:t>
      </w:r>
    </w:p>
    <w:p w14:paraId="7654B5CB" w14:textId="59F61418" w:rsidR="00D135D3" w:rsidRDefault="00585C9B" w:rsidP="009A08C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The main difference between this simulation and Simulation 1a was that here the ratio of </w:t>
      </w:r>
      <w:r w:rsidR="006E1BC4">
        <w:rPr>
          <w:rFonts w:ascii="Times New Roman" w:eastAsia="Times New Roman" w:hAnsi="Times New Roman" w:cs="Times New Roman"/>
        </w:rPr>
        <w:t>constrained a</w:t>
      </w:r>
      <w:r>
        <w:rPr>
          <w:rFonts w:ascii="Times New Roman" w:eastAsia="Times New Roman" w:hAnsi="Times New Roman" w:cs="Times New Roman"/>
        </w:rPr>
        <w:t>rced motion to</w:t>
      </w:r>
      <w:r w:rsidR="00700E15">
        <w:rPr>
          <w:rFonts w:ascii="Times New Roman" w:eastAsia="Times New Roman" w:hAnsi="Times New Roman" w:cs="Times New Roman"/>
        </w:rPr>
        <w:t xml:space="preserve"> unconstrained arced motion </w:t>
      </w:r>
      <w:r>
        <w:rPr>
          <w:rFonts w:ascii="Times New Roman" w:eastAsia="Times New Roman" w:hAnsi="Times New Roman" w:cs="Times New Roman"/>
        </w:rPr>
        <w:t xml:space="preserve">varied across networks. </w:t>
      </w:r>
      <w:r w:rsidR="00560C9F">
        <w:rPr>
          <w:rFonts w:ascii="Times New Roman" w:eastAsia="Times New Roman" w:hAnsi="Times New Roman" w:cs="Times New Roman"/>
        </w:rPr>
        <w:t>Six</w:t>
      </w:r>
      <w:r w:rsidR="0086256F">
        <w:rPr>
          <w:rFonts w:ascii="Times New Roman" w:eastAsia="Times New Roman" w:hAnsi="Times New Roman" w:cs="Times New Roman"/>
        </w:rPr>
        <w:t xml:space="preserve"> different ratio</w:t>
      </w:r>
      <w:r w:rsidR="00851BB4">
        <w:rPr>
          <w:rFonts w:ascii="Times New Roman" w:eastAsia="Times New Roman" w:hAnsi="Times New Roman" w:cs="Times New Roman"/>
        </w:rPr>
        <w:t>s</w:t>
      </w:r>
      <w:r w:rsidR="006E1BC4">
        <w:rPr>
          <w:rFonts w:ascii="Times New Roman" w:eastAsia="Times New Roman" w:hAnsi="Times New Roman" w:cs="Times New Roman"/>
        </w:rPr>
        <w:t xml:space="preserve"> </w:t>
      </w:r>
      <w:r w:rsidR="0086256F">
        <w:rPr>
          <w:rFonts w:ascii="Times New Roman" w:eastAsia="Times New Roman" w:hAnsi="Times New Roman" w:cs="Times New Roman"/>
        </w:rPr>
        <w:t>were used</w:t>
      </w:r>
      <w:r w:rsidR="006E1BC4">
        <w:rPr>
          <w:rFonts w:ascii="Times New Roman" w:eastAsia="Times New Roman" w:hAnsi="Times New Roman" w:cs="Times New Roman"/>
        </w:rPr>
        <w:t xml:space="preserve">, </w:t>
      </w:r>
      <w:r w:rsidR="00700E15">
        <w:rPr>
          <w:rFonts w:ascii="Times New Roman" w:eastAsia="Times New Roman" w:hAnsi="Times New Roman" w:cs="Times New Roman"/>
        </w:rPr>
        <w:t xml:space="preserve">and </w:t>
      </w:r>
      <w:r w:rsidR="006E1BC4">
        <w:rPr>
          <w:rFonts w:ascii="Times New Roman" w:eastAsia="Times New Roman" w:hAnsi="Times New Roman" w:cs="Times New Roman"/>
        </w:rPr>
        <w:t>each correspond</w:t>
      </w:r>
      <w:r w:rsidR="00700E15">
        <w:rPr>
          <w:rFonts w:ascii="Times New Roman" w:eastAsia="Times New Roman" w:hAnsi="Times New Roman" w:cs="Times New Roman"/>
        </w:rPr>
        <w:t>ed</w:t>
      </w:r>
      <w:r w:rsidR="006E1BC4">
        <w:rPr>
          <w:rFonts w:ascii="Times New Roman" w:eastAsia="Times New Roman" w:hAnsi="Times New Roman" w:cs="Times New Roman"/>
        </w:rPr>
        <w:t xml:space="preserve"> to a different condition</w:t>
      </w:r>
      <w:r w:rsidR="0086256F">
        <w:rPr>
          <w:rFonts w:ascii="Times New Roman" w:eastAsia="Times New Roman" w:hAnsi="Times New Roman" w:cs="Times New Roman"/>
        </w:rPr>
        <w:t xml:space="preserve">: 100% </w:t>
      </w:r>
      <w:r w:rsidR="00700E15">
        <w:rPr>
          <w:rFonts w:ascii="Times New Roman" w:eastAsia="Times New Roman" w:hAnsi="Times New Roman" w:cs="Times New Roman"/>
        </w:rPr>
        <w:t xml:space="preserve">constrained </w:t>
      </w:r>
      <w:r w:rsidR="0086256F">
        <w:rPr>
          <w:rFonts w:ascii="Times New Roman" w:eastAsia="Times New Roman" w:hAnsi="Times New Roman" w:cs="Times New Roman"/>
        </w:rPr>
        <w:t>vs. 0%</w:t>
      </w:r>
      <w:r w:rsidR="00700E15">
        <w:rPr>
          <w:rFonts w:ascii="Times New Roman" w:eastAsia="Times New Roman" w:hAnsi="Times New Roman" w:cs="Times New Roman"/>
        </w:rPr>
        <w:t xml:space="preserve"> unconstrained</w:t>
      </w:r>
      <w:r w:rsidR="00AE3FD6">
        <w:rPr>
          <w:rFonts w:ascii="Times New Roman" w:eastAsia="Times New Roman" w:hAnsi="Times New Roman" w:cs="Times New Roman"/>
        </w:rPr>
        <w:t>;</w:t>
      </w:r>
      <w:r w:rsidR="00B208F8">
        <w:rPr>
          <w:rFonts w:ascii="Times New Roman" w:eastAsia="Times New Roman" w:hAnsi="Times New Roman" w:cs="Times New Roman"/>
        </w:rPr>
        <w:t xml:space="preserve"> </w:t>
      </w:r>
      <w:r w:rsidR="00AE3FD6">
        <w:rPr>
          <w:rFonts w:ascii="Times New Roman" w:eastAsia="Times New Roman" w:hAnsi="Times New Roman" w:cs="Times New Roman"/>
        </w:rPr>
        <w:t xml:space="preserve">90% </w:t>
      </w:r>
      <w:r w:rsidR="00700E15">
        <w:rPr>
          <w:rFonts w:ascii="Times New Roman" w:eastAsia="Times New Roman" w:hAnsi="Times New Roman" w:cs="Times New Roman"/>
        </w:rPr>
        <w:t xml:space="preserve">constrained </w:t>
      </w:r>
      <w:r w:rsidR="00AE3FD6">
        <w:rPr>
          <w:rFonts w:ascii="Times New Roman" w:eastAsia="Times New Roman" w:hAnsi="Times New Roman" w:cs="Times New Roman"/>
        </w:rPr>
        <w:t xml:space="preserve">vs. 10% </w:t>
      </w:r>
      <w:r w:rsidR="00700E15">
        <w:rPr>
          <w:rFonts w:ascii="Times New Roman" w:eastAsia="Times New Roman" w:hAnsi="Times New Roman" w:cs="Times New Roman"/>
        </w:rPr>
        <w:t>unconstrained</w:t>
      </w:r>
      <w:r w:rsidR="00AE3FD6">
        <w:rPr>
          <w:rFonts w:ascii="Times New Roman" w:eastAsia="Times New Roman" w:hAnsi="Times New Roman" w:cs="Times New Roman"/>
        </w:rPr>
        <w:t>; 80%</w:t>
      </w:r>
      <w:r w:rsidR="00700E15">
        <w:rPr>
          <w:rFonts w:ascii="Times New Roman" w:eastAsia="Times New Roman" w:hAnsi="Times New Roman" w:cs="Times New Roman"/>
        </w:rPr>
        <w:t xml:space="preserve"> constrained</w:t>
      </w:r>
      <w:r w:rsidR="00AE3FD6">
        <w:rPr>
          <w:rFonts w:ascii="Times New Roman" w:eastAsia="Times New Roman" w:hAnsi="Times New Roman" w:cs="Times New Roman"/>
        </w:rPr>
        <w:t xml:space="preserve"> vs. 20%</w:t>
      </w:r>
      <w:r w:rsidR="00700E15">
        <w:rPr>
          <w:rFonts w:ascii="Times New Roman" w:eastAsia="Times New Roman" w:hAnsi="Times New Roman" w:cs="Times New Roman"/>
        </w:rPr>
        <w:t xml:space="preserve"> unconstrained</w:t>
      </w:r>
      <w:r w:rsidR="00560C9F">
        <w:rPr>
          <w:rFonts w:ascii="Times New Roman" w:eastAsia="Times New Roman" w:hAnsi="Times New Roman" w:cs="Times New Roman"/>
        </w:rPr>
        <w:t xml:space="preserve">; 70% </w:t>
      </w:r>
      <w:r w:rsidR="00700E15">
        <w:rPr>
          <w:rFonts w:ascii="Times New Roman" w:eastAsia="Times New Roman" w:hAnsi="Times New Roman" w:cs="Times New Roman"/>
        </w:rPr>
        <w:t xml:space="preserve">constrained </w:t>
      </w:r>
      <w:r w:rsidR="00560C9F">
        <w:rPr>
          <w:rFonts w:ascii="Times New Roman" w:eastAsia="Times New Roman" w:hAnsi="Times New Roman" w:cs="Times New Roman"/>
        </w:rPr>
        <w:t>vs. 30%</w:t>
      </w:r>
      <w:r w:rsidR="00700E15">
        <w:rPr>
          <w:rFonts w:ascii="Times New Roman" w:eastAsia="Times New Roman" w:hAnsi="Times New Roman" w:cs="Times New Roman"/>
        </w:rPr>
        <w:t xml:space="preserve"> unconstrained</w:t>
      </w:r>
      <w:r w:rsidR="00560C9F">
        <w:rPr>
          <w:rFonts w:ascii="Times New Roman" w:eastAsia="Times New Roman" w:hAnsi="Times New Roman" w:cs="Times New Roman"/>
        </w:rPr>
        <w:t xml:space="preserve">; 60% </w:t>
      </w:r>
      <w:r w:rsidR="00700E15">
        <w:rPr>
          <w:rFonts w:ascii="Times New Roman" w:eastAsia="Times New Roman" w:hAnsi="Times New Roman" w:cs="Times New Roman"/>
        </w:rPr>
        <w:t xml:space="preserve">constrained </w:t>
      </w:r>
      <w:r w:rsidR="00560C9F">
        <w:rPr>
          <w:rFonts w:ascii="Times New Roman" w:eastAsia="Times New Roman" w:hAnsi="Times New Roman" w:cs="Times New Roman"/>
        </w:rPr>
        <w:t xml:space="preserve">vs. 40% </w:t>
      </w:r>
      <w:r w:rsidR="00700E15">
        <w:rPr>
          <w:rFonts w:ascii="Times New Roman" w:eastAsia="Times New Roman" w:hAnsi="Times New Roman" w:cs="Times New Roman"/>
        </w:rPr>
        <w:t xml:space="preserve">unconstrained; </w:t>
      </w:r>
      <w:r w:rsidR="00736F05">
        <w:rPr>
          <w:rFonts w:ascii="Times New Roman" w:eastAsia="Times New Roman" w:hAnsi="Times New Roman" w:cs="Times New Roman"/>
        </w:rPr>
        <w:t xml:space="preserve">and 50% </w:t>
      </w:r>
      <w:r w:rsidR="00700E15">
        <w:rPr>
          <w:rFonts w:ascii="Times New Roman" w:eastAsia="Times New Roman" w:hAnsi="Times New Roman" w:cs="Times New Roman"/>
        </w:rPr>
        <w:t>constrained</w:t>
      </w:r>
      <w:r w:rsidR="00736F05">
        <w:rPr>
          <w:rFonts w:ascii="Times New Roman" w:eastAsia="Times New Roman" w:hAnsi="Times New Roman" w:cs="Times New Roman"/>
        </w:rPr>
        <w:t xml:space="preserve"> vs. 50%</w:t>
      </w:r>
      <w:r w:rsidR="00700E15">
        <w:rPr>
          <w:rFonts w:ascii="Times New Roman" w:eastAsia="Times New Roman" w:hAnsi="Times New Roman" w:cs="Times New Roman"/>
        </w:rPr>
        <w:t xml:space="preserve"> unconstrained</w:t>
      </w:r>
      <w:r>
        <w:rPr>
          <w:rFonts w:ascii="Times New Roman" w:eastAsia="Times New Roman" w:hAnsi="Times New Roman" w:cs="Times New Roman"/>
        </w:rPr>
        <w:t xml:space="preserve">. </w:t>
      </w:r>
      <w:r w:rsidR="00902E7F">
        <w:rPr>
          <w:rFonts w:ascii="Times New Roman" w:eastAsia="Times New Roman" w:hAnsi="Times New Roman" w:cs="Times New Roman"/>
        </w:rPr>
        <w:t xml:space="preserve">Here, a given ratio </w:t>
      </w:r>
      <w:r w:rsidR="00426521">
        <w:rPr>
          <w:rFonts w:ascii="Times New Roman" w:eastAsia="Times New Roman" w:hAnsi="Times New Roman" w:cs="Times New Roman"/>
        </w:rPr>
        <w:t>reflects</w:t>
      </w:r>
      <w:r w:rsidR="002E142A">
        <w:rPr>
          <w:rFonts w:ascii="Times New Roman" w:eastAsia="Times New Roman" w:hAnsi="Times New Roman" w:cs="Times New Roman"/>
        </w:rPr>
        <w:t xml:space="preserve"> the proportion of time during pretraining that networks experienced the corresponding motion.</w:t>
      </w:r>
      <w:r w:rsidR="00902E7F">
        <w:rPr>
          <w:rFonts w:ascii="Times New Roman" w:eastAsia="Times New Roman" w:hAnsi="Times New Roman" w:cs="Times New Roman"/>
        </w:rPr>
        <w:t xml:space="preserve"> </w:t>
      </w:r>
      <w:r w:rsidR="00EC725F">
        <w:rPr>
          <w:rFonts w:ascii="Times New Roman" w:eastAsia="Times New Roman" w:hAnsi="Times New Roman" w:cs="Times New Roman"/>
        </w:rPr>
        <w:t>To illustrate, c</w:t>
      </w:r>
      <w:r w:rsidR="002E142A">
        <w:rPr>
          <w:rFonts w:ascii="Times New Roman" w:eastAsia="Times New Roman" w:hAnsi="Times New Roman" w:cs="Times New Roman"/>
        </w:rPr>
        <w:t xml:space="preserve">onsider the </w:t>
      </w:r>
      <w:r w:rsidR="00B627C2">
        <w:rPr>
          <w:rFonts w:ascii="Times New Roman" w:eastAsia="Times New Roman" w:hAnsi="Times New Roman" w:cs="Times New Roman"/>
        </w:rPr>
        <w:t>“</w:t>
      </w:r>
      <w:r w:rsidR="002E142A">
        <w:rPr>
          <w:rFonts w:ascii="Times New Roman" w:eastAsia="Times New Roman" w:hAnsi="Times New Roman" w:cs="Times New Roman"/>
        </w:rPr>
        <w:t xml:space="preserve">60% </w:t>
      </w:r>
      <w:r w:rsidR="00FD6749">
        <w:rPr>
          <w:rFonts w:ascii="Times New Roman" w:eastAsia="Times New Roman" w:hAnsi="Times New Roman" w:cs="Times New Roman"/>
        </w:rPr>
        <w:t>constrained</w:t>
      </w:r>
      <w:r w:rsidR="002E142A">
        <w:rPr>
          <w:rFonts w:ascii="Times New Roman" w:eastAsia="Times New Roman" w:hAnsi="Times New Roman" w:cs="Times New Roman"/>
        </w:rPr>
        <w:t xml:space="preserve"> vs. 40% </w:t>
      </w:r>
      <w:r w:rsidR="00FD6749">
        <w:rPr>
          <w:rFonts w:ascii="Times New Roman" w:eastAsia="Times New Roman" w:hAnsi="Times New Roman" w:cs="Times New Roman"/>
        </w:rPr>
        <w:t xml:space="preserve">unconstrained” </w:t>
      </w:r>
      <w:r w:rsidR="002E142A">
        <w:rPr>
          <w:rFonts w:ascii="Times New Roman" w:eastAsia="Times New Roman" w:hAnsi="Times New Roman" w:cs="Times New Roman"/>
        </w:rPr>
        <w:t xml:space="preserve">condition. In this condition, </w:t>
      </w:r>
      <w:r w:rsidR="00426521">
        <w:rPr>
          <w:rFonts w:ascii="Times New Roman" w:eastAsia="Times New Roman" w:hAnsi="Times New Roman" w:cs="Times New Roman"/>
        </w:rPr>
        <w:t xml:space="preserve">arced motion occurred with obstacles 60% of the time; the remaining 40% of the time, arced motion occurred alone. </w:t>
      </w:r>
      <w:r w:rsidR="00784ED7">
        <w:rPr>
          <w:rFonts w:ascii="Times New Roman" w:eastAsia="Times New Roman" w:hAnsi="Times New Roman" w:cs="Times New Roman"/>
        </w:rPr>
        <w:t xml:space="preserve">Parametric variation of the ratio of constrained to unconstrained arced motion was used here </w:t>
      </w:r>
      <w:r w:rsidR="008764BA">
        <w:rPr>
          <w:rFonts w:ascii="Times New Roman" w:eastAsia="Times New Roman" w:hAnsi="Times New Roman" w:cs="Times New Roman"/>
        </w:rPr>
        <w:t>because there is</w:t>
      </w:r>
      <w:r w:rsidR="00B62F20">
        <w:rPr>
          <w:rFonts w:ascii="Times New Roman" w:eastAsia="Times New Roman" w:hAnsi="Times New Roman" w:cs="Times New Roman"/>
        </w:rPr>
        <w:t xml:space="preserve"> no clear way</w:t>
      </w:r>
      <w:r w:rsidR="00784ED7">
        <w:rPr>
          <w:rFonts w:ascii="Times New Roman" w:eastAsia="Times New Roman" w:hAnsi="Times New Roman" w:cs="Times New Roman"/>
        </w:rPr>
        <w:t xml:space="preserve"> empirically</w:t>
      </w:r>
      <w:r w:rsidR="00B62F20">
        <w:rPr>
          <w:rFonts w:ascii="Times New Roman" w:eastAsia="Times New Roman" w:hAnsi="Times New Roman" w:cs="Times New Roman"/>
        </w:rPr>
        <w:t xml:space="preserve"> to derive the </w:t>
      </w:r>
      <w:r w:rsidR="00784ED7">
        <w:rPr>
          <w:rFonts w:ascii="Times New Roman" w:eastAsia="Times New Roman" w:hAnsi="Times New Roman" w:cs="Times New Roman"/>
        </w:rPr>
        <w:t xml:space="preserve">true </w:t>
      </w:r>
      <w:r w:rsidR="00B62F20">
        <w:rPr>
          <w:rFonts w:ascii="Times New Roman" w:eastAsia="Times New Roman" w:hAnsi="Times New Roman" w:cs="Times New Roman"/>
        </w:rPr>
        <w:t>proportion of each kind of event in the real world</w:t>
      </w:r>
      <w:r w:rsidR="008764BA">
        <w:rPr>
          <w:rFonts w:ascii="Times New Roman" w:eastAsia="Times New Roman" w:hAnsi="Times New Roman" w:cs="Times New Roman"/>
        </w:rPr>
        <w:t xml:space="preserve">; however, because the true estimates likely fall within the range of proportions tested here, </w:t>
      </w:r>
      <w:r w:rsidR="009455FE">
        <w:rPr>
          <w:rFonts w:ascii="Times New Roman" w:eastAsia="Times New Roman" w:hAnsi="Times New Roman" w:cs="Times New Roman"/>
        </w:rPr>
        <w:t xml:space="preserve">the results reported below </w:t>
      </w:r>
      <w:r w:rsidR="00BC6629">
        <w:rPr>
          <w:rFonts w:ascii="Times New Roman" w:eastAsia="Times New Roman" w:hAnsi="Times New Roman" w:cs="Times New Roman"/>
        </w:rPr>
        <w:t xml:space="preserve">should </w:t>
      </w:r>
      <w:r w:rsidR="009455FE">
        <w:rPr>
          <w:rFonts w:ascii="Times New Roman" w:eastAsia="Times New Roman" w:hAnsi="Times New Roman" w:cs="Times New Roman"/>
        </w:rPr>
        <w:t>provide a reasonable approximation of infants’ expected responses</w:t>
      </w:r>
      <w:r w:rsidR="00BC6629">
        <w:rPr>
          <w:rFonts w:ascii="Times New Roman" w:eastAsia="Times New Roman" w:hAnsi="Times New Roman" w:cs="Times New Roman"/>
        </w:rPr>
        <w:t xml:space="preserve"> across this parameter range</w:t>
      </w:r>
      <w:r w:rsidR="009455FE">
        <w:rPr>
          <w:rFonts w:ascii="Times New Roman" w:eastAsia="Times New Roman" w:hAnsi="Times New Roman" w:cs="Times New Roman"/>
        </w:rPr>
        <w:t>.</w:t>
      </w:r>
    </w:p>
    <w:p w14:paraId="6A58B730" w14:textId="0B5BB25A" w:rsidR="009A08C7" w:rsidRDefault="00237719" w:rsidP="00F0503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Two final notes are worth making</w:t>
      </w:r>
      <w:r w:rsidR="00784ED7">
        <w:rPr>
          <w:rFonts w:ascii="Times New Roman" w:eastAsia="Times New Roman" w:hAnsi="Times New Roman" w:cs="Times New Roman"/>
        </w:rPr>
        <w:t xml:space="preserve"> before proceeding</w:t>
      </w:r>
      <w:r>
        <w:rPr>
          <w:rFonts w:ascii="Times New Roman" w:eastAsia="Times New Roman" w:hAnsi="Times New Roman" w:cs="Times New Roman"/>
        </w:rPr>
        <w:t>. First,</w:t>
      </w:r>
      <w:r w:rsidR="00D135D3">
        <w:rPr>
          <w:rFonts w:ascii="Times New Roman" w:eastAsia="Times New Roman" w:hAnsi="Times New Roman" w:cs="Times New Roman"/>
        </w:rPr>
        <w:t xml:space="preserve"> </w:t>
      </w:r>
      <w:r w:rsidR="00DE5B14">
        <w:rPr>
          <w:rFonts w:ascii="Times New Roman" w:eastAsia="Times New Roman" w:hAnsi="Times New Roman" w:cs="Times New Roman"/>
        </w:rPr>
        <w:t>the</w:t>
      </w:r>
      <w:r w:rsidR="00585C9B">
        <w:rPr>
          <w:rFonts w:ascii="Times New Roman" w:eastAsia="Times New Roman" w:hAnsi="Times New Roman" w:cs="Times New Roman"/>
        </w:rPr>
        <w:t xml:space="preserve"> </w:t>
      </w:r>
      <w:r w:rsidR="00D135D3">
        <w:rPr>
          <w:rFonts w:ascii="Times New Roman" w:eastAsia="Times New Roman" w:hAnsi="Times New Roman" w:cs="Times New Roman"/>
        </w:rPr>
        <w:t xml:space="preserve">“100% arced motion with obstacles vs. 0% arced motion without obstacles” condition </w:t>
      </w:r>
      <w:r w:rsidR="00585C9B">
        <w:rPr>
          <w:rFonts w:ascii="Times New Roman" w:eastAsia="Times New Roman" w:hAnsi="Times New Roman" w:cs="Times New Roman"/>
        </w:rPr>
        <w:t>served as a direct replication of Simulation 1a</w:t>
      </w:r>
      <w:r w:rsidR="00784ED7">
        <w:rPr>
          <w:rFonts w:ascii="Times New Roman" w:eastAsia="Times New Roman" w:hAnsi="Times New Roman" w:cs="Times New Roman"/>
        </w:rPr>
        <w:t xml:space="preserve">. As with networks in that simulation, </w:t>
      </w:r>
      <w:r w:rsidR="00585C9B">
        <w:rPr>
          <w:rFonts w:ascii="Times New Roman" w:eastAsia="Times New Roman" w:hAnsi="Times New Roman" w:cs="Times New Roman"/>
        </w:rPr>
        <w:t xml:space="preserve">networks </w:t>
      </w:r>
      <w:r w:rsidR="00784ED7">
        <w:rPr>
          <w:rFonts w:ascii="Times New Roman" w:eastAsia="Times New Roman" w:hAnsi="Times New Roman" w:cs="Times New Roman"/>
        </w:rPr>
        <w:t>in this condition</w:t>
      </w:r>
      <w:r w:rsidR="00585C9B">
        <w:rPr>
          <w:rFonts w:ascii="Times New Roman" w:eastAsia="Times New Roman" w:hAnsi="Times New Roman" w:cs="Times New Roman"/>
        </w:rPr>
        <w:t xml:space="preserve"> never experienced arced motion without obstacles. </w:t>
      </w:r>
      <w:r w:rsidR="00AE3FD6">
        <w:rPr>
          <w:rFonts w:ascii="Times New Roman" w:eastAsia="Times New Roman" w:hAnsi="Times New Roman" w:cs="Times New Roman"/>
        </w:rPr>
        <w:t xml:space="preserve"> </w:t>
      </w:r>
      <w:r w:rsidR="009A08C7">
        <w:rPr>
          <w:rFonts w:ascii="Times New Roman" w:eastAsia="Times New Roman" w:hAnsi="Times New Roman" w:cs="Times New Roman"/>
        </w:rPr>
        <w:t>All other aspects of this simulation were identical to Simulation 1a.</w:t>
      </w:r>
      <w:r>
        <w:rPr>
          <w:rFonts w:ascii="Times New Roman" w:eastAsia="Times New Roman" w:hAnsi="Times New Roman" w:cs="Times New Roman"/>
        </w:rPr>
        <w:t xml:space="preserve"> Second, </w:t>
      </w:r>
      <w:r w:rsidR="00901C0F">
        <w:rPr>
          <w:rFonts w:ascii="Times New Roman" w:eastAsia="Times New Roman" w:hAnsi="Times New Roman" w:cs="Times New Roman"/>
        </w:rPr>
        <w:t xml:space="preserve">because this simulation was designed </w:t>
      </w:r>
      <w:r w:rsidR="003B5301">
        <w:rPr>
          <w:rFonts w:ascii="Times New Roman" w:eastAsia="Times New Roman" w:hAnsi="Times New Roman" w:cs="Times New Roman"/>
        </w:rPr>
        <w:t xml:space="preserve">to assess the robustness of ALIAS’s responses and </w:t>
      </w:r>
      <w:r w:rsidR="00901C0F">
        <w:rPr>
          <w:rFonts w:ascii="Times New Roman" w:eastAsia="Times New Roman" w:hAnsi="Times New Roman" w:cs="Times New Roman"/>
        </w:rPr>
        <w:t>give</w:t>
      </w:r>
      <w:r w:rsidR="00784ED7">
        <w:rPr>
          <w:rFonts w:ascii="Times New Roman" w:eastAsia="Times New Roman" w:hAnsi="Times New Roman" w:cs="Times New Roman"/>
        </w:rPr>
        <w:t>n</w:t>
      </w:r>
      <w:r w:rsidR="00901C0F">
        <w:rPr>
          <w:rFonts w:ascii="Times New Roman" w:eastAsia="Times New Roman" w:hAnsi="Times New Roman" w:cs="Times New Roman"/>
        </w:rPr>
        <w:t xml:space="preserve"> that </w:t>
      </w:r>
      <w:r w:rsidR="0063430A">
        <w:rPr>
          <w:rFonts w:ascii="Times New Roman" w:eastAsia="Times New Roman" w:hAnsi="Times New Roman" w:cs="Times New Roman"/>
        </w:rPr>
        <w:t xml:space="preserve">OM10 </w:t>
      </w:r>
      <w:r w:rsidR="004E2C0A">
        <w:rPr>
          <w:rFonts w:ascii="Times New Roman" w:eastAsia="Times New Roman" w:hAnsi="Times New Roman" w:cs="Times New Roman"/>
        </w:rPr>
        <w:t xml:space="preserve">(and its extension, OM10-2) </w:t>
      </w:r>
      <w:r w:rsidR="0063430A">
        <w:rPr>
          <w:rFonts w:ascii="Times New Roman" w:eastAsia="Times New Roman" w:hAnsi="Times New Roman" w:cs="Times New Roman"/>
        </w:rPr>
        <w:t>does not model infants’ real-world action-processing experience—this is a model of a typical action understanding study itself—</w:t>
      </w:r>
      <w:r w:rsidR="00901C0F">
        <w:rPr>
          <w:rFonts w:ascii="Times New Roman" w:eastAsia="Times New Roman" w:hAnsi="Times New Roman" w:cs="Times New Roman"/>
        </w:rPr>
        <w:t>ALIAS’s performance</w:t>
      </w:r>
      <w:r w:rsidR="00E148E1">
        <w:rPr>
          <w:rFonts w:ascii="Times New Roman" w:eastAsia="Times New Roman" w:hAnsi="Times New Roman" w:cs="Times New Roman"/>
        </w:rPr>
        <w:t xml:space="preserve"> was not compared to that of OM10</w:t>
      </w:r>
      <w:r w:rsidR="00784ED7">
        <w:rPr>
          <w:rFonts w:ascii="Times New Roman" w:eastAsia="Times New Roman" w:hAnsi="Times New Roman" w:cs="Times New Roman"/>
        </w:rPr>
        <w:t xml:space="preserve">.  </w:t>
      </w:r>
      <w:r w:rsidR="00696C17">
        <w:rPr>
          <w:rFonts w:ascii="Times New Roman" w:eastAsia="Times New Roman" w:hAnsi="Times New Roman" w:cs="Times New Roman"/>
        </w:rPr>
        <w:t xml:space="preserve">Although </w:t>
      </w:r>
      <w:r w:rsidR="009A539F">
        <w:rPr>
          <w:rFonts w:ascii="Times New Roman" w:eastAsia="Times New Roman" w:hAnsi="Times New Roman" w:cs="Times New Roman"/>
        </w:rPr>
        <w:t xml:space="preserve">such experience </w:t>
      </w:r>
      <w:r w:rsidR="00696C17">
        <w:rPr>
          <w:rFonts w:ascii="Times New Roman" w:eastAsia="Times New Roman" w:hAnsi="Times New Roman" w:cs="Times New Roman"/>
        </w:rPr>
        <w:t>wa</w:t>
      </w:r>
      <w:r w:rsidR="009A539F">
        <w:rPr>
          <w:rFonts w:ascii="Times New Roman" w:eastAsia="Times New Roman" w:hAnsi="Times New Roman" w:cs="Times New Roman"/>
        </w:rPr>
        <w:t>s integral</w:t>
      </w:r>
      <w:r w:rsidR="00316A4A">
        <w:rPr>
          <w:rFonts w:ascii="Times New Roman" w:eastAsia="Times New Roman" w:hAnsi="Times New Roman" w:cs="Times New Roman"/>
        </w:rPr>
        <w:t xml:space="preserve"> component of</w:t>
      </w:r>
      <w:r w:rsidR="009A539F">
        <w:rPr>
          <w:rFonts w:ascii="Times New Roman" w:eastAsia="Times New Roman" w:hAnsi="Times New Roman" w:cs="Times New Roman"/>
        </w:rPr>
        <w:t xml:space="preserve"> ALIAS-2, the </w:t>
      </w:r>
      <w:r w:rsidR="0063430A">
        <w:rPr>
          <w:rFonts w:ascii="Times New Roman" w:eastAsia="Times New Roman" w:hAnsi="Times New Roman" w:cs="Times New Roman"/>
        </w:rPr>
        <w:t>performance</w:t>
      </w:r>
      <w:r w:rsidR="00696C17">
        <w:rPr>
          <w:rFonts w:ascii="Times New Roman" w:eastAsia="Times New Roman" w:hAnsi="Times New Roman" w:cs="Times New Roman"/>
        </w:rPr>
        <w:t xml:space="preserve"> of this model was not compared to that of ALIAS</w:t>
      </w:r>
      <w:r w:rsidR="00316A4A">
        <w:rPr>
          <w:rFonts w:ascii="Times New Roman" w:eastAsia="Times New Roman" w:hAnsi="Times New Roman" w:cs="Times New Roman"/>
        </w:rPr>
        <w:t xml:space="preserve">. The </w:t>
      </w:r>
      <w:r w:rsidR="00316A4A">
        <w:rPr>
          <w:rFonts w:ascii="Times New Roman" w:eastAsia="Times New Roman" w:hAnsi="Times New Roman" w:cs="Times New Roman"/>
        </w:rPr>
        <w:lastRenderedPageBreak/>
        <w:t xml:space="preserve">principal reason is that this model failed to capture infants’ looking behaviors across conditions, despite </w:t>
      </w:r>
      <w:r w:rsidR="0083543A">
        <w:rPr>
          <w:rFonts w:ascii="Times New Roman" w:eastAsia="Times New Roman" w:hAnsi="Times New Roman" w:cs="Times New Roman"/>
        </w:rPr>
        <w:t>the fact that the relation between arced motion and obstacles was fully deterministic during pretraining</w:t>
      </w:r>
      <w:r w:rsidR="00316A4A">
        <w:rPr>
          <w:rFonts w:ascii="Times New Roman" w:eastAsia="Times New Roman" w:hAnsi="Times New Roman" w:cs="Times New Roman"/>
        </w:rPr>
        <w:t>.</w:t>
      </w:r>
      <w:r w:rsidR="0063430A">
        <w:rPr>
          <w:rFonts w:ascii="Times New Roman" w:eastAsia="Times New Roman" w:hAnsi="Times New Roman" w:cs="Times New Roman"/>
        </w:rPr>
        <w:t xml:space="preserve"> </w:t>
      </w:r>
    </w:p>
    <w:p w14:paraId="65DB0E4A" w14:textId="6878975C" w:rsidR="00B208F8" w:rsidRDefault="00B208F8" w:rsidP="00C56F38">
      <w:pPr>
        <w:spacing w:line="480" w:lineRule="auto"/>
        <w:contextualSpacing/>
        <w:rPr>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30824B99" w14:textId="7C758B15" w:rsidR="0012060D" w:rsidRPr="00AD2FB8" w:rsidRDefault="00C7507C" w:rsidP="00AD2FB8">
      <w:pPr>
        <w:keepNext/>
        <w:tabs>
          <w:tab w:val="left" w:pos="720"/>
          <w:tab w:val="left" w:pos="1440"/>
          <w:tab w:val="left" w:pos="2160"/>
          <w:tab w:val="left" w:pos="2880"/>
          <w:tab w:val="left" w:pos="3600"/>
          <w:tab w:val="center" w:pos="4680"/>
        </w:tabs>
        <w:spacing w:line="240" w:lineRule="auto"/>
        <w:contextualSpacing/>
      </w:pPr>
      <w:r>
        <w:rPr>
          <w:rFonts w:ascii="Times New Roman" w:hAnsi="Times New Roman" w:cs="Times New Roman"/>
          <w:b/>
          <w:bCs/>
          <w:noProof/>
          <w:color w:val="000000" w:themeColor="text1"/>
        </w:rPr>
        <w:drawing>
          <wp:inline distT="0" distB="0" distL="0" distR="0" wp14:anchorId="74E6CAB7" wp14:editId="5F898CFA">
            <wp:extent cx="5659707" cy="3462338"/>
            <wp:effectExtent l="0" t="0" r="0" b="5080"/>
            <wp:docPr id="784494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94375" name="Picture 78449437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74473" cy="3471371"/>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46105A">
        <w:rPr>
          <w:rFonts w:ascii="Times New Roman" w:hAnsi="Times New Roman" w:cs="Times New Roman"/>
          <w:b/>
          <w:bCs/>
          <w:noProof/>
          <w:color w:val="000000" w:themeColor="text1"/>
        </w:rPr>
        <w:t>7</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w:t>
      </w:r>
      <w:r w:rsidRPr="00B64108">
        <w:rPr>
          <w:rFonts w:ascii="Times New Roman" w:hAnsi="Times New Roman" w:cs="Times New Roman"/>
          <w:color w:val="000000" w:themeColor="text1"/>
        </w:rPr>
        <w:t>Mean network error</w:t>
      </w:r>
      <w:r>
        <w:rPr>
          <w:rFonts w:ascii="Times New Roman" w:hAnsi="Times New Roman" w:cs="Times New Roman"/>
          <w:color w:val="000000" w:themeColor="text1"/>
        </w:rPr>
        <w:t xml:space="preserve"> produced</w:t>
      </w:r>
      <w:r w:rsidRPr="00B64108">
        <w:rPr>
          <w:rFonts w:ascii="Times New Roman" w:hAnsi="Times New Roman" w:cs="Times New Roman"/>
          <w:color w:val="000000" w:themeColor="text1"/>
        </w:rPr>
        <w:t xml:space="preserve"> to the Efficient and Inefficient </w:t>
      </w:r>
      <w:r w:rsidR="00AD4C5C" w:rsidRPr="00AD2FB8">
        <w:rPr>
          <w:rFonts w:ascii="Times New Roman" w:hAnsi="Times New Roman" w:cs="Times New Roman"/>
          <w:color w:val="000000" w:themeColor="text1"/>
        </w:rPr>
        <w:t xml:space="preserve">test events in the Experimental and Control conditions </w:t>
      </w:r>
      <w:r w:rsidR="002518A6" w:rsidRPr="00AD2FB8">
        <w:rPr>
          <w:rFonts w:ascii="Times New Roman" w:hAnsi="Times New Roman" w:cs="Times New Roman"/>
          <w:color w:val="000000" w:themeColor="text1"/>
        </w:rPr>
        <w:t>across different ratios</w:t>
      </w:r>
      <w:r w:rsidR="00D97373">
        <w:rPr>
          <w:rFonts w:ascii="Times New Roman" w:hAnsi="Times New Roman" w:cs="Times New Roman"/>
          <w:color w:val="000000" w:themeColor="text1"/>
        </w:rPr>
        <w:t xml:space="preserve"> and averaged over habituation epochs</w:t>
      </w:r>
      <w:r w:rsidR="00AD4C5C" w:rsidRPr="00AD2FB8">
        <w:rPr>
          <w:rFonts w:ascii="Times New Roman" w:hAnsi="Times New Roman" w:cs="Times New Roman"/>
          <w:color w:val="000000" w:themeColor="text1"/>
        </w:rPr>
        <w:t>.</w:t>
      </w:r>
    </w:p>
    <w:p w14:paraId="37762BCD" w14:textId="77777777" w:rsidR="00AD2FB8" w:rsidRDefault="00AD2FB8" w:rsidP="0012060D">
      <w:pPr>
        <w:spacing w:line="480" w:lineRule="auto"/>
        <w:contextualSpacing/>
        <w:rPr>
          <w:rFonts w:ascii="Times New Roman" w:eastAsia="Times New Roman" w:hAnsi="Times New Roman" w:cs="Times New Roman"/>
          <w:b/>
          <w:bCs/>
        </w:rPr>
      </w:pPr>
    </w:p>
    <w:p w14:paraId="1A0D4D6E" w14:textId="77777777" w:rsidR="003A731B" w:rsidRDefault="0095104D" w:rsidP="0095104D">
      <w:pPr>
        <w:spacing w:line="480" w:lineRule="auto"/>
        <w:ind w:firstLine="720"/>
        <w:contextualSpacing/>
        <w:rPr>
          <w:rFonts w:ascii="Times New Roman" w:hAnsi="Times New Roman" w:cs="Times New Roman"/>
        </w:rPr>
      </w:pPr>
      <w:r>
        <w:rPr>
          <w:rFonts w:ascii="Times New Roman" w:hAnsi="Times New Roman" w:cs="Times New Roman"/>
        </w:rPr>
        <w:t xml:space="preserve">Figure 7 depicts the looking time data (i.e., error) for networks in ALIAS across different ratio conditions and averaged over different lengths of habituation. As shown in the figure, networks in the Experimental condition looked longer at the Inefficient test event than at the Efficient event </w:t>
      </w:r>
      <w:r w:rsidR="00D97373">
        <w:rPr>
          <w:rFonts w:ascii="Times New Roman" w:hAnsi="Times New Roman" w:cs="Times New Roman"/>
        </w:rPr>
        <w:t>irrespective of the ratio condition to which they were assigned. In contrast, networks in the Control condition looked about equally at these two test events; this result also did not depend on the ratio condition to which networks were assigned.</w:t>
      </w:r>
      <w:r w:rsidR="006223B9">
        <w:rPr>
          <w:rFonts w:ascii="Times New Roman" w:hAnsi="Times New Roman" w:cs="Times New Roman"/>
        </w:rPr>
        <w:t xml:space="preserve"> These results</w:t>
      </w:r>
      <w:r w:rsidR="00664F8B">
        <w:rPr>
          <w:rFonts w:ascii="Times New Roman" w:hAnsi="Times New Roman" w:cs="Times New Roman"/>
        </w:rPr>
        <w:t xml:space="preserve"> suggest </w:t>
      </w:r>
      <w:r w:rsidR="003A731B">
        <w:rPr>
          <w:rFonts w:ascii="Times New Roman" w:hAnsi="Times New Roman" w:cs="Times New Roman"/>
        </w:rPr>
        <w:lastRenderedPageBreak/>
        <w:t xml:space="preserve">that ALIAS test performance is </w:t>
      </w:r>
      <w:r w:rsidR="00C06E59">
        <w:rPr>
          <w:rFonts w:ascii="Times New Roman" w:hAnsi="Times New Roman" w:cs="Times New Roman"/>
        </w:rPr>
        <w:t>robust to the amount of constrained and unconstrained arced motion experienced during pretraining, at least for the ratios tested here</w:t>
      </w:r>
      <w:r w:rsidR="00664F8B">
        <w:rPr>
          <w:rFonts w:ascii="Times New Roman" w:hAnsi="Times New Roman" w:cs="Times New Roman"/>
        </w:rPr>
        <w:t xml:space="preserve">. </w:t>
      </w:r>
    </w:p>
    <w:p w14:paraId="3E2CFB58" w14:textId="77777777" w:rsidR="00AD2FB8" w:rsidRDefault="00AD2FB8" w:rsidP="0012060D">
      <w:pPr>
        <w:spacing w:line="480" w:lineRule="auto"/>
        <w:contextualSpacing/>
        <w:rPr>
          <w:rFonts w:ascii="Times New Roman" w:eastAsia="Times New Roman" w:hAnsi="Times New Roman" w:cs="Times New Roman"/>
          <w:b/>
          <w:bCs/>
        </w:rPr>
      </w:pPr>
    </w:p>
    <w:p w14:paraId="5F968EAE" w14:textId="766064BB" w:rsidR="003A731B" w:rsidRPr="003A731B" w:rsidRDefault="0012060D" w:rsidP="003A731B">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1D826F2E" w14:textId="24006F3D" w:rsidR="001F7398" w:rsidRDefault="007079FE" w:rsidP="003A731B">
      <w:pPr>
        <w:spacing w:line="480" w:lineRule="auto"/>
        <w:ind w:firstLine="720"/>
        <w:contextualSpacing/>
        <w:rPr>
          <w:rFonts w:ascii="Times New Roman" w:hAnsi="Times New Roman" w:cs="Times New Roman"/>
        </w:rPr>
      </w:pPr>
      <w:r>
        <w:rPr>
          <w:rFonts w:ascii="Times New Roman" w:hAnsi="Times New Roman" w:cs="Times New Roman"/>
        </w:rPr>
        <w:t>One concern that Simulation 1a raised</w:t>
      </w:r>
      <w:r w:rsidR="00EF0DB5">
        <w:rPr>
          <w:rFonts w:ascii="Times New Roman" w:hAnsi="Times New Roman" w:cs="Times New Roman"/>
        </w:rPr>
        <w:t xml:space="preserve"> </w:t>
      </w:r>
      <w:r w:rsidR="003A731B">
        <w:rPr>
          <w:rFonts w:ascii="Times New Roman" w:hAnsi="Times New Roman" w:cs="Times New Roman"/>
        </w:rPr>
        <w:t xml:space="preserve">was </w:t>
      </w:r>
      <w:r w:rsidR="00A30563">
        <w:rPr>
          <w:rFonts w:ascii="Times New Roman" w:hAnsi="Times New Roman" w:cs="Times New Roman"/>
        </w:rPr>
        <w:t xml:space="preserve">that ALIAS may have succeeded in capturing infants’ looking behaviors </w:t>
      </w:r>
      <w:ins w:id="645" w:author="Benton, Deon" w:date="2026-05-08T21:38:00Z" w16du:dateUtc="2026-05-09T02:38:00Z">
        <w:r w:rsidR="00BB2EA7">
          <w:rPr>
            <w:rFonts w:ascii="Times New Roman" w:hAnsi="Times New Roman" w:cs="Times New Roman"/>
          </w:rPr>
          <w:t xml:space="preserve">in Gergely et al. (1995) </w:t>
        </w:r>
      </w:ins>
      <w:r w:rsidR="00A30563">
        <w:rPr>
          <w:rFonts w:ascii="Times New Roman" w:hAnsi="Times New Roman" w:cs="Times New Roman"/>
        </w:rPr>
        <w:t xml:space="preserve">simply because this model never </w:t>
      </w:r>
      <w:r w:rsidR="007A5374">
        <w:rPr>
          <w:rFonts w:ascii="Times New Roman" w:hAnsi="Times New Roman" w:cs="Times New Roman"/>
        </w:rPr>
        <w:t xml:space="preserve">encountered unconstrained arced motion during pretraining. </w:t>
      </w:r>
      <w:r w:rsidR="004E785B">
        <w:rPr>
          <w:rFonts w:ascii="Times New Roman" w:hAnsi="Times New Roman" w:cs="Times New Roman"/>
        </w:rPr>
        <w:t xml:space="preserve">The problem here is that </w:t>
      </w:r>
      <w:r w:rsidR="00E078AC">
        <w:rPr>
          <w:rFonts w:ascii="Times New Roman" w:hAnsi="Times New Roman" w:cs="Times New Roman"/>
        </w:rPr>
        <w:t>infants’</w:t>
      </w:r>
      <w:r w:rsidR="004A11A4">
        <w:rPr>
          <w:rFonts w:ascii="Times New Roman" w:hAnsi="Times New Roman" w:cs="Times New Roman"/>
        </w:rPr>
        <w:t xml:space="preserve"> own</w:t>
      </w:r>
      <w:r w:rsidR="00361251">
        <w:rPr>
          <w:rFonts w:ascii="Times New Roman" w:hAnsi="Times New Roman" w:cs="Times New Roman"/>
        </w:rPr>
        <w:t xml:space="preserve"> real-world</w:t>
      </w:r>
      <w:r w:rsidR="00E078AC">
        <w:rPr>
          <w:rFonts w:ascii="Times New Roman" w:hAnsi="Times New Roman" w:cs="Times New Roman"/>
        </w:rPr>
        <w:t>,</w:t>
      </w:r>
      <w:r w:rsidR="00361251">
        <w:rPr>
          <w:rFonts w:ascii="Times New Roman" w:hAnsi="Times New Roman" w:cs="Times New Roman"/>
        </w:rPr>
        <w:t xml:space="preserve"> action-processing experience likely involves </w:t>
      </w:r>
      <w:r w:rsidR="007A5374">
        <w:rPr>
          <w:rFonts w:ascii="Times New Roman" w:hAnsi="Times New Roman" w:cs="Times New Roman"/>
        </w:rPr>
        <w:t>some amount of unconstrained arced motion</w:t>
      </w:r>
      <w:r w:rsidR="004A11A4">
        <w:rPr>
          <w:rFonts w:ascii="Times New Roman" w:hAnsi="Times New Roman" w:cs="Times New Roman"/>
        </w:rPr>
        <w:t>. This means that</w:t>
      </w:r>
      <w:r w:rsidR="0053689B">
        <w:rPr>
          <w:rFonts w:ascii="Times New Roman" w:hAnsi="Times New Roman" w:cs="Times New Roman"/>
        </w:rPr>
        <w:t xml:space="preserve"> </w:t>
      </w:r>
      <w:r w:rsidR="00D529F4">
        <w:rPr>
          <w:rFonts w:ascii="Times New Roman" w:hAnsi="Times New Roman" w:cs="Times New Roman"/>
        </w:rPr>
        <w:t xml:space="preserve">any </w:t>
      </w:r>
      <w:r w:rsidR="002A1EE1">
        <w:rPr>
          <w:rFonts w:ascii="Times New Roman" w:hAnsi="Times New Roman" w:cs="Times New Roman"/>
        </w:rPr>
        <w:t>model claiming to</w:t>
      </w:r>
      <w:r w:rsidR="00D529F4">
        <w:rPr>
          <w:rFonts w:ascii="Times New Roman" w:hAnsi="Times New Roman" w:cs="Times New Roman"/>
        </w:rPr>
        <w:t xml:space="preserve"> provide </w:t>
      </w:r>
      <w:r>
        <w:rPr>
          <w:rFonts w:ascii="Times New Roman" w:hAnsi="Times New Roman" w:cs="Times New Roman"/>
        </w:rPr>
        <w:t>a veridical account of infants’ looking-time behavior in action understanding studies</w:t>
      </w:r>
      <w:r w:rsidR="004A11A4">
        <w:rPr>
          <w:rFonts w:ascii="Times New Roman" w:hAnsi="Times New Roman" w:cs="Times New Roman"/>
        </w:rPr>
        <w:t xml:space="preserve"> must also be able to reproduce such behavior </w:t>
      </w:r>
      <w:r w:rsidR="009021A8" w:rsidRPr="009021A8">
        <w:rPr>
          <w:rFonts w:ascii="Times New Roman" w:hAnsi="Times New Roman" w:cs="Times New Roman"/>
        </w:rPr>
        <w:t>even when its prior experience includes both constrained and unconstrained arced motion</w:t>
      </w:r>
      <w:r w:rsidR="009021A8">
        <w:rPr>
          <w:rFonts w:ascii="Times New Roman" w:hAnsi="Times New Roman" w:cs="Times New Roman"/>
        </w:rPr>
        <w:t xml:space="preserve">. This would demonstrate that ALIAS’s performance in Simulation 1a did not depend on a fully deterministic mapping between curved trajectories and the presence of obstacles. </w:t>
      </w:r>
    </w:p>
    <w:p w14:paraId="462C40EE" w14:textId="254C2EF8" w:rsidR="003A731B" w:rsidRDefault="00EF0DB5" w:rsidP="002C7276">
      <w:pPr>
        <w:spacing w:line="480" w:lineRule="auto"/>
        <w:ind w:firstLine="720"/>
        <w:contextualSpacing/>
        <w:rPr>
          <w:rFonts w:ascii="Times New Roman" w:hAnsi="Times New Roman" w:cs="Times New Roman"/>
        </w:rPr>
      </w:pPr>
      <w:r>
        <w:rPr>
          <w:rFonts w:ascii="Times New Roman" w:hAnsi="Times New Roman" w:cs="Times New Roman"/>
        </w:rPr>
        <w:t xml:space="preserve">Simulation 1b addressed this concern by systematically varying the </w:t>
      </w:r>
      <w:r w:rsidR="006920E0">
        <w:rPr>
          <w:rFonts w:ascii="Times New Roman" w:hAnsi="Times New Roman" w:cs="Times New Roman"/>
        </w:rPr>
        <w:t>amount of constrained and unconstrained arced motion that networks experienced</w:t>
      </w:r>
      <w:r>
        <w:rPr>
          <w:rFonts w:ascii="Times New Roman" w:hAnsi="Times New Roman" w:cs="Times New Roman"/>
        </w:rPr>
        <w:t xml:space="preserve"> during pretraining and </w:t>
      </w:r>
      <w:r w:rsidR="006D0E50">
        <w:rPr>
          <w:rFonts w:ascii="Times New Roman" w:hAnsi="Times New Roman" w:cs="Times New Roman"/>
        </w:rPr>
        <w:t>assessing whether</w:t>
      </w:r>
      <w:r w:rsidR="00097097">
        <w:rPr>
          <w:rFonts w:ascii="Times New Roman" w:hAnsi="Times New Roman" w:cs="Times New Roman"/>
        </w:rPr>
        <w:t xml:space="preserve"> </w:t>
      </w:r>
      <w:r w:rsidR="006D0E50">
        <w:rPr>
          <w:rFonts w:ascii="Times New Roman" w:hAnsi="Times New Roman" w:cs="Times New Roman"/>
        </w:rPr>
        <w:t xml:space="preserve">ALIAS </w:t>
      </w:r>
      <w:r w:rsidR="00097097">
        <w:rPr>
          <w:rFonts w:ascii="Times New Roman" w:hAnsi="Times New Roman" w:cs="Times New Roman"/>
        </w:rPr>
        <w:t xml:space="preserve">would </w:t>
      </w:r>
      <w:r w:rsidR="006D0E50">
        <w:rPr>
          <w:rFonts w:ascii="Times New Roman" w:hAnsi="Times New Roman" w:cs="Times New Roman"/>
        </w:rPr>
        <w:t>continu</w:t>
      </w:r>
      <w:r w:rsidR="00097097">
        <w:rPr>
          <w:rFonts w:ascii="Times New Roman" w:hAnsi="Times New Roman" w:cs="Times New Roman"/>
        </w:rPr>
        <w:t xml:space="preserve">e </w:t>
      </w:r>
      <w:r w:rsidR="00FF76B8">
        <w:rPr>
          <w:rFonts w:ascii="Times New Roman" w:hAnsi="Times New Roman" w:cs="Times New Roman"/>
        </w:rPr>
        <w:t xml:space="preserve">to capture infants’ looking responses to inefficient and efficient test events </w:t>
      </w:r>
      <w:r w:rsidR="00097097">
        <w:rPr>
          <w:rFonts w:ascii="Times New Roman" w:hAnsi="Times New Roman" w:cs="Times New Roman"/>
        </w:rPr>
        <w:t>across these ratios</w:t>
      </w:r>
      <w:r w:rsidR="006D0E50">
        <w:rPr>
          <w:rFonts w:ascii="Times New Roman" w:hAnsi="Times New Roman" w:cs="Times New Roman"/>
        </w:rPr>
        <w:t xml:space="preserve">. </w:t>
      </w:r>
      <w:r w:rsidR="001F7398">
        <w:rPr>
          <w:rFonts w:ascii="Times New Roman" w:hAnsi="Times New Roman" w:cs="Times New Roman"/>
        </w:rPr>
        <w:t>The results showed</w:t>
      </w:r>
      <w:r w:rsidR="00FF76B8">
        <w:rPr>
          <w:rFonts w:ascii="Times New Roman" w:hAnsi="Times New Roman" w:cs="Times New Roman"/>
        </w:rPr>
        <w:t xml:space="preserve"> that</w:t>
      </w:r>
      <w:r w:rsidR="008368B0">
        <w:rPr>
          <w:rFonts w:ascii="Times New Roman" w:hAnsi="Times New Roman" w:cs="Times New Roman"/>
        </w:rPr>
        <w:t>, irrespective of how much prior experience networks had</w:t>
      </w:r>
      <w:r w:rsidR="001F7398">
        <w:rPr>
          <w:rFonts w:ascii="Times New Roman" w:hAnsi="Times New Roman" w:cs="Times New Roman"/>
        </w:rPr>
        <w:t xml:space="preserve"> with constrained and unconstrained arced motion</w:t>
      </w:r>
      <w:r w:rsidR="0038514B">
        <w:rPr>
          <w:rFonts w:ascii="Times New Roman" w:hAnsi="Times New Roman" w:cs="Times New Roman"/>
        </w:rPr>
        <w:t xml:space="preserve">, those in the </w:t>
      </w:r>
      <w:r w:rsidR="006920E0">
        <w:rPr>
          <w:rFonts w:ascii="Times New Roman" w:hAnsi="Times New Roman" w:cs="Times New Roman"/>
        </w:rPr>
        <w:t xml:space="preserve">Experimental condition looked longer at the Inefficient test event than at the Efficient test event, whereas </w:t>
      </w:r>
      <w:r w:rsidR="0038514B">
        <w:rPr>
          <w:rFonts w:ascii="Times New Roman" w:hAnsi="Times New Roman" w:cs="Times New Roman"/>
        </w:rPr>
        <w:t>those in</w:t>
      </w:r>
      <w:r w:rsidR="001F7398">
        <w:rPr>
          <w:rFonts w:ascii="Times New Roman" w:hAnsi="Times New Roman" w:cs="Times New Roman"/>
        </w:rPr>
        <w:t xml:space="preserve"> the Control condition looked about equally long at both events.</w:t>
      </w:r>
      <w:r w:rsidR="00097097">
        <w:rPr>
          <w:rFonts w:ascii="Times New Roman" w:hAnsi="Times New Roman" w:cs="Times New Roman"/>
        </w:rPr>
        <w:t xml:space="preserve"> </w:t>
      </w:r>
      <w:r w:rsidR="008368B0">
        <w:rPr>
          <w:rFonts w:ascii="Times New Roman" w:hAnsi="Times New Roman" w:cs="Times New Roman"/>
        </w:rPr>
        <w:t>These results indicate that the performance of ALIAS in Simulation 1a was robust to the precise amount of constrained and unconstrained arced motion with which it was presented during pretraining</w:t>
      </w:r>
      <w:r w:rsidR="00197D22">
        <w:rPr>
          <w:rFonts w:ascii="Times New Roman" w:hAnsi="Times New Roman" w:cs="Times New Roman"/>
        </w:rPr>
        <w:t xml:space="preserve"> and does not depend on a deterministic mapping between curved trajectories and obstacles</w:t>
      </w:r>
      <w:r w:rsidR="008368B0">
        <w:rPr>
          <w:rFonts w:ascii="Times New Roman" w:hAnsi="Times New Roman" w:cs="Times New Roman"/>
        </w:rPr>
        <w:t>.</w:t>
      </w:r>
      <w:r w:rsidR="008A2609">
        <w:rPr>
          <w:rFonts w:ascii="Times New Roman" w:hAnsi="Times New Roman" w:cs="Times New Roman"/>
        </w:rPr>
        <w:t xml:space="preserve"> One </w:t>
      </w:r>
      <w:r w:rsidR="008A2609">
        <w:rPr>
          <w:rFonts w:ascii="Times New Roman" w:hAnsi="Times New Roman" w:cs="Times New Roman"/>
        </w:rPr>
        <w:lastRenderedPageBreak/>
        <w:t>notable feature of these results</w:t>
      </w:r>
      <w:r w:rsidR="006022BB">
        <w:rPr>
          <w:rFonts w:ascii="Times New Roman" w:hAnsi="Times New Roman" w:cs="Times New Roman"/>
        </w:rPr>
        <w:t>—which can be seen clearly in Figure 7—</w:t>
      </w:r>
      <w:r w:rsidR="008A2609">
        <w:rPr>
          <w:rFonts w:ascii="Times New Roman" w:hAnsi="Times New Roman" w:cs="Times New Roman"/>
        </w:rPr>
        <w:t>is that the magnitude of the difference in</w:t>
      </w:r>
      <w:r w:rsidR="006022BB">
        <w:rPr>
          <w:rFonts w:ascii="Times New Roman" w:hAnsi="Times New Roman" w:cs="Times New Roman"/>
        </w:rPr>
        <w:t xml:space="preserve"> the amount of time that networks in the Experimental condition looked at the two test events</w:t>
      </w:r>
      <w:r w:rsidR="008A2609">
        <w:rPr>
          <w:rFonts w:ascii="Times New Roman" w:hAnsi="Times New Roman" w:cs="Times New Roman"/>
        </w:rPr>
        <w:t xml:space="preserve"> was largely unaffected by</w:t>
      </w:r>
      <w:r w:rsidR="00B954B2">
        <w:rPr>
          <w:rFonts w:ascii="Times New Roman" w:hAnsi="Times New Roman" w:cs="Times New Roman"/>
        </w:rPr>
        <w:t xml:space="preserve"> the ratio of constrained to unconstrained arced motion</w:t>
      </w:r>
      <w:r w:rsidR="008A2609">
        <w:rPr>
          <w:rFonts w:ascii="Times New Roman" w:hAnsi="Times New Roman" w:cs="Times New Roman"/>
        </w:rPr>
        <w:t xml:space="preserve">. </w:t>
      </w:r>
      <w:r w:rsidR="00B954B2">
        <w:rPr>
          <w:rFonts w:ascii="Times New Roman" w:hAnsi="Times New Roman" w:cs="Times New Roman"/>
        </w:rPr>
        <w:t>This facet of the data is notable because</w:t>
      </w:r>
      <w:r w:rsidR="001C642A">
        <w:rPr>
          <w:rFonts w:ascii="Times New Roman" w:hAnsi="Times New Roman" w:cs="Times New Roman"/>
        </w:rPr>
        <w:t xml:space="preserve"> it might be expected that this difference should decrease as the proportion of unconstrained arced motion increases. </w:t>
      </w:r>
      <w:r w:rsidR="008A2609">
        <w:rPr>
          <w:rFonts w:ascii="Times New Roman" w:hAnsi="Times New Roman" w:cs="Times New Roman"/>
        </w:rPr>
        <w:t xml:space="preserve">The </w:t>
      </w:r>
      <w:r w:rsidR="00161BCA">
        <w:rPr>
          <w:rFonts w:ascii="Times New Roman" w:hAnsi="Times New Roman" w:cs="Times New Roman"/>
        </w:rPr>
        <w:t>reason the difference in looking to the Inefficient and Efficient test events</w:t>
      </w:r>
      <w:r w:rsidR="001C642A">
        <w:rPr>
          <w:rFonts w:ascii="Times New Roman" w:hAnsi="Times New Roman" w:cs="Times New Roman"/>
        </w:rPr>
        <w:t xml:space="preserve"> remained relatively stable across ratios was </w:t>
      </w:r>
      <w:r w:rsidR="00161BCA">
        <w:rPr>
          <w:rFonts w:ascii="Times New Roman" w:hAnsi="Times New Roman" w:cs="Times New Roman"/>
        </w:rPr>
        <w:t xml:space="preserve">simply </w:t>
      </w:r>
      <w:r w:rsidR="00956C2E">
        <w:rPr>
          <w:rFonts w:ascii="Times New Roman" w:hAnsi="Times New Roman" w:cs="Times New Roman"/>
        </w:rPr>
        <w:t>because</w:t>
      </w:r>
      <w:r w:rsidR="00C97B54">
        <w:rPr>
          <w:rFonts w:ascii="Times New Roman" w:hAnsi="Times New Roman" w:cs="Times New Roman"/>
        </w:rPr>
        <w:t xml:space="preserve"> </w:t>
      </w:r>
      <w:r w:rsidR="00161BCA">
        <w:rPr>
          <w:rFonts w:ascii="Times New Roman" w:hAnsi="Times New Roman" w:cs="Times New Roman"/>
        </w:rPr>
        <w:t xml:space="preserve">the network was habituated to a constrained arced motion event. A consequence of this </w:t>
      </w:r>
      <w:r w:rsidR="002C7276">
        <w:rPr>
          <w:rFonts w:ascii="Times New Roman" w:hAnsi="Times New Roman" w:cs="Times New Roman"/>
        </w:rPr>
        <w:t>was that</w:t>
      </w:r>
      <w:r w:rsidR="00A03867">
        <w:rPr>
          <w:rFonts w:ascii="Times New Roman" w:hAnsi="Times New Roman" w:cs="Times New Roman"/>
        </w:rPr>
        <w:t xml:space="preserve">, </w:t>
      </w:r>
      <w:r w:rsidR="00C97B54">
        <w:rPr>
          <w:rFonts w:ascii="Times New Roman" w:hAnsi="Times New Roman" w:cs="Times New Roman"/>
        </w:rPr>
        <w:t>even when</w:t>
      </w:r>
      <w:r w:rsidR="002C7276">
        <w:rPr>
          <w:rFonts w:ascii="Times New Roman" w:hAnsi="Times New Roman" w:cs="Times New Roman"/>
        </w:rPr>
        <w:t xml:space="preserve"> networks experienced equivalent amounts of constrained and unconstrained arced motion during pretraining</w:t>
      </w:r>
      <w:r w:rsidR="00A03867">
        <w:rPr>
          <w:rFonts w:ascii="Times New Roman" w:hAnsi="Times New Roman" w:cs="Times New Roman"/>
        </w:rPr>
        <w:t>, the arced motion-obstacle association was strengthened</w:t>
      </w:r>
      <w:r w:rsidR="002C7276">
        <w:rPr>
          <w:rFonts w:ascii="Times New Roman" w:hAnsi="Times New Roman" w:cs="Times New Roman"/>
        </w:rPr>
        <w:t>.</w:t>
      </w:r>
      <w:r w:rsidR="00C97B54">
        <w:rPr>
          <w:rFonts w:ascii="Times New Roman" w:hAnsi="Times New Roman" w:cs="Times New Roman"/>
        </w:rPr>
        <w:t xml:space="preserve"> </w:t>
      </w:r>
    </w:p>
    <w:p w14:paraId="328EAFCD" w14:textId="2BB3C9D2" w:rsidR="00A03867" w:rsidRDefault="00A03867" w:rsidP="00677D91">
      <w:pPr>
        <w:spacing w:line="480" w:lineRule="auto"/>
        <w:ind w:firstLine="720"/>
        <w:contextualSpacing/>
        <w:rPr>
          <w:rFonts w:ascii="Times New Roman" w:hAnsi="Times New Roman" w:cs="Times New Roman"/>
        </w:rPr>
      </w:pPr>
      <w:r>
        <w:rPr>
          <w:rFonts w:ascii="Times New Roman" w:hAnsi="Times New Roman" w:cs="Times New Roman"/>
        </w:rPr>
        <w:t xml:space="preserve">Although this simulation </w:t>
      </w:r>
      <w:r w:rsidR="009513D6">
        <w:rPr>
          <w:rFonts w:ascii="Times New Roman" w:hAnsi="Times New Roman" w:cs="Times New Roman"/>
        </w:rPr>
        <w:t>demonstrated that ALIAS’s performance</w:t>
      </w:r>
      <w:r w:rsidR="009B2C55">
        <w:rPr>
          <w:rFonts w:ascii="Times New Roman" w:hAnsi="Times New Roman" w:cs="Times New Roman"/>
        </w:rPr>
        <w:t xml:space="preserve"> in Simulation 1a</w:t>
      </w:r>
      <w:r w:rsidR="009513D6">
        <w:rPr>
          <w:rFonts w:ascii="Times New Roman" w:hAnsi="Times New Roman" w:cs="Times New Roman"/>
        </w:rPr>
        <w:t xml:space="preserve"> did not hinge on </w:t>
      </w:r>
      <w:r w:rsidR="009B2C55">
        <w:rPr>
          <w:rFonts w:ascii="Times New Roman" w:hAnsi="Times New Roman" w:cs="Times New Roman"/>
        </w:rPr>
        <w:t>a deterministic mapping between arced motion and obstacles,</w:t>
      </w:r>
      <w:ins w:id="646" w:author="Benton, Deon" w:date="2026-05-08T21:49:00Z" w16du:dateUtc="2026-05-09T02:49:00Z">
        <w:r w:rsidR="003333A3">
          <w:rPr>
            <w:rFonts w:ascii="Times New Roman" w:hAnsi="Times New Roman" w:cs="Times New Roman"/>
          </w:rPr>
          <w:t xml:space="preserve"> </w:t>
        </w:r>
      </w:ins>
      <w:r w:rsidR="002E509E">
        <w:rPr>
          <w:rFonts w:ascii="Times New Roman" w:hAnsi="Times New Roman" w:cs="Times New Roman"/>
        </w:rPr>
        <w:t xml:space="preserve">it remains to be seen whether ALIAS </w:t>
      </w:r>
      <w:ins w:id="647" w:author="Benton, Deon" w:date="2026-05-08T22:31:00Z" w16du:dateUtc="2026-05-09T03:31:00Z">
        <w:r w:rsidR="008A3B04">
          <w:rPr>
            <w:rFonts w:ascii="Times New Roman" w:hAnsi="Times New Roman" w:cs="Times New Roman"/>
          </w:rPr>
          <w:t>provides a veridical account of infant action understanding</w:t>
        </w:r>
      </w:ins>
      <w:ins w:id="648" w:author="Benton, Deon" w:date="2026-05-08T22:32:00Z" w16du:dateUtc="2026-05-09T03:32:00Z">
        <w:r w:rsidR="008A3B04">
          <w:rPr>
            <w:rFonts w:ascii="Times New Roman" w:hAnsi="Times New Roman" w:cs="Times New Roman"/>
          </w:rPr>
          <w:t>.</w:t>
        </w:r>
      </w:ins>
      <w:ins w:id="649" w:author="Benton, Deon" w:date="2026-05-08T22:33:00Z" w16du:dateUtc="2026-05-09T03:33:00Z">
        <w:r w:rsidR="008A3B04">
          <w:rPr>
            <w:rFonts w:ascii="Times New Roman" w:hAnsi="Times New Roman" w:cs="Times New Roman"/>
          </w:rPr>
          <w:t xml:space="preserve"> One way to address this issue is to show that ALIAS can capture </w:t>
        </w:r>
      </w:ins>
      <w:ins w:id="650" w:author="Benton, Deon" w:date="2026-05-08T22:38:00Z" w16du:dateUtc="2026-05-09T03:38:00Z">
        <w:r w:rsidR="003A4C4D">
          <w:rPr>
            <w:rFonts w:ascii="Times New Roman" w:hAnsi="Times New Roman" w:cs="Times New Roman"/>
          </w:rPr>
          <w:t>each of the four remaining findings.</w:t>
        </w:r>
      </w:ins>
      <w:r w:rsidR="002E509E">
        <w:rPr>
          <w:rFonts w:ascii="Times New Roman" w:hAnsi="Times New Roman" w:cs="Times New Roman"/>
        </w:rPr>
        <w:t xml:space="preserve"> </w:t>
      </w:r>
      <w:r w:rsidR="00D876C9">
        <w:rPr>
          <w:rFonts w:ascii="Times New Roman" w:eastAsia="Times New Roman" w:hAnsi="Times New Roman" w:cs="Times New Roman"/>
        </w:rPr>
        <w:t xml:space="preserve">Simulation 2 </w:t>
      </w:r>
      <w:r w:rsidR="00666874">
        <w:rPr>
          <w:rFonts w:ascii="Times New Roman" w:eastAsia="Times New Roman" w:hAnsi="Times New Roman" w:cs="Times New Roman"/>
        </w:rPr>
        <w:t>took a first step in this direction</w:t>
      </w:r>
      <w:r w:rsidR="00011353">
        <w:rPr>
          <w:rFonts w:ascii="Times New Roman" w:eastAsia="Times New Roman" w:hAnsi="Times New Roman" w:cs="Times New Roman"/>
        </w:rPr>
        <w:t xml:space="preserve"> by assessing whether ALIAS could capture </w:t>
      </w:r>
      <w:ins w:id="651" w:author="Benton, Deon" w:date="2026-05-08T22:38:00Z" w16du:dateUtc="2026-05-09T03:38:00Z">
        <w:r w:rsidR="003A4C4D">
          <w:rPr>
            <w:rFonts w:ascii="Times New Roman" w:eastAsia="Times New Roman" w:hAnsi="Times New Roman" w:cs="Times New Roman"/>
          </w:rPr>
          <w:t>the</w:t>
        </w:r>
        <w:r w:rsidR="003A4C4D">
          <w:rPr>
            <w:rFonts w:ascii="Times New Roman" w:eastAsia="Times New Roman" w:hAnsi="Times New Roman" w:cs="Times New Roman"/>
          </w:rPr>
          <w:t xml:space="preserve"> </w:t>
        </w:r>
      </w:ins>
      <w:r w:rsidR="00011353">
        <w:rPr>
          <w:rFonts w:ascii="Times New Roman" w:eastAsia="Times New Roman" w:hAnsi="Times New Roman" w:cs="Times New Roman"/>
        </w:rPr>
        <w:t>second target finding</w:t>
      </w:r>
      <w:r w:rsidR="00D876C9">
        <w:rPr>
          <w:rFonts w:ascii="Times New Roman" w:eastAsia="Times New Roman" w:hAnsi="Times New Roman" w:cs="Times New Roman"/>
        </w:rPr>
        <w:t>.</w:t>
      </w:r>
      <w:r w:rsidR="00011353">
        <w:rPr>
          <w:rFonts w:ascii="Times New Roman" w:eastAsia="Times New Roman" w:hAnsi="Times New Roman" w:cs="Times New Roman"/>
        </w:rPr>
        <w:t xml:space="preserve"> </w:t>
      </w:r>
      <w:r w:rsidR="00D876C9">
        <w:rPr>
          <w:rFonts w:ascii="Times New Roman" w:eastAsia="Times New Roman" w:hAnsi="Times New Roman" w:cs="Times New Roman"/>
        </w:rPr>
        <w:t xml:space="preserve">This </w:t>
      </w:r>
      <w:r w:rsidR="00011353">
        <w:rPr>
          <w:rFonts w:ascii="Times New Roman" w:eastAsia="Times New Roman" w:hAnsi="Times New Roman" w:cs="Times New Roman"/>
        </w:rPr>
        <w:t>is the finding that</w:t>
      </w:r>
      <w:r w:rsidR="00D876C9">
        <w:rPr>
          <w:rFonts w:ascii="Times New Roman" w:eastAsia="Times New Roman" w:hAnsi="Times New Roman" w:cs="Times New Roman"/>
        </w:rPr>
        <w:t xml:space="preserve"> infants’ looking responses in action understanding studies do not depend on whether the entities involved are animate.</w:t>
      </w:r>
      <w:r w:rsidR="00E2240B">
        <w:rPr>
          <w:rFonts w:ascii="Times New Roman" w:eastAsia="Times New Roman" w:hAnsi="Times New Roman" w:cs="Times New Roman"/>
        </w:rPr>
        <w:t xml:space="preserve"> The objects used in this simulation</w:t>
      </w:r>
      <w:ins w:id="652" w:author="Benton, Deon" w:date="2026-05-08T22:58:00Z" w16du:dateUtc="2026-05-09T03:58:00Z">
        <w:r w:rsidR="00B71311">
          <w:rPr>
            <w:rFonts w:ascii="Times New Roman" w:eastAsia="Times New Roman" w:hAnsi="Times New Roman" w:cs="Times New Roman"/>
          </w:rPr>
          <w:t>—unlike those used in Simulation 1a</w:t>
        </w:r>
      </w:ins>
      <w:r w:rsidR="00B71311">
        <w:rPr>
          <w:rFonts w:ascii="Times New Roman" w:eastAsia="Times New Roman" w:hAnsi="Times New Roman" w:cs="Times New Roman"/>
        </w:rPr>
        <w:t>—</w:t>
      </w:r>
      <w:r w:rsidR="00E2240B">
        <w:rPr>
          <w:rFonts w:ascii="Times New Roman" w:eastAsia="Times New Roman" w:hAnsi="Times New Roman" w:cs="Times New Roman"/>
        </w:rPr>
        <w:t>did not possess surface features typical of animate entities; instead, the objects possessed features typical of inanimate objects. Because</w:t>
      </w:r>
      <w:r w:rsidR="00677D91">
        <w:rPr>
          <w:rFonts w:ascii="Times New Roman" w:eastAsia="Times New Roman" w:hAnsi="Times New Roman" w:cs="Times New Roman"/>
        </w:rPr>
        <w:t xml:space="preserve"> the performance of OM10 </w:t>
      </w:r>
      <w:ins w:id="653" w:author="Benton, Deon" w:date="2026-05-08T23:02:00Z" w16du:dateUtc="2026-05-09T04:02:00Z">
        <w:r w:rsidR="00E06F55">
          <w:rPr>
            <w:rFonts w:ascii="Times New Roman" w:eastAsia="Times New Roman" w:hAnsi="Times New Roman" w:cs="Times New Roman"/>
          </w:rPr>
          <w:t xml:space="preserve"> (and OM10-2) </w:t>
        </w:r>
      </w:ins>
      <w:r w:rsidR="00677D91">
        <w:rPr>
          <w:rFonts w:ascii="Times New Roman" w:eastAsia="Times New Roman" w:hAnsi="Times New Roman" w:cs="Times New Roman"/>
        </w:rPr>
        <w:t>in Simulation 2 would be identical to that in Simulation 1a</w:t>
      </w:r>
      <w:r w:rsidR="003A4C4D">
        <w:rPr>
          <w:rFonts w:ascii="Times New Roman" w:eastAsia="Times New Roman" w:hAnsi="Times New Roman" w:cs="Times New Roman"/>
        </w:rPr>
        <w:t xml:space="preserve">—given that </w:t>
      </w:r>
      <w:ins w:id="654" w:author="Benton, Deon" w:date="2026-05-08T23:02:00Z" w16du:dateUtc="2026-05-09T04:02:00Z">
        <w:r w:rsidR="00E06F55">
          <w:rPr>
            <w:rFonts w:ascii="Times New Roman" w:eastAsia="Times New Roman" w:hAnsi="Times New Roman" w:cs="Times New Roman"/>
          </w:rPr>
          <w:t>neither model</w:t>
        </w:r>
      </w:ins>
      <w:r w:rsidR="003A4C4D">
        <w:rPr>
          <w:rFonts w:ascii="Times New Roman" w:eastAsia="Times New Roman" w:hAnsi="Times New Roman" w:cs="Times New Roman"/>
        </w:rPr>
        <w:t xml:space="preserve"> has </w:t>
      </w:r>
      <w:ins w:id="655" w:author="Benton, Deon" w:date="2026-05-08T23:02:00Z" w16du:dateUtc="2026-05-09T04:02:00Z">
        <w:r w:rsidR="00E06F55">
          <w:rPr>
            <w:rFonts w:ascii="Times New Roman" w:eastAsia="Times New Roman" w:hAnsi="Times New Roman" w:cs="Times New Roman"/>
          </w:rPr>
          <w:t>a</w:t>
        </w:r>
      </w:ins>
      <w:del w:id="656" w:author="Benton, Deon" w:date="2026-05-08T23:02:00Z" w16du:dateUtc="2026-05-09T04:02:00Z">
        <w:r w:rsidR="003A4C4D" w:rsidDel="00E06F55">
          <w:rPr>
            <w:rFonts w:ascii="Times New Roman" w:eastAsia="Times New Roman" w:hAnsi="Times New Roman" w:cs="Times New Roman"/>
          </w:rPr>
          <w:delText>no</w:delText>
        </w:r>
      </w:del>
      <w:r w:rsidR="003A4C4D">
        <w:rPr>
          <w:rFonts w:ascii="Times New Roman" w:eastAsia="Times New Roman" w:hAnsi="Times New Roman" w:cs="Times New Roman"/>
        </w:rPr>
        <w:t xml:space="preserve"> </w:t>
      </w:r>
      <w:ins w:id="657" w:author="Benton, Deon" w:date="2026-05-08T22:59:00Z" w16du:dateUtc="2026-05-09T03:59:00Z">
        <w:r w:rsidR="00B71311">
          <w:rPr>
            <w:rFonts w:ascii="Times New Roman" w:eastAsia="Times New Roman" w:hAnsi="Times New Roman" w:cs="Times New Roman"/>
          </w:rPr>
          <w:t>m</w:t>
        </w:r>
        <w:r w:rsidR="00B71311">
          <w:rPr>
            <w:rFonts w:ascii="Times New Roman" w:eastAsia="Times New Roman" w:hAnsi="Times New Roman" w:cs="Times New Roman"/>
          </w:rPr>
          <w:t>eans</w:t>
        </w:r>
        <w:r w:rsidR="00B71311">
          <w:rPr>
            <w:rFonts w:ascii="Times New Roman" w:eastAsia="Times New Roman" w:hAnsi="Times New Roman" w:cs="Times New Roman"/>
          </w:rPr>
          <w:t xml:space="preserve"> </w:t>
        </w:r>
      </w:ins>
      <w:r w:rsidR="003A4C4D">
        <w:rPr>
          <w:rFonts w:ascii="Times New Roman" w:eastAsia="Times New Roman" w:hAnsi="Times New Roman" w:cs="Times New Roman"/>
        </w:rPr>
        <w:t>for representing whether an object possess</w:t>
      </w:r>
      <w:ins w:id="658" w:author="Benton, Deon" w:date="2026-05-08T22:59:00Z" w16du:dateUtc="2026-05-09T03:59:00Z">
        <w:r w:rsidR="00B71311">
          <w:rPr>
            <w:rFonts w:ascii="Times New Roman" w:eastAsia="Times New Roman" w:hAnsi="Times New Roman" w:cs="Times New Roman"/>
          </w:rPr>
          <w:t>es</w:t>
        </w:r>
      </w:ins>
      <w:r w:rsidR="003A4C4D">
        <w:rPr>
          <w:rFonts w:ascii="Times New Roman" w:eastAsia="Times New Roman" w:hAnsi="Times New Roman" w:cs="Times New Roman"/>
        </w:rPr>
        <w:t xml:space="preserve"> animate- or object-typical features</w:t>
      </w:r>
      <w:ins w:id="659" w:author="Benton, Deon" w:date="2026-05-08T22:39:00Z" w16du:dateUtc="2026-05-09T03:39:00Z">
        <w:r w:rsidR="003A4C4D">
          <w:rPr>
            <w:rFonts w:ascii="Times New Roman" w:eastAsia="Times New Roman" w:hAnsi="Times New Roman" w:cs="Times New Roman"/>
          </w:rPr>
          <w:t>—</w:t>
        </w:r>
      </w:ins>
      <w:ins w:id="660" w:author="Benton, Deon" w:date="2026-05-08T23:02:00Z" w16du:dateUtc="2026-05-09T04:02:00Z">
        <w:r w:rsidR="00E06F55">
          <w:rPr>
            <w:rFonts w:ascii="Times New Roman" w:eastAsia="Times New Roman" w:hAnsi="Times New Roman" w:cs="Times New Roman"/>
          </w:rPr>
          <w:t xml:space="preserve">Simulation 2 only focused on the behavior of ALIAS and ALIAS-2. </w:t>
        </w:r>
      </w:ins>
    </w:p>
    <w:p w14:paraId="50411851" w14:textId="77777777" w:rsidR="003A731B" w:rsidRDefault="003A731B" w:rsidP="00E306B6">
      <w:pPr>
        <w:spacing w:line="480" w:lineRule="auto"/>
        <w:contextualSpacing/>
        <w:rPr>
          <w:rFonts w:ascii="Times New Roman" w:hAnsi="Times New Roman" w:cs="Times New Roman"/>
        </w:rPr>
      </w:pPr>
    </w:p>
    <w:p w14:paraId="0356A792" w14:textId="2235E780" w:rsidR="00B208F8" w:rsidRPr="009F7F31" w:rsidRDefault="00B208F8" w:rsidP="009F7F31">
      <w:pPr>
        <w:spacing w:line="480" w:lineRule="auto"/>
        <w:ind w:firstLine="720"/>
        <w:contextualSpacing/>
        <w:jc w:val="center"/>
        <w:rPr>
          <w:rFonts w:ascii="Times New Roman" w:eastAsia="Times New Roman" w:hAnsi="Times New Roman" w:cs="Times New Roman"/>
          <w:b/>
          <w:bCs/>
        </w:rPr>
      </w:pPr>
      <w:r w:rsidRPr="009F7F31">
        <w:rPr>
          <w:rFonts w:ascii="Times New Roman" w:eastAsia="Times New Roman" w:hAnsi="Times New Roman" w:cs="Times New Roman"/>
          <w:b/>
          <w:bCs/>
        </w:rPr>
        <w:t>Simulation 2</w:t>
      </w:r>
    </w:p>
    <w:p w14:paraId="5B4F8381" w14:textId="16D26CB5"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Simulation 2 was identical to Simulation 1</w:t>
      </w:r>
      <w:r w:rsidR="00333ACF">
        <w:rPr>
          <w:rFonts w:ascii="Times New Roman" w:eastAsia="Times New Roman" w:hAnsi="Times New Roman" w:cs="Times New Roman"/>
        </w:rPr>
        <w:t>a</w:t>
      </w:r>
      <w:r w:rsidR="007300EB">
        <w:rPr>
          <w:rFonts w:ascii="Times New Roman" w:eastAsia="Times New Roman" w:hAnsi="Times New Roman" w:cs="Times New Roman"/>
        </w:rPr>
        <w:t xml:space="preserve"> with two key exceptions. First,</w:t>
      </w:r>
      <w:r>
        <w:rPr>
          <w:rFonts w:ascii="Times New Roman" w:eastAsia="Times New Roman" w:hAnsi="Times New Roman" w:cs="Times New Roman"/>
        </w:rPr>
        <w:t xml:space="preserve"> </w:t>
      </w:r>
      <w:r w:rsidR="007300EB">
        <w:rPr>
          <w:rFonts w:ascii="Times New Roman" w:eastAsia="Times New Roman" w:hAnsi="Times New Roman" w:cs="Times New Roman"/>
        </w:rPr>
        <w:t>the</w:t>
      </w:r>
      <w:r>
        <w:rPr>
          <w:rFonts w:ascii="Times New Roman" w:eastAsia="Times New Roman" w:hAnsi="Times New Roman" w:cs="Times New Roman"/>
        </w:rPr>
        <w:t xml:space="preserve"> objects </w:t>
      </w:r>
      <w:r w:rsidR="00254EDB">
        <w:rPr>
          <w:rFonts w:ascii="Times New Roman" w:eastAsia="Times New Roman" w:hAnsi="Times New Roman" w:cs="Times New Roman"/>
        </w:rPr>
        <w:t>used during habituation and test</w:t>
      </w:r>
      <w:r w:rsidR="0084011A">
        <w:rPr>
          <w:rFonts w:ascii="Times New Roman" w:eastAsia="Times New Roman" w:hAnsi="Times New Roman" w:cs="Times New Roman"/>
        </w:rPr>
        <w:t xml:space="preserve"> </w:t>
      </w:r>
      <w:r>
        <w:rPr>
          <w:rFonts w:ascii="Times New Roman" w:eastAsia="Times New Roman" w:hAnsi="Times New Roman" w:cs="Times New Roman"/>
        </w:rPr>
        <w:t xml:space="preserve">did not possess </w:t>
      </w:r>
      <w:r w:rsidR="00282727">
        <w:rPr>
          <w:rFonts w:ascii="Times New Roman" w:eastAsia="Times New Roman" w:hAnsi="Times New Roman" w:cs="Times New Roman"/>
        </w:rPr>
        <w:t>surface features associated with animate entities.</w:t>
      </w:r>
      <w:r w:rsidR="001216D8">
        <w:rPr>
          <w:rFonts w:ascii="Times New Roman" w:eastAsia="Times New Roman" w:hAnsi="Times New Roman" w:cs="Times New Roman"/>
        </w:rPr>
        <w:t xml:space="preserve"> </w:t>
      </w:r>
      <w:r w:rsidR="00282727">
        <w:rPr>
          <w:rFonts w:ascii="Times New Roman" w:eastAsia="Times New Roman" w:hAnsi="Times New Roman" w:cs="Times New Roman"/>
        </w:rPr>
        <w:t xml:space="preserve">To that end, the second rather than the first unit was activated in the Surface Property Left and Right groups during habituation and test. </w:t>
      </w:r>
      <w:r w:rsidR="0032241B">
        <w:rPr>
          <w:rFonts w:ascii="Times New Roman" w:eastAsia="Times New Roman" w:hAnsi="Times New Roman" w:cs="Times New Roman"/>
        </w:rPr>
        <w:t>As was also true in Simulation 1a, ALIAS’s performance was compared to OM10, OM10-2, and ALIAS-2.</w:t>
      </w:r>
      <w:r w:rsidR="001216D8">
        <w:rPr>
          <w:rFonts w:ascii="Times New Roman" w:eastAsia="Times New Roman" w:hAnsi="Times New Roman" w:cs="Times New Roman"/>
        </w:rPr>
        <w:t xml:space="preserve"> By habituating networks to objects that possessed features typical on inanimate objects, it was possible to determine whether ALIAS’s behavior in Simulations 1a and 1b depended on objects possessing features typical of inanimate objects during habituation and test. </w:t>
      </w:r>
      <w:r w:rsidR="007300EB">
        <w:rPr>
          <w:rFonts w:ascii="Times New Roman" w:eastAsia="Times New Roman" w:hAnsi="Times New Roman" w:cs="Times New Roman"/>
        </w:rPr>
        <w:t xml:space="preserve">Second, the length of the habituation phase was shortened from 900 epochs to 675 epochs. </w:t>
      </w:r>
      <w:r w:rsidR="00E239DF">
        <w:rPr>
          <w:rFonts w:ascii="Times New Roman" w:eastAsia="Times New Roman" w:hAnsi="Times New Roman" w:cs="Times New Roman"/>
        </w:rPr>
        <w:t xml:space="preserve">This decision was justified by the fact that </w:t>
      </w:r>
      <w:r w:rsidR="007300EB">
        <w:rPr>
          <w:rFonts w:ascii="Times New Roman" w:eastAsia="Times New Roman" w:hAnsi="Times New Roman" w:cs="Times New Roman"/>
        </w:rPr>
        <w:t>the finding that animate cues are not necessary for infants</w:t>
      </w:r>
      <w:r w:rsidR="00E239DF">
        <w:rPr>
          <w:rFonts w:ascii="Times New Roman" w:eastAsia="Times New Roman" w:hAnsi="Times New Roman" w:cs="Times New Roman"/>
        </w:rPr>
        <w:t xml:space="preserve"> </w:t>
      </w:r>
      <w:r w:rsidR="007300EB">
        <w:rPr>
          <w:rFonts w:ascii="Times New Roman" w:eastAsia="Times New Roman" w:hAnsi="Times New Roman" w:cs="Times New Roman"/>
        </w:rPr>
        <w:t xml:space="preserve">to process actions in terms of their efficiency </w:t>
      </w:r>
      <w:r w:rsidR="00E239DF">
        <w:rPr>
          <w:rFonts w:ascii="Times New Roman" w:eastAsia="Times New Roman" w:hAnsi="Times New Roman" w:cs="Times New Roman"/>
        </w:rPr>
        <w:t xml:space="preserve">comes from </w:t>
      </w:r>
      <w:r w:rsidR="005660C0">
        <w:rPr>
          <w:rFonts w:ascii="Times New Roman" w:eastAsia="Times New Roman" w:hAnsi="Times New Roman" w:cs="Times New Roman"/>
        </w:rPr>
        <w:t xml:space="preserve">research with younger infants, namely, </w:t>
      </w:r>
      <w:r w:rsidR="00E239DF">
        <w:rPr>
          <w:rFonts w:ascii="Times New Roman" w:eastAsia="Times New Roman" w:hAnsi="Times New Roman" w:cs="Times New Roman"/>
        </w:rPr>
        <w:t xml:space="preserve">with 9-month-olds (e.g., Csibra et al., 1999).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tbl>
      <w:tblPr>
        <w:tblStyle w:val="TableGrid"/>
        <w:tblW w:w="1195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gridCol w:w="6089"/>
      </w:tblGrid>
      <w:tr w:rsidR="0092396B" w14:paraId="38D622CA" w14:textId="77777777" w:rsidTr="00430623">
        <w:trPr>
          <w:trHeight w:val="3633"/>
        </w:trPr>
        <w:tc>
          <w:tcPr>
            <w:tcW w:w="5392" w:type="dxa"/>
          </w:tcPr>
          <w:p w14:paraId="0CC5A73C" w14:textId="5712C975" w:rsidR="0092396B" w:rsidRDefault="00A9344A" w:rsidP="00614A04">
            <w:pPr>
              <w:keepNext/>
              <w:spacing w:line="480" w:lineRule="auto"/>
              <w:contextualSpacing/>
            </w:pPr>
            <w:r>
              <w:rPr>
                <w:noProof/>
              </w:rPr>
              <w:drawing>
                <wp:inline distT="0" distB="0" distL="0" distR="0" wp14:anchorId="06C782D8" wp14:editId="69E0181A">
                  <wp:extent cx="3586162" cy="2206869"/>
                  <wp:effectExtent l="0" t="0" r="0" b="3175"/>
                  <wp:docPr id="666824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24417" name="Picture 66682441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00581" cy="2215742"/>
                          </a:xfrm>
                          <a:prstGeom prst="rect">
                            <a:avLst/>
                          </a:prstGeom>
                        </pic:spPr>
                      </pic:pic>
                    </a:graphicData>
                  </a:graphic>
                </wp:inline>
              </w:drawing>
            </w:r>
          </w:p>
        </w:tc>
        <w:tc>
          <w:tcPr>
            <w:tcW w:w="6560" w:type="dxa"/>
          </w:tcPr>
          <w:p w14:paraId="15AD6A5D" w14:textId="0776F677" w:rsidR="0092396B" w:rsidRDefault="00A9344A" w:rsidP="00614A04">
            <w:pPr>
              <w:keepNext/>
              <w:spacing w:line="480" w:lineRule="auto"/>
              <w:contextualSpacing/>
            </w:pPr>
            <w:r>
              <w:rPr>
                <w:noProof/>
              </w:rPr>
              <w:drawing>
                <wp:inline distT="0" distB="0" distL="0" distR="0" wp14:anchorId="79D9E401" wp14:editId="01C7D26C">
                  <wp:extent cx="3651172" cy="2233613"/>
                  <wp:effectExtent l="0" t="0" r="6985" b="0"/>
                  <wp:docPr id="628793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93413" name="Picture 62879341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86519" cy="2255237"/>
                          </a:xfrm>
                          <a:prstGeom prst="rect">
                            <a:avLst/>
                          </a:prstGeom>
                        </pic:spPr>
                      </pic:pic>
                    </a:graphicData>
                  </a:graphic>
                </wp:inline>
              </w:drawing>
            </w:r>
          </w:p>
        </w:tc>
      </w:tr>
    </w:tbl>
    <w:p w14:paraId="2AB9E48B" w14:textId="5984D5D5" w:rsidR="00614A04" w:rsidRDefault="00614A04" w:rsidP="00614A04">
      <w:pPr>
        <w:pStyle w:val="Caption"/>
        <w:rPr>
          <w:rFonts w:ascii="Times New Roman" w:hAnsi="Times New Roman" w:cs="Times New Roman"/>
          <w:i w:val="0"/>
          <w:iCs w:val="0"/>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8</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w:t>
      </w:r>
      <w:r w:rsidR="00A9344A" w:rsidRPr="00B64108">
        <w:rPr>
          <w:rFonts w:ascii="Times New Roman" w:hAnsi="Times New Roman" w:cs="Times New Roman"/>
          <w:i w:val="0"/>
          <w:iCs w:val="0"/>
          <w:color w:val="000000" w:themeColor="text1"/>
          <w:sz w:val="24"/>
          <w:szCs w:val="24"/>
        </w:rPr>
        <w:t>Mean network error</w:t>
      </w:r>
      <w:r w:rsidR="00A9344A">
        <w:rPr>
          <w:rFonts w:ascii="Times New Roman" w:hAnsi="Times New Roman" w:cs="Times New Roman"/>
          <w:i w:val="0"/>
          <w:iCs w:val="0"/>
          <w:color w:val="000000" w:themeColor="text1"/>
          <w:sz w:val="24"/>
          <w:szCs w:val="24"/>
        </w:rPr>
        <w:t xml:space="preserve"> produced</w:t>
      </w:r>
      <w:r w:rsidR="00A9344A" w:rsidRPr="00B64108">
        <w:rPr>
          <w:rFonts w:ascii="Times New Roman" w:hAnsi="Times New Roman" w:cs="Times New Roman"/>
          <w:i w:val="0"/>
          <w:iCs w:val="0"/>
          <w:color w:val="000000" w:themeColor="text1"/>
          <w:sz w:val="24"/>
          <w:szCs w:val="24"/>
        </w:rPr>
        <w:t xml:space="preserve"> to the Efficient and Inefficient </w:t>
      </w:r>
      <w:r w:rsidRPr="00614A04">
        <w:rPr>
          <w:rFonts w:ascii="Times New Roman" w:hAnsi="Times New Roman" w:cs="Times New Roman"/>
          <w:i w:val="0"/>
          <w:iCs w:val="0"/>
          <w:color w:val="000000" w:themeColor="text1"/>
          <w:sz w:val="24"/>
          <w:szCs w:val="24"/>
        </w:rPr>
        <w:t>test events in Simulation 2 across conditions</w:t>
      </w:r>
      <w:r w:rsidR="0092396B">
        <w:rPr>
          <w:rFonts w:ascii="Times New Roman" w:hAnsi="Times New Roman" w:cs="Times New Roman"/>
          <w:i w:val="0"/>
          <w:iCs w:val="0"/>
          <w:color w:val="000000" w:themeColor="text1"/>
          <w:sz w:val="24"/>
          <w:szCs w:val="24"/>
        </w:rPr>
        <w:t xml:space="preserve"> overall (left panel)</w:t>
      </w:r>
      <w:r w:rsidRPr="00614A04">
        <w:rPr>
          <w:rFonts w:ascii="Times New Roman" w:hAnsi="Times New Roman" w:cs="Times New Roman"/>
          <w:i w:val="0"/>
          <w:iCs w:val="0"/>
          <w:color w:val="000000" w:themeColor="text1"/>
          <w:sz w:val="24"/>
          <w:szCs w:val="24"/>
        </w:rPr>
        <w:t xml:space="preserve"> and</w:t>
      </w:r>
      <w:r w:rsidR="0092396B">
        <w:rPr>
          <w:rFonts w:ascii="Times New Roman" w:hAnsi="Times New Roman" w:cs="Times New Roman"/>
          <w:i w:val="0"/>
          <w:iCs w:val="0"/>
          <w:color w:val="000000" w:themeColor="text1"/>
          <w:sz w:val="24"/>
          <w:szCs w:val="24"/>
        </w:rPr>
        <w:t xml:space="preserve"> across</w:t>
      </w:r>
      <w:r w:rsidRPr="00614A04">
        <w:rPr>
          <w:rFonts w:ascii="Times New Roman" w:hAnsi="Times New Roman" w:cs="Times New Roman"/>
          <w:i w:val="0"/>
          <w:iCs w:val="0"/>
          <w:color w:val="000000" w:themeColor="text1"/>
          <w:sz w:val="24"/>
          <w:szCs w:val="24"/>
        </w:rPr>
        <w:t xml:space="preserve"> </w:t>
      </w:r>
      <w:r w:rsidR="0092396B">
        <w:rPr>
          <w:rFonts w:ascii="Times New Roman" w:hAnsi="Times New Roman" w:cs="Times New Roman"/>
          <w:i w:val="0"/>
          <w:iCs w:val="0"/>
          <w:color w:val="000000" w:themeColor="text1"/>
          <w:sz w:val="24"/>
          <w:szCs w:val="24"/>
        </w:rPr>
        <w:t>different habituation epochs (right panel</w:t>
      </w:r>
      <w:r w:rsidR="004919FE">
        <w:rPr>
          <w:rFonts w:ascii="Times New Roman" w:hAnsi="Times New Roman" w:cs="Times New Roman"/>
          <w:i w:val="0"/>
          <w:iCs w:val="0"/>
          <w:color w:val="000000" w:themeColor="text1"/>
          <w:sz w:val="24"/>
          <w:szCs w:val="24"/>
        </w:rPr>
        <w:t>)</w:t>
      </w:r>
      <w:r w:rsidRPr="00614A04">
        <w:rPr>
          <w:rFonts w:ascii="Times New Roman" w:hAnsi="Times New Roman" w:cs="Times New Roman"/>
          <w:i w:val="0"/>
          <w:iCs w:val="0"/>
          <w:color w:val="000000" w:themeColor="text1"/>
          <w:sz w:val="24"/>
          <w:szCs w:val="24"/>
        </w:rPr>
        <w:t>.</w:t>
      </w:r>
    </w:p>
    <w:p w14:paraId="4082C555" w14:textId="77777777" w:rsidR="00614A04" w:rsidRPr="00614A04" w:rsidRDefault="00614A04" w:rsidP="00614A04"/>
    <w:p w14:paraId="09B1C71D" w14:textId="4842C23D"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lastRenderedPageBreak/>
        <w:t xml:space="preserve">Figure </w:t>
      </w:r>
      <w:r w:rsidR="00614A04">
        <w:rPr>
          <w:rFonts w:ascii="Times New Roman" w:hAnsi="Times New Roman" w:cs="Times New Roman"/>
        </w:rPr>
        <w:t>8</w:t>
      </w:r>
      <w:r>
        <w:rPr>
          <w:rFonts w:ascii="Times New Roman" w:hAnsi="Times New Roman" w:cs="Times New Roman"/>
        </w:rPr>
        <w:t xml:space="preserve"> depicts </w:t>
      </w:r>
      <w:r w:rsidR="005A6D57">
        <w:rPr>
          <w:rFonts w:ascii="Times New Roman" w:hAnsi="Times New Roman" w:cs="Times New Roman"/>
        </w:rPr>
        <w:t xml:space="preserve">the mean network error produced </w:t>
      </w:r>
      <w:r>
        <w:rPr>
          <w:rFonts w:ascii="Times New Roman" w:hAnsi="Times New Roman" w:cs="Times New Roman"/>
        </w:rPr>
        <w:t>to the Efficient and Inefficient test events for the Experimental and Control conditions</w:t>
      </w:r>
      <w:r w:rsidR="00DF590B">
        <w:rPr>
          <w:rFonts w:ascii="Times New Roman" w:hAnsi="Times New Roman" w:cs="Times New Roman"/>
        </w:rPr>
        <w:t xml:space="preserve"> </w:t>
      </w:r>
      <w:r w:rsidR="0092396B">
        <w:rPr>
          <w:rFonts w:ascii="Times New Roman" w:hAnsi="Times New Roman" w:cs="Times New Roman"/>
        </w:rPr>
        <w:t xml:space="preserve">overall and </w:t>
      </w:r>
      <w:r w:rsidR="00DF590B">
        <w:rPr>
          <w:rFonts w:ascii="Times New Roman" w:hAnsi="Times New Roman" w:cs="Times New Roman"/>
        </w:rPr>
        <w:t>across the training epochs</w:t>
      </w:r>
      <w:r>
        <w:rPr>
          <w:rFonts w:ascii="Times New Roman" w:hAnsi="Times New Roman" w:cs="Times New Roman"/>
        </w:rPr>
        <w:t xml:space="preserve">. </w:t>
      </w:r>
      <w:r w:rsidR="00294E89">
        <w:rPr>
          <w:rFonts w:ascii="Times New Roman" w:hAnsi="Times New Roman" w:cs="Times New Roman"/>
        </w:rPr>
        <w:t xml:space="preserve">As can be seen, </w:t>
      </w:r>
      <w:r w:rsidR="001426AF">
        <w:rPr>
          <w:rFonts w:ascii="Times New Roman" w:hAnsi="Times New Roman" w:cs="Times New Roman"/>
        </w:rPr>
        <w:t>networks assigned to the Experimental condition looked longer at the Inefficient test event than at the Efficient test event. This was true</w:t>
      </w:r>
      <w:r w:rsidR="004919FE">
        <w:rPr>
          <w:rFonts w:ascii="Times New Roman" w:hAnsi="Times New Roman" w:cs="Times New Roman"/>
        </w:rPr>
        <w:t xml:space="preserve"> b</w:t>
      </w:r>
      <w:r w:rsidR="0094163A">
        <w:rPr>
          <w:rFonts w:ascii="Times New Roman" w:hAnsi="Times New Roman" w:cs="Times New Roman"/>
        </w:rPr>
        <w:t>oth</w:t>
      </w:r>
      <w:r w:rsidR="004919FE">
        <w:rPr>
          <w:rFonts w:ascii="Times New Roman" w:hAnsi="Times New Roman" w:cs="Times New Roman"/>
        </w:rPr>
        <w:t xml:space="preserve"> overall and</w:t>
      </w:r>
      <w:r w:rsidR="001426AF">
        <w:rPr>
          <w:rFonts w:ascii="Times New Roman" w:hAnsi="Times New Roman" w:cs="Times New Roman"/>
        </w:rPr>
        <w:t xml:space="preserve"> across training epochs. </w:t>
      </w:r>
      <w:r w:rsidR="007847D6">
        <w:rPr>
          <w:rFonts w:ascii="Times New Roman" w:hAnsi="Times New Roman" w:cs="Times New Roman"/>
        </w:rPr>
        <w:t xml:space="preserve"> In contrast, and as was true for Simulation</w:t>
      </w:r>
      <w:r w:rsidR="00614A04">
        <w:rPr>
          <w:rFonts w:ascii="Times New Roman" w:hAnsi="Times New Roman" w:cs="Times New Roman"/>
        </w:rPr>
        <w:t>s</w:t>
      </w:r>
      <w:r w:rsidR="007847D6">
        <w:rPr>
          <w:rFonts w:ascii="Times New Roman" w:hAnsi="Times New Roman" w:cs="Times New Roman"/>
        </w:rPr>
        <w:t xml:space="preserve"> 1</w:t>
      </w:r>
      <w:r w:rsidR="00614A04">
        <w:rPr>
          <w:rFonts w:ascii="Times New Roman" w:hAnsi="Times New Roman" w:cs="Times New Roman"/>
        </w:rPr>
        <w:t>a and 1b</w:t>
      </w:r>
      <w:r w:rsidR="007847D6">
        <w:rPr>
          <w:rFonts w:ascii="Times New Roman" w:hAnsi="Times New Roman" w:cs="Times New Roman"/>
        </w:rPr>
        <w:t>, networks in Control condition</w:t>
      </w:r>
      <w:r w:rsidR="00614A04">
        <w:rPr>
          <w:rFonts w:ascii="Times New Roman" w:hAnsi="Times New Roman" w:cs="Times New Roman"/>
        </w:rPr>
        <w:t xml:space="preserve"> looked about equally long at both test events</w:t>
      </w:r>
      <w:r w:rsidR="007847D6">
        <w:rPr>
          <w:rFonts w:ascii="Times New Roman" w:hAnsi="Times New Roman" w:cs="Times New Roman"/>
        </w:rPr>
        <w:t xml:space="preserve"> </w:t>
      </w:r>
      <w:r w:rsidR="004919FE">
        <w:rPr>
          <w:rFonts w:ascii="Times New Roman" w:hAnsi="Times New Roman" w:cs="Times New Roman"/>
        </w:rPr>
        <w:t xml:space="preserve">both overall and for different habituation lengths. </w:t>
      </w:r>
      <w:r>
        <w:rPr>
          <w:rFonts w:ascii="Times New Roman" w:eastAsia="Times New Roman" w:hAnsi="Times New Roman" w:cs="Times New Roman"/>
        </w:rPr>
        <w:t xml:space="preserve"> </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7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2"/>
      </w:tblGrid>
      <w:tr w:rsidR="001C3859" w14:paraId="52F93B59" w14:textId="77777777" w:rsidTr="001C3859">
        <w:trPr>
          <w:trHeight w:val="4125"/>
        </w:trPr>
        <w:tc>
          <w:tcPr>
            <w:tcW w:w="7632" w:type="dxa"/>
          </w:tcPr>
          <w:p w14:paraId="782588AD" w14:textId="7CA95504" w:rsidR="001C3859" w:rsidRDefault="001C3859" w:rsidP="002402B4">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072F7CD5" wp14:editId="6FC31C02">
                  <wp:extent cx="4695825" cy="2889738"/>
                  <wp:effectExtent l="0" t="0" r="0" b="6350"/>
                  <wp:docPr id="17951877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87737" name="Picture 179518773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03786" cy="2894637"/>
                          </a:xfrm>
                          <a:prstGeom prst="rect">
                            <a:avLst/>
                          </a:prstGeom>
                        </pic:spPr>
                      </pic:pic>
                    </a:graphicData>
                  </a:graphic>
                </wp:inline>
              </w:drawing>
            </w:r>
          </w:p>
        </w:tc>
      </w:tr>
    </w:tbl>
    <w:p w14:paraId="28A779A7" w14:textId="77F27E07"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9</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Mean network error produced to Efficient and Inefficient test events in the Experimental and Control conditions for ALIAS (left panel) and </w:t>
      </w:r>
      <w:r w:rsidR="001E48DD">
        <w:rPr>
          <w:rFonts w:ascii="Times New Roman" w:hAnsi="Times New Roman" w:cs="Times New Roman"/>
          <w:i w:val="0"/>
          <w:iCs w:val="0"/>
          <w:color w:val="000000" w:themeColor="text1"/>
          <w:sz w:val="24"/>
          <w:szCs w:val="24"/>
        </w:rPr>
        <w:t>ALIAS-2</w:t>
      </w:r>
      <w:r w:rsidRPr="002402B4">
        <w:rPr>
          <w:rFonts w:ascii="Times New Roman" w:hAnsi="Times New Roman" w:cs="Times New Roman"/>
          <w:i w:val="0"/>
          <w:iCs w:val="0"/>
          <w:color w:val="000000" w:themeColor="text1"/>
          <w:sz w:val="24"/>
          <w:szCs w:val="24"/>
        </w:rPr>
        <w:t xml:space="preserve"> (right panel</w:t>
      </w:r>
      <w:r>
        <w:rPr>
          <w:rFonts w:ascii="Times New Roman" w:hAnsi="Times New Roman" w:cs="Times New Roman"/>
          <w:i w:val="0"/>
          <w:iCs w:val="0"/>
          <w:color w:val="000000" w:themeColor="text1"/>
          <w:sz w:val="24"/>
          <w:szCs w:val="24"/>
        </w:rPr>
        <w:t>).</w:t>
      </w:r>
    </w:p>
    <w:p w14:paraId="14BF1455" w14:textId="77777777" w:rsidR="00C4182E" w:rsidRDefault="00C4182E" w:rsidP="00944950">
      <w:pPr>
        <w:spacing w:line="480" w:lineRule="auto"/>
        <w:contextualSpacing/>
        <w:rPr>
          <w:rFonts w:ascii="Times New Roman" w:eastAsia="Times New Roman" w:hAnsi="Times New Roman" w:cs="Times New Roman"/>
        </w:rPr>
      </w:pPr>
    </w:p>
    <w:p w14:paraId="4F49BFC5" w14:textId="0B0947CA" w:rsidR="003629A1" w:rsidRDefault="004919FE" w:rsidP="00E95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Figure 9 contrasts ALIAS’s overall performance with that of </w:t>
      </w:r>
      <w:r w:rsidR="001E48DD">
        <w:rPr>
          <w:rFonts w:ascii="Times New Roman" w:eastAsia="Times New Roman" w:hAnsi="Times New Roman" w:cs="Times New Roman"/>
        </w:rPr>
        <w:t xml:space="preserve">ALIAS-2. As was true in Simulation 1a, ALIAS-2 failed to capture infants’ looking behaviors across conditions. This finding reinforces the contention that associative learning alone is insufficient to reproduce infants’ looking behaviors in actions-understanding studies; </w:t>
      </w:r>
      <w:r w:rsidR="00E950D0">
        <w:rPr>
          <w:rFonts w:ascii="Times New Roman" w:eastAsia="Times New Roman" w:hAnsi="Times New Roman" w:cs="Times New Roman"/>
        </w:rPr>
        <w:t xml:space="preserve">instead, it is necessary that peripherally located obstacles have lower salience than obstacles located beneath arced motion </w:t>
      </w:r>
      <w:r w:rsidR="00E950D0">
        <w:rPr>
          <w:rFonts w:ascii="Times New Roman" w:eastAsia="Times New Roman" w:hAnsi="Times New Roman" w:cs="Times New Roman"/>
        </w:rPr>
        <w:lastRenderedPageBreak/>
        <w:t>trajectories for ALIAS to capture the complete pattern of looking responses. The explanation</w:t>
      </w:r>
      <w:r w:rsidR="00251BE8">
        <w:rPr>
          <w:rFonts w:ascii="Times New Roman" w:eastAsia="Times New Roman" w:hAnsi="Times New Roman" w:cs="Times New Roman"/>
        </w:rPr>
        <w:t xml:space="preserve"> that was</w:t>
      </w:r>
      <w:r w:rsidR="00E950D0">
        <w:rPr>
          <w:rFonts w:ascii="Times New Roman" w:eastAsia="Times New Roman" w:hAnsi="Times New Roman" w:cs="Times New Roman"/>
        </w:rPr>
        <w:t xml:space="preserve"> provided earlier for why the difference in looking to the Inefficient and Efficient test events is lower in the Control condition than in the Experimental condition for ALIAS-2 also applies here</w:t>
      </w:r>
      <w:r w:rsidR="00251BE8">
        <w:rPr>
          <w:rFonts w:ascii="Times New Roman" w:eastAsia="Times New Roman" w:hAnsi="Times New Roman" w:cs="Times New Roman"/>
        </w:rPr>
        <w:t>. The idea is that because the association between barriers and arced trajectories will be weaker</w:t>
      </w:r>
      <w:r w:rsidR="001C3772">
        <w:rPr>
          <w:rFonts w:ascii="Times New Roman" w:eastAsia="Times New Roman" w:hAnsi="Times New Roman" w:cs="Times New Roman"/>
        </w:rPr>
        <w:t xml:space="preserve"> when those </w:t>
      </w:r>
      <w:r w:rsidR="00E950D0">
        <w:rPr>
          <w:rFonts w:ascii="Times New Roman" w:eastAsia="Times New Roman" w:hAnsi="Times New Roman" w:cs="Times New Roman"/>
        </w:rPr>
        <w:t xml:space="preserve">barriers </w:t>
      </w:r>
      <w:r w:rsidR="001C3772">
        <w:rPr>
          <w:rFonts w:ascii="Times New Roman" w:eastAsia="Times New Roman" w:hAnsi="Times New Roman" w:cs="Times New Roman"/>
        </w:rPr>
        <w:t xml:space="preserve">are peripherally located than when they occupy the same region of space, it will be the case that </w:t>
      </w:r>
      <w:r w:rsidR="00E950D0">
        <w:rPr>
          <w:rFonts w:ascii="Times New Roman" w:eastAsia="Times New Roman" w:hAnsi="Times New Roman" w:cs="Times New Roman"/>
        </w:rPr>
        <w:t xml:space="preserve">networks will show less heightened looking to test events that violate those associations. </w:t>
      </w:r>
    </w:p>
    <w:p w14:paraId="00090C70" w14:textId="77777777" w:rsidR="00E950D0" w:rsidRDefault="00E950D0" w:rsidP="00E950D0">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3DAE9EEE"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1E7E39">
        <w:rPr>
          <w:rFonts w:ascii="Times New Roman" w:eastAsia="Times New Roman" w:hAnsi="Times New Roman" w:cs="Times New Roman"/>
        </w:rPr>
        <w:t xml:space="preserve">Simulation 2 tested whether ALIAS could capture a second target finding in the literature on infant action understanding. This is that infants’ putative processing of action events based on their efficiency is unaffected by whether the entities or objects that are involved in those actions possess animate features (e.g., Csibra et al., 1999). </w:t>
      </w:r>
      <w:r>
        <w:rPr>
          <w:rFonts w:ascii="Times New Roman" w:eastAsia="Times New Roman" w:hAnsi="Times New Roman" w:cs="Times New Roman"/>
        </w:rPr>
        <w:t xml:space="preserve">The results of Simulation 2 </w:t>
      </w:r>
      <w:r w:rsidR="00C46CF6">
        <w:rPr>
          <w:rFonts w:ascii="Times New Roman" w:eastAsia="Times New Roman" w:hAnsi="Times New Roman" w:cs="Times New Roman"/>
        </w:rPr>
        <w:t>showed that it was not necessary that the objects involved in the action sequences possess animate features. As was true for infants in Gergely et al. (1995) and Csibra et al. (1999),</w:t>
      </w:r>
      <w:r>
        <w:rPr>
          <w:rFonts w:ascii="Times New Roman" w:eastAsia="Times New Roman" w:hAnsi="Times New Roman" w:cs="Times New Roman"/>
        </w:rPr>
        <w:t xml:space="preserve"> </w:t>
      </w:r>
      <w:r w:rsidR="001E7E39">
        <w:rPr>
          <w:rFonts w:ascii="Times New Roman" w:eastAsia="Times New Roman" w:hAnsi="Times New Roman" w:cs="Times New Roman"/>
        </w:rPr>
        <w:t>ALIAS</w:t>
      </w:r>
      <w:r w:rsidR="00C46CF6">
        <w:rPr>
          <w:rFonts w:ascii="Times New Roman" w:eastAsia="Times New Roman" w:hAnsi="Times New Roman" w:cs="Times New Roman"/>
        </w:rPr>
        <w:t xml:space="preserve">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w:t>
      </w:r>
      <w:r w:rsidR="00B84C9E">
        <w:rPr>
          <w:rFonts w:ascii="Times New Roman" w:eastAsia="Times New Roman" w:hAnsi="Times New Roman" w:cs="Times New Roman"/>
        </w:rPr>
        <w:t>earlier the agent jumped over a barrier than if the agent jumped beside it</w:t>
      </w:r>
      <w:r w:rsidR="00913512">
        <w:rPr>
          <w:rFonts w:ascii="Times New Roman" w:eastAsia="Times New Roman" w:hAnsi="Times New Roman" w:cs="Times New Roman"/>
        </w:rPr>
        <w:t xml:space="preserve">. </w:t>
      </w:r>
      <w:r>
        <w:rPr>
          <w:rFonts w:ascii="Times New Roman" w:eastAsia="Times New Roman" w:hAnsi="Times New Roman" w:cs="Times New Roman"/>
        </w:rPr>
        <w:t xml:space="preserve"> </w:t>
      </w:r>
      <w:r w:rsidR="001E7E39">
        <w:rPr>
          <w:rFonts w:ascii="Times New Roman" w:eastAsia="Times New Roman" w:hAnsi="Times New Roman" w:cs="Times New Roman"/>
        </w:rPr>
        <w:t>However, and as was true in Simulation 1a, ALIAS failed to reproduce infants’ looking behaviors across conditions if the salience of obstacles located beneath arced trajectories was equivalent to that of peripherally located obstacles. This suggest that an associative learning mechanism combined with differential salience is necessary for ALIAS to capture the full qualitative pattern of looking-time data. More broadly, the results from this simulation lend additional support to</w:t>
      </w:r>
      <w:r>
        <w:rPr>
          <w:rFonts w:ascii="Times New Roman" w:eastAsia="Times New Roman" w:hAnsi="Times New Roman" w:cs="Times New Roman"/>
        </w:rPr>
        <w:t xml:space="preserve"> the notion that infants’ looking responses in </w:t>
      </w:r>
      <w:r w:rsidR="00B84C9E">
        <w:rPr>
          <w:rFonts w:ascii="Times New Roman" w:eastAsia="Times New Roman" w:hAnsi="Times New Roman" w:cs="Times New Roman"/>
        </w:rPr>
        <w:t xml:space="preserve">Gergely-style studies </w:t>
      </w:r>
      <w:r>
        <w:rPr>
          <w:rFonts w:ascii="Times New Roman" w:eastAsia="Times New Roman" w:hAnsi="Times New Roman" w:cs="Times New Roman"/>
        </w:rPr>
        <w:t xml:space="preserve">can be </w:t>
      </w:r>
      <w:r>
        <w:rPr>
          <w:rFonts w:ascii="Times New Roman" w:eastAsia="Times New Roman" w:hAnsi="Times New Roman" w:cs="Times New Roman"/>
        </w:rPr>
        <w:lastRenderedPageBreak/>
        <w:t>explained</w:t>
      </w:r>
      <w:r w:rsidR="002B087E">
        <w:rPr>
          <w:rFonts w:ascii="Times New Roman" w:eastAsia="Times New Roman" w:hAnsi="Times New Roman" w:cs="Times New Roman"/>
        </w:rPr>
        <w:t xml:space="preserve"> by</w:t>
      </w:r>
      <w:r>
        <w:rPr>
          <w:rFonts w:ascii="Times New Roman" w:eastAsia="Times New Roman" w:hAnsi="Times New Roman" w:cs="Times New Roman"/>
        </w:rPr>
        <w:t xml:space="preserve"> </w:t>
      </w:r>
      <w:r w:rsidR="002B087E">
        <w:rPr>
          <w:rFonts w:ascii="Times New Roman" w:eastAsia="Times New Roman" w:hAnsi="Times New Roman" w:cs="Times New Roman"/>
        </w:rPr>
        <w:t>the operation of a</w:t>
      </w:r>
      <w:r>
        <w:rPr>
          <w:rFonts w:ascii="Times New Roman" w:eastAsia="Times New Roman" w:hAnsi="Times New Roman" w:cs="Times New Roman"/>
        </w:rPr>
        <w:t>n associative learning mechanism</w:t>
      </w:r>
      <w:r w:rsidR="005A7473">
        <w:rPr>
          <w:rFonts w:ascii="Times New Roman" w:eastAsia="Times New Roman" w:hAnsi="Times New Roman" w:cs="Times New Roman"/>
        </w:rPr>
        <w:t xml:space="preserve"> that operates over prior experience with curved and straight motions as well as over differentially salient obstacles.</w:t>
      </w:r>
      <w:r>
        <w:rPr>
          <w:rFonts w:ascii="Times New Roman" w:eastAsia="Times New Roman" w:hAnsi="Times New Roman" w:cs="Times New Roman"/>
        </w:rPr>
        <w:t xml:space="preserve"> </w:t>
      </w:r>
    </w:p>
    <w:p w14:paraId="6DD60A96" w14:textId="77777777" w:rsidR="00A56FD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B66B6C">
        <w:rPr>
          <w:rFonts w:ascii="Times New Roman" w:hAnsi="Times New Roman" w:cs="Times New Roman"/>
        </w:rPr>
        <w:t xml:space="preserve">Although </w:t>
      </w:r>
      <w:r w:rsidR="0066656B">
        <w:rPr>
          <w:rFonts w:ascii="Times New Roman" w:hAnsi="Times New Roman" w:cs="Times New Roman"/>
        </w:rPr>
        <w:t>these simulations demonstrate that</w:t>
      </w:r>
      <w:r w:rsidR="00B66B6C">
        <w:rPr>
          <w:rFonts w:ascii="Times New Roman" w:hAnsi="Times New Roman" w:cs="Times New Roman"/>
        </w:rPr>
        <w:t xml:space="preserve"> </w:t>
      </w:r>
      <w:r w:rsidR="0066656B">
        <w:rPr>
          <w:rFonts w:ascii="Times New Roman" w:hAnsi="Times New Roman" w:cs="Times New Roman"/>
        </w:rPr>
        <w:t>ALIAS can reproduce qualitatively infants’ looking responses</w:t>
      </w:r>
      <w:r w:rsidR="00B66B6C">
        <w:rPr>
          <w:rFonts w:ascii="Times New Roman" w:hAnsi="Times New Roman" w:cs="Times New Roman"/>
        </w:rPr>
        <w:t xml:space="preserve"> </w:t>
      </w:r>
      <w:r w:rsidR="0066656B">
        <w:rPr>
          <w:rFonts w:ascii="Times New Roman" w:hAnsi="Times New Roman" w:cs="Times New Roman"/>
        </w:rPr>
        <w:t>in action understanding studies that</w:t>
      </w:r>
      <w:r w:rsidR="00B66B6C">
        <w:rPr>
          <w:rFonts w:ascii="Times New Roman" w:hAnsi="Times New Roman" w:cs="Times New Roman"/>
        </w:rPr>
        <w:t xml:space="preserve"> use objects that possess animate and inanimate features</w:t>
      </w:r>
      <w:r w:rsidR="0066656B">
        <w:rPr>
          <w:rFonts w:ascii="Times New Roman" w:hAnsi="Times New Roman" w:cs="Times New Roman"/>
        </w:rPr>
        <w:t>,</w:t>
      </w:r>
      <w:r w:rsidR="00B66B6C">
        <w:rPr>
          <w:rFonts w:ascii="Times New Roman" w:hAnsi="Times New Roman" w:cs="Times New Roman"/>
        </w:rPr>
        <w:t xml:space="preserve"> it might be argued that</w:t>
      </w:r>
      <w:r w:rsidR="005A7473">
        <w:rPr>
          <w:rFonts w:ascii="Times New Roman" w:hAnsi="Times New Roman" w:cs="Times New Roman"/>
        </w:rPr>
        <w:t xml:space="preserve"> this is only a weak demonstration of the explanatory breadth of the model.</w:t>
      </w:r>
      <w:r w:rsidR="00B66B6C">
        <w:rPr>
          <w:rFonts w:ascii="Times New Roman" w:hAnsi="Times New Roman" w:cs="Times New Roman"/>
        </w:rPr>
        <w:t xml:space="preserve"> This is because the two simulations differed only in terms of whether the objects involved possessed animate features. </w:t>
      </w:r>
      <w:r w:rsidR="0066656B">
        <w:rPr>
          <w:rFonts w:ascii="Times New Roman" w:hAnsi="Times New Roman" w:cs="Times New Roman"/>
        </w:rPr>
        <w:t>Yet</w:t>
      </w:r>
      <w:r w:rsidR="00B66B6C">
        <w:rPr>
          <w:rFonts w:ascii="Times New Roman" w:hAnsi="Times New Roman" w:cs="Times New Roman"/>
        </w:rPr>
        <w:t xml:space="preserve">, a true test of </w:t>
      </w:r>
      <w:r w:rsidR="0066656B">
        <w:rPr>
          <w:rFonts w:ascii="Times New Roman" w:hAnsi="Times New Roman" w:cs="Times New Roman"/>
        </w:rPr>
        <w:t xml:space="preserve">ALIAS’s explanatory breadth </w:t>
      </w:r>
      <w:r w:rsidR="00B66B6C">
        <w:rPr>
          <w:rFonts w:ascii="Times New Roman" w:hAnsi="Times New Roman" w:cs="Times New Roman"/>
        </w:rPr>
        <w:t xml:space="preserve">would </w:t>
      </w:r>
      <w:r w:rsidR="0066656B">
        <w:rPr>
          <w:rFonts w:ascii="Times New Roman" w:hAnsi="Times New Roman" w:cs="Times New Roman"/>
        </w:rPr>
        <w:t>entail demonstrating that this model can capture infants’ responses in studies that r</w:t>
      </w:r>
      <w:r w:rsidR="0066656B" w:rsidRPr="0066656B">
        <w:rPr>
          <w:rFonts w:ascii="Times New Roman" w:hAnsi="Times New Roman" w:cs="Times New Roman"/>
        </w:rPr>
        <w:t>equire them to</w:t>
      </w:r>
      <w:r w:rsidR="00743F56">
        <w:rPr>
          <w:rFonts w:ascii="Times New Roman" w:hAnsi="Times New Roman" w:cs="Times New Roman"/>
        </w:rPr>
        <w:t xml:space="preserve"> go beyond discriminating between inefficient and efficient actions </w:t>
      </w:r>
      <w:r w:rsidR="00D87717">
        <w:rPr>
          <w:rFonts w:ascii="Times New Roman" w:hAnsi="Times New Roman" w:cs="Times New Roman"/>
        </w:rPr>
        <w:t>produced by animate entities</w:t>
      </w:r>
      <w:r w:rsidR="00743F56">
        <w:rPr>
          <w:rFonts w:ascii="Times New Roman" w:hAnsi="Times New Roman" w:cs="Times New Roman"/>
        </w:rPr>
        <w:t xml:space="preserve"> and inanimate objects to</w:t>
      </w:r>
      <w:r w:rsidR="0066656B" w:rsidRPr="0066656B">
        <w:rPr>
          <w:rFonts w:ascii="Times New Roman" w:hAnsi="Times New Roman" w:cs="Times New Roman"/>
        </w:rPr>
        <w:t xml:space="preserve"> </w:t>
      </w:r>
      <w:r w:rsidR="00743F56">
        <w:rPr>
          <w:rFonts w:ascii="Times New Roman" w:hAnsi="Times New Roman" w:cs="Times New Roman"/>
        </w:rPr>
        <w:t>making inferences</w:t>
      </w:r>
      <w:r w:rsidR="0066656B" w:rsidRPr="0066656B">
        <w:rPr>
          <w:rFonts w:ascii="Times New Roman" w:hAnsi="Times New Roman" w:cs="Times New Roman"/>
        </w:rPr>
        <w:t xml:space="preserve"> about the relations among actions, goals, and environmental constraints</w:t>
      </w:r>
      <w:r w:rsidR="00D87717">
        <w:rPr>
          <w:rFonts w:ascii="Times New Roman" w:hAnsi="Times New Roman" w:cs="Times New Roman"/>
        </w:rPr>
        <w:t xml:space="preserve">. </w:t>
      </w:r>
    </w:p>
    <w:p w14:paraId="1E07945E" w14:textId="0679D17E" w:rsidR="008A7E25" w:rsidRDefault="001A3FE9" w:rsidP="008A7E25">
      <w:pPr>
        <w:spacing w:line="480" w:lineRule="auto"/>
        <w:ind w:firstLine="720"/>
        <w:contextualSpacing/>
        <w:rPr>
          <w:rFonts w:ascii="Times New Roman" w:hAnsi="Times New Roman" w:cs="Times New Roman"/>
        </w:rPr>
      </w:pPr>
      <w:r>
        <w:rPr>
          <w:rFonts w:ascii="Times New Roman" w:hAnsi="Times New Roman" w:cs="Times New Roman"/>
        </w:rPr>
        <w:t>Simulation 3 was the first step in this direction</w:t>
      </w:r>
      <w:r w:rsidR="00FB406F">
        <w:rPr>
          <w:rFonts w:ascii="Times New Roman" w:hAnsi="Times New Roman" w:cs="Times New Roman"/>
        </w:rPr>
        <w:t>.</w:t>
      </w:r>
      <w:r w:rsidR="006F3B58">
        <w:rPr>
          <w:rFonts w:ascii="Times New Roman" w:hAnsi="Times New Roman" w:cs="Times New Roman"/>
        </w:rPr>
        <w:t xml:space="preserve"> The</w:t>
      </w:r>
      <w:r w:rsidR="008F3FD0">
        <w:rPr>
          <w:rFonts w:ascii="Times New Roman" w:hAnsi="Times New Roman" w:cs="Times New Roman"/>
        </w:rPr>
        <w:t xml:space="preserve"> target behavior</w:t>
      </w:r>
      <w:r w:rsidR="00657BCF">
        <w:rPr>
          <w:rFonts w:ascii="Times New Roman" w:hAnsi="Times New Roman" w:cs="Times New Roman"/>
        </w:rPr>
        <w:t xml:space="preserve"> addressed in</w:t>
      </w:r>
      <w:r w:rsidR="006E76EE">
        <w:rPr>
          <w:rFonts w:ascii="Times New Roman" w:hAnsi="Times New Roman" w:cs="Times New Roman"/>
        </w:rPr>
        <w:t xml:space="preserve"> Simulation 3</w:t>
      </w:r>
      <w:r w:rsidR="006F3B58">
        <w:rPr>
          <w:rFonts w:ascii="Times New Roman" w:hAnsi="Times New Roman" w:cs="Times New Roman"/>
        </w:rPr>
        <w:t xml:space="preserve"> </w:t>
      </w:r>
      <w:r w:rsidR="001208F8">
        <w:rPr>
          <w:rFonts w:ascii="Times New Roman" w:hAnsi="Times New Roman" w:cs="Times New Roman"/>
        </w:rPr>
        <w:t>were the findings</w:t>
      </w:r>
      <w:r w:rsidR="006F3B58">
        <w:rPr>
          <w:rFonts w:ascii="Times New Roman" w:hAnsi="Times New Roman" w:cs="Times New Roman"/>
        </w:rPr>
        <w:t xml:space="preserve"> that infants</w:t>
      </w:r>
      <w:r w:rsidR="00B91DBE">
        <w:rPr>
          <w:rFonts w:ascii="Times New Roman" w:hAnsi="Times New Roman" w:cs="Times New Roman"/>
        </w:rPr>
        <w:t xml:space="preserve"> can ostensibly infer</w:t>
      </w:r>
      <w:r w:rsidR="006F3B58">
        <w:rPr>
          <w:rFonts w:ascii="Times New Roman" w:hAnsi="Times New Roman" w:cs="Times New Roman"/>
        </w:rPr>
        <w:t xml:space="preserve"> external constraints from an agent’s actions and goals and </w:t>
      </w:r>
      <w:r w:rsidR="001208F8">
        <w:rPr>
          <w:rFonts w:ascii="Times New Roman" w:hAnsi="Times New Roman" w:cs="Times New Roman"/>
        </w:rPr>
        <w:t xml:space="preserve">can infer </w:t>
      </w:r>
      <w:r w:rsidR="006F3B58">
        <w:rPr>
          <w:rFonts w:ascii="Times New Roman" w:hAnsi="Times New Roman" w:cs="Times New Roman"/>
        </w:rPr>
        <w:t xml:space="preserve">goals from its actions and external constraints (e.g., Csibra et al., 2003; Wagner &amp; Carey, 2005). </w:t>
      </w:r>
      <w:r w:rsidR="00657BCF">
        <w:rPr>
          <w:rFonts w:ascii="Times New Roman" w:hAnsi="Times New Roman" w:cs="Times New Roman"/>
        </w:rPr>
        <w:t xml:space="preserve">Consider the study by Csibra et al. (2003), for example. </w:t>
      </w:r>
      <w:r w:rsidR="008F3FD0">
        <w:rPr>
          <w:rFonts w:ascii="Times New Roman" w:hAnsi="Times New Roman" w:cs="Times New Roman"/>
        </w:rPr>
        <w:t>In one of the</w:t>
      </w:r>
      <w:r w:rsidR="00657BCF">
        <w:rPr>
          <w:rFonts w:ascii="Times New Roman" w:hAnsi="Times New Roman" w:cs="Times New Roman"/>
        </w:rPr>
        <w:t>ir</w:t>
      </w:r>
      <w:r w:rsidR="008F3FD0">
        <w:rPr>
          <w:rFonts w:ascii="Times New Roman" w:hAnsi="Times New Roman" w:cs="Times New Roman"/>
        </w:rPr>
        <w:t xml:space="preserve"> experiments, </w:t>
      </w:r>
      <w:r w:rsidR="008F3FD0" w:rsidRPr="00EC6297">
        <w:rPr>
          <w:rFonts w:ascii="Times New Roman" w:hAnsi="Times New Roman" w:cs="Times New Roman"/>
        </w:rPr>
        <w:t xml:space="preserve">12-month-olds were habituated to an event </w:t>
      </w:r>
      <w:r w:rsidR="008F3FD0">
        <w:rPr>
          <w:rFonts w:ascii="Times New Roman" w:hAnsi="Times New Roman" w:cs="Times New Roman"/>
        </w:rPr>
        <w:t>in which</w:t>
      </w:r>
      <w:r w:rsidR="008F3FD0" w:rsidRPr="00EC6297">
        <w:rPr>
          <w:rFonts w:ascii="Times New Roman" w:hAnsi="Times New Roman" w:cs="Times New Roman"/>
        </w:rPr>
        <w:t xml:space="preserve"> </w:t>
      </w:r>
      <w:r w:rsidR="008F3FD0">
        <w:rPr>
          <w:rFonts w:ascii="Times New Roman" w:hAnsi="Times New Roman" w:cs="Times New Roman"/>
        </w:rPr>
        <w:t xml:space="preserve">a </w:t>
      </w:r>
      <w:r w:rsidR="008F3FD0" w:rsidRPr="00EC6297">
        <w:rPr>
          <w:rFonts w:ascii="Times New Roman" w:hAnsi="Times New Roman" w:cs="Times New Roman"/>
        </w:rPr>
        <w:t>small circle entered</w:t>
      </w:r>
      <w:r w:rsidR="008F3FD0">
        <w:rPr>
          <w:rFonts w:ascii="Times New Roman" w:hAnsi="Times New Roman" w:cs="Times New Roman"/>
        </w:rPr>
        <w:t xml:space="preserve"> the screen</w:t>
      </w:r>
      <w:r w:rsidR="008F3FD0" w:rsidRPr="00EC6297">
        <w:rPr>
          <w:rFonts w:ascii="Times New Roman" w:hAnsi="Times New Roman" w:cs="Times New Roman"/>
        </w:rPr>
        <w:t xml:space="preserve"> from the bottom left</w:t>
      </w:r>
      <w:r w:rsidR="001208F8">
        <w:rPr>
          <w:rFonts w:ascii="Times New Roman" w:hAnsi="Times New Roman" w:cs="Times New Roman"/>
        </w:rPr>
        <w:t xml:space="preserve"> and a larger circle entered the screen from the bottom left; the larger circle entered the screen shortly after the small circle emerged</w:t>
      </w:r>
      <w:r w:rsidR="00C96D96">
        <w:rPr>
          <w:rFonts w:ascii="Times New Roman" w:hAnsi="Times New Roman" w:cs="Times New Roman"/>
        </w:rPr>
        <w:t xml:space="preserve"> and appeared to be chasing the smaller circle</w:t>
      </w:r>
      <w:r w:rsidR="001208F8">
        <w:rPr>
          <w:rFonts w:ascii="Times New Roman" w:hAnsi="Times New Roman" w:cs="Times New Roman"/>
        </w:rPr>
        <w:t>.</w:t>
      </w:r>
      <w:r w:rsidR="004B653C">
        <w:rPr>
          <w:rFonts w:ascii="Times New Roman" w:hAnsi="Times New Roman" w:cs="Times New Roman"/>
        </w:rPr>
        <w:t xml:space="preserve"> </w:t>
      </w:r>
      <w:r w:rsidR="001208F8">
        <w:rPr>
          <w:rFonts w:ascii="Times New Roman" w:hAnsi="Times New Roman" w:cs="Times New Roman"/>
        </w:rPr>
        <w:t>The small circle then</w:t>
      </w:r>
      <w:r w:rsidR="00C96D96">
        <w:rPr>
          <w:rFonts w:ascii="Times New Roman" w:hAnsi="Times New Roman" w:cs="Times New Roman"/>
        </w:rPr>
        <w:t xml:space="preserve"> disappeared from the screen after moving through a small gap between two bars.</w:t>
      </w:r>
      <w:r w:rsidR="008F3FD0" w:rsidRPr="00EC6297">
        <w:rPr>
          <w:rFonts w:ascii="Times New Roman" w:hAnsi="Times New Roman" w:cs="Times New Roman"/>
        </w:rPr>
        <w:t xml:space="preserve"> </w:t>
      </w:r>
      <w:r w:rsidR="00C96D96">
        <w:rPr>
          <w:rFonts w:ascii="Times New Roman" w:hAnsi="Times New Roman" w:cs="Times New Roman"/>
        </w:rPr>
        <w:t xml:space="preserve">The </w:t>
      </w:r>
      <w:r w:rsidR="002465E9">
        <w:rPr>
          <w:rFonts w:ascii="Times New Roman" w:hAnsi="Times New Roman" w:cs="Times New Roman"/>
        </w:rPr>
        <w:t xml:space="preserve">larger circle </w:t>
      </w:r>
      <w:r w:rsidR="002151DB">
        <w:rPr>
          <w:rFonts w:ascii="Times New Roman" w:hAnsi="Times New Roman" w:cs="Times New Roman"/>
        </w:rPr>
        <w:t xml:space="preserve">followed </w:t>
      </w:r>
      <w:r w:rsidR="00604A05">
        <w:rPr>
          <w:rFonts w:ascii="Times New Roman" w:hAnsi="Times New Roman" w:cs="Times New Roman"/>
        </w:rPr>
        <w:t>a short</w:t>
      </w:r>
      <w:r w:rsidR="002151DB">
        <w:rPr>
          <w:rFonts w:ascii="Times New Roman" w:hAnsi="Times New Roman" w:cs="Times New Roman"/>
        </w:rPr>
        <w:t xml:space="preserve"> distance behind the smaller circle. However, because the opening</w:t>
      </w:r>
      <w:r w:rsidR="002465E9">
        <w:rPr>
          <w:rFonts w:ascii="Times New Roman" w:hAnsi="Times New Roman" w:cs="Times New Roman"/>
        </w:rPr>
        <w:t xml:space="preserve"> between </w:t>
      </w:r>
      <w:r w:rsidR="002151DB">
        <w:rPr>
          <w:rFonts w:ascii="Times New Roman" w:hAnsi="Times New Roman" w:cs="Times New Roman"/>
        </w:rPr>
        <w:t>the two bars was too narrow for the larger circle to fit through, it move</w:t>
      </w:r>
      <w:r w:rsidR="00604A05">
        <w:rPr>
          <w:rFonts w:ascii="Times New Roman" w:hAnsi="Times New Roman" w:cs="Times New Roman"/>
        </w:rPr>
        <w:t>d</w:t>
      </w:r>
      <w:r w:rsidR="008F3FD0" w:rsidRPr="00EC6297">
        <w:rPr>
          <w:rFonts w:ascii="Times New Roman" w:hAnsi="Times New Roman" w:cs="Times New Roman"/>
        </w:rPr>
        <w:t xml:space="preserve"> around </w:t>
      </w:r>
      <w:r w:rsidR="00604A05">
        <w:rPr>
          <w:rFonts w:ascii="Times New Roman" w:hAnsi="Times New Roman" w:cs="Times New Roman"/>
        </w:rPr>
        <w:t>one of the bars</w:t>
      </w:r>
      <w:r w:rsidR="008F3FD0" w:rsidRPr="00EC6297">
        <w:rPr>
          <w:rFonts w:ascii="Times New Roman" w:hAnsi="Times New Roman" w:cs="Times New Roman"/>
        </w:rPr>
        <w:t xml:space="preserve"> before continuing in the</w:t>
      </w:r>
      <w:r w:rsidR="008F3FD0">
        <w:rPr>
          <w:rFonts w:ascii="Times New Roman" w:hAnsi="Times New Roman" w:cs="Times New Roman"/>
        </w:rPr>
        <w:t xml:space="preserve"> small circle’s last seen</w:t>
      </w:r>
      <w:r w:rsidR="008F3FD0" w:rsidRPr="00EC6297">
        <w:rPr>
          <w:rFonts w:ascii="Times New Roman" w:hAnsi="Times New Roman" w:cs="Times New Roman"/>
        </w:rPr>
        <w:t xml:space="preserve"> </w:t>
      </w:r>
      <w:r w:rsidR="008F3FD0">
        <w:rPr>
          <w:rFonts w:ascii="Times New Roman" w:hAnsi="Times New Roman" w:cs="Times New Roman"/>
        </w:rPr>
        <w:t>direction. Crucially, because the larger circle never reached the small</w:t>
      </w:r>
      <w:r w:rsidR="00EF17A4">
        <w:rPr>
          <w:rFonts w:ascii="Times New Roman" w:hAnsi="Times New Roman" w:cs="Times New Roman"/>
        </w:rPr>
        <w:t>er one</w:t>
      </w:r>
      <w:r w:rsidR="008F3FD0">
        <w:rPr>
          <w:rFonts w:ascii="Times New Roman" w:hAnsi="Times New Roman" w:cs="Times New Roman"/>
        </w:rPr>
        <w:t>, its goal—</w:t>
      </w:r>
      <w:r w:rsidR="008F3FD0">
        <w:rPr>
          <w:rFonts w:ascii="Times New Roman" w:hAnsi="Times New Roman" w:cs="Times New Roman"/>
        </w:rPr>
        <w:lastRenderedPageBreak/>
        <w:t>namely, to catch the small circle—had to be inferred.</w:t>
      </w:r>
      <w:r w:rsidR="004B653C">
        <w:rPr>
          <w:rFonts w:ascii="Times New Roman" w:hAnsi="Times New Roman" w:cs="Times New Roman"/>
        </w:rPr>
        <w:t xml:space="preserve"> In the simulation reported below, networks that are habituated to a model analogue of this event are said to be in the Inferring Goals condition. this condition is referred to as the Inferring Goals condition. </w:t>
      </w:r>
      <w:r w:rsidR="008F3FD0">
        <w:rPr>
          <w:rFonts w:ascii="Times New Roman" w:hAnsi="Times New Roman" w:cs="Times New Roman"/>
        </w:rPr>
        <w:t xml:space="preserve"> Infants were then shown two test events. In both test events, the gap between the two barriers was now wide enough for both circles to pass through. In the Incongruent event, the larger circle again moved around the right barrier; it passed through the gap in the Congruent event. Csibra et al. (2003) found that infants looked longer at the former event than at the latter. This was interpreted to mean that infants understood that the larger circle’s goal was to catch the smaller circle.</w:t>
      </w:r>
      <w:r w:rsidR="008A7E25">
        <w:rPr>
          <w:rFonts w:ascii="Times New Roman" w:hAnsi="Times New Roman" w:cs="Times New Roman"/>
        </w:rPr>
        <w:t xml:space="preserve"> In another experiment—which was briefly discussed in the Introduction—infants were habituated to Gergely </w:t>
      </w:r>
      <w:r w:rsidR="0052771D">
        <w:rPr>
          <w:rFonts w:ascii="Times New Roman" w:hAnsi="Times New Roman" w:cs="Times New Roman"/>
        </w:rPr>
        <w:t>paradigm event</w:t>
      </w:r>
      <w:r w:rsidR="00B85EAA">
        <w:rPr>
          <w:rFonts w:ascii="Times New Roman" w:hAnsi="Times New Roman" w:cs="Times New Roman"/>
        </w:rPr>
        <w:t xml:space="preserve"> in which one object moved horizontally along a visible arced path ostensibly to reach as second object</w:t>
      </w:r>
      <w:r w:rsidR="008A7E25">
        <w:rPr>
          <w:rFonts w:ascii="Times New Roman" w:hAnsi="Times New Roman" w:cs="Times New Roman"/>
        </w:rPr>
        <w:t xml:space="preserve"> except that the barrier</w:t>
      </w:r>
      <w:r w:rsidR="00B85EAA">
        <w:rPr>
          <w:rFonts w:ascii="Times New Roman" w:hAnsi="Times New Roman" w:cs="Times New Roman"/>
        </w:rPr>
        <w:t xml:space="preserve"> over which the first object passed</w:t>
      </w:r>
      <w:r w:rsidR="008A7E25">
        <w:rPr>
          <w:rFonts w:ascii="Times New Roman" w:hAnsi="Times New Roman" w:cs="Times New Roman"/>
        </w:rPr>
        <w:t xml:space="preserve"> was hidden </w:t>
      </w:r>
      <w:r w:rsidR="002A7C5F">
        <w:rPr>
          <w:rFonts w:ascii="Times New Roman" w:hAnsi="Times New Roman" w:cs="Times New Roman"/>
        </w:rPr>
        <w:t>from view by an opaque screen</w:t>
      </w:r>
      <w:r w:rsidR="008A7E25">
        <w:rPr>
          <w:rFonts w:ascii="Times New Roman" w:hAnsi="Times New Roman" w:cs="Times New Roman"/>
        </w:rPr>
        <w:t>.</w:t>
      </w:r>
      <w:r w:rsidR="00B85EAA">
        <w:rPr>
          <w:rFonts w:ascii="Times New Roman" w:hAnsi="Times New Roman" w:cs="Times New Roman"/>
        </w:rPr>
        <w:t xml:space="preserve"> Csibra et al. (2003) found that infants looked longer at a</w:t>
      </w:r>
      <w:r w:rsidR="0081736A">
        <w:rPr>
          <w:rFonts w:ascii="Times New Roman" w:hAnsi="Times New Roman" w:cs="Times New Roman"/>
        </w:rPr>
        <w:t xml:space="preserve"> barrierless event in which the first object followed the same arced path to reach a second object</w:t>
      </w:r>
      <w:r w:rsidR="00B85EAA">
        <w:rPr>
          <w:rFonts w:ascii="Times New Roman" w:hAnsi="Times New Roman" w:cs="Times New Roman"/>
        </w:rPr>
        <w:t xml:space="preserve"> barrierless arced test event </w:t>
      </w:r>
      <w:r w:rsidR="0081736A">
        <w:rPr>
          <w:rFonts w:ascii="Times New Roman" w:hAnsi="Times New Roman" w:cs="Times New Roman"/>
        </w:rPr>
        <w:t xml:space="preserve">(No-Obstacle test event) </w:t>
      </w:r>
      <w:r w:rsidR="00B85EAA">
        <w:rPr>
          <w:rFonts w:ascii="Times New Roman" w:hAnsi="Times New Roman" w:cs="Times New Roman"/>
        </w:rPr>
        <w:t>than at a test event</w:t>
      </w:r>
      <w:r w:rsidR="0081736A">
        <w:rPr>
          <w:rFonts w:ascii="Times New Roman" w:hAnsi="Times New Roman" w:cs="Times New Roman"/>
        </w:rPr>
        <w:t xml:space="preserve"> than at an event in which the first object</w:t>
      </w:r>
      <w:r w:rsidR="008A7E25">
        <w:rPr>
          <w:rFonts w:ascii="Times New Roman" w:hAnsi="Times New Roman" w:cs="Times New Roman"/>
        </w:rPr>
        <w:t xml:space="preserve"> </w:t>
      </w:r>
      <w:r w:rsidR="0081736A">
        <w:rPr>
          <w:rFonts w:ascii="Times New Roman" w:hAnsi="Times New Roman" w:cs="Times New Roman"/>
        </w:rPr>
        <w:t>jumped</w:t>
      </w:r>
      <w:r w:rsidR="008A7E25">
        <w:rPr>
          <w:rFonts w:ascii="Times New Roman" w:hAnsi="Times New Roman" w:cs="Times New Roman"/>
        </w:rPr>
        <w:t xml:space="preserve"> over a now visible barrier to reach the second object (Obstacle test event). The second event was identical to the first except that the obstacle was missing (No-Obstacle test event). </w:t>
      </w:r>
      <w:r w:rsidR="0081736A">
        <w:rPr>
          <w:rFonts w:ascii="Times New Roman" w:hAnsi="Times New Roman" w:cs="Times New Roman"/>
        </w:rPr>
        <w:t>This finding was</w:t>
      </w:r>
      <w:r w:rsidR="008A7E25">
        <w:rPr>
          <w:rFonts w:ascii="Times New Roman" w:hAnsi="Times New Roman" w:cs="Times New Roman"/>
        </w:rPr>
        <w:t xml:space="preserve"> interpreted </w:t>
      </w:r>
      <w:r w:rsidR="00390CFF">
        <w:rPr>
          <w:rFonts w:ascii="Times New Roman" w:hAnsi="Times New Roman" w:cs="Times New Roman"/>
        </w:rPr>
        <w:t>to mean that</w:t>
      </w:r>
      <w:r w:rsidR="008A7E25">
        <w:rPr>
          <w:rFonts w:ascii="Times New Roman" w:hAnsi="Times New Roman" w:cs="Times New Roman"/>
        </w:rPr>
        <w:t xml:space="preserve"> infants can infer invisible constraints from actions and goals. </w:t>
      </w:r>
      <w:r w:rsidR="00390CFF">
        <w:rPr>
          <w:rFonts w:ascii="Times New Roman" w:hAnsi="Times New Roman" w:cs="Times New Roman"/>
        </w:rPr>
        <w:t>These two findings together</w:t>
      </w:r>
      <w:r w:rsidR="008A7E25">
        <w:rPr>
          <w:rFonts w:ascii="Times New Roman" w:hAnsi="Times New Roman" w:cs="Times New Roman"/>
        </w:rPr>
        <w:t xml:space="preserve"> were taken to mean that infants possess a teleological stance.</w:t>
      </w:r>
    </w:p>
    <w:p w14:paraId="494D8A6D" w14:textId="77CAE751" w:rsidR="00524642" w:rsidRDefault="00B614B9" w:rsidP="00AB63C6">
      <w:pPr>
        <w:spacing w:line="480" w:lineRule="auto"/>
        <w:ind w:firstLine="720"/>
        <w:contextualSpacing/>
        <w:rPr>
          <w:rFonts w:ascii="Times New Roman" w:hAnsi="Times New Roman" w:cs="Times New Roman"/>
        </w:rPr>
      </w:pPr>
      <w:r>
        <w:rPr>
          <w:rFonts w:ascii="Times New Roman" w:hAnsi="Times New Roman" w:cs="Times New Roman"/>
        </w:rPr>
        <w:t>A point worth noting before continuing is that</w:t>
      </w:r>
      <w:r w:rsidR="008A7E25">
        <w:rPr>
          <w:rFonts w:ascii="Times New Roman" w:hAnsi="Times New Roman" w:cs="Times New Roman"/>
        </w:rPr>
        <w:t xml:space="preserve"> although the experiment </w:t>
      </w:r>
      <w:r w:rsidR="008B3E78">
        <w:rPr>
          <w:rFonts w:ascii="Times New Roman" w:hAnsi="Times New Roman" w:cs="Times New Roman"/>
        </w:rPr>
        <w:t>testing</w:t>
      </w:r>
      <w:r w:rsidR="008A7E25">
        <w:rPr>
          <w:rFonts w:ascii="Times New Roman" w:hAnsi="Times New Roman" w:cs="Times New Roman"/>
        </w:rPr>
        <w:t xml:space="preserve"> whether infants could infer goals from actions and constraints did not </w:t>
      </w:r>
      <w:r>
        <w:rPr>
          <w:rFonts w:ascii="Times New Roman" w:hAnsi="Times New Roman" w:cs="Times New Roman"/>
        </w:rPr>
        <w:t>employ</w:t>
      </w:r>
      <w:r w:rsidR="008A7E25">
        <w:rPr>
          <w:rFonts w:ascii="Times New Roman" w:hAnsi="Times New Roman" w:cs="Times New Roman"/>
        </w:rPr>
        <w:t xml:space="preserve"> </w:t>
      </w:r>
      <w:r w:rsidR="008B3E78">
        <w:rPr>
          <w:rFonts w:ascii="Times New Roman" w:hAnsi="Times New Roman" w:cs="Times New Roman"/>
        </w:rPr>
        <w:t xml:space="preserve">a </w:t>
      </w:r>
      <w:r w:rsidR="008A7E25">
        <w:rPr>
          <w:rFonts w:ascii="Times New Roman" w:hAnsi="Times New Roman" w:cs="Times New Roman"/>
        </w:rPr>
        <w:t>Gergely</w:t>
      </w:r>
      <w:r>
        <w:rPr>
          <w:rFonts w:ascii="Times New Roman" w:hAnsi="Times New Roman" w:cs="Times New Roman"/>
        </w:rPr>
        <w:t xml:space="preserve"> et al.-style</w:t>
      </w:r>
      <w:r w:rsidR="008A7E25">
        <w:rPr>
          <w:rFonts w:ascii="Times New Roman" w:hAnsi="Times New Roman" w:cs="Times New Roman"/>
        </w:rPr>
        <w:t xml:space="preserve"> paradigm, it is straightforward to recast it within </w:t>
      </w:r>
      <w:r w:rsidR="008B3E78">
        <w:rPr>
          <w:rFonts w:ascii="Times New Roman" w:hAnsi="Times New Roman" w:cs="Times New Roman"/>
        </w:rPr>
        <w:t>this</w:t>
      </w:r>
      <w:r>
        <w:rPr>
          <w:rFonts w:ascii="Times New Roman" w:hAnsi="Times New Roman" w:cs="Times New Roman"/>
        </w:rPr>
        <w:t xml:space="preserve"> paradigm</w:t>
      </w:r>
      <w:r w:rsidR="008A7E25">
        <w:rPr>
          <w:rFonts w:ascii="Times New Roman" w:hAnsi="Times New Roman" w:cs="Times New Roman"/>
        </w:rPr>
        <w:t>. For example, the habituation event</w:t>
      </w:r>
      <w:r w:rsidR="008B3E78">
        <w:rPr>
          <w:rFonts w:ascii="Times New Roman" w:hAnsi="Times New Roman" w:cs="Times New Roman"/>
        </w:rPr>
        <w:t xml:space="preserve"> </w:t>
      </w:r>
      <w:r w:rsidR="008A7E25">
        <w:rPr>
          <w:rFonts w:ascii="Times New Roman" w:hAnsi="Times New Roman" w:cs="Times New Roman"/>
        </w:rPr>
        <w:t>could be stopped after the first object clears the barrier</w:t>
      </w:r>
      <w:r w:rsidR="008B3E78">
        <w:rPr>
          <w:rFonts w:ascii="Times New Roman" w:hAnsi="Times New Roman" w:cs="Times New Roman"/>
        </w:rPr>
        <w:t xml:space="preserve"> but before the first object reaches </w:t>
      </w:r>
      <w:r w:rsidR="008B3E78">
        <w:rPr>
          <w:rFonts w:ascii="Times New Roman" w:hAnsi="Times New Roman" w:cs="Times New Roman"/>
        </w:rPr>
        <w:lastRenderedPageBreak/>
        <w:t>the second</w:t>
      </w:r>
      <w:r w:rsidR="008A7E25">
        <w:rPr>
          <w:rFonts w:ascii="Times New Roman" w:hAnsi="Times New Roman" w:cs="Times New Roman"/>
        </w:rPr>
        <w:t xml:space="preserve">. Because observers never see the first object reach the second in this configuration, observers must infer that the second object is the first object’s goal. Simulation 3 adopted this approach. </w:t>
      </w:r>
      <w:r w:rsidR="00E66072">
        <w:rPr>
          <w:rFonts w:ascii="Times New Roman" w:hAnsi="Times New Roman" w:cs="Times New Roman"/>
        </w:rPr>
        <w:t xml:space="preserve">A complication that recasting this experiment within the context </w:t>
      </w:r>
      <w:r w:rsidR="00423BAA">
        <w:rPr>
          <w:rFonts w:ascii="Times New Roman" w:hAnsi="Times New Roman" w:cs="Times New Roman"/>
        </w:rPr>
        <w:t>the Gergely et al. paradigm</w:t>
      </w:r>
      <w:r w:rsidR="00E66072">
        <w:rPr>
          <w:rFonts w:ascii="Times New Roman" w:hAnsi="Times New Roman" w:cs="Times New Roman"/>
        </w:rPr>
        <w:t xml:space="preserve"> avoids is that it ensures that any failure by ALIAS to reproduce infants’ responses cannot be attributed to changes in the model architecture relative to previous simulations but instead to limitations of the theoretical proposal that the model instantiates.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13E4886" w14:textId="15BB1FC5" w:rsidR="00524642" w:rsidRDefault="00524642" w:rsidP="00084C35">
      <w:pPr>
        <w:spacing w:line="480" w:lineRule="auto"/>
        <w:contextualSpacing/>
        <w:rPr>
          <w:rFonts w:ascii="Times New Roman" w:hAnsi="Times New Roman" w:cs="Times New Roman"/>
        </w:rPr>
      </w:pPr>
      <w:r>
        <w:rPr>
          <w:rFonts w:ascii="Times New Roman" w:hAnsi="Times New Roman" w:cs="Times New Roman"/>
        </w:rPr>
        <w:tab/>
        <w:t xml:space="preserve">Simulation 3 tested whether </w:t>
      </w:r>
      <w:r w:rsidR="004A2FD3">
        <w:rPr>
          <w:rFonts w:ascii="Times New Roman" w:hAnsi="Times New Roman" w:cs="Times New Roman"/>
        </w:rPr>
        <w:t xml:space="preserve">ALIAS </w:t>
      </w:r>
      <w:r>
        <w:rPr>
          <w:rFonts w:ascii="Times New Roman" w:hAnsi="Times New Roman" w:cs="Times New Roman"/>
        </w:rPr>
        <w:t xml:space="preserve">could explain the finding that </w:t>
      </w:r>
      <w:r w:rsidR="004B653C">
        <w:rPr>
          <w:rFonts w:ascii="Times New Roman" w:hAnsi="Times New Roman" w:cs="Times New Roman"/>
        </w:rPr>
        <w:t xml:space="preserve">12-month-old </w:t>
      </w:r>
      <w:r>
        <w:rPr>
          <w:rFonts w:ascii="Times New Roman" w:hAnsi="Times New Roman" w:cs="Times New Roman"/>
        </w:rPr>
        <w:t xml:space="preserve">infants </w:t>
      </w:r>
      <w:r w:rsidR="006912FB">
        <w:rPr>
          <w:rFonts w:ascii="Times New Roman" w:hAnsi="Times New Roman" w:cs="Times New Roman"/>
        </w:rPr>
        <w:t>can</w:t>
      </w:r>
      <w:r>
        <w:rPr>
          <w:rFonts w:ascii="Times New Roman" w:hAnsi="Times New Roman" w:cs="Times New Roman"/>
        </w:rPr>
        <w:t xml:space="preserve"> </w:t>
      </w:r>
      <w:r w:rsidR="00EF17A4">
        <w:rPr>
          <w:rFonts w:ascii="Times New Roman" w:hAnsi="Times New Roman" w:cs="Times New Roman"/>
        </w:rPr>
        <w:t xml:space="preserve">ostensibly </w:t>
      </w:r>
      <w:r>
        <w:rPr>
          <w:rFonts w:ascii="Times New Roman" w:hAnsi="Times New Roman" w:cs="Times New Roman"/>
        </w:rPr>
        <w:t xml:space="preserve">infer goals from constraints and behavior </w:t>
      </w:r>
      <w:r w:rsidR="006912FB">
        <w:rPr>
          <w:rFonts w:ascii="Times New Roman" w:hAnsi="Times New Roman" w:cs="Times New Roman"/>
        </w:rPr>
        <w:t xml:space="preserve">as well as </w:t>
      </w:r>
      <w:r>
        <w:rPr>
          <w:rFonts w:ascii="Times New Roman" w:hAnsi="Times New Roman" w:cs="Times New Roman"/>
        </w:rPr>
        <w:t>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w:t>
      </w:r>
      <w:r w:rsidR="00BF429B">
        <w:rPr>
          <w:rFonts w:ascii="Times New Roman" w:hAnsi="Times New Roman" w:cs="Times New Roman"/>
        </w:rPr>
        <w:t xml:space="preserve"> Non-contiguity was implemented in a similar model for networks assigned to this condition in OM10</w:t>
      </w:r>
      <w:r w:rsidR="0070301A">
        <w:rPr>
          <w:rFonts w:ascii="Times New Roman" w:hAnsi="Times New Roman" w:cs="Times New Roman"/>
        </w:rPr>
        <w:t xml:space="preserve"> and OM10-2</w:t>
      </w:r>
      <w:r w:rsidR="003C0B21">
        <w:rPr>
          <w:rFonts w:ascii="Times New Roman" w:hAnsi="Times New Roman" w:cs="Times New Roman"/>
        </w:rPr>
        <w:t>.</w:t>
      </w:r>
      <w:r>
        <w:rPr>
          <w:rFonts w:ascii="Times New Roman" w:hAnsi="Times New Roman" w:cs="Times New Roman"/>
        </w:rPr>
        <w:t xml:space="preserve"> </w:t>
      </w:r>
      <w:r w:rsidR="006912FB">
        <w:rPr>
          <w:rFonts w:ascii="Times New Roman" w:hAnsi="Times New Roman" w:cs="Times New Roman"/>
        </w:rPr>
        <w:t>The</w:t>
      </w:r>
      <w:r>
        <w:rPr>
          <w:rFonts w:ascii="Times New Roman" w:hAnsi="Times New Roman" w:cs="Times New Roman"/>
        </w:rPr>
        <w:t xml:space="preserve"> </w:t>
      </w:r>
      <w:r w:rsidR="00E31E98">
        <w:rPr>
          <w:rFonts w:ascii="Times New Roman" w:hAnsi="Times New Roman" w:cs="Times New Roman"/>
        </w:rPr>
        <w:t>habituation event in the</w:t>
      </w:r>
      <w:r>
        <w:rPr>
          <w:rFonts w:ascii="Times New Roman" w:hAnsi="Times New Roman" w:cs="Times New Roman"/>
        </w:rPr>
        <w:t xml:space="preserve"> Inferring Constraints condition was identical to that used Simulation 1</w:t>
      </w:r>
      <w:r w:rsidR="00A578C0">
        <w:rPr>
          <w:rFonts w:ascii="Times New Roman" w:hAnsi="Times New Roman" w:cs="Times New Roman"/>
        </w:rPr>
        <w:t>a</w:t>
      </w:r>
      <w:r>
        <w:rPr>
          <w:rFonts w:ascii="Times New Roman" w:hAnsi="Times New Roman" w:cs="Times New Roman"/>
        </w:rPr>
        <w:t xml:space="preserve"> except that barrier information was missing</w:t>
      </w:r>
      <w:r w:rsidR="00797B56">
        <w:rPr>
          <w:rFonts w:ascii="Times New Roman" w:hAnsi="Times New Roman" w:cs="Times New Roman"/>
        </w:rPr>
        <w:t>; that is,</w:t>
      </w:r>
      <w:r w:rsidR="00EF17A4">
        <w:rPr>
          <w:rFonts w:ascii="Times New Roman" w:hAnsi="Times New Roman" w:cs="Times New Roman"/>
        </w:rPr>
        <w:t xml:space="preserve"> </w:t>
      </w:r>
      <w:r w:rsidR="00797B56">
        <w:rPr>
          <w:rFonts w:ascii="Times New Roman" w:hAnsi="Times New Roman" w:cs="Times New Roman"/>
        </w:rPr>
        <w:t xml:space="preserve">the </w:t>
      </w:r>
      <w:r>
        <w:rPr>
          <w:rFonts w:ascii="Times New Roman" w:hAnsi="Times New Roman" w:cs="Times New Roman"/>
        </w:rPr>
        <w:t>Barrier Height and Barrier Position groups</w:t>
      </w:r>
      <w:r w:rsidR="00797B56">
        <w:rPr>
          <w:rFonts w:ascii="Times New Roman" w:hAnsi="Times New Roman" w:cs="Times New Roman"/>
        </w:rPr>
        <w:t xml:space="preserve"> were removed</w:t>
      </w:r>
      <w:r w:rsidR="005F3778">
        <w:rPr>
          <w:rFonts w:ascii="Times New Roman" w:hAnsi="Times New Roman" w:cs="Times New Roman"/>
        </w:rPr>
        <w:t>; barrier information was also removed for networks assigned to this condition in OM10</w:t>
      </w:r>
      <w:r w:rsidR="00CF1586">
        <w:rPr>
          <w:rFonts w:ascii="Times New Roman" w:hAnsi="Times New Roman" w:cs="Times New Roman"/>
        </w:rPr>
        <w:t xml:space="preserve"> and OM10-2</w:t>
      </w:r>
      <w:r>
        <w:rPr>
          <w:rFonts w:ascii="Times New Roman" w:hAnsi="Times New Roman" w:cs="Times New Roman"/>
        </w:rPr>
        <w:t>.</w:t>
      </w:r>
      <w:r w:rsidR="00084C35">
        <w:rPr>
          <w:rFonts w:ascii="Times New Roman" w:hAnsi="Times New Roman" w:cs="Times New Roman"/>
        </w:rPr>
        <w:t xml:space="preserve"> Given that the studies associated with the behaviors that were the targets of this simulation were qualitatively different than those associated with </w:t>
      </w:r>
      <w:r w:rsidR="00E31E98">
        <w:rPr>
          <w:rFonts w:ascii="Times New Roman" w:hAnsi="Times New Roman" w:cs="Times New Roman"/>
        </w:rPr>
        <w:t>the behavioral targets</w:t>
      </w:r>
      <w:r w:rsidR="00084C35">
        <w:rPr>
          <w:rFonts w:ascii="Times New Roman" w:hAnsi="Times New Roman" w:cs="Times New Roman"/>
        </w:rPr>
        <w:t xml:space="preserve"> of Simulation </w:t>
      </w:r>
      <w:r w:rsidR="0005038D">
        <w:rPr>
          <w:rFonts w:ascii="Times New Roman" w:hAnsi="Times New Roman" w:cs="Times New Roman"/>
        </w:rPr>
        <w:t>1, ALIAS’s</w:t>
      </w:r>
      <w:r w:rsidR="004A2FD3">
        <w:rPr>
          <w:rFonts w:ascii="Times New Roman" w:hAnsi="Times New Roman" w:cs="Times New Roman"/>
        </w:rPr>
        <w:t xml:space="preserve"> performance</w:t>
      </w:r>
      <w:r w:rsidR="00084C35">
        <w:rPr>
          <w:rFonts w:ascii="Times New Roman" w:hAnsi="Times New Roman" w:cs="Times New Roman"/>
        </w:rPr>
        <w:t xml:space="preserve"> was</w:t>
      </w:r>
      <w:r w:rsidR="0005038D">
        <w:rPr>
          <w:rFonts w:ascii="Times New Roman" w:hAnsi="Times New Roman" w:cs="Times New Roman"/>
        </w:rPr>
        <w:t xml:space="preserve"> once</w:t>
      </w:r>
      <w:r w:rsidR="00084C35">
        <w:rPr>
          <w:rFonts w:ascii="Times New Roman" w:hAnsi="Times New Roman" w:cs="Times New Roman"/>
        </w:rPr>
        <w:t xml:space="preserve"> again</w:t>
      </w:r>
      <w:r w:rsidR="004A2FD3">
        <w:rPr>
          <w:rFonts w:ascii="Times New Roman" w:hAnsi="Times New Roman" w:cs="Times New Roman"/>
        </w:rPr>
        <w:t xml:space="preserve"> compared to that of ALIAS-2, OM10, and OM10-2.</w:t>
      </w:r>
      <w:r w:rsidR="00607174">
        <w:rPr>
          <w:rFonts w:ascii="Times New Roman" w:hAnsi="Times New Roman" w:cs="Times New Roman"/>
        </w:rPr>
        <w:t xml:space="preserve"> </w:t>
      </w:r>
      <w:r w:rsidR="007E62C2">
        <w:rPr>
          <w:rFonts w:ascii="Times New Roman" w:hAnsi="Times New Roman" w:cs="Times New Roman"/>
        </w:rPr>
        <w:t xml:space="preserve"> Note that</w:t>
      </w:r>
      <w:r w:rsidR="00073E90">
        <w:rPr>
          <w:rFonts w:ascii="Times New Roman" w:hAnsi="Times New Roman" w:cs="Times New Roman"/>
        </w:rPr>
        <w:t xml:space="preserve"> non-contiguity was implemented in a similar manner for </w:t>
      </w:r>
      <w:r w:rsidR="00A76C18">
        <w:rPr>
          <w:rFonts w:ascii="Times New Roman" w:hAnsi="Times New Roman" w:cs="Times New Roman"/>
        </w:rPr>
        <w:t>OM10 (and OM10-</w:t>
      </w:r>
      <w:r w:rsidR="00A76C18">
        <w:rPr>
          <w:rFonts w:ascii="Times New Roman" w:hAnsi="Times New Roman" w:cs="Times New Roman"/>
        </w:rPr>
        <w:lastRenderedPageBreak/>
        <w:t xml:space="preserve">2) </w:t>
      </w:r>
      <w:r w:rsidR="00073E90">
        <w:rPr>
          <w:rFonts w:ascii="Times New Roman" w:hAnsi="Times New Roman" w:cs="Times New Roman"/>
        </w:rPr>
        <w:t xml:space="preserve">networks assigned to the Inferring Goals condition </w:t>
      </w:r>
      <w:r w:rsidR="00A76C18">
        <w:rPr>
          <w:rFonts w:ascii="Times New Roman" w:hAnsi="Times New Roman" w:cs="Times New Roman"/>
        </w:rPr>
        <w:t>to that for ALIAS networks assigned to this condition. This was achieved by stopping the agent one cell earlier than ne</w:t>
      </w:r>
      <w:r w:rsidR="00554B63">
        <w:rPr>
          <w:rFonts w:ascii="Times New Roman" w:hAnsi="Times New Roman" w:cs="Times New Roman"/>
        </w:rPr>
        <w:t xml:space="preserve">eded to reach the goal. </w:t>
      </w:r>
      <w:r w:rsidR="00A76C18">
        <w:rPr>
          <w:rFonts w:ascii="Times New Roman" w:hAnsi="Times New Roman" w:cs="Times New Roman"/>
        </w:rPr>
        <w:t xml:space="preserve">Likewise, </w:t>
      </w:r>
      <w:r w:rsidR="00554B63">
        <w:rPr>
          <w:rFonts w:ascii="Times New Roman" w:hAnsi="Times New Roman" w:cs="Times New Roman"/>
        </w:rPr>
        <w:t xml:space="preserve">barrier information was removed for </w:t>
      </w:r>
      <w:r w:rsidR="00D17834">
        <w:rPr>
          <w:rFonts w:ascii="Times New Roman" w:hAnsi="Times New Roman" w:cs="Times New Roman"/>
        </w:rPr>
        <w:t xml:space="preserve">OM10 </w:t>
      </w:r>
      <w:r w:rsidR="00554B63">
        <w:rPr>
          <w:rFonts w:ascii="Times New Roman" w:hAnsi="Times New Roman" w:cs="Times New Roman"/>
        </w:rPr>
        <w:t>networks in the Inferring Constraints condition by making such information invisible during habituation; that is, the barrier could neither contribute to other units’ net inputs nor to updates to the network weights</w:t>
      </w:r>
      <w:r w:rsidR="00D17834">
        <w:rPr>
          <w:rFonts w:ascii="Times New Roman" w:hAnsi="Times New Roman" w:cs="Times New Roman"/>
        </w:rPr>
        <w:t xml:space="preserve"> during habituation</w:t>
      </w:r>
      <w:r w:rsidR="00554B63">
        <w:rPr>
          <w:rFonts w:ascii="Times New Roman" w:hAnsi="Times New Roman" w:cs="Times New Roman"/>
        </w:rPr>
        <w:t>.</w:t>
      </w:r>
      <w:r w:rsidR="007E62C2">
        <w:rPr>
          <w:rFonts w:ascii="Times New Roman" w:hAnsi="Times New Roman" w:cs="Times New Roman"/>
        </w:rPr>
        <w:t xml:space="preserve"> ALIAS-2 was</w:t>
      </w:r>
      <w:r w:rsidR="00592AF0">
        <w:rPr>
          <w:rFonts w:ascii="Times New Roman" w:hAnsi="Times New Roman" w:cs="Times New Roman"/>
        </w:rPr>
        <w:t xml:space="preserve"> also</w:t>
      </w:r>
      <w:r w:rsidR="007E62C2">
        <w:rPr>
          <w:rFonts w:ascii="Times New Roman" w:hAnsi="Times New Roman" w:cs="Times New Roman"/>
        </w:rPr>
        <w:t xml:space="preserve"> identical to ALIAS except that </w:t>
      </w:r>
      <w:r w:rsidR="00592AF0">
        <w:rPr>
          <w:rFonts w:ascii="Times New Roman" w:hAnsi="Times New Roman" w:cs="Times New Roman"/>
        </w:rPr>
        <w:t xml:space="preserve">peripherally and centrally located barriers were equivalently salient. </w:t>
      </w:r>
    </w:p>
    <w:p w14:paraId="395EDF5A" w14:textId="77777777" w:rsidR="000E7BCF" w:rsidRDefault="000E7BCF" w:rsidP="00524642">
      <w:pPr>
        <w:spacing w:line="480" w:lineRule="auto"/>
        <w:contextualSpacing/>
        <w:rPr>
          <w:rFonts w:ascii="Times New Roman" w:hAnsi="Times New Roman" w:cs="Times New Roman"/>
        </w:rPr>
      </w:pPr>
    </w:p>
    <w:p w14:paraId="3A7D2331" w14:textId="0AA115F3"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r w:rsidR="005D2110">
        <w:rPr>
          <w:rFonts w:ascii="Times New Roman" w:hAnsi="Times New Roman" w:cs="Times New Roman"/>
          <w:b/>
          <w:bCs/>
        </w:rPr>
        <w:t xml:space="preserve"> and Discussion</w:t>
      </w:r>
    </w:p>
    <w:tbl>
      <w:tblPr>
        <w:tblStyle w:val="TableGrid"/>
        <w:tblW w:w="12149"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49"/>
      </w:tblGrid>
      <w:tr w:rsidR="00B545F1" w14:paraId="4BB917D3" w14:textId="77777777" w:rsidTr="007B60E9">
        <w:trPr>
          <w:trHeight w:val="5834"/>
        </w:trPr>
        <w:tc>
          <w:tcPr>
            <w:tcW w:w="12149" w:type="dxa"/>
          </w:tcPr>
          <w:tbl>
            <w:tblPr>
              <w:tblStyle w:val="TableGrid"/>
              <w:tblW w:w="1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6"/>
              <w:gridCol w:w="5616"/>
            </w:tblGrid>
            <w:tr w:rsidR="00A9551C" w14:paraId="6576761D" w14:textId="77777777" w:rsidTr="007F720E">
              <w:trPr>
                <w:trHeight w:val="3423"/>
              </w:trPr>
              <w:tc>
                <w:tcPr>
                  <w:tcW w:w="5616" w:type="dxa"/>
                </w:tcPr>
                <w:p w14:paraId="7B3DBCF2" w14:textId="16DBFE97" w:rsidR="00D10F0D" w:rsidRDefault="00B545F1" w:rsidP="000E7BCF">
                  <w:pPr>
                    <w:keepNext/>
                    <w:spacing w:line="480" w:lineRule="auto"/>
                    <w:contextualSpacing/>
                  </w:pPr>
                  <w:r>
                    <w:rPr>
                      <w:noProof/>
                    </w:rPr>
                    <w:drawing>
                      <wp:inline distT="0" distB="0" distL="0" distR="0" wp14:anchorId="10C2B53C" wp14:editId="253098AE">
                        <wp:extent cx="3425408" cy="2095500"/>
                        <wp:effectExtent l="0" t="0" r="3810" b="0"/>
                        <wp:docPr id="1010134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3498" name="Picture 10101349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66754" cy="2120793"/>
                                </a:xfrm>
                                <a:prstGeom prst="rect">
                                  <a:avLst/>
                                </a:prstGeom>
                              </pic:spPr>
                            </pic:pic>
                          </a:graphicData>
                        </a:graphic>
                      </wp:inline>
                    </w:drawing>
                  </w:r>
                </w:p>
              </w:tc>
              <w:tc>
                <w:tcPr>
                  <w:tcW w:w="5482" w:type="dxa"/>
                </w:tcPr>
                <w:p w14:paraId="0A8683AF" w14:textId="43042731" w:rsidR="00D10F0D" w:rsidRDefault="007B60E9" w:rsidP="000E7BCF">
                  <w:pPr>
                    <w:keepNext/>
                    <w:spacing w:line="480" w:lineRule="auto"/>
                    <w:contextualSpacing/>
                  </w:pPr>
                  <w:r>
                    <w:rPr>
                      <w:noProof/>
                    </w:rPr>
                    <w:drawing>
                      <wp:inline distT="0" distB="0" distL="0" distR="0" wp14:anchorId="11604916" wp14:editId="122EB709">
                        <wp:extent cx="3409836" cy="2085975"/>
                        <wp:effectExtent l="0" t="0" r="635" b="0"/>
                        <wp:docPr id="1144691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91590" name="Picture 114469159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39715" cy="2104253"/>
                                </a:xfrm>
                                <a:prstGeom prst="rect">
                                  <a:avLst/>
                                </a:prstGeom>
                              </pic:spPr>
                            </pic:pic>
                          </a:graphicData>
                        </a:graphic>
                      </wp:inline>
                    </w:drawing>
                  </w:r>
                </w:p>
              </w:tc>
            </w:tr>
            <w:tr w:rsidR="00A9551C" w14:paraId="6D40EB6C" w14:textId="77777777" w:rsidTr="007F720E">
              <w:trPr>
                <w:trHeight w:val="3298"/>
              </w:trPr>
              <w:tc>
                <w:tcPr>
                  <w:tcW w:w="5616" w:type="dxa"/>
                </w:tcPr>
                <w:p w14:paraId="11C252C9" w14:textId="0A4C3B4F" w:rsidR="002C1EA7" w:rsidRDefault="00B545F1" w:rsidP="000E7BCF">
                  <w:pPr>
                    <w:keepNext/>
                    <w:spacing w:line="480" w:lineRule="auto"/>
                    <w:contextualSpacing/>
                    <w:rPr>
                      <w:noProof/>
                    </w:rPr>
                  </w:pPr>
                  <w:r>
                    <w:rPr>
                      <w:noProof/>
                    </w:rPr>
                    <w:drawing>
                      <wp:inline distT="0" distB="0" distL="0" distR="0" wp14:anchorId="298BF80D" wp14:editId="6B2554AF">
                        <wp:extent cx="3425408" cy="2095500"/>
                        <wp:effectExtent l="0" t="0" r="3810" b="0"/>
                        <wp:docPr id="9557388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38836" name="Picture 95573883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43843" cy="2106778"/>
                                </a:xfrm>
                                <a:prstGeom prst="rect">
                                  <a:avLst/>
                                </a:prstGeom>
                              </pic:spPr>
                            </pic:pic>
                          </a:graphicData>
                        </a:graphic>
                      </wp:inline>
                    </w:drawing>
                  </w:r>
                </w:p>
              </w:tc>
              <w:tc>
                <w:tcPr>
                  <w:tcW w:w="5482" w:type="dxa"/>
                </w:tcPr>
                <w:p w14:paraId="66EEABC7" w14:textId="13BC9255" w:rsidR="002C1EA7" w:rsidRDefault="007B60E9" w:rsidP="000E7BCF">
                  <w:pPr>
                    <w:keepNext/>
                    <w:spacing w:line="480" w:lineRule="auto"/>
                    <w:contextualSpacing/>
                    <w:rPr>
                      <w:noProof/>
                    </w:rPr>
                  </w:pPr>
                  <w:r>
                    <w:rPr>
                      <w:noProof/>
                    </w:rPr>
                    <w:drawing>
                      <wp:inline distT="0" distB="0" distL="0" distR="0" wp14:anchorId="4446714A" wp14:editId="3950C86A">
                        <wp:extent cx="3425408" cy="2095500"/>
                        <wp:effectExtent l="0" t="0" r="3810" b="0"/>
                        <wp:docPr id="8745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686" name="Picture 874568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38932" cy="2103773"/>
                                </a:xfrm>
                                <a:prstGeom prst="rect">
                                  <a:avLst/>
                                </a:prstGeom>
                              </pic:spPr>
                            </pic:pic>
                          </a:graphicData>
                        </a:graphic>
                      </wp:inline>
                    </w:drawing>
                  </w:r>
                </w:p>
              </w:tc>
            </w:tr>
          </w:tbl>
          <w:p w14:paraId="6816BF63" w14:textId="3ACCF9D4" w:rsidR="000E7BCF" w:rsidRPr="00F20CB1" w:rsidRDefault="000E7BCF" w:rsidP="007F720E">
            <w:pPr>
              <w:pStyle w:val="Caption"/>
              <w:keepNext/>
              <w:rPr>
                <w:rFonts w:ascii="Times New Roman" w:hAnsi="Times New Roman" w:cs="Times New Roman"/>
                <w:i w:val="0"/>
                <w:iCs w:val="0"/>
                <w:sz w:val="24"/>
                <w:szCs w:val="24"/>
              </w:rPr>
            </w:pPr>
          </w:p>
        </w:tc>
      </w:tr>
    </w:tbl>
    <w:p w14:paraId="385269F1" w14:textId="45720B2D" w:rsidR="00344626" w:rsidRDefault="007F720E" w:rsidP="007F720E">
      <w:pPr>
        <w:pStyle w:val="Caption"/>
        <w:rPr>
          <w:rFonts w:ascii="Times New Roman" w:hAnsi="Times New Roman" w:cs="Times New Roman"/>
        </w:rPr>
      </w:pPr>
      <w:r w:rsidRPr="007F720E">
        <w:rPr>
          <w:rFonts w:ascii="Times New Roman" w:hAnsi="Times New Roman" w:cs="Times New Roman"/>
          <w:b/>
          <w:bCs/>
          <w:i w:val="0"/>
          <w:iCs w:val="0"/>
          <w:color w:val="auto"/>
          <w:sz w:val="24"/>
          <w:szCs w:val="24"/>
        </w:rPr>
        <w:t xml:space="preserve">Figure </w:t>
      </w:r>
      <w:r w:rsidRPr="007F720E">
        <w:rPr>
          <w:rFonts w:ascii="Times New Roman" w:hAnsi="Times New Roman" w:cs="Times New Roman"/>
          <w:b/>
          <w:bCs/>
          <w:i w:val="0"/>
          <w:iCs w:val="0"/>
          <w:color w:val="auto"/>
          <w:sz w:val="24"/>
          <w:szCs w:val="24"/>
        </w:rPr>
        <w:fldChar w:fldCharType="begin"/>
      </w:r>
      <w:r w:rsidRPr="007F720E">
        <w:rPr>
          <w:rFonts w:ascii="Times New Roman" w:hAnsi="Times New Roman" w:cs="Times New Roman"/>
          <w:b/>
          <w:bCs/>
          <w:i w:val="0"/>
          <w:iCs w:val="0"/>
          <w:color w:val="auto"/>
          <w:sz w:val="24"/>
          <w:szCs w:val="24"/>
        </w:rPr>
        <w:instrText xml:space="preserve"> SEQ Figure \* ARABIC </w:instrText>
      </w:r>
      <w:r w:rsidRPr="007F720E">
        <w:rPr>
          <w:rFonts w:ascii="Times New Roman" w:hAnsi="Times New Roman" w:cs="Times New Roman"/>
          <w:b/>
          <w:bCs/>
          <w:i w:val="0"/>
          <w:iCs w:val="0"/>
          <w:color w:val="auto"/>
          <w:sz w:val="24"/>
          <w:szCs w:val="24"/>
        </w:rPr>
        <w:fldChar w:fldCharType="separate"/>
      </w:r>
      <w:r w:rsidR="0046105A">
        <w:rPr>
          <w:rFonts w:ascii="Times New Roman" w:hAnsi="Times New Roman" w:cs="Times New Roman"/>
          <w:b/>
          <w:bCs/>
          <w:i w:val="0"/>
          <w:iCs w:val="0"/>
          <w:noProof/>
          <w:color w:val="auto"/>
          <w:sz w:val="24"/>
          <w:szCs w:val="24"/>
        </w:rPr>
        <w:t>10</w:t>
      </w:r>
      <w:r w:rsidRPr="007F720E">
        <w:rPr>
          <w:rFonts w:ascii="Times New Roman" w:hAnsi="Times New Roman" w:cs="Times New Roman"/>
          <w:b/>
          <w:bCs/>
          <w:i w:val="0"/>
          <w:iCs w:val="0"/>
          <w:color w:val="auto"/>
          <w:sz w:val="24"/>
          <w:szCs w:val="24"/>
        </w:rPr>
        <w:fldChar w:fldCharType="end"/>
      </w:r>
      <w:r w:rsidRPr="007F720E">
        <w:rPr>
          <w:rFonts w:ascii="Times New Roman" w:hAnsi="Times New Roman" w:cs="Times New Roman"/>
          <w:b/>
          <w:bCs/>
          <w:i w:val="0"/>
          <w:iCs w:val="0"/>
          <w:color w:val="auto"/>
          <w:sz w:val="24"/>
          <w:szCs w:val="24"/>
        </w:rPr>
        <w:t xml:space="preserve">. </w:t>
      </w:r>
      <w:r>
        <w:rPr>
          <w:rFonts w:ascii="Times New Roman" w:hAnsi="Times New Roman" w:cs="Times New Roman"/>
          <w:i w:val="0"/>
          <w:iCs w:val="0"/>
          <w:color w:val="000000" w:themeColor="text1"/>
          <w:sz w:val="24"/>
          <w:szCs w:val="24"/>
        </w:rPr>
        <w:t>Performance of ALIAS.</w:t>
      </w:r>
      <w:r w:rsidRPr="00F20CB1">
        <w:rPr>
          <w:rFonts w:ascii="Times New Roman" w:hAnsi="Times New Roman" w:cs="Times New Roman"/>
          <w:i w:val="0"/>
          <w:iCs w:val="0"/>
          <w:color w:val="000000" w:themeColor="text1"/>
          <w:sz w:val="24"/>
          <w:szCs w:val="24"/>
        </w:rPr>
        <w:t xml:space="preserve"> </w:t>
      </w:r>
      <w:r w:rsidR="00305CF3">
        <w:rPr>
          <w:rFonts w:ascii="Times New Roman" w:hAnsi="Times New Roman" w:cs="Times New Roman"/>
          <w:i w:val="0"/>
          <w:iCs w:val="0"/>
          <w:color w:val="000000" w:themeColor="text1"/>
          <w:sz w:val="24"/>
          <w:szCs w:val="24"/>
        </w:rPr>
        <w:t>Plotted is the mean</w:t>
      </w:r>
      <w:r w:rsidRPr="00F20CB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w:t>
      </w:r>
      <w:r w:rsidR="00305CF3">
        <w:rPr>
          <w:rFonts w:ascii="Times New Roman" w:hAnsi="Times New Roman" w:cs="Times New Roman"/>
          <w:i w:val="0"/>
          <w:iCs w:val="0"/>
          <w:color w:val="000000" w:themeColor="text1"/>
          <w:sz w:val="24"/>
          <w:szCs w:val="24"/>
        </w:rPr>
        <w:t>in the</w:t>
      </w:r>
      <w:r w:rsidRPr="00F20CB1">
        <w:rPr>
          <w:rFonts w:ascii="Times New Roman" w:hAnsi="Times New Roman" w:cs="Times New Roman"/>
          <w:i w:val="0"/>
          <w:iCs w:val="0"/>
          <w:color w:val="000000" w:themeColor="text1"/>
          <w:sz w:val="24"/>
          <w:szCs w:val="24"/>
        </w:rPr>
        <w:t xml:space="preserv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305CF3">
        <w:rPr>
          <w:rFonts w:ascii="Times New Roman" w:hAnsi="Times New Roman" w:cs="Times New Roman"/>
          <w:i w:val="0"/>
          <w:iCs w:val="0"/>
          <w:color w:val="000000" w:themeColor="text1"/>
          <w:sz w:val="24"/>
          <w:szCs w:val="24"/>
        </w:rPr>
        <w:t xml:space="preserve"> (left column)</w:t>
      </w:r>
      <w:r>
        <w:rPr>
          <w:rFonts w:ascii="Times New Roman" w:hAnsi="Times New Roman" w:cs="Times New Roman"/>
          <w:i w:val="0"/>
          <w:iCs w:val="0"/>
          <w:color w:val="000000" w:themeColor="text1"/>
          <w:sz w:val="24"/>
          <w:szCs w:val="24"/>
        </w:rPr>
        <w:t xml:space="preserve"> and to the </w:t>
      </w:r>
      <w:r>
        <w:rPr>
          <w:rFonts w:ascii="Times New Roman" w:hAnsi="Times New Roman" w:cs="Times New Roman"/>
          <w:i w:val="0"/>
          <w:iCs w:val="0"/>
          <w:color w:val="000000" w:themeColor="text1"/>
          <w:sz w:val="24"/>
          <w:szCs w:val="24"/>
        </w:rPr>
        <w:lastRenderedPageBreak/>
        <w:t>Obstacle and No-Obstacle test events</w:t>
      </w:r>
      <w:r w:rsidR="00305CF3">
        <w:rPr>
          <w:rFonts w:ascii="Times New Roman" w:hAnsi="Times New Roman" w:cs="Times New Roman"/>
          <w:i w:val="0"/>
          <w:iCs w:val="0"/>
          <w:color w:val="000000" w:themeColor="text1"/>
          <w:sz w:val="24"/>
          <w:szCs w:val="24"/>
        </w:rPr>
        <w:t xml:space="preserve"> for networks in the Inferring Constraints condition</w:t>
      </w:r>
      <w:r>
        <w:rPr>
          <w:rFonts w:ascii="Times New Roman" w:hAnsi="Times New Roman" w:cs="Times New Roman"/>
          <w:i w:val="0"/>
          <w:iCs w:val="0"/>
          <w:color w:val="000000" w:themeColor="text1"/>
          <w:sz w:val="24"/>
          <w:szCs w:val="24"/>
        </w:rPr>
        <w:t xml:space="preserve"> across habituation epochs (</w:t>
      </w:r>
      <w:r w:rsidR="00305CF3">
        <w:rPr>
          <w:rFonts w:ascii="Times New Roman" w:hAnsi="Times New Roman" w:cs="Times New Roman"/>
          <w:i w:val="0"/>
          <w:iCs w:val="0"/>
          <w:color w:val="000000" w:themeColor="text1"/>
          <w:sz w:val="24"/>
          <w:szCs w:val="24"/>
        </w:rPr>
        <w:t>top row</w:t>
      </w:r>
      <w:r>
        <w:rPr>
          <w:rFonts w:ascii="Times New Roman" w:hAnsi="Times New Roman" w:cs="Times New Roman"/>
          <w:i w:val="0"/>
          <w:iCs w:val="0"/>
          <w:color w:val="000000" w:themeColor="text1"/>
          <w:sz w:val="24"/>
          <w:szCs w:val="24"/>
        </w:rPr>
        <w:t>)</w:t>
      </w:r>
      <w:r w:rsidR="00305CF3">
        <w:rPr>
          <w:rFonts w:ascii="Times New Roman" w:hAnsi="Times New Roman" w:cs="Times New Roman"/>
          <w:i w:val="0"/>
          <w:iCs w:val="0"/>
          <w:color w:val="000000" w:themeColor="text1"/>
          <w:sz w:val="24"/>
          <w:szCs w:val="24"/>
        </w:rPr>
        <w:t xml:space="preserve"> and overall (bottom row)</w:t>
      </w:r>
      <w:r w:rsidRPr="00F20CB1">
        <w:rPr>
          <w:rFonts w:ascii="Times New Roman" w:hAnsi="Times New Roman" w:cs="Times New Roman"/>
          <w:i w:val="0"/>
          <w:iCs w:val="0"/>
          <w:color w:val="000000" w:themeColor="text1"/>
          <w:sz w:val="24"/>
          <w:szCs w:val="24"/>
        </w:rPr>
        <w:t>.</w:t>
      </w:r>
    </w:p>
    <w:p w14:paraId="14D9B74A" w14:textId="0959E889" w:rsidR="005735F8" w:rsidRDefault="00524642" w:rsidP="00255559">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0A317D">
        <w:rPr>
          <w:rFonts w:ascii="Times New Roman" w:hAnsi="Times New Roman" w:cs="Times New Roman"/>
        </w:rPr>
        <w:t xml:space="preserve">10 </w:t>
      </w:r>
      <w:r>
        <w:rPr>
          <w:rFonts w:ascii="Times New Roman" w:hAnsi="Times New Roman" w:cs="Times New Roman"/>
        </w:rPr>
        <w:t xml:space="preserve">shows the </w:t>
      </w:r>
      <w:r w:rsidR="000A317D">
        <w:rPr>
          <w:rFonts w:ascii="Times New Roman" w:hAnsi="Times New Roman" w:cs="Times New Roman"/>
        </w:rPr>
        <w:t>performance of ALIAS networks</w:t>
      </w:r>
      <w:r>
        <w:rPr>
          <w:rFonts w:ascii="Times New Roman" w:hAnsi="Times New Roman" w:cs="Times New Roman"/>
        </w:rPr>
        <w:t xml:space="preserve"> in the Inferring </w:t>
      </w:r>
      <w:r w:rsidR="007010FA">
        <w:rPr>
          <w:rFonts w:ascii="Times New Roman" w:hAnsi="Times New Roman" w:cs="Times New Roman"/>
        </w:rPr>
        <w:t>Goals</w:t>
      </w:r>
      <w:r>
        <w:rPr>
          <w:rFonts w:ascii="Times New Roman" w:hAnsi="Times New Roman" w:cs="Times New Roman"/>
        </w:rPr>
        <w:t xml:space="preserve"> </w:t>
      </w:r>
      <w:r w:rsidR="00EC3B66">
        <w:rPr>
          <w:rFonts w:ascii="Times New Roman" w:hAnsi="Times New Roman" w:cs="Times New Roman"/>
        </w:rPr>
        <w:t>and Inferring Constraints conditions</w:t>
      </w:r>
      <w:r w:rsidR="008F2A19">
        <w:rPr>
          <w:rFonts w:ascii="Times New Roman" w:hAnsi="Times New Roman" w:cs="Times New Roman"/>
        </w:rPr>
        <w:t xml:space="preserve"> across habituation epochs and overall</w:t>
      </w:r>
      <w:r w:rsidR="00EC3B66">
        <w:rPr>
          <w:rFonts w:ascii="Times New Roman" w:hAnsi="Times New Roman" w:cs="Times New Roman"/>
        </w:rPr>
        <w:t>.</w:t>
      </w:r>
      <w:r w:rsidR="0012108C">
        <w:rPr>
          <w:rFonts w:ascii="Times New Roman" w:hAnsi="Times New Roman" w:cs="Times New Roman"/>
        </w:rPr>
        <w:t xml:space="preserve"> </w:t>
      </w:r>
      <w:r w:rsidR="00EC3B66">
        <w:rPr>
          <w:rFonts w:ascii="Times New Roman" w:hAnsi="Times New Roman" w:cs="Times New Roman"/>
        </w:rPr>
        <w:t xml:space="preserve">As shown in the figure, networks assigned to the Inferring Goals condition produced greater error to (i.e., looked longer at) the Incongruent test event—in which the first object failed to stop next to the first one—than to the Congruent test event—in which the first object came to rest next to the first one. </w:t>
      </w:r>
      <w:r w:rsidR="001324BD">
        <w:rPr>
          <w:rFonts w:ascii="Times New Roman" w:hAnsi="Times New Roman" w:cs="Times New Roman"/>
        </w:rPr>
        <w:t xml:space="preserve">Networks assigned to the Inferring Constraints condition also </w:t>
      </w:r>
      <w:r w:rsidR="00757C00">
        <w:rPr>
          <w:rFonts w:ascii="Times New Roman" w:hAnsi="Times New Roman" w:cs="Times New Roman"/>
        </w:rPr>
        <w:t xml:space="preserve">responded differently to the two test events with which they were presented. </w:t>
      </w:r>
      <w:r w:rsidR="001324BD">
        <w:rPr>
          <w:rFonts w:ascii="Times New Roman" w:hAnsi="Times New Roman" w:cs="Times New Roman"/>
        </w:rPr>
        <w:t>Specifically, these networks produced greater error to the No-Obstacle test event than to the Obstacle test event.</w:t>
      </w:r>
      <w:r w:rsidR="008F2A19">
        <w:rPr>
          <w:rFonts w:ascii="Times New Roman" w:hAnsi="Times New Roman" w:cs="Times New Roman"/>
        </w:rPr>
        <w:t xml:space="preserve"> These patterns were true both across different habituation lengths as well as overall.</w:t>
      </w:r>
      <w:r w:rsidR="001324BD">
        <w:rPr>
          <w:rFonts w:ascii="Times New Roman" w:hAnsi="Times New Roman" w:cs="Times New Roman"/>
        </w:rPr>
        <w:t xml:space="preserve"> </w:t>
      </w:r>
      <w:r w:rsidR="00FB1AFA">
        <w:rPr>
          <w:rFonts w:ascii="Times New Roman" w:hAnsi="Times New Roman" w:cs="Times New Roman"/>
        </w:rPr>
        <w:t xml:space="preserve">Crucially, such </w:t>
      </w:r>
      <w:r w:rsidR="008F2A19">
        <w:rPr>
          <w:rFonts w:ascii="Times New Roman" w:hAnsi="Times New Roman" w:cs="Times New Roman"/>
        </w:rPr>
        <w:t>looking patterns</w:t>
      </w:r>
      <w:r w:rsidR="00FB1AFA">
        <w:rPr>
          <w:rFonts w:ascii="Times New Roman" w:hAnsi="Times New Roman" w:cs="Times New Roman"/>
        </w:rPr>
        <w:t xml:space="preserve"> were not based on information acquired during habituation. This is because the aspects of the task relevant to networks’ treatment of the test events—that is, information about obstacles and goals—were absent during habituation.</w:t>
      </w:r>
      <w:r w:rsidR="00997087">
        <w:rPr>
          <w:rFonts w:ascii="Times New Roman" w:hAnsi="Times New Roman" w:cs="Times New Roman"/>
        </w:rPr>
        <w:t xml:space="preserve"> </w:t>
      </w:r>
      <w:r w:rsidR="00FB1AFA">
        <w:rPr>
          <w:rFonts w:ascii="Times New Roman" w:hAnsi="Times New Roman" w:cs="Times New Roman"/>
        </w:rPr>
        <w:t xml:space="preserve">Instead, </w:t>
      </w:r>
      <w:r w:rsidR="00997087">
        <w:rPr>
          <w:rFonts w:ascii="Times New Roman" w:hAnsi="Times New Roman" w:cs="Times New Roman"/>
        </w:rPr>
        <w:t>networks’ differential treatment of the test events stemmed from the fact</w:t>
      </w:r>
      <w:r w:rsidR="00F2038F">
        <w:rPr>
          <w:rFonts w:ascii="Times New Roman" w:hAnsi="Times New Roman" w:cs="Times New Roman"/>
        </w:rPr>
        <w:t xml:space="preserve"> that, during pretraining,</w:t>
      </w:r>
      <w:r w:rsidR="008F37AD">
        <w:rPr>
          <w:rFonts w:ascii="Times New Roman" w:hAnsi="Times New Roman" w:cs="Times New Roman"/>
        </w:rPr>
        <w:t xml:space="preserve"> </w:t>
      </w:r>
      <w:r w:rsidR="00DD11EC">
        <w:rPr>
          <w:rFonts w:ascii="Times New Roman" w:hAnsi="Times New Roman" w:cs="Times New Roman"/>
        </w:rPr>
        <w:t>arced motion tended to</w:t>
      </w:r>
      <w:r w:rsidR="00952CBA">
        <w:rPr>
          <w:rFonts w:ascii="Times New Roman" w:hAnsi="Times New Roman" w:cs="Times New Roman"/>
        </w:rPr>
        <w:t xml:space="preserve"> occur over barriers and </w:t>
      </w:r>
      <w:r w:rsidR="00DD11EC">
        <w:rPr>
          <w:rFonts w:ascii="Times New Roman" w:hAnsi="Times New Roman" w:cs="Times New Roman"/>
        </w:rPr>
        <w:t>agents behaved</w:t>
      </w:r>
      <w:r w:rsidR="001C35AE">
        <w:rPr>
          <w:rFonts w:ascii="Times New Roman" w:hAnsi="Times New Roman" w:cs="Times New Roman"/>
        </w:rPr>
        <w:t xml:space="preserve"> in a goal-directed manner rather than haphazardly.</w:t>
      </w:r>
      <w:r w:rsidR="005735F8">
        <w:rPr>
          <w:rFonts w:ascii="Times New Roman" w:hAnsi="Times New Roman" w:cs="Times New Roman"/>
        </w:rPr>
        <w:t xml:space="preserve"> </w:t>
      </w:r>
      <w:r w:rsidR="001C35AE">
        <w:rPr>
          <w:rFonts w:ascii="Times New Roman" w:hAnsi="Times New Roman" w:cs="Times New Roman"/>
        </w:rPr>
        <w:t xml:space="preserve">The fact that a system </w:t>
      </w:r>
      <w:r w:rsidR="00DD11EC">
        <w:rPr>
          <w:rFonts w:ascii="Times New Roman" w:hAnsi="Times New Roman" w:cs="Times New Roman"/>
        </w:rPr>
        <w:t>that lacks a</w:t>
      </w:r>
      <w:r w:rsidR="00F2038F">
        <w:rPr>
          <w:rFonts w:ascii="Times New Roman" w:hAnsi="Times New Roman" w:cs="Times New Roman"/>
        </w:rPr>
        <w:t xml:space="preserve"> teleological stance, rich notions of goals and action efficiency, or sensitivity to subjective utilities could capture these target findings</w:t>
      </w:r>
      <w:r w:rsidR="001C35AE">
        <w:rPr>
          <w:rFonts w:ascii="Times New Roman" w:hAnsi="Times New Roman" w:cs="Times New Roman"/>
        </w:rPr>
        <w:t xml:space="preserve"> suggests that </w:t>
      </w:r>
      <w:r w:rsidR="00F2038F">
        <w:rPr>
          <w:rFonts w:ascii="Times New Roman" w:hAnsi="Times New Roman" w:cs="Times New Roman"/>
        </w:rPr>
        <w:t xml:space="preserve">these </w:t>
      </w:r>
      <w:r w:rsidR="00F7626C">
        <w:rPr>
          <w:rFonts w:ascii="Times New Roman" w:hAnsi="Times New Roman" w:cs="Times New Roman"/>
        </w:rPr>
        <w:t>conceptually rich principles and domain-specific mechanisms</w:t>
      </w:r>
      <w:r w:rsidR="001C35AE">
        <w:rPr>
          <w:rFonts w:ascii="Times New Roman" w:hAnsi="Times New Roman" w:cs="Times New Roman"/>
        </w:rPr>
        <w:t xml:space="preserve"> </w:t>
      </w:r>
      <w:r w:rsidR="00FA6AE5">
        <w:rPr>
          <w:rFonts w:ascii="Times New Roman" w:hAnsi="Times New Roman" w:cs="Times New Roman"/>
        </w:rPr>
        <w:t>may not be necessary</w:t>
      </w:r>
      <w:r w:rsidR="00F7626C">
        <w:rPr>
          <w:rFonts w:ascii="Times New Roman" w:hAnsi="Times New Roman" w:cs="Times New Roman"/>
        </w:rPr>
        <w:t>. This simulation suggests, instead,</w:t>
      </w:r>
      <w:r w:rsidR="00FA6AE5">
        <w:rPr>
          <w:rFonts w:ascii="Times New Roman" w:hAnsi="Times New Roman" w:cs="Times New Roman"/>
        </w:rPr>
        <w:t xml:space="preserve"> that associative learning combined with assumptions about differentially salient obstacles</w:t>
      </w:r>
      <w:r w:rsidR="00F7626C">
        <w:rPr>
          <w:rFonts w:ascii="Times New Roman" w:hAnsi="Times New Roman" w:cs="Times New Roman"/>
        </w:rPr>
        <w:t xml:space="preserve"> and real-world experience with different action trajectories</w:t>
      </w:r>
      <w:r w:rsidR="00FA6AE5">
        <w:rPr>
          <w:rFonts w:ascii="Times New Roman" w:hAnsi="Times New Roman" w:cs="Times New Roman"/>
        </w:rPr>
        <w:t xml:space="preserve"> is sufficient to explain </w:t>
      </w:r>
      <w:r w:rsidR="00087AF6">
        <w:rPr>
          <w:rFonts w:ascii="Times New Roman" w:hAnsi="Times New Roman" w:cs="Times New Roman"/>
        </w:rPr>
        <w:t>infants’</w:t>
      </w:r>
      <w:r w:rsidR="00FA6AE5">
        <w:rPr>
          <w:rFonts w:ascii="Times New Roman" w:hAnsi="Times New Roman" w:cs="Times New Roman"/>
        </w:rPr>
        <w:t xml:space="preserve"> looking behaviors. </w:t>
      </w:r>
      <w:r w:rsidR="005735F8">
        <w:rPr>
          <w:rFonts w:ascii="Times New Roman" w:hAnsi="Times New Roman" w:cs="Times New Roman"/>
        </w:rPr>
        <w:t xml:space="preserve"> </w:t>
      </w:r>
    </w:p>
    <w:p w14:paraId="0C046405" w14:textId="77777777" w:rsidR="00DD11EC" w:rsidRDefault="00DD11EC" w:rsidP="00344626">
      <w:pPr>
        <w:spacing w:line="480" w:lineRule="auto"/>
        <w:contextualSpacing/>
        <w:rPr>
          <w:rFonts w:ascii="Times New Roman" w:hAnsi="Times New Roman" w:cs="Times New Roman"/>
        </w:rPr>
      </w:pPr>
    </w:p>
    <w:tbl>
      <w:tblPr>
        <w:tblStyle w:val="TableGrid"/>
        <w:tblW w:w="1126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882"/>
      </w:tblGrid>
      <w:tr w:rsidR="008C205A" w14:paraId="0D51CEB7" w14:textId="77777777" w:rsidTr="009B7074">
        <w:tc>
          <w:tcPr>
            <w:tcW w:w="5387" w:type="dxa"/>
          </w:tcPr>
          <w:p w14:paraId="58590997" w14:textId="1464452D" w:rsidR="00BC4572" w:rsidRDefault="00151CC3" w:rsidP="0034462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65BE7DBA" wp14:editId="1FB07CAC">
                  <wp:extent cx="3419475" cy="2735713"/>
                  <wp:effectExtent l="0" t="0" r="0" b="7620"/>
                  <wp:docPr id="1838616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6846" name="Picture 183861684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25898" cy="2740851"/>
                          </a:xfrm>
                          <a:prstGeom prst="rect">
                            <a:avLst/>
                          </a:prstGeom>
                        </pic:spPr>
                      </pic:pic>
                    </a:graphicData>
                  </a:graphic>
                </wp:inline>
              </w:drawing>
            </w:r>
          </w:p>
        </w:tc>
        <w:tc>
          <w:tcPr>
            <w:tcW w:w="5882" w:type="dxa"/>
          </w:tcPr>
          <w:p w14:paraId="6AD1CA7B" w14:textId="24634CF0" w:rsidR="00BC4572" w:rsidRDefault="00151CC3" w:rsidP="00A060C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08B4E76" wp14:editId="33A36D9A">
                  <wp:extent cx="3419475" cy="2735701"/>
                  <wp:effectExtent l="0" t="0" r="0" b="7620"/>
                  <wp:docPr id="131601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0326" name="Picture 131601032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20381" cy="2736426"/>
                          </a:xfrm>
                          <a:prstGeom prst="rect">
                            <a:avLst/>
                          </a:prstGeom>
                        </pic:spPr>
                      </pic:pic>
                    </a:graphicData>
                  </a:graphic>
                </wp:inline>
              </w:drawing>
            </w:r>
          </w:p>
        </w:tc>
      </w:tr>
    </w:tbl>
    <w:p w14:paraId="1D13C0BB" w14:textId="4E80CF26" w:rsidR="00A041EB" w:rsidRDefault="00A060CD" w:rsidP="00133D2B">
      <w:pPr>
        <w:pStyle w:val="Caption"/>
        <w:rPr>
          <w:rFonts w:ascii="Times New Roman" w:hAnsi="Times New Roman" w:cs="Times New Roman"/>
          <w:i w:val="0"/>
          <w:iCs w:val="0"/>
          <w:color w:val="000000" w:themeColor="text1"/>
          <w:sz w:val="24"/>
          <w:szCs w:val="24"/>
        </w:rPr>
      </w:pPr>
      <w:r w:rsidRPr="00E50604">
        <w:rPr>
          <w:rFonts w:ascii="Times New Roman" w:hAnsi="Times New Roman" w:cs="Times New Roman"/>
          <w:b/>
          <w:bCs/>
          <w:i w:val="0"/>
          <w:iCs w:val="0"/>
          <w:color w:val="000000" w:themeColor="text1"/>
          <w:sz w:val="24"/>
          <w:szCs w:val="24"/>
        </w:rPr>
        <w:t xml:space="preserve">Figure </w:t>
      </w:r>
      <w:r w:rsidRPr="00E50604">
        <w:rPr>
          <w:rFonts w:ascii="Times New Roman" w:hAnsi="Times New Roman" w:cs="Times New Roman"/>
          <w:b/>
          <w:bCs/>
          <w:i w:val="0"/>
          <w:iCs w:val="0"/>
          <w:color w:val="000000" w:themeColor="text1"/>
          <w:sz w:val="24"/>
          <w:szCs w:val="24"/>
        </w:rPr>
        <w:fldChar w:fldCharType="begin"/>
      </w:r>
      <w:r w:rsidRPr="00E50604">
        <w:rPr>
          <w:rFonts w:ascii="Times New Roman" w:hAnsi="Times New Roman" w:cs="Times New Roman"/>
          <w:b/>
          <w:bCs/>
          <w:i w:val="0"/>
          <w:iCs w:val="0"/>
          <w:color w:val="000000" w:themeColor="text1"/>
          <w:sz w:val="24"/>
          <w:szCs w:val="24"/>
        </w:rPr>
        <w:instrText xml:space="preserve"> SEQ Figure \* ARABIC </w:instrText>
      </w:r>
      <w:r w:rsidRPr="00E50604">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11</w:t>
      </w:r>
      <w:r w:rsidRPr="00E50604">
        <w:rPr>
          <w:rFonts w:ascii="Times New Roman" w:hAnsi="Times New Roman" w:cs="Times New Roman"/>
          <w:b/>
          <w:bCs/>
          <w:i w:val="0"/>
          <w:iCs w:val="0"/>
          <w:color w:val="000000" w:themeColor="text1"/>
          <w:sz w:val="24"/>
          <w:szCs w:val="24"/>
        </w:rPr>
        <w:fldChar w:fldCharType="end"/>
      </w:r>
      <w:r w:rsidRPr="00E50604">
        <w:rPr>
          <w:rFonts w:ascii="Times New Roman" w:hAnsi="Times New Roman" w:cs="Times New Roman"/>
          <w:b/>
          <w:bCs/>
          <w:i w:val="0"/>
          <w:iCs w:val="0"/>
          <w:color w:val="000000" w:themeColor="text1"/>
          <w:sz w:val="24"/>
          <w:szCs w:val="24"/>
        </w:rPr>
        <w:t>.</w:t>
      </w:r>
      <w:r w:rsidR="00E50604" w:rsidRPr="00E50604">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Performance of OM10.</w:t>
      </w:r>
      <w:r w:rsidR="00122550" w:rsidRPr="00F20CB1">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Plotted is the m</w:t>
      </w:r>
      <w:r w:rsidR="00122550"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122550">
        <w:rPr>
          <w:rFonts w:ascii="Times New Roman" w:hAnsi="Times New Roman" w:cs="Times New Roman"/>
          <w:i w:val="0"/>
          <w:iCs w:val="0"/>
          <w:color w:val="000000" w:themeColor="text1"/>
          <w:sz w:val="24"/>
          <w:szCs w:val="24"/>
        </w:rPr>
        <w:t>in the</w:t>
      </w:r>
      <w:r w:rsidR="00122550" w:rsidRPr="00FF4E79">
        <w:rPr>
          <w:rFonts w:ascii="Times New Roman" w:hAnsi="Times New Roman" w:cs="Times New Roman"/>
          <w:i w:val="0"/>
          <w:iCs w:val="0"/>
          <w:color w:val="000000" w:themeColor="text1"/>
          <w:sz w:val="24"/>
          <w:szCs w:val="24"/>
        </w:rPr>
        <w:t xml:space="preserve"> Inferring Goals condition and </w:t>
      </w:r>
      <w:r w:rsidR="00122550">
        <w:rPr>
          <w:rFonts w:ascii="Times New Roman" w:hAnsi="Times New Roman" w:cs="Times New Roman"/>
          <w:i w:val="0"/>
          <w:iCs w:val="0"/>
          <w:color w:val="000000" w:themeColor="text1"/>
          <w:sz w:val="24"/>
          <w:szCs w:val="24"/>
        </w:rPr>
        <w:t>to</w:t>
      </w:r>
      <w:r w:rsidR="00122550" w:rsidRPr="00FF4E79">
        <w:rPr>
          <w:rFonts w:ascii="Times New Roman" w:hAnsi="Times New Roman" w:cs="Times New Roman"/>
          <w:i w:val="0"/>
          <w:iCs w:val="0"/>
          <w:color w:val="000000" w:themeColor="text1"/>
          <w:sz w:val="24"/>
          <w:szCs w:val="24"/>
        </w:rPr>
        <w:t xml:space="preserve"> the Obstacle and No-Obstacle test events</w:t>
      </w:r>
      <w:r w:rsidR="00122550">
        <w:rPr>
          <w:rFonts w:ascii="Times New Roman" w:hAnsi="Times New Roman" w:cs="Times New Roman"/>
          <w:i w:val="0"/>
          <w:iCs w:val="0"/>
          <w:color w:val="000000" w:themeColor="text1"/>
          <w:sz w:val="24"/>
          <w:szCs w:val="24"/>
        </w:rPr>
        <w:t xml:space="preserve"> for networks assigned to the Inferring Constraints condition (right).</w:t>
      </w:r>
    </w:p>
    <w:p w14:paraId="43C9A5E8" w14:textId="77777777" w:rsidR="00133D2B" w:rsidRPr="00133D2B" w:rsidRDefault="00133D2B" w:rsidP="00133D2B"/>
    <w:p w14:paraId="3A29FE58" w14:textId="4550FAB6" w:rsidR="00BF52E3" w:rsidRDefault="00EA2B5F" w:rsidP="001E79E1">
      <w:pPr>
        <w:spacing w:line="480" w:lineRule="auto"/>
        <w:ind w:firstLine="720"/>
        <w:contextualSpacing/>
        <w:rPr>
          <w:rFonts w:ascii="Times New Roman" w:hAnsi="Times New Roman" w:cs="Times New Roman"/>
        </w:rPr>
      </w:pPr>
      <w:r>
        <w:rPr>
          <w:rFonts w:ascii="Times New Roman" w:hAnsi="Times New Roman" w:cs="Times New Roman"/>
        </w:rPr>
        <w:t>A different pattern</w:t>
      </w:r>
      <w:r w:rsidR="00DF11A6">
        <w:rPr>
          <w:rFonts w:ascii="Times New Roman" w:hAnsi="Times New Roman" w:cs="Times New Roman"/>
        </w:rPr>
        <w:t xml:space="preserve"> </w:t>
      </w:r>
      <w:r>
        <w:rPr>
          <w:rFonts w:ascii="Times New Roman" w:hAnsi="Times New Roman" w:cs="Times New Roman"/>
        </w:rPr>
        <w:t xml:space="preserve">emerged </w:t>
      </w:r>
      <w:r w:rsidR="00532B85">
        <w:rPr>
          <w:rFonts w:ascii="Times New Roman" w:hAnsi="Times New Roman" w:cs="Times New Roman"/>
        </w:rPr>
        <w:t>for</w:t>
      </w:r>
      <w:r w:rsidR="00AE3BDB">
        <w:rPr>
          <w:rFonts w:ascii="Times New Roman" w:hAnsi="Times New Roman" w:cs="Times New Roman"/>
        </w:rPr>
        <w:t xml:space="preserve"> OM10.</w:t>
      </w:r>
      <w:r w:rsidR="00832ECA">
        <w:rPr>
          <w:rFonts w:ascii="Times New Roman" w:hAnsi="Times New Roman" w:cs="Times New Roman"/>
        </w:rPr>
        <w:t xml:space="preserve"> </w:t>
      </w:r>
      <w:r w:rsidR="00DF11A6">
        <w:rPr>
          <w:rFonts w:ascii="Times New Roman" w:hAnsi="Times New Roman" w:cs="Times New Roman"/>
        </w:rPr>
        <w:t>Figure 11 shows</w:t>
      </w:r>
      <w:r w:rsidR="00832ECA">
        <w:rPr>
          <w:rFonts w:ascii="Times New Roman" w:hAnsi="Times New Roman" w:cs="Times New Roman"/>
        </w:rPr>
        <w:t xml:space="preserve"> that the behavior of these networks was exactly </w:t>
      </w:r>
      <w:r w:rsidR="00832ECA" w:rsidRPr="00101446">
        <w:rPr>
          <w:rFonts w:ascii="Times New Roman" w:hAnsi="Times New Roman" w:cs="Times New Roman"/>
        </w:rPr>
        <w:t xml:space="preserve">opposite to </w:t>
      </w:r>
      <w:r w:rsidR="00832ECA">
        <w:rPr>
          <w:rFonts w:ascii="Times New Roman" w:hAnsi="Times New Roman" w:cs="Times New Roman"/>
        </w:rPr>
        <w:t>that</w:t>
      </w:r>
      <w:r w:rsidR="00DA0540">
        <w:rPr>
          <w:rFonts w:ascii="Times New Roman" w:hAnsi="Times New Roman" w:cs="Times New Roman"/>
        </w:rPr>
        <w:t xml:space="preserve"> of ALIAS.</w:t>
      </w:r>
      <w:r w:rsidR="00832ECA" w:rsidRPr="00101446">
        <w:rPr>
          <w:rFonts w:ascii="Times New Roman" w:hAnsi="Times New Roman" w:cs="Times New Roman"/>
        </w:rPr>
        <w:t xml:space="preserve"> </w:t>
      </w:r>
      <w:r w:rsidR="00DA0540">
        <w:rPr>
          <w:rFonts w:ascii="Times New Roman" w:hAnsi="Times New Roman" w:cs="Times New Roman"/>
        </w:rPr>
        <w:t xml:space="preserve">Specifically, </w:t>
      </w:r>
      <w:r w:rsidR="00A92E9D">
        <w:rPr>
          <w:rFonts w:ascii="Times New Roman" w:hAnsi="Times New Roman" w:cs="Times New Roman"/>
        </w:rPr>
        <w:t xml:space="preserve">networks assigned to the Inferring Goals condition produced greater </w:t>
      </w:r>
      <w:r w:rsidR="00141CFE">
        <w:rPr>
          <w:rFonts w:ascii="Times New Roman" w:hAnsi="Times New Roman" w:cs="Times New Roman"/>
        </w:rPr>
        <w:t>critical-unit activation</w:t>
      </w:r>
      <w:r w:rsidR="00A92E9D">
        <w:rPr>
          <w:rFonts w:ascii="Times New Roman" w:hAnsi="Times New Roman" w:cs="Times New Roman"/>
        </w:rPr>
        <w:t xml:space="preserve"> in response to</w:t>
      </w:r>
      <w:r w:rsidR="002B5D0B">
        <w:rPr>
          <w:rFonts w:ascii="Times New Roman" w:hAnsi="Times New Roman" w:cs="Times New Roman"/>
        </w:rPr>
        <w:t xml:space="preserve"> </w:t>
      </w:r>
      <w:r w:rsidR="00A92E9D">
        <w:rPr>
          <w:rFonts w:ascii="Times New Roman" w:hAnsi="Times New Roman" w:cs="Times New Roman"/>
        </w:rPr>
        <w:t xml:space="preserve">the Congruent test event than </w:t>
      </w:r>
      <w:r w:rsidR="002B5D0B">
        <w:rPr>
          <w:rFonts w:ascii="Times New Roman" w:hAnsi="Times New Roman" w:cs="Times New Roman"/>
        </w:rPr>
        <w:t xml:space="preserve">to </w:t>
      </w:r>
      <w:r w:rsidR="00A92E9D">
        <w:rPr>
          <w:rFonts w:ascii="Times New Roman" w:hAnsi="Times New Roman" w:cs="Times New Roman"/>
        </w:rPr>
        <w:t xml:space="preserve">the Incongruent test event. </w:t>
      </w:r>
      <w:r w:rsidR="00920B59">
        <w:rPr>
          <w:rFonts w:ascii="Times New Roman" w:hAnsi="Times New Roman" w:cs="Times New Roman"/>
        </w:rPr>
        <w:t>Likewis</w:t>
      </w:r>
      <w:r w:rsidR="007B4BB9">
        <w:rPr>
          <w:rFonts w:ascii="Times New Roman" w:hAnsi="Times New Roman" w:cs="Times New Roman"/>
        </w:rPr>
        <w:t>e</w:t>
      </w:r>
      <w:r w:rsidR="002B5D0B">
        <w:rPr>
          <w:rFonts w:ascii="Times New Roman" w:hAnsi="Times New Roman" w:cs="Times New Roman"/>
        </w:rPr>
        <w:t>, the critical units were activated to a greater extent for the Obstacle test event than for the No-Obstacle event</w:t>
      </w:r>
      <w:r w:rsidR="003C2506">
        <w:rPr>
          <w:rFonts w:ascii="Times New Roman" w:hAnsi="Times New Roman" w:cs="Times New Roman"/>
        </w:rPr>
        <w:t xml:space="preserve"> for networks in the Inferring Goals condition</w:t>
      </w:r>
      <w:r w:rsidR="002B5D0B">
        <w:rPr>
          <w:rFonts w:ascii="Times New Roman" w:hAnsi="Times New Roman" w:cs="Times New Roman"/>
        </w:rPr>
        <w:t>.</w:t>
      </w:r>
      <w:r w:rsidR="00854D8D">
        <w:rPr>
          <w:rFonts w:ascii="Times New Roman" w:hAnsi="Times New Roman" w:cs="Times New Roman"/>
        </w:rPr>
        <w:t xml:space="preserve"> </w:t>
      </w:r>
      <w:r w:rsidR="00D915C7">
        <w:rPr>
          <w:rFonts w:ascii="Times New Roman" w:hAnsi="Times New Roman" w:cs="Times New Roman"/>
        </w:rPr>
        <w:t>Crucially, both patterns of responses depart</w:t>
      </w:r>
      <w:r w:rsidR="00DA0540">
        <w:rPr>
          <w:rFonts w:ascii="Times New Roman" w:hAnsi="Times New Roman" w:cs="Times New Roman"/>
        </w:rPr>
        <w:t xml:space="preserve"> from </w:t>
      </w:r>
      <w:r w:rsidR="009B48E5">
        <w:rPr>
          <w:rFonts w:ascii="Times New Roman" w:hAnsi="Times New Roman" w:cs="Times New Roman"/>
        </w:rPr>
        <w:t>those of</w:t>
      </w:r>
      <w:r w:rsidR="00DA0540">
        <w:rPr>
          <w:rFonts w:ascii="Times New Roman" w:hAnsi="Times New Roman" w:cs="Times New Roman"/>
        </w:rPr>
        <w:t xml:space="preserve"> a model capable of reproducing infants’ looking behaviors </w:t>
      </w:r>
      <w:r w:rsidR="005D2110">
        <w:rPr>
          <w:rFonts w:ascii="Times New Roman" w:hAnsi="Times New Roman" w:cs="Times New Roman"/>
        </w:rPr>
        <w:t>in the same</w:t>
      </w:r>
      <w:r w:rsidR="00DA0540">
        <w:rPr>
          <w:rFonts w:ascii="Times New Roman" w:hAnsi="Times New Roman" w:cs="Times New Roman"/>
        </w:rPr>
        <w:t xml:space="preserve"> conditions and </w:t>
      </w:r>
      <w:r w:rsidR="00FA723F" w:rsidRPr="00FA723F">
        <w:rPr>
          <w:rFonts w:ascii="Times New Roman" w:hAnsi="Times New Roman" w:cs="Times New Roman"/>
        </w:rPr>
        <w:t xml:space="preserve">suggests that </w:t>
      </w:r>
      <w:r w:rsidR="00037BD3">
        <w:rPr>
          <w:rFonts w:ascii="Times New Roman" w:hAnsi="Times New Roman" w:cs="Times New Roman"/>
        </w:rPr>
        <w:t>OM10</w:t>
      </w:r>
      <w:r w:rsidR="00FA723F" w:rsidRPr="00FA723F">
        <w:rPr>
          <w:rFonts w:ascii="Times New Roman" w:hAnsi="Times New Roman" w:cs="Times New Roman"/>
        </w:rPr>
        <w:t xml:space="preserve"> cannot account for infants’ putative ability to reason productively about goals, actions, and constraints.</w:t>
      </w:r>
    </w:p>
    <w:p w14:paraId="6F70D879" w14:textId="77777777" w:rsidR="00A3623B" w:rsidRDefault="00A3623B" w:rsidP="00A3623B">
      <w:pPr>
        <w:spacing w:line="480" w:lineRule="auto"/>
        <w:contextualSpacing/>
        <w:rPr>
          <w:rFonts w:ascii="Times New Roman" w:hAnsi="Times New Roman" w:cs="Times New Roman"/>
        </w:rPr>
      </w:pPr>
    </w:p>
    <w:tbl>
      <w:tblPr>
        <w:tblStyle w:val="TableGrid"/>
        <w:tblW w:w="11734"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5908"/>
      </w:tblGrid>
      <w:tr w:rsidR="008C6C4F" w14:paraId="7E486079" w14:textId="77777777" w:rsidTr="00777C37">
        <w:trPr>
          <w:trHeight w:val="4455"/>
        </w:trPr>
        <w:tc>
          <w:tcPr>
            <w:tcW w:w="5796" w:type="dxa"/>
          </w:tcPr>
          <w:p w14:paraId="572D9596" w14:textId="7B6A4F3B" w:rsidR="00A3623B" w:rsidRDefault="00AB0E9B" w:rsidP="00777C37">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386E738F" wp14:editId="3FD690E3">
                  <wp:extent cx="3559969" cy="2847975"/>
                  <wp:effectExtent l="0" t="0" r="2540" b="0"/>
                  <wp:docPr id="1728718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8459" name="Picture 172871845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561745" cy="2849396"/>
                          </a:xfrm>
                          <a:prstGeom prst="rect">
                            <a:avLst/>
                          </a:prstGeom>
                        </pic:spPr>
                      </pic:pic>
                    </a:graphicData>
                  </a:graphic>
                </wp:inline>
              </w:drawing>
            </w:r>
          </w:p>
        </w:tc>
        <w:tc>
          <w:tcPr>
            <w:tcW w:w="5938" w:type="dxa"/>
          </w:tcPr>
          <w:p w14:paraId="0AD0909C" w14:textId="66594ABA" w:rsidR="00A3623B" w:rsidRDefault="00AB0E9B" w:rsidP="00777C3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94B051" wp14:editId="3E28D740">
                  <wp:extent cx="3524250" cy="2819400"/>
                  <wp:effectExtent l="0" t="0" r="0" b="0"/>
                  <wp:docPr id="20755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012" name="Picture 20755301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24858" cy="2819886"/>
                          </a:xfrm>
                          <a:prstGeom prst="rect">
                            <a:avLst/>
                          </a:prstGeom>
                        </pic:spPr>
                      </pic:pic>
                    </a:graphicData>
                  </a:graphic>
                </wp:inline>
              </w:drawing>
            </w:r>
          </w:p>
        </w:tc>
      </w:tr>
    </w:tbl>
    <w:p w14:paraId="39A9FDD0" w14:textId="333A676C" w:rsidR="00A3623B" w:rsidRPr="00FF4E79" w:rsidRDefault="00A3623B" w:rsidP="00A3623B">
      <w:pPr>
        <w:pStyle w:val="Caption"/>
        <w:rPr>
          <w:rFonts w:ascii="Times New Roman" w:hAnsi="Times New Roman" w:cs="Times New Roman"/>
          <w:i w:val="0"/>
          <w:iCs w:val="0"/>
          <w:color w:val="000000" w:themeColor="text1"/>
          <w:sz w:val="24"/>
          <w:szCs w:val="24"/>
        </w:rPr>
      </w:pPr>
      <w:r w:rsidRPr="00FF4E79">
        <w:rPr>
          <w:rFonts w:ascii="Times New Roman" w:hAnsi="Times New Roman" w:cs="Times New Roman"/>
          <w:b/>
          <w:bCs/>
          <w:i w:val="0"/>
          <w:iCs w:val="0"/>
          <w:color w:val="000000" w:themeColor="text1"/>
          <w:sz w:val="24"/>
          <w:szCs w:val="24"/>
        </w:rPr>
        <w:t xml:space="preserve">Figure </w:t>
      </w:r>
      <w:r w:rsidRPr="00FF4E79">
        <w:rPr>
          <w:rFonts w:ascii="Times New Roman" w:hAnsi="Times New Roman" w:cs="Times New Roman"/>
          <w:b/>
          <w:bCs/>
          <w:i w:val="0"/>
          <w:iCs w:val="0"/>
          <w:color w:val="000000" w:themeColor="text1"/>
          <w:sz w:val="24"/>
          <w:szCs w:val="24"/>
        </w:rPr>
        <w:fldChar w:fldCharType="begin"/>
      </w:r>
      <w:r w:rsidRPr="00FF4E79">
        <w:rPr>
          <w:rFonts w:ascii="Times New Roman" w:hAnsi="Times New Roman" w:cs="Times New Roman"/>
          <w:b/>
          <w:bCs/>
          <w:i w:val="0"/>
          <w:iCs w:val="0"/>
          <w:color w:val="000000" w:themeColor="text1"/>
          <w:sz w:val="24"/>
          <w:szCs w:val="24"/>
        </w:rPr>
        <w:instrText xml:space="preserve"> SEQ Figure \* ARABIC </w:instrText>
      </w:r>
      <w:r w:rsidRPr="00FF4E79">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12</w:t>
      </w:r>
      <w:r w:rsidRPr="00FF4E79">
        <w:rPr>
          <w:rFonts w:ascii="Times New Roman" w:hAnsi="Times New Roman" w:cs="Times New Roman"/>
          <w:b/>
          <w:bCs/>
          <w:i w:val="0"/>
          <w:iCs w:val="0"/>
          <w:color w:val="000000" w:themeColor="text1"/>
          <w:sz w:val="24"/>
          <w:szCs w:val="24"/>
        </w:rPr>
        <w:fldChar w:fldCharType="end"/>
      </w:r>
      <w:r w:rsidRPr="00FF4E79">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Pr>
          <w:rFonts w:ascii="Times New Roman" w:hAnsi="Times New Roman" w:cs="Times New Roman"/>
          <w:i w:val="0"/>
          <w:iCs w:val="0"/>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Pr="00FF4E79">
        <w:rPr>
          <w:rFonts w:ascii="Times New Roman" w:hAnsi="Times New Roman" w:cs="Times New Roman"/>
          <w:i w:val="0"/>
          <w:iCs w:val="0"/>
          <w:color w:val="000000" w:themeColor="text1"/>
          <w:sz w:val="24"/>
          <w:szCs w:val="24"/>
        </w:rPr>
        <w:t xml:space="preserve"> </w:t>
      </w:r>
      <w:r w:rsidR="00C667F8">
        <w:rPr>
          <w:rFonts w:ascii="Times New Roman" w:hAnsi="Times New Roman" w:cs="Times New Roman"/>
          <w:i w:val="0"/>
          <w:iCs w:val="0"/>
          <w:color w:val="000000" w:themeColor="text1"/>
          <w:sz w:val="24"/>
          <w:szCs w:val="24"/>
        </w:rPr>
        <w:t>Plotted is the m</w:t>
      </w:r>
      <w:r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C667F8">
        <w:rPr>
          <w:rFonts w:ascii="Times New Roman" w:hAnsi="Times New Roman" w:cs="Times New Roman"/>
          <w:i w:val="0"/>
          <w:iCs w:val="0"/>
          <w:color w:val="000000" w:themeColor="text1"/>
          <w:sz w:val="24"/>
          <w:szCs w:val="24"/>
        </w:rPr>
        <w:t>in the</w:t>
      </w:r>
      <w:r w:rsidRPr="00FF4E79">
        <w:rPr>
          <w:rFonts w:ascii="Times New Roman" w:hAnsi="Times New Roman" w:cs="Times New Roman"/>
          <w:i w:val="0"/>
          <w:iCs w:val="0"/>
          <w:color w:val="000000" w:themeColor="text1"/>
          <w:sz w:val="24"/>
          <w:szCs w:val="24"/>
        </w:rPr>
        <w:t xml:space="preserve"> Inferring Goals condition and </w:t>
      </w:r>
      <w:r w:rsidR="00C667F8">
        <w:rPr>
          <w:rFonts w:ascii="Times New Roman" w:hAnsi="Times New Roman" w:cs="Times New Roman"/>
          <w:i w:val="0"/>
          <w:iCs w:val="0"/>
          <w:color w:val="000000" w:themeColor="text1"/>
          <w:sz w:val="24"/>
          <w:szCs w:val="24"/>
        </w:rPr>
        <w:t>to</w:t>
      </w:r>
      <w:r w:rsidRPr="00FF4E79">
        <w:rPr>
          <w:rFonts w:ascii="Times New Roman" w:hAnsi="Times New Roman" w:cs="Times New Roman"/>
          <w:i w:val="0"/>
          <w:iCs w:val="0"/>
          <w:color w:val="000000" w:themeColor="text1"/>
          <w:sz w:val="24"/>
          <w:szCs w:val="24"/>
        </w:rPr>
        <w:t xml:space="preserve"> the Obstacle and No-Obstacle test events</w:t>
      </w:r>
      <w:r w:rsidR="00C667F8">
        <w:rPr>
          <w:rFonts w:ascii="Times New Roman" w:hAnsi="Times New Roman" w:cs="Times New Roman"/>
          <w:i w:val="0"/>
          <w:iCs w:val="0"/>
          <w:color w:val="000000" w:themeColor="text1"/>
          <w:sz w:val="24"/>
          <w:szCs w:val="24"/>
        </w:rPr>
        <w:t xml:space="preserve"> for networks assigned to the Inferring Constraints condition (right). </w:t>
      </w:r>
    </w:p>
    <w:p w14:paraId="54A595CE" w14:textId="77777777" w:rsidR="00A3623B" w:rsidRDefault="00A3623B" w:rsidP="001E79E1">
      <w:pPr>
        <w:spacing w:line="480" w:lineRule="auto"/>
        <w:ind w:firstLine="720"/>
        <w:contextualSpacing/>
        <w:rPr>
          <w:rFonts w:ascii="Times New Roman" w:hAnsi="Times New Roman" w:cs="Times New Roman"/>
        </w:rPr>
      </w:pPr>
    </w:p>
    <w:p w14:paraId="65895CCB" w14:textId="1A0EDD7F" w:rsidR="00A2767C" w:rsidRDefault="00BF52E3" w:rsidP="005D2110">
      <w:pPr>
        <w:spacing w:line="480" w:lineRule="auto"/>
        <w:ind w:firstLine="720"/>
        <w:contextualSpacing/>
        <w:rPr>
          <w:rFonts w:ascii="Times New Roman" w:hAnsi="Times New Roman" w:cs="Times New Roman"/>
        </w:rPr>
      </w:pPr>
      <w:r>
        <w:rPr>
          <w:rFonts w:ascii="Times New Roman" w:hAnsi="Times New Roman" w:cs="Times New Roman"/>
        </w:rPr>
        <w:t>It is possible</w:t>
      </w:r>
      <w:r w:rsidR="00212133">
        <w:rPr>
          <w:rFonts w:ascii="Times New Roman" w:hAnsi="Times New Roman" w:cs="Times New Roman"/>
        </w:rPr>
        <w:t xml:space="preserve"> </w:t>
      </w:r>
      <w:r w:rsidR="005D2110">
        <w:rPr>
          <w:rFonts w:ascii="Times New Roman" w:hAnsi="Times New Roman" w:cs="Times New Roman"/>
        </w:rPr>
        <w:t xml:space="preserve">that OM10’s failure to capture the </w:t>
      </w:r>
      <w:r w:rsidR="000D7123">
        <w:rPr>
          <w:rFonts w:ascii="Times New Roman" w:hAnsi="Times New Roman" w:cs="Times New Roman"/>
        </w:rPr>
        <w:t xml:space="preserve">behavioral targets of this </w:t>
      </w:r>
      <w:r w:rsidR="00672132">
        <w:rPr>
          <w:rFonts w:ascii="Times New Roman" w:hAnsi="Times New Roman" w:cs="Times New Roman"/>
        </w:rPr>
        <w:t xml:space="preserve">simulation is that the model failed sufficiently to instantiate the task structure of the studies from which the target findings were derived. </w:t>
      </w:r>
      <w:r w:rsidR="00087AF6">
        <w:rPr>
          <w:rFonts w:ascii="Times New Roman" w:hAnsi="Times New Roman" w:cs="Times New Roman"/>
        </w:rPr>
        <w:t>O</w:t>
      </w:r>
      <w:r w:rsidR="00862A38">
        <w:rPr>
          <w:rFonts w:ascii="Times New Roman" w:hAnsi="Times New Roman" w:cs="Times New Roman"/>
        </w:rPr>
        <w:t xml:space="preserve">ne </w:t>
      </w:r>
      <w:r w:rsidR="00F97C90">
        <w:rPr>
          <w:rFonts w:ascii="Times New Roman" w:hAnsi="Times New Roman" w:cs="Times New Roman"/>
        </w:rPr>
        <w:t>notable difference</w:t>
      </w:r>
      <w:r w:rsidR="00862A38">
        <w:rPr>
          <w:rFonts w:ascii="Times New Roman" w:hAnsi="Times New Roman" w:cs="Times New Roman"/>
        </w:rPr>
        <w:t xml:space="preserve"> between the task the </w:t>
      </w:r>
      <w:r w:rsidR="00087AF6">
        <w:rPr>
          <w:rFonts w:ascii="Times New Roman" w:hAnsi="Times New Roman" w:cs="Times New Roman"/>
        </w:rPr>
        <w:t xml:space="preserve">model faced </w:t>
      </w:r>
      <w:r w:rsidR="00907DE9">
        <w:rPr>
          <w:rFonts w:ascii="Times New Roman" w:hAnsi="Times New Roman" w:cs="Times New Roman"/>
        </w:rPr>
        <w:t xml:space="preserve">and </w:t>
      </w:r>
      <w:r w:rsidR="00087AF6">
        <w:rPr>
          <w:rFonts w:ascii="Times New Roman" w:hAnsi="Times New Roman" w:cs="Times New Roman"/>
        </w:rPr>
        <w:t>that</w:t>
      </w:r>
      <w:r w:rsidR="00862A38">
        <w:rPr>
          <w:rFonts w:ascii="Times New Roman" w:hAnsi="Times New Roman" w:cs="Times New Roman"/>
        </w:rPr>
        <w:t xml:space="preserve"> </w:t>
      </w:r>
      <w:r w:rsidR="00087AF6">
        <w:rPr>
          <w:rFonts w:ascii="Times New Roman" w:hAnsi="Times New Roman" w:cs="Times New Roman"/>
        </w:rPr>
        <w:t>infants faced is that</w:t>
      </w:r>
      <w:r w:rsidR="00EF4AD6">
        <w:rPr>
          <w:rFonts w:ascii="Times New Roman" w:hAnsi="Times New Roman" w:cs="Times New Roman"/>
        </w:rPr>
        <w:t xml:space="preserve"> in the Obstacle test event that was shown to</w:t>
      </w:r>
      <w:r w:rsidR="009B7074">
        <w:rPr>
          <w:rFonts w:ascii="Times New Roman" w:hAnsi="Times New Roman" w:cs="Times New Roman"/>
        </w:rPr>
        <w:t xml:space="preserve"> networks in the </w:t>
      </w:r>
      <w:r w:rsidR="00EF4AD6">
        <w:rPr>
          <w:rFonts w:ascii="Times New Roman" w:hAnsi="Times New Roman" w:cs="Times New Roman"/>
        </w:rPr>
        <w:t>Inferring Constraints condition,</w:t>
      </w:r>
      <w:r w:rsidR="009B7074">
        <w:rPr>
          <w:rFonts w:ascii="Times New Roman" w:hAnsi="Times New Roman" w:cs="Times New Roman"/>
        </w:rPr>
        <w:t xml:space="preserve"> </w:t>
      </w:r>
      <w:r w:rsidR="00087AF6">
        <w:rPr>
          <w:rFonts w:ascii="Times New Roman" w:hAnsi="Times New Roman" w:cs="Times New Roman"/>
        </w:rPr>
        <w:t>the</w:t>
      </w:r>
      <w:r w:rsidR="00862A38">
        <w:rPr>
          <w:rFonts w:ascii="Times New Roman" w:hAnsi="Times New Roman" w:cs="Times New Roman"/>
        </w:rPr>
        <w:t xml:space="preserve"> </w:t>
      </w:r>
      <w:r w:rsidR="00087AF6">
        <w:rPr>
          <w:rFonts w:ascii="Times New Roman" w:hAnsi="Times New Roman" w:cs="Times New Roman"/>
        </w:rPr>
        <w:t xml:space="preserve">agent overshot the obstacle; </w:t>
      </w:r>
      <w:r w:rsidR="00566F5A">
        <w:rPr>
          <w:rFonts w:ascii="Times New Roman" w:hAnsi="Times New Roman" w:cs="Times New Roman"/>
        </w:rPr>
        <w:t>this did not happen in the corresponding event shown to infants</w:t>
      </w:r>
      <w:r w:rsidR="00087AF6">
        <w:rPr>
          <w:rFonts w:ascii="Times New Roman" w:hAnsi="Times New Roman" w:cs="Times New Roman"/>
        </w:rPr>
        <w:t>.</w:t>
      </w:r>
      <w:r w:rsidR="00A2767C">
        <w:rPr>
          <w:rFonts w:ascii="Times New Roman" w:hAnsi="Times New Roman" w:cs="Times New Roman"/>
        </w:rPr>
        <w:t xml:space="preserve"> However, OM10-2—a model that better reflects the structure </w:t>
      </w:r>
      <w:r w:rsidR="00937D47">
        <w:rPr>
          <w:rFonts w:ascii="Times New Roman" w:hAnsi="Times New Roman" w:cs="Times New Roman"/>
        </w:rPr>
        <w:t xml:space="preserve">of the </w:t>
      </w:r>
      <w:r w:rsidR="00A2767C">
        <w:rPr>
          <w:rFonts w:ascii="Times New Roman" w:hAnsi="Times New Roman" w:cs="Times New Roman"/>
        </w:rPr>
        <w:t xml:space="preserve">tasks </w:t>
      </w:r>
      <w:r w:rsidR="00EF4CD4">
        <w:rPr>
          <w:rFonts w:ascii="Times New Roman" w:hAnsi="Times New Roman" w:cs="Times New Roman"/>
        </w:rPr>
        <w:t xml:space="preserve">in which </w:t>
      </w:r>
      <w:r w:rsidR="00A2767C">
        <w:rPr>
          <w:rFonts w:ascii="Times New Roman" w:hAnsi="Times New Roman" w:cs="Times New Roman"/>
        </w:rPr>
        <w:t xml:space="preserve">the present </w:t>
      </w:r>
      <w:r w:rsidR="00937D47">
        <w:rPr>
          <w:rFonts w:ascii="Times New Roman" w:hAnsi="Times New Roman" w:cs="Times New Roman"/>
        </w:rPr>
        <w:t>behavioral targets</w:t>
      </w:r>
      <w:r w:rsidR="00EF4CD4">
        <w:rPr>
          <w:rFonts w:ascii="Times New Roman" w:hAnsi="Times New Roman" w:cs="Times New Roman"/>
        </w:rPr>
        <w:t xml:space="preserve"> were observed—also failed to replicate these behaviors.</w:t>
      </w:r>
      <w:r w:rsidR="007F617E">
        <w:rPr>
          <w:rFonts w:ascii="Times New Roman" w:hAnsi="Times New Roman" w:cs="Times New Roman"/>
        </w:rPr>
        <w:t xml:space="preserve"> As was true for OM10 and can be seen in</w:t>
      </w:r>
      <w:r w:rsidR="00EF4CD4">
        <w:rPr>
          <w:rFonts w:ascii="Times New Roman" w:hAnsi="Times New Roman" w:cs="Times New Roman"/>
        </w:rPr>
        <w:t xml:space="preserve"> Figure 12, networks</w:t>
      </w:r>
      <w:r w:rsidR="007F617E">
        <w:rPr>
          <w:rFonts w:ascii="Times New Roman" w:hAnsi="Times New Roman" w:cs="Times New Roman"/>
        </w:rPr>
        <w:t xml:space="preserve">’ responses in both conditions were at variance with those of a model capable of capturing </w:t>
      </w:r>
      <w:r w:rsidR="00A523F8">
        <w:rPr>
          <w:rFonts w:ascii="Times New Roman" w:hAnsi="Times New Roman" w:cs="Times New Roman"/>
        </w:rPr>
        <w:t>infants</w:t>
      </w:r>
      <w:r w:rsidR="007F617E">
        <w:rPr>
          <w:rFonts w:ascii="Times New Roman" w:hAnsi="Times New Roman" w:cs="Times New Roman"/>
        </w:rPr>
        <w:t xml:space="preserve">’ responses in </w:t>
      </w:r>
      <w:r w:rsidR="00A523F8">
        <w:rPr>
          <w:rFonts w:ascii="Times New Roman" w:hAnsi="Times New Roman" w:cs="Times New Roman"/>
        </w:rPr>
        <w:t>the corresponding behavioral conditions.</w:t>
      </w:r>
      <w:r w:rsidR="00EF4CD4">
        <w:rPr>
          <w:rFonts w:ascii="Times New Roman" w:hAnsi="Times New Roman" w:cs="Times New Roman"/>
        </w:rPr>
        <w:t xml:space="preserve"> </w:t>
      </w:r>
      <w:r w:rsidR="00A523F8">
        <w:rPr>
          <w:rFonts w:ascii="Times New Roman" w:hAnsi="Times New Roman" w:cs="Times New Roman"/>
        </w:rPr>
        <w:t xml:space="preserve">The performance of this model suggests that OM10’s </w:t>
      </w:r>
      <w:r w:rsidR="00773551">
        <w:rPr>
          <w:rFonts w:ascii="Times New Roman" w:hAnsi="Times New Roman" w:cs="Times New Roman"/>
        </w:rPr>
        <w:t>difficulties</w:t>
      </w:r>
      <w:r w:rsidR="00A523F8">
        <w:rPr>
          <w:rFonts w:ascii="Times New Roman" w:hAnsi="Times New Roman" w:cs="Times New Roman"/>
        </w:rPr>
        <w:t xml:space="preserve"> </w:t>
      </w:r>
      <w:r w:rsidR="00773551">
        <w:rPr>
          <w:rFonts w:ascii="Times New Roman" w:hAnsi="Times New Roman" w:cs="Times New Roman"/>
        </w:rPr>
        <w:t xml:space="preserve">cannot be attributed to its failure properly to implement the structure of the tasks that produced the </w:t>
      </w:r>
      <w:r w:rsidR="00773551">
        <w:rPr>
          <w:rFonts w:ascii="Times New Roman" w:hAnsi="Times New Roman" w:cs="Times New Roman"/>
        </w:rPr>
        <w:lastRenderedPageBreak/>
        <w:t xml:space="preserve">target behaviors of this simulation. Instead, OM10’s </w:t>
      </w:r>
      <w:r w:rsidR="002E1B07">
        <w:rPr>
          <w:rFonts w:ascii="Times New Roman" w:hAnsi="Times New Roman" w:cs="Times New Roman"/>
        </w:rPr>
        <w:t>performance</w:t>
      </w:r>
      <w:r w:rsidR="00773551">
        <w:rPr>
          <w:rFonts w:ascii="Times New Roman" w:hAnsi="Times New Roman" w:cs="Times New Roman"/>
        </w:rPr>
        <w:t xml:space="preserve"> </w:t>
      </w:r>
      <w:r w:rsidR="002E1B07">
        <w:rPr>
          <w:rFonts w:ascii="Times New Roman" w:hAnsi="Times New Roman" w:cs="Times New Roman"/>
        </w:rPr>
        <w:t>may point to</w:t>
      </w:r>
      <w:r w:rsidR="00773551">
        <w:rPr>
          <w:rFonts w:ascii="Times New Roman" w:hAnsi="Times New Roman" w:cs="Times New Roman"/>
        </w:rPr>
        <w:t xml:space="preserve"> </w:t>
      </w:r>
      <w:r w:rsidR="002E1B07">
        <w:rPr>
          <w:rFonts w:ascii="Times New Roman" w:hAnsi="Times New Roman" w:cs="Times New Roman"/>
        </w:rPr>
        <w:t>a more fundamental failure to</w:t>
      </w:r>
      <w:r w:rsidR="00FC192C">
        <w:rPr>
          <w:rFonts w:ascii="Times New Roman" w:hAnsi="Times New Roman" w:cs="Times New Roman"/>
        </w:rPr>
        <w:t xml:space="preserve"> capture the processes </w:t>
      </w:r>
      <w:r w:rsidR="002E1B07">
        <w:rPr>
          <w:rFonts w:ascii="Times New Roman" w:hAnsi="Times New Roman" w:cs="Times New Roman"/>
        </w:rPr>
        <w:t>subserving</w:t>
      </w:r>
      <w:r w:rsidR="00FC192C">
        <w:rPr>
          <w:rFonts w:ascii="Times New Roman" w:hAnsi="Times New Roman" w:cs="Times New Roman"/>
        </w:rPr>
        <w:t xml:space="preserve"> infants’ looking behaviors in studies </w:t>
      </w:r>
      <w:r w:rsidR="002E1B07">
        <w:rPr>
          <w:rFonts w:ascii="Times New Roman" w:hAnsi="Times New Roman" w:cs="Times New Roman"/>
        </w:rPr>
        <w:t xml:space="preserve">requiring </w:t>
      </w:r>
      <w:r w:rsidR="00FC192C">
        <w:rPr>
          <w:rFonts w:ascii="Times New Roman" w:hAnsi="Times New Roman" w:cs="Times New Roman"/>
        </w:rPr>
        <w:t xml:space="preserve">them to </w:t>
      </w:r>
      <w:r w:rsidR="002E1B07">
        <w:rPr>
          <w:rFonts w:ascii="Times New Roman" w:hAnsi="Times New Roman" w:cs="Times New Roman"/>
        </w:rPr>
        <w:t>reason productively about</w:t>
      </w:r>
      <w:r w:rsidR="00FC192C">
        <w:rPr>
          <w:rFonts w:ascii="Times New Roman" w:hAnsi="Times New Roman" w:cs="Times New Roman"/>
        </w:rPr>
        <w:t xml:space="preserve"> goals, constraints, and actions. </w:t>
      </w:r>
    </w:p>
    <w:p w14:paraId="2C0F76F8" w14:textId="77777777" w:rsidR="00A2767C" w:rsidRDefault="00A2767C" w:rsidP="00CF2AA6">
      <w:pPr>
        <w:spacing w:line="480" w:lineRule="auto"/>
        <w:contextualSpacing/>
        <w:rPr>
          <w:rFonts w:ascii="Times New Roman" w:hAnsi="Times New Roman" w:cs="Times New Roman"/>
        </w:rPr>
      </w:pPr>
    </w:p>
    <w:tbl>
      <w:tblPr>
        <w:tblStyle w:val="TableGrid"/>
        <w:tblW w:w="1139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6"/>
        <w:gridCol w:w="5766"/>
      </w:tblGrid>
      <w:tr w:rsidR="00BD34DC" w14:paraId="38DA9DF3" w14:textId="77777777" w:rsidTr="007701A3">
        <w:trPr>
          <w:trHeight w:val="4560"/>
        </w:trPr>
        <w:tc>
          <w:tcPr>
            <w:tcW w:w="5698" w:type="dxa"/>
          </w:tcPr>
          <w:p w14:paraId="42895F3C" w14:textId="56036D16" w:rsidR="000D05F9" w:rsidRDefault="00502FFA" w:rsidP="00CF2AA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5C7CB829" wp14:editId="2A5D87CA">
                  <wp:extent cx="3505200" cy="2804160"/>
                  <wp:effectExtent l="0" t="0" r="0" b="0"/>
                  <wp:docPr id="19175422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42214" name="Picture 191754221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505211" cy="2804169"/>
                          </a:xfrm>
                          <a:prstGeom prst="rect">
                            <a:avLst/>
                          </a:prstGeom>
                        </pic:spPr>
                      </pic:pic>
                    </a:graphicData>
                  </a:graphic>
                </wp:inline>
              </w:drawing>
            </w:r>
          </w:p>
        </w:tc>
        <w:tc>
          <w:tcPr>
            <w:tcW w:w="5698" w:type="dxa"/>
          </w:tcPr>
          <w:p w14:paraId="2B175312" w14:textId="790B5ACD" w:rsidR="000D05F9" w:rsidRDefault="00502FFA" w:rsidP="00513734">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A76F05" wp14:editId="67C92356">
                  <wp:extent cx="3524250" cy="2819400"/>
                  <wp:effectExtent l="0" t="0" r="0" b="0"/>
                  <wp:docPr id="14561656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65643" name="Picture 145616564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524570" cy="2819656"/>
                          </a:xfrm>
                          <a:prstGeom prst="rect">
                            <a:avLst/>
                          </a:prstGeom>
                        </pic:spPr>
                      </pic:pic>
                    </a:graphicData>
                  </a:graphic>
                </wp:inline>
              </w:drawing>
            </w:r>
          </w:p>
        </w:tc>
      </w:tr>
    </w:tbl>
    <w:p w14:paraId="5898A2FF" w14:textId="4FB642FF" w:rsidR="00175628" w:rsidRDefault="00513734" w:rsidP="00513734">
      <w:pPr>
        <w:pStyle w:val="Caption"/>
        <w:rPr>
          <w:rFonts w:ascii="Times New Roman" w:hAnsi="Times New Roman" w:cs="Times New Roman"/>
        </w:rPr>
      </w:pPr>
      <w:r w:rsidRPr="0044005B">
        <w:rPr>
          <w:rFonts w:ascii="Times New Roman" w:hAnsi="Times New Roman" w:cs="Times New Roman"/>
          <w:b/>
          <w:bCs/>
          <w:i w:val="0"/>
          <w:iCs w:val="0"/>
          <w:color w:val="000000" w:themeColor="text1"/>
          <w:sz w:val="24"/>
          <w:szCs w:val="24"/>
        </w:rPr>
        <w:t xml:space="preserve">Figure </w:t>
      </w:r>
      <w:r w:rsidRPr="0044005B">
        <w:rPr>
          <w:rFonts w:ascii="Times New Roman" w:hAnsi="Times New Roman" w:cs="Times New Roman"/>
          <w:b/>
          <w:bCs/>
          <w:i w:val="0"/>
          <w:iCs w:val="0"/>
          <w:color w:val="000000" w:themeColor="text1"/>
          <w:sz w:val="24"/>
          <w:szCs w:val="24"/>
        </w:rPr>
        <w:fldChar w:fldCharType="begin"/>
      </w:r>
      <w:r w:rsidRPr="0044005B">
        <w:rPr>
          <w:rFonts w:ascii="Times New Roman" w:hAnsi="Times New Roman" w:cs="Times New Roman"/>
          <w:b/>
          <w:bCs/>
          <w:i w:val="0"/>
          <w:iCs w:val="0"/>
          <w:color w:val="000000" w:themeColor="text1"/>
          <w:sz w:val="24"/>
          <w:szCs w:val="24"/>
        </w:rPr>
        <w:instrText xml:space="preserve"> SEQ Figure \* ARABIC </w:instrText>
      </w:r>
      <w:r w:rsidRPr="0044005B">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13</w:t>
      </w:r>
      <w:r w:rsidRPr="0044005B">
        <w:rPr>
          <w:rFonts w:ascii="Times New Roman" w:hAnsi="Times New Roman" w:cs="Times New Roman"/>
          <w:b/>
          <w:bCs/>
          <w:i w:val="0"/>
          <w:iCs w:val="0"/>
          <w:color w:val="000000" w:themeColor="text1"/>
          <w:sz w:val="24"/>
          <w:szCs w:val="24"/>
        </w:rPr>
        <w:fldChar w:fldCharType="end"/>
      </w:r>
      <w:r w:rsidRPr="0044005B">
        <w:rPr>
          <w:rFonts w:ascii="Times New Roman" w:hAnsi="Times New Roman" w:cs="Times New Roman"/>
          <w:b/>
          <w:bCs/>
          <w:i w:val="0"/>
          <w:iCs w:val="0"/>
          <w:color w:val="000000" w:themeColor="text1"/>
          <w:sz w:val="24"/>
          <w:szCs w:val="24"/>
        </w:rPr>
        <w:t>.</w:t>
      </w:r>
      <w:r w:rsidRPr="0044005B">
        <w:rPr>
          <w:color w:val="000000" w:themeColor="text1"/>
        </w:rPr>
        <w:t xml:space="preserve"> </w:t>
      </w:r>
      <w:r>
        <w:rPr>
          <w:rFonts w:ascii="Times New Roman" w:hAnsi="Times New Roman" w:cs="Times New Roman"/>
          <w:i w:val="0"/>
          <w:iCs w:val="0"/>
          <w:color w:val="000000" w:themeColor="text1"/>
          <w:sz w:val="24"/>
          <w:szCs w:val="24"/>
        </w:rPr>
        <w:t>Performance of ALIAS-</w:t>
      </w:r>
      <w:r w:rsidR="00FC274F">
        <w:rPr>
          <w:rFonts w:ascii="Times New Roman" w:hAnsi="Times New Roman" w:cs="Times New Roman"/>
          <w:i w:val="0"/>
          <w:iCs w:val="0"/>
          <w:color w:val="000000" w:themeColor="text1"/>
          <w:sz w:val="24"/>
          <w:szCs w:val="24"/>
        </w:rPr>
        <w:t>2</w:t>
      </w:r>
      <w:r>
        <w:rPr>
          <w:rFonts w:ascii="Times New Roman" w:hAnsi="Times New Roman" w:cs="Times New Roman"/>
          <w:i w:val="0"/>
          <w:iCs w:val="0"/>
          <w:color w:val="000000" w:themeColor="text1"/>
          <w:sz w:val="24"/>
          <w:szCs w:val="24"/>
        </w:rPr>
        <w:t>.</w:t>
      </w:r>
      <w:r w:rsidRPr="00F20CB1">
        <w:rPr>
          <w:rFonts w:ascii="Times New Roman" w:hAnsi="Times New Roman" w:cs="Times New Roman"/>
          <w:i w:val="0"/>
          <w:iCs w:val="0"/>
          <w:color w:val="000000" w:themeColor="text1"/>
          <w:sz w:val="24"/>
          <w:szCs w:val="24"/>
        </w:rPr>
        <w:t xml:space="preserve"> </w:t>
      </w:r>
      <w:r w:rsidR="00D338BE">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D338BE">
        <w:rPr>
          <w:rFonts w:ascii="Times New Roman" w:hAnsi="Times New Roman" w:cs="Times New Roman"/>
          <w:i w:val="0"/>
          <w:iCs w:val="0"/>
          <w:color w:val="000000" w:themeColor="text1"/>
          <w:sz w:val="24"/>
          <w:szCs w:val="24"/>
        </w:rPr>
        <w:t xml:space="preserve"> (left)</w:t>
      </w:r>
      <w:r>
        <w:rPr>
          <w:rFonts w:ascii="Times New Roman" w:hAnsi="Times New Roman" w:cs="Times New Roman"/>
          <w:i w:val="0"/>
          <w:iCs w:val="0"/>
          <w:color w:val="000000" w:themeColor="text1"/>
          <w:sz w:val="24"/>
          <w:szCs w:val="24"/>
        </w:rPr>
        <w:t xml:space="preserve"> and to the Obstacle and No-Obstacle test events </w:t>
      </w:r>
      <w:r w:rsidR="00D338BE">
        <w:rPr>
          <w:rFonts w:ascii="Times New Roman" w:hAnsi="Times New Roman" w:cs="Times New Roman"/>
          <w:i w:val="0"/>
          <w:iCs w:val="0"/>
          <w:color w:val="000000" w:themeColor="text1"/>
          <w:sz w:val="24"/>
          <w:szCs w:val="24"/>
        </w:rPr>
        <w:t>for networks in the Inferring Constraints condition (right).</w:t>
      </w:r>
    </w:p>
    <w:p w14:paraId="0A6D9B76" w14:textId="77777777" w:rsidR="007701A3" w:rsidRDefault="007701A3" w:rsidP="00820F99">
      <w:pPr>
        <w:spacing w:line="480" w:lineRule="auto"/>
        <w:ind w:firstLine="720"/>
        <w:contextualSpacing/>
        <w:rPr>
          <w:rFonts w:ascii="Times New Roman" w:hAnsi="Times New Roman" w:cs="Times New Roman"/>
        </w:rPr>
      </w:pPr>
    </w:p>
    <w:p w14:paraId="7275D405" w14:textId="7C6D720C" w:rsidR="00CF2AA6" w:rsidRDefault="00CF2AA6" w:rsidP="00820F99">
      <w:pPr>
        <w:spacing w:line="480" w:lineRule="auto"/>
        <w:ind w:firstLine="720"/>
        <w:contextualSpacing/>
        <w:rPr>
          <w:rFonts w:ascii="Times New Roman" w:hAnsi="Times New Roman" w:cs="Times New Roman"/>
        </w:rPr>
      </w:pPr>
      <w:r>
        <w:rPr>
          <w:rFonts w:ascii="Times New Roman" w:hAnsi="Times New Roman" w:cs="Times New Roman"/>
        </w:rPr>
        <w:t xml:space="preserve">Although </w:t>
      </w:r>
      <w:r w:rsidR="009316B0">
        <w:rPr>
          <w:rFonts w:ascii="Times New Roman" w:hAnsi="Times New Roman" w:cs="Times New Roman"/>
        </w:rPr>
        <w:t>ALIAS-2 failed to reproduce the first two target behaviors</w:t>
      </w:r>
      <w:r>
        <w:rPr>
          <w:rFonts w:ascii="Times New Roman" w:hAnsi="Times New Roman" w:cs="Times New Roman"/>
        </w:rPr>
        <w:t xml:space="preserve">, it </w:t>
      </w:r>
      <w:r w:rsidR="009316B0">
        <w:rPr>
          <w:rFonts w:ascii="Times New Roman" w:hAnsi="Times New Roman" w:cs="Times New Roman"/>
        </w:rPr>
        <w:t>remains possible that this model</w:t>
      </w:r>
      <w:r>
        <w:rPr>
          <w:rFonts w:ascii="Times New Roman" w:hAnsi="Times New Roman" w:cs="Times New Roman"/>
        </w:rPr>
        <w:t xml:space="preserve"> </w:t>
      </w:r>
      <w:r w:rsidR="009316B0">
        <w:rPr>
          <w:rFonts w:ascii="Times New Roman" w:hAnsi="Times New Roman" w:cs="Times New Roman"/>
        </w:rPr>
        <w:t>would</w:t>
      </w:r>
      <w:r>
        <w:rPr>
          <w:rFonts w:ascii="Times New Roman" w:hAnsi="Times New Roman" w:cs="Times New Roman"/>
        </w:rPr>
        <w:t xml:space="preserve"> succeed in accounting for the present target findings. </w:t>
      </w:r>
      <w:r w:rsidR="009316B0">
        <w:rPr>
          <w:rFonts w:ascii="Times New Roman" w:hAnsi="Times New Roman" w:cs="Times New Roman"/>
        </w:rPr>
        <w:t xml:space="preserve">Figure 13 shows that this </w:t>
      </w:r>
      <w:r w:rsidR="00454112">
        <w:rPr>
          <w:rFonts w:ascii="Times New Roman" w:hAnsi="Times New Roman" w:cs="Times New Roman"/>
        </w:rPr>
        <w:t>was</w:t>
      </w:r>
      <w:r w:rsidR="009316B0">
        <w:rPr>
          <w:rFonts w:ascii="Times New Roman" w:hAnsi="Times New Roman" w:cs="Times New Roman"/>
        </w:rPr>
        <w:t xml:space="preserve"> indeed the case. </w:t>
      </w:r>
      <w:r w:rsidR="00454112">
        <w:rPr>
          <w:rFonts w:ascii="Times New Roman" w:hAnsi="Times New Roman" w:cs="Times New Roman"/>
        </w:rPr>
        <w:t>As with ALIAS</w:t>
      </w:r>
      <w:r w:rsidR="009316B0">
        <w:rPr>
          <w:rFonts w:ascii="Times New Roman" w:hAnsi="Times New Roman" w:cs="Times New Roman"/>
        </w:rPr>
        <w:t xml:space="preserve">, </w:t>
      </w:r>
      <w:r w:rsidR="00EC79AC">
        <w:rPr>
          <w:rFonts w:ascii="Times New Roman" w:hAnsi="Times New Roman" w:cs="Times New Roman"/>
        </w:rPr>
        <w:t xml:space="preserve">networks in both conditions produced greater error to that condition’s inconsistent test event than to the consistent one. Thus, networks </w:t>
      </w:r>
      <w:r w:rsidR="009316B0">
        <w:rPr>
          <w:rFonts w:ascii="Times New Roman" w:hAnsi="Times New Roman" w:cs="Times New Roman"/>
        </w:rPr>
        <w:t xml:space="preserve">in the Inferring Goals condition </w:t>
      </w:r>
      <w:r w:rsidR="00027A15">
        <w:rPr>
          <w:rFonts w:ascii="Times New Roman" w:hAnsi="Times New Roman" w:cs="Times New Roman"/>
        </w:rPr>
        <w:t xml:space="preserve">produced greater error to </w:t>
      </w:r>
      <w:r w:rsidR="00EC79AC">
        <w:rPr>
          <w:rFonts w:ascii="Times New Roman" w:hAnsi="Times New Roman" w:cs="Times New Roman"/>
        </w:rPr>
        <w:t>the Incongruent test event than at the Congruent one</w:t>
      </w:r>
      <w:r w:rsidR="00027A15">
        <w:rPr>
          <w:rFonts w:ascii="Times New Roman" w:hAnsi="Times New Roman" w:cs="Times New Roman"/>
        </w:rPr>
        <w:t>, and</w:t>
      </w:r>
      <w:r w:rsidR="00DC61F9">
        <w:rPr>
          <w:rFonts w:ascii="Times New Roman" w:hAnsi="Times New Roman" w:cs="Times New Roman"/>
        </w:rPr>
        <w:t xml:space="preserve"> networks in the Inferring Constraints condition produced greater error to the No-Obstacle test event than tot the Obstacle test event. Given that the only difference between ALIAS and ALIAS-2 is that</w:t>
      </w:r>
      <w:r w:rsidR="00AC0BCA">
        <w:rPr>
          <w:rFonts w:ascii="Times New Roman" w:hAnsi="Times New Roman" w:cs="Times New Roman"/>
        </w:rPr>
        <w:t xml:space="preserve"> the former implements</w:t>
      </w:r>
      <w:r w:rsidR="00DC61F9">
        <w:rPr>
          <w:rFonts w:ascii="Times New Roman" w:hAnsi="Times New Roman" w:cs="Times New Roman"/>
        </w:rPr>
        <w:t xml:space="preserve"> differential </w:t>
      </w:r>
      <w:r w:rsidR="00AC0BCA">
        <w:rPr>
          <w:rFonts w:ascii="Times New Roman" w:hAnsi="Times New Roman" w:cs="Times New Roman"/>
        </w:rPr>
        <w:t xml:space="preserve">barrier </w:t>
      </w:r>
      <w:r w:rsidR="00DC61F9">
        <w:rPr>
          <w:rFonts w:ascii="Times New Roman" w:hAnsi="Times New Roman" w:cs="Times New Roman"/>
        </w:rPr>
        <w:t>salience</w:t>
      </w:r>
      <w:r w:rsidR="00AC0BCA">
        <w:rPr>
          <w:rFonts w:ascii="Times New Roman" w:hAnsi="Times New Roman" w:cs="Times New Roman"/>
        </w:rPr>
        <w:t xml:space="preserve"> whereas the latter does not. </w:t>
      </w:r>
      <w:r w:rsidR="00AC0BCA">
        <w:rPr>
          <w:rFonts w:ascii="Times New Roman" w:hAnsi="Times New Roman" w:cs="Times New Roman"/>
        </w:rPr>
        <w:lastRenderedPageBreak/>
        <w:t>ALIAS-2’s success suggests</w:t>
      </w:r>
      <w:r w:rsidR="00DC61F9">
        <w:rPr>
          <w:rFonts w:ascii="Times New Roman" w:hAnsi="Times New Roman" w:cs="Times New Roman"/>
        </w:rPr>
        <w:t xml:space="preserve"> that</w:t>
      </w:r>
      <w:r>
        <w:rPr>
          <w:rFonts w:ascii="Times New Roman" w:hAnsi="Times New Roman" w:cs="Times New Roman"/>
        </w:rPr>
        <w:t xml:space="preserve"> associative</w:t>
      </w:r>
      <w:r w:rsidR="00820F99">
        <w:rPr>
          <w:rFonts w:ascii="Times New Roman" w:hAnsi="Times New Roman" w:cs="Times New Roman"/>
        </w:rPr>
        <w:t xml:space="preserve"> learning alone</w:t>
      </w:r>
      <w:r>
        <w:rPr>
          <w:rFonts w:ascii="Times New Roman" w:hAnsi="Times New Roman" w:cs="Times New Roman"/>
        </w:rPr>
        <w:t xml:space="preserve"> is sufficient to</w:t>
      </w:r>
      <w:r w:rsidR="000E090D">
        <w:rPr>
          <w:rFonts w:ascii="Times New Roman" w:hAnsi="Times New Roman" w:cs="Times New Roman"/>
        </w:rPr>
        <w:t xml:space="preserve"> explain a pattern of looking that</w:t>
      </w:r>
      <w:r w:rsidR="00AC0BCA">
        <w:rPr>
          <w:rFonts w:ascii="Times New Roman" w:hAnsi="Times New Roman" w:cs="Times New Roman"/>
        </w:rPr>
        <w:t xml:space="preserve"> heretofore </w:t>
      </w:r>
      <w:r w:rsidR="000E090D">
        <w:rPr>
          <w:rFonts w:ascii="Times New Roman" w:hAnsi="Times New Roman" w:cs="Times New Roman"/>
        </w:rPr>
        <w:t xml:space="preserve">has been taken to indicate that infants </w:t>
      </w:r>
      <w:r w:rsidR="00A07AC9">
        <w:rPr>
          <w:rFonts w:ascii="Times New Roman" w:hAnsi="Times New Roman" w:cs="Times New Roman"/>
        </w:rPr>
        <w:t xml:space="preserve">possess a teleological stance and </w:t>
      </w:r>
      <w:r w:rsidR="000E090D">
        <w:rPr>
          <w:rFonts w:ascii="Times New Roman" w:hAnsi="Times New Roman" w:cs="Times New Roman"/>
        </w:rPr>
        <w:t xml:space="preserve">can </w:t>
      </w:r>
      <w:r w:rsidR="00A07AC9">
        <w:rPr>
          <w:rFonts w:ascii="Times New Roman" w:hAnsi="Times New Roman" w:cs="Times New Roman"/>
        </w:rPr>
        <w:t>make inferences about how goals, actions, and constraints all relate to one another</w:t>
      </w:r>
      <w:r w:rsidR="000E090D">
        <w:rPr>
          <w:rFonts w:ascii="Times New Roman" w:hAnsi="Times New Roman" w:cs="Times New Roman"/>
        </w:rPr>
        <w:t xml:space="preserve">. </w:t>
      </w:r>
      <w:r w:rsidR="00A07AC9">
        <w:rPr>
          <w:rFonts w:ascii="Times New Roman" w:hAnsi="Times New Roman" w:cs="Times New Roman"/>
        </w:rPr>
        <w:t xml:space="preserve">At the same time, </w:t>
      </w:r>
      <w:r w:rsidR="009B5BBB">
        <w:rPr>
          <w:rFonts w:ascii="Times New Roman" w:hAnsi="Times New Roman" w:cs="Times New Roman"/>
        </w:rPr>
        <w:t xml:space="preserve">ALIAS-2 cannot be considered a </w:t>
      </w:r>
      <w:r w:rsidR="002D53A5">
        <w:rPr>
          <w:rFonts w:ascii="Times New Roman" w:hAnsi="Times New Roman" w:cs="Times New Roman"/>
        </w:rPr>
        <w:t>veridical</w:t>
      </w:r>
      <w:r w:rsidR="009B5BBB">
        <w:rPr>
          <w:rFonts w:ascii="Times New Roman" w:hAnsi="Times New Roman" w:cs="Times New Roman"/>
        </w:rPr>
        <w:t xml:space="preserve"> model of infants’ looking behaviors in action understanding studies</w:t>
      </w:r>
      <w:r w:rsidR="002D53A5">
        <w:rPr>
          <w:rFonts w:ascii="Times New Roman" w:hAnsi="Times New Roman" w:cs="Times New Roman"/>
        </w:rPr>
        <w:t>. This is because</w:t>
      </w:r>
      <w:r w:rsidR="000B67D6">
        <w:rPr>
          <w:rFonts w:ascii="Times New Roman" w:hAnsi="Times New Roman" w:cs="Times New Roman"/>
        </w:rPr>
        <w:t>, unlike</w:t>
      </w:r>
      <w:r w:rsidR="002D53A5">
        <w:rPr>
          <w:rFonts w:ascii="Times New Roman" w:hAnsi="Times New Roman" w:cs="Times New Roman"/>
        </w:rPr>
        <w:t xml:space="preserve"> ALIAS</w:t>
      </w:r>
      <w:r w:rsidR="000B67D6">
        <w:rPr>
          <w:rFonts w:ascii="Times New Roman" w:hAnsi="Times New Roman" w:cs="Times New Roman"/>
        </w:rPr>
        <w:t>, it fail</w:t>
      </w:r>
      <w:r w:rsidR="00CD5C5B">
        <w:rPr>
          <w:rFonts w:ascii="Times New Roman" w:hAnsi="Times New Roman" w:cs="Times New Roman"/>
        </w:rPr>
        <w:t>ed</w:t>
      </w:r>
      <w:r w:rsidR="000B67D6">
        <w:rPr>
          <w:rFonts w:ascii="Times New Roman" w:hAnsi="Times New Roman" w:cs="Times New Roman"/>
        </w:rPr>
        <w:t xml:space="preserve"> to capture the first two target findings. Any </w:t>
      </w:r>
      <w:r w:rsidR="00004EE8">
        <w:rPr>
          <w:rFonts w:ascii="Times New Roman" w:hAnsi="Times New Roman" w:cs="Times New Roman"/>
        </w:rPr>
        <w:t xml:space="preserve">worthy model </w:t>
      </w:r>
      <w:r w:rsidR="00CD5C5B">
        <w:rPr>
          <w:rFonts w:ascii="Times New Roman" w:hAnsi="Times New Roman" w:cs="Times New Roman"/>
        </w:rPr>
        <w:t>simulating the processing underpinning</w:t>
      </w:r>
      <w:r w:rsidR="000B67D6">
        <w:rPr>
          <w:rFonts w:ascii="Times New Roman" w:hAnsi="Times New Roman" w:cs="Times New Roman"/>
        </w:rPr>
        <w:t xml:space="preserve"> infants’ looking behaviors</w:t>
      </w:r>
      <w:r w:rsidR="003F443C">
        <w:rPr>
          <w:rFonts w:ascii="Times New Roman" w:hAnsi="Times New Roman" w:cs="Times New Roman"/>
        </w:rPr>
        <w:t xml:space="preserve"> in action understanding studies</w:t>
      </w:r>
      <w:r w:rsidR="000B67D6">
        <w:rPr>
          <w:rFonts w:ascii="Times New Roman" w:hAnsi="Times New Roman" w:cs="Times New Roman"/>
        </w:rPr>
        <w:t xml:space="preserve"> </w:t>
      </w:r>
      <w:r w:rsidR="00B070EB">
        <w:rPr>
          <w:rFonts w:ascii="Times New Roman" w:hAnsi="Times New Roman" w:cs="Times New Roman"/>
        </w:rPr>
        <w:t>must</w:t>
      </w:r>
      <w:r w:rsidR="000B67D6">
        <w:rPr>
          <w:rFonts w:ascii="Times New Roman" w:hAnsi="Times New Roman" w:cs="Times New Roman"/>
        </w:rPr>
        <w:t xml:space="preserve"> capture the </w:t>
      </w:r>
      <w:r w:rsidR="003F443C" w:rsidRPr="00490314">
        <w:rPr>
          <w:rFonts w:ascii="Times New Roman" w:hAnsi="Times New Roman" w:cs="Times New Roman"/>
          <w:i/>
          <w:iCs/>
        </w:rPr>
        <w:t>complete</w:t>
      </w:r>
      <w:r w:rsidR="003F443C">
        <w:rPr>
          <w:rFonts w:ascii="Times New Roman" w:hAnsi="Times New Roman" w:cs="Times New Roman"/>
        </w:rPr>
        <w:t xml:space="preserve"> range of target findings.</w:t>
      </w:r>
      <w:r w:rsidR="00D66C70">
        <w:rPr>
          <w:rFonts w:ascii="Times New Roman" w:hAnsi="Times New Roman" w:cs="Times New Roman"/>
        </w:rPr>
        <w:t xml:space="preserve"> </w:t>
      </w:r>
    </w:p>
    <w:p w14:paraId="6D912F94" w14:textId="1277C7E8" w:rsidR="00CF2AA6" w:rsidRDefault="00164313" w:rsidP="005D2110">
      <w:pPr>
        <w:spacing w:line="480" w:lineRule="auto"/>
        <w:ind w:firstLine="720"/>
        <w:contextualSpacing/>
        <w:rPr>
          <w:rFonts w:ascii="Times New Roman" w:hAnsi="Times New Roman" w:cs="Times New Roman"/>
        </w:rPr>
      </w:pPr>
      <w:r>
        <w:rPr>
          <w:rFonts w:ascii="Times New Roman" w:hAnsi="Times New Roman" w:cs="Times New Roman"/>
        </w:rPr>
        <w:t xml:space="preserve">Overall, Simulation 3 showed that </w:t>
      </w:r>
      <w:r w:rsidR="009524B2">
        <w:rPr>
          <w:rFonts w:ascii="Times New Roman" w:hAnsi="Times New Roman" w:cs="Times New Roman"/>
        </w:rPr>
        <w:t xml:space="preserve">both versions of ALIAS </w:t>
      </w:r>
      <w:r>
        <w:rPr>
          <w:rFonts w:ascii="Times New Roman" w:hAnsi="Times New Roman" w:cs="Times New Roman"/>
        </w:rPr>
        <w:t xml:space="preserve">can account for </w:t>
      </w:r>
      <w:r w:rsidR="00730CA6">
        <w:rPr>
          <w:rFonts w:ascii="Times New Roman" w:hAnsi="Times New Roman" w:cs="Times New Roman"/>
        </w:rPr>
        <w:t>patterns of looking that have been construed as stemming from an ability to</w:t>
      </w:r>
      <w:r>
        <w:rPr>
          <w:rFonts w:ascii="Times New Roman" w:hAnsi="Times New Roman" w:cs="Times New Roman"/>
        </w:rPr>
        <w:t xml:space="preserve"> make bidirectional inferences about the relations among actions, goals, and environmental constraints</w:t>
      </w:r>
      <w:r w:rsidR="00E45F83">
        <w:rPr>
          <w:rFonts w:ascii="Times New Roman" w:hAnsi="Times New Roman" w:cs="Times New Roman"/>
        </w:rPr>
        <w:t xml:space="preserve"> based on rational inferences and domain-specific mechanisms</w:t>
      </w:r>
      <w:r>
        <w:rPr>
          <w:rFonts w:ascii="Times New Roman" w:hAnsi="Times New Roman" w:cs="Times New Roman"/>
        </w:rPr>
        <w:t xml:space="preserve">. </w:t>
      </w:r>
      <w:r w:rsidR="000F7511">
        <w:rPr>
          <w:rFonts w:ascii="Times New Roman" w:hAnsi="Times New Roman" w:cs="Times New Roman"/>
        </w:rPr>
        <w:t>Specifically, the</w:t>
      </w:r>
      <w:r w:rsidR="00C47E82">
        <w:rPr>
          <w:rFonts w:ascii="Times New Roman" w:hAnsi="Times New Roman" w:cs="Times New Roman"/>
        </w:rPr>
        <w:t xml:space="preserve"> performance of </w:t>
      </w:r>
      <w:r w:rsidR="00730CA6">
        <w:rPr>
          <w:rFonts w:ascii="Times New Roman" w:hAnsi="Times New Roman" w:cs="Times New Roman"/>
        </w:rPr>
        <w:t>these models</w:t>
      </w:r>
      <w:r w:rsidR="00C47E82">
        <w:rPr>
          <w:rFonts w:ascii="Times New Roman" w:hAnsi="Times New Roman" w:cs="Times New Roman"/>
        </w:rPr>
        <w:t xml:space="preserve"> across the Inferring Goals and Inferring Constraints </w:t>
      </w:r>
      <w:r w:rsidR="00D419A7">
        <w:rPr>
          <w:rFonts w:ascii="Times New Roman" w:hAnsi="Times New Roman" w:cs="Times New Roman"/>
        </w:rPr>
        <w:t xml:space="preserve">conditions </w:t>
      </w:r>
      <w:r w:rsidR="00C47E82">
        <w:rPr>
          <w:rFonts w:ascii="Times New Roman" w:hAnsi="Times New Roman" w:cs="Times New Roman"/>
        </w:rPr>
        <w:t xml:space="preserve">matched that of infants in the corresponding conditions. </w:t>
      </w:r>
      <w:r w:rsidR="00651092">
        <w:rPr>
          <w:rFonts w:ascii="Times New Roman" w:hAnsi="Times New Roman" w:cs="Times New Roman"/>
        </w:rPr>
        <w:t xml:space="preserve">The same was not true </w:t>
      </w:r>
      <w:r w:rsidR="00C47E82">
        <w:rPr>
          <w:rFonts w:ascii="Times New Roman" w:hAnsi="Times New Roman" w:cs="Times New Roman"/>
        </w:rPr>
        <w:t>for both variants of OM10</w:t>
      </w:r>
      <w:r w:rsidR="00161441">
        <w:rPr>
          <w:rFonts w:ascii="Times New Roman" w:hAnsi="Times New Roman" w:cs="Times New Roman"/>
        </w:rPr>
        <w:t xml:space="preserve">; </w:t>
      </w:r>
      <w:r w:rsidR="00C47E82">
        <w:rPr>
          <w:rFonts w:ascii="Times New Roman" w:hAnsi="Times New Roman" w:cs="Times New Roman"/>
        </w:rPr>
        <w:t xml:space="preserve">the behavior of these models was exactly opposite to that of ALIAS or infants. </w:t>
      </w:r>
      <w:r w:rsidR="00651092">
        <w:rPr>
          <w:rFonts w:ascii="Times New Roman" w:hAnsi="Times New Roman" w:cs="Times New Roman"/>
        </w:rPr>
        <w:t xml:space="preserve">The </w:t>
      </w:r>
      <w:r w:rsidR="00161441">
        <w:rPr>
          <w:rFonts w:ascii="Times New Roman" w:hAnsi="Times New Roman" w:cs="Times New Roman"/>
        </w:rPr>
        <w:t xml:space="preserve">fact that here </w:t>
      </w:r>
      <w:r w:rsidR="0004222F">
        <w:rPr>
          <w:rFonts w:ascii="Times New Roman" w:hAnsi="Times New Roman" w:cs="Times New Roman"/>
        </w:rPr>
        <w:t xml:space="preserve">both </w:t>
      </w:r>
      <w:r w:rsidR="00161441">
        <w:rPr>
          <w:rFonts w:ascii="Times New Roman" w:hAnsi="Times New Roman" w:cs="Times New Roman"/>
        </w:rPr>
        <w:t>ALIAS and ALIAS-2 replicated</w:t>
      </w:r>
      <w:r w:rsidR="0004222F">
        <w:rPr>
          <w:rFonts w:ascii="Times New Roman" w:hAnsi="Times New Roman" w:cs="Times New Roman"/>
        </w:rPr>
        <w:t xml:space="preserve"> the looking responses of infants</w:t>
      </w:r>
      <w:r w:rsidR="00651092">
        <w:rPr>
          <w:rFonts w:ascii="Times New Roman" w:hAnsi="Times New Roman" w:cs="Times New Roman"/>
        </w:rPr>
        <w:t xml:space="preserve"> is </w:t>
      </w:r>
      <w:r w:rsidR="0004222F">
        <w:rPr>
          <w:rFonts w:ascii="Times New Roman" w:hAnsi="Times New Roman" w:cs="Times New Roman"/>
        </w:rPr>
        <w:t>noteworthy</w:t>
      </w:r>
      <w:r w:rsidR="00161441">
        <w:rPr>
          <w:rFonts w:ascii="Times New Roman" w:hAnsi="Times New Roman" w:cs="Times New Roman"/>
        </w:rPr>
        <w:t>, not least</w:t>
      </w:r>
      <w:r w:rsidR="0004222F">
        <w:rPr>
          <w:rFonts w:ascii="Times New Roman" w:hAnsi="Times New Roman" w:cs="Times New Roman"/>
        </w:rPr>
        <w:t xml:space="preserve"> because it suggests that behavior </w:t>
      </w:r>
      <w:r w:rsidR="005B40D5">
        <w:rPr>
          <w:rFonts w:ascii="Times New Roman" w:hAnsi="Times New Roman" w:cs="Times New Roman"/>
        </w:rPr>
        <w:t xml:space="preserve">previously </w:t>
      </w:r>
      <w:r w:rsidR="0004222F">
        <w:rPr>
          <w:rFonts w:ascii="Times New Roman" w:hAnsi="Times New Roman" w:cs="Times New Roman"/>
        </w:rPr>
        <w:t xml:space="preserve">interpreted as evidence for abstract, theory-like reasoning about </w:t>
      </w:r>
      <w:r w:rsidR="005B40D5">
        <w:rPr>
          <w:rFonts w:ascii="Times New Roman" w:hAnsi="Times New Roman" w:cs="Times New Roman"/>
        </w:rPr>
        <w:t>goals</w:t>
      </w:r>
      <w:r w:rsidR="00F6320D">
        <w:rPr>
          <w:rFonts w:ascii="Times New Roman" w:hAnsi="Times New Roman" w:cs="Times New Roman"/>
        </w:rPr>
        <w:t>, actions,</w:t>
      </w:r>
      <w:r w:rsidR="005B40D5">
        <w:rPr>
          <w:rFonts w:ascii="Times New Roman" w:hAnsi="Times New Roman" w:cs="Times New Roman"/>
        </w:rPr>
        <w:t xml:space="preserve"> and constraints</w:t>
      </w:r>
      <w:r w:rsidR="0007750A">
        <w:rPr>
          <w:rFonts w:ascii="Times New Roman" w:hAnsi="Times New Roman" w:cs="Times New Roman"/>
        </w:rPr>
        <w:t xml:space="preserve"> can instead b</w:t>
      </w:r>
      <w:r w:rsidR="005B40D5">
        <w:rPr>
          <w:rFonts w:ascii="Times New Roman" w:hAnsi="Times New Roman" w:cs="Times New Roman"/>
        </w:rPr>
        <w:t>e</w:t>
      </w:r>
      <w:r w:rsidR="0007750A">
        <w:rPr>
          <w:rFonts w:ascii="Times New Roman" w:hAnsi="Times New Roman" w:cs="Times New Roman"/>
        </w:rPr>
        <w:t xml:space="preserve"> explained by</w:t>
      </w:r>
      <w:r w:rsidR="009C742B">
        <w:rPr>
          <w:rFonts w:ascii="Times New Roman" w:hAnsi="Times New Roman" w:cs="Times New Roman"/>
        </w:rPr>
        <w:t xml:space="preserve"> </w:t>
      </w:r>
      <w:r w:rsidR="0007750A">
        <w:rPr>
          <w:rFonts w:ascii="Times New Roman" w:hAnsi="Times New Roman" w:cs="Times New Roman"/>
        </w:rPr>
        <w:t>a domain-general associative learning mechanism that</w:t>
      </w:r>
      <w:r w:rsidR="009C742B">
        <w:rPr>
          <w:rFonts w:ascii="Times New Roman" w:hAnsi="Times New Roman" w:cs="Times New Roman"/>
        </w:rPr>
        <w:t>, in the real world and in the lab,</w:t>
      </w:r>
      <w:r w:rsidR="0007750A">
        <w:rPr>
          <w:rFonts w:ascii="Times New Roman" w:hAnsi="Times New Roman" w:cs="Times New Roman"/>
        </w:rPr>
        <w:t xml:space="preserve"> operates over the kinematics of various actions and the surface features of the individuals and entities that </w:t>
      </w:r>
      <w:r w:rsidR="004F014B">
        <w:rPr>
          <w:rFonts w:ascii="Times New Roman" w:hAnsi="Times New Roman" w:cs="Times New Roman"/>
        </w:rPr>
        <w:t>comprise</w:t>
      </w:r>
      <w:r w:rsidR="0007750A">
        <w:rPr>
          <w:rFonts w:ascii="Times New Roman" w:hAnsi="Times New Roman" w:cs="Times New Roman"/>
        </w:rPr>
        <w:t xml:space="preserve"> them.</w:t>
      </w:r>
    </w:p>
    <w:p w14:paraId="3B88DEC8" w14:textId="230254CE" w:rsidR="00227F52" w:rsidRDefault="00847F52" w:rsidP="005D2110">
      <w:pPr>
        <w:spacing w:line="480" w:lineRule="auto"/>
        <w:ind w:firstLine="720"/>
        <w:contextualSpacing/>
        <w:rPr>
          <w:ins w:id="661" w:author="Benton, Deon" w:date="2026-04-28T15:50:00Z" w16du:dateUtc="2026-04-28T20:50:00Z"/>
          <w:rFonts w:ascii="Times New Roman" w:hAnsi="Times New Roman" w:cs="Times New Roman"/>
        </w:rPr>
      </w:pPr>
      <w:r>
        <w:rPr>
          <w:rFonts w:ascii="Times New Roman" w:hAnsi="Times New Roman" w:cs="Times New Roman"/>
        </w:rPr>
        <w:t>A</w:t>
      </w:r>
      <w:r w:rsidRPr="00847F52">
        <w:rPr>
          <w:rFonts w:ascii="Times New Roman" w:hAnsi="Times New Roman" w:cs="Times New Roman"/>
        </w:rPr>
        <w:t xml:space="preserve">lthough Simulation 3 </w:t>
      </w:r>
      <w:r>
        <w:rPr>
          <w:rFonts w:ascii="Times New Roman" w:hAnsi="Times New Roman" w:cs="Times New Roman"/>
        </w:rPr>
        <w:t>demonstrated that</w:t>
      </w:r>
      <w:r w:rsidRPr="00847F52">
        <w:rPr>
          <w:rFonts w:ascii="Times New Roman" w:hAnsi="Times New Roman" w:cs="Times New Roman"/>
        </w:rPr>
        <w:t xml:space="preserve"> ALIAS can account for infants’ apparent ability</w:t>
      </w:r>
      <w:r w:rsidR="00561F79">
        <w:rPr>
          <w:rFonts w:ascii="Times New Roman" w:hAnsi="Times New Roman" w:cs="Times New Roman"/>
        </w:rPr>
        <w:t xml:space="preserve"> productively</w:t>
      </w:r>
      <w:r w:rsidRPr="00847F52">
        <w:rPr>
          <w:rFonts w:ascii="Times New Roman" w:hAnsi="Times New Roman" w:cs="Times New Roman"/>
        </w:rPr>
        <w:t xml:space="preserve"> to infer goals and constraints, an important question </w:t>
      </w:r>
      <w:r w:rsidR="00561F79">
        <w:rPr>
          <w:rFonts w:ascii="Times New Roman" w:hAnsi="Times New Roman" w:cs="Times New Roman"/>
        </w:rPr>
        <w:t xml:space="preserve">that </w:t>
      </w:r>
      <w:r w:rsidRPr="00847F52">
        <w:rPr>
          <w:rFonts w:ascii="Times New Roman" w:hAnsi="Times New Roman" w:cs="Times New Roman"/>
        </w:rPr>
        <w:t>remains</w:t>
      </w:r>
      <w:r w:rsidR="00561F79">
        <w:rPr>
          <w:rFonts w:ascii="Times New Roman" w:hAnsi="Times New Roman" w:cs="Times New Roman"/>
        </w:rPr>
        <w:t xml:space="preserve"> is whether</w:t>
      </w:r>
      <w:r>
        <w:rPr>
          <w:rFonts w:ascii="Times New Roman" w:hAnsi="Times New Roman" w:cs="Times New Roman"/>
        </w:rPr>
        <w:t xml:space="preserve"> ALIAS </w:t>
      </w:r>
      <w:r w:rsidR="0034590D">
        <w:rPr>
          <w:rFonts w:ascii="Times New Roman" w:hAnsi="Times New Roman" w:cs="Times New Roman"/>
        </w:rPr>
        <w:t>can capture additional findings that might, at first blush, seem to challenge associative-learning proposal</w:t>
      </w:r>
      <w:r w:rsidR="00C33F7B">
        <w:rPr>
          <w:rFonts w:ascii="Times New Roman" w:hAnsi="Times New Roman" w:cs="Times New Roman"/>
        </w:rPr>
        <w:t xml:space="preserve">s. </w:t>
      </w:r>
      <w:r w:rsidR="001B4043">
        <w:rPr>
          <w:rFonts w:ascii="Times New Roman" w:hAnsi="Times New Roman" w:cs="Times New Roman"/>
        </w:rPr>
        <w:t xml:space="preserve">One such finding is that </w:t>
      </w:r>
      <w:r w:rsidR="00922807">
        <w:rPr>
          <w:rFonts w:ascii="Times New Roman" w:hAnsi="Times New Roman" w:cs="Times New Roman"/>
        </w:rPr>
        <w:t>showing that</w:t>
      </w:r>
      <w:r w:rsidR="00A231E7">
        <w:rPr>
          <w:rFonts w:ascii="Times New Roman" w:hAnsi="Times New Roman" w:cs="Times New Roman"/>
        </w:rPr>
        <w:t xml:space="preserve">, in addition to representing the efficiency of an </w:t>
      </w:r>
      <w:r w:rsidR="00A231E7">
        <w:rPr>
          <w:rFonts w:ascii="Times New Roman" w:hAnsi="Times New Roman" w:cs="Times New Roman"/>
        </w:rPr>
        <w:lastRenderedPageBreak/>
        <w:t>action in an all-or-none fashion,</w:t>
      </w:r>
      <w:r w:rsidR="00922807">
        <w:rPr>
          <w:rFonts w:ascii="Times New Roman" w:hAnsi="Times New Roman" w:cs="Times New Roman"/>
        </w:rPr>
        <w:t xml:space="preserve"> 6-month-old infants </w:t>
      </w:r>
      <w:r w:rsidR="00A231E7">
        <w:rPr>
          <w:rFonts w:ascii="Times New Roman" w:hAnsi="Times New Roman" w:cs="Times New Roman"/>
        </w:rPr>
        <w:t>can ostensibly</w:t>
      </w:r>
      <w:r w:rsidR="00922807" w:rsidRPr="00922807">
        <w:rPr>
          <w:rFonts w:ascii="Times New Roman" w:hAnsi="Times New Roman" w:cs="Times New Roman"/>
        </w:rPr>
        <w:t xml:space="preserve"> represent action efficiency continuously (e.g., Liu &amp; Spelke, 2017).</w:t>
      </w:r>
      <w:r w:rsidR="00922807">
        <w:rPr>
          <w:rFonts w:ascii="Times New Roman" w:hAnsi="Times New Roman" w:cs="Times New Roman"/>
        </w:rPr>
        <w:t xml:space="preserve"> </w:t>
      </w:r>
      <w:ins w:id="662" w:author="Benton, Deon" w:date="2026-04-28T15:47:00Z" w16du:dateUtc="2026-04-28T20:47:00Z">
        <w:r w:rsidR="00181458">
          <w:rPr>
            <w:rFonts w:ascii="Times New Roman" w:hAnsi="Times New Roman" w:cs="Times New Roman"/>
          </w:rPr>
          <w:t>In the first experiment of this study infants</w:t>
        </w:r>
      </w:ins>
      <w:r w:rsidR="001D6F9E">
        <w:rPr>
          <w:rFonts w:ascii="Times New Roman" w:hAnsi="Times New Roman" w:cs="Times New Roman"/>
        </w:rPr>
        <w:t xml:space="preserve"> </w:t>
      </w:r>
      <w:r w:rsidR="00A231E7">
        <w:rPr>
          <w:rFonts w:ascii="Times New Roman" w:hAnsi="Times New Roman" w:cs="Times New Roman"/>
        </w:rPr>
        <w:t>were habituated</w:t>
      </w:r>
      <w:r w:rsidR="00A231E7" w:rsidRPr="00A231E7">
        <w:rPr>
          <w:rFonts w:ascii="Times New Roman" w:hAnsi="Times New Roman" w:cs="Times New Roman"/>
        </w:rPr>
        <w:t xml:space="preserve"> to an event in which a </w:t>
      </w:r>
      <w:r w:rsidR="00CB745E">
        <w:rPr>
          <w:rFonts w:ascii="Times New Roman" w:hAnsi="Times New Roman" w:cs="Times New Roman"/>
        </w:rPr>
        <w:t>cartoon-like character</w:t>
      </w:r>
      <w:r w:rsidR="00A231E7" w:rsidRPr="00A231E7">
        <w:rPr>
          <w:rFonts w:ascii="Times New Roman" w:hAnsi="Times New Roman" w:cs="Times New Roman"/>
        </w:rPr>
        <w:t xml:space="preserve"> jumped over a barrier to reach </w:t>
      </w:r>
      <w:r w:rsidR="00CB745E">
        <w:rPr>
          <w:rFonts w:ascii="Times New Roman" w:hAnsi="Times New Roman" w:cs="Times New Roman"/>
        </w:rPr>
        <w:t>another cartoon-like character</w:t>
      </w:r>
      <w:r w:rsidR="00A231E7" w:rsidRPr="00A231E7">
        <w:rPr>
          <w:rFonts w:ascii="Times New Roman" w:hAnsi="Times New Roman" w:cs="Times New Roman"/>
        </w:rPr>
        <w:t xml:space="preserve"> on the other side.</w:t>
      </w:r>
      <w:ins w:id="663" w:author="Benton, Deon" w:date="2026-04-28T15:48:00Z" w16du:dateUtc="2026-04-28T20:48:00Z">
        <w:r w:rsidR="00747CCB">
          <w:rPr>
            <w:rFonts w:ascii="Times New Roman" w:hAnsi="Times New Roman" w:cs="Times New Roman"/>
          </w:rPr>
          <w:t xml:space="preserve"> These infants were then tested on two events</w:t>
        </w:r>
      </w:ins>
      <w:ins w:id="664" w:author="Benton, Deon" w:date="2026-04-28T15:49:00Z" w16du:dateUtc="2026-04-28T20:49:00Z">
        <w:r w:rsidR="00747CCB">
          <w:rPr>
            <w:rFonts w:ascii="Times New Roman" w:hAnsi="Times New Roman" w:cs="Times New Roman"/>
          </w:rPr>
          <w:t xml:space="preserve">—the barrier shown in both test events was now much shorter than that shown during habituation. </w:t>
        </w:r>
        <w:r w:rsidR="00747CCB" w:rsidRPr="00A231E7">
          <w:rPr>
            <w:rFonts w:ascii="Times New Roman" w:hAnsi="Times New Roman" w:cs="Times New Roman"/>
          </w:rPr>
          <w:t xml:space="preserve">In the low, efficient jump test event, the </w:t>
        </w:r>
        <w:r w:rsidR="00747CCB">
          <w:rPr>
            <w:rFonts w:ascii="Times New Roman" w:hAnsi="Times New Roman" w:cs="Times New Roman"/>
          </w:rPr>
          <w:t>height of the agent’s jump was sufficient</w:t>
        </w:r>
        <w:r w:rsidR="00747CCB" w:rsidRPr="00A231E7">
          <w:rPr>
            <w:rFonts w:ascii="Times New Roman" w:hAnsi="Times New Roman" w:cs="Times New Roman"/>
          </w:rPr>
          <w:t xml:space="preserve"> to clear th</w:t>
        </w:r>
        <w:r w:rsidR="00747CCB">
          <w:rPr>
            <w:rFonts w:ascii="Times New Roman" w:hAnsi="Times New Roman" w:cs="Times New Roman"/>
          </w:rPr>
          <w:t>e</w:t>
        </w:r>
        <w:r w:rsidR="00747CCB" w:rsidRPr="00A231E7">
          <w:rPr>
            <w:rFonts w:ascii="Times New Roman" w:hAnsi="Times New Roman" w:cs="Times New Roman"/>
          </w:rPr>
          <w:t xml:space="preserve"> barrier. In the high, inefficient jump event,</w:t>
        </w:r>
        <w:r w:rsidR="00747CCB">
          <w:rPr>
            <w:rFonts w:ascii="Times New Roman" w:hAnsi="Times New Roman" w:cs="Times New Roman"/>
          </w:rPr>
          <w:t xml:space="preserve"> however,</w:t>
        </w:r>
        <w:r w:rsidR="00747CCB" w:rsidRPr="00A231E7">
          <w:rPr>
            <w:rFonts w:ascii="Times New Roman" w:hAnsi="Times New Roman" w:cs="Times New Roman"/>
          </w:rPr>
          <w:t xml:space="preserve"> the agent jumped</w:t>
        </w:r>
        <w:r w:rsidR="00747CCB">
          <w:rPr>
            <w:rFonts w:ascii="Times New Roman" w:hAnsi="Times New Roman" w:cs="Times New Roman"/>
          </w:rPr>
          <w:t xml:space="preserve"> as high as it did during habituation</w:t>
        </w:r>
        <w:r w:rsidR="00227F52">
          <w:rPr>
            <w:rFonts w:ascii="Times New Roman" w:hAnsi="Times New Roman" w:cs="Times New Roman"/>
          </w:rPr>
          <w:t xml:space="preserve"> but now much higher than needed to clear the barrier</w:t>
        </w:r>
        <w:r w:rsidR="00747CCB">
          <w:rPr>
            <w:rFonts w:ascii="Times New Roman" w:hAnsi="Times New Roman" w:cs="Times New Roman"/>
          </w:rPr>
          <w:t xml:space="preserve">. </w:t>
        </w:r>
      </w:ins>
      <w:r w:rsidR="001D6F9E">
        <w:rPr>
          <w:rFonts w:ascii="Times New Roman" w:hAnsi="Times New Roman" w:cs="Times New Roman"/>
        </w:rPr>
        <w:t xml:space="preserve"> </w:t>
      </w:r>
      <w:ins w:id="665" w:author="Benton, Deon" w:date="2026-04-28T15:47:00Z" w16du:dateUtc="2026-04-28T20:47:00Z">
        <w:r w:rsidR="005B66DB">
          <w:rPr>
            <w:rFonts w:ascii="Times New Roman" w:hAnsi="Times New Roman" w:cs="Times New Roman"/>
          </w:rPr>
          <w:t>A</w:t>
        </w:r>
        <w:r w:rsidR="00181458">
          <w:rPr>
            <w:rFonts w:ascii="Times New Roman" w:hAnsi="Times New Roman" w:cs="Times New Roman"/>
          </w:rPr>
          <w:t>nother set of infants—tested in Experiment 2</w:t>
        </w:r>
      </w:ins>
      <w:ins w:id="666" w:author="Benton, Deon" w:date="2026-04-28T15:49:00Z" w16du:dateUtc="2026-04-28T20:49:00Z">
        <w:r w:rsidR="00227F52">
          <w:rPr>
            <w:rFonts w:ascii="Times New Roman" w:hAnsi="Times New Roman" w:cs="Times New Roman"/>
          </w:rPr>
          <w:t>—</w:t>
        </w:r>
      </w:ins>
      <w:r w:rsidR="00A231E7" w:rsidRPr="00A231E7">
        <w:rPr>
          <w:rFonts w:ascii="Times New Roman" w:hAnsi="Times New Roman" w:cs="Times New Roman"/>
        </w:rPr>
        <w:t>were habituated to</w:t>
      </w:r>
      <w:ins w:id="667" w:author="Benton, Deon" w:date="2026-04-28T15:49:00Z" w16du:dateUtc="2026-04-28T20:49:00Z">
        <w:r w:rsidR="00227F52">
          <w:rPr>
            <w:rFonts w:ascii="Times New Roman" w:hAnsi="Times New Roman" w:cs="Times New Roman"/>
          </w:rPr>
          <w:t xml:space="preserve"> and tested on the same </w:t>
        </w:r>
      </w:ins>
      <w:ins w:id="668" w:author="Benton, Deon" w:date="2026-04-28T15:50:00Z" w16du:dateUtc="2026-04-28T20:50:00Z">
        <w:r w:rsidR="00227F52">
          <w:rPr>
            <w:rFonts w:ascii="Times New Roman" w:hAnsi="Times New Roman" w:cs="Times New Roman"/>
          </w:rPr>
          <w:t xml:space="preserve">events except that the barrier was located peripherally. </w:t>
        </w:r>
      </w:ins>
      <w:ins w:id="669" w:author="Benton, Deon" w:date="2026-04-28T15:52:00Z" w16du:dateUtc="2026-04-28T20:52:00Z">
        <w:r w:rsidR="008050B6">
          <w:rPr>
            <w:rFonts w:ascii="Times New Roman" w:hAnsi="Times New Roman" w:cs="Times New Roman"/>
          </w:rPr>
          <w:t>Liu and Spelke (2017) found that only when the barrier was located beneath the curved motion did infants look longer at the high, inefficient test event than at the low, inefficient one; infants in Experiment 2 looked</w:t>
        </w:r>
      </w:ins>
      <w:ins w:id="670" w:author="Benton, Deon" w:date="2026-04-28T15:53:00Z" w16du:dateUtc="2026-04-28T20:53:00Z">
        <w:r w:rsidR="008050B6">
          <w:rPr>
            <w:rFonts w:ascii="Times New Roman" w:hAnsi="Times New Roman" w:cs="Times New Roman"/>
          </w:rPr>
          <w:t xml:space="preserve"> </w:t>
        </w:r>
      </w:ins>
      <w:ins w:id="671" w:author="Benton, Deon" w:date="2026-04-28T15:54:00Z" w16du:dateUtc="2026-04-28T20:54:00Z">
        <w:r w:rsidR="008050B6">
          <w:rPr>
            <w:rFonts w:ascii="Times New Roman" w:hAnsi="Times New Roman" w:cs="Times New Roman"/>
          </w:rPr>
          <w:t xml:space="preserve">about equally long at both test events. If anything, </w:t>
        </w:r>
      </w:ins>
      <w:ins w:id="672" w:author="Benton, Deon" w:date="2026-04-28T15:53:00Z" w16du:dateUtc="2026-04-28T20:53:00Z">
        <w:r w:rsidR="008050B6">
          <w:rPr>
            <w:rFonts w:ascii="Times New Roman" w:hAnsi="Times New Roman" w:cs="Times New Roman"/>
          </w:rPr>
          <w:t>there was a</w:t>
        </w:r>
      </w:ins>
      <w:ins w:id="673" w:author="Benton, Deon" w:date="2026-04-28T15:54:00Z" w16du:dateUtc="2026-04-28T20:54:00Z">
        <w:r w:rsidR="008050B6">
          <w:rPr>
            <w:rFonts w:ascii="Times New Roman" w:hAnsi="Times New Roman" w:cs="Times New Roman"/>
          </w:rPr>
          <w:t xml:space="preserve"> numerical, but still</w:t>
        </w:r>
      </w:ins>
      <w:ins w:id="674" w:author="Benton, Deon" w:date="2026-04-28T15:53:00Z" w16du:dateUtc="2026-04-28T20:53:00Z">
        <w:r w:rsidR="008050B6">
          <w:rPr>
            <w:rFonts w:ascii="Times New Roman" w:hAnsi="Times New Roman" w:cs="Times New Roman"/>
          </w:rPr>
          <w:t xml:space="preserve"> non</w:t>
        </w:r>
      </w:ins>
      <w:ins w:id="675" w:author="Benton, Deon" w:date="2026-04-28T15:55:00Z" w16du:dateUtc="2026-04-28T20:55:00Z">
        <w:r w:rsidR="008050B6">
          <w:rPr>
            <w:rFonts w:ascii="Times New Roman" w:hAnsi="Times New Roman" w:cs="Times New Roman"/>
          </w:rPr>
          <w:t>-significant,</w:t>
        </w:r>
      </w:ins>
      <w:ins w:id="676" w:author="Benton, Deon" w:date="2026-04-28T15:53:00Z" w16du:dateUtc="2026-04-28T20:53:00Z">
        <w:r w:rsidR="008050B6">
          <w:rPr>
            <w:rFonts w:ascii="Times New Roman" w:hAnsi="Times New Roman" w:cs="Times New Roman"/>
          </w:rPr>
          <w:t xml:space="preserve"> tendency for</w:t>
        </w:r>
      </w:ins>
      <w:ins w:id="677" w:author="Benton, Deon" w:date="2026-04-28T15:54:00Z" w16du:dateUtc="2026-04-28T20:54:00Z">
        <w:r w:rsidR="008050B6">
          <w:rPr>
            <w:rFonts w:ascii="Times New Roman" w:hAnsi="Times New Roman" w:cs="Times New Roman"/>
          </w:rPr>
          <w:t xml:space="preserve"> </w:t>
        </w:r>
      </w:ins>
      <w:ins w:id="678" w:author="Benton, Deon" w:date="2026-04-28T16:00:00Z" w16du:dateUtc="2026-04-28T21:00:00Z">
        <w:r w:rsidR="003C325C">
          <w:rPr>
            <w:rFonts w:ascii="Times New Roman" w:hAnsi="Times New Roman" w:cs="Times New Roman"/>
          </w:rPr>
          <w:t>infants in Experiment 2</w:t>
        </w:r>
      </w:ins>
      <w:ins w:id="679" w:author="Benton, Deon" w:date="2026-04-28T15:54:00Z" w16du:dateUtc="2026-04-28T20:54:00Z">
        <w:r w:rsidR="008050B6">
          <w:rPr>
            <w:rFonts w:ascii="Times New Roman" w:hAnsi="Times New Roman" w:cs="Times New Roman"/>
          </w:rPr>
          <w:t xml:space="preserve"> to look longer at the low, efficient event than at the high on</w:t>
        </w:r>
      </w:ins>
      <w:ins w:id="680" w:author="Benton, Deon" w:date="2026-04-28T15:55:00Z" w16du:dateUtc="2026-04-28T20:55:00Z">
        <w:r w:rsidR="008050B6">
          <w:rPr>
            <w:rFonts w:ascii="Times New Roman" w:hAnsi="Times New Roman" w:cs="Times New Roman"/>
          </w:rPr>
          <w:t>e</w:t>
        </w:r>
      </w:ins>
      <w:ins w:id="681" w:author="Benton, Deon" w:date="2026-04-28T15:54:00Z" w16du:dateUtc="2026-04-28T20:54:00Z">
        <w:r w:rsidR="008050B6">
          <w:rPr>
            <w:rFonts w:ascii="Times New Roman" w:hAnsi="Times New Roman" w:cs="Times New Roman"/>
          </w:rPr>
          <w:t>.</w:t>
        </w:r>
      </w:ins>
    </w:p>
    <w:p w14:paraId="199A3619" w14:textId="3A0E84F3" w:rsidR="00847F52" w:rsidRDefault="00227F52" w:rsidP="005D2110">
      <w:pPr>
        <w:spacing w:line="480" w:lineRule="auto"/>
        <w:ind w:firstLine="720"/>
        <w:contextualSpacing/>
        <w:rPr>
          <w:rFonts w:ascii="Times New Roman" w:hAnsi="Times New Roman" w:cs="Times New Roman"/>
        </w:rPr>
      </w:pPr>
      <w:ins w:id="682" w:author="Benton, Deon" w:date="2026-04-28T15:50:00Z" w16du:dateUtc="2026-04-28T20:50:00Z">
        <w:r>
          <w:rPr>
            <w:rFonts w:ascii="Times New Roman" w:hAnsi="Times New Roman" w:cs="Times New Roman"/>
          </w:rPr>
          <w:t>One question that these studies raised was whether</w:t>
        </w:r>
      </w:ins>
      <w:ins w:id="683" w:author="Benton, Deon" w:date="2026-04-28T15:55:00Z" w16du:dateUtc="2026-04-28T20:55:00Z">
        <w:r w:rsidR="00801EFC">
          <w:rPr>
            <w:rFonts w:ascii="Times New Roman" w:hAnsi="Times New Roman" w:cs="Times New Roman"/>
          </w:rPr>
          <w:t xml:space="preserve"> infants expect agents that </w:t>
        </w:r>
      </w:ins>
      <w:ins w:id="684" w:author="Benton, Deon" w:date="2026-04-28T15:56:00Z" w16du:dateUtc="2026-04-28T20:56:00Z">
        <w:r w:rsidR="00801EFC">
          <w:rPr>
            <w:rFonts w:ascii="Times New Roman" w:hAnsi="Times New Roman" w:cs="Times New Roman"/>
          </w:rPr>
          <w:t>engage</w:t>
        </w:r>
      </w:ins>
      <w:ins w:id="685" w:author="Benton, Deon" w:date="2026-04-28T16:00:00Z" w16du:dateUtc="2026-04-28T21:00:00Z">
        <w:r w:rsidR="001534A0">
          <w:rPr>
            <w:rFonts w:ascii="Times New Roman" w:hAnsi="Times New Roman" w:cs="Times New Roman"/>
          </w:rPr>
          <w:t>d</w:t>
        </w:r>
      </w:ins>
      <w:ins w:id="686" w:author="Benton, Deon" w:date="2026-04-28T15:56:00Z" w16du:dateUtc="2026-04-28T20:56:00Z">
        <w:r w:rsidR="00801EFC">
          <w:rPr>
            <w:rFonts w:ascii="Times New Roman" w:hAnsi="Times New Roman" w:cs="Times New Roman"/>
          </w:rPr>
          <w:t xml:space="preserve"> in </w:t>
        </w:r>
      </w:ins>
      <w:ins w:id="687" w:author="Benton, Deon" w:date="2026-04-28T16:00:00Z" w16du:dateUtc="2026-04-28T21:00:00Z">
        <w:r w:rsidR="001534A0">
          <w:rPr>
            <w:rFonts w:ascii="Times New Roman" w:hAnsi="Times New Roman" w:cs="Times New Roman"/>
          </w:rPr>
          <w:t>inefficient and costly</w:t>
        </w:r>
      </w:ins>
      <w:ins w:id="688" w:author="Benton, Deon" w:date="2026-04-28T15:56:00Z" w16du:dateUtc="2026-04-28T20:56:00Z">
        <w:r w:rsidR="00801EFC">
          <w:rPr>
            <w:rFonts w:ascii="Times New Roman" w:hAnsi="Times New Roman" w:cs="Times New Roman"/>
          </w:rPr>
          <w:t xml:space="preserve"> actions in the past to continue to do so in a new situation</w:t>
        </w:r>
      </w:ins>
      <w:ins w:id="689" w:author="Benton, Deon" w:date="2026-04-28T16:00:00Z" w16du:dateUtc="2026-04-28T21:00:00Z">
        <w:r w:rsidR="00E35595">
          <w:rPr>
            <w:rFonts w:ascii="Times New Roman" w:hAnsi="Times New Roman" w:cs="Times New Roman"/>
          </w:rPr>
          <w:t xml:space="preserve"> with a different set of constraints</w:t>
        </w:r>
      </w:ins>
      <w:ins w:id="690" w:author="Benton, Deon" w:date="2026-04-28T15:50:00Z" w16du:dateUtc="2026-04-28T20:50:00Z">
        <w:r>
          <w:rPr>
            <w:rFonts w:ascii="Times New Roman" w:hAnsi="Times New Roman" w:cs="Times New Roman"/>
          </w:rPr>
          <w:t xml:space="preserve">. To address this question, Liu and Spelke (2017) </w:t>
        </w:r>
      </w:ins>
      <w:ins w:id="691" w:author="Benton, Deon" w:date="2026-04-28T15:51:00Z" w16du:dateUtc="2026-04-28T20:51:00Z">
        <w:r>
          <w:rPr>
            <w:rFonts w:ascii="Times New Roman" w:hAnsi="Times New Roman" w:cs="Times New Roman"/>
          </w:rPr>
          <w:t xml:space="preserve">habituated </w:t>
        </w:r>
      </w:ins>
      <w:ins w:id="692" w:author="Benton, Deon" w:date="2026-04-28T15:57:00Z" w16du:dateUtc="2026-04-28T20:57:00Z">
        <w:r w:rsidR="00801EFC">
          <w:rPr>
            <w:rFonts w:ascii="Times New Roman" w:hAnsi="Times New Roman" w:cs="Times New Roman"/>
          </w:rPr>
          <w:t xml:space="preserve">a third set of infants to the </w:t>
        </w:r>
      </w:ins>
      <w:ins w:id="693" w:author="Benton, Deon" w:date="2026-04-28T16:01:00Z" w16du:dateUtc="2026-04-28T21:01:00Z">
        <w:r w:rsidR="007B5F29">
          <w:rPr>
            <w:rFonts w:ascii="Times New Roman" w:hAnsi="Times New Roman" w:cs="Times New Roman"/>
          </w:rPr>
          <w:t>habituation event used in Experiment 2</w:t>
        </w:r>
      </w:ins>
      <w:ins w:id="694" w:author="Benton, Deon" w:date="2026-04-28T15:57:00Z" w16du:dateUtc="2026-04-28T20:57:00Z">
        <w:r w:rsidR="00801EFC">
          <w:rPr>
            <w:rFonts w:ascii="Times New Roman" w:hAnsi="Times New Roman" w:cs="Times New Roman"/>
          </w:rPr>
          <w:t>.</w:t>
        </w:r>
      </w:ins>
      <w:ins w:id="695" w:author="Benton, Deon" w:date="2026-04-28T16:01:00Z" w16du:dateUtc="2026-04-28T21:01:00Z">
        <w:r w:rsidR="007B5F29">
          <w:rPr>
            <w:rFonts w:ascii="Times New Roman" w:hAnsi="Times New Roman" w:cs="Times New Roman"/>
          </w:rPr>
          <w:t xml:space="preserve"> Instead of testing infants on efficient and inefficient actions that occur besides</w:t>
        </w:r>
      </w:ins>
      <w:ins w:id="696" w:author="Benton, Deon" w:date="2026-04-28T16:02:00Z" w16du:dateUtc="2026-04-28T21:02:00Z">
        <w:r w:rsidR="007B5F29">
          <w:rPr>
            <w:rFonts w:ascii="Times New Roman" w:hAnsi="Times New Roman" w:cs="Times New Roman"/>
          </w:rPr>
          <w:t xml:space="preserve"> a barrier, however, these</w:t>
        </w:r>
      </w:ins>
      <w:ins w:id="697" w:author="Benton, Deon" w:date="2026-04-28T15:57:00Z" w16du:dateUtc="2026-04-28T20:57:00Z">
        <w:r w:rsidR="00801EFC">
          <w:rPr>
            <w:rFonts w:ascii="Times New Roman" w:hAnsi="Times New Roman" w:cs="Times New Roman"/>
          </w:rPr>
          <w:t xml:space="preserve"> </w:t>
        </w:r>
      </w:ins>
      <w:ins w:id="698" w:author="Benton, Deon" w:date="2026-04-28T16:02:00Z" w16du:dateUtc="2026-04-28T21:02:00Z">
        <w:r w:rsidR="007B5F29">
          <w:rPr>
            <w:rFonts w:ascii="Times New Roman" w:hAnsi="Times New Roman" w:cs="Times New Roman"/>
          </w:rPr>
          <w:t>infants</w:t>
        </w:r>
      </w:ins>
      <w:ins w:id="699" w:author="Benton, Deon" w:date="2026-04-28T15:57:00Z" w16du:dateUtc="2026-04-28T20:57:00Z">
        <w:r w:rsidR="00801EFC">
          <w:rPr>
            <w:rFonts w:ascii="Times New Roman" w:hAnsi="Times New Roman" w:cs="Times New Roman"/>
          </w:rPr>
          <w:t xml:space="preserve"> were </w:t>
        </w:r>
      </w:ins>
      <w:ins w:id="700" w:author="Benton, Deon" w:date="2026-04-28T16:02:00Z" w16du:dateUtc="2026-04-28T21:02:00Z">
        <w:r w:rsidR="007B5F29">
          <w:rPr>
            <w:rFonts w:ascii="Times New Roman" w:hAnsi="Times New Roman" w:cs="Times New Roman"/>
          </w:rPr>
          <w:t xml:space="preserve">tested on the test events used in Experiment 1, </w:t>
        </w:r>
      </w:ins>
      <w:ins w:id="701" w:author="Benton, Deon" w:date="2026-04-28T15:57:00Z" w16du:dateUtc="2026-04-28T20:57:00Z">
        <w:r w:rsidR="00801EFC">
          <w:rPr>
            <w:rFonts w:ascii="Times New Roman" w:hAnsi="Times New Roman" w:cs="Times New Roman"/>
          </w:rPr>
          <w:t>which the barrier was located beneath the arced motion.</w:t>
        </w:r>
      </w:ins>
      <w:ins w:id="702" w:author="Benton, Deon" w:date="2026-04-28T15:58:00Z" w16du:dateUtc="2026-04-28T20:58:00Z">
        <w:r w:rsidR="003C325C">
          <w:rPr>
            <w:rFonts w:ascii="Times New Roman" w:hAnsi="Times New Roman" w:cs="Times New Roman"/>
          </w:rPr>
          <w:t xml:space="preserve"> </w:t>
        </w:r>
      </w:ins>
      <w:ins w:id="703" w:author="Benton, Deon" w:date="2026-04-28T16:03:00Z" w16du:dateUtc="2026-04-28T21:03:00Z">
        <w:r w:rsidR="007B5F29">
          <w:rPr>
            <w:rFonts w:ascii="Times New Roman" w:hAnsi="Times New Roman" w:cs="Times New Roman"/>
          </w:rPr>
          <w:t>As was the case for infants in Experiment 1, infants looked longer at the high, inefficient test event than at the low, efficient one.</w:t>
        </w:r>
      </w:ins>
      <w:ins w:id="704" w:author="Benton, Deon" w:date="2026-04-28T16:02:00Z" w16du:dateUtc="2026-04-28T21:02:00Z">
        <w:r w:rsidR="007B5F29">
          <w:rPr>
            <w:rFonts w:ascii="Times New Roman" w:hAnsi="Times New Roman" w:cs="Times New Roman"/>
          </w:rPr>
          <w:t xml:space="preserve"> </w:t>
        </w:r>
      </w:ins>
      <w:ins w:id="705" w:author="Benton, Deon" w:date="2026-04-28T16:05:00Z" w16du:dateUtc="2026-04-28T21:05:00Z">
        <w:r w:rsidR="008525EB">
          <w:rPr>
            <w:rFonts w:ascii="Times New Roman" w:hAnsi="Times New Roman" w:cs="Times New Roman"/>
          </w:rPr>
          <w:t>Together, these results were interpreted to mean</w:t>
        </w:r>
        <w:r w:rsidR="00D26DDC">
          <w:rPr>
            <w:rFonts w:ascii="Times New Roman" w:hAnsi="Times New Roman" w:cs="Times New Roman"/>
          </w:rPr>
          <w:t xml:space="preserve"> two things. First,</w:t>
        </w:r>
      </w:ins>
      <w:r w:rsidR="00070634">
        <w:rPr>
          <w:rFonts w:ascii="Times New Roman" w:hAnsi="Times New Roman" w:cs="Times New Roman"/>
        </w:rPr>
        <w:t xml:space="preserve"> </w:t>
      </w:r>
      <w:r w:rsidR="003F2FD0">
        <w:rPr>
          <w:rFonts w:ascii="Times New Roman" w:hAnsi="Times New Roman" w:cs="Times New Roman"/>
        </w:rPr>
        <w:t>infants can</w:t>
      </w:r>
      <w:r w:rsidR="00A231E7" w:rsidRPr="00A231E7">
        <w:rPr>
          <w:rFonts w:ascii="Times New Roman" w:hAnsi="Times New Roman" w:cs="Times New Roman"/>
        </w:rPr>
        <w:t xml:space="preserve"> represent</w:t>
      </w:r>
      <w:ins w:id="706" w:author="Benton, Deon" w:date="2026-04-28T16:04:00Z" w16du:dateUtc="2026-04-28T21:04:00Z">
        <w:r w:rsidR="008525EB">
          <w:rPr>
            <w:rFonts w:ascii="Times New Roman" w:hAnsi="Times New Roman" w:cs="Times New Roman"/>
          </w:rPr>
          <w:t xml:space="preserve"> the efficiency of actions in a continuous manner,</w:t>
        </w:r>
      </w:ins>
      <w:r w:rsidR="00A231E7" w:rsidRPr="00A231E7">
        <w:rPr>
          <w:rFonts w:ascii="Times New Roman" w:hAnsi="Times New Roman" w:cs="Times New Roman"/>
        </w:rPr>
        <w:t xml:space="preserve"> </w:t>
      </w:r>
      <w:ins w:id="707" w:author="Benton, Deon" w:date="2026-04-28T16:06:00Z" w16du:dateUtc="2026-04-28T21:06:00Z">
        <w:r w:rsidR="00D26DDC">
          <w:rPr>
            <w:rFonts w:ascii="Times New Roman" w:hAnsi="Times New Roman" w:cs="Times New Roman"/>
          </w:rPr>
          <w:t xml:space="preserve">Second, if the </w:t>
        </w:r>
      </w:ins>
      <w:ins w:id="708" w:author="Benton, Deon" w:date="2026-04-28T16:07:00Z" w16du:dateUtc="2026-04-28T21:07:00Z">
        <w:r w:rsidR="00D26DDC">
          <w:rPr>
            <w:rFonts w:ascii="Times New Roman" w:hAnsi="Times New Roman" w:cs="Times New Roman"/>
          </w:rPr>
          <w:t>environmental</w:t>
        </w:r>
      </w:ins>
      <w:ins w:id="709" w:author="Benton, Deon" w:date="2026-04-28T16:06:00Z" w16du:dateUtc="2026-04-28T21:06:00Z">
        <w:r w:rsidR="00D26DDC">
          <w:rPr>
            <w:rFonts w:ascii="Times New Roman" w:hAnsi="Times New Roman" w:cs="Times New Roman"/>
          </w:rPr>
          <w:t xml:space="preserve"> </w:t>
        </w:r>
        <w:r w:rsidR="00D26DDC">
          <w:rPr>
            <w:rFonts w:ascii="Times New Roman" w:hAnsi="Times New Roman" w:cs="Times New Roman"/>
          </w:rPr>
          <w:lastRenderedPageBreak/>
          <w:t xml:space="preserve">context does not change, infants no longer expect agents to behave </w:t>
        </w:r>
      </w:ins>
      <w:ins w:id="710" w:author="Benton, Deon" w:date="2026-04-28T16:07:00Z" w16du:dateUtc="2026-04-28T21:07:00Z">
        <w:r w:rsidR="00D26DDC">
          <w:rPr>
            <w:rFonts w:ascii="Times New Roman" w:hAnsi="Times New Roman" w:cs="Times New Roman"/>
          </w:rPr>
          <w:t xml:space="preserve">efficiently. However, if the infants do not expect </w:t>
        </w:r>
        <w:r w:rsidR="00C543EB">
          <w:rPr>
            <w:rFonts w:ascii="Times New Roman" w:hAnsi="Times New Roman" w:cs="Times New Roman"/>
          </w:rPr>
          <w:t>agents that behaved inefficiently in the past to continue to do so in</w:t>
        </w:r>
      </w:ins>
      <w:ins w:id="711" w:author="Benton, Deon" w:date="2026-04-28T16:08:00Z" w16du:dateUtc="2026-04-28T21:08:00Z">
        <w:r w:rsidR="00C543EB">
          <w:rPr>
            <w:rFonts w:ascii="Times New Roman" w:hAnsi="Times New Roman" w:cs="Times New Roman"/>
          </w:rPr>
          <w:t xml:space="preserve"> a new situation that differs from the old one.</w:t>
        </w:r>
      </w:ins>
      <w:ins w:id="712" w:author="Benton, Deon" w:date="2026-04-28T16:06:00Z" w16du:dateUtc="2026-04-28T21:06:00Z">
        <w:r w:rsidR="00D26DDC">
          <w:rPr>
            <w:rFonts w:ascii="Times New Roman" w:hAnsi="Times New Roman" w:cs="Times New Roman"/>
          </w:rPr>
          <w:t xml:space="preserve"> </w:t>
        </w:r>
      </w:ins>
    </w:p>
    <w:p w14:paraId="62E4C8AD" w14:textId="2625D217" w:rsidR="00070634" w:rsidRDefault="00C543EB" w:rsidP="00853CF6">
      <w:pPr>
        <w:spacing w:line="480" w:lineRule="auto"/>
        <w:ind w:firstLine="720"/>
        <w:contextualSpacing/>
        <w:rPr>
          <w:rFonts w:ascii="Times New Roman" w:hAnsi="Times New Roman" w:cs="Times New Roman"/>
        </w:rPr>
      </w:pPr>
      <w:ins w:id="713" w:author="Benton, Deon" w:date="2026-04-28T16:09:00Z" w16du:dateUtc="2026-04-28T21:09:00Z">
        <w:r>
          <w:rPr>
            <w:rFonts w:ascii="Times New Roman" w:hAnsi="Times New Roman" w:cs="Times New Roman"/>
          </w:rPr>
          <w:t xml:space="preserve">On the basis of these findings, one might conclude that they </w:t>
        </w:r>
        <w:r w:rsidR="00B503E5">
          <w:rPr>
            <w:rFonts w:ascii="Times New Roman" w:hAnsi="Times New Roman" w:cs="Times New Roman"/>
          </w:rPr>
          <w:t>challenge a simple associative learn</w:t>
        </w:r>
      </w:ins>
      <w:ins w:id="714" w:author="Benton, Deon" w:date="2026-04-28T16:10:00Z" w16du:dateUtc="2026-04-28T21:10:00Z">
        <w:r w:rsidR="00B503E5">
          <w:rPr>
            <w:rFonts w:ascii="Times New Roman" w:hAnsi="Times New Roman" w:cs="Times New Roman"/>
          </w:rPr>
          <w:t xml:space="preserve">ing account of these data. This is because </w:t>
        </w:r>
      </w:ins>
      <w:ins w:id="715" w:author="Benton, Deon" w:date="2026-04-29T21:23:00Z" w16du:dateUtc="2026-04-30T02:23:00Z">
        <w:r w:rsidR="009351FD">
          <w:rPr>
            <w:rFonts w:ascii="Times New Roman" w:hAnsi="Times New Roman" w:cs="Times New Roman"/>
          </w:rPr>
          <w:t xml:space="preserve">it might be thought that </w:t>
        </w:r>
      </w:ins>
      <w:ins w:id="716" w:author="Benton, Deon" w:date="2026-04-28T16:10:00Z" w16du:dateUtc="2026-04-28T21:10:00Z">
        <w:r w:rsidR="00B503E5">
          <w:rPr>
            <w:rFonts w:ascii="Times New Roman" w:hAnsi="Times New Roman" w:cs="Times New Roman"/>
          </w:rPr>
          <w:t>the</w:t>
        </w:r>
      </w:ins>
      <w:r w:rsidR="00002DBA">
        <w:rPr>
          <w:rFonts w:ascii="Times New Roman" w:hAnsi="Times New Roman" w:cs="Times New Roman"/>
        </w:rPr>
        <w:t xml:space="preserve"> predictions that</w:t>
      </w:r>
      <w:ins w:id="717" w:author="Benton, Deon" w:date="2026-04-28T16:10:00Z" w16du:dateUtc="2026-04-28T21:10:00Z">
        <w:r w:rsidR="00B503E5">
          <w:rPr>
            <w:rFonts w:ascii="Times New Roman" w:hAnsi="Times New Roman" w:cs="Times New Roman"/>
          </w:rPr>
          <w:t xml:space="preserve"> such an account makes</w:t>
        </w:r>
      </w:ins>
      <w:r w:rsidR="00002DBA">
        <w:rPr>
          <w:rFonts w:ascii="Times New Roman" w:hAnsi="Times New Roman" w:cs="Times New Roman"/>
        </w:rPr>
        <w:t xml:space="preserve"> </w:t>
      </w:r>
      <w:ins w:id="718" w:author="Benton, Deon" w:date="2026-04-29T21:23:00Z" w16du:dateUtc="2026-04-30T02:23:00Z">
        <w:r w:rsidR="009351FD">
          <w:rPr>
            <w:rFonts w:ascii="Times New Roman" w:hAnsi="Times New Roman" w:cs="Times New Roman"/>
          </w:rPr>
          <w:t>are</w:t>
        </w:r>
      </w:ins>
      <w:ins w:id="719" w:author="Benton, Deon" w:date="2026-04-28T16:10:00Z" w16du:dateUtc="2026-04-28T21:10:00Z">
        <w:r w:rsidR="00B503E5">
          <w:rPr>
            <w:rFonts w:ascii="Times New Roman" w:hAnsi="Times New Roman" w:cs="Times New Roman"/>
          </w:rPr>
          <w:t xml:space="preserve"> fundamentally at odds with how infants actually performed in this study</w:t>
        </w:r>
      </w:ins>
      <w:r w:rsidR="00002DBA">
        <w:rPr>
          <w:rFonts w:ascii="Times New Roman" w:hAnsi="Times New Roman" w:cs="Times New Roman"/>
        </w:rPr>
        <w:t xml:space="preserve">. For example, if </w:t>
      </w:r>
      <w:r w:rsidR="006422FE">
        <w:rPr>
          <w:rFonts w:ascii="Times New Roman" w:hAnsi="Times New Roman" w:cs="Times New Roman"/>
        </w:rPr>
        <w:t>infants’</w:t>
      </w:r>
      <w:r w:rsidR="00002DBA">
        <w:rPr>
          <w:rFonts w:ascii="Times New Roman" w:hAnsi="Times New Roman" w:cs="Times New Roman"/>
        </w:rPr>
        <w:t xml:space="preserve"> performance in this task were </w:t>
      </w:r>
      <w:r w:rsidR="00DD7C73">
        <w:rPr>
          <w:rFonts w:ascii="Times New Roman" w:hAnsi="Times New Roman" w:cs="Times New Roman"/>
        </w:rPr>
        <w:t>governed</w:t>
      </w:r>
      <w:r w:rsidR="00002DBA">
        <w:rPr>
          <w:rFonts w:ascii="Times New Roman" w:hAnsi="Times New Roman" w:cs="Times New Roman"/>
        </w:rPr>
        <w:t xml:space="preserve"> by an associative learning mechanism and </w:t>
      </w:r>
      <w:ins w:id="720" w:author="Benton, Deon" w:date="2026-04-28T16:11:00Z" w16du:dateUtc="2026-04-28T21:11:00Z">
        <w:r w:rsidR="00B503E5">
          <w:rPr>
            <w:rFonts w:ascii="Times New Roman" w:hAnsi="Times New Roman" w:cs="Times New Roman"/>
          </w:rPr>
          <w:t>a link</w:t>
        </w:r>
      </w:ins>
      <w:r w:rsidR="006422FE">
        <w:rPr>
          <w:rFonts w:ascii="Times New Roman" w:hAnsi="Times New Roman" w:cs="Times New Roman"/>
        </w:rPr>
        <w:t xml:space="preserve"> was established between an</w:t>
      </w:r>
      <w:r w:rsidR="00DD7C73">
        <w:rPr>
          <w:rFonts w:ascii="Times New Roman" w:hAnsi="Times New Roman" w:cs="Times New Roman"/>
        </w:rPr>
        <w:t xml:space="preserve"> obstacle of a certain height and </w:t>
      </w:r>
      <w:r w:rsidR="006422FE">
        <w:rPr>
          <w:rFonts w:ascii="Times New Roman" w:hAnsi="Times New Roman" w:cs="Times New Roman"/>
        </w:rPr>
        <w:t>an arced motion trajectory</w:t>
      </w:r>
      <w:r w:rsidR="00DD7C73">
        <w:rPr>
          <w:rFonts w:ascii="Times New Roman" w:hAnsi="Times New Roman" w:cs="Times New Roman"/>
        </w:rPr>
        <w:t xml:space="preserve"> during habituation, then </w:t>
      </w:r>
      <w:r w:rsidR="00730EFA">
        <w:rPr>
          <w:rFonts w:ascii="Times New Roman" w:hAnsi="Times New Roman" w:cs="Times New Roman"/>
        </w:rPr>
        <w:t>it</w:t>
      </w:r>
      <w:r w:rsidR="00DD7C73">
        <w:rPr>
          <w:rFonts w:ascii="Times New Roman" w:hAnsi="Times New Roman" w:cs="Times New Roman"/>
        </w:rPr>
        <w:t xml:space="preserve"> might be expected that </w:t>
      </w:r>
      <w:ins w:id="721" w:author="Benton, Deon" w:date="2026-04-28T16:11:00Z" w16du:dateUtc="2026-04-28T21:11:00Z">
        <w:r w:rsidR="00B503E5">
          <w:rPr>
            <w:rFonts w:ascii="Times New Roman" w:hAnsi="Times New Roman" w:cs="Times New Roman"/>
          </w:rPr>
          <w:t xml:space="preserve">infants should show an equivalent increase in looking </w:t>
        </w:r>
      </w:ins>
      <w:ins w:id="722" w:author="Benton, Deon" w:date="2026-04-28T16:12:00Z" w16du:dateUtc="2026-04-28T21:12:00Z">
        <w:r w:rsidR="00CE3B81">
          <w:rPr>
            <w:rFonts w:ascii="Times New Roman" w:hAnsi="Times New Roman" w:cs="Times New Roman"/>
          </w:rPr>
          <w:t>at</w:t>
        </w:r>
      </w:ins>
      <w:ins w:id="723" w:author="Benton, Deon" w:date="2026-04-28T16:11:00Z" w16du:dateUtc="2026-04-28T21:11:00Z">
        <w:r w:rsidR="00B503E5">
          <w:rPr>
            <w:rFonts w:ascii="Times New Roman" w:hAnsi="Times New Roman" w:cs="Times New Roman"/>
          </w:rPr>
          <w:t xml:space="preserve"> both test events. The reason is</w:t>
        </w:r>
      </w:ins>
      <w:r w:rsidR="00821757">
        <w:rPr>
          <w:rFonts w:ascii="Times New Roman" w:hAnsi="Times New Roman" w:cs="Times New Roman"/>
        </w:rPr>
        <w:t xml:space="preserve"> that the </w:t>
      </w:r>
      <w:r w:rsidR="00DD7C73">
        <w:rPr>
          <w:rFonts w:ascii="Times New Roman" w:hAnsi="Times New Roman" w:cs="Times New Roman"/>
        </w:rPr>
        <w:t>obstacle information changed in both events—</w:t>
      </w:r>
      <w:r w:rsidR="00821757">
        <w:rPr>
          <w:rFonts w:ascii="Times New Roman" w:hAnsi="Times New Roman" w:cs="Times New Roman"/>
        </w:rPr>
        <w:t>different sized obstacles were shown across the phases.</w:t>
      </w:r>
      <w:ins w:id="724" w:author="Benton, Deon" w:date="2026-04-28T16:12:00Z" w16du:dateUtc="2026-04-28T21:12:00Z">
        <w:r w:rsidR="00CE3B81">
          <w:rPr>
            <w:rFonts w:ascii="Times New Roman" w:hAnsi="Times New Roman" w:cs="Times New Roman"/>
          </w:rPr>
          <w:t xml:space="preserve"> This means that any association that would have been established between </w:t>
        </w:r>
      </w:ins>
      <w:ins w:id="725" w:author="Benton, Deon" w:date="2026-04-28T16:13:00Z" w16du:dateUtc="2026-04-28T21:13:00Z">
        <w:r w:rsidR="00CE3B81">
          <w:rPr>
            <w:rFonts w:ascii="Times New Roman" w:hAnsi="Times New Roman" w:cs="Times New Roman"/>
          </w:rPr>
          <w:t xml:space="preserve">a barrier </w:t>
        </w:r>
      </w:ins>
      <w:ins w:id="726" w:author="Benton, Deon" w:date="2026-04-28T16:12:00Z" w16du:dateUtc="2026-04-28T21:12:00Z">
        <w:r w:rsidR="00CE3B81">
          <w:rPr>
            <w:rFonts w:ascii="Times New Roman" w:hAnsi="Times New Roman" w:cs="Times New Roman"/>
          </w:rPr>
          <w:t>and arced motio</w:t>
        </w:r>
      </w:ins>
      <w:ins w:id="727" w:author="Benton, Deon" w:date="2026-04-28T16:13:00Z" w16du:dateUtc="2026-04-28T21:13:00Z">
        <w:r w:rsidR="00CE3B81">
          <w:rPr>
            <w:rFonts w:ascii="Times New Roman" w:hAnsi="Times New Roman" w:cs="Times New Roman"/>
          </w:rPr>
          <w:t>n would be violated in both test events.</w:t>
        </w:r>
      </w:ins>
      <w:r w:rsidR="00DD7C73">
        <w:rPr>
          <w:rFonts w:ascii="Times New Roman" w:hAnsi="Times New Roman" w:cs="Times New Roman"/>
        </w:rPr>
        <w:t xml:space="preserve"> </w:t>
      </w:r>
      <w:r w:rsidR="00821757">
        <w:rPr>
          <w:rFonts w:ascii="Times New Roman" w:hAnsi="Times New Roman" w:cs="Times New Roman"/>
        </w:rPr>
        <w:t>I</w:t>
      </w:r>
      <w:r w:rsidR="0025765E">
        <w:rPr>
          <w:rFonts w:ascii="Times New Roman" w:hAnsi="Times New Roman" w:cs="Times New Roman"/>
        </w:rPr>
        <w:t xml:space="preserve">f </w:t>
      </w:r>
      <w:ins w:id="728" w:author="Benton, Deon" w:date="2026-04-28T16:13:00Z" w16du:dateUtc="2026-04-28T21:13:00Z">
        <w:r w:rsidR="00972BA3">
          <w:rPr>
            <w:rFonts w:ascii="Times New Roman" w:hAnsi="Times New Roman" w:cs="Times New Roman"/>
          </w:rPr>
          <w:t xml:space="preserve">the assumption is made that </w:t>
        </w:r>
      </w:ins>
      <w:r w:rsidR="0025765E">
        <w:rPr>
          <w:rFonts w:ascii="Times New Roman" w:hAnsi="Times New Roman" w:cs="Times New Roman"/>
        </w:rPr>
        <w:t>infants also encode the height of the arced motion</w:t>
      </w:r>
      <w:r w:rsidR="00730EFA">
        <w:rPr>
          <w:rFonts w:ascii="Times New Roman" w:hAnsi="Times New Roman" w:cs="Times New Roman"/>
        </w:rPr>
        <w:t xml:space="preserve"> is also made, then infants </w:t>
      </w:r>
      <w:ins w:id="729" w:author="Benton, Deon" w:date="2026-04-28T16:14:00Z" w16du:dateUtc="2026-04-28T21:14:00Z">
        <w:r w:rsidR="009E16A8">
          <w:rPr>
            <w:rFonts w:ascii="Times New Roman" w:hAnsi="Times New Roman" w:cs="Times New Roman"/>
          </w:rPr>
          <w:t xml:space="preserve">might even be expected to </w:t>
        </w:r>
      </w:ins>
      <w:r w:rsidR="00730EFA">
        <w:rPr>
          <w:rFonts w:ascii="Times New Roman" w:hAnsi="Times New Roman" w:cs="Times New Roman"/>
        </w:rPr>
        <w:t>look longer at the low, efficient jump event than at the high, inefficient one</w:t>
      </w:r>
      <w:ins w:id="730" w:author="Benton, Deon" w:date="2026-04-28T16:15:00Z" w16du:dateUtc="2026-04-28T21:15:00Z">
        <w:r w:rsidR="009E16A8">
          <w:rPr>
            <w:rFonts w:ascii="Times New Roman" w:hAnsi="Times New Roman" w:cs="Times New Roman"/>
          </w:rPr>
          <w:t>; the low, efficient event involves two changes relative to that seen during habituation</w:t>
        </w:r>
      </w:ins>
      <w:ins w:id="731" w:author="Benton, Deon" w:date="2026-04-28T16:16:00Z" w16du:dateUtc="2026-04-28T21:16:00Z">
        <w:r w:rsidR="009E16A8">
          <w:rPr>
            <w:rFonts w:ascii="Times New Roman" w:hAnsi="Times New Roman" w:cs="Times New Roman"/>
          </w:rPr>
          <w:t xml:space="preserve"> (i.e., a change to barrier </w:t>
        </w:r>
        <w:r w:rsidR="00242B8C">
          <w:rPr>
            <w:rFonts w:ascii="Times New Roman" w:hAnsi="Times New Roman" w:cs="Times New Roman"/>
          </w:rPr>
          <w:t>and arced motion heights)</w:t>
        </w:r>
      </w:ins>
      <w:ins w:id="732" w:author="Benton, Deon" w:date="2026-04-28T16:15:00Z" w16du:dateUtc="2026-04-28T21:15:00Z">
        <w:r w:rsidR="009E16A8">
          <w:rPr>
            <w:rFonts w:ascii="Times New Roman" w:hAnsi="Times New Roman" w:cs="Times New Roman"/>
          </w:rPr>
          <w:t>, whereas the high, inefficient event involve</w:t>
        </w:r>
      </w:ins>
      <w:ins w:id="733" w:author="Benton, Deon" w:date="2026-04-28T16:16:00Z" w16du:dateUtc="2026-04-28T21:16:00Z">
        <w:r w:rsidR="009E16A8">
          <w:rPr>
            <w:rFonts w:ascii="Times New Roman" w:hAnsi="Times New Roman" w:cs="Times New Roman"/>
          </w:rPr>
          <w:t>s only a single change (i.e., a change to barrier height alone)</w:t>
        </w:r>
      </w:ins>
      <w:r w:rsidR="00730EFA">
        <w:rPr>
          <w:rFonts w:ascii="Times New Roman" w:hAnsi="Times New Roman" w:cs="Times New Roman"/>
        </w:rPr>
        <w:t>.</w:t>
      </w:r>
      <w:r w:rsidR="00821757">
        <w:rPr>
          <w:rFonts w:ascii="Times New Roman" w:hAnsi="Times New Roman" w:cs="Times New Roman"/>
        </w:rPr>
        <w:t xml:space="preserve"> </w:t>
      </w:r>
      <w:r w:rsidR="00070634">
        <w:rPr>
          <w:rFonts w:ascii="Times New Roman" w:hAnsi="Times New Roman" w:cs="Times New Roman"/>
        </w:rPr>
        <w:t xml:space="preserve">Although these predictions </w:t>
      </w:r>
      <w:r w:rsidR="00D878C5">
        <w:rPr>
          <w:rFonts w:ascii="Times New Roman" w:hAnsi="Times New Roman" w:cs="Times New Roman"/>
        </w:rPr>
        <w:t>might explain the behavior of a simple associative model, it is possible that a refined model</w:t>
      </w:r>
      <w:r w:rsidR="00061107">
        <w:rPr>
          <w:rFonts w:ascii="Times New Roman" w:hAnsi="Times New Roman" w:cs="Times New Roman"/>
        </w:rPr>
        <w:t xml:space="preserve"> that implements additional</w:t>
      </w:r>
      <w:r w:rsidR="00276569">
        <w:rPr>
          <w:rFonts w:ascii="Times New Roman" w:hAnsi="Times New Roman" w:cs="Times New Roman"/>
        </w:rPr>
        <w:t xml:space="preserve"> </w:t>
      </w:r>
      <w:r w:rsidR="00425A80">
        <w:rPr>
          <w:rFonts w:ascii="Times New Roman" w:hAnsi="Times New Roman" w:cs="Times New Roman"/>
        </w:rPr>
        <w:t>features</w:t>
      </w:r>
      <w:r w:rsidR="00061107">
        <w:rPr>
          <w:rFonts w:ascii="Times New Roman" w:hAnsi="Times New Roman" w:cs="Times New Roman"/>
        </w:rPr>
        <w:t xml:space="preserve"> of the task</w:t>
      </w:r>
      <w:ins w:id="734" w:author="Benton, Deon" w:date="2026-04-28T16:17:00Z" w16du:dateUtc="2026-04-28T21:17:00Z">
        <w:r w:rsidR="00097C1B">
          <w:rPr>
            <w:rFonts w:ascii="Times New Roman" w:hAnsi="Times New Roman" w:cs="Times New Roman"/>
          </w:rPr>
          <w:t>—and infants real-world experience with different kinds of constrained and unconstrained motions—</w:t>
        </w:r>
      </w:ins>
      <w:r w:rsidR="00D878C5">
        <w:rPr>
          <w:rFonts w:ascii="Times New Roman" w:hAnsi="Times New Roman" w:cs="Times New Roman"/>
        </w:rPr>
        <w:t xml:space="preserve">could </w:t>
      </w:r>
      <w:r w:rsidR="00061107">
        <w:rPr>
          <w:rFonts w:ascii="Times New Roman" w:hAnsi="Times New Roman" w:cs="Times New Roman"/>
        </w:rPr>
        <w:t xml:space="preserve">capture </w:t>
      </w:r>
      <w:ins w:id="735" w:author="Benton, Deon" w:date="2026-04-28T16:17:00Z" w16du:dateUtc="2026-04-28T21:17:00Z">
        <w:r w:rsidR="00097C1B">
          <w:rPr>
            <w:rFonts w:ascii="Times New Roman" w:hAnsi="Times New Roman" w:cs="Times New Roman"/>
          </w:rPr>
          <w:t xml:space="preserve">their </w:t>
        </w:r>
      </w:ins>
      <w:r w:rsidR="00061107">
        <w:rPr>
          <w:rFonts w:ascii="Times New Roman" w:hAnsi="Times New Roman" w:cs="Times New Roman"/>
        </w:rPr>
        <w:t xml:space="preserve">looking behaviors in this study. </w:t>
      </w:r>
      <w:r w:rsidR="00276569">
        <w:rPr>
          <w:rFonts w:ascii="Times New Roman" w:hAnsi="Times New Roman" w:cs="Times New Roman"/>
        </w:rPr>
        <w:t xml:space="preserve">One </w:t>
      </w:r>
      <w:r w:rsidR="00425A80">
        <w:rPr>
          <w:rFonts w:ascii="Times New Roman" w:hAnsi="Times New Roman" w:cs="Times New Roman"/>
        </w:rPr>
        <w:t>potentially relevant feature is the</w:t>
      </w:r>
      <w:r w:rsidR="00276569">
        <w:rPr>
          <w:rFonts w:ascii="Times New Roman" w:hAnsi="Times New Roman" w:cs="Times New Roman"/>
        </w:rPr>
        <w:t xml:space="preserve"> vertical distance between the top of an obstacle and</w:t>
      </w:r>
      <w:r w:rsidR="00425A80">
        <w:rPr>
          <w:rFonts w:ascii="Times New Roman" w:hAnsi="Times New Roman" w:cs="Times New Roman"/>
        </w:rPr>
        <w:t xml:space="preserve"> the</w:t>
      </w:r>
      <w:r w:rsidR="00276569">
        <w:rPr>
          <w:rFonts w:ascii="Times New Roman" w:hAnsi="Times New Roman" w:cs="Times New Roman"/>
        </w:rPr>
        <w:t xml:space="preserve"> apex of arced motion</w:t>
      </w:r>
      <w:r w:rsidR="00425A80">
        <w:rPr>
          <w:rFonts w:ascii="Times New Roman" w:hAnsi="Times New Roman" w:cs="Times New Roman"/>
        </w:rPr>
        <w:t xml:space="preserve"> that occurs over it</w:t>
      </w:r>
      <w:r w:rsidR="00276569">
        <w:rPr>
          <w:rFonts w:ascii="Times New Roman" w:hAnsi="Times New Roman" w:cs="Times New Roman"/>
        </w:rPr>
        <w:t xml:space="preserve">. </w:t>
      </w:r>
      <w:r w:rsidR="00425A80">
        <w:rPr>
          <w:rFonts w:ascii="Times New Roman" w:hAnsi="Times New Roman" w:cs="Times New Roman"/>
        </w:rPr>
        <w:t>The idea here is that i</w:t>
      </w:r>
      <w:r w:rsidR="00276569">
        <w:rPr>
          <w:rFonts w:ascii="Times New Roman" w:hAnsi="Times New Roman" w:cs="Times New Roman"/>
        </w:rPr>
        <w:t xml:space="preserve">f infants </w:t>
      </w:r>
      <w:r w:rsidR="00425A80">
        <w:rPr>
          <w:rFonts w:ascii="Times New Roman" w:hAnsi="Times New Roman" w:cs="Times New Roman"/>
        </w:rPr>
        <w:t xml:space="preserve">learn in the real world that </w:t>
      </w:r>
      <w:r w:rsidR="00BC4D95">
        <w:rPr>
          <w:rFonts w:ascii="Times New Roman" w:hAnsi="Times New Roman" w:cs="Times New Roman"/>
        </w:rPr>
        <w:t xml:space="preserve">the vertical distance between the </w:t>
      </w:r>
      <w:r w:rsidR="00BC4D95">
        <w:rPr>
          <w:rFonts w:ascii="Times New Roman" w:hAnsi="Times New Roman" w:cs="Times New Roman"/>
        </w:rPr>
        <w:lastRenderedPageBreak/>
        <w:t>apex of a trajectory and the top of an obstacle is minimal—in addition to learning that arced motion trajectories tend to be associated with obstacles—</w:t>
      </w:r>
      <w:r w:rsidR="00276569">
        <w:rPr>
          <w:rFonts w:ascii="Times New Roman" w:hAnsi="Times New Roman" w:cs="Times New Roman"/>
        </w:rPr>
        <w:t xml:space="preserve">then they </w:t>
      </w:r>
      <w:r w:rsidR="00BC4D95">
        <w:rPr>
          <w:rFonts w:ascii="Times New Roman" w:hAnsi="Times New Roman" w:cs="Times New Roman"/>
        </w:rPr>
        <w:t>should look longer at</w:t>
      </w:r>
      <w:r w:rsidR="00ED360E">
        <w:rPr>
          <w:rFonts w:ascii="Times New Roman" w:hAnsi="Times New Roman" w:cs="Times New Roman"/>
        </w:rPr>
        <w:t xml:space="preserve"> test events in which this relation is violated—such as the high, inefficient test event in Liu and Spelke (2017) in which an agent follows an unnecessarily high, inefficient arced trajectory over a low barrier—than at events that preserve this relation</w:t>
      </w:r>
      <w:r w:rsidR="00276569">
        <w:rPr>
          <w:rFonts w:ascii="Times New Roman" w:hAnsi="Times New Roman" w:cs="Times New Roman"/>
        </w:rPr>
        <w:t xml:space="preserve">. </w:t>
      </w:r>
      <w:r w:rsidR="007D3709">
        <w:rPr>
          <w:rFonts w:ascii="Times New Roman" w:hAnsi="Times New Roman" w:cs="Times New Roman"/>
        </w:rPr>
        <w:t xml:space="preserve">Crucially, </w:t>
      </w:r>
      <w:r w:rsidR="00DA4EA7">
        <w:rPr>
          <w:rFonts w:ascii="Times New Roman" w:hAnsi="Times New Roman" w:cs="Times New Roman"/>
        </w:rPr>
        <w:t>such heightened looking to</w:t>
      </w:r>
      <w:r w:rsidR="00244494">
        <w:rPr>
          <w:rFonts w:ascii="Times New Roman" w:hAnsi="Times New Roman" w:cs="Times New Roman"/>
        </w:rPr>
        <w:t xml:space="preserve"> the high, inefficient event</w:t>
      </w:r>
      <w:r w:rsidR="007D3709">
        <w:rPr>
          <w:rFonts w:ascii="Times New Roman" w:hAnsi="Times New Roman" w:cs="Times New Roman"/>
        </w:rPr>
        <w:t xml:space="preserve"> need not reflect that infants see </w:t>
      </w:r>
      <w:r w:rsidR="004864A3">
        <w:rPr>
          <w:rFonts w:ascii="Times New Roman" w:hAnsi="Times New Roman" w:cs="Times New Roman"/>
        </w:rPr>
        <w:t>it</w:t>
      </w:r>
      <w:r w:rsidR="007D3709">
        <w:rPr>
          <w:rFonts w:ascii="Times New Roman" w:hAnsi="Times New Roman" w:cs="Times New Roman"/>
        </w:rPr>
        <w:t xml:space="preserve"> as </w:t>
      </w:r>
      <w:r w:rsidR="00244494">
        <w:rPr>
          <w:rFonts w:ascii="Times New Roman" w:hAnsi="Times New Roman" w:cs="Times New Roman"/>
        </w:rPr>
        <w:t>unnecessarily costly</w:t>
      </w:r>
      <w:r w:rsidR="004864A3">
        <w:rPr>
          <w:rFonts w:ascii="Times New Roman" w:hAnsi="Times New Roman" w:cs="Times New Roman"/>
        </w:rPr>
        <w:t>,</w:t>
      </w:r>
      <w:r w:rsidR="00244494">
        <w:rPr>
          <w:rFonts w:ascii="Times New Roman" w:hAnsi="Times New Roman" w:cs="Times New Roman"/>
        </w:rPr>
        <w:t xml:space="preserve"> </w:t>
      </w:r>
      <w:r w:rsidR="004864A3">
        <w:rPr>
          <w:rFonts w:ascii="Times New Roman" w:hAnsi="Times New Roman" w:cs="Times New Roman"/>
        </w:rPr>
        <w:t xml:space="preserve">perhaps </w:t>
      </w:r>
      <w:r w:rsidR="00244494">
        <w:rPr>
          <w:rFonts w:ascii="Times New Roman" w:hAnsi="Times New Roman" w:cs="Times New Roman"/>
        </w:rPr>
        <w:t>as an adult</w:t>
      </w:r>
      <w:r w:rsidR="004864A3">
        <w:rPr>
          <w:rFonts w:ascii="Times New Roman" w:hAnsi="Times New Roman" w:cs="Times New Roman"/>
        </w:rPr>
        <w:t xml:space="preserve"> might. Instead, it might</w:t>
      </w:r>
      <w:r w:rsidR="00244494">
        <w:rPr>
          <w:rFonts w:ascii="Times New Roman" w:hAnsi="Times New Roman" w:cs="Times New Roman"/>
        </w:rPr>
        <w:t xml:space="preserve"> </w:t>
      </w:r>
      <w:r w:rsidR="007D3709">
        <w:rPr>
          <w:rFonts w:ascii="Times New Roman" w:hAnsi="Times New Roman" w:cs="Times New Roman"/>
        </w:rPr>
        <w:t xml:space="preserve">reflect infants’ sensitivity to </w:t>
      </w:r>
      <w:r w:rsidR="00244494">
        <w:rPr>
          <w:rFonts w:ascii="Times New Roman" w:hAnsi="Times New Roman" w:cs="Times New Roman"/>
        </w:rPr>
        <w:t xml:space="preserve">an association—formed in the real world—that has been violated. </w:t>
      </w:r>
      <w:r w:rsidR="00CC21A3">
        <w:rPr>
          <w:rFonts w:ascii="Times New Roman" w:hAnsi="Times New Roman" w:cs="Times New Roman"/>
        </w:rPr>
        <w:t>Simulation 4 tests whether ALIAS—a</w:t>
      </w:r>
      <w:r w:rsidR="009B5E7E">
        <w:rPr>
          <w:rFonts w:ascii="Times New Roman" w:hAnsi="Times New Roman" w:cs="Times New Roman"/>
        </w:rPr>
        <w:t>n associative learning</w:t>
      </w:r>
      <w:r w:rsidR="00CC21A3">
        <w:rPr>
          <w:rFonts w:ascii="Times New Roman" w:hAnsi="Times New Roman" w:cs="Times New Roman"/>
        </w:rPr>
        <w:t xml:space="preserve"> model </w:t>
      </w:r>
      <w:r w:rsidR="009B5E7E">
        <w:rPr>
          <w:rFonts w:ascii="Times New Roman" w:hAnsi="Times New Roman" w:cs="Times New Roman"/>
        </w:rPr>
        <w:t xml:space="preserve">sensitive </w:t>
      </w:r>
      <w:r w:rsidR="00CC21A3">
        <w:rPr>
          <w:rFonts w:ascii="Times New Roman" w:hAnsi="Times New Roman" w:cs="Times New Roman"/>
        </w:rPr>
        <w:t>to the relation between obstacle and arced trajectory heights—can capture infants’ looking behaviors i</w:t>
      </w:r>
      <w:r w:rsidR="004C5597">
        <w:rPr>
          <w:rFonts w:ascii="Times New Roman" w:hAnsi="Times New Roman" w:cs="Times New Roman"/>
        </w:rPr>
        <w:t>n Liu and Spelke (2017)</w:t>
      </w:r>
      <w:r w:rsidR="009B5E7E">
        <w:rPr>
          <w:rFonts w:ascii="Times New Roman" w:hAnsi="Times New Roman" w:cs="Times New Roman"/>
        </w:rPr>
        <w:t>. If so, this model would undermine the</w:t>
      </w:r>
      <w:r w:rsidR="004C5597">
        <w:rPr>
          <w:rFonts w:ascii="Times New Roman" w:hAnsi="Times New Roman" w:cs="Times New Roman"/>
        </w:rPr>
        <w:t xml:space="preserve"> claim</w:t>
      </w:r>
      <w:r w:rsidR="00CC21A3">
        <w:rPr>
          <w:rFonts w:ascii="Times New Roman" w:hAnsi="Times New Roman" w:cs="Times New Roman"/>
        </w:rPr>
        <w:t xml:space="preserve"> </w:t>
      </w:r>
      <w:r w:rsidR="00853CF6">
        <w:rPr>
          <w:rFonts w:ascii="Times New Roman" w:hAnsi="Times New Roman" w:cs="Times New Roman"/>
        </w:rPr>
        <w:t>sensitivity to</w:t>
      </w:r>
      <w:r w:rsidR="00CC21A3">
        <w:rPr>
          <w:rFonts w:ascii="Times New Roman" w:hAnsi="Times New Roman" w:cs="Times New Roman"/>
        </w:rPr>
        <w:t xml:space="preserve"> the costliness of actions</w:t>
      </w:r>
      <w:r w:rsidR="00853CF6">
        <w:rPr>
          <w:rFonts w:ascii="Times New Roman" w:hAnsi="Times New Roman" w:cs="Times New Roman"/>
        </w:rPr>
        <w:t xml:space="preserve"> is necessary to explain infants’ looking behaviors in studies like that by Liu and Spelke (2017)</w:t>
      </w:r>
      <w:r w:rsidR="00CC21A3">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6166DC99" w14:textId="0BF2C72A" w:rsidR="001B35E7" w:rsidRDefault="00524642" w:rsidP="00853CF6">
      <w:pPr>
        <w:spacing w:line="480" w:lineRule="auto"/>
        <w:ind w:firstLine="720"/>
        <w:contextualSpacing/>
        <w:rPr>
          <w:ins w:id="736" w:author="Benton, Deon" w:date="2026-04-27T16:16:00Z" w16du:dateUtc="2026-04-27T21:16:00Z"/>
          <w:rFonts w:ascii="Times New Roman" w:hAnsi="Times New Roman" w:cs="Times New Roman"/>
        </w:rPr>
      </w:pPr>
      <w:r>
        <w:rPr>
          <w:rFonts w:ascii="Times New Roman" w:eastAsia="Times New Roman" w:hAnsi="Times New Roman" w:cs="Times New Roman"/>
        </w:rPr>
        <w:t xml:space="preserve">This simulation tested whether </w:t>
      </w:r>
      <w:r w:rsidR="00A13863">
        <w:rPr>
          <w:rFonts w:ascii="Times New Roman" w:eastAsia="Times New Roman" w:hAnsi="Times New Roman" w:cs="Times New Roman"/>
        </w:rPr>
        <w:t>ALIAS</w:t>
      </w:r>
      <w:r w:rsidR="00853CF6">
        <w:rPr>
          <w:rFonts w:ascii="Times New Roman" w:eastAsia="Times New Roman" w:hAnsi="Times New Roman" w:cs="Times New Roman"/>
        </w:rPr>
        <w:t>, like infants,</w:t>
      </w:r>
      <w:r>
        <w:rPr>
          <w:rFonts w:ascii="Times New Roman" w:eastAsia="Times New Roman" w:hAnsi="Times New Roman" w:cs="Times New Roman"/>
        </w:rPr>
        <w:t xml:space="preserve"> could distinguish between two events that differed in their relative costliness.</w:t>
      </w:r>
      <w:ins w:id="737" w:author="Benton, Deon" w:date="2026-04-27T16:14:00Z" w16du:dateUtc="2026-04-27T21:14:00Z">
        <w:r w:rsidR="00184AC3">
          <w:rPr>
            <w:rFonts w:ascii="Times New Roman" w:eastAsia="Times New Roman" w:hAnsi="Times New Roman" w:cs="Times New Roman"/>
          </w:rPr>
          <w:t xml:space="preserve"> </w:t>
        </w:r>
      </w:ins>
      <w:ins w:id="738" w:author="Benton, Deon" w:date="2026-04-27T16:17:00Z" w16du:dateUtc="2026-04-27T21:17:00Z">
        <w:r w:rsidR="002A1166">
          <w:rPr>
            <w:rFonts w:ascii="Times New Roman" w:eastAsia="Times New Roman" w:hAnsi="Times New Roman" w:cs="Times New Roman"/>
          </w:rPr>
          <w:t>Networks</w:t>
        </w:r>
      </w:ins>
      <w:r w:rsidR="00FC5BDD">
        <w:rPr>
          <w:rFonts w:ascii="Times New Roman" w:eastAsia="Times New Roman" w:hAnsi="Times New Roman" w:cs="Times New Roman"/>
        </w:rPr>
        <w:t xml:space="preserve"> </w:t>
      </w:r>
      <w:r>
        <w:rPr>
          <w:rFonts w:ascii="Times New Roman" w:eastAsia="Times New Roman" w:hAnsi="Times New Roman" w:cs="Times New Roman"/>
        </w:rPr>
        <w:t xml:space="preserve">were habituated </w:t>
      </w:r>
      <w:r w:rsidR="00EE5434">
        <w:rPr>
          <w:rFonts w:ascii="Times New Roman" w:eastAsia="Times New Roman" w:hAnsi="Times New Roman" w:cs="Times New Roman"/>
        </w:rPr>
        <w:t xml:space="preserve">to </w:t>
      </w:r>
      <w:r>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Pr>
          <w:rFonts w:ascii="Times New Roman" w:eastAsia="Times New Roman" w:hAnsi="Times New Roman" w:cs="Times New Roman"/>
        </w:rPr>
        <w:t>. Networks were then tested with a</w:t>
      </w:r>
      <w:r>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higher than needed to clear the now much shorter </w:t>
      </w:r>
      <w:r>
        <w:rPr>
          <w:rFonts w:ascii="Times New Roman" w:hAnsi="Times New Roman" w:cs="Times New Roman"/>
        </w:rPr>
        <w:lastRenderedPageBreak/>
        <w:t xml:space="preserve">barrier. The </w:t>
      </w:r>
      <w:r w:rsidR="00212940">
        <w:rPr>
          <w:rFonts w:ascii="Times New Roman" w:hAnsi="Times New Roman" w:cs="Times New Roman"/>
        </w:rPr>
        <w:t>Low Jump</w:t>
      </w:r>
      <w:r>
        <w:rPr>
          <w:rFonts w:ascii="Times New Roman" w:hAnsi="Times New Roman" w:cs="Times New Roman"/>
        </w:rPr>
        <w:t xml:space="preserve"> test event was identical to the High Jump test event except that the height of the first object’s jump corresponded to the height of the now much shorter barrier (i.e., the Jump Height 2 unit was turned on).</w:t>
      </w:r>
      <w:ins w:id="739" w:author="Benton, Deon" w:date="2026-04-27T16:13:00Z" w16du:dateUtc="2026-04-27T21:13:00Z">
        <w:r w:rsidR="00184AC3">
          <w:rPr>
            <w:rFonts w:ascii="Times New Roman" w:hAnsi="Times New Roman" w:cs="Times New Roman"/>
          </w:rPr>
          <w:t xml:space="preserve"> </w:t>
        </w:r>
      </w:ins>
      <w:ins w:id="740" w:author="Benton, Deon" w:date="2026-04-27T16:16:00Z" w16du:dateUtc="2026-04-27T21:16:00Z">
        <w:r w:rsidR="001B35E7">
          <w:rPr>
            <w:rFonts w:ascii="Times New Roman" w:hAnsi="Times New Roman" w:cs="Times New Roman"/>
          </w:rPr>
          <w:t xml:space="preserve">These events were implemented in an identical manner </w:t>
        </w:r>
      </w:ins>
      <w:ins w:id="741" w:author="Benton, Deon" w:date="2026-04-27T16:17:00Z" w16du:dateUtc="2026-04-27T21:17:00Z">
        <w:r w:rsidR="002A1166">
          <w:rPr>
            <w:rFonts w:ascii="Times New Roman" w:hAnsi="Times New Roman" w:cs="Times New Roman"/>
          </w:rPr>
          <w:t>in ALIAS-2 except that, as before, differential barrier salience was not incorporated into this model.</w:t>
        </w:r>
      </w:ins>
    </w:p>
    <w:p w14:paraId="6308D11D" w14:textId="4C120060" w:rsidR="00524642" w:rsidRDefault="006D5542" w:rsidP="00853CF6">
      <w:pPr>
        <w:spacing w:line="480" w:lineRule="auto"/>
        <w:ind w:firstLine="720"/>
        <w:contextualSpacing/>
        <w:rPr>
          <w:rFonts w:ascii="Times New Roman" w:hAnsi="Times New Roman" w:cs="Times New Roman"/>
        </w:rPr>
      </w:pPr>
      <w:r>
        <w:rPr>
          <w:rFonts w:ascii="Times New Roman" w:hAnsi="Times New Roman" w:cs="Times New Roman"/>
        </w:rPr>
        <w:t xml:space="preserve">Given that the </w:t>
      </w:r>
      <w:r w:rsidR="00332BA6">
        <w:rPr>
          <w:rFonts w:ascii="Times New Roman" w:hAnsi="Times New Roman" w:cs="Times New Roman"/>
        </w:rPr>
        <w:t xml:space="preserve">study associated with the present target behavior tested </w:t>
      </w:r>
      <w:r>
        <w:rPr>
          <w:rFonts w:ascii="Times New Roman" w:hAnsi="Times New Roman" w:cs="Times New Roman"/>
        </w:rPr>
        <w:t>6-month-olds,</w:t>
      </w:r>
      <w:r w:rsidR="00332BA6">
        <w:rPr>
          <w:rFonts w:ascii="Times New Roman" w:hAnsi="Times New Roman" w:cs="Times New Roman"/>
        </w:rPr>
        <w:t xml:space="preserve"> for ALIAS and ALIAS-2</w:t>
      </w:r>
      <w:r>
        <w:rPr>
          <w:rFonts w:ascii="Times New Roman" w:hAnsi="Times New Roman" w:cs="Times New Roman"/>
        </w:rPr>
        <w:t xml:space="preserve"> the pretraining phase</w:t>
      </w:r>
      <w:r w:rsidR="00332BA6">
        <w:rPr>
          <w:rFonts w:ascii="Times New Roman" w:hAnsi="Times New Roman" w:cs="Times New Roman"/>
        </w:rPr>
        <w:t xml:space="preserve"> was</w:t>
      </w:r>
      <w:r w:rsidR="002C1F03">
        <w:rPr>
          <w:rFonts w:ascii="Times New Roman" w:hAnsi="Times New Roman" w:cs="Times New Roman"/>
        </w:rPr>
        <w:t xml:space="preserve"> 450 epochs</w:t>
      </w:r>
      <w:r w:rsidR="00332BA6">
        <w:rPr>
          <w:rFonts w:ascii="Times New Roman" w:hAnsi="Times New Roman" w:cs="Times New Roman"/>
        </w:rPr>
        <w:t xml:space="preserve"> long</w:t>
      </w:r>
      <w:r w:rsidR="002C1F03">
        <w:rPr>
          <w:rFonts w:ascii="Times New Roman" w:hAnsi="Times New Roman" w:cs="Times New Roman"/>
        </w:rPr>
        <w:t>. The learning rate and number of hidden units were also reduced—the learning rate was set to 0.0875</w:t>
      </w:r>
      <w:r w:rsidR="00332BA6">
        <w:rPr>
          <w:rFonts w:ascii="Times New Roman" w:hAnsi="Times New Roman" w:cs="Times New Roman"/>
        </w:rPr>
        <w:t>,</w:t>
      </w:r>
      <w:r w:rsidR="002C1F03">
        <w:rPr>
          <w:rFonts w:ascii="Times New Roman" w:hAnsi="Times New Roman" w:cs="Times New Roman"/>
        </w:rPr>
        <w:t xml:space="preserve"> and the number of hidden units that were used was 30.</w:t>
      </w:r>
      <w:r w:rsidR="00F17913">
        <w:rPr>
          <w:rFonts w:ascii="Times New Roman" w:hAnsi="Times New Roman" w:cs="Times New Roman"/>
        </w:rPr>
        <w:t xml:space="preserve"> The models used in this simulation were thus functionally “younger” than those used in the previous simulation.</w:t>
      </w:r>
      <w:r w:rsidR="004C6C92">
        <w:rPr>
          <w:rFonts w:ascii="Times New Roman" w:hAnsi="Times New Roman" w:cs="Times New Roman"/>
        </w:rPr>
        <w:t xml:space="preserve"> No such </w:t>
      </w:r>
      <w:ins w:id="742" w:author="Benton, Deon" w:date="2026-04-27T16:12:00Z" w16du:dateUtc="2026-04-27T21:12:00Z">
        <w:r w:rsidR="00A13863">
          <w:rPr>
            <w:rFonts w:ascii="Times New Roman" w:hAnsi="Times New Roman" w:cs="Times New Roman"/>
          </w:rPr>
          <w:t>modifications were made to</w:t>
        </w:r>
      </w:ins>
      <w:r w:rsidR="004C6C92">
        <w:rPr>
          <w:rFonts w:ascii="Times New Roman" w:hAnsi="Times New Roman" w:cs="Times New Roman"/>
        </w:rPr>
        <w:t xml:space="preserve"> OM10 (or </w:t>
      </w:r>
      <w:r w:rsidR="00B61531">
        <w:rPr>
          <w:rFonts w:ascii="Times New Roman" w:hAnsi="Times New Roman" w:cs="Times New Roman"/>
        </w:rPr>
        <w:t xml:space="preserve">its extension, </w:t>
      </w:r>
      <w:r w:rsidR="004C6C92">
        <w:rPr>
          <w:rFonts w:ascii="Times New Roman" w:hAnsi="Times New Roman" w:cs="Times New Roman"/>
        </w:rPr>
        <w:t>OM10-2). This is</w:t>
      </w:r>
      <w:ins w:id="743" w:author="Benton, Deon" w:date="2026-04-27T16:15:00Z" w16du:dateUtc="2026-04-27T21:15:00Z">
        <w:r w:rsidR="001B35E7">
          <w:rPr>
            <w:rFonts w:ascii="Times New Roman" w:hAnsi="Times New Roman" w:cs="Times New Roman"/>
          </w:rPr>
          <w:t xml:space="preserve"> because this model does not simulate </w:t>
        </w:r>
      </w:ins>
      <w:ins w:id="744" w:author="Benton, Deon" w:date="2026-04-27T16:16:00Z" w16du:dateUtc="2026-04-27T21:16:00Z">
        <w:r w:rsidR="001B35E7">
          <w:rPr>
            <w:rFonts w:ascii="Times New Roman" w:hAnsi="Times New Roman" w:cs="Times New Roman"/>
          </w:rPr>
          <w:t>age or real-world experience.</w:t>
        </w:r>
      </w:ins>
      <w:r w:rsidR="004C6C92">
        <w:rPr>
          <w:rFonts w:ascii="Times New Roman" w:hAnsi="Times New Roman" w:cs="Times New Roman"/>
        </w:rPr>
        <w:t xml:space="preserve"> </w:t>
      </w:r>
      <w:r w:rsidR="00B61531">
        <w:rPr>
          <w:rFonts w:ascii="Times New Roman" w:hAnsi="Times New Roman" w:cs="Times New Roman"/>
        </w:rPr>
        <w:t>By not manipulating this information in OM10, then, it was possible to</w:t>
      </w:r>
      <w:r w:rsidR="004C6C92">
        <w:rPr>
          <w:rFonts w:ascii="Times New Roman" w:hAnsi="Times New Roman" w:cs="Times New Roman"/>
        </w:rPr>
        <w:t xml:space="preserve"> </w:t>
      </w:r>
      <w:r w:rsidR="00B61531">
        <w:rPr>
          <w:rFonts w:ascii="Times New Roman" w:hAnsi="Times New Roman" w:cs="Times New Roman"/>
        </w:rPr>
        <w:t>evaluate the importance</w:t>
      </w:r>
      <w:r w:rsidR="000F7618">
        <w:rPr>
          <w:rFonts w:ascii="Times New Roman" w:hAnsi="Times New Roman" w:cs="Times New Roman"/>
        </w:rPr>
        <w:t xml:space="preserve"> of these factors by comparing the performance </w:t>
      </w:r>
      <w:r w:rsidR="00B61531">
        <w:rPr>
          <w:rFonts w:ascii="Times New Roman" w:hAnsi="Times New Roman" w:cs="Times New Roman"/>
        </w:rPr>
        <w:t>of OM10</w:t>
      </w:r>
      <w:r w:rsidR="000F7618" w:rsidRPr="007930E7">
        <w:rPr>
          <w:rFonts w:ascii="Times New Roman" w:hAnsi="Times New Roman" w:cs="Times New Roman"/>
        </w:rPr>
        <w:t xml:space="preserve"> as stipulated in Overwalle (2010)</w:t>
      </w:r>
      <w:r w:rsidR="000F7618">
        <w:rPr>
          <w:rFonts w:ascii="Times New Roman" w:hAnsi="Times New Roman" w:cs="Times New Roman"/>
        </w:rPr>
        <w:t xml:space="preserve"> to ALIAS.</w:t>
      </w:r>
      <w:ins w:id="745" w:author="Benton, Deon" w:date="2026-04-27T16:18:00Z" w16du:dateUtc="2026-04-27T21:18:00Z">
        <w:r w:rsidR="002A1166">
          <w:rPr>
            <w:rFonts w:ascii="Times New Roman" w:hAnsi="Times New Roman" w:cs="Times New Roman"/>
          </w:rPr>
          <w:t xml:space="preserve"> </w:t>
        </w:r>
      </w:ins>
    </w:p>
    <w:p w14:paraId="584C7EB1" w14:textId="68B835CA" w:rsidR="00CE60BA" w:rsidRDefault="002A1166" w:rsidP="00853CF6">
      <w:pPr>
        <w:spacing w:line="480" w:lineRule="auto"/>
        <w:ind w:firstLine="720"/>
        <w:contextualSpacing/>
        <w:rPr>
          <w:rFonts w:ascii="Times New Roman" w:hAnsi="Times New Roman" w:cs="Times New Roman"/>
        </w:rPr>
      </w:pPr>
      <w:ins w:id="746" w:author="Benton, Deon" w:date="2026-04-27T16:18:00Z" w16du:dateUtc="2026-04-27T21:18:00Z">
        <w:r>
          <w:rPr>
            <w:rFonts w:ascii="Times New Roman" w:hAnsi="Times New Roman" w:cs="Times New Roman"/>
          </w:rPr>
          <w:t xml:space="preserve">One issue that immediately arises as it relates to OM10 concerns how to treat the configural relation between arced motion and </w:t>
        </w:r>
      </w:ins>
      <w:ins w:id="747" w:author="Benton, Deon" w:date="2026-04-27T16:19:00Z" w16du:dateUtc="2026-04-27T21:19:00Z">
        <w:r w:rsidR="00AB1C87">
          <w:rPr>
            <w:rFonts w:ascii="Times New Roman" w:hAnsi="Times New Roman" w:cs="Times New Roman"/>
          </w:rPr>
          <w:t xml:space="preserve">the obstacle. The specific issue here is that </w:t>
        </w:r>
      </w:ins>
      <w:r w:rsidR="00A37CC2">
        <w:rPr>
          <w:rFonts w:ascii="Times New Roman" w:hAnsi="Times New Roman" w:cs="Times New Roman"/>
        </w:rPr>
        <w:t xml:space="preserve">because the </w:t>
      </w:r>
      <w:r w:rsidR="00224528">
        <w:rPr>
          <w:rFonts w:ascii="Times New Roman" w:hAnsi="Times New Roman" w:cs="Times New Roman"/>
        </w:rPr>
        <w:t>agent oversho</w:t>
      </w:r>
      <w:r w:rsidR="00453C64">
        <w:rPr>
          <w:rFonts w:ascii="Times New Roman" w:hAnsi="Times New Roman" w:cs="Times New Roman"/>
        </w:rPr>
        <w:t>o</w:t>
      </w:r>
      <w:r w:rsidR="00224528">
        <w:rPr>
          <w:rFonts w:ascii="Times New Roman" w:hAnsi="Times New Roman" w:cs="Times New Roman"/>
        </w:rPr>
        <w:t>t</w:t>
      </w:r>
      <w:r w:rsidR="00453C64">
        <w:rPr>
          <w:rFonts w:ascii="Times New Roman" w:hAnsi="Times New Roman" w:cs="Times New Roman"/>
        </w:rPr>
        <w:t>s</w:t>
      </w:r>
      <w:r w:rsidR="00224528">
        <w:rPr>
          <w:rFonts w:ascii="Times New Roman" w:hAnsi="Times New Roman" w:cs="Times New Roman"/>
        </w:rPr>
        <w:t xml:space="preserve"> the barrier by</w:t>
      </w:r>
      <w:r w:rsidR="000C20B8">
        <w:rPr>
          <w:rFonts w:ascii="Times New Roman" w:hAnsi="Times New Roman" w:cs="Times New Roman"/>
        </w:rPr>
        <w:t xml:space="preserve"> two cells</w:t>
      </w:r>
      <w:r w:rsidR="00A37CC2">
        <w:rPr>
          <w:rFonts w:ascii="Times New Roman" w:hAnsi="Times New Roman" w:cs="Times New Roman"/>
        </w:rPr>
        <w:t xml:space="preserve"> during habituation in the original model,</w:t>
      </w:r>
      <w:r w:rsidR="00307604">
        <w:rPr>
          <w:rFonts w:ascii="Times New Roman" w:hAnsi="Times New Roman" w:cs="Times New Roman"/>
        </w:rPr>
        <w:t xml:space="preserve"> it was </w:t>
      </w:r>
      <w:ins w:id="748" w:author="Benton, Deon" w:date="2026-04-27T16:20:00Z" w16du:dateUtc="2026-04-27T21:20:00Z">
        <w:r w:rsidR="00AB1C87">
          <w:rPr>
            <w:rFonts w:ascii="Times New Roman" w:hAnsi="Times New Roman" w:cs="Times New Roman"/>
          </w:rPr>
          <w:t xml:space="preserve">neither clear </w:t>
        </w:r>
      </w:ins>
      <w:r w:rsidR="00307604">
        <w:rPr>
          <w:rFonts w:ascii="Times New Roman" w:hAnsi="Times New Roman" w:cs="Times New Roman"/>
        </w:rPr>
        <w:t xml:space="preserve">what constituted </w:t>
      </w:r>
      <w:r w:rsidR="00A37CC2">
        <w:rPr>
          <w:rFonts w:ascii="Times New Roman" w:hAnsi="Times New Roman" w:cs="Times New Roman"/>
        </w:rPr>
        <w:t xml:space="preserve">true </w:t>
      </w:r>
      <w:r w:rsidR="00307604">
        <w:rPr>
          <w:rFonts w:ascii="Times New Roman" w:hAnsi="Times New Roman" w:cs="Times New Roman"/>
        </w:rPr>
        <w:t>overshooting in this model</w:t>
      </w:r>
      <w:ins w:id="749" w:author="Benton, Deon" w:date="2026-04-27T16:21:00Z" w16du:dateUtc="2026-04-27T21:21:00Z">
        <w:r w:rsidR="00AB1C87">
          <w:rPr>
            <w:rFonts w:ascii="Times New Roman" w:hAnsi="Times New Roman" w:cs="Times New Roman"/>
          </w:rPr>
          <w:t xml:space="preserve"> nor was it obvious</w:t>
        </w:r>
      </w:ins>
      <w:r w:rsidR="00D03595">
        <w:rPr>
          <w:rFonts w:ascii="Times New Roman" w:hAnsi="Times New Roman" w:cs="Times New Roman"/>
        </w:rPr>
        <w:t xml:space="preserve"> how </w:t>
      </w:r>
      <w:r w:rsidR="000C20B8">
        <w:rPr>
          <w:rFonts w:ascii="Times New Roman" w:hAnsi="Times New Roman" w:cs="Times New Roman"/>
        </w:rPr>
        <w:t xml:space="preserve">to adapt this model to simulate the current target finding. </w:t>
      </w:r>
      <w:ins w:id="750" w:author="Benton, Deon" w:date="2026-04-27T16:21:00Z" w16du:dateUtc="2026-04-27T21:21:00Z">
        <w:r w:rsidR="000B332C">
          <w:rPr>
            <w:rFonts w:ascii="Times New Roman" w:hAnsi="Times New Roman" w:cs="Times New Roman"/>
          </w:rPr>
          <w:t xml:space="preserve">Although there are presumably many </w:t>
        </w:r>
      </w:ins>
      <w:ins w:id="751" w:author="Benton, Deon" w:date="2026-04-27T16:22:00Z" w16du:dateUtc="2026-04-27T21:22:00Z">
        <w:r w:rsidR="000B332C">
          <w:rPr>
            <w:rFonts w:ascii="Times New Roman" w:hAnsi="Times New Roman" w:cs="Times New Roman"/>
          </w:rPr>
          <w:t>solutions to this problem</w:t>
        </w:r>
      </w:ins>
      <w:ins w:id="752" w:author="Benton, Deon" w:date="2026-04-27T16:21:00Z" w16du:dateUtc="2026-04-27T21:21:00Z">
        <w:r w:rsidR="000B332C">
          <w:rPr>
            <w:rFonts w:ascii="Times New Roman" w:hAnsi="Times New Roman" w:cs="Times New Roman"/>
          </w:rPr>
          <w:t xml:space="preserve">, </w:t>
        </w:r>
      </w:ins>
      <w:ins w:id="753" w:author="Benton, Deon" w:date="2026-04-27T16:28:00Z" w16du:dateUtc="2026-04-27T21:28:00Z">
        <w:r w:rsidR="0001243D">
          <w:rPr>
            <w:rFonts w:ascii="Times New Roman" w:hAnsi="Times New Roman" w:cs="Times New Roman"/>
          </w:rPr>
          <w:t xml:space="preserve">at least for the present purposes, </w:t>
        </w:r>
      </w:ins>
      <w:ins w:id="754" w:author="Benton, Deon" w:date="2026-04-27T16:21:00Z" w16du:dateUtc="2026-04-27T21:21:00Z">
        <w:r w:rsidR="000B332C">
          <w:rPr>
            <w:rFonts w:ascii="Times New Roman" w:hAnsi="Times New Roman" w:cs="Times New Roman"/>
          </w:rPr>
          <w:t>the approach that was adopte</w:t>
        </w:r>
      </w:ins>
      <w:ins w:id="755" w:author="Benton, Deon" w:date="2026-04-27T16:22:00Z" w16du:dateUtc="2026-04-27T21:22:00Z">
        <w:r w:rsidR="000B332C">
          <w:rPr>
            <w:rFonts w:ascii="Times New Roman" w:hAnsi="Times New Roman" w:cs="Times New Roman"/>
          </w:rPr>
          <w:t xml:space="preserve">d here was </w:t>
        </w:r>
      </w:ins>
      <w:r w:rsidR="00411010">
        <w:rPr>
          <w:rFonts w:ascii="Times New Roman" w:hAnsi="Times New Roman" w:cs="Times New Roman"/>
        </w:rPr>
        <w:t xml:space="preserve">to operationalize non-overshooting as a two-cell </w:t>
      </w:r>
      <w:r w:rsidR="000601A2">
        <w:rPr>
          <w:rFonts w:ascii="Times New Roman" w:hAnsi="Times New Roman" w:cs="Times New Roman"/>
        </w:rPr>
        <w:t xml:space="preserve">vertical </w:t>
      </w:r>
      <w:r w:rsidR="00AB791A">
        <w:rPr>
          <w:rFonts w:ascii="Times New Roman" w:hAnsi="Times New Roman" w:cs="Times New Roman"/>
        </w:rPr>
        <w:t>height</w:t>
      </w:r>
      <w:r w:rsidR="000601A2">
        <w:rPr>
          <w:rFonts w:ascii="Times New Roman" w:hAnsi="Times New Roman" w:cs="Times New Roman"/>
        </w:rPr>
        <w:t xml:space="preserve"> difference </w:t>
      </w:r>
      <w:r w:rsidR="00411010">
        <w:rPr>
          <w:rFonts w:ascii="Times New Roman" w:hAnsi="Times New Roman" w:cs="Times New Roman"/>
        </w:rPr>
        <w:t>between the top of an obstacle and the apex of an arced motion</w:t>
      </w:r>
      <w:r w:rsidR="00D82DE9">
        <w:rPr>
          <w:rFonts w:ascii="Times New Roman" w:hAnsi="Times New Roman" w:cs="Times New Roman"/>
        </w:rPr>
        <w:t>—this was the height difference, in cells, used in Overwalle (2010)</w:t>
      </w:r>
      <w:r w:rsidR="00411010">
        <w:rPr>
          <w:rFonts w:ascii="Times New Roman" w:hAnsi="Times New Roman" w:cs="Times New Roman"/>
        </w:rPr>
        <w:t>.</w:t>
      </w:r>
      <w:ins w:id="756" w:author="Benton, Deon" w:date="2026-04-27T16:27:00Z" w16du:dateUtc="2026-04-27T21:27:00Z">
        <w:r w:rsidR="005F03E5">
          <w:rPr>
            <w:rFonts w:ascii="Times New Roman" w:hAnsi="Times New Roman" w:cs="Times New Roman"/>
          </w:rPr>
          <w:t xml:space="preserve"> </w:t>
        </w:r>
      </w:ins>
      <w:r w:rsidR="00D03595">
        <w:rPr>
          <w:rFonts w:ascii="Times New Roman" w:hAnsi="Times New Roman" w:cs="Times New Roman"/>
        </w:rPr>
        <w:t>Overshooting is thus any vertical distance that is greater than two cells.</w:t>
      </w:r>
      <w:r w:rsidR="00411010">
        <w:rPr>
          <w:rFonts w:ascii="Times New Roman" w:hAnsi="Times New Roman" w:cs="Times New Roman"/>
        </w:rPr>
        <w:t xml:space="preserve"> This was the approach taken here. </w:t>
      </w:r>
      <w:r w:rsidR="0064471B">
        <w:rPr>
          <w:rFonts w:ascii="Times New Roman" w:hAnsi="Times New Roman" w:cs="Times New Roman"/>
        </w:rPr>
        <w:t xml:space="preserve">An alternative strategy </w:t>
      </w:r>
      <w:r w:rsidR="000601A2">
        <w:rPr>
          <w:rFonts w:ascii="Times New Roman" w:hAnsi="Times New Roman" w:cs="Times New Roman"/>
        </w:rPr>
        <w:t>that could have—but ultimately was not—</w:t>
      </w:r>
      <w:r w:rsidR="000601A2">
        <w:rPr>
          <w:rFonts w:ascii="Times New Roman" w:hAnsi="Times New Roman" w:cs="Times New Roman"/>
        </w:rPr>
        <w:lastRenderedPageBreak/>
        <w:t xml:space="preserve">taken here </w:t>
      </w:r>
      <w:r w:rsidR="0064471B">
        <w:rPr>
          <w:rFonts w:ascii="Times New Roman" w:hAnsi="Times New Roman" w:cs="Times New Roman"/>
        </w:rPr>
        <w:t xml:space="preserve">would be </w:t>
      </w:r>
      <w:r w:rsidR="000601A2">
        <w:rPr>
          <w:rFonts w:ascii="Times New Roman" w:hAnsi="Times New Roman" w:cs="Times New Roman"/>
        </w:rPr>
        <w:t>to decrease the vertical distance between the arced motion and obstacle</w:t>
      </w:r>
      <w:r w:rsidR="0064471B">
        <w:rPr>
          <w:rFonts w:ascii="Times New Roman" w:hAnsi="Times New Roman" w:cs="Times New Roman"/>
        </w:rPr>
        <w:t>.</w:t>
      </w:r>
      <w:r w:rsidR="00467319">
        <w:rPr>
          <w:rFonts w:ascii="Times New Roman" w:hAnsi="Times New Roman" w:cs="Times New Roman"/>
        </w:rPr>
        <w:t xml:space="preserve"> The problem here is that</w:t>
      </w:r>
      <w:r w:rsidR="0064471B">
        <w:rPr>
          <w:rFonts w:ascii="Times New Roman" w:hAnsi="Times New Roman" w:cs="Times New Roman"/>
        </w:rPr>
        <w:t xml:space="preserve"> OM10-2</w:t>
      </w:r>
      <w:ins w:id="757" w:author="Benton, Deon" w:date="2026-04-24T22:16:00Z" w16du:dateUtc="2026-04-25T03:16:00Z">
        <w:r w:rsidR="00F7410B">
          <w:rPr>
            <w:rFonts w:ascii="Times New Roman" w:hAnsi="Times New Roman" w:cs="Times New Roman"/>
          </w:rPr>
          <w:t>, by design,</w:t>
        </w:r>
      </w:ins>
      <w:r w:rsidR="00467319">
        <w:rPr>
          <w:rFonts w:ascii="Times New Roman" w:hAnsi="Times New Roman" w:cs="Times New Roman"/>
        </w:rPr>
        <w:t xml:space="preserve"> more faithfully </w:t>
      </w:r>
      <w:ins w:id="758" w:author="Benton, Deon" w:date="2026-04-24T22:17:00Z" w16du:dateUtc="2026-04-25T03:17:00Z">
        <w:r w:rsidR="00F92C03">
          <w:rPr>
            <w:rFonts w:ascii="Times New Roman" w:hAnsi="Times New Roman" w:cs="Times New Roman"/>
          </w:rPr>
          <w:t xml:space="preserve">implements </w:t>
        </w:r>
      </w:ins>
      <w:r w:rsidR="00467319">
        <w:rPr>
          <w:rFonts w:ascii="Times New Roman" w:hAnsi="Times New Roman" w:cs="Times New Roman"/>
        </w:rPr>
        <w:t>the experimental context of action-understanding studies by removing any overshooting</w:t>
      </w:r>
      <w:r w:rsidR="00E040F9">
        <w:rPr>
          <w:rFonts w:ascii="Times New Roman" w:hAnsi="Times New Roman" w:cs="Times New Roman"/>
        </w:rPr>
        <w:t>. This means that</w:t>
      </w:r>
      <w:r w:rsidR="0064471B">
        <w:rPr>
          <w:rFonts w:ascii="Times New Roman" w:hAnsi="Times New Roman" w:cs="Times New Roman"/>
        </w:rPr>
        <w:t xml:space="preserve"> </w:t>
      </w:r>
      <w:r w:rsidR="00467319">
        <w:rPr>
          <w:rFonts w:ascii="Times New Roman" w:hAnsi="Times New Roman" w:cs="Times New Roman"/>
        </w:rPr>
        <w:t xml:space="preserve">reducing the </w:t>
      </w:r>
      <w:r w:rsidR="00E040F9">
        <w:rPr>
          <w:rFonts w:ascii="Times New Roman" w:hAnsi="Times New Roman" w:cs="Times New Roman"/>
        </w:rPr>
        <w:t xml:space="preserve">vertical </w:t>
      </w:r>
      <w:r w:rsidR="00467319">
        <w:rPr>
          <w:rFonts w:ascii="Times New Roman" w:hAnsi="Times New Roman" w:cs="Times New Roman"/>
        </w:rPr>
        <w:t>distance between the arced motion and obstacle in</w:t>
      </w:r>
      <w:r w:rsidR="0064471B">
        <w:rPr>
          <w:rFonts w:ascii="Times New Roman" w:hAnsi="Times New Roman" w:cs="Times New Roman"/>
        </w:rPr>
        <w:t xml:space="preserve"> OM10 would </w:t>
      </w:r>
      <w:r w:rsidR="004E661A">
        <w:rPr>
          <w:rFonts w:ascii="Times New Roman" w:hAnsi="Times New Roman" w:cs="Times New Roman"/>
        </w:rPr>
        <w:t xml:space="preserve">render OM10-2 redundant and remove one of the major limitations of the </w:t>
      </w:r>
      <w:r w:rsidR="00DC712A">
        <w:rPr>
          <w:rFonts w:ascii="Times New Roman" w:hAnsi="Times New Roman" w:cs="Times New Roman"/>
        </w:rPr>
        <w:t>original Overwalle (2010) m</w:t>
      </w:r>
      <w:r w:rsidR="007E0BAE">
        <w:rPr>
          <w:rFonts w:ascii="Times New Roman" w:hAnsi="Times New Roman" w:cs="Times New Roman"/>
        </w:rPr>
        <w:t>odel</w:t>
      </w:r>
      <w:r w:rsidR="004E661A">
        <w:rPr>
          <w:rFonts w:ascii="Times New Roman" w:hAnsi="Times New Roman" w:cs="Times New Roman"/>
        </w:rPr>
        <w:t xml:space="preserve">. </w:t>
      </w:r>
      <w:r w:rsidR="006D18D4">
        <w:rPr>
          <w:rFonts w:ascii="Times New Roman" w:hAnsi="Times New Roman" w:cs="Times New Roman"/>
        </w:rPr>
        <w:t>By</w:t>
      </w:r>
      <w:r w:rsidR="004E661A">
        <w:rPr>
          <w:rFonts w:ascii="Times New Roman" w:hAnsi="Times New Roman" w:cs="Times New Roman"/>
        </w:rPr>
        <w:t xml:space="preserve"> instead</w:t>
      </w:r>
      <w:r w:rsidR="006D18D4">
        <w:rPr>
          <w:rFonts w:ascii="Times New Roman" w:hAnsi="Times New Roman" w:cs="Times New Roman"/>
        </w:rPr>
        <w:t xml:space="preserve"> defining non-overshooting </w:t>
      </w:r>
      <w:r w:rsidR="005E43E6">
        <w:rPr>
          <w:rFonts w:ascii="Times New Roman" w:hAnsi="Times New Roman" w:cs="Times New Roman"/>
        </w:rPr>
        <w:t>as a two-cell</w:t>
      </w:r>
      <w:r w:rsidR="007D37CB">
        <w:rPr>
          <w:rFonts w:ascii="Times New Roman" w:hAnsi="Times New Roman" w:cs="Times New Roman"/>
        </w:rPr>
        <w:t xml:space="preserve"> vertical</w:t>
      </w:r>
      <w:r w:rsidR="005E43E6">
        <w:rPr>
          <w:rFonts w:ascii="Times New Roman" w:hAnsi="Times New Roman" w:cs="Times New Roman"/>
        </w:rPr>
        <w:t xml:space="preserve"> height difference</w:t>
      </w:r>
      <w:r w:rsidR="006D18D4">
        <w:rPr>
          <w:rFonts w:ascii="Times New Roman" w:hAnsi="Times New Roman" w:cs="Times New Roman"/>
        </w:rPr>
        <w:t>,</w:t>
      </w:r>
      <w:r w:rsidR="005E43E6">
        <w:rPr>
          <w:rFonts w:ascii="Times New Roman" w:hAnsi="Times New Roman" w:cs="Times New Roman"/>
        </w:rPr>
        <w:t xml:space="preserve"> the </w:t>
      </w:r>
      <w:r w:rsidR="002126F7">
        <w:rPr>
          <w:rFonts w:ascii="Times New Roman" w:hAnsi="Times New Roman" w:cs="Times New Roman"/>
        </w:rPr>
        <w:t>configural relation</w:t>
      </w:r>
      <w:r w:rsidR="004E661A">
        <w:rPr>
          <w:rFonts w:ascii="Times New Roman" w:hAnsi="Times New Roman" w:cs="Times New Roman"/>
        </w:rPr>
        <w:t xml:space="preserve"> between the arced trajectory and obstacle in the original model is preserved.</w:t>
      </w:r>
    </w:p>
    <w:p w14:paraId="5C3E17E3" w14:textId="33F1792E" w:rsidR="00307604" w:rsidRDefault="009E02A6" w:rsidP="00853CF6">
      <w:pPr>
        <w:spacing w:line="480" w:lineRule="auto"/>
        <w:ind w:firstLine="720"/>
        <w:contextualSpacing/>
        <w:rPr>
          <w:rFonts w:ascii="Times New Roman" w:hAnsi="Times New Roman" w:cs="Times New Roman"/>
        </w:rPr>
      </w:pPr>
      <w:r>
        <w:rPr>
          <w:rFonts w:ascii="Times New Roman" w:hAnsi="Times New Roman" w:cs="Times New Roman"/>
        </w:rPr>
        <w:t>As with ALIAS (and its extension</w:t>
      </w:r>
      <w:r w:rsidR="00CE60BA">
        <w:rPr>
          <w:rFonts w:ascii="Times New Roman" w:hAnsi="Times New Roman" w:cs="Times New Roman"/>
        </w:rPr>
        <w:t>, ALIAS-2</w:t>
      </w:r>
      <w:r>
        <w:rPr>
          <w:rFonts w:ascii="Times New Roman" w:hAnsi="Times New Roman" w:cs="Times New Roman"/>
        </w:rPr>
        <w:t xml:space="preserve">), </w:t>
      </w:r>
      <w:r w:rsidR="003F1E43">
        <w:rPr>
          <w:rFonts w:ascii="Times New Roman" w:hAnsi="Times New Roman" w:cs="Times New Roman"/>
        </w:rPr>
        <w:t xml:space="preserve">OM10 and OM10-2 </w:t>
      </w:r>
      <w:r w:rsidR="00CE60BA">
        <w:rPr>
          <w:rFonts w:ascii="Times New Roman" w:hAnsi="Times New Roman" w:cs="Times New Roman"/>
        </w:rPr>
        <w:t xml:space="preserve">networks were either assigned to the Experimental condition or to the Control condition. A </w:t>
      </w:r>
      <w:r w:rsidR="00857E59">
        <w:rPr>
          <w:rFonts w:ascii="Times New Roman" w:hAnsi="Times New Roman" w:cs="Times New Roman"/>
        </w:rPr>
        <w:t>three</w:t>
      </w:r>
      <w:r w:rsidR="00CE60BA">
        <w:rPr>
          <w:rFonts w:ascii="Times New Roman" w:hAnsi="Times New Roman" w:cs="Times New Roman"/>
        </w:rPr>
        <w:t xml:space="preserve">-cell high </w:t>
      </w:r>
      <w:r w:rsidR="003F1E43">
        <w:rPr>
          <w:rFonts w:ascii="Times New Roman" w:hAnsi="Times New Roman" w:cs="Times New Roman"/>
        </w:rPr>
        <w:t>obstacle</w:t>
      </w:r>
      <w:r w:rsidR="00CE60BA">
        <w:rPr>
          <w:rFonts w:ascii="Times New Roman" w:hAnsi="Times New Roman" w:cs="Times New Roman"/>
        </w:rPr>
        <w:t xml:space="preserve"> </w:t>
      </w:r>
      <w:r w:rsidR="009B01C8">
        <w:rPr>
          <w:rFonts w:ascii="Times New Roman" w:hAnsi="Times New Roman" w:cs="Times New Roman"/>
        </w:rPr>
        <w:t xml:space="preserve">was included in the environment specification for the networks in the </w:t>
      </w:r>
      <w:r w:rsidR="00483947">
        <w:rPr>
          <w:rFonts w:ascii="Times New Roman" w:hAnsi="Times New Roman" w:cs="Times New Roman"/>
        </w:rPr>
        <w:t>Experimental</w:t>
      </w:r>
      <w:r w:rsidR="009B01C8">
        <w:rPr>
          <w:rFonts w:ascii="Times New Roman" w:hAnsi="Times New Roman" w:cs="Times New Roman"/>
        </w:rPr>
        <w:t xml:space="preserve"> condi</w:t>
      </w:r>
      <w:r w:rsidR="00483947">
        <w:rPr>
          <w:rFonts w:ascii="Times New Roman" w:hAnsi="Times New Roman" w:cs="Times New Roman"/>
        </w:rPr>
        <w:t>tion</w:t>
      </w:r>
      <w:r w:rsidR="00CE60BA">
        <w:rPr>
          <w:rFonts w:ascii="Times New Roman" w:hAnsi="Times New Roman" w:cs="Times New Roman"/>
        </w:rPr>
        <w:t>was shown during the habituation phase for</w:t>
      </w:r>
      <w:r w:rsidR="003F1E43">
        <w:rPr>
          <w:rFonts w:ascii="Times New Roman" w:hAnsi="Times New Roman" w:cs="Times New Roman"/>
        </w:rPr>
        <w:t xml:space="preserve"> OM10 and OM10-2</w:t>
      </w:r>
      <w:r w:rsidR="00CE60BA">
        <w:rPr>
          <w:rFonts w:ascii="Times New Roman" w:hAnsi="Times New Roman" w:cs="Times New Roman"/>
        </w:rPr>
        <w:t xml:space="preserve"> networks in the Experimental condition. </w:t>
      </w:r>
      <w:r w:rsidR="003F1E43">
        <w:rPr>
          <w:rFonts w:ascii="Times New Roman" w:hAnsi="Times New Roman" w:cs="Times New Roman"/>
        </w:rPr>
        <w:t>This barrier remained fully visible throughout the duration of the habituation event for OM10-2 networks</w:t>
      </w:r>
      <w:r w:rsidR="00EB54EB">
        <w:rPr>
          <w:rFonts w:ascii="Times New Roman" w:hAnsi="Times New Roman" w:cs="Times New Roman"/>
        </w:rPr>
        <w:t>. For OM10 networks, in contrast, the obstacle was only visible when the agent was adjacent to it</w:t>
      </w:r>
      <w:r w:rsidR="00F161EC">
        <w:rPr>
          <w:rFonts w:ascii="Times New Roman" w:hAnsi="Times New Roman" w:cs="Times New Roman"/>
        </w:rPr>
        <w:t>. Recall that this was the approach taken in the first three simulations as well as in Overwalle (2010)</w:t>
      </w:r>
      <w:r w:rsidR="00EB54EB">
        <w:rPr>
          <w:rFonts w:ascii="Times New Roman" w:hAnsi="Times New Roman" w:cs="Times New Roman"/>
        </w:rPr>
        <w:t xml:space="preserve">. No such barrier existed during habituation for OM10 networks assigned to the Control condition; </w:t>
      </w:r>
      <w:r w:rsidR="006B3E38">
        <w:rPr>
          <w:rFonts w:ascii="Times New Roman" w:hAnsi="Times New Roman" w:cs="Times New Roman"/>
        </w:rPr>
        <w:t>a peripherally located barrier—that remained fully visibly throughout the habituation phase—was shown to OM10-2 networks assigned to the Control condition. In terms of the arced motion that occurred either over or besides the obstacle, t</w:t>
      </w:r>
      <w:r w:rsidR="00CE60BA">
        <w:rPr>
          <w:rFonts w:ascii="Times New Roman" w:hAnsi="Times New Roman" w:cs="Times New Roman"/>
        </w:rPr>
        <w:t>he apex of th</w:t>
      </w:r>
      <w:r w:rsidR="0087493B">
        <w:rPr>
          <w:rFonts w:ascii="Times New Roman" w:hAnsi="Times New Roman" w:cs="Times New Roman"/>
        </w:rPr>
        <w:t xml:space="preserve">is motion </w:t>
      </w:r>
      <w:r w:rsidR="00CE60BA">
        <w:rPr>
          <w:rFonts w:ascii="Times New Roman" w:hAnsi="Times New Roman" w:cs="Times New Roman"/>
        </w:rPr>
        <w:t xml:space="preserve">was </w:t>
      </w:r>
      <w:r w:rsidR="00857E59">
        <w:rPr>
          <w:rFonts w:ascii="Times New Roman" w:hAnsi="Times New Roman" w:cs="Times New Roman"/>
        </w:rPr>
        <w:t>five</w:t>
      </w:r>
      <w:r w:rsidR="00CE60BA">
        <w:rPr>
          <w:rFonts w:ascii="Times New Roman" w:hAnsi="Times New Roman" w:cs="Times New Roman"/>
        </w:rPr>
        <w:t xml:space="preserve"> cells high for OM10 networks and </w:t>
      </w:r>
      <w:r w:rsidR="0087493B">
        <w:rPr>
          <w:rFonts w:ascii="Times New Roman" w:hAnsi="Times New Roman" w:cs="Times New Roman"/>
        </w:rPr>
        <w:t>four</w:t>
      </w:r>
      <w:r w:rsidR="00CE60BA">
        <w:rPr>
          <w:rFonts w:ascii="Times New Roman" w:hAnsi="Times New Roman" w:cs="Times New Roman"/>
        </w:rPr>
        <w:t xml:space="preserve"> cells high for OM10-2 networks.</w:t>
      </w:r>
      <w:r w:rsidR="0087493B">
        <w:rPr>
          <w:rFonts w:ascii="Times New Roman" w:hAnsi="Times New Roman" w:cs="Times New Roman"/>
        </w:rPr>
        <w:t xml:space="preserve"> The zenith of this trajectory was lower for OM10-2 networks than for OM10 to ensure that the agent did not overshoot the three-cell high obstacle.</w:t>
      </w:r>
      <w:r w:rsidR="00857E59">
        <w:rPr>
          <w:rFonts w:ascii="Times New Roman" w:hAnsi="Times New Roman" w:cs="Times New Roman"/>
        </w:rPr>
        <w:t xml:space="preserve"> </w:t>
      </w:r>
      <w:r w:rsidR="00CE60BA">
        <w:rPr>
          <w:rFonts w:ascii="Times New Roman" w:hAnsi="Times New Roman" w:cs="Times New Roman"/>
        </w:rPr>
        <w:t xml:space="preserve"> </w:t>
      </w:r>
      <w:r w:rsidR="00857E59">
        <w:rPr>
          <w:rFonts w:ascii="Times New Roman" w:hAnsi="Times New Roman" w:cs="Times New Roman"/>
        </w:rPr>
        <w:t xml:space="preserve">The barrier used in both test events was </w:t>
      </w:r>
      <w:r w:rsidR="00C222B1">
        <w:rPr>
          <w:rFonts w:ascii="Times New Roman" w:hAnsi="Times New Roman" w:cs="Times New Roman"/>
        </w:rPr>
        <w:t>one</w:t>
      </w:r>
      <w:r w:rsidR="00857E59">
        <w:rPr>
          <w:rFonts w:ascii="Times New Roman" w:hAnsi="Times New Roman" w:cs="Times New Roman"/>
        </w:rPr>
        <w:t xml:space="preserve"> cell high</w:t>
      </w:r>
      <w:r w:rsidR="00C16B3E">
        <w:rPr>
          <w:rFonts w:ascii="Times New Roman" w:hAnsi="Times New Roman" w:cs="Times New Roman"/>
        </w:rPr>
        <w:t>; this was true irrespective of the condition to which networks were assigned</w:t>
      </w:r>
      <w:r w:rsidR="00857E59">
        <w:rPr>
          <w:rFonts w:ascii="Times New Roman" w:hAnsi="Times New Roman" w:cs="Times New Roman"/>
        </w:rPr>
        <w:t>. The apex of the arced motion in the high, inefficient test event was identical to that during habituation.</w:t>
      </w:r>
      <w:r w:rsidR="00E83B51">
        <w:rPr>
          <w:rFonts w:ascii="Times New Roman" w:hAnsi="Times New Roman" w:cs="Times New Roman"/>
        </w:rPr>
        <w:t xml:space="preserve"> </w:t>
      </w:r>
      <w:r w:rsidR="00E83B51">
        <w:rPr>
          <w:rFonts w:ascii="Times New Roman" w:hAnsi="Times New Roman" w:cs="Times New Roman"/>
        </w:rPr>
        <w:lastRenderedPageBreak/>
        <w:t xml:space="preserve">This meant that the agent overshot the barrier by </w:t>
      </w:r>
      <w:r w:rsidR="000851C0">
        <w:rPr>
          <w:rFonts w:ascii="Times New Roman" w:hAnsi="Times New Roman" w:cs="Times New Roman"/>
        </w:rPr>
        <w:t>four cells</w:t>
      </w:r>
      <w:r w:rsidR="00E83B51">
        <w:rPr>
          <w:rFonts w:ascii="Times New Roman" w:hAnsi="Times New Roman" w:cs="Times New Roman"/>
        </w:rPr>
        <w:t xml:space="preserve"> for OM10-</w:t>
      </w:r>
      <w:r w:rsidR="000851C0">
        <w:rPr>
          <w:rFonts w:ascii="Times New Roman" w:hAnsi="Times New Roman" w:cs="Times New Roman"/>
        </w:rPr>
        <w:t xml:space="preserve">2 and by three cells for OM10. The results reported below remain unchanged if the </w:t>
      </w:r>
      <w:r w:rsidR="006D46B2">
        <w:rPr>
          <w:rFonts w:ascii="Times New Roman" w:hAnsi="Times New Roman" w:cs="Times New Roman"/>
        </w:rPr>
        <w:t>extent</w:t>
      </w:r>
      <w:r w:rsidR="00EE157C">
        <w:rPr>
          <w:rFonts w:ascii="Times New Roman" w:hAnsi="Times New Roman" w:cs="Times New Roman"/>
        </w:rPr>
        <w:t xml:space="preserve"> of</w:t>
      </w:r>
      <w:r w:rsidR="000851C0">
        <w:rPr>
          <w:rFonts w:ascii="Times New Roman" w:hAnsi="Times New Roman" w:cs="Times New Roman"/>
        </w:rPr>
        <w:t xml:space="preserve"> overshooting is </w:t>
      </w:r>
      <w:r w:rsidR="006D46B2">
        <w:rPr>
          <w:rFonts w:ascii="Times New Roman" w:hAnsi="Times New Roman" w:cs="Times New Roman"/>
        </w:rPr>
        <w:t>controlled</w:t>
      </w:r>
      <w:r w:rsidR="000851C0">
        <w:rPr>
          <w:rFonts w:ascii="Times New Roman" w:hAnsi="Times New Roman" w:cs="Times New Roman"/>
        </w:rPr>
        <w:t>.</w:t>
      </w:r>
      <w:r w:rsidR="00857E59">
        <w:rPr>
          <w:rFonts w:ascii="Times New Roman" w:hAnsi="Times New Roman" w:cs="Times New Roman"/>
        </w:rPr>
        <w:t xml:space="preserve"> In contrast, the apex of the arced motion</w:t>
      </w:r>
      <w:r w:rsidR="001739DE">
        <w:rPr>
          <w:rFonts w:ascii="Times New Roman" w:hAnsi="Times New Roman" w:cs="Times New Roman"/>
        </w:rPr>
        <w:t xml:space="preserve"> in the low, efficient event was </w:t>
      </w:r>
      <w:r w:rsidR="00A13863">
        <w:rPr>
          <w:rFonts w:ascii="Times New Roman" w:hAnsi="Times New Roman" w:cs="Times New Roman"/>
        </w:rPr>
        <w:t>three</w:t>
      </w:r>
      <w:r w:rsidR="001739DE">
        <w:rPr>
          <w:rFonts w:ascii="Times New Roman" w:hAnsi="Times New Roman" w:cs="Times New Roman"/>
        </w:rPr>
        <w:t xml:space="preserve"> cells high for OM10 networks and </w:t>
      </w:r>
      <w:r w:rsidR="00A13863">
        <w:rPr>
          <w:rFonts w:ascii="Times New Roman" w:hAnsi="Times New Roman" w:cs="Times New Roman"/>
        </w:rPr>
        <w:t>two</w:t>
      </w:r>
      <w:r w:rsidR="001739DE">
        <w:rPr>
          <w:rFonts w:ascii="Times New Roman" w:hAnsi="Times New Roman" w:cs="Times New Roman"/>
        </w:rPr>
        <w:t xml:space="preserve"> cells high for OM10-2 networks</w:t>
      </w:r>
      <w:r w:rsidR="00A13863">
        <w:rPr>
          <w:rFonts w:ascii="Times New Roman" w:hAnsi="Times New Roman" w:cs="Times New Roman"/>
        </w:rPr>
        <w:t xml:space="preserve"> (to prevent overshooting)</w:t>
      </w:r>
      <w:r w:rsidR="001739DE">
        <w:rPr>
          <w:rFonts w:ascii="Times New Roman" w:hAnsi="Times New Roman" w:cs="Times New Roman"/>
        </w:rPr>
        <w:t xml:space="preserve">. </w:t>
      </w:r>
      <w:r w:rsidR="00857E59">
        <w:rPr>
          <w:rFonts w:ascii="Times New Roman" w:hAnsi="Times New Roman" w:cs="Times New Roman"/>
        </w:rPr>
        <w:t xml:space="preserve">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697"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5916"/>
      </w:tblGrid>
      <w:tr w:rsidR="004F6391" w14:paraId="363CC74B" w14:textId="77777777" w:rsidTr="00FB65D8">
        <w:trPr>
          <w:trHeight w:val="4301"/>
        </w:trPr>
        <w:tc>
          <w:tcPr>
            <w:tcW w:w="5609" w:type="dxa"/>
          </w:tcPr>
          <w:p w14:paraId="43EB884B" w14:textId="688D2AC0" w:rsidR="00E371DA" w:rsidRDefault="00A300DC" w:rsidP="009A7C7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ADF839" wp14:editId="71CFA392">
                  <wp:extent cx="3619500" cy="2895600"/>
                  <wp:effectExtent l="0" t="0" r="0" b="0"/>
                  <wp:docPr id="4153869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86917" name="Picture 41538691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619513" cy="2895610"/>
                          </a:xfrm>
                          <a:prstGeom prst="rect">
                            <a:avLst/>
                          </a:prstGeom>
                        </pic:spPr>
                      </pic:pic>
                    </a:graphicData>
                  </a:graphic>
                </wp:inline>
              </w:drawing>
            </w:r>
          </w:p>
        </w:tc>
        <w:tc>
          <w:tcPr>
            <w:tcW w:w="6088" w:type="dxa"/>
          </w:tcPr>
          <w:p w14:paraId="3DD88395" w14:textId="44CB3824" w:rsidR="00E371DA" w:rsidRDefault="0019193F" w:rsidP="000755C5">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358EE6" wp14:editId="3BC3735C">
                  <wp:extent cx="3619500" cy="2895600"/>
                  <wp:effectExtent l="0" t="0" r="0" b="0"/>
                  <wp:docPr id="16656970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97037" name="Picture 166569703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619509" cy="2895607"/>
                          </a:xfrm>
                          <a:prstGeom prst="rect">
                            <a:avLst/>
                          </a:prstGeom>
                        </pic:spPr>
                      </pic:pic>
                    </a:graphicData>
                  </a:graphic>
                </wp:inline>
              </w:drawing>
            </w:r>
          </w:p>
        </w:tc>
      </w:tr>
    </w:tbl>
    <w:p w14:paraId="644B3D7E" w14:textId="4A7D3175" w:rsidR="00524642" w:rsidRDefault="000755C5" w:rsidP="000755C5">
      <w:pPr>
        <w:pStyle w:val="Caption"/>
        <w:rPr>
          <w:rFonts w:ascii="Times New Roman" w:hAnsi="Times New Roman" w:cs="Times New Roman"/>
        </w:rPr>
      </w:pPr>
      <w:r w:rsidRPr="001D058A">
        <w:rPr>
          <w:rFonts w:ascii="Times New Roman" w:hAnsi="Times New Roman" w:cs="Times New Roman"/>
          <w:b/>
          <w:bCs/>
          <w:i w:val="0"/>
          <w:iCs w:val="0"/>
          <w:color w:val="000000" w:themeColor="text1"/>
          <w:sz w:val="24"/>
          <w:szCs w:val="24"/>
        </w:rPr>
        <w:t xml:space="preserve">Figure </w:t>
      </w:r>
      <w:r w:rsidRPr="001D058A">
        <w:rPr>
          <w:rFonts w:ascii="Times New Roman" w:hAnsi="Times New Roman" w:cs="Times New Roman"/>
          <w:b/>
          <w:bCs/>
          <w:i w:val="0"/>
          <w:iCs w:val="0"/>
          <w:color w:val="000000" w:themeColor="text1"/>
          <w:sz w:val="24"/>
          <w:szCs w:val="24"/>
        </w:rPr>
        <w:fldChar w:fldCharType="begin"/>
      </w:r>
      <w:r w:rsidRPr="001D058A">
        <w:rPr>
          <w:rFonts w:ascii="Times New Roman" w:hAnsi="Times New Roman" w:cs="Times New Roman"/>
          <w:b/>
          <w:bCs/>
          <w:i w:val="0"/>
          <w:iCs w:val="0"/>
          <w:color w:val="000000" w:themeColor="text1"/>
          <w:sz w:val="24"/>
          <w:szCs w:val="24"/>
        </w:rPr>
        <w:instrText xml:space="preserve"> SEQ Figure \* ARABIC </w:instrText>
      </w:r>
      <w:r w:rsidRPr="001D058A">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14</w:t>
      </w:r>
      <w:r w:rsidRPr="001D058A">
        <w:rPr>
          <w:rFonts w:ascii="Times New Roman" w:hAnsi="Times New Roman" w:cs="Times New Roman"/>
          <w:b/>
          <w:bCs/>
          <w:i w:val="0"/>
          <w:iCs w:val="0"/>
          <w:color w:val="000000" w:themeColor="text1"/>
          <w:sz w:val="24"/>
          <w:szCs w:val="24"/>
        </w:rPr>
        <w:fldChar w:fldCharType="end"/>
      </w:r>
      <w:r w:rsidRPr="001D058A">
        <w:rPr>
          <w:rFonts w:ascii="Times New Roman" w:hAnsi="Times New Roman" w:cs="Times New Roman"/>
          <w:b/>
          <w:bCs/>
          <w:i w:val="0"/>
          <w:iCs w:val="0"/>
          <w:color w:val="000000" w:themeColor="text1"/>
          <w:sz w:val="24"/>
          <w:szCs w:val="24"/>
        </w:rPr>
        <w:t>.</w:t>
      </w:r>
      <w:r w:rsidRPr="001D058A">
        <w:rPr>
          <w:color w:val="000000" w:themeColor="text1"/>
        </w:rPr>
        <w:t xml:space="preserve"> </w:t>
      </w:r>
      <w:r w:rsidR="00497FE5">
        <w:rPr>
          <w:rFonts w:ascii="Times New Roman" w:hAnsi="Times New Roman" w:cs="Times New Roman"/>
          <w:i w:val="0"/>
          <w:iCs w:val="0"/>
          <w:color w:val="000000" w:themeColor="text1"/>
          <w:sz w:val="24"/>
          <w:szCs w:val="24"/>
        </w:rPr>
        <w:t>Performance of ALIAS. Plotted is n</w:t>
      </w:r>
      <w:r w:rsidR="00497FE5" w:rsidRPr="00614A04">
        <w:rPr>
          <w:rFonts w:ascii="Times New Roman" w:hAnsi="Times New Roman" w:cs="Times New Roman"/>
          <w:i w:val="0"/>
          <w:iCs w:val="0"/>
          <w:color w:val="000000" w:themeColor="text1"/>
          <w:sz w:val="24"/>
          <w:szCs w:val="24"/>
        </w:rPr>
        <w:t xml:space="preserve">etworks’ mean </w:t>
      </w:r>
      <w:r w:rsidR="00497FE5">
        <w:rPr>
          <w:rFonts w:ascii="Times New Roman" w:hAnsi="Times New Roman" w:cs="Times New Roman"/>
          <w:i w:val="0"/>
          <w:iCs w:val="0"/>
          <w:color w:val="000000" w:themeColor="text1"/>
          <w:sz w:val="24"/>
          <w:szCs w:val="24"/>
        </w:rPr>
        <w:t xml:space="preserve">error </w:t>
      </w:r>
      <w:r w:rsidR="00497FE5" w:rsidRPr="00614A04">
        <w:rPr>
          <w:rFonts w:ascii="Times New Roman" w:hAnsi="Times New Roman" w:cs="Times New Roman"/>
          <w:i w:val="0"/>
          <w:iCs w:val="0"/>
          <w:color w:val="000000" w:themeColor="text1"/>
          <w:sz w:val="24"/>
          <w:szCs w:val="24"/>
        </w:rPr>
        <w:t xml:space="preserve">to the </w:t>
      </w:r>
      <w:r w:rsidR="00497FE5">
        <w:rPr>
          <w:rFonts w:ascii="Times New Roman" w:hAnsi="Times New Roman" w:cs="Times New Roman"/>
          <w:i w:val="0"/>
          <w:iCs w:val="0"/>
          <w:color w:val="000000" w:themeColor="text1"/>
          <w:sz w:val="24"/>
          <w:szCs w:val="24"/>
        </w:rPr>
        <w:t xml:space="preserve">High (i.e., high, inefficient) and Low (i.e., low, efficient) </w:t>
      </w:r>
      <w:r w:rsidR="00497FE5" w:rsidRPr="00614A04">
        <w:rPr>
          <w:rFonts w:ascii="Times New Roman" w:hAnsi="Times New Roman" w:cs="Times New Roman"/>
          <w:i w:val="0"/>
          <w:iCs w:val="0"/>
          <w:color w:val="000000" w:themeColor="text1"/>
          <w:sz w:val="24"/>
          <w:szCs w:val="24"/>
        </w:rPr>
        <w:t>test events</w:t>
      </w:r>
      <w:r w:rsidR="00497FE5">
        <w:rPr>
          <w:rFonts w:ascii="Times New Roman" w:hAnsi="Times New Roman" w:cs="Times New Roman"/>
          <w:i w:val="0"/>
          <w:iCs w:val="0"/>
          <w:color w:val="000000" w:themeColor="text1"/>
          <w:sz w:val="24"/>
          <w:szCs w:val="24"/>
        </w:rPr>
        <w:t xml:space="preserve"> across experiments both overall (left) and across different habituation epochs (right). These experiments correspond to those in Liu and Spelke (2017).</w:t>
      </w:r>
    </w:p>
    <w:p w14:paraId="19B1429A" w14:textId="77777777" w:rsidR="001540F3" w:rsidRDefault="001540F3" w:rsidP="00524642">
      <w:pPr>
        <w:spacing w:line="480" w:lineRule="auto"/>
        <w:contextualSpacing/>
        <w:rPr>
          <w:ins w:id="759" w:author="Benton, Deon" w:date="2026-04-28T16:18:00Z" w16du:dateUtc="2026-04-28T21:18:00Z"/>
          <w:rFonts w:ascii="Times New Roman" w:hAnsi="Times New Roman" w:cs="Times New Roman"/>
        </w:rPr>
      </w:pPr>
    </w:p>
    <w:p w14:paraId="512FBC5F" w14:textId="287B4353" w:rsidR="009C5E1C" w:rsidRDefault="001540F3" w:rsidP="001540F3">
      <w:pPr>
        <w:spacing w:line="480" w:lineRule="auto"/>
        <w:ind w:firstLine="720"/>
        <w:contextualSpacing/>
        <w:rPr>
          <w:ins w:id="760" w:author="Benton, Deon" w:date="2026-04-28T16:29:00Z" w16du:dateUtc="2026-04-28T21:29:00Z"/>
          <w:rFonts w:ascii="Times New Roman" w:hAnsi="Times New Roman" w:cs="Times New Roman"/>
        </w:rPr>
      </w:pPr>
      <w:ins w:id="761" w:author="Benton, Deon" w:date="2026-04-28T16:18:00Z" w16du:dateUtc="2026-04-28T21:18:00Z">
        <w:r>
          <w:rPr>
            <w:rFonts w:ascii="Times New Roman" w:hAnsi="Times New Roman" w:cs="Times New Roman"/>
          </w:rPr>
          <w:t>Figure 14 shows the looking (i.e., error) behavior of networks</w:t>
        </w:r>
        <w:r w:rsidR="00156837">
          <w:rPr>
            <w:rFonts w:ascii="Times New Roman" w:hAnsi="Times New Roman" w:cs="Times New Roman"/>
          </w:rPr>
          <w:t xml:space="preserve"> to the </w:t>
        </w:r>
      </w:ins>
      <w:ins w:id="762" w:author="Benton, Deon" w:date="2026-04-28T16:19:00Z" w16du:dateUtc="2026-04-28T21:19:00Z">
        <w:r w:rsidR="00156837">
          <w:rPr>
            <w:rFonts w:ascii="Times New Roman" w:hAnsi="Times New Roman" w:cs="Times New Roman"/>
          </w:rPr>
          <w:t>High (i.e., high, inefficient) test event than to the Low (i.e., low, efficient) test event in each of three experiments. These experiments correspond to t</w:t>
        </w:r>
      </w:ins>
      <w:ins w:id="763" w:author="Benton, Deon" w:date="2026-04-28T16:20:00Z" w16du:dateUtc="2026-04-28T21:20:00Z">
        <w:r w:rsidR="00156837">
          <w:rPr>
            <w:rFonts w:ascii="Times New Roman" w:hAnsi="Times New Roman" w:cs="Times New Roman"/>
          </w:rPr>
          <w:t xml:space="preserve">hose in Liu and Spelke (2017). As was true for </w:t>
        </w:r>
      </w:ins>
      <w:ins w:id="764" w:author="Benton, Deon" w:date="2026-04-28T16:22:00Z" w16du:dateUtc="2026-04-28T21:22:00Z">
        <w:r w:rsidR="00C25EF4">
          <w:rPr>
            <w:rFonts w:ascii="Times New Roman" w:hAnsi="Times New Roman" w:cs="Times New Roman"/>
          </w:rPr>
          <w:t>infants in Experiment</w:t>
        </w:r>
      </w:ins>
      <w:ins w:id="765" w:author="Benton, Deon" w:date="2026-04-28T16:24:00Z" w16du:dateUtc="2026-04-28T21:24:00Z">
        <w:r w:rsidR="004C293F">
          <w:rPr>
            <w:rFonts w:ascii="Times New Roman" w:hAnsi="Times New Roman" w:cs="Times New Roman"/>
          </w:rPr>
          <w:t>s</w:t>
        </w:r>
      </w:ins>
      <w:ins w:id="766" w:author="Benton, Deon" w:date="2026-04-28T16:22:00Z" w16du:dateUtc="2026-04-28T21:22:00Z">
        <w:r w:rsidR="00C25EF4">
          <w:rPr>
            <w:rFonts w:ascii="Times New Roman" w:hAnsi="Times New Roman" w:cs="Times New Roman"/>
          </w:rPr>
          <w:t xml:space="preserve"> 1</w:t>
        </w:r>
      </w:ins>
      <w:ins w:id="767" w:author="Benton, Deon" w:date="2026-04-28T16:24:00Z" w16du:dateUtc="2026-04-28T21:24:00Z">
        <w:r w:rsidR="004C293F">
          <w:rPr>
            <w:rFonts w:ascii="Times New Roman" w:hAnsi="Times New Roman" w:cs="Times New Roman"/>
          </w:rPr>
          <w:t xml:space="preserve"> and 3</w:t>
        </w:r>
      </w:ins>
      <w:ins w:id="768" w:author="Benton, Deon" w:date="2026-04-28T16:22:00Z" w16du:dateUtc="2026-04-28T21:22:00Z">
        <w:r w:rsidR="00C25EF4">
          <w:rPr>
            <w:rFonts w:ascii="Times New Roman" w:hAnsi="Times New Roman" w:cs="Times New Roman"/>
          </w:rPr>
          <w:t xml:space="preserve"> of</w:t>
        </w:r>
      </w:ins>
      <w:ins w:id="769" w:author="Benton, Deon" w:date="2026-04-28T16:20:00Z" w16du:dateUtc="2026-04-28T21:20:00Z">
        <w:r w:rsidR="00156837">
          <w:rPr>
            <w:rFonts w:ascii="Times New Roman" w:hAnsi="Times New Roman" w:cs="Times New Roman"/>
          </w:rPr>
          <w:t xml:space="preserve"> that study, networks in </w:t>
        </w:r>
      </w:ins>
      <w:ins w:id="770" w:author="Benton, Deon" w:date="2026-04-28T16:25:00Z" w16du:dateUtc="2026-04-28T21:25:00Z">
        <w:r w:rsidR="004C293F">
          <w:rPr>
            <w:rFonts w:ascii="Times New Roman" w:hAnsi="Times New Roman" w:cs="Times New Roman"/>
          </w:rPr>
          <w:t xml:space="preserve">the </w:t>
        </w:r>
      </w:ins>
      <w:ins w:id="771" w:author="Benton, Deon" w:date="2026-04-28T16:22:00Z" w16du:dateUtc="2026-04-28T21:22:00Z">
        <w:r w:rsidR="00C25EF4">
          <w:rPr>
            <w:rFonts w:ascii="Times New Roman" w:hAnsi="Times New Roman" w:cs="Times New Roman"/>
          </w:rPr>
          <w:t xml:space="preserve">simulation analogue of </w:t>
        </w:r>
      </w:ins>
      <w:ins w:id="772" w:author="Benton, Deon" w:date="2026-04-28T16:24:00Z" w16du:dateUtc="2026-04-28T21:24:00Z">
        <w:r w:rsidR="004C293F">
          <w:rPr>
            <w:rFonts w:ascii="Times New Roman" w:hAnsi="Times New Roman" w:cs="Times New Roman"/>
          </w:rPr>
          <w:t>these experiments</w:t>
        </w:r>
      </w:ins>
      <w:ins w:id="773" w:author="Benton, Deon" w:date="2026-04-28T16:20:00Z" w16du:dateUtc="2026-04-28T21:20:00Z">
        <w:r w:rsidR="00156837">
          <w:rPr>
            <w:rFonts w:ascii="Times New Roman" w:hAnsi="Times New Roman" w:cs="Times New Roman"/>
          </w:rPr>
          <w:t xml:space="preserve"> looked </w:t>
        </w:r>
      </w:ins>
      <w:ins w:id="774" w:author="Benton, Deon" w:date="2026-04-28T16:22:00Z" w16du:dateUtc="2026-04-28T21:22:00Z">
        <w:r w:rsidR="00C25EF4">
          <w:rPr>
            <w:rFonts w:ascii="Times New Roman" w:hAnsi="Times New Roman" w:cs="Times New Roman"/>
          </w:rPr>
          <w:t>longer at—</w:t>
        </w:r>
      </w:ins>
      <w:ins w:id="775" w:author="Benton, Deon" w:date="2026-04-28T16:20:00Z" w16du:dateUtc="2026-04-28T21:20:00Z">
        <w:r w:rsidR="00156837">
          <w:rPr>
            <w:rFonts w:ascii="Times New Roman" w:hAnsi="Times New Roman" w:cs="Times New Roman"/>
          </w:rPr>
          <w:t xml:space="preserve">that is, produced greater error to—the high, inefficient test event than to the </w:t>
        </w:r>
        <w:r w:rsidR="00156837">
          <w:rPr>
            <w:rFonts w:ascii="Times New Roman" w:hAnsi="Times New Roman" w:cs="Times New Roman"/>
          </w:rPr>
          <w:lastRenderedPageBreak/>
          <w:t xml:space="preserve">low, efficient </w:t>
        </w:r>
      </w:ins>
      <w:ins w:id="776" w:author="Benton, Deon" w:date="2026-04-28T16:21:00Z" w16du:dateUtc="2026-04-28T21:21:00Z">
        <w:r w:rsidR="00156837">
          <w:rPr>
            <w:rFonts w:ascii="Times New Roman" w:hAnsi="Times New Roman" w:cs="Times New Roman"/>
          </w:rPr>
          <w:t>event</w:t>
        </w:r>
      </w:ins>
      <w:ins w:id="777" w:author="Benton, Deon" w:date="2026-04-28T16:22:00Z" w16du:dateUtc="2026-04-28T21:22:00Z">
        <w:r w:rsidR="00C25EF4">
          <w:rPr>
            <w:rFonts w:ascii="Times New Roman" w:hAnsi="Times New Roman" w:cs="Times New Roman"/>
          </w:rPr>
          <w:t>.</w:t>
        </w:r>
      </w:ins>
      <w:r w:rsidR="00FB65D8">
        <w:rPr>
          <w:rFonts w:ascii="Times New Roman" w:hAnsi="Times New Roman" w:cs="Times New Roman"/>
        </w:rPr>
        <w:t xml:space="preserve"> This was true both overall and across different </w:t>
      </w:r>
      <w:ins w:id="778" w:author="Benton, Deon" w:date="2026-04-29T11:21:00Z" w16du:dateUtc="2026-04-29T16:21:00Z">
        <w:r w:rsidR="00512641">
          <w:rPr>
            <w:rFonts w:ascii="Times New Roman" w:hAnsi="Times New Roman" w:cs="Times New Roman"/>
          </w:rPr>
          <w:t>amounts</w:t>
        </w:r>
      </w:ins>
      <w:r w:rsidR="00FB65D8">
        <w:rPr>
          <w:rFonts w:ascii="Times New Roman" w:hAnsi="Times New Roman" w:cs="Times New Roman"/>
        </w:rPr>
        <w:t xml:space="preserve"> of habituation.</w:t>
      </w:r>
      <w:ins w:id="779" w:author="Benton, Deon" w:date="2026-04-28T16:22:00Z" w16du:dateUtc="2026-04-28T21:22:00Z">
        <w:r w:rsidR="00C25EF4">
          <w:rPr>
            <w:rFonts w:ascii="Times New Roman" w:hAnsi="Times New Roman" w:cs="Times New Roman"/>
          </w:rPr>
          <w:t xml:space="preserve"> In</w:t>
        </w:r>
      </w:ins>
      <w:ins w:id="780" w:author="Benton, Deon" w:date="2026-04-28T16:21:00Z" w16du:dateUtc="2026-04-28T21:21:00Z">
        <w:r w:rsidR="00C25EF4">
          <w:rPr>
            <w:rFonts w:ascii="Times New Roman" w:hAnsi="Times New Roman" w:cs="Times New Roman"/>
          </w:rPr>
          <w:t xml:space="preserve"> contrast, networks in Experiment 2</w:t>
        </w:r>
      </w:ins>
      <w:ins w:id="781" w:author="Benton, Deon" w:date="2026-04-28T16:22:00Z" w16du:dateUtc="2026-04-28T21:22:00Z">
        <w:r w:rsidR="00C25EF4">
          <w:rPr>
            <w:rFonts w:ascii="Times New Roman" w:hAnsi="Times New Roman" w:cs="Times New Roman"/>
          </w:rPr>
          <w:t>—like infants in</w:t>
        </w:r>
      </w:ins>
      <w:ins w:id="782" w:author="Benton, Deon" w:date="2026-04-28T16:23:00Z" w16du:dateUtc="2026-04-28T21:23:00Z">
        <w:r w:rsidR="00C25EF4">
          <w:rPr>
            <w:rFonts w:ascii="Times New Roman" w:hAnsi="Times New Roman" w:cs="Times New Roman"/>
          </w:rPr>
          <w:t xml:space="preserve"> the corresponding behavioral experiment—</w:t>
        </w:r>
      </w:ins>
      <w:ins w:id="783" w:author="Benton, Deon" w:date="2026-04-28T16:21:00Z" w16du:dateUtc="2026-04-28T21:21:00Z">
        <w:r w:rsidR="00C25EF4">
          <w:rPr>
            <w:rFonts w:ascii="Times New Roman" w:hAnsi="Times New Roman" w:cs="Times New Roman"/>
          </w:rPr>
          <w:t>looked about equally long at both test events</w:t>
        </w:r>
      </w:ins>
      <w:ins w:id="784" w:author="Benton, Deon" w:date="2026-04-28T16:23:00Z" w16du:dateUtc="2026-04-28T21:23:00Z">
        <w:r w:rsidR="004C293F">
          <w:rPr>
            <w:rFonts w:ascii="Times New Roman" w:hAnsi="Times New Roman" w:cs="Times New Roman"/>
          </w:rPr>
          <w:t xml:space="preserve">. </w:t>
        </w:r>
      </w:ins>
      <w:ins w:id="785" w:author="Benton, Deon" w:date="2026-04-28T16:26:00Z" w16du:dateUtc="2026-04-28T21:26:00Z">
        <w:r w:rsidR="004707E2">
          <w:rPr>
            <w:rFonts w:ascii="Times New Roman" w:hAnsi="Times New Roman" w:cs="Times New Roman"/>
          </w:rPr>
          <w:t>As</w:t>
        </w:r>
      </w:ins>
      <w:ins w:id="786" w:author="Benton, Deon" w:date="2026-04-28T16:23:00Z" w16du:dateUtc="2026-04-28T21:23:00Z">
        <w:r w:rsidR="004C293F">
          <w:rPr>
            <w:rFonts w:ascii="Times New Roman" w:hAnsi="Times New Roman" w:cs="Times New Roman"/>
          </w:rPr>
          <w:t xml:space="preserve"> was</w:t>
        </w:r>
      </w:ins>
      <w:ins w:id="787" w:author="Benton, Deon" w:date="2026-04-28T16:26:00Z" w16du:dateUtc="2026-04-28T21:26:00Z">
        <w:r w:rsidR="004707E2">
          <w:rPr>
            <w:rFonts w:ascii="Times New Roman" w:hAnsi="Times New Roman" w:cs="Times New Roman"/>
          </w:rPr>
          <w:t xml:space="preserve"> also</w:t>
        </w:r>
      </w:ins>
      <w:ins w:id="788" w:author="Benton, Deon" w:date="2026-04-28T16:23:00Z" w16du:dateUtc="2026-04-28T21:23:00Z">
        <w:r w:rsidR="004C293F">
          <w:rPr>
            <w:rFonts w:ascii="Times New Roman" w:hAnsi="Times New Roman" w:cs="Times New Roman"/>
          </w:rPr>
          <w:t xml:space="preserve"> true for infants</w:t>
        </w:r>
      </w:ins>
      <w:ins w:id="789" w:author="Benton, Deon" w:date="2026-04-28T16:26:00Z" w16du:dateUtc="2026-04-28T21:26:00Z">
        <w:r w:rsidR="004707E2">
          <w:rPr>
            <w:rFonts w:ascii="Times New Roman" w:hAnsi="Times New Roman" w:cs="Times New Roman"/>
          </w:rPr>
          <w:t xml:space="preserve"> in Experiment </w:t>
        </w:r>
      </w:ins>
      <w:r w:rsidR="00E13303">
        <w:rPr>
          <w:rFonts w:ascii="Times New Roman" w:hAnsi="Times New Roman" w:cs="Times New Roman"/>
        </w:rPr>
        <w:t>2</w:t>
      </w:r>
      <w:ins w:id="790" w:author="Benton, Deon" w:date="2026-04-28T16:23:00Z" w16du:dateUtc="2026-04-28T21:23:00Z">
        <w:r w:rsidR="004C293F">
          <w:rPr>
            <w:rFonts w:ascii="Times New Roman" w:hAnsi="Times New Roman" w:cs="Times New Roman"/>
          </w:rPr>
          <w:t xml:space="preserve">, </w:t>
        </w:r>
      </w:ins>
      <w:ins w:id="791" w:author="Benton, Deon" w:date="2026-04-28T16:26:00Z" w16du:dateUtc="2026-04-28T21:26:00Z">
        <w:r w:rsidR="004707E2">
          <w:rPr>
            <w:rFonts w:ascii="Times New Roman" w:hAnsi="Times New Roman" w:cs="Times New Roman"/>
          </w:rPr>
          <w:t>networks in the simulation analogue of it showed a</w:t>
        </w:r>
      </w:ins>
      <w:ins w:id="792" w:author="Benton, Deon" w:date="2026-04-28T16:23:00Z" w16du:dateUtc="2026-04-28T21:23:00Z">
        <w:r w:rsidR="004C293F">
          <w:rPr>
            <w:rFonts w:ascii="Times New Roman" w:hAnsi="Times New Roman" w:cs="Times New Roman"/>
          </w:rPr>
          <w:t xml:space="preserve"> slight numerica</w:t>
        </w:r>
      </w:ins>
      <w:ins w:id="793" w:author="Benton, Deon" w:date="2026-04-28T16:24:00Z" w16du:dateUtc="2026-04-28T21:24:00Z">
        <w:r w:rsidR="004C293F">
          <w:rPr>
            <w:rFonts w:ascii="Times New Roman" w:hAnsi="Times New Roman" w:cs="Times New Roman"/>
          </w:rPr>
          <w:t>l</w:t>
        </w:r>
      </w:ins>
      <w:ins w:id="794" w:author="Benton, Deon" w:date="2026-04-28T16:23:00Z" w16du:dateUtc="2026-04-28T21:23:00Z">
        <w:r w:rsidR="004C293F">
          <w:rPr>
            <w:rFonts w:ascii="Times New Roman" w:hAnsi="Times New Roman" w:cs="Times New Roman"/>
          </w:rPr>
          <w:t xml:space="preserve"> tendency to look longer</w:t>
        </w:r>
      </w:ins>
      <w:ins w:id="795" w:author="Benton, Deon" w:date="2026-04-28T16:18:00Z" w16du:dateUtc="2026-04-28T21:18:00Z">
        <w:r>
          <w:rPr>
            <w:rFonts w:ascii="Times New Roman" w:hAnsi="Times New Roman" w:cs="Times New Roman"/>
          </w:rPr>
          <w:t xml:space="preserve"> </w:t>
        </w:r>
      </w:ins>
      <w:ins w:id="796" w:author="Benton, Deon" w:date="2026-04-28T16:24:00Z" w16du:dateUtc="2026-04-28T21:24:00Z">
        <w:r w:rsidR="004C293F">
          <w:rPr>
            <w:rFonts w:ascii="Times New Roman" w:hAnsi="Times New Roman" w:cs="Times New Roman"/>
          </w:rPr>
          <w:t>at the low, efficient test event than at the high, inefficient one</w:t>
        </w:r>
      </w:ins>
      <w:r w:rsidR="00B4792C">
        <w:rPr>
          <w:rFonts w:ascii="Times New Roman" w:hAnsi="Times New Roman" w:cs="Times New Roman"/>
        </w:rPr>
        <w:t xml:space="preserve">. </w:t>
      </w:r>
      <w:r w:rsidR="00E13303">
        <w:rPr>
          <w:rFonts w:ascii="Times New Roman" w:hAnsi="Times New Roman" w:cs="Times New Roman"/>
        </w:rPr>
        <w:t xml:space="preserve">It is nonetheless worth interpreting this particular result with a bit of caution given that the difference in looking to these test events </w:t>
      </w:r>
      <w:r w:rsidR="006F23DD">
        <w:rPr>
          <w:rFonts w:ascii="Times New Roman" w:hAnsi="Times New Roman" w:cs="Times New Roman"/>
        </w:rPr>
        <w:t>failed to reach statistical significance in</w:t>
      </w:r>
      <w:r w:rsidR="00E13303">
        <w:rPr>
          <w:rFonts w:ascii="Times New Roman" w:hAnsi="Times New Roman" w:cs="Times New Roman"/>
        </w:rPr>
        <w:t xml:space="preserve"> Liu and Spelke (2017),</w:t>
      </w:r>
      <w:r w:rsidR="00B4792C">
        <w:rPr>
          <w:rFonts w:ascii="Times New Roman" w:hAnsi="Times New Roman" w:cs="Times New Roman"/>
        </w:rPr>
        <w:t xml:space="preserve"> whereas</w:t>
      </w:r>
      <w:r w:rsidR="006F23DD">
        <w:rPr>
          <w:rFonts w:ascii="Times New Roman" w:hAnsi="Times New Roman" w:cs="Times New Roman"/>
        </w:rPr>
        <w:t xml:space="preserve"> here</w:t>
      </w:r>
      <w:r w:rsidR="00B4792C">
        <w:rPr>
          <w:rFonts w:ascii="Times New Roman" w:hAnsi="Times New Roman" w:cs="Times New Roman"/>
        </w:rPr>
        <w:t xml:space="preserve"> th</w:t>
      </w:r>
      <w:r w:rsidR="006F23DD">
        <w:rPr>
          <w:rFonts w:ascii="Times New Roman" w:hAnsi="Times New Roman" w:cs="Times New Roman"/>
        </w:rPr>
        <w:t>is numerical</w:t>
      </w:r>
      <w:r w:rsidR="00B4792C">
        <w:rPr>
          <w:rFonts w:ascii="Times New Roman" w:hAnsi="Times New Roman" w:cs="Times New Roman"/>
        </w:rPr>
        <w:t xml:space="preserve"> </w:t>
      </w:r>
      <w:r w:rsidR="006F23DD">
        <w:rPr>
          <w:rFonts w:ascii="Times New Roman" w:hAnsi="Times New Roman" w:cs="Times New Roman"/>
        </w:rPr>
        <w:t>difference would likely be reliable</w:t>
      </w:r>
      <w:r w:rsidR="00E13303">
        <w:rPr>
          <w:rFonts w:ascii="Times New Roman" w:hAnsi="Times New Roman" w:cs="Times New Roman"/>
        </w:rPr>
        <w:t>.</w:t>
      </w:r>
      <w:r w:rsidR="00787672">
        <w:rPr>
          <w:rFonts w:ascii="Times New Roman" w:hAnsi="Times New Roman" w:cs="Times New Roman"/>
        </w:rPr>
        <w:t xml:space="preserve"> This caveat notwithstanding, t</w:t>
      </w:r>
      <w:ins w:id="797" w:author="Benton, Deon" w:date="2026-04-28T16:27:00Z" w16du:dateUtc="2026-04-28T21:27:00Z">
        <w:r w:rsidR="00676E55">
          <w:rPr>
            <w:rFonts w:ascii="Times New Roman" w:hAnsi="Times New Roman" w:cs="Times New Roman"/>
          </w:rPr>
          <w:t xml:space="preserve">he fact that a model </w:t>
        </w:r>
      </w:ins>
      <w:r w:rsidR="000E7BEC">
        <w:rPr>
          <w:rFonts w:ascii="Times New Roman" w:hAnsi="Times New Roman" w:cs="Times New Roman"/>
        </w:rPr>
        <w:t>lacking</w:t>
      </w:r>
      <w:r w:rsidR="00630B2A">
        <w:rPr>
          <w:rFonts w:ascii="Times New Roman" w:hAnsi="Times New Roman" w:cs="Times New Roman"/>
        </w:rPr>
        <w:t xml:space="preserve"> </w:t>
      </w:r>
      <w:r w:rsidR="00F55546">
        <w:rPr>
          <w:rFonts w:ascii="Times New Roman" w:hAnsi="Times New Roman" w:cs="Times New Roman"/>
        </w:rPr>
        <w:t>continuous</w:t>
      </w:r>
      <w:ins w:id="798" w:author="Benton, Deon" w:date="2026-04-28T16:27:00Z" w16du:dateUtc="2026-04-28T21:27:00Z">
        <w:r w:rsidR="00676E55">
          <w:rPr>
            <w:rFonts w:ascii="Times New Roman" w:hAnsi="Times New Roman" w:cs="Times New Roman"/>
          </w:rPr>
          <w:t xml:space="preserve"> notions of efficiency, cost, </w:t>
        </w:r>
      </w:ins>
      <w:r w:rsidR="00630B2A">
        <w:rPr>
          <w:rFonts w:ascii="Times New Roman" w:hAnsi="Times New Roman" w:cs="Times New Roman"/>
        </w:rPr>
        <w:t xml:space="preserve">or </w:t>
      </w:r>
      <w:ins w:id="799" w:author="Benton, Deon" w:date="2026-04-28T16:27:00Z" w16du:dateUtc="2026-04-28T21:27:00Z">
        <w:r w:rsidR="00676E55">
          <w:rPr>
            <w:rFonts w:ascii="Times New Roman" w:hAnsi="Times New Roman" w:cs="Times New Roman"/>
          </w:rPr>
          <w:t xml:space="preserve">utility can </w:t>
        </w:r>
      </w:ins>
      <w:ins w:id="800" w:author="Benton, Deon" w:date="2026-04-28T16:30:00Z" w16du:dateUtc="2026-04-28T21:30:00Z">
        <w:r w:rsidR="00A8046D">
          <w:rPr>
            <w:rFonts w:ascii="Times New Roman" w:hAnsi="Times New Roman" w:cs="Times New Roman"/>
          </w:rPr>
          <w:t xml:space="preserve">nonetheless </w:t>
        </w:r>
      </w:ins>
      <w:ins w:id="801" w:author="Benton, Deon" w:date="2026-04-28T16:27:00Z" w16du:dateUtc="2026-04-28T21:27:00Z">
        <w:r w:rsidR="00676E55">
          <w:rPr>
            <w:rFonts w:ascii="Times New Roman" w:hAnsi="Times New Roman" w:cs="Times New Roman"/>
          </w:rPr>
          <w:t>qualitatively reproduce infants’ looking behaviors</w:t>
        </w:r>
      </w:ins>
      <w:ins w:id="802" w:author="Benton, Deon" w:date="2026-04-28T16:28:00Z" w16du:dateUtc="2026-04-28T21:28:00Z">
        <w:r w:rsidR="009C5E1C">
          <w:rPr>
            <w:rFonts w:ascii="Times New Roman" w:hAnsi="Times New Roman" w:cs="Times New Roman"/>
          </w:rPr>
          <w:t xml:space="preserve"> lends additional support to the contention that these concepts are not necessary to explain</w:t>
        </w:r>
      </w:ins>
      <w:ins w:id="803" w:author="Benton, Deon" w:date="2026-04-28T16:30:00Z" w16du:dateUtc="2026-04-28T21:30:00Z">
        <w:r w:rsidR="00A8046D">
          <w:rPr>
            <w:rFonts w:ascii="Times New Roman" w:hAnsi="Times New Roman" w:cs="Times New Roman"/>
          </w:rPr>
          <w:t xml:space="preserve"> such patterns of looking; associative learning might be sufficient.</w:t>
        </w:r>
      </w:ins>
      <w:ins w:id="804" w:author="Benton, Deon" w:date="2026-04-28T16:28:00Z" w16du:dateUtc="2026-04-28T21:28:00Z">
        <w:r w:rsidR="009C5E1C">
          <w:rPr>
            <w:rFonts w:ascii="Times New Roman" w:hAnsi="Times New Roman" w:cs="Times New Roman"/>
          </w:rPr>
          <w:t xml:space="preserve"> </w:t>
        </w:r>
      </w:ins>
    </w:p>
    <w:p w14:paraId="1B185F1E" w14:textId="77777777" w:rsidR="009C5E1C" w:rsidRDefault="009C5E1C" w:rsidP="0042308C">
      <w:pPr>
        <w:spacing w:line="480" w:lineRule="auto"/>
        <w:contextualSpacing/>
        <w:rPr>
          <w:rFonts w:ascii="Times New Roman" w:hAnsi="Times New Roman" w:cs="Times New Roman"/>
        </w:rPr>
      </w:pPr>
    </w:p>
    <w:tbl>
      <w:tblPr>
        <w:tblStyle w:val="TableGrid"/>
        <w:tblW w:w="83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1"/>
      </w:tblGrid>
      <w:tr w:rsidR="00134062" w14:paraId="018139DC" w14:textId="77777777" w:rsidTr="00115979">
        <w:trPr>
          <w:trHeight w:val="4654"/>
        </w:trPr>
        <w:tc>
          <w:tcPr>
            <w:tcW w:w="8331" w:type="dxa"/>
          </w:tcPr>
          <w:p w14:paraId="5538DCF3" w14:textId="49E03F6B" w:rsidR="00134062" w:rsidRDefault="00F54BD7" w:rsidP="009438D0">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AEDB693" wp14:editId="1FDA7D6E">
                  <wp:extent cx="4667250" cy="2855200"/>
                  <wp:effectExtent l="0" t="0" r="0" b="2540"/>
                  <wp:docPr id="33382091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20916" name="Picture 33382091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683712" cy="2865271"/>
                          </a:xfrm>
                          <a:prstGeom prst="rect">
                            <a:avLst/>
                          </a:prstGeom>
                        </pic:spPr>
                      </pic:pic>
                    </a:graphicData>
                  </a:graphic>
                </wp:inline>
              </w:drawing>
            </w:r>
          </w:p>
        </w:tc>
      </w:tr>
    </w:tbl>
    <w:p w14:paraId="7AC25963" w14:textId="63BDE478" w:rsidR="0042308C" w:rsidRDefault="009438D0" w:rsidP="009438D0">
      <w:pPr>
        <w:pStyle w:val="Caption"/>
        <w:rPr>
          <w:rFonts w:ascii="Times New Roman" w:hAnsi="Times New Roman" w:cs="Times New Roman"/>
        </w:rPr>
      </w:pPr>
      <w:r w:rsidRPr="009438D0">
        <w:rPr>
          <w:rFonts w:ascii="Times New Roman" w:hAnsi="Times New Roman" w:cs="Times New Roman"/>
          <w:b/>
          <w:bCs/>
          <w:i w:val="0"/>
          <w:iCs w:val="0"/>
          <w:color w:val="000000" w:themeColor="text1"/>
          <w:sz w:val="24"/>
          <w:szCs w:val="24"/>
        </w:rPr>
        <w:t xml:space="preserve">Figure </w:t>
      </w:r>
      <w:r w:rsidRPr="009438D0">
        <w:rPr>
          <w:rFonts w:ascii="Times New Roman" w:hAnsi="Times New Roman" w:cs="Times New Roman"/>
          <w:b/>
          <w:bCs/>
          <w:i w:val="0"/>
          <w:iCs w:val="0"/>
          <w:color w:val="000000" w:themeColor="text1"/>
          <w:sz w:val="24"/>
          <w:szCs w:val="24"/>
        </w:rPr>
        <w:fldChar w:fldCharType="begin"/>
      </w:r>
      <w:r w:rsidRPr="009438D0">
        <w:rPr>
          <w:rFonts w:ascii="Times New Roman" w:hAnsi="Times New Roman" w:cs="Times New Roman"/>
          <w:b/>
          <w:bCs/>
          <w:i w:val="0"/>
          <w:iCs w:val="0"/>
          <w:color w:val="000000" w:themeColor="text1"/>
          <w:sz w:val="24"/>
          <w:szCs w:val="24"/>
        </w:rPr>
        <w:instrText xml:space="preserve"> SEQ Figure \* ARABIC </w:instrText>
      </w:r>
      <w:r w:rsidRPr="009438D0">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15</w:t>
      </w:r>
      <w:r w:rsidRPr="009438D0">
        <w:rPr>
          <w:rFonts w:ascii="Times New Roman" w:hAnsi="Times New Roman" w:cs="Times New Roman"/>
          <w:b/>
          <w:bCs/>
          <w:i w:val="0"/>
          <w:iCs w:val="0"/>
          <w:color w:val="000000" w:themeColor="text1"/>
          <w:sz w:val="24"/>
          <w:szCs w:val="24"/>
        </w:rPr>
        <w:fldChar w:fldCharType="end"/>
      </w:r>
      <w:r w:rsidRPr="009438D0">
        <w:rPr>
          <w:rFonts w:ascii="Times New Roman" w:hAnsi="Times New Roman" w:cs="Times New Roman"/>
          <w:b/>
          <w:bCs/>
          <w:i w:val="0"/>
          <w:iCs w:val="0"/>
          <w:color w:val="000000" w:themeColor="text1"/>
          <w:sz w:val="24"/>
          <w:szCs w:val="24"/>
        </w:rPr>
        <w:t>.</w:t>
      </w:r>
      <w:r w:rsidRPr="009438D0">
        <w:rPr>
          <w:color w:val="000000" w:themeColor="text1"/>
        </w:rPr>
        <w:t xml:space="preserve"> </w:t>
      </w:r>
      <w:r>
        <w:rPr>
          <w:rFonts w:ascii="Times New Roman" w:hAnsi="Times New Roman" w:cs="Times New Roman"/>
          <w:i w:val="0"/>
          <w:iCs w:val="0"/>
          <w:color w:val="000000" w:themeColor="text1"/>
          <w:sz w:val="24"/>
          <w:szCs w:val="24"/>
        </w:rPr>
        <w:t>Performance of OM10.</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sidR="00AE6CAE">
        <w:rPr>
          <w:rFonts w:ascii="Times New Roman" w:hAnsi="Times New Roman" w:cs="Times New Roman"/>
          <w:i w:val="0"/>
          <w:iCs w:val="0"/>
          <w:color w:val="000000" w:themeColor="text1"/>
          <w:sz w:val="24"/>
          <w:szCs w:val="24"/>
        </w:rPr>
        <w:t>High (i.e., high, inefficient) and Low (i.e., low, efficient)</w:t>
      </w:r>
      <w:r w:rsidRPr="00F20CB1">
        <w:rPr>
          <w:rFonts w:ascii="Times New Roman" w:hAnsi="Times New Roman" w:cs="Times New Roman"/>
          <w:i w:val="0"/>
          <w:iCs w:val="0"/>
          <w:color w:val="000000" w:themeColor="text1"/>
          <w:sz w:val="24"/>
          <w:szCs w:val="24"/>
        </w:rPr>
        <w:t xml:space="preserve"> test events for networks </w:t>
      </w:r>
      <w:r w:rsidR="00AE6CAE">
        <w:rPr>
          <w:rFonts w:ascii="Times New Roman" w:hAnsi="Times New Roman" w:cs="Times New Roman"/>
          <w:i w:val="0"/>
          <w:iCs w:val="0"/>
          <w:color w:val="000000" w:themeColor="text1"/>
          <w:sz w:val="24"/>
          <w:szCs w:val="24"/>
        </w:rPr>
        <w:t>in Experiment 1 and those in Experiments 2 and 3. These experiments correspond to those in Liu and Spelke (2017).</w:t>
      </w:r>
    </w:p>
    <w:p w14:paraId="0EA0D3BC" w14:textId="77777777" w:rsidR="000027B6" w:rsidRPr="000027B6" w:rsidRDefault="000027B6" w:rsidP="000027B6">
      <w:pPr>
        <w:rPr>
          <w:ins w:id="805" w:author="Benton, Deon" w:date="2026-04-28T16:29:00Z" w16du:dateUtc="2026-04-28T21:29:00Z"/>
        </w:rPr>
      </w:pPr>
    </w:p>
    <w:p w14:paraId="7E2C574B" w14:textId="2661203F" w:rsidR="00524642" w:rsidRDefault="00A8046D" w:rsidP="00EF724B">
      <w:pPr>
        <w:spacing w:line="480" w:lineRule="auto"/>
        <w:ind w:firstLine="720"/>
        <w:contextualSpacing/>
        <w:rPr>
          <w:rFonts w:ascii="Times New Roman" w:hAnsi="Times New Roman" w:cs="Times New Roman"/>
        </w:rPr>
      </w:pPr>
      <w:ins w:id="806" w:author="Benton, Deon" w:date="2026-04-28T16:31:00Z" w16du:dateUtc="2026-04-28T21:31:00Z">
        <w:r>
          <w:rPr>
            <w:rFonts w:ascii="Times New Roman" w:hAnsi="Times New Roman" w:cs="Times New Roman"/>
          </w:rPr>
          <w:t xml:space="preserve">As with the previous simulations, a different pattern of performance </w:t>
        </w:r>
      </w:ins>
      <w:ins w:id="807" w:author="Benton, Deon" w:date="2026-04-28T16:32:00Z" w16du:dateUtc="2026-04-28T21:32:00Z">
        <w:r w:rsidR="00D30BC2">
          <w:rPr>
            <w:rFonts w:ascii="Times New Roman" w:hAnsi="Times New Roman" w:cs="Times New Roman"/>
          </w:rPr>
          <w:t>emerged for OM10.</w:t>
        </w:r>
        <w:r w:rsidR="00EE2928">
          <w:rPr>
            <w:rFonts w:ascii="Times New Roman" w:hAnsi="Times New Roman" w:cs="Times New Roman"/>
          </w:rPr>
          <w:t xml:space="preserve"> </w:t>
        </w:r>
      </w:ins>
      <w:r w:rsidR="000359C1">
        <w:rPr>
          <w:rFonts w:ascii="Times New Roman" w:hAnsi="Times New Roman" w:cs="Times New Roman"/>
        </w:rPr>
        <w:t>This pattern i</w:t>
      </w:r>
      <w:ins w:id="808" w:author="Benton, Deon" w:date="2026-04-29T10:38:00Z" w16du:dateUtc="2026-04-29T15:38:00Z">
        <w:r w:rsidR="005839CC">
          <w:rPr>
            <w:rFonts w:ascii="Times New Roman" w:hAnsi="Times New Roman" w:cs="Times New Roman"/>
          </w:rPr>
          <w:t xml:space="preserve">s shown in Figure 15. </w:t>
        </w:r>
      </w:ins>
      <w:ins w:id="809" w:author="Benton, Deon" w:date="2026-04-29T10:43:00Z" w16du:dateUtc="2026-04-29T15:43:00Z">
        <w:r w:rsidR="000E0FAD">
          <w:rPr>
            <w:rFonts w:ascii="Times New Roman" w:hAnsi="Times New Roman" w:cs="Times New Roman"/>
          </w:rPr>
          <w:t>The figure shows that for networks in Experiment 1,</w:t>
        </w:r>
      </w:ins>
      <w:ins w:id="810" w:author="Benton, Deon" w:date="2026-04-29T10:37:00Z" w16du:dateUtc="2026-04-29T15:37:00Z">
        <w:r w:rsidR="005839CC">
          <w:rPr>
            <w:rFonts w:ascii="Times New Roman" w:hAnsi="Times New Roman" w:cs="Times New Roman"/>
          </w:rPr>
          <w:t xml:space="preserve"> </w:t>
        </w:r>
      </w:ins>
      <w:ins w:id="811" w:author="Benton, Deon" w:date="2026-04-29T10:39:00Z" w16du:dateUtc="2026-04-29T15:39:00Z">
        <w:r w:rsidR="005839CC">
          <w:rPr>
            <w:rFonts w:ascii="Times New Roman" w:hAnsi="Times New Roman" w:cs="Times New Roman"/>
          </w:rPr>
          <w:t>the critical units were activated to a greater extent during the Low test event than during the High one.</w:t>
        </w:r>
        <w:r w:rsidR="004F77B5">
          <w:rPr>
            <w:rFonts w:ascii="Times New Roman" w:hAnsi="Times New Roman" w:cs="Times New Roman"/>
          </w:rPr>
          <w:t xml:space="preserve"> </w:t>
        </w:r>
      </w:ins>
      <w:ins w:id="812" w:author="Benton, Deon" w:date="2026-04-29T10:46:00Z" w16du:dateUtc="2026-04-29T15:46:00Z">
        <w:r w:rsidR="00CA285F">
          <w:rPr>
            <w:rFonts w:ascii="Times New Roman" w:hAnsi="Times New Roman" w:cs="Times New Roman"/>
          </w:rPr>
          <w:t>In contrast,</w:t>
        </w:r>
      </w:ins>
      <w:ins w:id="813" w:author="Benton, Deon" w:date="2026-04-29T10:44:00Z" w16du:dateUtc="2026-04-29T15:44:00Z">
        <w:r w:rsidR="00CA285F">
          <w:rPr>
            <w:rFonts w:ascii="Times New Roman" w:hAnsi="Times New Roman" w:cs="Times New Roman"/>
          </w:rPr>
          <w:t xml:space="preserve"> these units </w:t>
        </w:r>
      </w:ins>
      <w:r w:rsidR="00A73934">
        <w:rPr>
          <w:rFonts w:ascii="Times New Roman" w:hAnsi="Times New Roman" w:cs="Times New Roman"/>
        </w:rPr>
        <w:t>were</w:t>
      </w:r>
      <w:ins w:id="814" w:author="Benton, Deon" w:date="2026-04-29T10:44:00Z" w16du:dateUtc="2026-04-29T15:44:00Z">
        <w:r w:rsidR="00CA285F">
          <w:rPr>
            <w:rFonts w:ascii="Times New Roman" w:hAnsi="Times New Roman" w:cs="Times New Roman"/>
          </w:rPr>
          <w:t xml:space="preserve"> activated to the same degree during both test events</w:t>
        </w:r>
      </w:ins>
      <w:ins w:id="815" w:author="Benton, Deon" w:date="2026-04-29T10:46:00Z" w16du:dateUtc="2026-04-29T15:46:00Z">
        <w:r w:rsidR="00CA285F">
          <w:rPr>
            <w:rFonts w:ascii="Times New Roman" w:hAnsi="Times New Roman" w:cs="Times New Roman"/>
          </w:rPr>
          <w:t xml:space="preserve"> for networks in Experiments 2 and 3</w:t>
        </w:r>
      </w:ins>
      <w:ins w:id="816" w:author="Benton, Deon" w:date="2026-04-29T10:44:00Z" w16du:dateUtc="2026-04-29T15:44:00Z">
        <w:r w:rsidR="00CA285F">
          <w:rPr>
            <w:rFonts w:ascii="Times New Roman" w:hAnsi="Times New Roman" w:cs="Times New Roman"/>
          </w:rPr>
          <w:t xml:space="preserve">. </w:t>
        </w:r>
      </w:ins>
      <w:r w:rsidR="00E1149B">
        <w:rPr>
          <w:rFonts w:ascii="Times New Roman" w:hAnsi="Times New Roman" w:cs="Times New Roman"/>
        </w:rPr>
        <w:t>The rationale for not</w:t>
      </w:r>
      <w:ins w:id="817" w:author="Benton, Deon" w:date="2026-04-29T10:50:00Z" w16du:dateUtc="2026-04-29T15:50:00Z">
        <w:r w:rsidR="003C5985">
          <w:rPr>
            <w:rFonts w:ascii="Times New Roman" w:hAnsi="Times New Roman" w:cs="Times New Roman"/>
          </w:rPr>
          <w:t xml:space="preserve"> </w:t>
        </w:r>
      </w:ins>
      <w:r w:rsidR="00D9480E">
        <w:rPr>
          <w:rFonts w:ascii="Times New Roman" w:hAnsi="Times New Roman" w:cs="Times New Roman"/>
        </w:rPr>
        <w:t xml:space="preserve">plotting </w:t>
      </w:r>
      <w:r w:rsidR="00E2070D" w:rsidRPr="00E2070D">
        <w:rPr>
          <w:rFonts w:ascii="Times New Roman" w:hAnsi="Times New Roman" w:cs="Times New Roman"/>
        </w:rPr>
        <w:t>OM10’s performance separately for Experiments</w:t>
      </w:r>
      <w:r w:rsidR="00525BB8">
        <w:rPr>
          <w:rFonts w:ascii="Times New Roman" w:hAnsi="Times New Roman" w:cs="Times New Roman"/>
        </w:rPr>
        <w:t xml:space="preserve"> 2 </w:t>
      </w:r>
      <w:r w:rsidR="00E2070D" w:rsidRPr="00E2070D">
        <w:rPr>
          <w:rFonts w:ascii="Times New Roman" w:hAnsi="Times New Roman" w:cs="Times New Roman"/>
        </w:rPr>
        <w:t xml:space="preserve">and </w:t>
      </w:r>
      <w:r w:rsidR="00525BB8">
        <w:rPr>
          <w:rFonts w:ascii="Times New Roman" w:hAnsi="Times New Roman" w:cs="Times New Roman"/>
        </w:rPr>
        <w:t>3</w:t>
      </w:r>
      <w:r w:rsidR="00E1149B">
        <w:rPr>
          <w:rFonts w:ascii="Times New Roman" w:hAnsi="Times New Roman" w:cs="Times New Roman"/>
        </w:rPr>
        <w:t xml:space="preserve"> was that</w:t>
      </w:r>
      <w:ins w:id="818" w:author="Benton, Deon" w:date="2026-04-29T10:57:00Z" w16du:dateUtc="2026-04-29T15:57:00Z">
        <w:r w:rsidR="001001BD">
          <w:rPr>
            <w:rFonts w:ascii="Times New Roman" w:hAnsi="Times New Roman" w:cs="Times New Roman"/>
          </w:rPr>
          <w:t xml:space="preserve"> simulati</w:t>
        </w:r>
      </w:ins>
      <w:ins w:id="819" w:author="Benton, Deon" w:date="2026-04-29T11:02:00Z" w16du:dateUtc="2026-04-29T16:02:00Z">
        <w:r w:rsidR="0065326F">
          <w:rPr>
            <w:rFonts w:ascii="Times New Roman" w:hAnsi="Times New Roman" w:cs="Times New Roman"/>
          </w:rPr>
          <w:t>ng</w:t>
        </w:r>
      </w:ins>
      <w:ins w:id="820" w:author="Benton, Deon" w:date="2026-04-29T10:57:00Z" w16du:dateUtc="2026-04-29T15:57:00Z">
        <w:r w:rsidR="001001BD">
          <w:rPr>
            <w:rFonts w:ascii="Times New Roman" w:hAnsi="Times New Roman" w:cs="Times New Roman"/>
          </w:rPr>
          <w:t xml:space="preserve"> control conditions</w:t>
        </w:r>
      </w:ins>
      <w:ins w:id="821" w:author="Benton, Deon" w:date="2026-04-29T10:58:00Z" w16du:dateUtc="2026-04-29T15:58:00Z">
        <w:r w:rsidR="001001BD">
          <w:rPr>
            <w:rFonts w:ascii="Times New Roman" w:hAnsi="Times New Roman" w:cs="Times New Roman"/>
          </w:rPr>
          <w:t xml:space="preserve"> with this model</w:t>
        </w:r>
      </w:ins>
      <w:ins w:id="822" w:author="Benton, Deon" w:date="2026-04-29T10:57:00Z" w16du:dateUtc="2026-04-29T15:57:00Z">
        <w:r w:rsidR="001001BD">
          <w:rPr>
            <w:rFonts w:ascii="Times New Roman" w:hAnsi="Times New Roman" w:cs="Times New Roman"/>
          </w:rPr>
          <w:t xml:space="preserve">—which </w:t>
        </w:r>
      </w:ins>
      <w:ins w:id="823" w:author="Benton, Deon" w:date="2026-04-29T12:28:00Z" w16du:dateUtc="2026-04-29T17:28:00Z">
        <w:r w:rsidR="00E94431">
          <w:rPr>
            <w:rFonts w:ascii="Times New Roman" w:hAnsi="Times New Roman" w:cs="Times New Roman"/>
          </w:rPr>
          <w:t>the corresponding behavioral experiments</w:t>
        </w:r>
      </w:ins>
      <w:ins w:id="824" w:author="Benton, Deon" w:date="2026-04-29T12:29:00Z" w16du:dateUtc="2026-04-29T17:29:00Z">
        <w:r w:rsidR="00E94431">
          <w:rPr>
            <w:rFonts w:ascii="Times New Roman" w:hAnsi="Times New Roman" w:cs="Times New Roman"/>
          </w:rPr>
          <w:t xml:space="preserve"> served as i</w:t>
        </w:r>
      </w:ins>
      <w:ins w:id="825" w:author="Benton, Deon" w:date="2026-04-29T10:57:00Z" w16du:dateUtc="2026-04-29T15:57:00Z">
        <w:r w:rsidR="001001BD">
          <w:rPr>
            <w:rFonts w:ascii="Times New Roman" w:hAnsi="Times New Roman" w:cs="Times New Roman"/>
          </w:rPr>
          <w:t>n Liu and Spelke (201</w:t>
        </w:r>
      </w:ins>
      <w:ins w:id="826" w:author="Benton, Deon" w:date="2026-04-29T10:58:00Z" w16du:dateUtc="2026-04-29T15:58:00Z">
        <w:r w:rsidR="001001BD">
          <w:rPr>
            <w:rFonts w:ascii="Times New Roman" w:hAnsi="Times New Roman" w:cs="Times New Roman"/>
          </w:rPr>
          <w:t>7)—</w:t>
        </w:r>
        <w:r w:rsidR="00784567">
          <w:rPr>
            <w:rFonts w:ascii="Times New Roman" w:hAnsi="Times New Roman" w:cs="Times New Roman"/>
          </w:rPr>
          <w:t>entails removing obstacles</w:t>
        </w:r>
      </w:ins>
      <w:ins w:id="827" w:author="Benton, Deon" w:date="2026-04-29T10:50:00Z" w16du:dateUtc="2026-04-29T15:50:00Z">
        <w:r w:rsidR="003C5985">
          <w:rPr>
            <w:rFonts w:ascii="Times New Roman" w:hAnsi="Times New Roman" w:cs="Times New Roman"/>
          </w:rPr>
          <w:t>.</w:t>
        </w:r>
      </w:ins>
      <w:ins w:id="828" w:author="Benton, Deon" w:date="2026-04-29T10:59:00Z" w16du:dateUtc="2026-04-29T15:59:00Z">
        <w:r w:rsidR="00784567">
          <w:rPr>
            <w:rFonts w:ascii="Times New Roman" w:hAnsi="Times New Roman" w:cs="Times New Roman"/>
          </w:rPr>
          <w:t xml:space="preserve"> </w:t>
        </w:r>
      </w:ins>
      <w:ins w:id="829" w:author="Benton, Deon" w:date="2026-04-29T11:10:00Z" w16du:dateUtc="2026-04-29T16:10:00Z">
        <w:r w:rsidR="00B7179B">
          <w:rPr>
            <w:rFonts w:ascii="Times New Roman" w:hAnsi="Times New Roman" w:cs="Times New Roman"/>
          </w:rPr>
          <w:t xml:space="preserve">Including </w:t>
        </w:r>
      </w:ins>
      <w:ins w:id="830" w:author="Benton, Deon" w:date="2026-04-29T11:03:00Z" w16du:dateUtc="2026-04-29T16:03:00Z">
        <w:r w:rsidR="0065326F">
          <w:rPr>
            <w:rFonts w:ascii="Times New Roman" w:hAnsi="Times New Roman" w:cs="Times New Roman"/>
          </w:rPr>
          <w:t xml:space="preserve">obstacles in the simulation of Experiments 1 and 2 </w:t>
        </w:r>
      </w:ins>
      <w:ins w:id="831" w:author="Benton, Deon" w:date="2026-04-29T11:05:00Z" w16du:dateUtc="2026-04-29T16:05:00Z">
        <w:r w:rsidR="007909D0">
          <w:rPr>
            <w:rFonts w:ascii="Times New Roman" w:hAnsi="Times New Roman" w:cs="Times New Roman"/>
          </w:rPr>
          <w:t>would</w:t>
        </w:r>
      </w:ins>
      <w:ins w:id="832" w:author="Benton, Deon" w:date="2026-04-29T11:10:00Z" w16du:dateUtc="2026-04-29T16:10:00Z">
        <w:r w:rsidR="00B7179B">
          <w:rPr>
            <w:rFonts w:ascii="Times New Roman" w:hAnsi="Times New Roman" w:cs="Times New Roman"/>
          </w:rPr>
          <w:t xml:space="preserve"> thus</w:t>
        </w:r>
      </w:ins>
      <w:ins w:id="833" w:author="Benton, Deon" w:date="2026-04-29T11:00:00Z" w16du:dateUtc="2026-04-29T16:00:00Z">
        <w:r w:rsidR="00784567">
          <w:rPr>
            <w:rFonts w:ascii="Times New Roman" w:hAnsi="Times New Roman" w:cs="Times New Roman"/>
          </w:rPr>
          <w:t xml:space="preserve"> </w:t>
        </w:r>
      </w:ins>
      <w:ins w:id="834" w:author="Benton, Deon" w:date="2026-04-29T11:11:00Z" w16du:dateUtc="2026-04-29T16:11:00Z">
        <w:r w:rsidR="003836F7">
          <w:rPr>
            <w:rFonts w:ascii="Times New Roman" w:hAnsi="Times New Roman" w:cs="Times New Roman"/>
          </w:rPr>
          <w:t xml:space="preserve">constitute a </w:t>
        </w:r>
      </w:ins>
      <w:ins w:id="835" w:author="Benton, Deon" w:date="2026-04-29T11:18:00Z" w16du:dateUtc="2026-04-29T16:18:00Z">
        <w:r w:rsidR="00EF724B">
          <w:rPr>
            <w:rFonts w:ascii="Times New Roman" w:hAnsi="Times New Roman" w:cs="Times New Roman"/>
          </w:rPr>
          <w:t>significant</w:t>
        </w:r>
      </w:ins>
      <w:ins w:id="836" w:author="Benton, Deon" w:date="2026-04-29T11:11:00Z" w16du:dateUtc="2026-04-29T16:11:00Z">
        <w:r w:rsidR="003836F7">
          <w:rPr>
            <w:rFonts w:ascii="Times New Roman" w:hAnsi="Times New Roman" w:cs="Times New Roman"/>
          </w:rPr>
          <w:t xml:space="preserve"> departure from</w:t>
        </w:r>
      </w:ins>
      <w:ins w:id="837" w:author="Benton, Deon" w:date="2026-04-29T11:01:00Z" w16du:dateUtc="2026-04-29T16:01:00Z">
        <w:r w:rsidR="000E2038">
          <w:rPr>
            <w:rFonts w:ascii="Times New Roman" w:hAnsi="Times New Roman" w:cs="Times New Roman"/>
          </w:rPr>
          <w:t xml:space="preserve"> </w:t>
        </w:r>
      </w:ins>
      <w:ins w:id="838" w:author="Benton, Deon" w:date="2026-04-29T11:04:00Z" w16du:dateUtc="2026-04-29T16:04:00Z">
        <w:r w:rsidR="0065326F">
          <w:rPr>
            <w:rFonts w:ascii="Times New Roman" w:hAnsi="Times New Roman" w:cs="Times New Roman"/>
          </w:rPr>
          <w:t xml:space="preserve">how </w:t>
        </w:r>
      </w:ins>
      <w:ins w:id="839" w:author="Benton, Deon" w:date="2026-04-29T11:05:00Z" w16du:dateUtc="2026-04-29T16:05:00Z">
        <w:r w:rsidR="007909D0">
          <w:rPr>
            <w:rFonts w:ascii="Times New Roman" w:hAnsi="Times New Roman" w:cs="Times New Roman"/>
          </w:rPr>
          <w:t>Overwalle (2010) used this model to simulate the control condition in Gergely et al. (1995)</w:t>
        </w:r>
      </w:ins>
      <w:ins w:id="840" w:author="Benton, Deon" w:date="2026-04-29T11:14:00Z" w16du:dateUtc="2026-04-29T16:14:00Z">
        <w:r w:rsidR="005D6354">
          <w:rPr>
            <w:rFonts w:ascii="Times New Roman" w:hAnsi="Times New Roman" w:cs="Times New Roman"/>
          </w:rPr>
          <w:t xml:space="preserve"> and how these conditions were </w:t>
        </w:r>
      </w:ins>
      <w:ins w:id="841" w:author="Benton, Deon" w:date="2026-04-29T11:17:00Z" w16du:dateUtc="2026-04-29T16:17:00Z">
        <w:r w:rsidR="00525C2F">
          <w:rPr>
            <w:rFonts w:ascii="Times New Roman" w:hAnsi="Times New Roman" w:cs="Times New Roman"/>
          </w:rPr>
          <w:t>implemented in</w:t>
        </w:r>
      </w:ins>
      <w:ins w:id="842" w:author="Benton, Deon" w:date="2026-04-29T11:14:00Z" w16du:dateUtc="2026-04-29T16:14:00Z">
        <w:r w:rsidR="005D6354">
          <w:rPr>
            <w:rFonts w:ascii="Times New Roman" w:hAnsi="Times New Roman" w:cs="Times New Roman"/>
          </w:rPr>
          <w:t xml:space="preserve"> the previous simulations</w:t>
        </w:r>
      </w:ins>
      <w:ins w:id="843" w:author="Benton, Deon" w:date="2026-04-29T11:05:00Z" w16du:dateUtc="2026-04-29T16:05:00Z">
        <w:r w:rsidR="007909D0">
          <w:rPr>
            <w:rFonts w:ascii="Times New Roman" w:hAnsi="Times New Roman" w:cs="Times New Roman"/>
          </w:rPr>
          <w:t xml:space="preserve">. </w:t>
        </w:r>
      </w:ins>
      <w:ins w:id="844" w:author="Benton, Deon" w:date="2026-04-29T11:12:00Z" w16du:dateUtc="2026-04-29T16:12:00Z">
        <w:r w:rsidR="003836F7">
          <w:rPr>
            <w:rFonts w:ascii="Times New Roman" w:hAnsi="Times New Roman" w:cs="Times New Roman"/>
          </w:rPr>
          <w:t xml:space="preserve">In those simulations, </w:t>
        </w:r>
      </w:ins>
      <w:ins w:id="845" w:author="Benton, Deon" w:date="2026-04-29T11:14:00Z" w16du:dateUtc="2026-04-29T16:14:00Z">
        <w:r w:rsidR="005D6354">
          <w:rPr>
            <w:rFonts w:ascii="Times New Roman" w:hAnsi="Times New Roman" w:cs="Times New Roman"/>
          </w:rPr>
          <w:t>barrier</w:t>
        </w:r>
      </w:ins>
      <w:ins w:id="846" w:author="Benton, Deon" w:date="2026-04-29T11:15:00Z" w16du:dateUtc="2026-04-29T16:15:00Z">
        <w:r w:rsidR="005D6354">
          <w:rPr>
            <w:rFonts w:ascii="Times New Roman" w:hAnsi="Times New Roman" w:cs="Times New Roman"/>
          </w:rPr>
          <w:t xml:space="preserve">-less control conditions were </w:t>
        </w:r>
      </w:ins>
      <w:ins w:id="847" w:author="Benton, Deon" w:date="2026-04-29T11:08:00Z" w16du:dateUtc="2026-04-29T16:08:00Z">
        <w:r w:rsidR="00E21F53">
          <w:rPr>
            <w:rFonts w:ascii="Times New Roman" w:hAnsi="Times New Roman" w:cs="Times New Roman"/>
          </w:rPr>
          <w:t>treated</w:t>
        </w:r>
      </w:ins>
      <w:ins w:id="848" w:author="Benton, Deon" w:date="2026-04-29T11:07:00Z" w16du:dateUtc="2026-04-29T16:07:00Z">
        <w:r w:rsidR="00E21F53">
          <w:rPr>
            <w:rFonts w:ascii="Times New Roman" w:hAnsi="Times New Roman" w:cs="Times New Roman"/>
          </w:rPr>
          <w:t xml:space="preserve"> </w:t>
        </w:r>
      </w:ins>
      <w:r w:rsidR="000A5F46" w:rsidRPr="000A5F46">
        <w:rPr>
          <w:rFonts w:ascii="Times New Roman" w:hAnsi="Times New Roman" w:cs="Times New Roman"/>
        </w:rPr>
        <w:t>as a theoretical commitment</w:t>
      </w:r>
      <w:ins w:id="849" w:author="Benton, Deon" w:date="2026-04-29T11:15:00Z" w16du:dateUtc="2026-04-29T16:15:00Z">
        <w:r w:rsidR="00525C2F">
          <w:rPr>
            <w:rFonts w:ascii="Times New Roman" w:hAnsi="Times New Roman" w:cs="Times New Roman"/>
          </w:rPr>
          <w:t>—and limitation—</w:t>
        </w:r>
      </w:ins>
      <w:r w:rsidR="000A5F46" w:rsidRPr="000A5F46">
        <w:rPr>
          <w:rFonts w:ascii="Times New Roman" w:hAnsi="Times New Roman" w:cs="Times New Roman"/>
        </w:rPr>
        <w:t xml:space="preserve">about which task-relevant features </w:t>
      </w:r>
      <w:ins w:id="850" w:author="Benton, Deon" w:date="2026-04-29T11:08:00Z" w16du:dateUtc="2026-04-29T16:08:00Z">
        <w:r w:rsidR="00E21F53">
          <w:rPr>
            <w:rFonts w:ascii="Times New Roman" w:hAnsi="Times New Roman" w:cs="Times New Roman"/>
          </w:rPr>
          <w:t>are relevant when modeling these conditions</w:t>
        </w:r>
      </w:ins>
      <w:r w:rsidR="000A5F46" w:rsidRPr="000A5F46">
        <w:rPr>
          <w:rFonts w:ascii="Times New Roman" w:hAnsi="Times New Roman" w:cs="Times New Roman"/>
        </w:rPr>
        <w:t xml:space="preserve"> in action-understanding studies</w:t>
      </w:r>
      <w:ins w:id="851" w:author="Benton, Deon" w:date="2026-04-29T11:17:00Z" w16du:dateUtc="2026-04-29T16:17:00Z">
        <w:r w:rsidR="00525C2F">
          <w:rPr>
            <w:rFonts w:ascii="Times New Roman" w:hAnsi="Times New Roman" w:cs="Times New Roman"/>
          </w:rPr>
          <w:t>; relaxing this constraint here would effectivel</w:t>
        </w:r>
      </w:ins>
      <w:ins w:id="852" w:author="Benton, Deon" w:date="2026-04-29T11:18:00Z" w16du:dateUtc="2026-04-29T16:18:00Z">
        <w:r w:rsidR="00525C2F">
          <w:rPr>
            <w:rFonts w:ascii="Times New Roman" w:hAnsi="Times New Roman" w:cs="Times New Roman"/>
          </w:rPr>
          <w:t>y transform OM10 into a fundamentally different model</w:t>
        </w:r>
      </w:ins>
      <w:ins w:id="853" w:author="Benton, Deon" w:date="2026-04-29T10:45:00Z" w16du:dateUtc="2026-04-29T15:45:00Z">
        <w:r w:rsidR="00CA285F">
          <w:rPr>
            <w:rFonts w:ascii="Times New Roman" w:hAnsi="Times New Roman" w:cs="Times New Roman"/>
          </w:rPr>
          <w:t xml:space="preserve">. </w:t>
        </w:r>
      </w:ins>
    </w:p>
    <w:p w14:paraId="215415E8" w14:textId="77777777" w:rsidR="00E1149B" w:rsidRDefault="00E1149B" w:rsidP="00EF724B">
      <w:pPr>
        <w:spacing w:line="480" w:lineRule="auto"/>
        <w:ind w:firstLine="720"/>
        <w:contextualSpacing/>
        <w:rPr>
          <w:rFonts w:ascii="Times New Roman" w:hAnsi="Times New Roman" w:cs="Times New Roman"/>
        </w:rPr>
      </w:pPr>
    </w:p>
    <w:tbl>
      <w:tblPr>
        <w:tblStyle w:val="TableGrid"/>
        <w:tblW w:w="8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4"/>
      </w:tblGrid>
      <w:tr w:rsidR="00B95EB5" w14:paraId="65D5ECF9" w14:textId="77777777" w:rsidTr="00F54BD7">
        <w:trPr>
          <w:trHeight w:val="4025"/>
        </w:trPr>
        <w:tc>
          <w:tcPr>
            <w:tcW w:w="8584" w:type="dxa"/>
          </w:tcPr>
          <w:p w14:paraId="5754A8A0" w14:textId="676146DF" w:rsidR="00B95EB5" w:rsidRDefault="00B95EB5" w:rsidP="00F54BD7">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19E8B434" wp14:editId="4296236E">
                  <wp:extent cx="4772025" cy="2919297"/>
                  <wp:effectExtent l="0" t="0" r="0" b="0"/>
                  <wp:docPr id="6810391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39130" name="Picture 68103913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785070" cy="2927277"/>
                          </a:xfrm>
                          <a:prstGeom prst="rect">
                            <a:avLst/>
                          </a:prstGeom>
                        </pic:spPr>
                      </pic:pic>
                    </a:graphicData>
                  </a:graphic>
                </wp:inline>
              </w:drawing>
            </w:r>
          </w:p>
        </w:tc>
      </w:tr>
    </w:tbl>
    <w:p w14:paraId="73433703" w14:textId="68667AAD" w:rsidR="00F54BD7" w:rsidRDefault="00F54BD7" w:rsidP="00F54BD7">
      <w:pPr>
        <w:pStyle w:val="Caption"/>
        <w:rPr>
          <w:rFonts w:ascii="Times New Roman" w:hAnsi="Times New Roman" w:cs="Times New Roman"/>
        </w:rPr>
      </w:pPr>
      <w:r w:rsidRPr="00F54BD7">
        <w:rPr>
          <w:rFonts w:ascii="Times New Roman" w:hAnsi="Times New Roman" w:cs="Times New Roman"/>
          <w:b/>
          <w:bCs/>
          <w:i w:val="0"/>
          <w:iCs w:val="0"/>
          <w:color w:val="auto"/>
          <w:sz w:val="24"/>
          <w:szCs w:val="24"/>
        </w:rPr>
        <w:t xml:space="preserve">Figure </w:t>
      </w:r>
      <w:r w:rsidRPr="00F54BD7">
        <w:rPr>
          <w:rFonts w:ascii="Times New Roman" w:hAnsi="Times New Roman" w:cs="Times New Roman"/>
          <w:b/>
          <w:bCs/>
          <w:i w:val="0"/>
          <w:iCs w:val="0"/>
          <w:color w:val="auto"/>
          <w:sz w:val="24"/>
          <w:szCs w:val="24"/>
        </w:rPr>
        <w:fldChar w:fldCharType="begin"/>
      </w:r>
      <w:r w:rsidRPr="00F54BD7">
        <w:rPr>
          <w:rFonts w:ascii="Times New Roman" w:hAnsi="Times New Roman" w:cs="Times New Roman"/>
          <w:b/>
          <w:bCs/>
          <w:i w:val="0"/>
          <w:iCs w:val="0"/>
          <w:color w:val="auto"/>
          <w:sz w:val="24"/>
          <w:szCs w:val="24"/>
        </w:rPr>
        <w:instrText xml:space="preserve"> SEQ Figure \* ARABIC </w:instrText>
      </w:r>
      <w:r w:rsidRPr="00F54BD7">
        <w:rPr>
          <w:rFonts w:ascii="Times New Roman" w:hAnsi="Times New Roman" w:cs="Times New Roman"/>
          <w:b/>
          <w:bCs/>
          <w:i w:val="0"/>
          <w:iCs w:val="0"/>
          <w:color w:val="auto"/>
          <w:sz w:val="24"/>
          <w:szCs w:val="24"/>
        </w:rPr>
        <w:fldChar w:fldCharType="separate"/>
      </w:r>
      <w:r w:rsidR="0046105A">
        <w:rPr>
          <w:rFonts w:ascii="Times New Roman" w:hAnsi="Times New Roman" w:cs="Times New Roman"/>
          <w:b/>
          <w:bCs/>
          <w:i w:val="0"/>
          <w:iCs w:val="0"/>
          <w:noProof/>
          <w:color w:val="auto"/>
          <w:sz w:val="24"/>
          <w:szCs w:val="24"/>
        </w:rPr>
        <w:t>16</w:t>
      </w:r>
      <w:r w:rsidRPr="00F54BD7">
        <w:rPr>
          <w:rFonts w:ascii="Times New Roman" w:hAnsi="Times New Roman" w:cs="Times New Roman"/>
          <w:b/>
          <w:bCs/>
          <w:i w:val="0"/>
          <w:iCs w:val="0"/>
          <w:color w:val="auto"/>
          <w:sz w:val="24"/>
          <w:szCs w:val="24"/>
        </w:rPr>
        <w:fldChar w:fldCharType="end"/>
      </w:r>
      <w:r w:rsidRPr="00F54BD7">
        <w:rPr>
          <w:rFonts w:ascii="Times New Roman" w:hAnsi="Times New Roman" w:cs="Times New Roman"/>
          <w:b/>
          <w:bCs/>
          <w:i w:val="0"/>
          <w:iCs w:val="0"/>
          <w:color w:val="auto"/>
          <w:sz w:val="24"/>
          <w:szCs w:val="24"/>
        </w:rPr>
        <w:t>.</w:t>
      </w:r>
      <w:r w:rsidRPr="00F54BD7">
        <w:rPr>
          <w:color w:val="auto"/>
        </w:rPr>
        <w:t xml:space="preserve"> </w:t>
      </w:r>
      <w:r>
        <w:rPr>
          <w:rFonts w:ascii="Times New Roman" w:hAnsi="Times New Roman" w:cs="Times New Roman"/>
          <w:i w:val="0"/>
          <w:iCs w:val="0"/>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Pr>
          <w:rFonts w:ascii="Times New Roman" w:hAnsi="Times New Roman" w:cs="Times New Roman"/>
          <w:i w:val="0"/>
          <w:iCs w:val="0"/>
          <w:color w:val="000000" w:themeColor="text1"/>
          <w:sz w:val="24"/>
          <w:szCs w:val="24"/>
        </w:rPr>
        <w:t>High (i.e., high, inefficient) and Low (i.e., low, efficient)</w:t>
      </w:r>
      <w:r w:rsidRPr="00F20CB1">
        <w:rPr>
          <w:rFonts w:ascii="Times New Roman" w:hAnsi="Times New Roman" w:cs="Times New Roman"/>
          <w:i w:val="0"/>
          <w:iCs w:val="0"/>
          <w:color w:val="000000" w:themeColor="text1"/>
          <w:sz w:val="24"/>
          <w:szCs w:val="24"/>
        </w:rPr>
        <w:t xml:space="preserve"> test events for networks </w:t>
      </w:r>
      <w:r>
        <w:rPr>
          <w:rFonts w:ascii="Times New Roman" w:hAnsi="Times New Roman" w:cs="Times New Roman"/>
          <w:i w:val="0"/>
          <w:iCs w:val="0"/>
          <w:color w:val="000000" w:themeColor="text1"/>
          <w:sz w:val="24"/>
          <w:szCs w:val="24"/>
        </w:rPr>
        <w:t>in Experiment 1</w:t>
      </w:r>
      <w:r w:rsidR="00554D82">
        <w:rPr>
          <w:rFonts w:ascii="Times New Roman" w:hAnsi="Times New Roman" w:cs="Times New Roman"/>
          <w:i w:val="0"/>
          <w:iCs w:val="0"/>
          <w:color w:val="000000" w:themeColor="text1"/>
          <w:sz w:val="24"/>
          <w:szCs w:val="24"/>
        </w:rPr>
        <w:t>-3.</w:t>
      </w:r>
      <w:r>
        <w:rPr>
          <w:rFonts w:ascii="Times New Roman" w:hAnsi="Times New Roman" w:cs="Times New Roman"/>
          <w:i w:val="0"/>
          <w:iCs w:val="0"/>
          <w:color w:val="000000" w:themeColor="text1"/>
          <w:sz w:val="24"/>
          <w:szCs w:val="24"/>
        </w:rPr>
        <w:t xml:space="preserve"> These experiments correspond to those in Liu and Spelke (2017).</w:t>
      </w:r>
    </w:p>
    <w:p w14:paraId="45A8B9FC" w14:textId="74A26812" w:rsidR="00E1149B" w:rsidRDefault="00E1149B" w:rsidP="00F54BD7">
      <w:pPr>
        <w:pStyle w:val="Caption"/>
        <w:rPr>
          <w:rFonts w:ascii="Times New Roman" w:hAnsi="Times New Roman" w:cs="Times New Roman"/>
        </w:rPr>
      </w:pPr>
    </w:p>
    <w:p w14:paraId="75464637" w14:textId="36FA0A8B" w:rsidR="00E1149B" w:rsidRDefault="00C445FE" w:rsidP="00EF724B">
      <w:pPr>
        <w:spacing w:line="480" w:lineRule="auto"/>
        <w:ind w:firstLine="720"/>
        <w:contextualSpacing/>
        <w:rPr>
          <w:rFonts w:ascii="Times New Roman" w:hAnsi="Times New Roman" w:cs="Times New Roman"/>
        </w:rPr>
      </w:pPr>
      <w:r>
        <w:rPr>
          <w:rFonts w:ascii="Times New Roman" w:hAnsi="Times New Roman" w:cs="Times New Roman"/>
        </w:rPr>
        <w:t>It is possible that</w:t>
      </w:r>
      <w:r w:rsidR="00115979">
        <w:rPr>
          <w:rFonts w:ascii="Times New Roman" w:hAnsi="Times New Roman" w:cs="Times New Roman"/>
        </w:rPr>
        <w:t xml:space="preserve"> </w:t>
      </w:r>
      <w:r w:rsidR="0096701D">
        <w:rPr>
          <w:rFonts w:ascii="Times New Roman" w:hAnsi="Times New Roman" w:cs="Times New Roman"/>
        </w:rPr>
        <w:t xml:space="preserve">OM10 would succeed at capturing infants’ looking responses </w:t>
      </w:r>
      <w:r w:rsidR="00994099">
        <w:rPr>
          <w:rFonts w:ascii="Times New Roman" w:hAnsi="Times New Roman" w:cs="Times New Roman"/>
        </w:rPr>
        <w:t>in Liu and Spelke (2017) if it simulated the</w:t>
      </w:r>
      <w:r w:rsidR="002E22B1">
        <w:rPr>
          <w:rFonts w:ascii="Times New Roman" w:hAnsi="Times New Roman" w:cs="Times New Roman"/>
        </w:rPr>
        <w:t xml:space="preserve"> three experiments </w:t>
      </w:r>
      <w:r w:rsidR="00994099">
        <w:rPr>
          <w:rFonts w:ascii="Times New Roman" w:hAnsi="Times New Roman" w:cs="Times New Roman"/>
        </w:rPr>
        <w:t xml:space="preserve">in this study </w:t>
      </w:r>
      <w:r w:rsidR="002E22B1">
        <w:rPr>
          <w:rFonts w:ascii="Times New Roman" w:hAnsi="Times New Roman" w:cs="Times New Roman"/>
        </w:rPr>
        <w:t xml:space="preserve">more veridically. </w:t>
      </w:r>
      <w:r w:rsidR="000F31B9">
        <w:rPr>
          <w:rFonts w:ascii="Times New Roman" w:hAnsi="Times New Roman" w:cs="Times New Roman"/>
        </w:rPr>
        <w:t xml:space="preserve">One way </w:t>
      </w:r>
      <w:r w:rsidR="00B9268C">
        <w:rPr>
          <w:rFonts w:ascii="Times New Roman" w:hAnsi="Times New Roman" w:cs="Times New Roman"/>
        </w:rPr>
        <w:t xml:space="preserve">to achieve this </w:t>
      </w:r>
      <w:r w:rsidR="000F31B9">
        <w:rPr>
          <w:rFonts w:ascii="Times New Roman" w:hAnsi="Times New Roman" w:cs="Times New Roman"/>
        </w:rPr>
        <w:t>is by including</w:t>
      </w:r>
      <w:r w:rsidR="00603E6F">
        <w:rPr>
          <w:rFonts w:ascii="Times New Roman" w:hAnsi="Times New Roman" w:cs="Times New Roman"/>
        </w:rPr>
        <w:t xml:space="preserve"> an obstacle during the test phase </w:t>
      </w:r>
      <w:r w:rsidR="00B9268C">
        <w:rPr>
          <w:rFonts w:ascii="Times New Roman" w:hAnsi="Times New Roman" w:cs="Times New Roman"/>
        </w:rPr>
        <w:t>the simulation of</w:t>
      </w:r>
      <w:r w:rsidR="00603E6F">
        <w:rPr>
          <w:rFonts w:ascii="Times New Roman" w:hAnsi="Times New Roman" w:cs="Times New Roman"/>
        </w:rPr>
        <w:t xml:space="preserve"> Experiments 2 and 3</w:t>
      </w:r>
      <w:r w:rsidR="00997292">
        <w:rPr>
          <w:rFonts w:ascii="Times New Roman" w:hAnsi="Times New Roman" w:cs="Times New Roman"/>
        </w:rPr>
        <w:t xml:space="preserve">. </w:t>
      </w:r>
      <w:r w:rsidR="000F31B9">
        <w:rPr>
          <w:rFonts w:ascii="Times New Roman" w:hAnsi="Times New Roman" w:cs="Times New Roman"/>
        </w:rPr>
        <w:t xml:space="preserve">Another way that this can be achieved is ensuring that </w:t>
      </w:r>
      <w:r w:rsidR="00997292">
        <w:rPr>
          <w:rFonts w:ascii="Times New Roman" w:hAnsi="Times New Roman" w:cs="Times New Roman"/>
        </w:rPr>
        <w:t>obstacles</w:t>
      </w:r>
      <w:r w:rsidR="005B695F">
        <w:rPr>
          <w:rFonts w:ascii="Times New Roman" w:hAnsi="Times New Roman" w:cs="Times New Roman"/>
        </w:rPr>
        <w:t xml:space="preserve"> remains fully visible throughout the</w:t>
      </w:r>
      <w:r w:rsidR="00603E6F">
        <w:rPr>
          <w:rFonts w:ascii="Times New Roman" w:hAnsi="Times New Roman" w:cs="Times New Roman"/>
        </w:rPr>
        <w:t xml:space="preserve"> duration of the</w:t>
      </w:r>
      <w:r w:rsidR="005B695F">
        <w:rPr>
          <w:rFonts w:ascii="Times New Roman" w:hAnsi="Times New Roman" w:cs="Times New Roman"/>
        </w:rPr>
        <w:t xml:space="preserve"> habituation and test phase</w:t>
      </w:r>
      <w:r w:rsidR="000F31B9">
        <w:rPr>
          <w:rFonts w:ascii="Times New Roman" w:hAnsi="Times New Roman" w:cs="Times New Roman"/>
        </w:rPr>
        <w:t xml:space="preserve">s across all three experiments. </w:t>
      </w:r>
      <w:r w:rsidR="00997292">
        <w:rPr>
          <w:rFonts w:ascii="Times New Roman" w:hAnsi="Times New Roman" w:cs="Times New Roman"/>
        </w:rPr>
        <w:t>The revised version of OM10, OM10-2, incorporated both of these changes.</w:t>
      </w:r>
      <w:r w:rsidR="005B695F">
        <w:rPr>
          <w:rFonts w:ascii="Times New Roman" w:hAnsi="Times New Roman" w:cs="Times New Roman"/>
        </w:rPr>
        <w:t xml:space="preserve"> </w:t>
      </w:r>
      <w:r w:rsidR="00997292">
        <w:rPr>
          <w:rFonts w:ascii="Times New Roman" w:hAnsi="Times New Roman" w:cs="Times New Roman"/>
        </w:rPr>
        <w:t xml:space="preserve">Although </w:t>
      </w:r>
      <w:r w:rsidR="00E0420F">
        <w:rPr>
          <w:rFonts w:ascii="Times New Roman" w:hAnsi="Times New Roman" w:cs="Times New Roman"/>
        </w:rPr>
        <w:t xml:space="preserve">these modifications </w:t>
      </w:r>
      <w:r w:rsidR="00072A47">
        <w:rPr>
          <w:rFonts w:ascii="Times New Roman" w:hAnsi="Times New Roman" w:cs="Times New Roman"/>
        </w:rPr>
        <w:t>resulted in a slight improvement in this model’s ability to capture infants’ looked responses—networks in Experiment 3, like infants in the corresponding behavioral experiment showed more activity in the critical units for the High test event than for the Low one—</w:t>
      </w:r>
      <w:r w:rsidR="00E0420F">
        <w:rPr>
          <w:rFonts w:ascii="Times New Roman" w:hAnsi="Times New Roman" w:cs="Times New Roman"/>
        </w:rPr>
        <w:t>OM10-2’s responses during Experiments 1 and 2</w:t>
      </w:r>
      <w:r w:rsidR="00E65C1F">
        <w:rPr>
          <w:rFonts w:ascii="Times New Roman" w:hAnsi="Times New Roman" w:cs="Times New Roman"/>
        </w:rPr>
        <w:t xml:space="preserve"> </w:t>
      </w:r>
      <w:r w:rsidR="00E0420F">
        <w:rPr>
          <w:rFonts w:ascii="Times New Roman" w:hAnsi="Times New Roman" w:cs="Times New Roman"/>
        </w:rPr>
        <w:t xml:space="preserve">diverged from those of ALIAS and infants. </w:t>
      </w:r>
      <w:r w:rsidR="005B2D7A">
        <w:rPr>
          <w:rFonts w:ascii="Times New Roman" w:hAnsi="Times New Roman" w:cs="Times New Roman"/>
        </w:rPr>
        <w:t>In Experiment 1,</w:t>
      </w:r>
      <w:r w:rsidR="00E65C1F">
        <w:rPr>
          <w:rFonts w:ascii="Times New Roman" w:hAnsi="Times New Roman" w:cs="Times New Roman"/>
        </w:rPr>
        <w:t xml:space="preserve"> for example, the critical units were activated to a greater extent during the </w:t>
      </w:r>
      <w:r w:rsidR="005B2D7A">
        <w:rPr>
          <w:rFonts w:ascii="Times New Roman" w:hAnsi="Times New Roman" w:cs="Times New Roman"/>
        </w:rPr>
        <w:t>Low</w:t>
      </w:r>
      <w:r w:rsidR="00E65C1F">
        <w:rPr>
          <w:rFonts w:ascii="Times New Roman" w:hAnsi="Times New Roman" w:cs="Times New Roman"/>
        </w:rPr>
        <w:t xml:space="preserve"> test event than during the </w:t>
      </w:r>
      <w:r w:rsidR="005B2D7A">
        <w:rPr>
          <w:rFonts w:ascii="Times New Roman" w:hAnsi="Times New Roman" w:cs="Times New Roman"/>
        </w:rPr>
        <w:t>High</w:t>
      </w:r>
      <w:r w:rsidR="00E65C1F">
        <w:rPr>
          <w:rFonts w:ascii="Times New Roman" w:hAnsi="Times New Roman" w:cs="Times New Roman"/>
        </w:rPr>
        <w:t xml:space="preserve"> test event.</w:t>
      </w:r>
      <w:r w:rsidR="005B2D7A">
        <w:rPr>
          <w:rFonts w:ascii="Times New Roman" w:hAnsi="Times New Roman" w:cs="Times New Roman"/>
        </w:rPr>
        <w:t xml:space="preserve"> The reverse pattern was observed in Experiment 2</w:t>
      </w:r>
      <w:r w:rsidR="00B42A6F">
        <w:rPr>
          <w:rFonts w:ascii="Times New Roman" w:hAnsi="Times New Roman" w:cs="Times New Roman"/>
        </w:rPr>
        <w:t xml:space="preserve">; that </w:t>
      </w:r>
      <w:r w:rsidR="00B42A6F">
        <w:rPr>
          <w:rFonts w:ascii="Times New Roman" w:hAnsi="Times New Roman" w:cs="Times New Roman"/>
        </w:rPr>
        <w:lastRenderedPageBreak/>
        <w:t>is, the critical units</w:t>
      </w:r>
      <w:r w:rsidR="005B2D7A">
        <w:rPr>
          <w:rFonts w:ascii="Times New Roman" w:hAnsi="Times New Roman" w:cs="Times New Roman"/>
        </w:rPr>
        <w:t xml:space="preserve"> were activated to a greater extent during the High test event than the Low test event.</w:t>
      </w:r>
      <w:r w:rsidR="00E65C1F">
        <w:rPr>
          <w:rFonts w:ascii="Times New Roman" w:hAnsi="Times New Roman" w:cs="Times New Roman"/>
        </w:rPr>
        <w:t xml:space="preserve">  </w:t>
      </w:r>
      <w:r w:rsidR="004A3269">
        <w:rPr>
          <w:rFonts w:ascii="Times New Roman" w:hAnsi="Times New Roman" w:cs="Times New Roman"/>
        </w:rPr>
        <w:t xml:space="preserve">These findings suggest that simply improving </w:t>
      </w:r>
      <w:r w:rsidR="004656FC">
        <w:rPr>
          <w:rFonts w:ascii="Times New Roman" w:hAnsi="Times New Roman" w:cs="Times New Roman"/>
        </w:rPr>
        <w:t>OM10’s fidelity to the</w:t>
      </w:r>
      <w:r w:rsidR="004A3269">
        <w:rPr>
          <w:rFonts w:ascii="Times New Roman" w:hAnsi="Times New Roman" w:cs="Times New Roman"/>
        </w:rPr>
        <w:t xml:space="preserve"> task structure of Experiments 1-3 in Liu and Spelke (2017) is insufficient to reproduce infants’ looking responses.</w:t>
      </w:r>
      <w:r w:rsidR="005B2D7A">
        <w:rPr>
          <w:rFonts w:ascii="Times New Roman" w:hAnsi="Times New Roman" w:cs="Times New Roman"/>
        </w:rPr>
        <w:t xml:space="preserve"> </w:t>
      </w:r>
      <w:r w:rsidR="00992137" w:rsidRPr="00992137">
        <w:rPr>
          <w:rFonts w:ascii="Times New Roman" w:hAnsi="Times New Roman" w:cs="Times New Roman"/>
        </w:rPr>
        <w:t>Instead, they point to a more fundamental limitation in the model’s ability to account for infants’ behavior in this study and in action-understanding studies more generally.</w:t>
      </w:r>
    </w:p>
    <w:tbl>
      <w:tblPr>
        <w:tblStyle w:val="TableGrid"/>
        <w:tblW w:w="8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8"/>
      </w:tblGrid>
      <w:tr w:rsidR="004450EA" w14:paraId="24CA131F" w14:textId="77777777" w:rsidTr="00F61C53">
        <w:trPr>
          <w:trHeight w:val="3997"/>
        </w:trPr>
        <w:tc>
          <w:tcPr>
            <w:tcW w:w="8928" w:type="dxa"/>
          </w:tcPr>
          <w:p w14:paraId="6B1BCE66" w14:textId="57C05E9B" w:rsidR="004450EA" w:rsidRDefault="004450EA" w:rsidP="009B5320">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9FA48D6" wp14:editId="0A1A55A5">
                  <wp:extent cx="5400675" cy="3303874"/>
                  <wp:effectExtent l="0" t="0" r="0" b="0"/>
                  <wp:docPr id="10875510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51018" name="Picture 108755101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06136" cy="3307215"/>
                          </a:xfrm>
                          <a:prstGeom prst="rect">
                            <a:avLst/>
                          </a:prstGeom>
                        </pic:spPr>
                      </pic:pic>
                    </a:graphicData>
                  </a:graphic>
                </wp:inline>
              </w:drawing>
            </w:r>
          </w:p>
        </w:tc>
      </w:tr>
    </w:tbl>
    <w:p w14:paraId="2F261D5A" w14:textId="3C04AC83" w:rsidR="002D51F7" w:rsidRDefault="009B5320" w:rsidP="009B5320">
      <w:pPr>
        <w:pStyle w:val="Caption"/>
        <w:rPr>
          <w:rFonts w:ascii="Times New Roman" w:hAnsi="Times New Roman" w:cs="Times New Roman"/>
          <w:i w:val="0"/>
          <w:iCs w:val="0"/>
          <w:color w:val="000000" w:themeColor="text1"/>
          <w:sz w:val="24"/>
          <w:szCs w:val="24"/>
        </w:rPr>
      </w:pPr>
      <w:r w:rsidRPr="009B5320">
        <w:rPr>
          <w:rFonts w:ascii="Times New Roman" w:hAnsi="Times New Roman" w:cs="Times New Roman"/>
          <w:b/>
          <w:bCs/>
          <w:i w:val="0"/>
          <w:iCs w:val="0"/>
          <w:color w:val="auto"/>
          <w:sz w:val="24"/>
          <w:szCs w:val="24"/>
        </w:rPr>
        <w:t xml:space="preserve">Figure </w:t>
      </w:r>
      <w:r w:rsidRPr="009B5320">
        <w:rPr>
          <w:rFonts w:ascii="Times New Roman" w:hAnsi="Times New Roman" w:cs="Times New Roman"/>
          <w:b/>
          <w:bCs/>
          <w:i w:val="0"/>
          <w:iCs w:val="0"/>
          <w:color w:val="auto"/>
          <w:sz w:val="24"/>
          <w:szCs w:val="24"/>
        </w:rPr>
        <w:fldChar w:fldCharType="begin"/>
      </w:r>
      <w:r w:rsidRPr="009B5320">
        <w:rPr>
          <w:rFonts w:ascii="Times New Roman" w:hAnsi="Times New Roman" w:cs="Times New Roman"/>
          <w:b/>
          <w:bCs/>
          <w:i w:val="0"/>
          <w:iCs w:val="0"/>
          <w:color w:val="auto"/>
          <w:sz w:val="24"/>
          <w:szCs w:val="24"/>
        </w:rPr>
        <w:instrText xml:space="preserve"> SEQ Figure \* ARABIC </w:instrText>
      </w:r>
      <w:r w:rsidRPr="009B5320">
        <w:rPr>
          <w:rFonts w:ascii="Times New Roman" w:hAnsi="Times New Roman" w:cs="Times New Roman"/>
          <w:b/>
          <w:bCs/>
          <w:i w:val="0"/>
          <w:iCs w:val="0"/>
          <w:color w:val="auto"/>
          <w:sz w:val="24"/>
          <w:szCs w:val="24"/>
        </w:rPr>
        <w:fldChar w:fldCharType="separate"/>
      </w:r>
      <w:r w:rsidR="0046105A">
        <w:rPr>
          <w:rFonts w:ascii="Times New Roman" w:hAnsi="Times New Roman" w:cs="Times New Roman"/>
          <w:b/>
          <w:bCs/>
          <w:i w:val="0"/>
          <w:iCs w:val="0"/>
          <w:noProof/>
          <w:color w:val="auto"/>
          <w:sz w:val="24"/>
          <w:szCs w:val="24"/>
        </w:rPr>
        <w:t>17</w:t>
      </w:r>
      <w:r w:rsidRPr="009B5320">
        <w:rPr>
          <w:rFonts w:ascii="Times New Roman" w:hAnsi="Times New Roman" w:cs="Times New Roman"/>
          <w:b/>
          <w:bCs/>
          <w:i w:val="0"/>
          <w:iCs w:val="0"/>
          <w:color w:val="auto"/>
          <w:sz w:val="24"/>
          <w:szCs w:val="24"/>
        </w:rPr>
        <w:fldChar w:fldCharType="end"/>
      </w:r>
      <w:r w:rsidRPr="009B5320">
        <w:rPr>
          <w:rFonts w:ascii="Times New Roman" w:hAnsi="Times New Roman" w:cs="Times New Roman"/>
          <w:b/>
          <w:bCs/>
          <w:i w:val="0"/>
          <w:iCs w:val="0"/>
          <w:color w:val="auto"/>
          <w:sz w:val="24"/>
          <w:szCs w:val="24"/>
        </w:rPr>
        <w:t>.</w:t>
      </w:r>
      <w:r w:rsidRPr="001D058A">
        <w:rPr>
          <w:color w:val="000000" w:themeColor="text1"/>
        </w:rPr>
        <w:t xml:space="preserve"> </w:t>
      </w:r>
      <w:r>
        <w:rPr>
          <w:rFonts w:ascii="Times New Roman" w:hAnsi="Times New Roman" w:cs="Times New Roman"/>
          <w:i w:val="0"/>
          <w:iCs w:val="0"/>
          <w:color w:val="000000" w:themeColor="text1"/>
          <w:sz w:val="24"/>
          <w:szCs w:val="24"/>
        </w:rPr>
        <w:t xml:space="preserve">Performance of ALIAS-2. </w:t>
      </w:r>
      <w:r w:rsidR="00366253">
        <w:rPr>
          <w:rFonts w:ascii="Times New Roman" w:hAnsi="Times New Roman" w:cs="Times New Roman"/>
          <w:i w:val="0"/>
          <w:iCs w:val="0"/>
          <w:color w:val="000000" w:themeColor="text1"/>
          <w:sz w:val="24"/>
          <w:szCs w:val="24"/>
        </w:rPr>
        <w:t>Plotted is n</w:t>
      </w:r>
      <w:r w:rsidRPr="00614A04">
        <w:rPr>
          <w:rFonts w:ascii="Times New Roman" w:hAnsi="Times New Roman" w:cs="Times New Roman"/>
          <w:i w:val="0"/>
          <w:iCs w:val="0"/>
          <w:color w:val="000000" w:themeColor="text1"/>
          <w:sz w:val="24"/>
          <w:szCs w:val="24"/>
        </w:rPr>
        <w:t xml:space="preserve">etworks’ 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 xml:space="preserve">High (i.e., high, inefficient) and Low (i.e., low, efficient) </w:t>
      </w:r>
      <w:r w:rsidRPr="00614A04">
        <w:rPr>
          <w:rFonts w:ascii="Times New Roman" w:hAnsi="Times New Roman" w:cs="Times New Roman"/>
          <w:i w:val="0"/>
          <w:iCs w:val="0"/>
          <w:color w:val="000000" w:themeColor="text1"/>
          <w:sz w:val="24"/>
          <w:szCs w:val="24"/>
        </w:rPr>
        <w:t>test events</w:t>
      </w:r>
      <w:r w:rsidR="00366253">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across experiments both overall</w:t>
      </w:r>
      <w:r w:rsidR="007B6C92">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These experiments correspond to those in Liu and Spelke (2017).</w:t>
      </w:r>
    </w:p>
    <w:p w14:paraId="5A1552E6" w14:textId="77777777" w:rsidR="00F61C53" w:rsidRPr="00F61C53" w:rsidRDefault="00F61C53" w:rsidP="00F61C53"/>
    <w:p w14:paraId="2BE4A8DF" w14:textId="57E4D802" w:rsidR="0019688A" w:rsidRDefault="00994099" w:rsidP="005A2886">
      <w:pPr>
        <w:spacing w:line="480" w:lineRule="auto"/>
        <w:ind w:firstLine="720"/>
        <w:contextualSpacing/>
        <w:rPr>
          <w:ins w:id="854" w:author="Benton, Deon" w:date="2026-04-28T16:18:00Z" w16du:dateUtc="2026-04-28T21:18:00Z"/>
          <w:rFonts w:ascii="Times New Roman" w:hAnsi="Times New Roman" w:cs="Times New Roman"/>
        </w:rPr>
      </w:pPr>
      <w:r>
        <w:rPr>
          <w:rFonts w:ascii="Times New Roman" w:hAnsi="Times New Roman" w:cs="Times New Roman"/>
        </w:rPr>
        <w:t xml:space="preserve">The fact that ALIAS succeeded in reproducing infants’ looking responses across the three experiments in Liu and Spelke (2017) suggests that associative learning </w:t>
      </w:r>
      <w:r w:rsidR="000A2761">
        <w:rPr>
          <w:rFonts w:ascii="Times New Roman" w:hAnsi="Times New Roman" w:cs="Times New Roman"/>
        </w:rPr>
        <w:t xml:space="preserve">may be sufficient </w:t>
      </w:r>
      <w:r w:rsidR="00040898">
        <w:rPr>
          <w:rFonts w:ascii="Times New Roman" w:hAnsi="Times New Roman" w:cs="Times New Roman"/>
        </w:rPr>
        <w:t>to account for these responses</w:t>
      </w:r>
      <w:r w:rsidR="000A2761">
        <w:rPr>
          <w:rFonts w:ascii="Times New Roman" w:hAnsi="Times New Roman" w:cs="Times New Roman"/>
        </w:rPr>
        <w:t xml:space="preserve">. However, because this model also </w:t>
      </w:r>
      <w:r w:rsidR="00040898">
        <w:rPr>
          <w:rFonts w:ascii="Times New Roman" w:hAnsi="Times New Roman" w:cs="Times New Roman"/>
        </w:rPr>
        <w:t xml:space="preserve">incorporated </w:t>
      </w:r>
      <w:r w:rsidR="000A2761">
        <w:rPr>
          <w:rFonts w:ascii="Times New Roman" w:hAnsi="Times New Roman" w:cs="Times New Roman"/>
        </w:rPr>
        <w:t xml:space="preserve">differential barrier salience, it is possible that </w:t>
      </w:r>
      <w:r w:rsidR="00040898">
        <w:rPr>
          <w:rFonts w:ascii="Times New Roman" w:hAnsi="Times New Roman" w:cs="Times New Roman"/>
        </w:rPr>
        <w:t xml:space="preserve">its success </w:t>
      </w:r>
      <w:r w:rsidR="007B0151">
        <w:rPr>
          <w:rFonts w:ascii="Times New Roman" w:hAnsi="Times New Roman" w:cs="Times New Roman"/>
        </w:rPr>
        <w:t>depended on</w:t>
      </w:r>
      <w:r w:rsidR="00040898">
        <w:rPr>
          <w:rFonts w:ascii="Times New Roman" w:hAnsi="Times New Roman" w:cs="Times New Roman"/>
        </w:rPr>
        <w:t xml:space="preserve"> associative learning </w:t>
      </w:r>
      <w:r w:rsidR="007B0151">
        <w:rPr>
          <w:rFonts w:ascii="Times New Roman" w:hAnsi="Times New Roman" w:cs="Times New Roman"/>
        </w:rPr>
        <w:t>and this additional assumption.</w:t>
      </w:r>
      <w:r w:rsidR="00040898">
        <w:rPr>
          <w:rFonts w:ascii="Times New Roman" w:hAnsi="Times New Roman" w:cs="Times New Roman"/>
        </w:rPr>
        <w:t xml:space="preserve"> </w:t>
      </w:r>
      <w:r w:rsidR="00EF64EB">
        <w:rPr>
          <w:rFonts w:ascii="Times New Roman" w:hAnsi="Times New Roman" w:cs="Times New Roman"/>
        </w:rPr>
        <w:t>The performance of ALIAS-2—</w:t>
      </w:r>
      <w:r w:rsidR="007B0151">
        <w:rPr>
          <w:rFonts w:ascii="Times New Roman" w:hAnsi="Times New Roman" w:cs="Times New Roman"/>
        </w:rPr>
        <w:t>which</w:t>
      </w:r>
      <w:r w:rsidR="000D755C">
        <w:rPr>
          <w:rFonts w:ascii="Times New Roman" w:hAnsi="Times New Roman" w:cs="Times New Roman"/>
        </w:rPr>
        <w:t xml:space="preserve"> omits differential barrier salience—was examined to shed light on this question.</w:t>
      </w:r>
      <w:r w:rsidR="002D51F7">
        <w:rPr>
          <w:rFonts w:ascii="Times New Roman" w:hAnsi="Times New Roman" w:cs="Times New Roman"/>
        </w:rPr>
        <w:t xml:space="preserve"> </w:t>
      </w:r>
      <w:r w:rsidR="0021682D">
        <w:rPr>
          <w:rFonts w:ascii="Times New Roman" w:hAnsi="Times New Roman" w:cs="Times New Roman"/>
        </w:rPr>
        <w:t>Figure 17 depicts the performance of this model</w:t>
      </w:r>
      <w:r w:rsidR="002D51F7">
        <w:rPr>
          <w:rFonts w:ascii="Times New Roman" w:hAnsi="Times New Roman" w:cs="Times New Roman"/>
        </w:rPr>
        <w:t>.</w:t>
      </w:r>
      <w:r w:rsidR="00E92E04">
        <w:rPr>
          <w:rFonts w:ascii="Times New Roman" w:hAnsi="Times New Roman" w:cs="Times New Roman"/>
        </w:rPr>
        <w:t xml:space="preserve"> The </w:t>
      </w:r>
      <w:r w:rsidR="00E92E04">
        <w:rPr>
          <w:rFonts w:ascii="Times New Roman" w:hAnsi="Times New Roman" w:cs="Times New Roman"/>
        </w:rPr>
        <w:lastRenderedPageBreak/>
        <w:t xml:space="preserve">pattern of performance—which is shown in Figure 17—is clear: Networks in Experiments 1 and 3 produced greater error to the High test event than the Low test event, whereas networks in Experiment 2 produced roughly equivalent error to both test events. </w:t>
      </w:r>
      <w:r w:rsidR="00150C8F">
        <w:rPr>
          <w:rFonts w:ascii="Times New Roman" w:hAnsi="Times New Roman" w:cs="Times New Roman"/>
        </w:rPr>
        <w:t>These responses are notable not only because</w:t>
      </w:r>
      <w:r w:rsidR="00E92E04">
        <w:rPr>
          <w:rFonts w:ascii="Times New Roman" w:hAnsi="Times New Roman" w:cs="Times New Roman"/>
        </w:rPr>
        <w:t xml:space="preserve"> </w:t>
      </w:r>
      <w:r w:rsidR="00150C8F">
        <w:rPr>
          <w:rFonts w:ascii="Times New Roman" w:hAnsi="Times New Roman" w:cs="Times New Roman"/>
        </w:rPr>
        <w:t>they qualitatively match</w:t>
      </w:r>
      <w:r w:rsidR="00E92E04">
        <w:rPr>
          <w:rFonts w:ascii="Times New Roman" w:hAnsi="Times New Roman" w:cs="Times New Roman"/>
        </w:rPr>
        <w:t xml:space="preserve"> those of ALIAS and infants, but it suggests that </w:t>
      </w:r>
      <w:r w:rsidR="007B0151">
        <w:rPr>
          <w:rFonts w:ascii="Times New Roman" w:hAnsi="Times New Roman" w:cs="Times New Roman"/>
        </w:rPr>
        <w:t xml:space="preserve">associative learning alone is sufficient to </w:t>
      </w:r>
      <w:r w:rsidR="0021682D">
        <w:rPr>
          <w:rFonts w:ascii="Times New Roman" w:hAnsi="Times New Roman" w:cs="Times New Roman"/>
        </w:rPr>
        <w:t>account for infants’ looking responses across in Liu and Spelke (2017)</w:t>
      </w:r>
      <w:r w:rsidR="00150C8F">
        <w:rPr>
          <w:rFonts w:ascii="Times New Roman" w:hAnsi="Times New Roman" w:cs="Times New Roman"/>
        </w:rPr>
        <w:t xml:space="preserve">; it is not necessary to include addition assumptions </w:t>
      </w:r>
      <w:r w:rsidR="009B5320">
        <w:rPr>
          <w:rFonts w:ascii="Times New Roman" w:hAnsi="Times New Roman" w:cs="Times New Roman"/>
        </w:rPr>
        <w:t xml:space="preserve">about the salience of barriers in different positions. </w:t>
      </w:r>
    </w:p>
    <w:p w14:paraId="42D6DEDD" w14:textId="6BD97998" w:rsidR="00F0668E" w:rsidRDefault="008B7659" w:rsidP="00E407C6">
      <w:pPr>
        <w:spacing w:line="480" w:lineRule="auto"/>
        <w:contextualSpacing/>
        <w:rPr>
          <w:rFonts w:ascii="Times New Roman" w:hAnsi="Times New Roman" w:cs="Times New Roman"/>
        </w:rPr>
      </w:pPr>
      <w:r>
        <w:rPr>
          <w:rFonts w:ascii="Times New Roman" w:hAnsi="Times New Roman" w:cs="Times New Roman"/>
        </w:rPr>
        <w:tab/>
      </w:r>
      <w:r w:rsidR="00FD25D6" w:rsidRPr="00FD25D6">
        <w:rPr>
          <w:rFonts w:ascii="Times New Roman" w:hAnsi="Times New Roman" w:cs="Times New Roman"/>
        </w:rPr>
        <w:t>The goal of this simulation was to examine whether ALIAS could be extended to explain a set of results that, before now, were interpreted to mean that infants represent action efficiency in a graded or continuous manner. The results revealed that ALIAS succeeded in qualitatively reproducing infants’ looking responses across the three experiments reported in Liu and Spelke (2017). To clarify whether the success of this model was due to associative learning alone, the performance of a version of this model that omitted differential barrier salience—called ALIAS-2—was evaluated. Here too it was the case that ALIAS-2’s performance qualitatively matched that of infants in Liu and Spelke (2017). This suggests that associative learning alone is sufficient to capture the findings in this study. At the same time, the fact that ALIAS-2 was unable to replicate the first two target findings indicates that additional assumptions—in addition to associative learning—are required to capture the full range of findings in the infant literature on action understanding. One assumption relates to the differential salience of barriers: In events that include arced motion, barriers located peripherally to this motion are less visually salient than those located directly beneath it. The other assumption is that infants’ patterns of looking in a typical action-understanding study are shaped by the amount of real-world experience they have processing different kinds of actions.</w:t>
      </w:r>
    </w:p>
    <w:p w14:paraId="3570B0DF" w14:textId="26F73CC7" w:rsidR="006B67C9" w:rsidRDefault="00252FF3" w:rsidP="00E407C6">
      <w:pPr>
        <w:spacing w:line="480" w:lineRule="auto"/>
        <w:contextualSpacing/>
        <w:rPr>
          <w:rFonts w:ascii="Times New Roman" w:hAnsi="Times New Roman" w:cs="Times New Roman"/>
        </w:rPr>
      </w:pPr>
      <w:r>
        <w:rPr>
          <w:rFonts w:ascii="Times New Roman" w:hAnsi="Times New Roman" w:cs="Times New Roman"/>
        </w:rPr>
        <w:lastRenderedPageBreak/>
        <w:tab/>
      </w:r>
      <w:r w:rsidR="00CF3BF7" w:rsidRPr="00CF3BF7">
        <w:rPr>
          <w:rFonts w:ascii="Times New Roman" w:hAnsi="Times New Roman" w:cs="Times New Roman"/>
        </w:rPr>
        <w:t>In contrast to the success of ALIAS and ALIAS-2, OM10 was unable to reproduce infants’ looking responses in Liu and Spelke (2017). Although OM10-2 performed slightly better than OM10, it too was unable to account for all of the data in this study. That even OM10-2—a model that more closely mirrors the surface features of the tasks it simulates—failed to account for infants’ looking responses in this study is notable because it suggests that simply improving a connectionist model’s fidelity to the task structure is insufficient. A successful model must additionally capture the underlying processes and incorporate key assumptions that are presumed to give rise to infants’ behavior in studies that assess their action understanding.</w:t>
      </w:r>
    </w:p>
    <w:p w14:paraId="03AFDF57" w14:textId="7B4A3A19" w:rsidR="00BF2F6B" w:rsidRDefault="00C51108" w:rsidP="00524642">
      <w:pPr>
        <w:spacing w:line="480" w:lineRule="auto"/>
        <w:contextualSpacing/>
        <w:rPr>
          <w:rFonts w:ascii="Times New Roman" w:hAnsi="Times New Roman" w:cs="Times New Roman"/>
        </w:rPr>
      </w:pPr>
      <w:r>
        <w:rPr>
          <w:rFonts w:ascii="Times New Roman" w:hAnsi="Times New Roman" w:cs="Times New Roman"/>
        </w:rPr>
        <w:tab/>
      </w:r>
      <w:r w:rsidR="0094338E" w:rsidRPr="0094338E">
        <w:rPr>
          <w:rFonts w:ascii="Times New Roman" w:hAnsi="Times New Roman" w:cs="Times New Roman"/>
        </w:rPr>
        <w:t>The implementations of ALIAS evaluated thus far were designed to account for the looking behavior of infants who, because of their age, enter action-understanding studies with considerable experience processing actions in the real world. Yet, before ALIAS can be considered a truly general account of infants’ looking behavior in studies on this topic, it must also be able to explain findings from prior work demonstrating that much younger infants</w:t>
      </w:r>
      <w:r w:rsidR="0022270A">
        <w:rPr>
          <w:rFonts w:ascii="Times New Roman" w:hAnsi="Times New Roman" w:cs="Times New Roman"/>
        </w:rPr>
        <w:t xml:space="preserve"> </w:t>
      </w:r>
      <w:r w:rsidR="0094338E" w:rsidRPr="0094338E">
        <w:rPr>
          <w:rFonts w:ascii="Times New Roman" w:hAnsi="Times New Roman" w:cs="Times New Roman"/>
        </w:rPr>
        <w:t xml:space="preserve">exhibited patterns of looking similar to those of older infants. For example, Skerry et al. (2013) found that </w:t>
      </w:r>
      <w:r w:rsidR="004E14BF">
        <w:rPr>
          <w:rFonts w:ascii="Times New Roman" w:hAnsi="Times New Roman" w:cs="Times New Roman"/>
        </w:rPr>
        <w:t>prior</w:t>
      </w:r>
      <w:r w:rsidR="0094338E" w:rsidRPr="0094338E">
        <w:rPr>
          <w:rFonts w:ascii="Times New Roman" w:hAnsi="Times New Roman" w:cs="Times New Roman"/>
        </w:rPr>
        <w:t xml:space="preserve"> direct </w:t>
      </w:r>
      <w:r w:rsidR="000107A5">
        <w:rPr>
          <w:rFonts w:ascii="Times New Roman" w:hAnsi="Times New Roman" w:cs="Times New Roman"/>
        </w:rPr>
        <w:t>“</w:t>
      </w:r>
      <w:r w:rsidR="0094338E" w:rsidRPr="0094338E">
        <w:rPr>
          <w:rFonts w:ascii="Times New Roman" w:hAnsi="Times New Roman" w:cs="Times New Roman"/>
        </w:rPr>
        <w:t>sticky mittens</w:t>
      </w:r>
      <w:r w:rsidR="000107A5">
        <w:rPr>
          <w:rFonts w:ascii="Times New Roman" w:hAnsi="Times New Roman" w:cs="Times New Roman"/>
        </w:rPr>
        <w:t>”</w:t>
      </w:r>
      <w:r w:rsidR="0094338E" w:rsidRPr="0094338E">
        <w:rPr>
          <w:rFonts w:ascii="Times New Roman" w:hAnsi="Times New Roman" w:cs="Times New Roman"/>
        </w:rPr>
        <w:t xml:space="preserve"> experience was sufficient to elicit this pattern of looking in pre-reaching 3-month-olds</w:t>
      </w:r>
      <w:r w:rsidR="0094338E">
        <w:rPr>
          <w:rFonts w:ascii="Times New Roman" w:hAnsi="Times New Roman" w:cs="Times New Roman"/>
        </w:rPr>
        <w:t>.</w:t>
      </w:r>
      <w:r w:rsidR="00C52F5E">
        <w:rPr>
          <w:rFonts w:ascii="Times New Roman" w:hAnsi="Times New Roman" w:cs="Times New Roman"/>
        </w:rPr>
        <w:t xml:space="preserve"> Given that 3-month-olds </w:t>
      </w:r>
      <w:r w:rsidR="004379DF">
        <w:rPr>
          <w:rFonts w:ascii="Times New Roman" w:hAnsi="Times New Roman" w:cs="Times New Roman"/>
        </w:rPr>
        <w:t xml:space="preserve">necessarily </w:t>
      </w:r>
      <w:r w:rsidR="00C52F5E">
        <w:rPr>
          <w:rFonts w:ascii="Times New Roman" w:hAnsi="Times New Roman" w:cs="Times New Roman"/>
        </w:rPr>
        <w:t xml:space="preserve">have had less experience </w:t>
      </w:r>
      <w:r w:rsidR="004379DF">
        <w:rPr>
          <w:rFonts w:ascii="Times New Roman" w:hAnsi="Times New Roman" w:cs="Times New Roman"/>
        </w:rPr>
        <w:t xml:space="preserve">processing </w:t>
      </w:r>
      <w:r w:rsidR="00C52F5E">
        <w:rPr>
          <w:rFonts w:ascii="Times New Roman" w:hAnsi="Times New Roman" w:cs="Times New Roman"/>
        </w:rPr>
        <w:t xml:space="preserve">other’s actions than older infants, </w:t>
      </w:r>
      <w:r w:rsidR="0022270A">
        <w:rPr>
          <w:rFonts w:ascii="Times New Roman" w:hAnsi="Times New Roman" w:cs="Times New Roman"/>
        </w:rPr>
        <w:t>it is unlikely that</w:t>
      </w:r>
      <w:r w:rsidR="005E6317">
        <w:rPr>
          <w:rFonts w:ascii="Times New Roman" w:hAnsi="Times New Roman" w:cs="Times New Roman"/>
        </w:rPr>
        <w:t xml:space="preserve"> these </w:t>
      </w:r>
      <w:r w:rsidR="009A1345">
        <w:rPr>
          <w:rFonts w:ascii="Times New Roman" w:hAnsi="Times New Roman" w:cs="Times New Roman"/>
        </w:rPr>
        <w:t>looking patterns arise</w:t>
      </w:r>
      <w:r w:rsidR="005E6317">
        <w:rPr>
          <w:rFonts w:ascii="Times New Roman" w:hAnsi="Times New Roman" w:cs="Times New Roman"/>
        </w:rPr>
        <w:t xml:space="preserve"> solely from extensive</w:t>
      </w:r>
      <w:r w:rsidR="000107A5">
        <w:rPr>
          <w:rFonts w:ascii="Times New Roman" w:hAnsi="Times New Roman" w:cs="Times New Roman"/>
        </w:rPr>
        <w:t>, real-world action processing</w:t>
      </w:r>
      <w:r w:rsidR="005E6317">
        <w:rPr>
          <w:rFonts w:ascii="Times New Roman" w:hAnsi="Times New Roman" w:cs="Times New Roman"/>
        </w:rPr>
        <w:t xml:space="preserve"> </w:t>
      </w:r>
      <w:r w:rsidR="009B142C">
        <w:rPr>
          <w:rFonts w:ascii="Times New Roman" w:hAnsi="Times New Roman" w:cs="Times New Roman"/>
        </w:rPr>
        <w:t>experience</w:t>
      </w:r>
      <w:r w:rsidR="005E6317">
        <w:rPr>
          <w:rFonts w:ascii="Times New Roman" w:hAnsi="Times New Roman" w:cs="Times New Roman"/>
        </w:rPr>
        <w:t>.</w:t>
      </w:r>
      <w:r w:rsidR="0022270A">
        <w:rPr>
          <w:rFonts w:ascii="Times New Roman" w:hAnsi="Times New Roman" w:cs="Times New Roman"/>
        </w:rPr>
        <w:t xml:space="preserve"> </w:t>
      </w:r>
    </w:p>
    <w:p w14:paraId="517D46F9" w14:textId="5DFB69FF" w:rsidR="00B961F3" w:rsidDel="00B4247F" w:rsidRDefault="00FD1459" w:rsidP="00B4247F">
      <w:pPr>
        <w:spacing w:line="480" w:lineRule="auto"/>
        <w:ind w:firstLine="720"/>
        <w:contextualSpacing/>
        <w:rPr>
          <w:del w:id="855" w:author="Benton, Deon" w:date="2026-05-01T21:05:00Z" w16du:dateUtc="2026-05-02T02:05:00Z"/>
          <w:rFonts w:ascii="Times New Roman" w:hAnsi="Times New Roman" w:cs="Times New Roman"/>
        </w:rPr>
      </w:pPr>
      <w:r w:rsidRPr="00FD1459">
        <w:rPr>
          <w:rFonts w:ascii="Times New Roman" w:hAnsi="Times New Roman" w:cs="Times New Roman"/>
        </w:rPr>
        <w:t xml:space="preserve">As outlined in the Introduction, it may not be necessary to posit extensive, real-world action-processing experience </w:t>
      </w:r>
      <w:ins w:id="856" w:author="Benton, Deon" w:date="2026-05-01T21:01:00Z" w16du:dateUtc="2026-05-02T02:01:00Z">
        <w:r w:rsidR="00B4247F">
          <w:rPr>
            <w:rFonts w:ascii="Times New Roman" w:hAnsi="Times New Roman" w:cs="Times New Roman"/>
          </w:rPr>
          <w:t>to explain infants’ performance</w:t>
        </w:r>
      </w:ins>
      <w:r w:rsidRPr="00FD1459">
        <w:rPr>
          <w:rFonts w:ascii="Times New Roman" w:hAnsi="Times New Roman" w:cs="Times New Roman"/>
        </w:rPr>
        <w:t xml:space="preserve"> in Skerry et al. (2013). This is because features of the sticky-mittens task itself</w:t>
      </w:r>
      <w:ins w:id="857" w:author="Benton, Deon" w:date="2026-05-01T21:02:00Z" w16du:dateUtc="2026-05-02T02:02:00Z">
        <w:r w:rsidR="00B4247F">
          <w:rPr>
            <w:rFonts w:ascii="Times New Roman" w:hAnsi="Times New Roman" w:cs="Times New Roman"/>
          </w:rPr>
          <w:t xml:space="preserve"> </w:t>
        </w:r>
      </w:ins>
      <w:r w:rsidRPr="00FD1459">
        <w:rPr>
          <w:rFonts w:ascii="Times New Roman" w:hAnsi="Times New Roman" w:cs="Times New Roman"/>
        </w:rPr>
        <w:t xml:space="preserve">could clarify how the looking behavior of pre-reaching 3-month-olds </w:t>
      </w:r>
      <w:r w:rsidR="00136229" w:rsidRPr="00FD1459">
        <w:rPr>
          <w:rFonts w:ascii="Times New Roman" w:hAnsi="Times New Roman" w:cs="Times New Roman"/>
        </w:rPr>
        <w:t>can</w:t>
      </w:r>
      <w:r w:rsidRPr="00FD1459">
        <w:rPr>
          <w:rFonts w:ascii="Times New Roman" w:hAnsi="Times New Roman" w:cs="Times New Roman"/>
        </w:rPr>
        <w:t xml:space="preserve"> mirror that of older infants. </w:t>
      </w:r>
      <w:ins w:id="858" w:author="Benton, Deon" w:date="2026-05-01T21:02:00Z" w16du:dateUtc="2026-05-02T02:02:00Z">
        <w:r w:rsidR="00B4247F">
          <w:rPr>
            <w:rFonts w:ascii="Times New Roman" w:hAnsi="Times New Roman" w:cs="Times New Roman"/>
          </w:rPr>
          <w:t>The crux of the idea is</w:t>
        </w:r>
      </w:ins>
      <w:r w:rsidRPr="00FD1459">
        <w:rPr>
          <w:rFonts w:ascii="Times New Roman" w:hAnsi="Times New Roman" w:cs="Times New Roman"/>
        </w:rPr>
        <w:t xml:space="preserve"> that action experience that is effective—such as when a Velcro-covered ball adheres to Velcro-covered </w:t>
      </w:r>
      <w:r w:rsidRPr="00FD1459">
        <w:rPr>
          <w:rFonts w:ascii="Times New Roman" w:hAnsi="Times New Roman" w:cs="Times New Roman"/>
        </w:rPr>
        <w:lastRenderedPageBreak/>
        <w:t>mittens—might temporarily heighten infants’ attention to, and encoding of, the</w:t>
      </w:r>
      <w:ins w:id="859" w:author="Benton, Deon" w:date="2026-05-01T21:03:00Z" w16du:dateUtc="2026-05-02T02:03:00Z">
        <w:r w:rsidR="00B4247F">
          <w:rPr>
            <w:rFonts w:ascii="Times New Roman" w:hAnsi="Times New Roman" w:cs="Times New Roman"/>
          </w:rPr>
          <w:t xml:space="preserve"> surface features of </w:t>
        </w:r>
      </w:ins>
      <w:ins w:id="860" w:author="Benton, Deon" w:date="2026-05-01T21:04:00Z" w16du:dateUtc="2026-05-02T02:04:00Z">
        <w:r w:rsidR="00B4247F">
          <w:rPr>
            <w:rFonts w:ascii="Times New Roman" w:hAnsi="Times New Roman" w:cs="Times New Roman"/>
          </w:rPr>
          <w:t>the</w:t>
        </w:r>
      </w:ins>
      <w:r w:rsidRPr="00FD1459">
        <w:rPr>
          <w:rFonts w:ascii="Times New Roman" w:hAnsi="Times New Roman" w:cs="Times New Roman"/>
        </w:rPr>
        <w:t xml:space="preserve"> </w:t>
      </w:r>
      <w:ins w:id="861" w:author="Benton, Deon" w:date="2026-05-01T21:04:00Z" w16du:dateUtc="2026-05-02T02:04:00Z">
        <w:r w:rsidR="00B4247F">
          <w:rPr>
            <w:rFonts w:ascii="Times New Roman" w:hAnsi="Times New Roman" w:cs="Times New Roman"/>
          </w:rPr>
          <w:t>ball</w:t>
        </w:r>
        <w:r w:rsidR="00B4247F" w:rsidRPr="00FD1459">
          <w:rPr>
            <w:rFonts w:ascii="Times New Roman" w:hAnsi="Times New Roman" w:cs="Times New Roman"/>
          </w:rPr>
          <w:t xml:space="preserve"> </w:t>
        </w:r>
      </w:ins>
      <w:r w:rsidRPr="00FD1459">
        <w:rPr>
          <w:rFonts w:ascii="Times New Roman" w:hAnsi="Times New Roman" w:cs="Times New Roman"/>
        </w:rPr>
        <w:t>as well as the geometry and trajectory of their own mostly direct and nearly linear reaches. A prototypical representation of these reaches could emerge if, as is the case in these studies, infants are allowed to engage in multiple reaching attempts. If infants subsequently observe an action whose geometry and trajectory overlap with this representation, it may be perceived as familiar because, due to this overlap, the observed action reactivates the same representational units that encoded the infant’s own reaches during the action phase. Actions that deviate from this representation—such as arced reaches—may fail to reactivate these units to the same extent and, as such, elicit longer looks because they require additional encoding before they are perceived as familiar.</w:t>
      </w:r>
      <w:ins w:id="862" w:author="Benton, Deon" w:date="2026-05-01T21:05:00Z" w16du:dateUtc="2026-05-02T02:05:00Z">
        <w:r w:rsidR="00B4247F">
          <w:rPr>
            <w:rFonts w:ascii="Times New Roman" w:hAnsi="Times New Roman" w:cs="Times New Roman"/>
          </w:rPr>
          <w:t xml:space="preserve"> </w:t>
        </w:r>
      </w:ins>
      <w:r w:rsidR="00F222BE">
        <w:rPr>
          <w:rFonts w:ascii="Times New Roman" w:hAnsi="Times New Roman" w:cs="Times New Roman"/>
        </w:rPr>
        <w:t xml:space="preserve"> </w:t>
      </w:r>
      <w:ins w:id="863" w:author="Benton, Deon" w:date="2026-05-01T21:05:00Z" w16du:dateUtc="2026-05-02T02:05:00Z">
        <w:r w:rsidR="00B4247F">
          <w:rPr>
            <w:rFonts w:ascii="Times New Roman" w:hAnsi="Times New Roman" w:cs="Times New Roman"/>
          </w:rPr>
          <w:t>Simulation 5 was carried out</w:t>
        </w:r>
      </w:ins>
      <w:r w:rsidR="00F222BE">
        <w:rPr>
          <w:rFonts w:ascii="Times New Roman" w:hAnsi="Times New Roman" w:cs="Times New Roman"/>
        </w:rPr>
        <w:t xml:space="preserve"> to test whether this account</w:t>
      </w:r>
      <w:ins w:id="864" w:author="Benton, Deon" w:date="2026-05-01T21:05:00Z" w16du:dateUtc="2026-05-02T02:05:00Z">
        <w:r w:rsidR="00B4247F">
          <w:rPr>
            <w:rFonts w:ascii="Times New Roman" w:hAnsi="Times New Roman" w:cs="Times New Roman"/>
          </w:rPr>
          <w:t xml:space="preserve"> </w:t>
        </w:r>
      </w:ins>
      <w:r w:rsidR="00F222BE">
        <w:rPr>
          <w:rFonts w:ascii="Times New Roman" w:hAnsi="Times New Roman" w:cs="Times New Roman"/>
        </w:rPr>
        <w:t xml:space="preserve">is sufficient to explain the performance of pre-reaching infants in these studies. </w:t>
      </w:r>
      <w:ins w:id="865" w:author="Benton, Deon" w:date="2026-05-01T21:07:00Z" w16du:dateUtc="2026-05-02T02:07:00Z">
        <w:r w:rsidR="00B4247F">
          <w:rPr>
            <w:rFonts w:ascii="Times New Roman" w:hAnsi="Times New Roman" w:cs="Times New Roman"/>
          </w:rPr>
          <w:t>It i</w:t>
        </w:r>
      </w:ins>
      <w:ins w:id="866" w:author="Benton, Deon" w:date="2026-05-01T21:08:00Z" w16du:dateUtc="2026-05-02T02:08:00Z">
        <w:r w:rsidR="00B4247F">
          <w:rPr>
            <w:rFonts w:ascii="Times New Roman" w:hAnsi="Times New Roman" w:cs="Times New Roman"/>
          </w:rPr>
          <w:t>s worth noting that because</w:t>
        </w:r>
      </w:ins>
      <w:ins w:id="867" w:author="Benton, Deon" w:date="2026-05-01T21:09:00Z" w16du:dateUtc="2026-05-02T02:09:00Z">
        <w:r w:rsidR="00F61EFC">
          <w:rPr>
            <w:rFonts w:ascii="Times New Roman" w:hAnsi="Times New Roman" w:cs="Times New Roman"/>
          </w:rPr>
          <w:t xml:space="preserve"> there is no way to model developmental age with</w:t>
        </w:r>
      </w:ins>
      <w:ins w:id="868" w:author="Benton, Deon" w:date="2026-05-01T21:08:00Z" w16du:dateUtc="2026-05-02T02:08:00Z">
        <w:r w:rsidR="00B4247F">
          <w:rPr>
            <w:rFonts w:ascii="Times New Roman" w:hAnsi="Times New Roman" w:cs="Times New Roman"/>
          </w:rPr>
          <w:t xml:space="preserve"> OM10</w:t>
        </w:r>
      </w:ins>
      <w:ins w:id="869" w:author="Benton, Deon" w:date="2026-05-01T21:10:00Z" w16du:dateUtc="2026-05-02T02:10:00Z">
        <w:r w:rsidR="00F61EFC">
          <w:rPr>
            <w:rFonts w:ascii="Times New Roman" w:hAnsi="Times New Roman" w:cs="Times New Roman"/>
          </w:rPr>
          <w:t xml:space="preserve">, the performance of ALIAS </w:t>
        </w:r>
      </w:ins>
      <w:ins w:id="870" w:author="Benton, Deon" w:date="2026-05-01T21:11:00Z" w16du:dateUtc="2026-05-02T02:11:00Z">
        <w:r w:rsidR="00F61EFC">
          <w:rPr>
            <w:rFonts w:ascii="Times New Roman" w:hAnsi="Times New Roman" w:cs="Times New Roman"/>
          </w:rPr>
          <w:t>and ALIAS-2 was not compared to that of OM10 or OM10-2.</w:t>
        </w:r>
      </w:ins>
      <w:ins w:id="871" w:author="Benton, Deon" w:date="2026-05-01T21:12:00Z" w16du:dateUtc="2026-05-02T02:12:00Z">
        <w:r w:rsidR="00F61EFC">
          <w:rPr>
            <w:rFonts w:ascii="Times New Roman" w:hAnsi="Times New Roman" w:cs="Times New Roman"/>
          </w:rPr>
          <w:t xml:space="preserve"> </w:t>
        </w:r>
      </w:ins>
      <w:ins w:id="872" w:author="Benton, Deon" w:date="2026-05-01T21:08:00Z" w16du:dateUtc="2026-05-02T02:08:00Z">
        <w:r w:rsidR="00B4247F">
          <w:rPr>
            <w:rFonts w:ascii="Times New Roman" w:hAnsi="Times New Roman" w:cs="Times New Roman"/>
          </w:rPr>
          <w:t xml:space="preserve"> </w:t>
        </w:r>
      </w:ins>
      <w:ins w:id="873" w:author="Benton, Deon" w:date="2026-05-01T21:21:00Z" w16du:dateUtc="2026-05-02T02:21:00Z">
        <w:r w:rsidR="009A111D">
          <w:rPr>
            <w:rFonts w:ascii="Times New Roman" w:hAnsi="Times New Roman" w:cs="Times New Roman"/>
          </w:rPr>
          <w:t xml:space="preserve">In general, </w:t>
        </w:r>
      </w:ins>
      <w:ins w:id="874" w:author="Benton, Deon" w:date="2026-05-01T21:19:00Z" w16du:dateUtc="2026-05-02T02:19:00Z">
        <w:r w:rsidR="009A111D">
          <w:rPr>
            <w:rFonts w:ascii="Times New Roman" w:hAnsi="Times New Roman" w:cs="Times New Roman"/>
          </w:rPr>
          <w:t>OM10</w:t>
        </w:r>
      </w:ins>
      <w:ins w:id="875" w:author="Benton, Deon" w:date="2026-05-01T21:21:00Z" w16du:dateUtc="2026-05-02T02:21:00Z">
        <w:r w:rsidR="009A111D">
          <w:rPr>
            <w:rFonts w:ascii="Times New Roman" w:hAnsi="Times New Roman" w:cs="Times New Roman"/>
          </w:rPr>
          <w:t>’s inability to simulate age</w:t>
        </w:r>
      </w:ins>
      <w:ins w:id="876" w:author="Benton, Deon" w:date="2026-05-01T21:23:00Z" w16du:dateUtc="2026-05-02T02:23:00Z">
        <w:r w:rsidR="00B83463">
          <w:rPr>
            <w:rFonts w:ascii="Times New Roman" w:hAnsi="Times New Roman" w:cs="Times New Roman"/>
          </w:rPr>
          <w:t xml:space="preserve"> represents </w:t>
        </w:r>
      </w:ins>
      <w:ins w:id="877" w:author="Benton, Deon" w:date="2026-05-01T21:15:00Z" w16du:dateUtc="2026-05-02T02:15:00Z">
        <w:r w:rsidR="00236C94">
          <w:rPr>
            <w:rFonts w:ascii="Times New Roman" w:hAnsi="Times New Roman" w:cs="Times New Roman"/>
          </w:rPr>
          <w:t>a significant limitation because it means that this model cannot b</w:t>
        </w:r>
      </w:ins>
      <w:ins w:id="878" w:author="Benton, Deon" w:date="2026-05-01T21:16:00Z" w16du:dateUtc="2026-05-02T02:16:00Z">
        <w:r w:rsidR="00236C94">
          <w:rPr>
            <w:rFonts w:ascii="Times New Roman" w:hAnsi="Times New Roman" w:cs="Times New Roman"/>
          </w:rPr>
          <w:t xml:space="preserve">e </w:t>
        </w:r>
      </w:ins>
      <w:ins w:id="879" w:author="Benton, Deon" w:date="2026-05-01T21:20:00Z" w16du:dateUtc="2026-05-02T02:20:00Z">
        <w:r w:rsidR="009A111D">
          <w:rPr>
            <w:rFonts w:ascii="Times New Roman" w:hAnsi="Times New Roman" w:cs="Times New Roman"/>
          </w:rPr>
          <w:t>used</w:t>
        </w:r>
      </w:ins>
      <w:ins w:id="880" w:author="Benton, Deon" w:date="2026-05-01T21:12:00Z" w16du:dateUtc="2026-05-02T02:12:00Z">
        <w:r w:rsidR="00236C94">
          <w:rPr>
            <w:rFonts w:ascii="Times New Roman" w:hAnsi="Times New Roman" w:cs="Times New Roman"/>
          </w:rPr>
          <w:t xml:space="preserve"> </w:t>
        </w:r>
        <w:r w:rsidR="00236C94" w:rsidRPr="00236C94">
          <w:rPr>
            <w:rFonts w:ascii="Times New Roman" w:hAnsi="Times New Roman" w:cs="Times New Roman"/>
          </w:rPr>
          <w:t>to evaluate how differences in experience across development shape infants’ looking behavior.</w:t>
        </w:r>
      </w:ins>
    </w:p>
    <w:p w14:paraId="5C1A08E7" w14:textId="77777777" w:rsidR="00B83463" w:rsidRDefault="00B83463" w:rsidP="00B83463">
      <w:pPr>
        <w:spacing w:line="480" w:lineRule="auto"/>
        <w:contextualSpacing/>
        <w:rPr>
          <w:ins w:id="881" w:author="Benton, Deon" w:date="2026-05-01T21:22:00Z" w16du:dateUtc="2026-05-02T02:22:00Z"/>
          <w:rFonts w:ascii="Times New Roman" w:hAnsi="Times New Roman" w:cs="Times New Roman"/>
        </w:rPr>
      </w:pPr>
    </w:p>
    <w:p w14:paraId="3141E23B" w14:textId="68A0F5F0" w:rsidR="00B83463" w:rsidRPr="00B83463" w:rsidRDefault="00B83463" w:rsidP="00B83463">
      <w:pPr>
        <w:spacing w:line="480" w:lineRule="auto"/>
        <w:contextualSpacing/>
        <w:jc w:val="center"/>
        <w:rPr>
          <w:rFonts w:ascii="Times New Roman" w:hAnsi="Times New Roman" w:cs="Times New Roman"/>
          <w:b/>
          <w:bCs/>
        </w:rPr>
      </w:pPr>
      <w:ins w:id="882" w:author="Benton, Deon" w:date="2026-05-01T21:22:00Z" w16du:dateUtc="2026-05-02T02:22:00Z">
        <w:r>
          <w:rPr>
            <w:rFonts w:ascii="Times New Roman" w:hAnsi="Times New Roman" w:cs="Times New Roman"/>
            <w:b/>
            <w:bCs/>
          </w:rPr>
          <w:t>Simulation 5</w:t>
        </w:r>
      </w:ins>
    </w:p>
    <w:p w14:paraId="60518646" w14:textId="593B9A26" w:rsidR="000259E2" w:rsidRDefault="00FC305F" w:rsidP="00F37CAD">
      <w:pPr>
        <w:spacing w:line="480" w:lineRule="auto"/>
        <w:ind w:firstLine="720"/>
        <w:contextualSpacing/>
        <w:rPr>
          <w:ins w:id="883" w:author="Benton, Deon" w:date="2026-05-04T10:39:00Z" w16du:dateUtc="2026-05-04T15:39:00Z"/>
          <w:rFonts w:ascii="Times New Roman" w:eastAsia="Times New Roman" w:hAnsi="Times New Roman" w:cs="Times New Roman"/>
        </w:rPr>
      </w:pPr>
      <w:ins w:id="884" w:author="Benton, Deon" w:date="2026-05-02T09:56:00Z" w16du:dateUtc="2026-05-02T14:56:00Z">
        <w:r w:rsidRPr="00FC305F">
          <w:rPr>
            <w:rFonts w:ascii="Times New Roman" w:eastAsia="Times New Roman" w:hAnsi="Times New Roman" w:cs="Times New Roman"/>
          </w:rPr>
          <w:t>The primary goal of this simulation was to assess whether, when ALIAS is given limited pretraining experience, it can reproduce the looking behavior of pre-reaching infants when its attention is heightened during a phase analogous to the action phase in Skerry et al. (2013).</w:t>
        </w:r>
      </w:ins>
      <w:ins w:id="885" w:author="Benton, Deon" w:date="2026-05-02T10:02:00Z" w16du:dateUtc="2026-05-02T15:02:00Z">
        <w:r w:rsidR="00BA4878">
          <w:rPr>
            <w:rFonts w:ascii="Times New Roman" w:eastAsia="Times New Roman" w:hAnsi="Times New Roman" w:cs="Times New Roman"/>
          </w:rPr>
          <w:t xml:space="preserve"> To simulate </w:t>
        </w:r>
      </w:ins>
      <w:ins w:id="886" w:author="Benton, Deon" w:date="2026-05-02T10:04:00Z" w16du:dateUtc="2026-05-02T15:04:00Z">
        <w:r w:rsidR="00BA4878">
          <w:rPr>
            <w:rFonts w:ascii="Times New Roman" w:eastAsia="Times New Roman" w:hAnsi="Times New Roman" w:cs="Times New Roman"/>
          </w:rPr>
          <w:t>the performance of the 3-month-olds in this study, X changes were made to the model.</w:t>
        </w:r>
      </w:ins>
      <w:ins w:id="887" w:author="Benton, Deon" w:date="2026-05-02T10:05:00Z" w16du:dateUtc="2026-05-02T15:05:00Z">
        <w:r w:rsidR="00BA4878">
          <w:rPr>
            <w:rFonts w:ascii="Times New Roman" w:eastAsia="Times New Roman" w:hAnsi="Times New Roman" w:cs="Times New Roman"/>
          </w:rPr>
          <w:t xml:space="preserve"> The first involved reducing the length of the pretraining phase. This phase lasted between </w:t>
        </w:r>
      </w:ins>
      <w:ins w:id="888" w:author="Benton, Deon" w:date="2026-05-02T10:06:00Z" w16du:dateUtc="2026-05-02T15:06:00Z">
        <w:r w:rsidR="00BA4878">
          <w:rPr>
            <w:rFonts w:ascii="Times New Roman" w:eastAsia="Times New Roman" w:hAnsi="Times New Roman" w:cs="Times New Roman"/>
          </w:rPr>
          <w:t xml:space="preserve">450 and 900 epochs in Simulations 1-4. Here, </w:t>
        </w:r>
      </w:ins>
      <w:ins w:id="889" w:author="Benton, Deon" w:date="2026-05-02T10:07:00Z" w16du:dateUtc="2026-05-02T15:07:00Z">
        <w:r w:rsidR="00BA4878">
          <w:rPr>
            <w:rFonts w:ascii="Times New Roman" w:eastAsia="Times New Roman" w:hAnsi="Times New Roman" w:cs="Times New Roman"/>
          </w:rPr>
          <w:t xml:space="preserve">the pretraining phase lasted 225 epochs. This </w:t>
        </w:r>
        <w:r w:rsidR="00BA4878">
          <w:rPr>
            <w:rFonts w:ascii="Times New Roman" w:eastAsia="Times New Roman" w:hAnsi="Times New Roman" w:cs="Times New Roman"/>
          </w:rPr>
          <w:lastRenderedPageBreak/>
          <w:t xml:space="preserve">implemented the assumption that 3-month-olds have less action processing experience than </w:t>
        </w:r>
      </w:ins>
      <w:ins w:id="890" w:author="Benton, Deon" w:date="2026-05-02T10:08:00Z" w16du:dateUtc="2026-05-02T15:08:00Z">
        <w:r w:rsidR="00BA4878">
          <w:rPr>
            <w:rFonts w:ascii="Times New Roman" w:eastAsia="Times New Roman" w:hAnsi="Times New Roman" w:cs="Times New Roman"/>
          </w:rPr>
          <w:t>6- to 12-month-olds (the typical age of infants tested in action-understanding studies). The second change involved reducing the number of hidden</w:t>
        </w:r>
      </w:ins>
      <w:ins w:id="891" w:author="Benton, Deon" w:date="2026-05-02T10:09:00Z" w16du:dateUtc="2026-05-02T15:09:00Z">
        <w:r w:rsidR="00BA4878">
          <w:rPr>
            <w:rFonts w:ascii="Times New Roman" w:eastAsia="Times New Roman" w:hAnsi="Times New Roman" w:cs="Times New Roman"/>
          </w:rPr>
          <w:t xml:space="preserve"> units</w:t>
        </w:r>
      </w:ins>
      <w:ins w:id="892" w:author="Benton, Deon" w:date="2026-05-02T10:10:00Z" w16du:dateUtc="2026-05-02T15:10:00Z">
        <w:r w:rsidR="00907380">
          <w:rPr>
            <w:rFonts w:ascii="Times New Roman" w:eastAsia="Times New Roman" w:hAnsi="Times New Roman" w:cs="Times New Roman"/>
          </w:rPr>
          <w:t xml:space="preserve"> to 10; Simulations 1-4 </w:t>
        </w:r>
      </w:ins>
      <w:ins w:id="893" w:author="Benton, Deon" w:date="2026-05-02T10:17:00Z" w16du:dateUtc="2026-05-02T15:17:00Z">
        <w:r w:rsidR="00907380">
          <w:rPr>
            <w:rFonts w:ascii="Times New Roman" w:eastAsia="Times New Roman" w:hAnsi="Times New Roman" w:cs="Times New Roman"/>
          </w:rPr>
          <w:t xml:space="preserve">used </w:t>
        </w:r>
      </w:ins>
      <w:ins w:id="894" w:author="Benton, Deon" w:date="2026-05-02T10:10:00Z" w16du:dateUtc="2026-05-02T15:10:00Z">
        <w:r w:rsidR="00907380">
          <w:rPr>
            <w:rFonts w:ascii="Times New Roman" w:eastAsia="Times New Roman" w:hAnsi="Times New Roman" w:cs="Times New Roman"/>
          </w:rPr>
          <w:t>between</w:t>
        </w:r>
      </w:ins>
      <w:ins w:id="895" w:author="Benton, Deon" w:date="2026-05-02T10:13:00Z" w16du:dateUtc="2026-05-02T15:13:00Z">
        <w:r w:rsidR="00907380">
          <w:rPr>
            <w:rFonts w:ascii="Times New Roman" w:eastAsia="Times New Roman" w:hAnsi="Times New Roman" w:cs="Times New Roman"/>
          </w:rPr>
          <w:t xml:space="preserve"> 30 and 50</w:t>
        </w:r>
      </w:ins>
      <w:ins w:id="896" w:author="Benton, Deon" w:date="2026-05-02T10:18:00Z" w16du:dateUtc="2026-05-02T15:18:00Z">
        <w:r w:rsidR="00907380">
          <w:rPr>
            <w:rFonts w:ascii="Times New Roman" w:eastAsia="Times New Roman" w:hAnsi="Times New Roman" w:cs="Times New Roman"/>
          </w:rPr>
          <w:t xml:space="preserve"> hidden units</w:t>
        </w:r>
      </w:ins>
      <w:ins w:id="897" w:author="Benton, Deon" w:date="2026-05-02T10:09:00Z" w16du:dateUtc="2026-05-02T15:09:00Z">
        <w:r w:rsidR="00BA4878">
          <w:rPr>
            <w:rFonts w:ascii="Times New Roman" w:eastAsia="Times New Roman" w:hAnsi="Times New Roman" w:cs="Times New Roman"/>
          </w:rPr>
          <w:t>.</w:t>
        </w:r>
      </w:ins>
      <w:ins w:id="898" w:author="Benton, Deon" w:date="2026-05-02T10:10:00Z" w16du:dateUtc="2026-05-02T15:10:00Z">
        <w:r w:rsidR="00907380">
          <w:rPr>
            <w:rFonts w:ascii="Times New Roman" w:eastAsia="Times New Roman" w:hAnsi="Times New Roman" w:cs="Times New Roman"/>
          </w:rPr>
          <w:t xml:space="preserve"> As discussed earlier</w:t>
        </w:r>
      </w:ins>
      <w:ins w:id="899" w:author="Benton, Deon" w:date="2026-05-02T10:11:00Z" w16du:dateUtc="2026-05-02T15:11:00Z">
        <w:r w:rsidR="00907380">
          <w:rPr>
            <w:rFonts w:ascii="Times New Roman" w:eastAsia="Times New Roman" w:hAnsi="Times New Roman" w:cs="Times New Roman"/>
          </w:rPr>
          <w:t xml:space="preserve">, </w:t>
        </w:r>
      </w:ins>
      <w:ins w:id="900" w:author="Benton, Deon" w:date="2026-05-03T20:50:00Z" w16du:dateUtc="2026-05-04T01:50:00Z">
        <w:r w:rsidR="00693966">
          <w:rPr>
            <w:rFonts w:ascii="Times New Roman" w:eastAsia="Times New Roman" w:hAnsi="Times New Roman" w:cs="Times New Roman"/>
          </w:rPr>
          <w:t>this is a</w:t>
        </w:r>
      </w:ins>
      <w:ins w:id="901" w:author="Benton, Deon" w:date="2026-05-03T20:42:00Z" w16du:dateUtc="2026-05-04T01:42:00Z">
        <w:r w:rsidR="00880864">
          <w:rPr>
            <w:rFonts w:ascii="Times New Roman" w:eastAsia="Times New Roman" w:hAnsi="Times New Roman" w:cs="Times New Roman"/>
          </w:rPr>
          <w:t xml:space="preserve"> </w:t>
        </w:r>
      </w:ins>
      <w:ins w:id="902" w:author="Benton, Deon" w:date="2026-05-03T20:51:00Z" w16du:dateUtc="2026-05-04T01:51:00Z">
        <w:r w:rsidR="00693966">
          <w:rPr>
            <w:rFonts w:ascii="Times New Roman" w:eastAsia="Times New Roman" w:hAnsi="Times New Roman" w:cs="Times New Roman"/>
          </w:rPr>
          <w:t>hyper</w:t>
        </w:r>
      </w:ins>
      <w:ins w:id="903" w:author="Benton, Deon" w:date="2026-05-03T20:42:00Z" w16du:dateUtc="2026-05-04T01:42:00Z">
        <w:r w:rsidR="00880864">
          <w:rPr>
            <w:rFonts w:ascii="Times New Roman" w:eastAsia="Times New Roman" w:hAnsi="Times New Roman" w:cs="Times New Roman"/>
          </w:rPr>
          <w:t>parameter that</w:t>
        </w:r>
      </w:ins>
      <w:ins w:id="904" w:author="Benton, Deon" w:date="2026-05-02T10:13:00Z" w16du:dateUtc="2026-05-02T15:13:00Z">
        <w:r w:rsidR="00907380">
          <w:rPr>
            <w:rFonts w:ascii="Times New Roman" w:eastAsia="Times New Roman" w:hAnsi="Times New Roman" w:cs="Times New Roman"/>
          </w:rPr>
          <w:t xml:space="preserve"> </w:t>
        </w:r>
      </w:ins>
      <w:ins w:id="905" w:author="Benton, Deon" w:date="2026-05-03T20:43:00Z" w16du:dateUtc="2026-05-04T01:43:00Z">
        <w:r w:rsidR="00880864">
          <w:rPr>
            <w:rFonts w:ascii="Times New Roman" w:eastAsia="Times New Roman" w:hAnsi="Times New Roman" w:cs="Times New Roman"/>
          </w:rPr>
          <w:t>corresponds to</w:t>
        </w:r>
      </w:ins>
      <w:ins w:id="906" w:author="Benton, Deon" w:date="2026-05-02T10:11:00Z" w16du:dateUtc="2026-05-02T15:11:00Z">
        <w:r w:rsidR="00907380">
          <w:rPr>
            <w:rFonts w:ascii="Times New Roman" w:eastAsia="Times New Roman" w:hAnsi="Times New Roman" w:cs="Times New Roman"/>
          </w:rPr>
          <w:t xml:space="preserve"> </w:t>
        </w:r>
      </w:ins>
      <w:ins w:id="907" w:author="Benton, Deon" w:date="2026-05-03T20:51:00Z" w16du:dateUtc="2026-05-04T01:51:00Z">
        <w:r w:rsidR="00693966">
          <w:rPr>
            <w:rFonts w:ascii="Times New Roman" w:eastAsia="Times New Roman" w:hAnsi="Times New Roman" w:cs="Times New Roman"/>
          </w:rPr>
          <w:t>a network’s</w:t>
        </w:r>
      </w:ins>
      <w:ins w:id="908" w:author="Benton, Deon" w:date="2026-05-02T10:14:00Z" w16du:dateUtc="2026-05-02T15:14:00Z">
        <w:r w:rsidR="00907380">
          <w:rPr>
            <w:rFonts w:ascii="Times New Roman" w:eastAsia="Times New Roman" w:hAnsi="Times New Roman" w:cs="Times New Roman"/>
          </w:rPr>
          <w:t xml:space="preserve"> storage </w:t>
        </w:r>
      </w:ins>
      <w:ins w:id="909" w:author="Benton, Deon" w:date="2026-05-02T10:12:00Z" w16du:dateUtc="2026-05-02T15:12:00Z">
        <w:r w:rsidR="00907380">
          <w:rPr>
            <w:rFonts w:ascii="Times New Roman" w:eastAsia="Times New Roman" w:hAnsi="Times New Roman" w:cs="Times New Roman"/>
          </w:rPr>
          <w:t xml:space="preserve">capacity; more hidden units </w:t>
        </w:r>
      </w:ins>
      <w:ins w:id="910" w:author="Benton, Deon" w:date="2026-05-03T20:43:00Z" w16du:dateUtc="2026-05-04T01:43:00Z">
        <w:r w:rsidR="00880864">
          <w:rPr>
            <w:rFonts w:ascii="Times New Roman" w:eastAsia="Times New Roman" w:hAnsi="Times New Roman" w:cs="Times New Roman"/>
          </w:rPr>
          <w:t>translates to</w:t>
        </w:r>
      </w:ins>
      <w:ins w:id="911" w:author="Benton, Deon" w:date="2026-05-02T10:12:00Z" w16du:dateUtc="2026-05-02T15:12:00Z">
        <w:r w:rsidR="00907380">
          <w:rPr>
            <w:rFonts w:ascii="Times New Roman" w:eastAsia="Times New Roman" w:hAnsi="Times New Roman" w:cs="Times New Roman"/>
          </w:rPr>
          <w:t xml:space="preserve"> greater storage.</w:t>
        </w:r>
      </w:ins>
      <w:ins w:id="912" w:author="Benton, Deon" w:date="2026-05-02T10:09:00Z" w16du:dateUtc="2026-05-02T15:09:00Z">
        <w:r w:rsidR="00BA4878">
          <w:rPr>
            <w:rFonts w:ascii="Times New Roman" w:eastAsia="Times New Roman" w:hAnsi="Times New Roman" w:cs="Times New Roman"/>
          </w:rPr>
          <w:t xml:space="preserve"> The final change related </w:t>
        </w:r>
      </w:ins>
      <w:ins w:id="913" w:author="Benton, Deon" w:date="2026-05-02T10:18:00Z" w16du:dateUtc="2026-05-02T15:18:00Z">
        <w:r w:rsidR="007A780F">
          <w:rPr>
            <w:rFonts w:ascii="Times New Roman" w:eastAsia="Times New Roman" w:hAnsi="Times New Roman" w:cs="Times New Roman"/>
          </w:rPr>
          <w:t xml:space="preserve">to the task structure. In the first four simulations, the habituation and test phases </w:t>
        </w:r>
      </w:ins>
      <w:ins w:id="914" w:author="Benton, Deon" w:date="2026-05-02T10:28:00Z" w16du:dateUtc="2026-05-02T15:28:00Z">
        <w:r w:rsidR="001A7034">
          <w:rPr>
            <w:rFonts w:ascii="Times New Roman" w:eastAsia="Times New Roman" w:hAnsi="Times New Roman" w:cs="Times New Roman"/>
          </w:rPr>
          <w:t>fo</w:t>
        </w:r>
      </w:ins>
      <w:ins w:id="915" w:author="Benton, Deon" w:date="2026-05-02T10:18:00Z" w16du:dateUtc="2026-05-02T15:18:00Z">
        <w:r w:rsidR="007A780F">
          <w:rPr>
            <w:rFonts w:ascii="Times New Roman" w:eastAsia="Times New Roman" w:hAnsi="Times New Roman" w:cs="Times New Roman"/>
          </w:rPr>
          <w:t>llowed</w:t>
        </w:r>
      </w:ins>
      <w:ins w:id="916" w:author="Benton, Deon" w:date="2026-05-02T10:19:00Z" w16du:dateUtc="2026-05-02T15:19:00Z">
        <w:r w:rsidR="007A780F">
          <w:rPr>
            <w:rFonts w:ascii="Times New Roman" w:eastAsia="Times New Roman" w:hAnsi="Times New Roman" w:cs="Times New Roman"/>
          </w:rPr>
          <w:t xml:space="preserve"> the pretraining phase.</w:t>
        </w:r>
        <w:r w:rsidR="004D60FC">
          <w:rPr>
            <w:rFonts w:ascii="Times New Roman" w:eastAsia="Times New Roman" w:hAnsi="Times New Roman" w:cs="Times New Roman"/>
          </w:rPr>
          <w:t xml:space="preserve"> In the current simulation, an action phase immediately followed the pretraining phase</w:t>
        </w:r>
      </w:ins>
      <w:ins w:id="917" w:author="Benton, Deon" w:date="2026-05-04T10:07:00Z" w16du:dateUtc="2026-05-04T15:07:00Z">
        <w:r w:rsidR="004F77A3">
          <w:rPr>
            <w:rFonts w:ascii="Times New Roman" w:eastAsia="Times New Roman" w:hAnsi="Times New Roman" w:cs="Times New Roman"/>
          </w:rPr>
          <w:t>; the habituation and test phases immediately followed this phase</w:t>
        </w:r>
      </w:ins>
      <w:ins w:id="918" w:author="Benton, Deon" w:date="2026-05-04T10:43:00Z" w16du:dateUtc="2026-05-04T15:43:00Z">
        <w:r w:rsidR="00EC7F17">
          <w:rPr>
            <w:rFonts w:ascii="Times New Roman" w:eastAsia="Times New Roman" w:hAnsi="Times New Roman" w:cs="Times New Roman"/>
          </w:rPr>
          <w:t xml:space="preserve">. </w:t>
        </w:r>
      </w:ins>
      <w:ins w:id="919" w:author="Benton, Deon" w:date="2026-05-04T11:21:00Z" w16du:dateUtc="2026-05-04T16:21:00Z">
        <w:r w:rsidR="00FE51D9">
          <w:rPr>
            <w:rFonts w:ascii="Times New Roman" w:eastAsia="Times New Roman" w:hAnsi="Times New Roman" w:cs="Times New Roman"/>
          </w:rPr>
          <w:t>The motion that networks in both conditions were shown during this phase was a straight trajectory. This decision reflects the assumption that infants’ reaches are largely linear in trajectory and their arms nearly straight in configuration during a typical action phase.</w:t>
        </w:r>
      </w:ins>
    </w:p>
    <w:p w14:paraId="69926ED8" w14:textId="309416A5" w:rsidR="00880864" w:rsidRDefault="000259E2" w:rsidP="00887683">
      <w:pPr>
        <w:spacing w:line="480" w:lineRule="auto"/>
        <w:ind w:firstLine="720"/>
        <w:contextualSpacing/>
        <w:rPr>
          <w:ins w:id="920" w:author="Benton, Deon" w:date="2026-05-03T20:43:00Z" w16du:dateUtc="2026-05-04T01:43:00Z"/>
          <w:rFonts w:ascii="Times New Roman" w:eastAsia="Times New Roman" w:hAnsi="Times New Roman" w:cs="Times New Roman"/>
        </w:rPr>
      </w:pPr>
      <w:ins w:id="921" w:author="Benton, Deon" w:date="2026-05-04T10:39:00Z" w16du:dateUtc="2026-05-04T15:39:00Z">
        <w:r>
          <w:rPr>
            <w:rFonts w:ascii="Times New Roman" w:eastAsia="Times New Roman" w:hAnsi="Times New Roman" w:cs="Times New Roman"/>
          </w:rPr>
          <w:t>In terms of the length of this phase, it</w:t>
        </w:r>
      </w:ins>
      <w:ins w:id="922" w:author="Benton, Deon" w:date="2026-05-04T10:08:00Z" w16du:dateUtc="2026-05-04T15:08:00Z">
        <w:r w:rsidR="00C305AF">
          <w:rPr>
            <w:rFonts w:ascii="Times New Roman" w:eastAsia="Times New Roman" w:hAnsi="Times New Roman" w:cs="Times New Roman"/>
          </w:rPr>
          <w:t>—like the habituation phase—</w:t>
        </w:r>
      </w:ins>
      <w:ins w:id="923" w:author="Benton, Deon" w:date="2026-05-04T10:07:00Z" w16du:dateUtc="2026-05-04T15:07:00Z">
        <w:r w:rsidR="00C305AF">
          <w:rPr>
            <w:rFonts w:ascii="Times New Roman" w:eastAsia="Times New Roman" w:hAnsi="Times New Roman" w:cs="Times New Roman"/>
          </w:rPr>
          <w:t xml:space="preserve">ranged </w:t>
        </w:r>
      </w:ins>
      <w:ins w:id="924" w:author="Benton, Deon" w:date="2026-05-04T10:39:00Z" w16du:dateUtc="2026-05-04T15:39:00Z">
        <w:r>
          <w:rPr>
            <w:rFonts w:ascii="Times New Roman" w:eastAsia="Times New Roman" w:hAnsi="Times New Roman" w:cs="Times New Roman"/>
          </w:rPr>
          <w:t>from</w:t>
        </w:r>
      </w:ins>
      <w:ins w:id="925" w:author="Benton, Deon" w:date="2026-05-03T21:01:00Z" w16du:dateUtc="2026-05-04T02:01:00Z">
        <w:r w:rsidR="00666B57" w:rsidRPr="00666B57">
          <w:rPr>
            <w:rFonts w:ascii="Times New Roman" w:eastAsia="Times New Roman" w:hAnsi="Times New Roman" w:cs="Times New Roman"/>
          </w:rPr>
          <w:t xml:space="preserve"> 8 to 12 epochs, in step sizes of 1. </w:t>
        </w:r>
      </w:ins>
      <w:ins w:id="926" w:author="Benton, Deon" w:date="2026-05-04T10:27:00Z" w16du:dateUtc="2026-05-04T15:27:00Z">
        <w:r w:rsidR="005A2397">
          <w:rPr>
            <w:rFonts w:ascii="Times New Roman" w:eastAsia="Times New Roman" w:hAnsi="Times New Roman" w:cs="Times New Roman"/>
          </w:rPr>
          <w:t xml:space="preserve">A range </w:t>
        </w:r>
      </w:ins>
      <w:ins w:id="927" w:author="Benton, Deon" w:date="2026-05-04T10:45:00Z" w16du:dateUtc="2026-05-04T15:45:00Z">
        <w:r w:rsidR="00F37CAD">
          <w:rPr>
            <w:rFonts w:ascii="Times New Roman" w:eastAsia="Times New Roman" w:hAnsi="Times New Roman" w:cs="Times New Roman"/>
          </w:rPr>
          <w:t>of values were used</w:t>
        </w:r>
      </w:ins>
      <w:ins w:id="928" w:author="Benton, Deon" w:date="2026-05-04T10:27:00Z" w16du:dateUtc="2026-05-04T15:27:00Z">
        <w:r w:rsidR="005A2397">
          <w:rPr>
            <w:rFonts w:ascii="Times New Roman" w:eastAsia="Times New Roman" w:hAnsi="Times New Roman" w:cs="Times New Roman"/>
          </w:rPr>
          <w:t xml:space="preserve"> rather </w:t>
        </w:r>
      </w:ins>
      <w:ins w:id="929" w:author="Benton, Deon" w:date="2026-05-04T10:45:00Z" w16du:dateUtc="2026-05-04T15:45:00Z">
        <w:r w:rsidR="00F37CAD">
          <w:rPr>
            <w:rFonts w:ascii="Times New Roman" w:eastAsia="Times New Roman" w:hAnsi="Times New Roman" w:cs="Times New Roman"/>
          </w:rPr>
          <w:t>than one specific value</w:t>
        </w:r>
      </w:ins>
      <w:ins w:id="930" w:author="Benton, Deon" w:date="2026-05-04T10:27:00Z" w16du:dateUtc="2026-05-04T15:27:00Z">
        <w:r w:rsidR="005A2397">
          <w:rPr>
            <w:rFonts w:ascii="Times New Roman" w:eastAsia="Times New Roman" w:hAnsi="Times New Roman" w:cs="Times New Roman"/>
          </w:rPr>
          <w:t xml:space="preserve"> because the original report did not specify </w:t>
        </w:r>
      </w:ins>
      <w:ins w:id="931" w:author="Benton, Deon" w:date="2026-05-04T10:28:00Z" w16du:dateUtc="2026-05-04T15:28:00Z">
        <w:r w:rsidR="005A2397">
          <w:rPr>
            <w:rFonts w:ascii="Times New Roman" w:eastAsia="Times New Roman" w:hAnsi="Times New Roman" w:cs="Times New Roman"/>
          </w:rPr>
          <w:t>the duration of the action phase.</w:t>
        </w:r>
      </w:ins>
      <w:ins w:id="932" w:author="Benton, Deon" w:date="2026-05-04T10:30:00Z" w16du:dateUtc="2026-05-04T15:30:00Z">
        <w:r w:rsidR="00994946">
          <w:rPr>
            <w:rFonts w:ascii="Times New Roman" w:eastAsia="Times New Roman" w:hAnsi="Times New Roman" w:cs="Times New Roman"/>
          </w:rPr>
          <w:t xml:space="preserve"> Although </w:t>
        </w:r>
      </w:ins>
      <w:ins w:id="933" w:author="Benton, Deon" w:date="2026-05-04T10:33:00Z" w16du:dateUtc="2026-05-04T15:33:00Z">
        <w:r w:rsidR="00D92D32">
          <w:rPr>
            <w:rFonts w:ascii="Times New Roman" w:eastAsia="Times New Roman" w:hAnsi="Times New Roman" w:cs="Times New Roman"/>
          </w:rPr>
          <w:t xml:space="preserve">this </w:t>
        </w:r>
      </w:ins>
      <w:ins w:id="934" w:author="Benton, Deon" w:date="2026-05-04T10:48:00Z" w16du:dateUtc="2026-05-04T15:48:00Z">
        <w:r w:rsidR="00CD3B31">
          <w:rPr>
            <w:rFonts w:ascii="Times New Roman" w:eastAsia="Times New Roman" w:hAnsi="Times New Roman" w:cs="Times New Roman"/>
          </w:rPr>
          <w:t>meant that</w:t>
        </w:r>
      </w:ins>
      <w:ins w:id="935" w:author="Benton, Deon" w:date="2026-05-04T10:33:00Z" w16du:dateUtc="2026-05-04T15:33:00Z">
        <w:r w:rsidR="00D92D32">
          <w:rPr>
            <w:rFonts w:ascii="Times New Roman" w:eastAsia="Times New Roman" w:hAnsi="Times New Roman" w:cs="Times New Roman"/>
          </w:rPr>
          <w:t xml:space="preserve"> some liberties</w:t>
        </w:r>
      </w:ins>
      <w:ins w:id="936" w:author="Benton, Deon" w:date="2026-05-04T10:35:00Z" w16du:dateUtc="2026-05-04T15:35:00Z">
        <w:r w:rsidR="00137079">
          <w:rPr>
            <w:rFonts w:ascii="Times New Roman" w:eastAsia="Times New Roman" w:hAnsi="Times New Roman" w:cs="Times New Roman"/>
          </w:rPr>
          <w:t xml:space="preserve"> </w:t>
        </w:r>
      </w:ins>
      <w:ins w:id="937" w:author="Benton, Deon" w:date="2026-05-04T10:48:00Z" w16du:dateUtc="2026-05-04T15:48:00Z">
        <w:r w:rsidR="00CD3B31">
          <w:rPr>
            <w:rFonts w:ascii="Times New Roman" w:eastAsia="Times New Roman" w:hAnsi="Times New Roman" w:cs="Times New Roman"/>
          </w:rPr>
          <w:t>had to be taken to implement this</w:t>
        </w:r>
      </w:ins>
      <w:ins w:id="938" w:author="Benton, Deon" w:date="2026-05-04T10:35:00Z" w16du:dateUtc="2026-05-04T15:35:00Z">
        <w:r w:rsidR="008F4FEB">
          <w:rPr>
            <w:rFonts w:ascii="Times New Roman" w:eastAsia="Times New Roman" w:hAnsi="Times New Roman" w:cs="Times New Roman"/>
          </w:rPr>
          <w:t xml:space="preserve"> aspect of the task</w:t>
        </w:r>
      </w:ins>
      <w:ins w:id="939" w:author="Benton, Deon" w:date="2026-05-04T10:30:00Z" w16du:dateUtc="2026-05-04T15:30:00Z">
        <w:r w:rsidR="00994946">
          <w:rPr>
            <w:rFonts w:ascii="Times New Roman" w:eastAsia="Times New Roman" w:hAnsi="Times New Roman" w:cs="Times New Roman"/>
          </w:rPr>
          <w:t xml:space="preserve">, this range </w:t>
        </w:r>
      </w:ins>
      <w:ins w:id="940" w:author="Benton, Deon" w:date="2026-05-04T10:35:00Z" w16du:dateUtc="2026-05-04T15:35:00Z">
        <w:r w:rsidR="0085192A">
          <w:rPr>
            <w:rFonts w:ascii="Times New Roman" w:eastAsia="Times New Roman" w:hAnsi="Times New Roman" w:cs="Times New Roman"/>
          </w:rPr>
          <w:t>reflected the</w:t>
        </w:r>
      </w:ins>
      <w:ins w:id="941" w:author="Benton, Deon" w:date="2026-05-04T10:31:00Z" w16du:dateUtc="2026-05-04T15:31:00Z">
        <w:r w:rsidR="00D92D32">
          <w:rPr>
            <w:rFonts w:ascii="Times New Roman" w:eastAsia="Times New Roman" w:hAnsi="Times New Roman" w:cs="Times New Roman"/>
          </w:rPr>
          <w:t xml:space="preserve"> brief nature of a typical action phase.</w:t>
        </w:r>
      </w:ins>
      <w:ins w:id="942" w:author="Benton, Deon" w:date="2026-05-04T10:27:00Z" w16du:dateUtc="2026-05-04T15:27:00Z">
        <w:r w:rsidR="005A2397">
          <w:rPr>
            <w:rFonts w:ascii="Times New Roman" w:eastAsia="Times New Roman" w:hAnsi="Times New Roman" w:cs="Times New Roman"/>
          </w:rPr>
          <w:t xml:space="preserve"> </w:t>
        </w:r>
      </w:ins>
      <w:ins w:id="943" w:author="Benton, Deon" w:date="2026-05-03T21:01:00Z" w16du:dateUtc="2026-05-04T02:01:00Z">
        <w:r w:rsidR="00666B57" w:rsidRPr="00666B57">
          <w:rPr>
            <w:rFonts w:ascii="Times New Roman" w:eastAsia="Times New Roman" w:hAnsi="Times New Roman" w:cs="Times New Roman"/>
          </w:rPr>
          <w:t xml:space="preserve">Importantly, for a given run of the model, the lengths of </w:t>
        </w:r>
      </w:ins>
      <w:ins w:id="944" w:author="Benton, Deon" w:date="2026-05-04T10:36:00Z" w16du:dateUtc="2026-05-04T15:36:00Z">
        <w:r w:rsidR="00586440">
          <w:rPr>
            <w:rFonts w:ascii="Times New Roman" w:eastAsia="Times New Roman" w:hAnsi="Times New Roman" w:cs="Times New Roman"/>
          </w:rPr>
          <w:t>the action and habituation phases</w:t>
        </w:r>
      </w:ins>
      <w:ins w:id="945" w:author="Benton, Deon" w:date="2026-05-03T21:01:00Z" w16du:dateUtc="2026-05-04T02:01:00Z">
        <w:r w:rsidR="00666B57" w:rsidRPr="00666B57">
          <w:rPr>
            <w:rFonts w:ascii="Times New Roman" w:eastAsia="Times New Roman" w:hAnsi="Times New Roman" w:cs="Times New Roman"/>
          </w:rPr>
          <w:t xml:space="preserve"> were identical. </w:t>
        </w:r>
      </w:ins>
      <w:ins w:id="946" w:author="Benton, Deon" w:date="2026-05-04T10:49:00Z" w16du:dateUtc="2026-05-04T15:49:00Z">
        <w:r w:rsidR="00CD3B31">
          <w:rPr>
            <w:rFonts w:ascii="Times New Roman" w:eastAsia="Times New Roman" w:hAnsi="Times New Roman" w:cs="Times New Roman"/>
          </w:rPr>
          <w:t>Thus,</w:t>
        </w:r>
      </w:ins>
      <w:ins w:id="947" w:author="Benton, Deon" w:date="2026-05-04T10:36:00Z" w16du:dateUtc="2026-05-04T15:36:00Z">
        <w:r w:rsidR="000F5624">
          <w:rPr>
            <w:rFonts w:ascii="Times New Roman" w:eastAsia="Times New Roman" w:hAnsi="Times New Roman" w:cs="Times New Roman"/>
          </w:rPr>
          <w:t xml:space="preserve"> if the</w:t>
        </w:r>
      </w:ins>
      <w:ins w:id="948" w:author="Benton, Deon" w:date="2026-05-03T21:01:00Z" w16du:dateUtc="2026-05-04T02:01:00Z">
        <w:r w:rsidR="00666B57" w:rsidRPr="00666B57">
          <w:rPr>
            <w:rFonts w:ascii="Times New Roman" w:eastAsia="Times New Roman" w:hAnsi="Times New Roman" w:cs="Times New Roman"/>
          </w:rPr>
          <w:t xml:space="preserve"> habituation phase </w:t>
        </w:r>
      </w:ins>
      <w:ins w:id="949" w:author="Benton, Deon" w:date="2026-05-04T10:36:00Z" w16du:dateUtc="2026-05-04T15:36:00Z">
        <w:r w:rsidR="000F5624">
          <w:rPr>
            <w:rFonts w:ascii="Times New Roman" w:eastAsia="Times New Roman" w:hAnsi="Times New Roman" w:cs="Times New Roman"/>
          </w:rPr>
          <w:t>was 9 epochs in length during</w:t>
        </w:r>
      </w:ins>
      <w:ins w:id="950" w:author="Benton, Deon" w:date="2026-05-03T21:01:00Z" w16du:dateUtc="2026-05-04T02:01:00Z">
        <w:r w:rsidR="00666B57" w:rsidRPr="00666B57">
          <w:rPr>
            <w:rFonts w:ascii="Times New Roman" w:eastAsia="Times New Roman" w:hAnsi="Times New Roman" w:cs="Times New Roman"/>
          </w:rPr>
          <w:t xml:space="preserve"> a given run</w:t>
        </w:r>
      </w:ins>
      <w:ins w:id="951" w:author="Benton, Deon" w:date="2026-05-04T10:36:00Z" w16du:dateUtc="2026-05-04T15:36:00Z">
        <w:r w:rsidR="000F5624">
          <w:rPr>
            <w:rFonts w:ascii="Times New Roman" w:eastAsia="Times New Roman" w:hAnsi="Times New Roman" w:cs="Times New Roman"/>
          </w:rPr>
          <w:t xml:space="preserve"> of the model</w:t>
        </w:r>
      </w:ins>
      <w:ins w:id="952" w:author="Benton, Deon" w:date="2026-05-03T21:01:00Z" w16du:dateUtc="2026-05-04T02:01:00Z">
        <w:r w:rsidR="00666B57" w:rsidRPr="00666B57">
          <w:rPr>
            <w:rFonts w:ascii="Times New Roman" w:eastAsia="Times New Roman" w:hAnsi="Times New Roman" w:cs="Times New Roman"/>
          </w:rPr>
          <w:t xml:space="preserve">, the action phase </w:t>
        </w:r>
      </w:ins>
      <w:ins w:id="953" w:author="Benton, Deon" w:date="2026-05-04T10:36:00Z" w16du:dateUtc="2026-05-04T15:36:00Z">
        <w:r w:rsidR="000F5624">
          <w:rPr>
            <w:rFonts w:ascii="Times New Roman" w:eastAsia="Times New Roman" w:hAnsi="Times New Roman" w:cs="Times New Roman"/>
          </w:rPr>
          <w:t xml:space="preserve">was also 9 epochs </w:t>
        </w:r>
      </w:ins>
      <w:ins w:id="954" w:author="Benton, Deon" w:date="2026-05-04T10:37:00Z" w16du:dateUtc="2026-05-04T15:37:00Z">
        <w:r w:rsidR="000F5624">
          <w:rPr>
            <w:rFonts w:ascii="Times New Roman" w:eastAsia="Times New Roman" w:hAnsi="Times New Roman" w:cs="Times New Roman"/>
          </w:rPr>
          <w:t>in length</w:t>
        </w:r>
      </w:ins>
      <w:ins w:id="955" w:author="Benton, Deon" w:date="2026-05-03T21:01:00Z" w16du:dateUtc="2026-05-04T02:01:00Z">
        <w:r w:rsidR="00666B57" w:rsidRPr="00666B57">
          <w:rPr>
            <w:rFonts w:ascii="Times New Roman" w:eastAsia="Times New Roman" w:hAnsi="Times New Roman" w:cs="Times New Roman"/>
          </w:rPr>
          <w:t>.</w:t>
        </w:r>
        <w:r w:rsidR="00666B57">
          <w:rPr>
            <w:rFonts w:ascii="Times New Roman" w:eastAsia="Times New Roman" w:hAnsi="Times New Roman" w:cs="Times New Roman"/>
          </w:rPr>
          <w:t xml:space="preserve"> </w:t>
        </w:r>
      </w:ins>
    </w:p>
    <w:p w14:paraId="1E8AC94C" w14:textId="22D04D35" w:rsidR="00312213" w:rsidDel="00C7751A" w:rsidRDefault="00666B57" w:rsidP="008239C6">
      <w:pPr>
        <w:spacing w:line="480" w:lineRule="auto"/>
        <w:ind w:firstLine="720"/>
        <w:contextualSpacing/>
        <w:rPr>
          <w:del w:id="956" w:author="Benton, Deon" w:date="2026-05-01T21:33:00Z" w16du:dateUtc="2026-05-02T02:33:00Z"/>
          <w:rFonts w:ascii="Times New Roman" w:eastAsia="Times New Roman" w:hAnsi="Times New Roman" w:cs="Times New Roman"/>
        </w:rPr>
      </w:pPr>
      <w:ins w:id="957" w:author="Benton, Deon" w:date="2026-05-03T21:01:00Z" w16du:dateUtc="2026-05-04T02:01:00Z">
        <w:r>
          <w:rPr>
            <w:rFonts w:ascii="Times New Roman" w:eastAsia="Times New Roman" w:hAnsi="Times New Roman" w:cs="Times New Roman"/>
          </w:rPr>
          <w:t xml:space="preserve">As was true </w:t>
        </w:r>
      </w:ins>
      <w:ins w:id="958" w:author="Benton, Deon" w:date="2026-05-04T10:00:00Z" w16du:dateUtc="2026-05-04T15:00:00Z">
        <w:r w:rsidR="00E56AA3">
          <w:rPr>
            <w:rFonts w:ascii="Times New Roman" w:eastAsia="Times New Roman" w:hAnsi="Times New Roman" w:cs="Times New Roman"/>
          </w:rPr>
          <w:t>for</w:t>
        </w:r>
      </w:ins>
      <w:ins w:id="959" w:author="Benton, Deon" w:date="2026-05-03T21:01:00Z" w16du:dateUtc="2026-05-04T02:01:00Z">
        <w:r>
          <w:rPr>
            <w:rFonts w:ascii="Times New Roman" w:eastAsia="Times New Roman" w:hAnsi="Times New Roman" w:cs="Times New Roman"/>
          </w:rPr>
          <w:t xml:space="preserve"> infants in Skerry et al. (2013), n</w:t>
        </w:r>
      </w:ins>
      <w:ins w:id="960" w:author="Benton, Deon" w:date="2026-05-02T10:36:00Z" w16du:dateUtc="2026-05-02T15:36:00Z">
        <w:r w:rsidR="00A02814">
          <w:rPr>
            <w:rFonts w:ascii="Times New Roman" w:eastAsia="Times New Roman" w:hAnsi="Times New Roman" w:cs="Times New Roman"/>
          </w:rPr>
          <w:t>etwork</w:t>
        </w:r>
      </w:ins>
      <w:ins w:id="961" w:author="Benton, Deon" w:date="2026-05-04T10:00:00Z" w16du:dateUtc="2026-05-04T15:00:00Z">
        <w:r w:rsidR="00E56AA3">
          <w:rPr>
            <w:rFonts w:ascii="Times New Roman" w:eastAsia="Times New Roman" w:hAnsi="Times New Roman" w:cs="Times New Roman"/>
          </w:rPr>
          <w:t>s</w:t>
        </w:r>
      </w:ins>
      <w:ins w:id="962" w:author="Benton, Deon" w:date="2026-05-03T21:01:00Z" w16du:dateUtc="2026-05-04T02:01:00Z">
        <w:r w:rsidR="00BC40DC">
          <w:rPr>
            <w:rFonts w:ascii="Times New Roman" w:eastAsia="Times New Roman" w:hAnsi="Times New Roman" w:cs="Times New Roman"/>
          </w:rPr>
          <w:t xml:space="preserve"> </w:t>
        </w:r>
      </w:ins>
      <w:ins w:id="963" w:author="Benton, Deon" w:date="2026-05-02T10:36:00Z" w16du:dateUtc="2026-05-02T15:36:00Z">
        <w:r w:rsidR="00A02814">
          <w:rPr>
            <w:rFonts w:ascii="Times New Roman" w:eastAsia="Times New Roman" w:hAnsi="Times New Roman" w:cs="Times New Roman"/>
          </w:rPr>
          <w:t xml:space="preserve">were assigned </w:t>
        </w:r>
      </w:ins>
      <w:ins w:id="964" w:author="Benton, Deon" w:date="2026-05-04T13:20:00Z" w16du:dateUtc="2026-05-04T18:20:00Z">
        <w:r w:rsidR="003F2A08">
          <w:rPr>
            <w:rFonts w:ascii="Times New Roman" w:eastAsia="Times New Roman" w:hAnsi="Times New Roman" w:cs="Times New Roman"/>
          </w:rPr>
          <w:t>to one of three conditions:</w:t>
        </w:r>
      </w:ins>
      <w:ins w:id="965" w:author="Benton, Deon" w:date="2026-05-02T10:36:00Z" w16du:dateUtc="2026-05-02T15:36:00Z">
        <w:r w:rsidR="00A02814">
          <w:rPr>
            <w:rFonts w:ascii="Times New Roman" w:eastAsia="Times New Roman" w:hAnsi="Times New Roman" w:cs="Times New Roman"/>
          </w:rPr>
          <w:t xml:space="preserve"> Effective Action</w:t>
        </w:r>
      </w:ins>
      <w:ins w:id="966" w:author="Benton, Deon" w:date="2026-05-04T13:20:00Z" w16du:dateUtc="2026-05-04T18:20:00Z">
        <w:r w:rsidR="003F2A08">
          <w:rPr>
            <w:rFonts w:ascii="Times New Roman" w:eastAsia="Times New Roman" w:hAnsi="Times New Roman" w:cs="Times New Roman"/>
          </w:rPr>
          <w:t xml:space="preserve">, </w:t>
        </w:r>
      </w:ins>
      <w:ins w:id="967" w:author="Benton, Deon" w:date="2026-05-02T10:36:00Z" w16du:dateUtc="2026-05-02T15:36:00Z">
        <w:r w:rsidR="00A02814">
          <w:rPr>
            <w:rFonts w:ascii="Times New Roman" w:eastAsia="Times New Roman" w:hAnsi="Times New Roman" w:cs="Times New Roman"/>
          </w:rPr>
          <w:t>Ineffective Action</w:t>
        </w:r>
      </w:ins>
      <w:ins w:id="968" w:author="Benton, Deon" w:date="2026-05-04T13:20:00Z" w16du:dateUtc="2026-05-04T18:20:00Z">
        <w:r w:rsidR="003F2A08">
          <w:rPr>
            <w:rFonts w:ascii="Times New Roman" w:eastAsia="Times New Roman" w:hAnsi="Times New Roman" w:cs="Times New Roman"/>
          </w:rPr>
          <w:t>, or No Training</w:t>
        </w:r>
      </w:ins>
      <w:ins w:id="969" w:author="Benton, Deon" w:date="2026-05-02T10:36:00Z" w16du:dateUtc="2026-05-02T15:36:00Z">
        <w:r w:rsidR="00A02814">
          <w:rPr>
            <w:rFonts w:ascii="Times New Roman" w:eastAsia="Times New Roman" w:hAnsi="Times New Roman" w:cs="Times New Roman"/>
          </w:rPr>
          <w:t>.</w:t>
        </w:r>
      </w:ins>
      <w:ins w:id="970" w:author="Benton, Deon" w:date="2026-05-04T11:21:00Z" w16du:dateUtc="2026-05-04T16:21:00Z">
        <w:r w:rsidR="00FE51D9">
          <w:rPr>
            <w:rFonts w:ascii="Times New Roman" w:eastAsia="Times New Roman" w:hAnsi="Times New Roman" w:cs="Times New Roman"/>
          </w:rPr>
          <w:t xml:space="preserve"> </w:t>
        </w:r>
      </w:ins>
      <w:r w:rsidR="00F064D2">
        <w:rPr>
          <w:rFonts w:ascii="Times New Roman" w:eastAsia="Times New Roman" w:hAnsi="Times New Roman" w:cs="Times New Roman"/>
        </w:rPr>
        <w:t xml:space="preserve">Networks in the Effective Action condition—like infants in the same condition—were further divided into either the Experimental condition or the </w:t>
      </w:r>
      <w:r w:rsidR="006841EE">
        <w:rPr>
          <w:rFonts w:ascii="Times New Roman" w:eastAsia="Times New Roman" w:hAnsi="Times New Roman" w:cs="Times New Roman"/>
        </w:rPr>
        <w:t xml:space="preserve">Control condition. </w:t>
      </w:r>
      <w:ins w:id="971" w:author="Benton, Deon" w:date="2026-05-04T11:24:00Z" w16du:dateUtc="2026-05-04T16:24:00Z">
        <w:r w:rsidR="00E21A3E">
          <w:rPr>
            <w:rFonts w:ascii="Times New Roman" w:eastAsia="Times New Roman" w:hAnsi="Times New Roman" w:cs="Times New Roman"/>
          </w:rPr>
          <w:t>The</w:t>
        </w:r>
      </w:ins>
      <w:ins w:id="972" w:author="Benton, Deon" w:date="2026-05-04T11:22:00Z" w16du:dateUtc="2026-05-04T16:22:00Z">
        <w:r w:rsidR="00592DAE">
          <w:rPr>
            <w:rFonts w:ascii="Times New Roman" w:eastAsia="Times New Roman" w:hAnsi="Times New Roman" w:cs="Times New Roman"/>
          </w:rPr>
          <w:t xml:space="preserve"> assumption </w:t>
        </w:r>
      </w:ins>
      <w:ins w:id="973" w:author="Benton, Deon" w:date="2026-05-04T11:24:00Z" w16du:dateUtc="2026-05-04T16:24:00Z">
        <w:r w:rsidR="00592DAE">
          <w:rPr>
            <w:rFonts w:ascii="Times New Roman" w:eastAsia="Times New Roman" w:hAnsi="Times New Roman" w:cs="Times New Roman"/>
          </w:rPr>
          <w:t xml:space="preserve">that </w:t>
        </w:r>
      </w:ins>
      <w:ins w:id="974" w:author="Benton, Deon" w:date="2026-05-04T11:25:00Z" w16du:dateUtc="2026-05-04T16:25:00Z">
        <w:r w:rsidR="00E21A3E">
          <w:rPr>
            <w:rFonts w:ascii="Times New Roman" w:eastAsia="Times New Roman" w:hAnsi="Times New Roman" w:cs="Times New Roman"/>
          </w:rPr>
          <w:t xml:space="preserve">effective rather than ineffective </w:t>
        </w:r>
      </w:ins>
      <w:ins w:id="975" w:author="Benton, Deon" w:date="2026-05-04T11:24:00Z" w16du:dateUtc="2026-05-04T16:24:00Z">
        <w:r w:rsidR="00592DAE">
          <w:rPr>
            <w:rFonts w:ascii="Times New Roman" w:eastAsia="Times New Roman" w:hAnsi="Times New Roman" w:cs="Times New Roman"/>
          </w:rPr>
          <w:t xml:space="preserve">sticky-mittens experience </w:t>
        </w:r>
      </w:ins>
      <w:ins w:id="976" w:author="Benton, Deon" w:date="2026-05-04T11:25:00Z" w16du:dateUtc="2026-05-04T16:25:00Z">
        <w:r w:rsidR="00E21A3E">
          <w:rPr>
            <w:rFonts w:ascii="Times New Roman" w:eastAsia="Times New Roman" w:hAnsi="Times New Roman" w:cs="Times New Roman"/>
          </w:rPr>
          <w:t>heightens</w:t>
        </w:r>
      </w:ins>
      <w:ins w:id="977" w:author="Benton, Deon" w:date="2026-05-04T11:23:00Z" w16du:dateUtc="2026-05-04T16:23:00Z">
        <w:r w:rsidR="00592DAE">
          <w:rPr>
            <w:rFonts w:ascii="Times New Roman" w:eastAsia="Times New Roman" w:hAnsi="Times New Roman" w:cs="Times New Roman"/>
          </w:rPr>
          <w:t xml:space="preserve"> </w:t>
        </w:r>
      </w:ins>
      <w:ins w:id="978" w:author="Benton, Deon" w:date="2026-05-04T11:24:00Z" w16du:dateUtc="2026-05-04T16:24:00Z">
        <w:r w:rsidR="00592DAE">
          <w:rPr>
            <w:rFonts w:ascii="Times New Roman" w:eastAsia="Times New Roman" w:hAnsi="Times New Roman" w:cs="Times New Roman"/>
          </w:rPr>
          <w:t xml:space="preserve">infants’ </w:t>
        </w:r>
      </w:ins>
      <w:ins w:id="979" w:author="Benton, Deon" w:date="2026-05-04T11:23:00Z" w16du:dateUtc="2026-05-04T16:23:00Z">
        <w:r w:rsidR="00592DAE">
          <w:rPr>
            <w:rFonts w:ascii="Times New Roman" w:eastAsia="Times New Roman" w:hAnsi="Times New Roman" w:cs="Times New Roman"/>
          </w:rPr>
          <w:t>attention</w:t>
        </w:r>
      </w:ins>
      <w:ins w:id="980" w:author="Benton, Deon" w:date="2026-05-04T11:25:00Z" w16du:dateUtc="2026-05-04T16:25:00Z">
        <w:r w:rsidR="00E21A3E">
          <w:rPr>
            <w:rFonts w:ascii="Times New Roman" w:eastAsia="Times New Roman" w:hAnsi="Times New Roman" w:cs="Times New Roman"/>
          </w:rPr>
          <w:t xml:space="preserve"> was implemented by increasing </w:t>
        </w:r>
        <w:r w:rsidR="00E21A3E">
          <w:rPr>
            <w:rFonts w:ascii="Times New Roman" w:eastAsia="Times New Roman" w:hAnsi="Times New Roman" w:cs="Times New Roman"/>
          </w:rPr>
          <w:lastRenderedPageBreak/>
          <w:t>the learning rate from its pretraining value of .01 to .175</w:t>
        </w:r>
      </w:ins>
      <w:r w:rsidR="00D93C01">
        <w:rPr>
          <w:rFonts w:ascii="Times New Roman" w:eastAsia="Times New Roman" w:hAnsi="Times New Roman" w:cs="Times New Roman"/>
        </w:rPr>
        <w:t xml:space="preserve"> during the action phase</w:t>
      </w:r>
      <w:ins w:id="981" w:author="Benton, Deon" w:date="2026-05-04T11:25:00Z" w16du:dateUtc="2026-05-04T16:25:00Z">
        <w:r w:rsidR="00E21A3E">
          <w:rPr>
            <w:rFonts w:ascii="Times New Roman" w:eastAsia="Times New Roman" w:hAnsi="Times New Roman" w:cs="Times New Roman"/>
          </w:rPr>
          <w:t xml:space="preserve"> for </w:t>
        </w:r>
      </w:ins>
      <w:ins w:id="982" w:author="Benton, Deon" w:date="2026-05-04T11:26:00Z" w16du:dateUtc="2026-05-04T16:26:00Z">
        <w:r w:rsidR="00E21A3E">
          <w:rPr>
            <w:rFonts w:ascii="Times New Roman" w:eastAsia="Times New Roman" w:hAnsi="Times New Roman" w:cs="Times New Roman"/>
          </w:rPr>
          <w:t xml:space="preserve">networks </w:t>
        </w:r>
      </w:ins>
      <w:ins w:id="983" w:author="Benton, Deon" w:date="2026-05-04T11:27:00Z" w16du:dateUtc="2026-05-04T16:27:00Z">
        <w:r w:rsidR="00CB44E1">
          <w:rPr>
            <w:rFonts w:ascii="Times New Roman" w:eastAsia="Times New Roman" w:hAnsi="Times New Roman" w:cs="Times New Roman"/>
          </w:rPr>
          <w:t>in the</w:t>
        </w:r>
      </w:ins>
      <w:ins w:id="984" w:author="Benton, Deon" w:date="2026-05-04T11:26:00Z" w16du:dateUtc="2026-05-04T16:26:00Z">
        <w:r w:rsidR="00E21A3E">
          <w:rPr>
            <w:rFonts w:ascii="Times New Roman" w:eastAsia="Times New Roman" w:hAnsi="Times New Roman" w:cs="Times New Roman"/>
          </w:rPr>
          <w:t xml:space="preserve"> Effective Action condition</w:t>
        </w:r>
      </w:ins>
      <w:ins w:id="985" w:author="Benton, Deon" w:date="2026-05-04T11:28:00Z" w16du:dateUtc="2026-05-04T16:28:00Z">
        <w:r w:rsidR="008B237A">
          <w:rPr>
            <w:rFonts w:ascii="Times New Roman" w:eastAsia="Times New Roman" w:hAnsi="Times New Roman" w:cs="Times New Roman"/>
          </w:rPr>
          <w:t xml:space="preserve">. A lower learning rate was </w:t>
        </w:r>
      </w:ins>
      <w:ins w:id="986" w:author="Benton, Deon" w:date="2026-05-04T12:30:00Z" w16du:dateUtc="2026-05-04T17:30:00Z">
        <w:r w:rsidR="00394185">
          <w:rPr>
            <w:rFonts w:ascii="Times New Roman" w:eastAsia="Times New Roman" w:hAnsi="Times New Roman" w:cs="Times New Roman"/>
          </w:rPr>
          <w:t>used</w:t>
        </w:r>
      </w:ins>
      <w:ins w:id="987" w:author="Benton, Deon" w:date="2026-05-04T11:28:00Z" w16du:dateUtc="2026-05-04T16:28:00Z">
        <w:r w:rsidR="008B237A">
          <w:rPr>
            <w:rFonts w:ascii="Times New Roman" w:eastAsia="Times New Roman" w:hAnsi="Times New Roman" w:cs="Times New Roman"/>
          </w:rPr>
          <w:t xml:space="preserve"> during </w:t>
        </w:r>
      </w:ins>
      <w:ins w:id="988" w:author="Benton, Deon" w:date="2026-05-04T11:29:00Z" w16du:dateUtc="2026-05-04T16:29:00Z">
        <w:r w:rsidR="008B237A">
          <w:rPr>
            <w:rFonts w:ascii="Times New Roman" w:eastAsia="Times New Roman" w:hAnsi="Times New Roman" w:cs="Times New Roman"/>
          </w:rPr>
          <w:t>the pretraining phase than that used</w:t>
        </w:r>
      </w:ins>
      <w:ins w:id="989" w:author="Benton, Deon" w:date="2026-05-04T12:31:00Z" w16du:dateUtc="2026-05-04T17:31:00Z">
        <w:r w:rsidR="00394185">
          <w:rPr>
            <w:rFonts w:ascii="Times New Roman" w:eastAsia="Times New Roman" w:hAnsi="Times New Roman" w:cs="Times New Roman"/>
          </w:rPr>
          <w:t xml:space="preserve"> during t</w:t>
        </w:r>
      </w:ins>
      <w:r w:rsidR="00EE75B0">
        <w:rPr>
          <w:rFonts w:ascii="Times New Roman" w:eastAsia="Times New Roman" w:hAnsi="Times New Roman" w:cs="Times New Roman"/>
        </w:rPr>
        <w:t>he same phase</w:t>
      </w:r>
      <w:ins w:id="990" w:author="Benton, Deon" w:date="2026-05-04T11:29:00Z" w16du:dateUtc="2026-05-04T16:29:00Z">
        <w:r w:rsidR="008B237A">
          <w:rPr>
            <w:rFonts w:ascii="Times New Roman" w:eastAsia="Times New Roman" w:hAnsi="Times New Roman" w:cs="Times New Roman"/>
          </w:rPr>
          <w:t xml:space="preserve"> in previous simulations because younger infants’ processing speed—which </w:t>
        </w:r>
      </w:ins>
      <w:r w:rsidR="00507634">
        <w:rPr>
          <w:rFonts w:ascii="Times New Roman" w:eastAsia="Times New Roman" w:hAnsi="Times New Roman" w:cs="Times New Roman"/>
        </w:rPr>
        <w:t>is captured by a network’s learning rate</w:t>
      </w:r>
      <w:ins w:id="991" w:author="Benton, Deon" w:date="2026-05-04T11:29:00Z" w16du:dateUtc="2026-05-04T16:29:00Z">
        <w:r w:rsidR="008B237A">
          <w:rPr>
            <w:rFonts w:ascii="Times New Roman" w:eastAsia="Times New Roman" w:hAnsi="Times New Roman" w:cs="Times New Roman"/>
          </w:rPr>
          <w:t>—is assumed to be lower than that of older infants. The assumption that</w:t>
        </w:r>
      </w:ins>
      <w:ins w:id="992" w:author="Benton, Deon" w:date="2026-05-04T11:40:00Z" w16du:dateUtc="2026-05-04T16:40:00Z">
        <w:r w:rsidR="00A53D96">
          <w:rPr>
            <w:rFonts w:ascii="Times New Roman" w:eastAsia="Times New Roman" w:hAnsi="Times New Roman" w:cs="Times New Roman"/>
          </w:rPr>
          <w:t xml:space="preserve"> </w:t>
        </w:r>
      </w:ins>
      <w:ins w:id="993" w:author="Benton, Deon" w:date="2026-05-04T12:31:00Z" w16du:dateUtc="2026-05-04T17:31:00Z">
        <w:r w:rsidR="00394185">
          <w:rPr>
            <w:rFonts w:ascii="Times New Roman" w:eastAsia="Times New Roman" w:hAnsi="Times New Roman" w:cs="Times New Roman"/>
          </w:rPr>
          <w:t>this attentional boost is short-lived</w:t>
        </w:r>
      </w:ins>
      <w:ins w:id="994" w:author="Benton, Deon" w:date="2026-05-04T11:29:00Z" w16du:dateUtc="2026-05-04T16:29:00Z">
        <w:r w:rsidR="008B237A">
          <w:rPr>
            <w:rFonts w:ascii="Times New Roman" w:eastAsia="Times New Roman" w:hAnsi="Times New Roman" w:cs="Times New Roman"/>
          </w:rPr>
          <w:t xml:space="preserve"> </w:t>
        </w:r>
      </w:ins>
      <w:ins w:id="995" w:author="Benton, Deon" w:date="2026-05-04T11:30:00Z" w16du:dateUtc="2026-05-04T16:30:00Z">
        <w:r w:rsidR="008B237A">
          <w:rPr>
            <w:rFonts w:ascii="Times New Roman" w:eastAsia="Times New Roman" w:hAnsi="Times New Roman" w:cs="Times New Roman"/>
          </w:rPr>
          <w:t xml:space="preserve">was implemented by </w:t>
        </w:r>
      </w:ins>
      <w:ins w:id="996" w:author="Benton, Deon" w:date="2026-05-04T11:32:00Z" w16du:dateUtc="2026-05-04T16:32:00Z">
        <w:r w:rsidR="004E3A37">
          <w:rPr>
            <w:rFonts w:ascii="Times New Roman" w:eastAsia="Times New Roman" w:hAnsi="Times New Roman" w:cs="Times New Roman"/>
          </w:rPr>
          <w:t>resetting</w:t>
        </w:r>
      </w:ins>
      <w:ins w:id="997" w:author="Benton, Deon" w:date="2026-05-04T11:30:00Z" w16du:dateUtc="2026-05-04T16:30:00Z">
        <w:r w:rsidR="008B237A">
          <w:rPr>
            <w:rFonts w:ascii="Times New Roman" w:eastAsia="Times New Roman" w:hAnsi="Times New Roman" w:cs="Times New Roman"/>
          </w:rPr>
          <w:t xml:space="preserve"> the learning rate to its pretraining value at the start of the subsequent habituation phase</w:t>
        </w:r>
      </w:ins>
      <w:ins w:id="998" w:author="Benton, Deon" w:date="2026-05-04T11:31:00Z" w16du:dateUtc="2026-05-04T16:31:00Z">
        <w:r w:rsidR="004E3A37">
          <w:rPr>
            <w:rFonts w:ascii="Times New Roman" w:eastAsia="Times New Roman" w:hAnsi="Times New Roman" w:cs="Times New Roman"/>
          </w:rPr>
          <w:t>. Th</w:t>
        </w:r>
      </w:ins>
      <w:ins w:id="999" w:author="Benton, Deon" w:date="2026-05-04T11:32:00Z" w16du:dateUtc="2026-05-04T16:32:00Z">
        <w:r w:rsidR="004E3A37">
          <w:rPr>
            <w:rFonts w:ascii="Times New Roman" w:eastAsia="Times New Roman" w:hAnsi="Times New Roman" w:cs="Times New Roman"/>
          </w:rPr>
          <w:t>e</w:t>
        </w:r>
      </w:ins>
      <w:ins w:id="1000" w:author="Benton, Deon" w:date="2026-05-04T11:33:00Z" w16du:dateUtc="2026-05-04T16:33:00Z">
        <w:r w:rsidR="004E3A37">
          <w:rPr>
            <w:rFonts w:ascii="Times New Roman" w:eastAsia="Times New Roman" w:hAnsi="Times New Roman" w:cs="Times New Roman"/>
          </w:rPr>
          <w:t xml:space="preserve"> learning rate maintained its pretraining value across the pretraining, action, and habituation phases for networks in the </w:t>
        </w:r>
        <w:r w:rsidR="00682AFF">
          <w:rPr>
            <w:rFonts w:ascii="Times New Roman" w:eastAsia="Times New Roman" w:hAnsi="Times New Roman" w:cs="Times New Roman"/>
          </w:rPr>
          <w:t xml:space="preserve">Ineffective </w:t>
        </w:r>
      </w:ins>
      <w:ins w:id="1001" w:author="Benton, Deon" w:date="2026-05-04T11:34:00Z" w16du:dateUtc="2026-05-04T16:34:00Z">
        <w:r w:rsidR="00682AFF">
          <w:rPr>
            <w:rFonts w:ascii="Times New Roman" w:eastAsia="Times New Roman" w:hAnsi="Times New Roman" w:cs="Times New Roman"/>
          </w:rPr>
          <w:t>Action condition.</w:t>
        </w:r>
      </w:ins>
      <w:ins w:id="1002" w:author="Benton, Deon" w:date="2026-05-04T11:32:00Z" w16du:dateUtc="2026-05-04T16:32:00Z">
        <w:r w:rsidR="004E3A37">
          <w:rPr>
            <w:rFonts w:ascii="Times New Roman" w:eastAsia="Times New Roman" w:hAnsi="Times New Roman" w:cs="Times New Roman"/>
          </w:rPr>
          <w:t xml:space="preserve"> </w:t>
        </w:r>
      </w:ins>
      <w:ins w:id="1003" w:author="Benton, Deon" w:date="2026-05-04T11:36:00Z" w16du:dateUtc="2026-05-04T16:36:00Z">
        <w:r w:rsidR="00C90E65">
          <w:rPr>
            <w:rFonts w:ascii="Times New Roman" w:eastAsia="Times New Roman" w:hAnsi="Times New Roman" w:cs="Times New Roman"/>
          </w:rPr>
          <w:t xml:space="preserve">In all other </w:t>
        </w:r>
      </w:ins>
      <w:ins w:id="1004" w:author="Benton, Deon" w:date="2026-05-04T12:07:00Z" w16du:dateUtc="2026-05-04T17:07:00Z">
        <w:r w:rsidR="00F94E6F">
          <w:rPr>
            <w:rFonts w:ascii="Times New Roman" w:eastAsia="Times New Roman" w:hAnsi="Times New Roman" w:cs="Times New Roman"/>
          </w:rPr>
          <w:t>respect</w:t>
        </w:r>
      </w:ins>
      <w:ins w:id="1005" w:author="Benton, Deon" w:date="2026-05-04T11:36:00Z" w16du:dateUtc="2026-05-04T16:36:00Z">
        <w:r w:rsidR="00C90E65">
          <w:rPr>
            <w:rFonts w:ascii="Times New Roman" w:eastAsia="Times New Roman" w:hAnsi="Times New Roman" w:cs="Times New Roman"/>
          </w:rPr>
          <w:t>s, these two conditions were identical</w:t>
        </w:r>
      </w:ins>
      <w:ins w:id="1006" w:author="Benton, Deon" w:date="2026-05-04T12:07:00Z" w16du:dateUtc="2026-05-04T17:07:00Z">
        <w:r w:rsidR="00F94E6F">
          <w:rPr>
            <w:rFonts w:ascii="Times New Roman" w:eastAsia="Times New Roman" w:hAnsi="Times New Roman" w:cs="Times New Roman"/>
          </w:rPr>
          <w:t xml:space="preserve"> to one another</w:t>
        </w:r>
      </w:ins>
      <w:ins w:id="1007" w:author="Benton, Deon" w:date="2026-05-04T11:36:00Z" w16du:dateUtc="2026-05-04T16:36:00Z">
        <w:r w:rsidR="00C90E65">
          <w:rPr>
            <w:rFonts w:ascii="Times New Roman" w:eastAsia="Times New Roman" w:hAnsi="Times New Roman" w:cs="Times New Roman"/>
          </w:rPr>
          <w:t>.</w:t>
        </w:r>
      </w:ins>
      <w:ins w:id="1008" w:author="Benton, Deon" w:date="2026-05-04T13:16:00Z" w16du:dateUtc="2026-05-04T18:16:00Z">
        <w:r w:rsidR="008239C6">
          <w:rPr>
            <w:rFonts w:ascii="Times New Roman" w:eastAsia="Times New Roman" w:hAnsi="Times New Roman" w:cs="Times New Roman"/>
          </w:rPr>
          <w:t xml:space="preserve"> Specifically, within </w:t>
        </w:r>
      </w:ins>
      <w:ins w:id="1009" w:author="Benton, Deon" w:date="2026-05-04T13:47:00Z" w16du:dateUtc="2026-05-04T18:47:00Z">
        <w:r w:rsidR="00F913E8">
          <w:rPr>
            <w:rFonts w:ascii="Times New Roman" w:eastAsia="Times New Roman" w:hAnsi="Times New Roman" w:cs="Times New Roman"/>
          </w:rPr>
          <w:t xml:space="preserve">the </w:t>
        </w:r>
      </w:ins>
      <w:ins w:id="1010" w:author="Benton, Deon" w:date="2026-05-04T13:48:00Z" w16du:dateUtc="2026-05-04T18:48:00Z">
        <w:r w:rsidR="00F913E8">
          <w:rPr>
            <w:rFonts w:ascii="Times New Roman" w:eastAsia="Times New Roman" w:hAnsi="Times New Roman" w:cs="Times New Roman"/>
          </w:rPr>
          <w:t>Effective Action condition</w:t>
        </w:r>
      </w:ins>
      <w:ins w:id="1011" w:author="Benton, Deon" w:date="2026-05-04T13:16:00Z" w16du:dateUtc="2026-05-04T18:16:00Z">
        <w:r w:rsidR="008239C6">
          <w:rPr>
            <w:rFonts w:ascii="Times New Roman" w:eastAsia="Times New Roman" w:hAnsi="Times New Roman" w:cs="Times New Roman"/>
          </w:rPr>
          <w:t xml:space="preserve">, networks were assigned either to the Experimental </w:t>
        </w:r>
      </w:ins>
      <w:ins w:id="1012" w:author="Benton, Deon" w:date="2026-05-04T13:52:00Z" w16du:dateUtc="2026-05-04T18:52:00Z">
        <w:r w:rsidR="00857299">
          <w:rPr>
            <w:rFonts w:ascii="Times New Roman" w:eastAsia="Times New Roman" w:hAnsi="Times New Roman" w:cs="Times New Roman"/>
          </w:rPr>
          <w:t>sub-</w:t>
        </w:r>
      </w:ins>
      <w:ins w:id="1013" w:author="Benton, Deon" w:date="2026-05-04T13:16:00Z" w16du:dateUtc="2026-05-04T18:16:00Z">
        <w:r w:rsidR="008239C6">
          <w:rPr>
            <w:rFonts w:ascii="Times New Roman" w:eastAsia="Times New Roman" w:hAnsi="Times New Roman" w:cs="Times New Roman"/>
          </w:rPr>
          <w:t>condition or to</w:t>
        </w:r>
      </w:ins>
      <w:ins w:id="1014" w:author="Benton, Deon" w:date="2026-05-04T13:17:00Z" w16du:dateUtc="2026-05-04T18:17:00Z">
        <w:r w:rsidR="008239C6">
          <w:rPr>
            <w:rFonts w:ascii="Times New Roman" w:eastAsia="Times New Roman" w:hAnsi="Times New Roman" w:cs="Times New Roman"/>
          </w:rPr>
          <w:t xml:space="preserve"> the Control </w:t>
        </w:r>
      </w:ins>
      <w:ins w:id="1015" w:author="Benton, Deon" w:date="2026-05-04T13:52:00Z" w16du:dateUtc="2026-05-04T18:52:00Z">
        <w:r w:rsidR="00857299">
          <w:rPr>
            <w:rFonts w:ascii="Times New Roman" w:eastAsia="Times New Roman" w:hAnsi="Times New Roman" w:cs="Times New Roman"/>
          </w:rPr>
          <w:t>sub-</w:t>
        </w:r>
      </w:ins>
      <w:ins w:id="1016" w:author="Benton, Deon" w:date="2026-05-04T13:17:00Z" w16du:dateUtc="2026-05-04T18:17:00Z">
        <w:r w:rsidR="008239C6">
          <w:rPr>
            <w:rFonts w:ascii="Times New Roman" w:eastAsia="Times New Roman" w:hAnsi="Times New Roman" w:cs="Times New Roman"/>
          </w:rPr>
          <w:t xml:space="preserve">condition. The Experimental condition corresponded to </w:t>
        </w:r>
      </w:ins>
      <w:ins w:id="1017" w:author="Benton, Deon" w:date="2026-05-04T13:19:00Z" w16du:dateUtc="2026-05-04T18:19:00Z">
        <w:r w:rsidR="003F2A08">
          <w:rPr>
            <w:rFonts w:ascii="Times New Roman" w:eastAsia="Times New Roman" w:hAnsi="Times New Roman" w:cs="Times New Roman"/>
          </w:rPr>
          <w:t xml:space="preserve">Skerry et al.’s (2013) </w:t>
        </w:r>
      </w:ins>
      <w:ins w:id="1018" w:author="Benton, Deon" w:date="2026-05-04T13:17:00Z" w16du:dateUtc="2026-05-04T18:17:00Z">
        <w:r w:rsidR="008239C6">
          <w:rPr>
            <w:rFonts w:ascii="Times New Roman" w:eastAsia="Times New Roman" w:hAnsi="Times New Roman" w:cs="Times New Roman"/>
          </w:rPr>
          <w:t>Experiments 1 and 4 in Skerry et al. (2013), whereas the Con</w:t>
        </w:r>
      </w:ins>
      <w:ins w:id="1019" w:author="Benton, Deon" w:date="2026-05-04T13:18:00Z" w16du:dateUtc="2026-05-04T18:18:00Z">
        <w:r w:rsidR="008239C6">
          <w:rPr>
            <w:rFonts w:ascii="Times New Roman" w:eastAsia="Times New Roman" w:hAnsi="Times New Roman" w:cs="Times New Roman"/>
          </w:rPr>
          <w:t xml:space="preserve">trol condition corresponded to </w:t>
        </w:r>
      </w:ins>
      <w:ins w:id="1020" w:author="Benton, Deon" w:date="2026-05-04T13:19:00Z" w16du:dateUtc="2026-05-04T18:19:00Z">
        <w:r w:rsidR="003F2A08">
          <w:rPr>
            <w:rFonts w:ascii="Times New Roman" w:eastAsia="Times New Roman" w:hAnsi="Times New Roman" w:cs="Times New Roman"/>
          </w:rPr>
          <w:t xml:space="preserve">their </w:t>
        </w:r>
      </w:ins>
      <w:ins w:id="1021" w:author="Benton, Deon" w:date="2026-05-04T13:18:00Z" w16du:dateUtc="2026-05-04T18:18:00Z">
        <w:r w:rsidR="008239C6">
          <w:rPr>
            <w:rFonts w:ascii="Times New Roman" w:eastAsia="Times New Roman" w:hAnsi="Times New Roman" w:cs="Times New Roman"/>
          </w:rPr>
          <w:t>Experime</w:t>
        </w:r>
        <w:r w:rsidR="003F2A08">
          <w:rPr>
            <w:rFonts w:ascii="Times New Roman" w:eastAsia="Times New Roman" w:hAnsi="Times New Roman" w:cs="Times New Roman"/>
          </w:rPr>
          <w:t>nt 5.</w:t>
        </w:r>
      </w:ins>
      <w:ins w:id="1022" w:author="Benton, Deon" w:date="2026-05-04T13:19:00Z" w16du:dateUtc="2026-05-04T18:19:00Z">
        <w:r w:rsidR="003F2A08">
          <w:rPr>
            <w:rFonts w:ascii="Times New Roman" w:eastAsia="Times New Roman" w:hAnsi="Times New Roman" w:cs="Times New Roman"/>
          </w:rPr>
          <w:t xml:space="preserve"> </w:t>
        </w:r>
      </w:ins>
      <w:ins w:id="1023" w:author="Benton, Deon" w:date="2026-05-04T13:48:00Z" w16du:dateUtc="2026-05-04T18:48:00Z">
        <w:r w:rsidR="00F913E8">
          <w:rPr>
            <w:rFonts w:ascii="Times New Roman" w:eastAsia="Times New Roman" w:hAnsi="Times New Roman" w:cs="Times New Roman"/>
          </w:rPr>
          <w:t xml:space="preserve"> Given that </w:t>
        </w:r>
      </w:ins>
      <w:ins w:id="1024" w:author="Benton, Deon" w:date="2026-05-04T13:50:00Z" w16du:dateUtc="2026-05-04T18:50:00Z">
        <w:r w:rsidR="00261000">
          <w:rPr>
            <w:rFonts w:ascii="Times New Roman" w:eastAsia="Times New Roman" w:hAnsi="Times New Roman" w:cs="Times New Roman"/>
          </w:rPr>
          <w:t xml:space="preserve">the </w:t>
        </w:r>
      </w:ins>
      <w:ins w:id="1025" w:author="Benton, Deon" w:date="2026-05-04T13:48:00Z" w16du:dateUtc="2026-05-04T18:48:00Z">
        <w:r w:rsidR="00F913E8">
          <w:rPr>
            <w:rFonts w:ascii="Times New Roman" w:eastAsia="Times New Roman" w:hAnsi="Times New Roman" w:cs="Times New Roman"/>
          </w:rPr>
          <w:t xml:space="preserve">Ineffective </w:t>
        </w:r>
      </w:ins>
      <w:ins w:id="1026" w:author="Benton, Deon" w:date="2026-05-04T13:45:00Z" w16du:dateUtc="2026-05-04T18:45:00Z">
        <w:r w:rsidR="00894DE7">
          <w:rPr>
            <w:rFonts w:ascii="Times New Roman" w:eastAsia="Times New Roman" w:hAnsi="Times New Roman" w:cs="Times New Roman"/>
          </w:rPr>
          <w:t>A</w:t>
        </w:r>
      </w:ins>
      <w:ins w:id="1027" w:author="Benton, Deon" w:date="2026-05-04T13:49:00Z" w16du:dateUtc="2026-05-04T18:49:00Z">
        <w:r w:rsidR="00F913E8">
          <w:rPr>
            <w:rFonts w:ascii="Times New Roman" w:eastAsia="Times New Roman" w:hAnsi="Times New Roman" w:cs="Times New Roman"/>
          </w:rPr>
          <w:t>ction condition</w:t>
        </w:r>
      </w:ins>
      <w:ins w:id="1028" w:author="Benton, Deon" w:date="2026-05-04T13:50:00Z" w16du:dateUtc="2026-05-04T18:50:00Z">
        <w:r w:rsidR="00261000">
          <w:rPr>
            <w:rFonts w:ascii="Times New Roman" w:eastAsia="Times New Roman" w:hAnsi="Times New Roman" w:cs="Times New Roman"/>
          </w:rPr>
          <w:t xml:space="preserve"> did not include a Control </w:t>
        </w:r>
      </w:ins>
      <w:ins w:id="1029" w:author="Benton, Deon" w:date="2026-05-04T13:51:00Z" w16du:dateUtc="2026-05-04T18:51:00Z">
        <w:r w:rsidR="00261000">
          <w:rPr>
            <w:rFonts w:ascii="Times New Roman" w:eastAsia="Times New Roman" w:hAnsi="Times New Roman" w:cs="Times New Roman"/>
          </w:rPr>
          <w:t>sub-</w:t>
        </w:r>
      </w:ins>
      <w:ins w:id="1030" w:author="Benton, Deon" w:date="2026-05-04T13:50:00Z" w16du:dateUtc="2026-05-04T18:50:00Z">
        <w:r w:rsidR="00261000">
          <w:rPr>
            <w:rFonts w:ascii="Times New Roman" w:eastAsia="Times New Roman" w:hAnsi="Times New Roman" w:cs="Times New Roman"/>
          </w:rPr>
          <w:t xml:space="preserve">condition in Skerry et al. </w:t>
        </w:r>
      </w:ins>
      <w:ins w:id="1031" w:author="Benton, Deon" w:date="2026-05-04T13:51:00Z" w16du:dateUtc="2026-05-04T18:51:00Z">
        <w:r w:rsidR="00261000">
          <w:rPr>
            <w:rFonts w:ascii="Times New Roman" w:eastAsia="Times New Roman" w:hAnsi="Times New Roman" w:cs="Times New Roman"/>
          </w:rPr>
          <w:t>(2012)</w:t>
        </w:r>
      </w:ins>
      <w:ins w:id="1032" w:author="Benton, Deon" w:date="2026-05-04T13:49:00Z" w16du:dateUtc="2026-05-04T18:49:00Z">
        <w:r w:rsidR="00261000">
          <w:rPr>
            <w:rFonts w:ascii="Times New Roman" w:eastAsia="Times New Roman" w:hAnsi="Times New Roman" w:cs="Times New Roman"/>
          </w:rPr>
          <w:t xml:space="preserve">, networks in this condition only participated in the Experimental </w:t>
        </w:r>
      </w:ins>
      <w:ins w:id="1033" w:author="Benton, Deon" w:date="2026-05-04T13:51:00Z" w16du:dateUtc="2026-05-04T18:51:00Z">
        <w:r w:rsidR="00261000">
          <w:rPr>
            <w:rFonts w:ascii="Times New Roman" w:eastAsia="Times New Roman" w:hAnsi="Times New Roman" w:cs="Times New Roman"/>
          </w:rPr>
          <w:t>sub-</w:t>
        </w:r>
      </w:ins>
      <w:ins w:id="1034" w:author="Benton, Deon" w:date="2026-05-04T13:50:00Z" w16du:dateUtc="2026-05-04T18:50:00Z">
        <w:r w:rsidR="00261000">
          <w:rPr>
            <w:rFonts w:ascii="Times New Roman" w:eastAsia="Times New Roman" w:hAnsi="Times New Roman" w:cs="Times New Roman"/>
          </w:rPr>
          <w:t>condition</w:t>
        </w:r>
      </w:ins>
      <w:ins w:id="1035" w:author="Benton, Deon" w:date="2026-05-04T13:54:00Z" w16du:dateUtc="2026-05-04T18:54:00Z">
        <w:r w:rsidR="0060782C">
          <w:rPr>
            <w:rFonts w:ascii="Times New Roman" w:eastAsia="Times New Roman" w:hAnsi="Times New Roman" w:cs="Times New Roman"/>
          </w:rPr>
          <w:t>; that is, networks in this condition were habituated to an eve</w:t>
        </w:r>
      </w:ins>
      <w:ins w:id="1036" w:author="Benton, Deon" w:date="2026-05-04T13:55:00Z" w16du:dateUtc="2026-05-04T18:55:00Z">
        <w:r w:rsidR="0060782C">
          <w:rPr>
            <w:rFonts w:ascii="Times New Roman" w:eastAsia="Times New Roman" w:hAnsi="Times New Roman" w:cs="Times New Roman"/>
          </w:rPr>
          <w:t>nt in which</w:t>
        </w:r>
      </w:ins>
      <w:ins w:id="1037" w:author="Benton, Deon" w:date="2026-05-04T13:51:00Z" w16du:dateUtc="2026-05-04T18:51:00Z">
        <w:r w:rsidR="00857299">
          <w:rPr>
            <w:rFonts w:ascii="Times New Roman" w:eastAsia="Times New Roman" w:hAnsi="Times New Roman" w:cs="Times New Roman"/>
          </w:rPr>
          <w:t xml:space="preserve"> </w:t>
        </w:r>
      </w:ins>
      <w:ins w:id="1038" w:author="Benton, Deon" w:date="2026-05-04T13:50:00Z" w16du:dateUtc="2026-05-04T18:50:00Z">
        <w:r w:rsidR="00261000">
          <w:rPr>
            <w:rFonts w:ascii="Times New Roman" w:eastAsia="Times New Roman" w:hAnsi="Times New Roman" w:cs="Times New Roman"/>
          </w:rPr>
          <w:t>arced motion occurred over rather than besides the obstacle.</w:t>
        </w:r>
      </w:ins>
      <w:ins w:id="1039" w:author="Benton, Deon" w:date="2026-05-04T13:45:00Z" w16du:dateUtc="2026-05-04T18:45:00Z">
        <w:r w:rsidR="00894DE7">
          <w:rPr>
            <w:rFonts w:ascii="Times New Roman" w:eastAsia="Times New Roman" w:hAnsi="Times New Roman" w:cs="Times New Roman"/>
          </w:rPr>
          <w:t xml:space="preserve"> </w:t>
        </w:r>
      </w:ins>
      <w:ins w:id="1040" w:author="Benton, Deon" w:date="2026-05-04T13:52:00Z" w16du:dateUtc="2026-05-04T18:52:00Z">
        <w:r w:rsidR="00857299">
          <w:rPr>
            <w:rFonts w:ascii="Times New Roman" w:eastAsia="Times New Roman" w:hAnsi="Times New Roman" w:cs="Times New Roman"/>
          </w:rPr>
          <w:t>Th</w:t>
        </w:r>
      </w:ins>
      <w:ins w:id="1041" w:author="Benton, Deon" w:date="2026-05-04T13:54:00Z" w16du:dateUtc="2026-05-04T18:54:00Z">
        <w:r w:rsidR="00857299">
          <w:rPr>
            <w:rFonts w:ascii="Times New Roman" w:eastAsia="Times New Roman" w:hAnsi="Times New Roman" w:cs="Times New Roman"/>
          </w:rPr>
          <w:t>e performance of these networks corresponded to that of the infants in Skerry et al.’s</w:t>
        </w:r>
      </w:ins>
      <w:ins w:id="1042" w:author="Benton, Deon" w:date="2026-05-04T13:55:00Z" w16du:dateUtc="2026-05-04T18:55:00Z">
        <w:r w:rsidR="0060782C">
          <w:rPr>
            <w:rFonts w:ascii="Times New Roman" w:eastAsia="Times New Roman" w:hAnsi="Times New Roman" w:cs="Times New Roman"/>
          </w:rPr>
          <w:t xml:space="preserve"> (2013)</w:t>
        </w:r>
      </w:ins>
      <w:ins w:id="1043" w:author="Benton, Deon" w:date="2026-05-04T13:54:00Z" w16du:dateUtc="2026-05-04T18:54:00Z">
        <w:r w:rsidR="00857299">
          <w:rPr>
            <w:rFonts w:ascii="Times New Roman" w:eastAsia="Times New Roman" w:hAnsi="Times New Roman" w:cs="Times New Roman"/>
          </w:rPr>
          <w:t xml:space="preserve"> Experiment 2. </w:t>
        </w:r>
      </w:ins>
    </w:p>
    <w:p w14:paraId="0884B5F6" w14:textId="77777777" w:rsidR="00C7751A" w:rsidRDefault="00C7751A" w:rsidP="008239C6">
      <w:pPr>
        <w:spacing w:line="480" w:lineRule="auto"/>
        <w:ind w:firstLine="720"/>
        <w:contextualSpacing/>
        <w:rPr>
          <w:ins w:id="1044" w:author="Benton, Deon" w:date="2026-05-04T13:55:00Z" w16du:dateUtc="2026-05-04T18:55:00Z"/>
          <w:rFonts w:ascii="Times New Roman" w:eastAsia="Times New Roman" w:hAnsi="Times New Roman" w:cs="Times New Roman"/>
        </w:rPr>
      </w:pPr>
    </w:p>
    <w:p w14:paraId="0910C97C" w14:textId="77777777" w:rsidR="00C7751A" w:rsidRPr="00EE5434" w:rsidRDefault="00C7751A" w:rsidP="00C7751A">
      <w:pPr>
        <w:spacing w:line="480" w:lineRule="auto"/>
        <w:contextualSpacing/>
        <w:rPr>
          <w:ins w:id="1045" w:author="Benton, Deon" w:date="2026-05-04T13:55:00Z" w16du:dateUtc="2026-05-04T18:55:00Z"/>
          <w:rFonts w:ascii="Times New Roman" w:eastAsia="Times New Roman" w:hAnsi="Times New Roman" w:cs="Times New Roman"/>
          <w:b/>
          <w:bCs/>
        </w:rPr>
      </w:pPr>
      <w:ins w:id="1046" w:author="Benton, Deon" w:date="2026-05-04T13:55:00Z" w16du:dateUtc="2026-05-04T18:55:00Z">
        <w:r>
          <w:rPr>
            <w:rFonts w:ascii="Times New Roman" w:hAnsi="Times New Roman" w:cs="Times New Roman"/>
            <w:b/>
            <w:bCs/>
          </w:rPr>
          <w:t>Results</w:t>
        </w:r>
      </w:ins>
    </w:p>
    <w:tbl>
      <w:tblPr>
        <w:tblStyle w:val="TableGrid"/>
        <w:tblW w:w="117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7"/>
        <w:gridCol w:w="6636"/>
      </w:tblGrid>
      <w:tr w:rsidR="003D4B37" w14:paraId="0E60A769" w14:textId="77777777" w:rsidTr="00C55C74">
        <w:trPr>
          <w:trHeight w:val="3109"/>
        </w:trPr>
        <w:tc>
          <w:tcPr>
            <w:tcW w:w="4962" w:type="dxa"/>
          </w:tcPr>
          <w:p w14:paraId="41611118" w14:textId="0E1507CC"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57D8C831" wp14:editId="008FE3FB">
                  <wp:extent cx="3112268" cy="2489813"/>
                  <wp:effectExtent l="0" t="0" r="0" b="6350"/>
                  <wp:docPr id="16702015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01522" name="Picture 167020152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138723" cy="2510977"/>
                          </a:xfrm>
                          <a:prstGeom prst="rect">
                            <a:avLst/>
                          </a:prstGeom>
                        </pic:spPr>
                      </pic:pic>
                    </a:graphicData>
                  </a:graphic>
                </wp:inline>
              </w:drawing>
            </w:r>
          </w:p>
        </w:tc>
        <w:tc>
          <w:tcPr>
            <w:tcW w:w="6739" w:type="dxa"/>
          </w:tcPr>
          <w:p w14:paraId="43D99CC9" w14:textId="53CEA104"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903FFA7" wp14:editId="6320E8CD">
                  <wp:extent cx="4068967" cy="2489200"/>
                  <wp:effectExtent l="0" t="0" r="8255" b="6350"/>
                  <wp:docPr id="9383753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75329" name="Picture 93837532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115564" cy="2517706"/>
                          </a:xfrm>
                          <a:prstGeom prst="rect">
                            <a:avLst/>
                          </a:prstGeom>
                        </pic:spPr>
                      </pic:pic>
                    </a:graphicData>
                  </a:graphic>
                </wp:inline>
              </w:drawing>
            </w:r>
          </w:p>
        </w:tc>
      </w:tr>
      <w:tr w:rsidR="003D4B37" w14:paraId="4052FACB" w14:textId="77777777" w:rsidTr="00C55C74">
        <w:trPr>
          <w:trHeight w:val="3109"/>
        </w:trPr>
        <w:tc>
          <w:tcPr>
            <w:tcW w:w="4962" w:type="dxa"/>
          </w:tcPr>
          <w:p w14:paraId="2D031933" w14:textId="6C00FBEA"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CCD3A36" wp14:editId="6550AD9A">
                  <wp:extent cx="3112264" cy="2489812"/>
                  <wp:effectExtent l="0" t="0" r="0" b="6350"/>
                  <wp:docPr id="17032171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17157" name="Picture 170321715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128305" cy="2502645"/>
                          </a:xfrm>
                          <a:prstGeom prst="rect">
                            <a:avLst/>
                          </a:prstGeom>
                        </pic:spPr>
                      </pic:pic>
                    </a:graphicData>
                  </a:graphic>
                </wp:inline>
              </w:drawing>
            </w:r>
          </w:p>
        </w:tc>
        <w:tc>
          <w:tcPr>
            <w:tcW w:w="6739" w:type="dxa"/>
          </w:tcPr>
          <w:p w14:paraId="6AEA79E3" w14:textId="18B6D233" w:rsidR="00177DB3" w:rsidRDefault="008B71D8" w:rsidP="00BD73A3">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8AABD81" wp14:editId="4D58DE30">
                  <wp:extent cx="4068969" cy="2489200"/>
                  <wp:effectExtent l="0" t="0" r="8255" b="6350"/>
                  <wp:docPr id="10609485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8505" name="Picture 106094850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103137" cy="2510103"/>
                          </a:xfrm>
                          <a:prstGeom prst="rect">
                            <a:avLst/>
                          </a:prstGeom>
                        </pic:spPr>
                      </pic:pic>
                    </a:graphicData>
                  </a:graphic>
                </wp:inline>
              </w:drawing>
            </w:r>
          </w:p>
        </w:tc>
      </w:tr>
    </w:tbl>
    <w:p w14:paraId="62CF34C3" w14:textId="0778C0C5" w:rsidR="00C7751A" w:rsidRDefault="00BD73A3" w:rsidP="00BD73A3">
      <w:pPr>
        <w:pStyle w:val="Caption"/>
        <w:rPr>
          <w:ins w:id="1047" w:author="Benton, Deon" w:date="2026-05-04T13:55:00Z" w16du:dateUtc="2026-05-04T18:55:00Z"/>
          <w:rFonts w:ascii="Times New Roman" w:eastAsia="Times New Roman" w:hAnsi="Times New Roman" w:cs="Times New Roman"/>
        </w:rPr>
      </w:pPr>
      <w:r w:rsidRPr="00034E60">
        <w:rPr>
          <w:rFonts w:ascii="Times New Roman" w:hAnsi="Times New Roman" w:cs="Times New Roman"/>
          <w:b/>
          <w:bCs/>
          <w:i w:val="0"/>
          <w:iCs w:val="0"/>
          <w:color w:val="000000" w:themeColor="text1"/>
          <w:sz w:val="24"/>
          <w:szCs w:val="24"/>
        </w:rPr>
        <w:t xml:space="preserve">Figure </w:t>
      </w:r>
      <w:r w:rsidRPr="00034E60">
        <w:rPr>
          <w:rFonts w:ascii="Times New Roman" w:hAnsi="Times New Roman" w:cs="Times New Roman"/>
          <w:b/>
          <w:bCs/>
          <w:i w:val="0"/>
          <w:iCs w:val="0"/>
          <w:color w:val="000000" w:themeColor="text1"/>
          <w:sz w:val="24"/>
          <w:szCs w:val="24"/>
        </w:rPr>
        <w:fldChar w:fldCharType="begin"/>
      </w:r>
      <w:r w:rsidRPr="00034E60">
        <w:rPr>
          <w:rFonts w:ascii="Times New Roman" w:hAnsi="Times New Roman" w:cs="Times New Roman"/>
          <w:b/>
          <w:bCs/>
          <w:i w:val="0"/>
          <w:iCs w:val="0"/>
          <w:color w:val="000000" w:themeColor="text1"/>
          <w:sz w:val="24"/>
          <w:szCs w:val="24"/>
        </w:rPr>
        <w:instrText xml:space="preserve"> SEQ Figure \* ARABIC </w:instrText>
      </w:r>
      <w:r w:rsidRPr="00034E60">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18</w:t>
      </w:r>
      <w:r w:rsidRPr="00034E60">
        <w:rPr>
          <w:rFonts w:ascii="Times New Roman" w:hAnsi="Times New Roman" w:cs="Times New Roman"/>
          <w:b/>
          <w:bCs/>
          <w:i w:val="0"/>
          <w:iCs w:val="0"/>
          <w:color w:val="000000" w:themeColor="text1"/>
          <w:sz w:val="24"/>
          <w:szCs w:val="24"/>
        </w:rPr>
        <w:fldChar w:fldCharType="end"/>
      </w:r>
      <w:r w:rsidRPr="00034E60">
        <w:rPr>
          <w:rFonts w:ascii="Times New Roman" w:hAnsi="Times New Roman" w:cs="Times New Roman"/>
          <w:b/>
          <w:bCs/>
          <w:i w:val="0"/>
          <w:iCs w:val="0"/>
          <w:color w:val="000000" w:themeColor="text1"/>
          <w:sz w:val="24"/>
          <w:szCs w:val="24"/>
        </w:rPr>
        <w:t>.</w:t>
      </w:r>
      <w:r w:rsidRPr="00BD73A3">
        <w:rPr>
          <w:color w:val="000000" w:themeColor="text1"/>
        </w:rPr>
        <w:t xml:space="preserve"> </w:t>
      </w:r>
      <w:r>
        <w:rPr>
          <w:rFonts w:ascii="Times New Roman" w:hAnsi="Times New Roman" w:cs="Times New Roman"/>
          <w:i w:val="0"/>
          <w:iCs w:val="0"/>
          <w:color w:val="000000" w:themeColor="text1"/>
          <w:sz w:val="24"/>
          <w:szCs w:val="24"/>
        </w:rPr>
        <w:t>Performance of ALIAS. Plotted is n</w:t>
      </w:r>
      <w:r w:rsidRPr="00614A04">
        <w:rPr>
          <w:rFonts w:ascii="Times New Roman" w:hAnsi="Times New Roman" w:cs="Times New Roman"/>
          <w:i w:val="0"/>
          <w:iCs w:val="0"/>
          <w:color w:val="000000" w:themeColor="text1"/>
          <w:sz w:val="24"/>
          <w:szCs w:val="24"/>
        </w:rPr>
        <w:t xml:space="preserve">etworks’ 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sidR="00D92ADA">
        <w:rPr>
          <w:rFonts w:ascii="Times New Roman" w:hAnsi="Times New Roman" w:cs="Times New Roman"/>
          <w:i w:val="0"/>
          <w:iCs w:val="0"/>
          <w:color w:val="000000" w:themeColor="text1"/>
          <w:sz w:val="24"/>
          <w:szCs w:val="24"/>
        </w:rPr>
        <w:t>Efficient and Inefficient test events in the Experimental (top row)</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 xml:space="preserve">and Control conditions, </w:t>
      </w:r>
      <w:r>
        <w:rPr>
          <w:rFonts w:ascii="Times New Roman" w:hAnsi="Times New Roman" w:cs="Times New Roman"/>
          <w:i w:val="0"/>
          <w:iCs w:val="0"/>
          <w:color w:val="000000" w:themeColor="text1"/>
          <w:sz w:val="24"/>
          <w:szCs w:val="24"/>
        </w:rPr>
        <w:t>both overall (left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and across different habituation epochs (right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 xml:space="preserve">The Experimental and Controls correspond to Experiments </w:t>
      </w:r>
      <w:r w:rsidR="00B037DA">
        <w:rPr>
          <w:rFonts w:ascii="Times New Roman" w:hAnsi="Times New Roman" w:cs="Times New Roman"/>
          <w:i w:val="0"/>
          <w:iCs w:val="0"/>
          <w:color w:val="000000" w:themeColor="text1"/>
          <w:sz w:val="24"/>
          <w:szCs w:val="24"/>
        </w:rPr>
        <w:t>1, 4, and 5</w:t>
      </w:r>
      <w:r w:rsidR="00D92ADA">
        <w:rPr>
          <w:rFonts w:ascii="Times New Roman" w:hAnsi="Times New Roman" w:cs="Times New Roman"/>
          <w:i w:val="0"/>
          <w:iCs w:val="0"/>
          <w:color w:val="000000" w:themeColor="text1"/>
          <w:sz w:val="24"/>
          <w:szCs w:val="24"/>
        </w:rPr>
        <w:t xml:space="preserve"> in Skerry et al. (2013)</w:t>
      </w:r>
      <w:r>
        <w:rPr>
          <w:rFonts w:ascii="Times New Roman" w:hAnsi="Times New Roman" w:cs="Times New Roman"/>
          <w:i w:val="0"/>
          <w:iCs w:val="0"/>
          <w:color w:val="000000" w:themeColor="text1"/>
          <w:sz w:val="24"/>
          <w:szCs w:val="24"/>
        </w:rPr>
        <w:t>.</w:t>
      </w:r>
    </w:p>
    <w:p w14:paraId="09E96F7A" w14:textId="6E3597D1" w:rsidR="00501514" w:rsidRDefault="00501514" w:rsidP="006243B1">
      <w:pPr>
        <w:spacing w:line="480" w:lineRule="auto"/>
        <w:contextualSpacing/>
        <w:rPr>
          <w:rFonts w:ascii="Times New Roman" w:eastAsia="Times New Roman" w:hAnsi="Times New Roman" w:cs="Times New Roman"/>
        </w:rPr>
      </w:pPr>
    </w:p>
    <w:p w14:paraId="4BF820ED" w14:textId="77777777" w:rsidR="006243B1" w:rsidRDefault="006243B1" w:rsidP="006243B1">
      <w:pPr>
        <w:spacing w:line="480" w:lineRule="auto"/>
        <w:contextualSpacing/>
        <w:rPr>
          <w:rFonts w:ascii="Times New Roman" w:eastAsia="Times New Roman" w:hAnsi="Times New Roman" w:cs="Times New Roman"/>
        </w:rPr>
      </w:pPr>
    </w:p>
    <w:p w14:paraId="61043AB5" w14:textId="4445F1CB" w:rsidR="006243B1" w:rsidRDefault="006243B1" w:rsidP="006243B1">
      <w:pPr>
        <w:spacing w:line="480" w:lineRule="auto"/>
        <w:contextualSpacing/>
        <w:rPr>
          <w:ins w:id="1048" w:author="Benton, Deon" w:date="2026-05-04T21:46:00Z" w16du:dateUtc="2026-05-05T02:46:00Z"/>
          <w:rFonts w:ascii="Times New Roman" w:eastAsia="Times New Roman" w:hAnsi="Times New Roman" w:cs="Times New Roman"/>
        </w:rPr>
      </w:pPr>
      <w:r>
        <w:rPr>
          <w:rFonts w:ascii="Times New Roman" w:eastAsia="Times New Roman" w:hAnsi="Times New Roman" w:cs="Times New Roman"/>
        </w:rPr>
        <w:tab/>
      </w:r>
      <w:ins w:id="1049" w:author="Benton, Deon" w:date="2026-05-04T21:43:00Z" w16du:dateUtc="2026-05-05T02:43:00Z">
        <w:r>
          <w:rPr>
            <w:rFonts w:ascii="Times New Roman" w:eastAsia="Times New Roman" w:hAnsi="Times New Roman" w:cs="Times New Roman"/>
          </w:rPr>
          <w:t xml:space="preserve">Figure 18 shows the performance of </w:t>
        </w:r>
      </w:ins>
      <w:ins w:id="1050" w:author="Benton, Deon" w:date="2026-05-04T21:44:00Z" w16du:dateUtc="2026-05-05T02:44:00Z">
        <w:r>
          <w:rPr>
            <w:rFonts w:ascii="Times New Roman" w:eastAsia="Times New Roman" w:hAnsi="Times New Roman" w:cs="Times New Roman"/>
          </w:rPr>
          <w:t>ALIAS</w:t>
        </w:r>
      </w:ins>
      <w:r w:rsidR="004335C0">
        <w:rPr>
          <w:rFonts w:ascii="Times New Roman" w:eastAsia="Times New Roman" w:hAnsi="Times New Roman" w:cs="Times New Roman"/>
        </w:rPr>
        <w:t>, both</w:t>
      </w:r>
      <w:ins w:id="1051" w:author="Benton, Deon" w:date="2026-05-04T21:44:00Z" w16du:dateUtc="2026-05-05T02:44:00Z">
        <w:r>
          <w:rPr>
            <w:rFonts w:ascii="Times New Roman" w:eastAsia="Times New Roman" w:hAnsi="Times New Roman" w:cs="Times New Roman"/>
          </w:rPr>
          <w:t xml:space="preserve"> across habituation epochs and overall.</w:t>
        </w:r>
      </w:ins>
      <w:ins w:id="1052" w:author="Benton, Deon" w:date="2026-05-04T21:45:00Z" w16du:dateUtc="2026-05-05T02:45:00Z">
        <w:r>
          <w:rPr>
            <w:rFonts w:ascii="Times New Roman" w:eastAsia="Times New Roman" w:hAnsi="Times New Roman" w:cs="Times New Roman"/>
          </w:rPr>
          <w:t xml:space="preserve"> The performance of the networks in the Effective Action condition is shown in the top row of the figure</w:t>
        </w:r>
      </w:ins>
      <w:ins w:id="1053" w:author="Benton, Deon" w:date="2026-05-07T13:48:00Z" w16du:dateUtc="2026-05-07T18:48:00Z">
        <w:r w:rsidR="00FD21A1">
          <w:rPr>
            <w:rFonts w:ascii="Times New Roman" w:eastAsia="Times New Roman" w:hAnsi="Times New Roman" w:cs="Times New Roman"/>
          </w:rPr>
          <w:t>;</w:t>
        </w:r>
      </w:ins>
      <w:ins w:id="1054" w:author="Benton, Deon" w:date="2026-05-04T21:45:00Z" w16du:dateUtc="2026-05-05T02:45:00Z">
        <w:r>
          <w:rPr>
            <w:rFonts w:ascii="Times New Roman" w:eastAsia="Times New Roman" w:hAnsi="Times New Roman" w:cs="Times New Roman"/>
          </w:rPr>
          <w:t xml:space="preserve"> the performance of the networks in the Ineffective Action condition is shown in the bottom row. </w:t>
        </w:r>
      </w:ins>
      <w:r w:rsidR="00C80A8A">
        <w:rPr>
          <w:rFonts w:ascii="Times New Roman" w:eastAsia="Times New Roman" w:hAnsi="Times New Roman" w:cs="Times New Roman"/>
        </w:rPr>
        <w:t>The figure shows that</w:t>
      </w:r>
      <w:r w:rsidR="00B83EA1">
        <w:rPr>
          <w:rFonts w:ascii="Times New Roman" w:eastAsia="Times New Roman" w:hAnsi="Times New Roman" w:cs="Times New Roman"/>
        </w:rPr>
        <w:t>, in the Effective Action condition,</w:t>
      </w:r>
      <w:r w:rsidR="00C80A8A">
        <w:rPr>
          <w:rFonts w:ascii="Times New Roman" w:eastAsia="Times New Roman" w:hAnsi="Times New Roman" w:cs="Times New Roman"/>
        </w:rPr>
        <w:t xml:space="preserve"> networks </w:t>
      </w:r>
      <w:r w:rsidR="00B83EA1">
        <w:rPr>
          <w:rFonts w:ascii="Times New Roman" w:eastAsia="Times New Roman" w:hAnsi="Times New Roman" w:cs="Times New Roman"/>
        </w:rPr>
        <w:t>assigned to the</w:t>
      </w:r>
      <w:r w:rsidR="004335C0">
        <w:rPr>
          <w:rFonts w:ascii="Times New Roman" w:eastAsia="Times New Roman" w:hAnsi="Times New Roman" w:cs="Times New Roman"/>
        </w:rPr>
        <w:t xml:space="preserve"> </w:t>
      </w:r>
      <w:r w:rsidR="004335C0">
        <w:rPr>
          <w:rFonts w:ascii="Times New Roman" w:eastAsia="Times New Roman" w:hAnsi="Times New Roman" w:cs="Times New Roman"/>
        </w:rPr>
        <w:lastRenderedPageBreak/>
        <w:t xml:space="preserve">Experimental </w:t>
      </w:r>
      <w:r w:rsidR="001E2730">
        <w:rPr>
          <w:rFonts w:ascii="Times New Roman" w:eastAsia="Times New Roman" w:hAnsi="Times New Roman" w:cs="Times New Roman"/>
        </w:rPr>
        <w:t>condition</w:t>
      </w:r>
      <w:r w:rsidR="00C80A8A">
        <w:rPr>
          <w:rFonts w:ascii="Times New Roman" w:eastAsia="Times New Roman" w:hAnsi="Times New Roman" w:cs="Times New Roman"/>
        </w:rPr>
        <w:t xml:space="preserve"> </w:t>
      </w:r>
      <w:r w:rsidR="00BD73A3">
        <w:rPr>
          <w:rFonts w:ascii="Times New Roman" w:eastAsia="Times New Roman" w:hAnsi="Times New Roman" w:cs="Times New Roman"/>
        </w:rPr>
        <w:t>produced greater error to (or look longer</w:t>
      </w:r>
      <w:r w:rsidR="004335C0">
        <w:rPr>
          <w:rFonts w:ascii="Times New Roman" w:eastAsia="Times New Roman" w:hAnsi="Times New Roman" w:cs="Times New Roman"/>
        </w:rPr>
        <w:t xml:space="preserve"> </w:t>
      </w:r>
      <w:r w:rsidR="00C80A8A">
        <w:rPr>
          <w:rFonts w:ascii="Times New Roman" w:eastAsia="Times New Roman" w:hAnsi="Times New Roman" w:cs="Times New Roman"/>
        </w:rPr>
        <w:t>at</w:t>
      </w:r>
      <w:r w:rsidR="00BD73A3">
        <w:rPr>
          <w:rFonts w:ascii="Times New Roman" w:eastAsia="Times New Roman" w:hAnsi="Times New Roman" w:cs="Times New Roman"/>
        </w:rPr>
        <w:t>)</w:t>
      </w:r>
      <w:r w:rsidR="00C80A8A">
        <w:rPr>
          <w:rFonts w:ascii="Times New Roman" w:eastAsia="Times New Roman" w:hAnsi="Times New Roman" w:cs="Times New Roman"/>
        </w:rPr>
        <w:t xml:space="preserve"> </w:t>
      </w:r>
      <w:r w:rsidR="004335C0">
        <w:rPr>
          <w:rFonts w:ascii="Times New Roman" w:eastAsia="Times New Roman" w:hAnsi="Times New Roman" w:cs="Times New Roman"/>
        </w:rPr>
        <w:t xml:space="preserve">the Inefficient test event than at the Efficient test event. This was true overall and for different amounts of habituation. In contrast, networks in the Control </w:t>
      </w:r>
      <w:r w:rsidR="00B83EA1">
        <w:rPr>
          <w:rFonts w:ascii="Times New Roman" w:eastAsia="Times New Roman" w:hAnsi="Times New Roman" w:cs="Times New Roman"/>
        </w:rPr>
        <w:t>condition</w:t>
      </w:r>
      <w:r w:rsidR="00BD73A3">
        <w:rPr>
          <w:rFonts w:ascii="Times New Roman" w:eastAsia="Times New Roman" w:hAnsi="Times New Roman" w:cs="Times New Roman"/>
        </w:rPr>
        <w:t xml:space="preserve"> </w:t>
      </w:r>
      <w:r w:rsidR="00B83EA1">
        <w:rPr>
          <w:rFonts w:ascii="Times New Roman" w:eastAsia="Times New Roman" w:hAnsi="Times New Roman" w:cs="Times New Roman"/>
        </w:rPr>
        <w:t>produced roughly equivalent error to both test events</w:t>
      </w:r>
      <w:r w:rsidR="004335C0">
        <w:rPr>
          <w:rFonts w:ascii="Times New Roman" w:eastAsia="Times New Roman" w:hAnsi="Times New Roman" w:cs="Times New Roman"/>
        </w:rPr>
        <w:t xml:space="preserve">, both overall and for different habituation amounts. </w:t>
      </w:r>
      <w:r w:rsidR="00B83EA1">
        <w:rPr>
          <w:rFonts w:ascii="Times New Roman" w:eastAsia="Times New Roman" w:hAnsi="Times New Roman" w:cs="Times New Roman"/>
        </w:rPr>
        <w:t>Both findings</w:t>
      </w:r>
      <w:r w:rsidR="0007152D">
        <w:rPr>
          <w:rFonts w:ascii="Times New Roman" w:eastAsia="Times New Roman" w:hAnsi="Times New Roman" w:cs="Times New Roman"/>
        </w:rPr>
        <w:t xml:space="preserve"> qualitatively </w:t>
      </w:r>
      <w:r w:rsidR="00BD73A3">
        <w:rPr>
          <w:rFonts w:ascii="Times New Roman" w:eastAsia="Times New Roman" w:hAnsi="Times New Roman" w:cs="Times New Roman"/>
        </w:rPr>
        <w:t>matched</w:t>
      </w:r>
      <w:r w:rsidR="0007152D">
        <w:rPr>
          <w:rFonts w:ascii="Times New Roman" w:eastAsia="Times New Roman" w:hAnsi="Times New Roman" w:cs="Times New Roman"/>
        </w:rPr>
        <w:t xml:space="preserve"> infants’ looking behaviors in Skerry et al. (2013). In particular, </w:t>
      </w:r>
      <w:r w:rsidR="00BD73A3">
        <w:rPr>
          <w:rFonts w:ascii="Times New Roman" w:eastAsia="Times New Roman" w:hAnsi="Times New Roman" w:cs="Times New Roman"/>
        </w:rPr>
        <w:t>networks’ performance</w:t>
      </w:r>
      <w:r w:rsidR="0007152D">
        <w:rPr>
          <w:rFonts w:ascii="Times New Roman" w:eastAsia="Times New Roman" w:hAnsi="Times New Roman" w:cs="Times New Roman"/>
        </w:rPr>
        <w:t xml:space="preserve"> in the Experimental </w:t>
      </w:r>
      <w:r w:rsidR="00BD73A3">
        <w:rPr>
          <w:rFonts w:ascii="Times New Roman" w:eastAsia="Times New Roman" w:hAnsi="Times New Roman" w:cs="Times New Roman"/>
        </w:rPr>
        <w:t>condition</w:t>
      </w:r>
      <w:r w:rsidR="0007152D">
        <w:rPr>
          <w:rFonts w:ascii="Times New Roman" w:eastAsia="Times New Roman" w:hAnsi="Times New Roman" w:cs="Times New Roman"/>
        </w:rPr>
        <w:t xml:space="preserve"> matched that of infants in Experiment</w:t>
      </w:r>
      <w:r w:rsidR="001A7930">
        <w:rPr>
          <w:rFonts w:ascii="Times New Roman" w:eastAsia="Times New Roman" w:hAnsi="Times New Roman" w:cs="Times New Roman"/>
        </w:rPr>
        <w:t>s</w:t>
      </w:r>
      <w:r w:rsidR="0007152D">
        <w:rPr>
          <w:rFonts w:ascii="Times New Roman" w:eastAsia="Times New Roman" w:hAnsi="Times New Roman" w:cs="Times New Roman"/>
        </w:rPr>
        <w:t xml:space="preserve"> 1</w:t>
      </w:r>
      <w:r w:rsidR="001A7930">
        <w:rPr>
          <w:rFonts w:ascii="Times New Roman" w:eastAsia="Times New Roman" w:hAnsi="Times New Roman" w:cs="Times New Roman"/>
        </w:rPr>
        <w:t xml:space="preserve"> and 4</w:t>
      </w:r>
      <w:r w:rsidR="0007152D">
        <w:rPr>
          <w:rFonts w:ascii="Times New Roman" w:eastAsia="Times New Roman" w:hAnsi="Times New Roman" w:cs="Times New Roman"/>
        </w:rPr>
        <w:t xml:space="preserve">, and </w:t>
      </w:r>
      <w:r w:rsidR="00BD73A3">
        <w:rPr>
          <w:rFonts w:ascii="Times New Roman" w:eastAsia="Times New Roman" w:hAnsi="Times New Roman" w:cs="Times New Roman"/>
        </w:rPr>
        <w:t>networks’ performance in the Control con</w:t>
      </w:r>
      <w:r w:rsidR="0007152D">
        <w:rPr>
          <w:rFonts w:ascii="Times New Roman" w:eastAsia="Times New Roman" w:hAnsi="Times New Roman" w:cs="Times New Roman"/>
        </w:rPr>
        <w:t xml:space="preserve">dition </w:t>
      </w:r>
      <w:r w:rsidR="00BD73A3">
        <w:rPr>
          <w:rFonts w:ascii="Times New Roman" w:eastAsia="Times New Roman" w:hAnsi="Times New Roman" w:cs="Times New Roman"/>
        </w:rPr>
        <w:t>matched that of infants in Experiment 5.</w:t>
      </w:r>
    </w:p>
    <w:p w14:paraId="65840EE9" w14:textId="77777777" w:rsidR="000367E7" w:rsidRDefault="000367E7" w:rsidP="006243B1">
      <w:pPr>
        <w:spacing w:line="480" w:lineRule="auto"/>
        <w:contextualSpacing/>
        <w:rPr>
          <w:rFonts w:ascii="Times New Roman" w:eastAsia="Times New Roman" w:hAnsi="Times New Roman" w:cs="Times New Roman"/>
        </w:rPr>
      </w:pPr>
    </w:p>
    <w:tbl>
      <w:tblPr>
        <w:tblStyle w:val="TableGrid"/>
        <w:tblW w:w="11901"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6"/>
        <w:gridCol w:w="6816"/>
      </w:tblGrid>
      <w:tr w:rsidR="000367E7" w14:paraId="0301031D" w14:textId="77777777" w:rsidTr="00C55C74">
        <w:trPr>
          <w:trHeight w:val="3968"/>
        </w:trPr>
        <w:tc>
          <w:tcPr>
            <w:tcW w:w="5114" w:type="dxa"/>
          </w:tcPr>
          <w:p w14:paraId="658CAA64" w14:textId="2FE8EFD7" w:rsidR="000367E7" w:rsidRDefault="000367E7"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645CDDF" wp14:editId="3AB911CD">
                  <wp:extent cx="3176648" cy="2541319"/>
                  <wp:effectExtent l="0" t="0" r="5080" b="0"/>
                  <wp:docPr id="2007441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41551" name="Picture 200744155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231489" cy="2585191"/>
                          </a:xfrm>
                          <a:prstGeom prst="rect">
                            <a:avLst/>
                          </a:prstGeom>
                        </pic:spPr>
                      </pic:pic>
                    </a:graphicData>
                  </a:graphic>
                </wp:inline>
              </w:drawing>
            </w:r>
          </w:p>
        </w:tc>
        <w:tc>
          <w:tcPr>
            <w:tcW w:w="6787" w:type="dxa"/>
          </w:tcPr>
          <w:p w14:paraId="6071A62D" w14:textId="2C990190" w:rsidR="000367E7" w:rsidRDefault="000367E7" w:rsidP="00034E60">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4DDB14E" wp14:editId="6BB5DBAB">
                  <wp:extent cx="4183282" cy="2559132"/>
                  <wp:effectExtent l="0" t="0" r="8255" b="0"/>
                  <wp:docPr id="1532405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05053" name="Picture 1532405053"/>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241925" cy="2595007"/>
                          </a:xfrm>
                          <a:prstGeom prst="rect">
                            <a:avLst/>
                          </a:prstGeom>
                        </pic:spPr>
                      </pic:pic>
                    </a:graphicData>
                  </a:graphic>
                </wp:inline>
              </w:drawing>
            </w:r>
          </w:p>
        </w:tc>
      </w:tr>
    </w:tbl>
    <w:p w14:paraId="0821B803" w14:textId="17E4188F" w:rsidR="000367E7" w:rsidRDefault="00034E60" w:rsidP="00034E60">
      <w:pPr>
        <w:pStyle w:val="Caption"/>
        <w:rPr>
          <w:rFonts w:ascii="Times New Roman" w:hAnsi="Times New Roman" w:cs="Times New Roman"/>
          <w:i w:val="0"/>
          <w:iCs w:val="0"/>
          <w:color w:val="000000" w:themeColor="text1"/>
          <w:sz w:val="24"/>
          <w:szCs w:val="24"/>
        </w:rPr>
      </w:pPr>
      <w:r w:rsidRPr="00B7583B">
        <w:rPr>
          <w:rFonts w:ascii="Times New Roman" w:hAnsi="Times New Roman" w:cs="Times New Roman"/>
          <w:b/>
          <w:bCs/>
          <w:i w:val="0"/>
          <w:iCs w:val="0"/>
          <w:color w:val="000000" w:themeColor="text1"/>
          <w:sz w:val="24"/>
          <w:szCs w:val="24"/>
        </w:rPr>
        <w:t xml:space="preserve">Figure </w:t>
      </w:r>
      <w:r w:rsidRPr="00B7583B">
        <w:rPr>
          <w:rFonts w:ascii="Times New Roman" w:hAnsi="Times New Roman" w:cs="Times New Roman"/>
          <w:b/>
          <w:bCs/>
          <w:i w:val="0"/>
          <w:iCs w:val="0"/>
          <w:color w:val="000000" w:themeColor="text1"/>
          <w:sz w:val="24"/>
          <w:szCs w:val="24"/>
        </w:rPr>
        <w:fldChar w:fldCharType="begin"/>
      </w:r>
      <w:r w:rsidRPr="00B7583B">
        <w:rPr>
          <w:rFonts w:ascii="Times New Roman" w:hAnsi="Times New Roman" w:cs="Times New Roman"/>
          <w:b/>
          <w:bCs/>
          <w:i w:val="0"/>
          <w:iCs w:val="0"/>
          <w:color w:val="000000" w:themeColor="text1"/>
          <w:sz w:val="24"/>
          <w:szCs w:val="24"/>
        </w:rPr>
        <w:instrText xml:space="preserve"> SEQ Figure \* ARABIC </w:instrText>
      </w:r>
      <w:r w:rsidRPr="00B7583B">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19</w:t>
      </w:r>
      <w:r w:rsidRPr="00B7583B">
        <w:rPr>
          <w:rFonts w:ascii="Times New Roman" w:hAnsi="Times New Roman" w:cs="Times New Roman"/>
          <w:b/>
          <w:bCs/>
          <w:i w:val="0"/>
          <w:iCs w:val="0"/>
          <w:color w:val="000000" w:themeColor="text1"/>
          <w:sz w:val="24"/>
          <w:szCs w:val="24"/>
        </w:rPr>
        <w:fldChar w:fldCharType="end"/>
      </w:r>
      <w:r w:rsidRPr="00B7583B">
        <w:rPr>
          <w:rFonts w:ascii="Times New Roman" w:hAnsi="Times New Roman" w:cs="Times New Roman"/>
          <w:b/>
          <w:bCs/>
          <w:i w:val="0"/>
          <w:iCs w:val="0"/>
          <w:color w:val="000000" w:themeColor="text1"/>
          <w:sz w:val="24"/>
          <w:szCs w:val="24"/>
        </w:rPr>
        <w:t>.</w:t>
      </w:r>
      <w:r w:rsidRPr="00034E60">
        <w:rPr>
          <w:color w:val="000000" w:themeColor="text1"/>
        </w:rPr>
        <w:t xml:space="preserve"> </w:t>
      </w:r>
      <w:r>
        <w:rPr>
          <w:rFonts w:ascii="Times New Roman" w:hAnsi="Times New Roman" w:cs="Times New Roman"/>
          <w:i w:val="0"/>
          <w:iCs w:val="0"/>
          <w:color w:val="000000" w:themeColor="text1"/>
          <w:sz w:val="24"/>
          <w:szCs w:val="24"/>
        </w:rPr>
        <w:t>Performance of ALIAS</w:t>
      </w:r>
      <w:r w:rsidR="002D3ADE">
        <w:rPr>
          <w:rFonts w:ascii="Times New Roman" w:hAnsi="Times New Roman" w:cs="Times New Roman"/>
          <w:i w:val="0"/>
          <w:iCs w:val="0"/>
          <w:color w:val="000000" w:themeColor="text1"/>
          <w:sz w:val="24"/>
          <w:szCs w:val="24"/>
        </w:rPr>
        <w:t xml:space="preserve"> in the No Training condition</w:t>
      </w:r>
      <w:r>
        <w:rPr>
          <w:rFonts w:ascii="Times New Roman" w:hAnsi="Times New Roman" w:cs="Times New Roman"/>
          <w:i w:val="0"/>
          <w:iCs w:val="0"/>
          <w:color w:val="000000" w:themeColor="text1"/>
          <w:sz w:val="24"/>
          <w:szCs w:val="24"/>
        </w:rPr>
        <w:t>.</w:t>
      </w:r>
      <w:r w:rsidR="002D3ADE">
        <w:rPr>
          <w:rFonts w:ascii="Times New Roman" w:hAnsi="Times New Roman" w:cs="Times New Roman"/>
          <w:i w:val="0"/>
          <w:iCs w:val="0"/>
          <w:color w:val="000000" w:themeColor="text1"/>
          <w:sz w:val="24"/>
          <w:szCs w:val="24"/>
        </w:rPr>
        <w:t xml:space="preserve"> The </w:t>
      </w:r>
      <w:r w:rsidR="00C25029">
        <w:rPr>
          <w:rFonts w:ascii="Times New Roman" w:hAnsi="Times New Roman" w:cs="Times New Roman"/>
          <w:i w:val="0"/>
          <w:iCs w:val="0"/>
          <w:color w:val="000000" w:themeColor="text1"/>
          <w:sz w:val="24"/>
          <w:szCs w:val="24"/>
        </w:rPr>
        <w:t>overall error produced to the Efficient and Inefficient test events is shown on the left, and the error produced across different habituation epochs is shown on the right.</w:t>
      </w:r>
      <w:r>
        <w:rPr>
          <w:rFonts w:ascii="Times New Roman" w:hAnsi="Times New Roman" w:cs="Times New Roman"/>
          <w:i w:val="0"/>
          <w:iCs w:val="0"/>
          <w:color w:val="000000" w:themeColor="text1"/>
          <w:sz w:val="24"/>
          <w:szCs w:val="24"/>
        </w:rPr>
        <w:t xml:space="preserve"> </w:t>
      </w:r>
      <w:r w:rsidR="00C25029">
        <w:rPr>
          <w:rFonts w:ascii="Times New Roman" w:hAnsi="Times New Roman" w:cs="Times New Roman"/>
          <w:i w:val="0"/>
          <w:iCs w:val="0"/>
          <w:color w:val="000000" w:themeColor="text1"/>
          <w:sz w:val="24"/>
          <w:szCs w:val="24"/>
        </w:rPr>
        <w:t>This condition corresponds to Experiment 3</w:t>
      </w:r>
      <w:r>
        <w:rPr>
          <w:rFonts w:ascii="Times New Roman" w:hAnsi="Times New Roman" w:cs="Times New Roman"/>
          <w:i w:val="0"/>
          <w:iCs w:val="0"/>
          <w:color w:val="000000" w:themeColor="text1"/>
          <w:sz w:val="24"/>
          <w:szCs w:val="24"/>
        </w:rPr>
        <w:t xml:space="preserve"> in Skerry et al. (2013).</w:t>
      </w:r>
    </w:p>
    <w:p w14:paraId="3BAD50A2" w14:textId="77777777" w:rsidR="00B7583B" w:rsidRPr="00B7583B" w:rsidRDefault="00B7583B" w:rsidP="00B7583B"/>
    <w:p w14:paraId="68400EE7" w14:textId="77777777" w:rsidR="00545C9D" w:rsidRDefault="004B33B3"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Given that a different set of infants were tested in a No Training condition, it is important that ALIAS </w:t>
      </w:r>
      <w:r w:rsidR="00034E60">
        <w:rPr>
          <w:rFonts w:ascii="Times New Roman" w:eastAsia="Times New Roman" w:hAnsi="Times New Roman" w:cs="Times New Roman"/>
        </w:rPr>
        <w:t xml:space="preserve">also be able to account for infants’ behavior in the No Training </w:t>
      </w:r>
      <w:r w:rsidR="009D1397">
        <w:rPr>
          <w:rFonts w:ascii="Times New Roman" w:eastAsia="Times New Roman" w:hAnsi="Times New Roman" w:cs="Times New Roman"/>
        </w:rPr>
        <w:t>and Ineffective Action conditions.</w:t>
      </w:r>
      <w:r w:rsidR="00034E60">
        <w:rPr>
          <w:rFonts w:ascii="Times New Roman" w:eastAsia="Times New Roman" w:hAnsi="Times New Roman" w:cs="Times New Roman"/>
        </w:rPr>
        <w:t xml:space="preserve"> </w:t>
      </w:r>
      <w:r w:rsidR="007C464C">
        <w:rPr>
          <w:rFonts w:ascii="Times New Roman" w:eastAsia="Times New Roman" w:hAnsi="Times New Roman" w:cs="Times New Roman"/>
        </w:rPr>
        <w:t>Figure 19 shows the performance of networks</w:t>
      </w:r>
      <w:r w:rsidR="009D1397">
        <w:rPr>
          <w:rFonts w:ascii="Times New Roman" w:eastAsia="Times New Roman" w:hAnsi="Times New Roman" w:cs="Times New Roman"/>
        </w:rPr>
        <w:t xml:space="preserve"> assigned to the No Training</w:t>
      </w:r>
      <w:r w:rsidR="00034E60">
        <w:rPr>
          <w:rFonts w:ascii="Times New Roman" w:eastAsia="Times New Roman" w:hAnsi="Times New Roman" w:cs="Times New Roman"/>
        </w:rPr>
        <w:t xml:space="preserve"> condition</w:t>
      </w:r>
      <w:r w:rsidR="007C464C">
        <w:rPr>
          <w:rFonts w:ascii="Times New Roman" w:eastAsia="Times New Roman" w:hAnsi="Times New Roman" w:cs="Times New Roman"/>
        </w:rPr>
        <w:t>.</w:t>
      </w:r>
      <w:r w:rsidR="00034E60">
        <w:rPr>
          <w:rFonts w:ascii="Times New Roman" w:eastAsia="Times New Roman" w:hAnsi="Times New Roman" w:cs="Times New Roman"/>
        </w:rPr>
        <w:t xml:space="preserve"> </w:t>
      </w:r>
      <w:r w:rsidR="009D1397">
        <w:rPr>
          <w:rFonts w:ascii="Times New Roman" w:eastAsia="Times New Roman" w:hAnsi="Times New Roman" w:cs="Times New Roman"/>
        </w:rPr>
        <w:t xml:space="preserve">As was true for infants in this condition, networks looked about equally long at both test events. </w:t>
      </w:r>
    </w:p>
    <w:p w14:paraId="555F2668" w14:textId="779C3A4C" w:rsidR="007C464C" w:rsidRDefault="00545C9D"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Importantly, if networks’ prior experience with constrained arced motion (i.e., arced motion that occurs over obstacles) enabled them to associate arced motion with barriers and detect when such associations are violated, then those in the No Training condition—like networks in the Effective Action Experimental condition—should have produced more error to the Inefficient test event than the Efficient one. This was clearly not the case. This suggests </w:t>
      </w:r>
      <w:r w:rsidR="009D1397">
        <w:rPr>
          <w:rFonts w:ascii="Times New Roman" w:eastAsia="Times New Roman" w:hAnsi="Times New Roman" w:cs="Times New Roman"/>
        </w:rPr>
        <w:t>that</w:t>
      </w:r>
      <w:r>
        <w:rPr>
          <w:rFonts w:ascii="Times New Roman" w:eastAsia="Times New Roman" w:hAnsi="Times New Roman" w:cs="Times New Roman"/>
        </w:rPr>
        <w:t xml:space="preserve"> attentional boost that networks experienced</w:t>
      </w:r>
      <w:r w:rsidR="008E29DA">
        <w:rPr>
          <w:rFonts w:ascii="Times New Roman" w:eastAsia="Times New Roman" w:hAnsi="Times New Roman" w:cs="Times New Roman"/>
        </w:rPr>
        <w:t xml:space="preserve"> during the action phase</w:t>
      </w:r>
      <w:r w:rsidR="00F00B94">
        <w:rPr>
          <w:rFonts w:ascii="Times New Roman" w:eastAsia="Times New Roman" w:hAnsi="Times New Roman" w:cs="Times New Roman"/>
        </w:rPr>
        <w:t xml:space="preserve"> was</w:t>
      </w:r>
      <w:r>
        <w:rPr>
          <w:rFonts w:ascii="Times New Roman" w:eastAsia="Times New Roman" w:hAnsi="Times New Roman" w:cs="Times New Roman"/>
        </w:rPr>
        <w:t xml:space="preserve"> both sufficient and</w:t>
      </w:r>
      <w:r w:rsidR="00F00B94">
        <w:rPr>
          <w:rFonts w:ascii="Times New Roman" w:eastAsia="Times New Roman" w:hAnsi="Times New Roman" w:cs="Times New Roman"/>
        </w:rPr>
        <w:t xml:space="preserve"> </w:t>
      </w:r>
      <w:r>
        <w:rPr>
          <w:rFonts w:ascii="Times New Roman" w:eastAsia="Times New Roman" w:hAnsi="Times New Roman" w:cs="Times New Roman"/>
        </w:rPr>
        <w:t>causally necessary</w:t>
      </w:r>
      <w:r w:rsidR="00F00B94">
        <w:rPr>
          <w:rFonts w:ascii="Times New Roman" w:eastAsia="Times New Roman" w:hAnsi="Times New Roman" w:cs="Times New Roman"/>
        </w:rPr>
        <w:t xml:space="preserve"> for them not only to encode their own straight reach trajectory but to perceive that trajectory as more familiar than an arced one. </w:t>
      </w:r>
    </w:p>
    <w:p w14:paraId="3E72C323" w14:textId="77777777" w:rsidR="008D02B7" w:rsidRDefault="008D02B7" w:rsidP="006243B1">
      <w:pPr>
        <w:spacing w:line="480" w:lineRule="auto"/>
        <w:contextualSpacing/>
        <w:rPr>
          <w:rFonts w:ascii="Times New Roman" w:eastAsia="Times New Roman" w:hAnsi="Times New Roman" w:cs="Times New Roman"/>
        </w:rPr>
      </w:pPr>
    </w:p>
    <w:tbl>
      <w:tblPr>
        <w:tblStyle w:val="TableGrid"/>
        <w:tblW w:w="7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96"/>
      </w:tblGrid>
      <w:tr w:rsidR="00F82EBD" w14:paraId="4B6A613F" w14:textId="77777777" w:rsidTr="00C55C74">
        <w:trPr>
          <w:trHeight w:val="3833"/>
        </w:trPr>
        <w:tc>
          <w:tcPr>
            <w:tcW w:w="7098" w:type="dxa"/>
          </w:tcPr>
          <w:p w14:paraId="28687C04" w14:textId="426CC948" w:rsidR="00F82EBD" w:rsidRDefault="00F82EBD" w:rsidP="00F82EBD">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27295E3" wp14:editId="6187EA57">
                  <wp:extent cx="4494882" cy="3595906"/>
                  <wp:effectExtent l="0" t="0" r="1270" b="5080"/>
                  <wp:docPr id="1592359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59258" name="Picture 1592359258"/>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508990" cy="3607193"/>
                          </a:xfrm>
                          <a:prstGeom prst="rect">
                            <a:avLst/>
                          </a:prstGeom>
                        </pic:spPr>
                      </pic:pic>
                    </a:graphicData>
                  </a:graphic>
                </wp:inline>
              </w:drawing>
            </w:r>
          </w:p>
        </w:tc>
      </w:tr>
    </w:tbl>
    <w:p w14:paraId="1AB1A127" w14:textId="3172653D" w:rsidR="00F82EBD" w:rsidRDefault="00F82EBD" w:rsidP="00F82EBD">
      <w:pPr>
        <w:pStyle w:val="Caption"/>
        <w:rPr>
          <w:ins w:id="1055" w:author="Benton, Deon" w:date="2026-05-04T13:55:00Z" w16du:dateUtc="2026-05-04T18:55:00Z"/>
          <w:rFonts w:ascii="Times New Roman" w:eastAsia="Times New Roman" w:hAnsi="Times New Roman" w:cs="Times New Roman"/>
        </w:rPr>
      </w:pPr>
      <w:r w:rsidRPr="009853D0">
        <w:rPr>
          <w:rFonts w:ascii="Times New Roman" w:hAnsi="Times New Roman" w:cs="Times New Roman"/>
          <w:b/>
          <w:bCs/>
          <w:i w:val="0"/>
          <w:iCs w:val="0"/>
          <w:color w:val="000000" w:themeColor="text1"/>
          <w:sz w:val="24"/>
          <w:szCs w:val="24"/>
        </w:rPr>
        <w:t xml:space="preserve">Figure </w:t>
      </w:r>
      <w:r w:rsidRPr="009853D0">
        <w:rPr>
          <w:rFonts w:ascii="Times New Roman" w:hAnsi="Times New Roman" w:cs="Times New Roman"/>
          <w:b/>
          <w:bCs/>
          <w:i w:val="0"/>
          <w:iCs w:val="0"/>
          <w:color w:val="000000" w:themeColor="text1"/>
          <w:sz w:val="24"/>
          <w:szCs w:val="24"/>
        </w:rPr>
        <w:fldChar w:fldCharType="begin"/>
      </w:r>
      <w:r w:rsidRPr="009853D0">
        <w:rPr>
          <w:rFonts w:ascii="Times New Roman" w:hAnsi="Times New Roman" w:cs="Times New Roman"/>
          <w:b/>
          <w:bCs/>
          <w:i w:val="0"/>
          <w:iCs w:val="0"/>
          <w:color w:val="000000" w:themeColor="text1"/>
          <w:sz w:val="24"/>
          <w:szCs w:val="24"/>
        </w:rPr>
        <w:instrText xml:space="preserve"> SEQ Figure \* ARABIC </w:instrText>
      </w:r>
      <w:r w:rsidRPr="009853D0">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20</w:t>
      </w:r>
      <w:r w:rsidRPr="009853D0">
        <w:rPr>
          <w:rFonts w:ascii="Times New Roman" w:hAnsi="Times New Roman" w:cs="Times New Roman"/>
          <w:b/>
          <w:bCs/>
          <w:i w:val="0"/>
          <w:iCs w:val="0"/>
          <w:color w:val="000000" w:themeColor="text1"/>
          <w:sz w:val="24"/>
          <w:szCs w:val="24"/>
        </w:rPr>
        <w:fldChar w:fldCharType="end"/>
      </w:r>
      <w:r w:rsidRPr="009853D0">
        <w:rPr>
          <w:rFonts w:ascii="Times New Roman" w:hAnsi="Times New Roman" w:cs="Times New Roman"/>
          <w:b/>
          <w:bCs/>
          <w:i w:val="0"/>
          <w:iCs w:val="0"/>
          <w:color w:val="000000" w:themeColor="text1"/>
          <w:sz w:val="24"/>
          <w:szCs w:val="24"/>
        </w:rPr>
        <w:t>.</w:t>
      </w:r>
      <w:r w:rsidRPr="00F82EBD">
        <w:rPr>
          <w:color w:val="000000" w:themeColor="text1"/>
        </w:rPr>
        <w:t xml:space="preserve"> </w:t>
      </w:r>
      <w:r>
        <w:rPr>
          <w:rFonts w:ascii="Times New Roman" w:hAnsi="Times New Roman" w:cs="Times New Roman"/>
          <w:i w:val="0"/>
          <w:iCs w:val="0"/>
          <w:color w:val="000000" w:themeColor="text1"/>
          <w:sz w:val="24"/>
          <w:szCs w:val="24"/>
        </w:rPr>
        <w:t>Performance of ALIAS</w:t>
      </w:r>
      <w:r w:rsidR="002D3ADE">
        <w:rPr>
          <w:rFonts w:ascii="Times New Roman" w:hAnsi="Times New Roman" w:cs="Times New Roman"/>
          <w:i w:val="0"/>
          <w:iCs w:val="0"/>
          <w:color w:val="000000" w:themeColor="text1"/>
          <w:sz w:val="24"/>
          <w:szCs w:val="24"/>
        </w:rPr>
        <w:t xml:space="preserve"> in the Ineffective Condition</w:t>
      </w:r>
      <w:r>
        <w:rPr>
          <w:rFonts w:ascii="Times New Roman" w:hAnsi="Times New Roman" w:cs="Times New Roman"/>
          <w:i w:val="0"/>
          <w:iCs w:val="0"/>
          <w:color w:val="000000" w:themeColor="text1"/>
          <w:sz w:val="24"/>
          <w:szCs w:val="24"/>
        </w:rPr>
        <w:t>. Plotted is n</w:t>
      </w:r>
      <w:r w:rsidRPr="00614A04">
        <w:rPr>
          <w:rFonts w:ascii="Times New Roman" w:hAnsi="Times New Roman" w:cs="Times New Roman"/>
          <w:i w:val="0"/>
          <w:iCs w:val="0"/>
          <w:color w:val="000000" w:themeColor="text1"/>
          <w:sz w:val="24"/>
          <w:szCs w:val="24"/>
        </w:rPr>
        <w:t xml:space="preserve">etworks’ </w:t>
      </w:r>
      <w:r w:rsidR="00F46809">
        <w:rPr>
          <w:rFonts w:ascii="Times New Roman" w:hAnsi="Times New Roman" w:cs="Times New Roman"/>
          <w:i w:val="0"/>
          <w:iCs w:val="0"/>
          <w:color w:val="000000" w:themeColor="text1"/>
          <w:sz w:val="24"/>
          <w:szCs w:val="24"/>
        </w:rPr>
        <w:t xml:space="preserve">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Efficient and Inefficient test events</w:t>
      </w:r>
      <w:r w:rsidR="00F46809">
        <w:rPr>
          <w:rFonts w:ascii="Times New Roman" w:hAnsi="Times New Roman" w:cs="Times New Roman"/>
          <w:i w:val="0"/>
          <w:iCs w:val="0"/>
          <w:color w:val="000000" w:themeColor="text1"/>
          <w:sz w:val="24"/>
          <w:szCs w:val="24"/>
        </w:rPr>
        <w:t>. This condition corresponds to Experiment 2</w:t>
      </w:r>
      <w:r>
        <w:rPr>
          <w:rFonts w:ascii="Times New Roman" w:hAnsi="Times New Roman" w:cs="Times New Roman"/>
          <w:i w:val="0"/>
          <w:iCs w:val="0"/>
          <w:color w:val="000000" w:themeColor="text1"/>
          <w:sz w:val="24"/>
          <w:szCs w:val="24"/>
        </w:rPr>
        <w:t xml:space="preserve"> in Skerry et al. (2013).</w:t>
      </w:r>
    </w:p>
    <w:p w14:paraId="4CED4D5B" w14:textId="2B800F8A" w:rsidR="00F82EBD" w:rsidRDefault="00F82EBD" w:rsidP="00F82EBD">
      <w:pPr>
        <w:pStyle w:val="Caption"/>
        <w:rPr>
          <w:rFonts w:ascii="Times New Roman" w:eastAsia="Times New Roman" w:hAnsi="Times New Roman" w:cs="Times New Roman"/>
        </w:rPr>
      </w:pPr>
    </w:p>
    <w:p w14:paraId="69A26B5D" w14:textId="3DE6F9D4" w:rsidR="0036310A" w:rsidRDefault="008D02B7"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Figure 20 shows the performance of </w:t>
      </w:r>
      <w:r w:rsidR="00A86DB1">
        <w:rPr>
          <w:rFonts w:ascii="Times New Roman" w:eastAsia="Times New Roman" w:hAnsi="Times New Roman" w:cs="Times New Roman"/>
        </w:rPr>
        <w:t xml:space="preserve">networks assigned to the Ineffective Action condition. </w:t>
      </w:r>
      <w:r w:rsidR="00570287">
        <w:rPr>
          <w:rFonts w:ascii="Times New Roman" w:eastAsia="Times New Roman" w:hAnsi="Times New Roman" w:cs="Times New Roman"/>
        </w:rPr>
        <w:t xml:space="preserve">In contrast to networks in the Effective Action Experimental Condition, networks in </w:t>
      </w:r>
      <w:r w:rsidR="00DF443D">
        <w:rPr>
          <w:rFonts w:ascii="Times New Roman" w:eastAsia="Times New Roman" w:hAnsi="Times New Roman" w:cs="Times New Roman"/>
        </w:rPr>
        <w:t>this condition produced</w:t>
      </w:r>
      <w:r w:rsidR="00570287">
        <w:rPr>
          <w:rFonts w:ascii="Times New Roman" w:eastAsia="Times New Roman" w:hAnsi="Times New Roman" w:cs="Times New Roman"/>
        </w:rPr>
        <w:t xml:space="preserve"> </w:t>
      </w:r>
      <w:r w:rsidR="0065698E">
        <w:rPr>
          <w:rFonts w:ascii="Times New Roman" w:eastAsia="Times New Roman" w:hAnsi="Times New Roman" w:cs="Times New Roman"/>
        </w:rPr>
        <w:t>roughly equivalent error to the Efficient and Inefficient test events</w:t>
      </w:r>
      <w:r w:rsidR="00045F40">
        <w:rPr>
          <w:rFonts w:ascii="Times New Roman" w:eastAsia="Times New Roman" w:hAnsi="Times New Roman" w:cs="Times New Roman"/>
        </w:rPr>
        <w:t xml:space="preserve">. </w:t>
      </w:r>
      <w:r w:rsidR="0065698E">
        <w:rPr>
          <w:rFonts w:ascii="Times New Roman" w:eastAsia="Times New Roman" w:hAnsi="Times New Roman" w:cs="Times New Roman"/>
        </w:rPr>
        <w:t>This result qualitatively matched that of infants in Skerry et al.’s (2013) Experiment 2.</w:t>
      </w:r>
      <w:r w:rsidR="00570287">
        <w:rPr>
          <w:rFonts w:ascii="Times New Roman" w:eastAsia="Times New Roman" w:hAnsi="Times New Roman" w:cs="Times New Roman"/>
        </w:rPr>
        <w:t xml:space="preserve"> </w:t>
      </w:r>
      <w:r w:rsidR="0036310A">
        <w:rPr>
          <w:rFonts w:ascii="Times New Roman" w:eastAsia="Times New Roman" w:hAnsi="Times New Roman" w:cs="Times New Roman"/>
        </w:rPr>
        <w:t xml:space="preserve">The fact that ALIAS was able qualitatively to reproduce infants’ looking patterns across experiments suggests that Skerry et al.’ (2013) conclusion that first-person action experience enables </w:t>
      </w:r>
      <w:r w:rsidR="00C562F3">
        <w:rPr>
          <w:rFonts w:ascii="Times New Roman" w:eastAsia="Times New Roman" w:hAnsi="Times New Roman" w:cs="Times New Roman"/>
        </w:rPr>
        <w:t xml:space="preserve">pre-reaching </w:t>
      </w:r>
      <w:r w:rsidR="0036310A">
        <w:rPr>
          <w:rFonts w:ascii="Times New Roman" w:eastAsia="Times New Roman" w:hAnsi="Times New Roman" w:cs="Times New Roman"/>
        </w:rPr>
        <w:t>infants to detect</w:t>
      </w:r>
      <w:r w:rsidR="00C562F3">
        <w:rPr>
          <w:rFonts w:ascii="Times New Roman" w:eastAsia="Times New Roman" w:hAnsi="Times New Roman" w:cs="Times New Roman"/>
        </w:rPr>
        <w:t xml:space="preserve"> an agent’s goal and to reason about whether the actions </w:t>
      </w:r>
      <w:r w:rsidR="00B3773E">
        <w:rPr>
          <w:rFonts w:ascii="Times New Roman" w:eastAsia="Times New Roman" w:hAnsi="Times New Roman" w:cs="Times New Roman"/>
        </w:rPr>
        <w:t>it</w:t>
      </w:r>
      <w:r w:rsidR="00C562F3">
        <w:rPr>
          <w:rFonts w:ascii="Times New Roman" w:eastAsia="Times New Roman" w:hAnsi="Times New Roman" w:cs="Times New Roman"/>
        </w:rPr>
        <w:t xml:space="preserve"> takes to achieve that goal is rational and efficient may be premature. Instead, these results </w:t>
      </w:r>
      <w:r w:rsidR="00B3773E">
        <w:rPr>
          <w:rFonts w:ascii="Times New Roman" w:eastAsia="Times New Roman" w:hAnsi="Times New Roman" w:cs="Times New Roman"/>
        </w:rPr>
        <w:t>raise the intriguing possibility that</w:t>
      </w:r>
      <w:r w:rsidR="00C562F3">
        <w:rPr>
          <w:rFonts w:ascii="Times New Roman" w:eastAsia="Times New Roman" w:hAnsi="Times New Roman" w:cs="Times New Roman"/>
        </w:rPr>
        <w:t xml:space="preserve"> </w:t>
      </w:r>
      <w:r w:rsidR="00020C7A">
        <w:rPr>
          <w:rFonts w:ascii="Times New Roman" w:eastAsia="Times New Roman" w:hAnsi="Times New Roman" w:cs="Times New Roman"/>
        </w:rPr>
        <w:t xml:space="preserve">effective action experience may heighten infants’ attention of their own </w:t>
      </w:r>
      <w:r w:rsidR="00B3773E">
        <w:rPr>
          <w:rFonts w:ascii="Times New Roman" w:eastAsia="Times New Roman" w:hAnsi="Times New Roman" w:cs="Times New Roman"/>
        </w:rPr>
        <w:t>reaches</w:t>
      </w:r>
      <w:r w:rsidR="00020C7A">
        <w:rPr>
          <w:rFonts w:ascii="Times New Roman" w:eastAsia="Times New Roman" w:hAnsi="Times New Roman" w:cs="Times New Roman"/>
        </w:rPr>
        <w:t xml:space="preserve"> and enhance their encoding</w:t>
      </w:r>
      <w:r w:rsidR="00B3773E">
        <w:rPr>
          <w:rFonts w:ascii="Times New Roman" w:eastAsia="Times New Roman" w:hAnsi="Times New Roman" w:cs="Times New Roman"/>
        </w:rPr>
        <w:t xml:space="preserve"> of</w:t>
      </w:r>
      <w:r w:rsidR="00020C7A">
        <w:rPr>
          <w:rFonts w:ascii="Times New Roman" w:eastAsia="Times New Roman" w:hAnsi="Times New Roman" w:cs="Times New Roman"/>
        </w:rPr>
        <w:t xml:space="preserve"> the</w:t>
      </w:r>
      <w:r w:rsidR="000041CB">
        <w:rPr>
          <w:rFonts w:ascii="Times New Roman" w:eastAsia="Times New Roman" w:hAnsi="Times New Roman" w:cs="Times New Roman"/>
        </w:rPr>
        <w:t>ir</w:t>
      </w:r>
      <w:r w:rsidR="00020C7A">
        <w:rPr>
          <w:rFonts w:ascii="Times New Roman" w:eastAsia="Times New Roman" w:hAnsi="Times New Roman" w:cs="Times New Roman"/>
        </w:rPr>
        <w:t xml:space="preserve"> </w:t>
      </w:r>
      <w:r w:rsidR="00B3773E">
        <w:rPr>
          <w:rFonts w:ascii="Times New Roman" w:eastAsia="Times New Roman" w:hAnsi="Times New Roman" w:cs="Times New Roman"/>
        </w:rPr>
        <w:t>geometry and trajectory</w:t>
      </w:r>
      <w:r w:rsidR="00020C7A">
        <w:rPr>
          <w:rFonts w:ascii="Times New Roman" w:eastAsia="Times New Roman" w:hAnsi="Times New Roman" w:cs="Times New Roman"/>
        </w:rPr>
        <w:t xml:space="preserve">. </w:t>
      </w:r>
    </w:p>
    <w:p w14:paraId="31600991" w14:textId="77777777" w:rsidR="00DC3A4C" w:rsidRDefault="00DC3A4C" w:rsidP="00184BF8">
      <w:pPr>
        <w:spacing w:line="480" w:lineRule="auto"/>
        <w:contextualSpacing/>
        <w:rPr>
          <w:rFonts w:ascii="Times New Roman" w:eastAsia="Times New Roman" w:hAnsi="Times New Roman" w:cs="Times New Roman"/>
        </w:rPr>
      </w:pPr>
    </w:p>
    <w:tbl>
      <w:tblPr>
        <w:tblStyle w:val="TableGrid"/>
        <w:tblW w:w="114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7"/>
        <w:gridCol w:w="5887"/>
      </w:tblGrid>
      <w:tr w:rsidR="0046105A" w14:paraId="38B67784" w14:textId="77777777" w:rsidTr="003E34EA">
        <w:trPr>
          <w:trHeight w:val="4032"/>
        </w:trPr>
        <w:tc>
          <w:tcPr>
            <w:tcW w:w="5656" w:type="dxa"/>
          </w:tcPr>
          <w:p w14:paraId="0EF7E139" w14:textId="355237D0" w:rsidR="00184BF8" w:rsidRDefault="0046105A" w:rsidP="00184BF8">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E33F2FE" wp14:editId="23445D5A">
                  <wp:extent cx="3601528" cy="2881222"/>
                  <wp:effectExtent l="0" t="0" r="0" b="0"/>
                  <wp:docPr id="1521465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65817" name="Picture 152146581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619622" cy="2895697"/>
                          </a:xfrm>
                          <a:prstGeom prst="rect">
                            <a:avLst/>
                          </a:prstGeom>
                        </pic:spPr>
                      </pic:pic>
                    </a:graphicData>
                  </a:graphic>
                </wp:inline>
              </w:drawing>
            </w:r>
          </w:p>
        </w:tc>
        <w:tc>
          <w:tcPr>
            <w:tcW w:w="5745" w:type="dxa"/>
          </w:tcPr>
          <w:p w14:paraId="5687F45D" w14:textId="3AF1B42F" w:rsidR="00184BF8" w:rsidRDefault="0046105A" w:rsidP="0046105A">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59A36C7" wp14:editId="157421E0">
                  <wp:extent cx="3601245" cy="2880995"/>
                  <wp:effectExtent l="0" t="0" r="0" b="0"/>
                  <wp:docPr id="968483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83134" name="Picture 96848313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623528" cy="2898821"/>
                          </a:xfrm>
                          <a:prstGeom prst="rect">
                            <a:avLst/>
                          </a:prstGeom>
                        </pic:spPr>
                      </pic:pic>
                    </a:graphicData>
                  </a:graphic>
                </wp:inline>
              </w:drawing>
            </w:r>
          </w:p>
        </w:tc>
      </w:tr>
    </w:tbl>
    <w:p w14:paraId="48525409" w14:textId="7FBCE964" w:rsidR="00184BF8" w:rsidRDefault="0046105A" w:rsidP="0046105A">
      <w:pPr>
        <w:pStyle w:val="Caption"/>
        <w:rPr>
          <w:rFonts w:ascii="Times New Roman" w:eastAsia="Times New Roman" w:hAnsi="Times New Roman" w:cs="Times New Roman"/>
        </w:rPr>
      </w:pPr>
      <w:r w:rsidRPr="008E1A7A">
        <w:rPr>
          <w:rFonts w:ascii="Times New Roman" w:hAnsi="Times New Roman" w:cs="Times New Roman"/>
          <w:b/>
          <w:bCs/>
          <w:i w:val="0"/>
          <w:iCs w:val="0"/>
          <w:color w:val="000000" w:themeColor="text1"/>
          <w:sz w:val="24"/>
          <w:szCs w:val="24"/>
        </w:rPr>
        <w:t xml:space="preserve">Figure </w:t>
      </w:r>
      <w:r w:rsidRPr="008E1A7A">
        <w:rPr>
          <w:rFonts w:ascii="Times New Roman" w:hAnsi="Times New Roman" w:cs="Times New Roman"/>
          <w:b/>
          <w:bCs/>
          <w:i w:val="0"/>
          <w:iCs w:val="0"/>
          <w:color w:val="000000" w:themeColor="text1"/>
          <w:sz w:val="24"/>
          <w:szCs w:val="24"/>
        </w:rPr>
        <w:fldChar w:fldCharType="begin"/>
      </w:r>
      <w:r w:rsidRPr="008E1A7A">
        <w:rPr>
          <w:rFonts w:ascii="Times New Roman" w:hAnsi="Times New Roman" w:cs="Times New Roman"/>
          <w:b/>
          <w:bCs/>
          <w:i w:val="0"/>
          <w:iCs w:val="0"/>
          <w:color w:val="000000" w:themeColor="text1"/>
          <w:sz w:val="24"/>
          <w:szCs w:val="24"/>
        </w:rPr>
        <w:instrText xml:space="preserve"> SEQ Figure \* ARABIC </w:instrText>
      </w:r>
      <w:r w:rsidRPr="008E1A7A">
        <w:rPr>
          <w:rFonts w:ascii="Times New Roman" w:hAnsi="Times New Roman" w:cs="Times New Roman"/>
          <w:b/>
          <w:bCs/>
          <w:i w:val="0"/>
          <w:iCs w:val="0"/>
          <w:color w:val="000000" w:themeColor="text1"/>
          <w:sz w:val="24"/>
          <w:szCs w:val="24"/>
        </w:rPr>
        <w:fldChar w:fldCharType="separate"/>
      </w:r>
      <w:r w:rsidRPr="008E1A7A">
        <w:rPr>
          <w:rFonts w:ascii="Times New Roman" w:hAnsi="Times New Roman" w:cs="Times New Roman"/>
          <w:b/>
          <w:bCs/>
          <w:i w:val="0"/>
          <w:iCs w:val="0"/>
          <w:noProof/>
          <w:color w:val="000000" w:themeColor="text1"/>
          <w:sz w:val="24"/>
          <w:szCs w:val="24"/>
        </w:rPr>
        <w:t>21</w:t>
      </w:r>
      <w:r w:rsidRPr="008E1A7A">
        <w:rPr>
          <w:rFonts w:ascii="Times New Roman" w:hAnsi="Times New Roman" w:cs="Times New Roman"/>
          <w:b/>
          <w:bCs/>
          <w:i w:val="0"/>
          <w:iCs w:val="0"/>
          <w:color w:val="000000" w:themeColor="text1"/>
          <w:sz w:val="24"/>
          <w:szCs w:val="24"/>
        </w:rPr>
        <w:fldChar w:fldCharType="end"/>
      </w:r>
      <w:r w:rsidRPr="008E1A7A">
        <w:rPr>
          <w:rFonts w:ascii="Times New Roman" w:hAnsi="Times New Roman" w:cs="Times New Roman"/>
          <w:b/>
          <w:bCs/>
          <w:i w:val="0"/>
          <w:iCs w:val="0"/>
          <w:color w:val="000000" w:themeColor="text1"/>
          <w:sz w:val="24"/>
          <w:szCs w:val="24"/>
        </w:rPr>
        <w:t>.</w:t>
      </w:r>
      <w:r w:rsidRPr="008E1A7A">
        <w:rPr>
          <w:color w:val="000000" w:themeColor="text1"/>
        </w:rPr>
        <w:t xml:space="preserve"> </w:t>
      </w:r>
      <w:r w:rsidR="008E1A7A">
        <w:rPr>
          <w:rFonts w:ascii="Times New Roman" w:hAnsi="Times New Roman" w:cs="Times New Roman"/>
          <w:i w:val="0"/>
          <w:iCs w:val="0"/>
          <w:color w:val="000000" w:themeColor="text1"/>
          <w:sz w:val="24"/>
          <w:szCs w:val="24"/>
        </w:rPr>
        <w:t>Performance of ALIAS in the Effective Action condition. (Left) Overall error produced to the Efficient and Inefficient test events for networks in the Experimental condition. (Right) Overall error produced to the Efficient and Inefficient test events for networks in the Control condition.</w:t>
      </w:r>
      <w:r w:rsidR="00607D3B">
        <w:rPr>
          <w:rFonts w:ascii="Times New Roman" w:hAnsi="Times New Roman" w:cs="Times New Roman"/>
          <w:i w:val="0"/>
          <w:iCs w:val="0"/>
          <w:color w:val="000000" w:themeColor="text1"/>
          <w:sz w:val="24"/>
          <w:szCs w:val="24"/>
        </w:rPr>
        <w:t xml:space="preserve"> These data correspond to a version of ALIAS in which the attentional boost extends into the habituation phase.</w:t>
      </w:r>
    </w:p>
    <w:p w14:paraId="7781337B" w14:textId="77777777" w:rsidR="00DC3A4C" w:rsidRDefault="00DC3A4C" w:rsidP="0036310A">
      <w:pPr>
        <w:spacing w:line="480" w:lineRule="auto"/>
        <w:ind w:firstLine="720"/>
        <w:contextualSpacing/>
        <w:rPr>
          <w:rFonts w:ascii="Times New Roman" w:eastAsia="Times New Roman" w:hAnsi="Times New Roman" w:cs="Times New Roman"/>
        </w:rPr>
      </w:pPr>
    </w:p>
    <w:p w14:paraId="18154ADD" w14:textId="694BFEE4" w:rsidR="00286C0B" w:rsidRDefault="00992099" w:rsidP="0036310A">
      <w:pPr>
        <w:spacing w:line="480" w:lineRule="auto"/>
        <w:ind w:firstLine="720"/>
        <w:contextualSpacing/>
        <w:rPr>
          <w:rFonts w:ascii="Times New Roman" w:eastAsia="Times New Roman" w:hAnsi="Times New Roman" w:cs="Times New Roman"/>
        </w:rPr>
      </w:pPr>
      <w:r w:rsidRPr="00992099">
        <w:rPr>
          <w:rFonts w:ascii="Times New Roman" w:eastAsia="Times New Roman" w:hAnsi="Times New Roman" w:cs="Times New Roman"/>
        </w:rPr>
        <w:lastRenderedPageBreak/>
        <w:t xml:space="preserve">One assumption that the present account makes—that is worth testing—concerns whether </w:t>
      </w:r>
      <w:r w:rsidR="001D6305">
        <w:rPr>
          <w:rFonts w:ascii="Times New Roman" w:eastAsia="Times New Roman" w:hAnsi="Times New Roman" w:cs="Times New Roman"/>
        </w:rPr>
        <w:t>ALIAS’s performance</w:t>
      </w:r>
      <w:r>
        <w:rPr>
          <w:rFonts w:ascii="Times New Roman" w:eastAsia="Times New Roman" w:hAnsi="Times New Roman" w:cs="Times New Roman"/>
        </w:rPr>
        <w:t>, particularly</w:t>
      </w:r>
      <w:r w:rsidRPr="00992099">
        <w:rPr>
          <w:rFonts w:ascii="Times New Roman" w:eastAsia="Times New Roman" w:hAnsi="Times New Roman" w:cs="Times New Roman"/>
        </w:rPr>
        <w:t xml:space="preserve"> i</w:t>
      </w:r>
      <w:r w:rsidR="001D6305">
        <w:rPr>
          <w:rFonts w:ascii="Times New Roman" w:eastAsia="Times New Roman" w:hAnsi="Times New Roman" w:cs="Times New Roman"/>
        </w:rPr>
        <w:t xml:space="preserve">ts </w:t>
      </w:r>
      <w:r w:rsidR="00D47F1E">
        <w:rPr>
          <w:rFonts w:ascii="Times New Roman" w:eastAsia="Times New Roman" w:hAnsi="Times New Roman" w:cs="Times New Roman"/>
        </w:rPr>
        <w:t>success in capturing</w:t>
      </w:r>
      <w:r w:rsidR="004E4ECA">
        <w:rPr>
          <w:rFonts w:ascii="Times New Roman" w:eastAsia="Times New Roman" w:hAnsi="Times New Roman" w:cs="Times New Roman"/>
        </w:rPr>
        <w:t xml:space="preserve"> </w:t>
      </w:r>
      <w:r w:rsidR="00D47F1E">
        <w:rPr>
          <w:rFonts w:ascii="Times New Roman" w:eastAsia="Times New Roman" w:hAnsi="Times New Roman" w:cs="Times New Roman"/>
        </w:rPr>
        <w:t>qualitatively</w:t>
      </w:r>
      <w:r w:rsidRPr="00992099">
        <w:rPr>
          <w:rFonts w:ascii="Times New Roman" w:eastAsia="Times New Roman" w:hAnsi="Times New Roman" w:cs="Times New Roman"/>
        </w:rPr>
        <w:t xml:space="preserve"> infants’ looking behavior in the Effective Action condition</w:t>
      </w:r>
      <w:r>
        <w:rPr>
          <w:rFonts w:ascii="Times New Roman" w:eastAsia="Times New Roman" w:hAnsi="Times New Roman" w:cs="Times New Roman"/>
        </w:rPr>
        <w:t>,</w:t>
      </w:r>
      <w:r w:rsidRPr="00992099">
        <w:rPr>
          <w:rFonts w:ascii="Times New Roman" w:eastAsia="Times New Roman" w:hAnsi="Times New Roman" w:cs="Times New Roman"/>
        </w:rPr>
        <w:t xml:space="preserve"> hinges on </w:t>
      </w:r>
      <w:r w:rsidR="004E4ECA">
        <w:rPr>
          <w:rFonts w:ascii="Times New Roman" w:eastAsia="Times New Roman" w:hAnsi="Times New Roman" w:cs="Times New Roman"/>
        </w:rPr>
        <w:t>a fleeting</w:t>
      </w:r>
      <w:r>
        <w:rPr>
          <w:rFonts w:ascii="Times New Roman" w:eastAsia="Times New Roman" w:hAnsi="Times New Roman" w:cs="Times New Roman"/>
        </w:rPr>
        <w:t xml:space="preserve"> attentional boos</w:t>
      </w:r>
      <w:r w:rsidR="004E4ECA">
        <w:rPr>
          <w:rFonts w:ascii="Times New Roman" w:eastAsia="Times New Roman" w:hAnsi="Times New Roman" w:cs="Times New Roman"/>
        </w:rPr>
        <w:t xml:space="preserve">t; </w:t>
      </w:r>
      <w:ins w:id="1056" w:author="Benton, Deon" w:date="2026-05-07T13:51:00Z" w16du:dateUtc="2026-05-07T18:51:00Z">
        <w:r w:rsidR="002024D6">
          <w:rPr>
            <w:rFonts w:ascii="Times New Roman" w:eastAsia="Times New Roman" w:hAnsi="Times New Roman" w:cs="Times New Roman"/>
          </w:rPr>
          <w:t>for example, would ALIAS continue to</w:t>
        </w:r>
        <w:r w:rsidR="00DF3EF3">
          <w:rPr>
            <w:rFonts w:ascii="Times New Roman" w:eastAsia="Times New Roman" w:hAnsi="Times New Roman" w:cs="Times New Roman"/>
          </w:rPr>
          <w:t xml:space="preserve"> capture infants’ behavior in this condition if the attention</w:t>
        </w:r>
      </w:ins>
      <w:ins w:id="1057" w:author="Benton, Deon" w:date="2026-05-07T15:33:00Z" w16du:dateUtc="2026-05-07T20:33:00Z">
        <w:r w:rsidR="009754B6">
          <w:rPr>
            <w:rFonts w:ascii="Times New Roman" w:eastAsia="Times New Roman" w:hAnsi="Times New Roman" w:cs="Times New Roman"/>
          </w:rPr>
          <w:t>al</w:t>
        </w:r>
      </w:ins>
      <w:ins w:id="1058" w:author="Benton, Deon" w:date="2026-05-07T13:51:00Z" w16du:dateUtc="2026-05-07T18:51:00Z">
        <w:r w:rsidR="00DF3EF3">
          <w:rPr>
            <w:rFonts w:ascii="Times New Roman" w:eastAsia="Times New Roman" w:hAnsi="Times New Roman" w:cs="Times New Roman"/>
          </w:rPr>
          <w:t xml:space="preserve"> boost that networks experience </w:t>
        </w:r>
      </w:ins>
      <w:ins w:id="1059" w:author="Benton, Deon" w:date="2026-05-07T15:33:00Z" w16du:dateUtc="2026-05-07T20:33:00Z">
        <w:r w:rsidR="009754B6">
          <w:rPr>
            <w:rFonts w:ascii="Times New Roman" w:eastAsia="Times New Roman" w:hAnsi="Times New Roman" w:cs="Times New Roman"/>
          </w:rPr>
          <w:t>carries over to</w:t>
        </w:r>
      </w:ins>
      <w:r w:rsidR="004E4ECA">
        <w:rPr>
          <w:rFonts w:ascii="Times New Roman" w:eastAsia="Times New Roman" w:hAnsi="Times New Roman" w:cs="Times New Roman"/>
        </w:rPr>
        <w:t xml:space="preserve"> the habituation phase from the action phase</w:t>
      </w:r>
      <w:ins w:id="1060" w:author="Benton, Deon" w:date="2026-05-07T13:51:00Z" w16du:dateUtc="2026-05-07T18:51:00Z">
        <w:r w:rsidR="00DF3EF3">
          <w:rPr>
            <w:rFonts w:ascii="Times New Roman" w:eastAsia="Times New Roman" w:hAnsi="Times New Roman" w:cs="Times New Roman"/>
          </w:rPr>
          <w:t xml:space="preserve">? </w:t>
        </w:r>
      </w:ins>
      <w:ins w:id="1061" w:author="Benton, Deon" w:date="2026-05-07T15:33:00Z" w16du:dateUtc="2026-05-07T20:33:00Z">
        <w:r w:rsidR="009754B6">
          <w:rPr>
            <w:rFonts w:ascii="Times New Roman" w:eastAsia="Times New Roman" w:hAnsi="Times New Roman" w:cs="Times New Roman"/>
          </w:rPr>
          <w:t>If ALIAS is less successful in this situation, then this would indicate that its ear</w:t>
        </w:r>
      </w:ins>
      <w:ins w:id="1062" w:author="Benton, Deon" w:date="2026-05-07T15:34:00Z" w16du:dateUtc="2026-05-07T20:34:00Z">
        <w:r w:rsidR="009754B6">
          <w:rPr>
            <w:rFonts w:ascii="Times New Roman" w:eastAsia="Times New Roman" w:hAnsi="Times New Roman" w:cs="Times New Roman"/>
          </w:rPr>
          <w:t xml:space="preserve">lier success did </w:t>
        </w:r>
      </w:ins>
      <w:r w:rsidR="003D2B3B">
        <w:rPr>
          <w:rFonts w:ascii="Times New Roman" w:eastAsia="Times New Roman" w:hAnsi="Times New Roman" w:cs="Times New Roman"/>
        </w:rPr>
        <w:t>depend on a short-lived attentional boost</w:t>
      </w:r>
      <w:r w:rsidR="000943B0">
        <w:rPr>
          <w:rFonts w:ascii="Times New Roman" w:eastAsia="Times New Roman" w:hAnsi="Times New Roman" w:cs="Times New Roman"/>
        </w:rPr>
        <w:t>.</w:t>
      </w:r>
      <w:ins w:id="1063" w:author="Benton, Deon" w:date="2026-05-07T15:35:00Z" w16du:dateUtc="2026-05-07T20:35:00Z">
        <w:r w:rsidR="000446CE">
          <w:rPr>
            <w:rFonts w:ascii="Times New Roman" w:eastAsia="Times New Roman" w:hAnsi="Times New Roman" w:cs="Times New Roman"/>
          </w:rPr>
          <w:t xml:space="preserve"> </w:t>
        </w:r>
      </w:ins>
      <w:ins w:id="1064" w:author="Benton, Deon" w:date="2026-05-07T15:38:00Z" w16du:dateUtc="2026-05-07T20:38:00Z">
        <w:r w:rsidR="008A4328">
          <w:rPr>
            <w:rFonts w:ascii="Times New Roman" w:eastAsia="Times New Roman" w:hAnsi="Times New Roman" w:cs="Times New Roman"/>
          </w:rPr>
          <w:t xml:space="preserve">To </w:t>
        </w:r>
      </w:ins>
      <w:ins w:id="1065" w:author="Benton, Deon" w:date="2026-05-07T15:39:00Z" w16du:dateUtc="2026-05-07T20:39:00Z">
        <w:r w:rsidR="008A4328">
          <w:rPr>
            <w:rFonts w:ascii="Times New Roman" w:eastAsia="Times New Roman" w:hAnsi="Times New Roman" w:cs="Times New Roman"/>
          </w:rPr>
          <w:t xml:space="preserve">evaluate this question, a new set </w:t>
        </w:r>
      </w:ins>
      <w:ins w:id="1066" w:author="Benton, Deon" w:date="2026-05-07T15:50:00Z" w16du:dateUtc="2026-05-07T20:50:00Z">
        <w:r w:rsidR="009E22D9">
          <w:rPr>
            <w:rFonts w:ascii="Times New Roman" w:eastAsia="Times New Roman" w:hAnsi="Times New Roman" w:cs="Times New Roman"/>
          </w:rPr>
          <w:t xml:space="preserve">of </w:t>
        </w:r>
      </w:ins>
      <w:ins w:id="1067" w:author="Benton, Deon" w:date="2026-05-07T15:39:00Z" w16du:dateUtc="2026-05-07T20:39:00Z">
        <w:r w:rsidR="008A4328">
          <w:rPr>
            <w:rFonts w:ascii="Times New Roman" w:eastAsia="Times New Roman" w:hAnsi="Times New Roman" w:cs="Times New Roman"/>
          </w:rPr>
          <w:t>networks were assigned either to the Experimental condition (</w:t>
        </w:r>
        <w:r w:rsidR="008A4328">
          <w:rPr>
            <w:rFonts w:ascii="Times New Roman" w:eastAsia="Times New Roman" w:hAnsi="Times New Roman" w:cs="Times New Roman"/>
            <w:i/>
            <w:iCs/>
          </w:rPr>
          <w:t xml:space="preserve">N </w:t>
        </w:r>
        <w:r w:rsidR="008A4328">
          <w:rPr>
            <w:rFonts w:ascii="Times New Roman" w:eastAsia="Times New Roman" w:hAnsi="Times New Roman" w:cs="Times New Roman"/>
          </w:rPr>
          <w:t>= 20</w:t>
        </w:r>
      </w:ins>
      <w:r w:rsidR="00A20C75">
        <w:rPr>
          <w:rFonts w:ascii="Times New Roman" w:eastAsia="Times New Roman" w:hAnsi="Times New Roman" w:cs="Times New Roman"/>
        </w:rPr>
        <w:t xml:space="preserve"> for each of five habituation epochs</w:t>
      </w:r>
      <w:ins w:id="1068" w:author="Benton, Deon" w:date="2026-05-07T15:39:00Z" w16du:dateUtc="2026-05-07T20:39:00Z">
        <w:r w:rsidR="008A4328">
          <w:rPr>
            <w:rFonts w:ascii="Times New Roman" w:eastAsia="Times New Roman" w:hAnsi="Times New Roman" w:cs="Times New Roman"/>
          </w:rPr>
          <w:t>) or to the Control condition (</w:t>
        </w:r>
        <w:r w:rsidR="008A4328">
          <w:rPr>
            <w:rFonts w:ascii="Times New Roman" w:eastAsia="Times New Roman" w:hAnsi="Times New Roman" w:cs="Times New Roman"/>
            <w:i/>
            <w:iCs/>
          </w:rPr>
          <w:t xml:space="preserve">N </w:t>
        </w:r>
        <w:r w:rsidR="008A4328">
          <w:rPr>
            <w:rFonts w:ascii="Times New Roman" w:eastAsia="Times New Roman" w:hAnsi="Times New Roman" w:cs="Times New Roman"/>
          </w:rPr>
          <w:t>= 30</w:t>
        </w:r>
      </w:ins>
      <w:r w:rsidR="00A20C75">
        <w:rPr>
          <w:rFonts w:ascii="Times New Roman" w:eastAsia="Times New Roman" w:hAnsi="Times New Roman" w:cs="Times New Roman"/>
        </w:rPr>
        <w:t xml:space="preserve"> for each of five habituation epochs</w:t>
      </w:r>
      <w:ins w:id="1069" w:author="Benton, Deon" w:date="2026-05-07T15:39:00Z" w16du:dateUtc="2026-05-07T20:39:00Z">
        <w:r w:rsidR="008A4328">
          <w:rPr>
            <w:rFonts w:ascii="Times New Roman" w:eastAsia="Times New Roman" w:hAnsi="Times New Roman" w:cs="Times New Roman"/>
          </w:rPr>
          <w:t>)</w:t>
        </w:r>
      </w:ins>
      <w:r w:rsidR="00455517">
        <w:rPr>
          <w:rFonts w:ascii="Times New Roman" w:eastAsia="Times New Roman" w:hAnsi="Times New Roman" w:cs="Times New Roman"/>
        </w:rPr>
        <w:t>. Twenty networks were tested in each condition for each of five habituation epochs (</w:t>
      </w:r>
      <w:r w:rsidR="00455517">
        <w:rPr>
          <w:rFonts w:ascii="Times New Roman" w:eastAsia="Times New Roman" w:hAnsi="Times New Roman" w:cs="Times New Roman"/>
          <w:i/>
          <w:iCs/>
        </w:rPr>
        <w:t>N</w:t>
      </w:r>
      <w:r w:rsidR="00455517">
        <w:rPr>
          <w:rFonts w:ascii="Times New Roman" w:eastAsia="Times New Roman" w:hAnsi="Times New Roman" w:cs="Times New Roman"/>
          <w:vertAlign w:val="subscript"/>
        </w:rPr>
        <w:t>experimental</w:t>
      </w:r>
      <w:r w:rsidR="00455517">
        <w:rPr>
          <w:rFonts w:ascii="Times New Roman" w:eastAsia="Times New Roman" w:hAnsi="Times New Roman" w:cs="Times New Roman"/>
        </w:rPr>
        <w:t xml:space="preserve"> = 100; </w:t>
      </w:r>
      <w:ins w:id="1070" w:author="Benton, Deon" w:date="2026-05-07T15:40:00Z" w16du:dateUtc="2026-05-07T20:40:00Z">
        <w:r w:rsidR="008A4328">
          <w:rPr>
            <w:rFonts w:ascii="Times New Roman" w:eastAsia="Times New Roman" w:hAnsi="Times New Roman" w:cs="Times New Roman"/>
          </w:rPr>
          <w:t xml:space="preserve"> </w:t>
        </w:r>
      </w:ins>
      <w:r w:rsidR="00455517">
        <w:rPr>
          <w:rFonts w:ascii="Times New Roman" w:eastAsia="Times New Roman" w:hAnsi="Times New Roman" w:cs="Times New Roman"/>
          <w:i/>
          <w:iCs/>
        </w:rPr>
        <w:t>N</w:t>
      </w:r>
      <w:r w:rsidR="00455517">
        <w:rPr>
          <w:rFonts w:ascii="Times New Roman" w:eastAsia="Times New Roman" w:hAnsi="Times New Roman" w:cs="Times New Roman"/>
          <w:vertAlign w:val="subscript"/>
        </w:rPr>
        <w:t>control</w:t>
      </w:r>
      <w:r w:rsidR="00455517">
        <w:rPr>
          <w:rFonts w:ascii="Times New Roman" w:eastAsia="Times New Roman" w:hAnsi="Times New Roman" w:cs="Times New Roman"/>
        </w:rPr>
        <w:t xml:space="preserve"> = 100)</w:t>
      </w:r>
      <w:r w:rsidR="00AF69DE">
        <w:rPr>
          <w:rFonts w:ascii="Times New Roman" w:eastAsia="Times New Roman" w:hAnsi="Times New Roman" w:cs="Times New Roman"/>
        </w:rPr>
        <w:t>.</w:t>
      </w:r>
      <w:r w:rsidR="00455517">
        <w:rPr>
          <w:rFonts w:ascii="Times New Roman" w:eastAsia="Times New Roman" w:hAnsi="Times New Roman" w:cs="Times New Roman"/>
        </w:rPr>
        <w:t xml:space="preserve"> Additionally, </w:t>
      </w:r>
      <w:ins w:id="1071" w:author="Benton, Deon" w:date="2026-05-07T15:40:00Z" w16du:dateUtc="2026-05-07T20:40:00Z">
        <w:r w:rsidR="008A4328">
          <w:rPr>
            <w:rFonts w:ascii="Times New Roman" w:eastAsia="Times New Roman" w:hAnsi="Times New Roman" w:cs="Times New Roman"/>
          </w:rPr>
          <w:t xml:space="preserve">both </w:t>
        </w:r>
      </w:ins>
      <w:r w:rsidR="00AF69DE">
        <w:rPr>
          <w:rFonts w:ascii="Times New Roman" w:eastAsia="Times New Roman" w:hAnsi="Times New Roman" w:cs="Times New Roman"/>
        </w:rPr>
        <w:t>groups of</w:t>
      </w:r>
      <w:ins w:id="1072" w:author="Benton, Deon" w:date="2026-05-07T15:40:00Z" w16du:dateUtc="2026-05-07T20:40:00Z">
        <w:r w:rsidR="008A4328">
          <w:rPr>
            <w:rFonts w:ascii="Times New Roman" w:eastAsia="Times New Roman" w:hAnsi="Times New Roman" w:cs="Times New Roman"/>
          </w:rPr>
          <w:t xml:space="preserve"> networks were </w:t>
        </w:r>
      </w:ins>
      <w:r w:rsidR="00243955">
        <w:rPr>
          <w:rFonts w:ascii="Times New Roman" w:eastAsia="Times New Roman" w:hAnsi="Times New Roman" w:cs="Times New Roman"/>
        </w:rPr>
        <w:t xml:space="preserve">assigned to </w:t>
      </w:r>
      <w:ins w:id="1073" w:author="Benton, Deon" w:date="2026-05-07T15:40:00Z" w16du:dateUtc="2026-05-07T20:40:00Z">
        <w:r w:rsidR="008A4328">
          <w:rPr>
            <w:rFonts w:ascii="Times New Roman" w:eastAsia="Times New Roman" w:hAnsi="Times New Roman" w:cs="Times New Roman"/>
          </w:rPr>
          <w:t>the Effective Action condition.</w:t>
        </w:r>
      </w:ins>
      <w:ins w:id="1074" w:author="Benton, Deon" w:date="2026-05-07T15:41:00Z" w16du:dateUtc="2026-05-07T20:41:00Z">
        <w:r w:rsidR="008A4328">
          <w:rPr>
            <w:rFonts w:ascii="Times New Roman" w:eastAsia="Times New Roman" w:hAnsi="Times New Roman" w:cs="Times New Roman"/>
          </w:rPr>
          <w:t xml:space="preserve"> </w:t>
        </w:r>
      </w:ins>
      <w:ins w:id="1075" w:author="Benton, Deon" w:date="2026-05-07T15:50:00Z" w16du:dateUtc="2026-05-07T20:50:00Z">
        <w:r w:rsidR="009E22D9">
          <w:rPr>
            <w:rFonts w:ascii="Times New Roman" w:eastAsia="Times New Roman" w:hAnsi="Times New Roman" w:cs="Times New Roman"/>
          </w:rPr>
          <w:t>This simulation was identical to that for ALIAS above except that the attentional bo</w:t>
        </w:r>
      </w:ins>
      <w:ins w:id="1076" w:author="Benton, Deon" w:date="2026-05-07T15:51:00Z" w16du:dateUtc="2026-05-07T20:51:00Z">
        <w:r w:rsidR="009E22D9">
          <w:rPr>
            <w:rFonts w:ascii="Times New Roman" w:eastAsia="Times New Roman" w:hAnsi="Times New Roman" w:cs="Times New Roman"/>
          </w:rPr>
          <w:t xml:space="preserve">ost </w:t>
        </w:r>
        <w:r w:rsidR="00772902">
          <w:rPr>
            <w:rFonts w:ascii="Times New Roman" w:eastAsia="Times New Roman" w:hAnsi="Times New Roman" w:cs="Times New Roman"/>
          </w:rPr>
          <w:t xml:space="preserve">extended to the habituation phase; that is, networks’ attention was heighted during the action and habituation phases and only returned to </w:t>
        </w:r>
      </w:ins>
      <w:ins w:id="1077" w:author="Benton, Deon" w:date="2026-05-07T15:52:00Z" w16du:dateUtc="2026-05-07T20:52:00Z">
        <w:r w:rsidR="00772902">
          <w:rPr>
            <w:rFonts w:ascii="Times New Roman" w:eastAsia="Times New Roman" w:hAnsi="Times New Roman" w:cs="Times New Roman"/>
          </w:rPr>
          <w:t xml:space="preserve">their pretraining levels at the start of the test phase. </w:t>
        </w:r>
      </w:ins>
      <w:ins w:id="1078" w:author="Benton, Deon" w:date="2026-05-07T15:45:00Z" w16du:dateUtc="2026-05-07T20:45:00Z">
        <w:r w:rsidR="00E91E3F">
          <w:rPr>
            <w:rFonts w:ascii="Times New Roman" w:eastAsia="Times New Roman" w:hAnsi="Times New Roman" w:cs="Times New Roman"/>
          </w:rPr>
          <w:t xml:space="preserve">The rationale for focusing on this condition was </w:t>
        </w:r>
      </w:ins>
      <w:ins w:id="1079" w:author="Benton, Deon" w:date="2026-05-07T15:47:00Z" w16du:dateUtc="2026-05-07T20:47:00Z">
        <w:r w:rsidR="00DF1082">
          <w:rPr>
            <w:rFonts w:ascii="Times New Roman" w:eastAsia="Times New Roman" w:hAnsi="Times New Roman" w:cs="Times New Roman"/>
          </w:rPr>
          <w:t xml:space="preserve">simply that the present account assumes that </w:t>
        </w:r>
      </w:ins>
      <w:ins w:id="1080" w:author="Benton, Deon" w:date="2026-05-07T15:45:00Z" w16du:dateUtc="2026-05-07T20:45:00Z">
        <w:r w:rsidR="00E91E3F">
          <w:rPr>
            <w:rFonts w:ascii="Times New Roman" w:eastAsia="Times New Roman" w:hAnsi="Times New Roman" w:cs="Times New Roman"/>
          </w:rPr>
          <w:t>to the ext</w:t>
        </w:r>
      </w:ins>
      <w:ins w:id="1081" w:author="Benton, Deon" w:date="2026-05-07T15:46:00Z" w16du:dateUtc="2026-05-07T20:46:00Z">
        <w:r w:rsidR="00E91E3F">
          <w:rPr>
            <w:rFonts w:ascii="Times New Roman" w:eastAsia="Times New Roman" w:hAnsi="Times New Roman" w:cs="Times New Roman"/>
          </w:rPr>
          <w:t xml:space="preserve">ent that infants experienced an attentional boost in Skerry et al. (2013), </w:t>
        </w:r>
      </w:ins>
      <w:ins w:id="1082" w:author="Benton, Deon" w:date="2026-05-07T15:47:00Z" w16du:dateUtc="2026-05-07T20:47:00Z">
        <w:r w:rsidR="00DF1082">
          <w:rPr>
            <w:rFonts w:ascii="Times New Roman" w:eastAsia="Times New Roman" w:hAnsi="Times New Roman" w:cs="Times New Roman"/>
          </w:rPr>
          <w:t>such a boost occurred</w:t>
        </w:r>
      </w:ins>
      <w:ins w:id="1083" w:author="Benton, Deon" w:date="2026-05-07T15:46:00Z" w16du:dateUtc="2026-05-07T20:46:00Z">
        <w:r w:rsidR="00E91E3F">
          <w:rPr>
            <w:rFonts w:ascii="Times New Roman" w:eastAsia="Times New Roman" w:hAnsi="Times New Roman" w:cs="Times New Roman"/>
          </w:rPr>
          <w:t xml:space="preserve"> in the Effective Action condition. </w:t>
        </w:r>
      </w:ins>
      <w:ins w:id="1084" w:author="Benton, Deon" w:date="2026-05-07T15:48:00Z" w16du:dateUtc="2026-05-07T20:48:00Z">
        <w:r w:rsidR="00DF1082">
          <w:rPr>
            <w:rFonts w:ascii="Times New Roman" w:eastAsia="Times New Roman" w:hAnsi="Times New Roman" w:cs="Times New Roman"/>
          </w:rPr>
          <w:t xml:space="preserve">Figure 21 shows the performance of these networks. </w:t>
        </w:r>
      </w:ins>
      <w:r w:rsidR="0097530F">
        <w:rPr>
          <w:rFonts w:ascii="Times New Roman" w:eastAsia="Times New Roman" w:hAnsi="Times New Roman" w:cs="Times New Roman"/>
        </w:rPr>
        <w:t>These data indicate that networks</w:t>
      </w:r>
      <w:ins w:id="1085" w:author="Benton, Deon" w:date="2026-05-07T15:48:00Z" w16du:dateUtc="2026-05-07T20:48:00Z">
        <w:r w:rsidR="00DF1082">
          <w:rPr>
            <w:rFonts w:ascii="Times New Roman" w:eastAsia="Times New Roman" w:hAnsi="Times New Roman" w:cs="Times New Roman"/>
          </w:rPr>
          <w:t xml:space="preserve"> </w:t>
        </w:r>
      </w:ins>
      <w:r w:rsidR="00C85659">
        <w:rPr>
          <w:rFonts w:ascii="Times New Roman" w:eastAsia="Times New Roman" w:hAnsi="Times New Roman" w:cs="Times New Roman"/>
        </w:rPr>
        <w:t>in both conditions produced greater error to the Efficient test event than to the Inefficient event</w:t>
      </w:r>
      <w:r w:rsidR="0097530F">
        <w:rPr>
          <w:rFonts w:ascii="Times New Roman" w:eastAsia="Times New Roman" w:hAnsi="Times New Roman" w:cs="Times New Roman"/>
        </w:rPr>
        <w:t>.</w:t>
      </w:r>
      <w:r w:rsidR="00B278F8">
        <w:rPr>
          <w:rFonts w:ascii="Times New Roman" w:eastAsia="Times New Roman" w:hAnsi="Times New Roman" w:cs="Times New Roman"/>
        </w:rPr>
        <w:t xml:space="preserve"> </w:t>
      </w:r>
      <w:r w:rsidR="00286C0B">
        <w:rPr>
          <w:rFonts w:ascii="Times New Roman" w:eastAsia="Times New Roman" w:hAnsi="Times New Roman" w:cs="Times New Roman"/>
        </w:rPr>
        <w:t xml:space="preserve">This pattern of responses is inconsistent with that produced by ALIAS above and, critically, with infants’ looking behaviors in the Effective Action condition in Skerry et al. (2013). </w:t>
      </w:r>
      <w:r w:rsidR="0033594C">
        <w:rPr>
          <w:rFonts w:ascii="Times New Roman" w:eastAsia="Times New Roman" w:hAnsi="Times New Roman" w:cs="Times New Roman"/>
        </w:rPr>
        <w:t>These</w:t>
      </w:r>
      <w:r w:rsidR="0033594C" w:rsidRPr="002518C6">
        <w:rPr>
          <w:rFonts w:ascii="Times New Roman" w:eastAsia="Times New Roman" w:hAnsi="Times New Roman" w:cs="Times New Roman"/>
        </w:rPr>
        <w:t xml:space="preserve"> results</w:t>
      </w:r>
      <w:r w:rsidR="0033594C">
        <w:rPr>
          <w:rFonts w:ascii="Times New Roman" w:eastAsia="Times New Roman" w:hAnsi="Times New Roman" w:cs="Times New Roman"/>
        </w:rPr>
        <w:t xml:space="preserve"> also</w:t>
      </w:r>
      <w:r w:rsidR="0033594C" w:rsidRPr="002518C6">
        <w:rPr>
          <w:rFonts w:ascii="Times New Roman" w:eastAsia="Times New Roman" w:hAnsi="Times New Roman" w:cs="Times New Roman"/>
        </w:rPr>
        <w:t xml:space="preserve"> suggest that ALIAS’s earlier success did depend on an evanescent attentional boost.</w:t>
      </w:r>
    </w:p>
    <w:p w14:paraId="467D8B5B" w14:textId="5B2C4C6B" w:rsidR="00455517" w:rsidRDefault="002518C6" w:rsidP="0036310A">
      <w:pPr>
        <w:spacing w:line="480" w:lineRule="auto"/>
        <w:ind w:firstLine="720"/>
        <w:contextualSpacing/>
        <w:rPr>
          <w:rFonts w:ascii="Times New Roman" w:eastAsia="Times New Roman" w:hAnsi="Times New Roman" w:cs="Times New Roman"/>
        </w:rPr>
      </w:pPr>
      <w:r w:rsidRPr="002518C6">
        <w:rPr>
          <w:rFonts w:ascii="Times New Roman" w:eastAsia="Times New Roman" w:hAnsi="Times New Roman" w:cs="Times New Roman"/>
        </w:rPr>
        <w:lastRenderedPageBreak/>
        <w:t xml:space="preserve">The basis for </w:t>
      </w:r>
      <w:r w:rsidR="00181E9A">
        <w:rPr>
          <w:rFonts w:ascii="Times New Roman" w:eastAsia="Times New Roman" w:hAnsi="Times New Roman" w:cs="Times New Roman"/>
        </w:rPr>
        <w:t>these findings is</w:t>
      </w:r>
      <w:r w:rsidRPr="002518C6">
        <w:rPr>
          <w:rFonts w:ascii="Times New Roman" w:eastAsia="Times New Roman" w:hAnsi="Times New Roman" w:cs="Times New Roman"/>
        </w:rPr>
        <w:t xml:space="preserve"> straightforward: Although networks’ heightened attention during the action phase enabled them robustly to encode their own straight reach trajectories, the fact that this attentional boost persisted into the habituation phase meant that networks’ representations of these trajectories were overridden by robust representations of the arced motion trajectories and the surface features associated with those trajectories</w:t>
      </w:r>
      <w:r>
        <w:rPr>
          <w:rFonts w:ascii="Times New Roman" w:eastAsia="Times New Roman" w:hAnsi="Times New Roman" w:cs="Times New Roman"/>
        </w:rPr>
        <w:t xml:space="preserve"> (e.g., the height of the apex of a reach’s trajectory) </w:t>
      </w:r>
      <w:r w:rsidR="007B196B">
        <w:rPr>
          <w:rFonts w:ascii="Times New Roman" w:eastAsia="Times New Roman" w:hAnsi="Times New Roman" w:cs="Times New Roman"/>
        </w:rPr>
        <w:t>shown to them</w:t>
      </w:r>
      <w:r>
        <w:rPr>
          <w:rFonts w:ascii="Times New Roman" w:eastAsia="Times New Roman" w:hAnsi="Times New Roman" w:cs="Times New Roman"/>
        </w:rPr>
        <w:t xml:space="preserve"> during the habituation phase</w:t>
      </w:r>
      <w:r w:rsidRPr="002518C6">
        <w:rPr>
          <w:rFonts w:ascii="Times New Roman" w:eastAsia="Times New Roman" w:hAnsi="Times New Roman" w:cs="Times New Roman"/>
        </w:rPr>
        <w:t xml:space="preserve">. A consequence of this is that the Inefficient test event—which preserved many of the features of this event, despite violating the learned association between arced motion and the barrier—was partially consistent with the representation of an arced motion event that was established during habituation. In contrast, networks treated the Efficient test event as more dissimilar to this learned representation because this event depicted a straight reach trajectory. </w:t>
      </w:r>
      <w:r w:rsidR="00213F65">
        <w:rPr>
          <w:rFonts w:ascii="Times New Roman" w:eastAsia="Times New Roman" w:hAnsi="Times New Roman" w:cs="Times New Roman"/>
        </w:rPr>
        <w:t>These factors explain why</w:t>
      </w:r>
      <w:r w:rsidRPr="002518C6">
        <w:rPr>
          <w:rFonts w:ascii="Times New Roman" w:eastAsia="Times New Roman" w:hAnsi="Times New Roman" w:cs="Times New Roman"/>
        </w:rPr>
        <w:t xml:space="preserve"> networks in both conditions produced greater error to</w:t>
      </w:r>
      <w:r w:rsidR="0033594C">
        <w:rPr>
          <w:rFonts w:ascii="Times New Roman" w:eastAsia="Times New Roman" w:hAnsi="Times New Roman" w:cs="Times New Roman"/>
        </w:rPr>
        <w:t xml:space="preserve"> </w:t>
      </w:r>
      <w:r w:rsidRPr="002518C6">
        <w:rPr>
          <w:rFonts w:ascii="Times New Roman" w:eastAsia="Times New Roman" w:hAnsi="Times New Roman" w:cs="Times New Roman"/>
        </w:rPr>
        <w:t xml:space="preserve">the Efficient than the Inefficient test event. Importantly, this pattern of results would not have emerged if networks possessed greater information-processing abilities that enabled them to form robust representations of both straight and curved trajectories during the pretraining phase. </w:t>
      </w:r>
      <w:r w:rsidR="00761AB6">
        <w:rPr>
          <w:rFonts w:ascii="Times New Roman" w:eastAsia="Times New Roman" w:hAnsi="Times New Roman" w:cs="Times New Roman"/>
        </w:rPr>
        <w:t>This is because the</w:t>
      </w:r>
      <w:r w:rsidRPr="002518C6">
        <w:rPr>
          <w:rFonts w:ascii="Times New Roman" w:eastAsia="Times New Roman" w:hAnsi="Times New Roman" w:cs="Times New Roman"/>
        </w:rPr>
        <w:t xml:space="preserve"> learned representation of an arced trajectory during the relatively brief habituation phase would have been insufficient to override the</w:t>
      </w:r>
      <w:r w:rsidR="00B37527">
        <w:rPr>
          <w:rFonts w:ascii="Times New Roman" w:eastAsia="Times New Roman" w:hAnsi="Times New Roman" w:cs="Times New Roman"/>
        </w:rPr>
        <w:t xml:space="preserve"> </w:t>
      </w:r>
      <w:r w:rsidRPr="002518C6">
        <w:rPr>
          <w:rFonts w:ascii="Times New Roman" w:eastAsia="Times New Roman" w:hAnsi="Times New Roman" w:cs="Times New Roman"/>
        </w:rPr>
        <w:t>representation of a straight motion trajectory</w:t>
      </w:r>
      <w:r w:rsidR="00B37527">
        <w:rPr>
          <w:rFonts w:ascii="Times New Roman" w:eastAsia="Times New Roman" w:hAnsi="Times New Roman" w:cs="Times New Roman"/>
        </w:rPr>
        <w:t xml:space="preserve"> formed during the pretraining and action phases</w:t>
      </w:r>
      <w:r w:rsidRPr="002518C6">
        <w:rPr>
          <w:rFonts w:ascii="Times New Roman" w:eastAsia="Times New Roman" w:hAnsi="Times New Roman" w:cs="Times New Roman"/>
        </w:rPr>
        <w:t xml:space="preserve">. However, because networks’ information-processing abilities were intentionally limited here to approximate those of pre-reaching infants, networks learned relatively little about either straight or curved motion during pretraining. </w:t>
      </w:r>
      <w:r w:rsidR="00F740D0">
        <w:rPr>
          <w:rFonts w:ascii="Times New Roman" w:eastAsia="Times New Roman" w:hAnsi="Times New Roman" w:cs="Times New Roman"/>
        </w:rPr>
        <w:t>As a result,</w:t>
      </w:r>
      <w:r w:rsidRPr="002518C6">
        <w:rPr>
          <w:rFonts w:ascii="Times New Roman" w:eastAsia="Times New Roman" w:hAnsi="Times New Roman" w:cs="Times New Roman"/>
        </w:rPr>
        <w:t xml:space="preserve"> the representations formed during the action and habituation phases exerted a</w:t>
      </w:r>
      <w:r w:rsidR="0027524B">
        <w:rPr>
          <w:rFonts w:ascii="Times New Roman" w:eastAsia="Times New Roman" w:hAnsi="Times New Roman" w:cs="Times New Roman"/>
        </w:rPr>
        <w:t xml:space="preserve"> greater</w:t>
      </w:r>
      <w:r w:rsidRPr="002518C6">
        <w:rPr>
          <w:rFonts w:ascii="Times New Roman" w:eastAsia="Times New Roman" w:hAnsi="Times New Roman" w:cs="Times New Roman"/>
        </w:rPr>
        <w:t xml:space="preserve"> influence on networks’</w:t>
      </w:r>
      <w:r w:rsidR="0027524B">
        <w:rPr>
          <w:rFonts w:ascii="Times New Roman" w:eastAsia="Times New Roman" w:hAnsi="Times New Roman" w:cs="Times New Roman"/>
        </w:rPr>
        <w:t xml:space="preserve"> subsequent </w:t>
      </w:r>
      <w:r w:rsidRPr="002518C6">
        <w:rPr>
          <w:rFonts w:ascii="Times New Roman" w:eastAsia="Times New Roman" w:hAnsi="Times New Roman" w:cs="Times New Roman"/>
        </w:rPr>
        <w:t>looking behavior.</w:t>
      </w:r>
    </w:p>
    <w:p w14:paraId="3C94ADE6" w14:textId="77777777" w:rsidR="002518C6" w:rsidRDefault="002518C6" w:rsidP="0036310A">
      <w:pPr>
        <w:spacing w:line="480" w:lineRule="auto"/>
        <w:ind w:firstLine="720"/>
        <w:contextualSpacing/>
        <w:rPr>
          <w:rFonts w:ascii="Times New Roman" w:eastAsia="Times New Roman" w:hAnsi="Times New Roman" w:cs="Times New Roman"/>
        </w:rPr>
      </w:pPr>
    </w:p>
    <w:tbl>
      <w:tblPr>
        <w:tblStyle w:val="TableGrid"/>
        <w:tblW w:w="11704"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4"/>
        <w:gridCol w:w="5983"/>
      </w:tblGrid>
      <w:tr w:rsidR="00140894" w14:paraId="0A404C96" w14:textId="77777777" w:rsidTr="00D5504E">
        <w:trPr>
          <w:trHeight w:val="3777"/>
        </w:trPr>
        <w:tc>
          <w:tcPr>
            <w:tcW w:w="5810" w:type="dxa"/>
          </w:tcPr>
          <w:p w14:paraId="5A34CED1" w14:textId="484AD454"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79C08416" wp14:editId="3AC9E5BE">
                  <wp:extent cx="3663108" cy="2930486"/>
                  <wp:effectExtent l="0" t="0" r="0" b="3810"/>
                  <wp:docPr id="1786039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39237" name="Picture 178603923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668947" cy="2935157"/>
                          </a:xfrm>
                          <a:prstGeom prst="rect">
                            <a:avLst/>
                          </a:prstGeom>
                        </pic:spPr>
                      </pic:pic>
                    </a:graphicData>
                  </a:graphic>
                </wp:inline>
              </w:drawing>
            </w:r>
          </w:p>
        </w:tc>
        <w:tc>
          <w:tcPr>
            <w:tcW w:w="5894" w:type="dxa"/>
          </w:tcPr>
          <w:p w14:paraId="36EF0284" w14:textId="65C86943"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47B0CED" wp14:editId="5C362144">
                  <wp:extent cx="3662363" cy="2929890"/>
                  <wp:effectExtent l="0" t="0" r="0" b="3810"/>
                  <wp:docPr id="5449040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04021" name="Picture 54490402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673038" cy="2938430"/>
                          </a:xfrm>
                          <a:prstGeom prst="rect">
                            <a:avLst/>
                          </a:prstGeom>
                        </pic:spPr>
                      </pic:pic>
                    </a:graphicData>
                  </a:graphic>
                </wp:inline>
              </w:drawing>
            </w:r>
          </w:p>
        </w:tc>
      </w:tr>
      <w:tr w:rsidR="00140894" w14:paraId="5FF30567" w14:textId="77777777" w:rsidTr="00D5504E">
        <w:trPr>
          <w:trHeight w:val="259"/>
        </w:trPr>
        <w:tc>
          <w:tcPr>
            <w:tcW w:w="5810" w:type="dxa"/>
          </w:tcPr>
          <w:p w14:paraId="5FC6C6AB" w14:textId="0B4C5EFE"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BE4F8D0" wp14:editId="3BA872A2">
                  <wp:extent cx="3608024" cy="2886419"/>
                  <wp:effectExtent l="0" t="0" r="0" b="0"/>
                  <wp:docPr id="9570331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33131" name="Picture 95703313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614501" cy="2891601"/>
                          </a:xfrm>
                          <a:prstGeom prst="rect">
                            <a:avLst/>
                          </a:prstGeom>
                        </pic:spPr>
                      </pic:pic>
                    </a:graphicData>
                  </a:graphic>
                </wp:inline>
              </w:drawing>
            </w:r>
          </w:p>
        </w:tc>
        <w:tc>
          <w:tcPr>
            <w:tcW w:w="5894" w:type="dxa"/>
          </w:tcPr>
          <w:p w14:paraId="67C08674" w14:textId="77777777" w:rsidR="00F50AEA" w:rsidRDefault="00F50AEA" w:rsidP="0036310A">
            <w:pPr>
              <w:spacing w:line="480" w:lineRule="auto"/>
              <w:contextualSpacing/>
              <w:rPr>
                <w:rFonts w:ascii="Times New Roman" w:eastAsia="Times New Roman" w:hAnsi="Times New Roman" w:cs="Times New Roman"/>
              </w:rPr>
            </w:pPr>
          </w:p>
        </w:tc>
      </w:tr>
      <w:tr w:rsidR="00140894" w14:paraId="51B38FB7" w14:textId="77777777" w:rsidTr="00D5504E">
        <w:trPr>
          <w:trHeight w:val="259"/>
        </w:trPr>
        <w:tc>
          <w:tcPr>
            <w:tcW w:w="5810" w:type="dxa"/>
          </w:tcPr>
          <w:p w14:paraId="09232487" w14:textId="7A363AA2" w:rsidR="00F50AEA" w:rsidRDefault="008353FD"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D7447D3" wp14:editId="46E5D5E4">
                  <wp:extent cx="3657600" cy="2926080"/>
                  <wp:effectExtent l="0" t="0" r="0" b="7620"/>
                  <wp:docPr id="12061329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32947" name="Picture 1206132947"/>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670146" cy="2936117"/>
                          </a:xfrm>
                          <a:prstGeom prst="rect">
                            <a:avLst/>
                          </a:prstGeom>
                        </pic:spPr>
                      </pic:pic>
                    </a:graphicData>
                  </a:graphic>
                </wp:inline>
              </w:drawing>
            </w:r>
          </w:p>
        </w:tc>
        <w:tc>
          <w:tcPr>
            <w:tcW w:w="5894" w:type="dxa"/>
          </w:tcPr>
          <w:p w14:paraId="243CF5EF" w14:textId="77777777" w:rsidR="00F50AEA" w:rsidRDefault="00F50AEA" w:rsidP="008353FD">
            <w:pPr>
              <w:keepNext/>
              <w:spacing w:line="480" w:lineRule="auto"/>
              <w:contextualSpacing/>
              <w:rPr>
                <w:rFonts w:ascii="Times New Roman" w:eastAsia="Times New Roman" w:hAnsi="Times New Roman" w:cs="Times New Roman"/>
              </w:rPr>
            </w:pPr>
          </w:p>
        </w:tc>
      </w:tr>
    </w:tbl>
    <w:p w14:paraId="3F0D9206" w14:textId="0C5E76FD" w:rsidR="00FB312A" w:rsidRDefault="008353FD" w:rsidP="008353FD">
      <w:pPr>
        <w:pStyle w:val="Caption"/>
        <w:rPr>
          <w:rFonts w:ascii="Times New Roman" w:eastAsia="Times New Roman" w:hAnsi="Times New Roman" w:cs="Times New Roman"/>
        </w:rPr>
      </w:pPr>
      <w:r w:rsidRPr="00D5504E">
        <w:rPr>
          <w:rFonts w:ascii="Times New Roman" w:hAnsi="Times New Roman" w:cs="Times New Roman"/>
          <w:b/>
          <w:bCs/>
          <w:i w:val="0"/>
          <w:iCs w:val="0"/>
          <w:color w:val="000000" w:themeColor="text1"/>
          <w:sz w:val="24"/>
          <w:szCs w:val="24"/>
        </w:rPr>
        <w:t xml:space="preserve">Figure </w:t>
      </w:r>
      <w:r w:rsidRPr="00D5504E">
        <w:rPr>
          <w:rFonts w:ascii="Times New Roman" w:hAnsi="Times New Roman" w:cs="Times New Roman"/>
          <w:b/>
          <w:bCs/>
          <w:i w:val="0"/>
          <w:iCs w:val="0"/>
          <w:color w:val="000000" w:themeColor="text1"/>
          <w:sz w:val="24"/>
          <w:szCs w:val="24"/>
        </w:rPr>
        <w:fldChar w:fldCharType="begin"/>
      </w:r>
      <w:r w:rsidRPr="00D5504E">
        <w:rPr>
          <w:rFonts w:ascii="Times New Roman" w:hAnsi="Times New Roman" w:cs="Times New Roman"/>
          <w:b/>
          <w:bCs/>
          <w:i w:val="0"/>
          <w:iCs w:val="0"/>
          <w:color w:val="000000" w:themeColor="text1"/>
          <w:sz w:val="24"/>
          <w:szCs w:val="24"/>
        </w:rPr>
        <w:instrText xml:space="preserve"> SEQ Figure \* ARABIC </w:instrText>
      </w:r>
      <w:r w:rsidRPr="00D5504E">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22</w:t>
      </w:r>
      <w:r w:rsidRPr="00D5504E">
        <w:rPr>
          <w:rFonts w:ascii="Times New Roman" w:hAnsi="Times New Roman" w:cs="Times New Roman"/>
          <w:b/>
          <w:bCs/>
          <w:i w:val="0"/>
          <w:iCs w:val="0"/>
          <w:color w:val="000000" w:themeColor="text1"/>
          <w:sz w:val="24"/>
          <w:szCs w:val="24"/>
        </w:rPr>
        <w:fldChar w:fldCharType="end"/>
      </w:r>
      <w:r w:rsidRPr="00D5504E">
        <w:rPr>
          <w:rFonts w:ascii="Times New Roman" w:hAnsi="Times New Roman" w:cs="Times New Roman"/>
          <w:b/>
          <w:bCs/>
          <w:i w:val="0"/>
          <w:iCs w:val="0"/>
          <w:color w:val="000000" w:themeColor="text1"/>
          <w:sz w:val="24"/>
          <w:szCs w:val="24"/>
        </w:rPr>
        <w:t>.</w:t>
      </w:r>
      <w:r w:rsidRPr="00D5504E">
        <w:rPr>
          <w:color w:val="000000" w:themeColor="text1"/>
        </w:rPr>
        <w:t xml:space="preserve"> </w:t>
      </w:r>
      <w:r>
        <w:rPr>
          <w:rFonts w:ascii="Times New Roman" w:hAnsi="Times New Roman" w:cs="Times New Roman"/>
          <w:i w:val="0"/>
          <w:iCs w:val="0"/>
          <w:color w:val="000000" w:themeColor="text1"/>
          <w:sz w:val="24"/>
          <w:szCs w:val="24"/>
        </w:rPr>
        <w:t>Performance of ALIAS-2. Plotted i</w:t>
      </w:r>
      <w:r w:rsidR="00812620">
        <w:rPr>
          <w:rFonts w:ascii="Times New Roman" w:hAnsi="Times New Roman" w:cs="Times New Roman"/>
          <w:i w:val="0"/>
          <w:iCs w:val="0"/>
          <w:color w:val="000000" w:themeColor="text1"/>
          <w:sz w:val="24"/>
          <w:szCs w:val="24"/>
        </w:rPr>
        <w:t>n the top row is</w:t>
      </w:r>
      <w:r>
        <w:rPr>
          <w:rFonts w:ascii="Times New Roman" w:hAnsi="Times New Roman" w:cs="Times New Roman"/>
          <w:i w:val="0"/>
          <w:iCs w:val="0"/>
          <w:color w:val="000000" w:themeColor="text1"/>
          <w:sz w:val="24"/>
          <w:szCs w:val="24"/>
        </w:rPr>
        <w:t xml:space="preserve"> the 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Efficient and Inefficient test events for networks assigned either to Experimental</w:t>
      </w:r>
      <w:r w:rsidR="00812620">
        <w:rPr>
          <w:rFonts w:ascii="Times New Roman" w:hAnsi="Times New Roman" w:cs="Times New Roman"/>
          <w:i w:val="0"/>
          <w:iCs w:val="0"/>
          <w:color w:val="000000" w:themeColor="text1"/>
          <w:sz w:val="24"/>
          <w:szCs w:val="24"/>
        </w:rPr>
        <w:t xml:space="preserve"> (top left)</w:t>
      </w:r>
      <w:r>
        <w:rPr>
          <w:rFonts w:ascii="Times New Roman" w:hAnsi="Times New Roman" w:cs="Times New Roman"/>
          <w:i w:val="0"/>
          <w:iCs w:val="0"/>
          <w:color w:val="000000" w:themeColor="text1"/>
          <w:sz w:val="24"/>
          <w:szCs w:val="24"/>
        </w:rPr>
        <w:t xml:space="preserve"> or to the Control condition</w:t>
      </w:r>
      <w:r w:rsidR="00812620">
        <w:rPr>
          <w:rFonts w:ascii="Times New Roman" w:hAnsi="Times New Roman" w:cs="Times New Roman"/>
          <w:i w:val="0"/>
          <w:iCs w:val="0"/>
          <w:color w:val="000000" w:themeColor="text1"/>
          <w:sz w:val="24"/>
          <w:szCs w:val="24"/>
        </w:rPr>
        <w:t xml:space="preserve"> (top right)</w:t>
      </w:r>
      <w:r>
        <w:rPr>
          <w:rFonts w:ascii="Times New Roman" w:hAnsi="Times New Roman" w:cs="Times New Roman"/>
          <w:i w:val="0"/>
          <w:iCs w:val="0"/>
          <w:color w:val="000000" w:themeColor="text1"/>
          <w:sz w:val="24"/>
          <w:szCs w:val="24"/>
        </w:rPr>
        <w:t xml:space="preserve"> in the Efficient Action condition. </w:t>
      </w:r>
      <w:r w:rsidR="00812620">
        <w:rPr>
          <w:rFonts w:ascii="Times New Roman" w:hAnsi="Times New Roman" w:cs="Times New Roman"/>
          <w:i w:val="0"/>
          <w:iCs w:val="0"/>
          <w:color w:val="000000" w:themeColor="text1"/>
          <w:sz w:val="24"/>
          <w:szCs w:val="24"/>
        </w:rPr>
        <w:t xml:space="preserve">Plotted in the middle row is the overall mean error to the two test events for networks assigned to the Ineffective Action condition. Plotted in the bottom row is the overall mean error to the two test events for networks assigned to the No Training Condition. </w:t>
      </w:r>
      <w:r>
        <w:rPr>
          <w:rFonts w:ascii="Times New Roman" w:hAnsi="Times New Roman" w:cs="Times New Roman"/>
          <w:i w:val="0"/>
          <w:iCs w:val="0"/>
          <w:color w:val="000000" w:themeColor="text1"/>
          <w:sz w:val="24"/>
          <w:szCs w:val="24"/>
        </w:rPr>
        <w:t>This condition corresponds to Experiment 2 in Skerry et al. (2013).</w:t>
      </w:r>
    </w:p>
    <w:p w14:paraId="77C55AA2" w14:textId="77777777" w:rsidR="00140894" w:rsidRDefault="00140894" w:rsidP="0036310A">
      <w:pPr>
        <w:spacing w:line="480" w:lineRule="auto"/>
        <w:ind w:firstLine="720"/>
        <w:contextualSpacing/>
        <w:rPr>
          <w:rFonts w:ascii="Times New Roman" w:eastAsia="Times New Roman" w:hAnsi="Times New Roman" w:cs="Times New Roman"/>
        </w:rPr>
      </w:pPr>
    </w:p>
    <w:p w14:paraId="673ADCB4" w14:textId="6809C19B" w:rsidR="00140894" w:rsidRDefault="00882CDD" w:rsidP="0014089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results above indicate</w:t>
      </w:r>
      <w:r w:rsidR="005E6283">
        <w:rPr>
          <w:rFonts w:ascii="Times New Roman" w:eastAsia="Times New Roman" w:hAnsi="Times New Roman" w:cs="Times New Roman"/>
        </w:rPr>
        <w:t xml:space="preserve"> that</w:t>
      </w:r>
      <w:r w:rsidR="00AE04C7">
        <w:rPr>
          <w:rFonts w:ascii="Times New Roman" w:eastAsia="Times New Roman" w:hAnsi="Times New Roman" w:cs="Times New Roman"/>
        </w:rPr>
        <w:t xml:space="preserve"> </w:t>
      </w:r>
      <w:r w:rsidR="005E6283">
        <w:rPr>
          <w:rFonts w:ascii="Times New Roman" w:eastAsia="Times New Roman" w:hAnsi="Times New Roman" w:cs="Times New Roman"/>
        </w:rPr>
        <w:t xml:space="preserve">the </w:t>
      </w:r>
      <w:r w:rsidR="00AE04C7">
        <w:rPr>
          <w:rFonts w:ascii="Times New Roman" w:eastAsia="Times New Roman" w:hAnsi="Times New Roman" w:cs="Times New Roman"/>
        </w:rPr>
        <w:t>attentional boost that networks experience during the action phase</w:t>
      </w:r>
      <w:r w:rsidR="005E6283">
        <w:rPr>
          <w:rFonts w:ascii="Times New Roman" w:eastAsia="Times New Roman" w:hAnsi="Times New Roman" w:cs="Times New Roman"/>
        </w:rPr>
        <w:t xml:space="preserve"> must</w:t>
      </w:r>
      <w:r w:rsidR="00AE04C7">
        <w:rPr>
          <w:rFonts w:ascii="Times New Roman" w:eastAsia="Times New Roman" w:hAnsi="Times New Roman" w:cs="Times New Roman"/>
        </w:rPr>
        <w:t xml:space="preserve"> be short-lived for</w:t>
      </w:r>
      <w:r>
        <w:rPr>
          <w:rFonts w:ascii="Times New Roman" w:eastAsia="Times New Roman" w:hAnsi="Times New Roman" w:cs="Times New Roman"/>
        </w:rPr>
        <w:t xml:space="preserve"> ALIAS qualitatively to replicate infants’ looking behaviors in the Effective Action condition in Skerry et al. (2013)</w:t>
      </w:r>
      <w:r w:rsidR="00AE04C7">
        <w:rPr>
          <w:rFonts w:ascii="Times New Roman" w:eastAsia="Times New Roman" w:hAnsi="Times New Roman" w:cs="Times New Roman"/>
        </w:rPr>
        <w:t xml:space="preserve">; ALIAS was unable to capture infants’ looking patterns in this </w:t>
      </w:r>
      <w:r w:rsidR="007D2407">
        <w:rPr>
          <w:rFonts w:ascii="Times New Roman" w:eastAsia="Times New Roman" w:hAnsi="Times New Roman" w:cs="Times New Roman"/>
        </w:rPr>
        <w:t>condition when networks experienced a more extended attentional boost</w:t>
      </w:r>
      <w:r w:rsidR="00AE04C7">
        <w:rPr>
          <w:rFonts w:ascii="Times New Roman" w:eastAsia="Times New Roman" w:hAnsi="Times New Roman" w:cs="Times New Roman"/>
        </w:rPr>
        <w:t>. Yet, another question that these results raise</w:t>
      </w:r>
      <w:r w:rsidR="00140894">
        <w:rPr>
          <w:rFonts w:ascii="Times New Roman" w:eastAsia="Times New Roman" w:hAnsi="Times New Roman" w:cs="Times New Roman"/>
        </w:rPr>
        <w:t xml:space="preserve"> concerns</w:t>
      </w:r>
      <w:r w:rsidR="003A7256">
        <w:rPr>
          <w:rFonts w:ascii="Times New Roman" w:eastAsia="Times New Roman" w:hAnsi="Times New Roman" w:cs="Times New Roman"/>
        </w:rPr>
        <w:t xml:space="preserve"> </w:t>
      </w:r>
      <w:r w:rsidR="005E76CA">
        <w:rPr>
          <w:rFonts w:ascii="Times New Roman" w:eastAsia="Times New Roman" w:hAnsi="Times New Roman" w:cs="Times New Roman"/>
        </w:rPr>
        <w:t xml:space="preserve">to what extent </w:t>
      </w:r>
      <w:r w:rsidR="00140894">
        <w:rPr>
          <w:rFonts w:ascii="Times New Roman" w:eastAsia="Times New Roman" w:hAnsi="Times New Roman" w:cs="Times New Roman"/>
        </w:rPr>
        <w:t xml:space="preserve">ALIAS’s success in capturing infants’ </w:t>
      </w:r>
      <w:r w:rsidR="005E76CA">
        <w:rPr>
          <w:rFonts w:ascii="Times New Roman" w:eastAsia="Times New Roman" w:hAnsi="Times New Roman" w:cs="Times New Roman"/>
        </w:rPr>
        <w:t xml:space="preserve">overall </w:t>
      </w:r>
      <w:r w:rsidR="00140894">
        <w:rPr>
          <w:rFonts w:ascii="Times New Roman" w:eastAsia="Times New Roman" w:hAnsi="Times New Roman" w:cs="Times New Roman"/>
        </w:rPr>
        <w:t xml:space="preserve">looking behavior in Skerry et al. (2013) </w:t>
      </w:r>
      <w:r w:rsidR="005E76CA">
        <w:rPr>
          <w:rFonts w:ascii="Times New Roman" w:eastAsia="Times New Roman" w:hAnsi="Times New Roman" w:cs="Times New Roman"/>
        </w:rPr>
        <w:t>was</w:t>
      </w:r>
      <w:r w:rsidR="00140894">
        <w:rPr>
          <w:rFonts w:ascii="Times New Roman" w:eastAsia="Times New Roman" w:hAnsi="Times New Roman" w:cs="Times New Roman"/>
        </w:rPr>
        <w:t xml:space="preserve"> due to associative learning alone or to </w:t>
      </w:r>
      <w:r w:rsidR="007120F6">
        <w:rPr>
          <w:rFonts w:ascii="Times New Roman" w:eastAsia="Times New Roman" w:hAnsi="Times New Roman" w:cs="Times New Roman"/>
        </w:rPr>
        <w:t>this</w:t>
      </w:r>
      <w:r w:rsidR="00140894">
        <w:rPr>
          <w:rFonts w:ascii="Times New Roman" w:eastAsia="Times New Roman" w:hAnsi="Times New Roman" w:cs="Times New Roman"/>
        </w:rPr>
        <w:t xml:space="preserve"> </w:t>
      </w:r>
      <w:ins w:id="1086" w:author="Benton, Deon" w:date="2026-05-07T13:49:00Z" w16du:dateUtc="2026-05-07T18:49:00Z">
        <w:r w:rsidR="002024D6">
          <w:rPr>
            <w:rFonts w:ascii="Times New Roman" w:eastAsia="Times New Roman" w:hAnsi="Times New Roman" w:cs="Times New Roman"/>
          </w:rPr>
          <w:t xml:space="preserve">mechanism </w:t>
        </w:r>
      </w:ins>
      <w:r w:rsidR="00140894">
        <w:rPr>
          <w:rFonts w:ascii="Times New Roman" w:eastAsia="Times New Roman" w:hAnsi="Times New Roman" w:cs="Times New Roman"/>
        </w:rPr>
        <w:t xml:space="preserve">combined with the built-in assumption that </w:t>
      </w:r>
      <w:r w:rsidR="007120F6">
        <w:rPr>
          <w:rFonts w:ascii="Times New Roman" w:eastAsia="Times New Roman" w:hAnsi="Times New Roman" w:cs="Times New Roman"/>
        </w:rPr>
        <w:t>an obstacle’s salience</w:t>
      </w:r>
      <w:r w:rsidR="00140894">
        <w:rPr>
          <w:rFonts w:ascii="Times New Roman" w:eastAsia="Times New Roman" w:hAnsi="Times New Roman" w:cs="Times New Roman"/>
        </w:rPr>
        <w:t xml:space="preserve"> depends on its </w:t>
      </w:r>
      <w:ins w:id="1087" w:author="Benton, Deon" w:date="2026-05-07T13:49:00Z" w16du:dateUtc="2026-05-07T18:49:00Z">
        <w:r w:rsidR="002024D6">
          <w:rPr>
            <w:rFonts w:ascii="Times New Roman" w:eastAsia="Times New Roman" w:hAnsi="Times New Roman" w:cs="Times New Roman"/>
          </w:rPr>
          <w:t>relative spatial position.</w:t>
        </w:r>
      </w:ins>
      <w:ins w:id="1088" w:author="Benton, Deon" w:date="2026-05-07T13:50:00Z" w16du:dateUtc="2026-05-07T18:50:00Z">
        <w:r w:rsidR="002024D6">
          <w:rPr>
            <w:rFonts w:ascii="Times New Roman" w:eastAsia="Times New Roman" w:hAnsi="Times New Roman" w:cs="Times New Roman"/>
          </w:rPr>
          <w:t xml:space="preserve"> </w:t>
        </w:r>
      </w:ins>
      <w:r w:rsidR="005E76CA">
        <w:rPr>
          <w:rFonts w:ascii="Times New Roman" w:eastAsia="Times New Roman" w:hAnsi="Times New Roman" w:cs="Times New Roman"/>
        </w:rPr>
        <w:t>As in the previous simulations, o</w:t>
      </w:r>
      <w:ins w:id="1089" w:author="Benton, Deon" w:date="2026-05-07T13:50:00Z" w16du:dateUtc="2026-05-07T18:50:00Z">
        <w:r w:rsidR="002024D6">
          <w:rPr>
            <w:rFonts w:ascii="Times New Roman" w:eastAsia="Times New Roman" w:hAnsi="Times New Roman" w:cs="Times New Roman"/>
          </w:rPr>
          <w:t xml:space="preserve">ne way to answer this question is to </w:t>
        </w:r>
      </w:ins>
      <w:r w:rsidR="005E76CA">
        <w:rPr>
          <w:rFonts w:ascii="Times New Roman" w:eastAsia="Times New Roman" w:hAnsi="Times New Roman" w:cs="Times New Roman"/>
        </w:rPr>
        <w:t xml:space="preserve">assess whether ALIAS-2 is also able to reproduce infants’ looking behaviors across </w:t>
      </w:r>
      <w:r w:rsidR="008A3586">
        <w:rPr>
          <w:rFonts w:ascii="Times New Roman" w:eastAsia="Times New Roman" w:hAnsi="Times New Roman" w:cs="Times New Roman"/>
        </w:rPr>
        <w:t xml:space="preserve">the various experiments and conditions in Skerry et al. (2013); </w:t>
      </w:r>
      <w:r w:rsidR="005E76CA">
        <w:rPr>
          <w:rFonts w:ascii="Times New Roman" w:eastAsia="Times New Roman" w:hAnsi="Times New Roman" w:cs="Times New Roman"/>
        </w:rPr>
        <w:t>this</w:t>
      </w:r>
      <w:ins w:id="1090" w:author="Benton, Deon" w:date="2026-05-07T13:50:00Z" w16du:dateUtc="2026-05-07T18:50:00Z">
        <w:r w:rsidR="002024D6">
          <w:rPr>
            <w:rFonts w:ascii="Times New Roman" w:eastAsia="Times New Roman" w:hAnsi="Times New Roman" w:cs="Times New Roman"/>
          </w:rPr>
          <w:t xml:space="preserve"> version of ALIAS</w:t>
        </w:r>
      </w:ins>
      <w:r w:rsidR="005E76CA">
        <w:rPr>
          <w:rFonts w:ascii="Times New Roman" w:eastAsia="Times New Roman" w:hAnsi="Times New Roman" w:cs="Times New Roman"/>
        </w:rPr>
        <w:t xml:space="preserve"> omits </w:t>
      </w:r>
      <w:r w:rsidR="005E76CA">
        <w:rPr>
          <w:rFonts w:ascii="Times New Roman" w:eastAsia="Times New Roman" w:hAnsi="Times New Roman" w:cs="Times New Roman"/>
        </w:rPr>
        <w:lastRenderedPageBreak/>
        <w:t>differential obstacle salience.</w:t>
      </w:r>
      <w:r w:rsidR="00140894">
        <w:rPr>
          <w:rFonts w:ascii="Times New Roman" w:eastAsia="Times New Roman" w:hAnsi="Times New Roman" w:cs="Times New Roman"/>
        </w:rPr>
        <w:t xml:space="preserve"> </w:t>
      </w:r>
      <w:r w:rsidR="008A3586">
        <w:rPr>
          <w:rFonts w:ascii="Times New Roman" w:eastAsia="Times New Roman" w:hAnsi="Times New Roman" w:cs="Times New Roman"/>
        </w:rPr>
        <w:t xml:space="preserve">If this model also succeeds in accounting for </w:t>
      </w:r>
      <w:r w:rsidR="00E41CBF">
        <w:rPr>
          <w:rFonts w:ascii="Times New Roman" w:eastAsia="Times New Roman" w:hAnsi="Times New Roman" w:cs="Times New Roman"/>
        </w:rPr>
        <w:t>infants’</w:t>
      </w:r>
      <w:r w:rsidR="00E86DAC">
        <w:rPr>
          <w:rFonts w:ascii="Times New Roman" w:eastAsia="Times New Roman" w:hAnsi="Times New Roman" w:cs="Times New Roman"/>
        </w:rPr>
        <w:t xml:space="preserve"> overall pattern of looking, </w:t>
      </w:r>
      <w:r w:rsidR="008A3586">
        <w:rPr>
          <w:rFonts w:ascii="Times New Roman" w:eastAsia="Times New Roman" w:hAnsi="Times New Roman" w:cs="Times New Roman"/>
        </w:rPr>
        <w:t>then this would suggest that associative learning alone is sufficient to</w:t>
      </w:r>
      <w:r w:rsidR="00F10B23">
        <w:rPr>
          <w:rFonts w:ascii="Times New Roman" w:eastAsia="Times New Roman" w:hAnsi="Times New Roman" w:cs="Times New Roman"/>
        </w:rPr>
        <w:t xml:space="preserve"> explain Skerry et al.’s (2013) findings.</w:t>
      </w:r>
      <w:r w:rsidR="008A3586">
        <w:rPr>
          <w:rFonts w:ascii="Times New Roman" w:eastAsia="Times New Roman" w:hAnsi="Times New Roman" w:cs="Times New Roman"/>
        </w:rPr>
        <w:t xml:space="preserve"> </w:t>
      </w:r>
      <w:r w:rsidR="00E86DAC">
        <w:rPr>
          <w:rFonts w:ascii="Times New Roman" w:eastAsia="Times New Roman" w:hAnsi="Times New Roman" w:cs="Times New Roman"/>
        </w:rPr>
        <w:t xml:space="preserve">Figure 22 shows the </w:t>
      </w:r>
      <w:r w:rsidR="00792E0A">
        <w:rPr>
          <w:rFonts w:ascii="Times New Roman" w:eastAsia="Times New Roman" w:hAnsi="Times New Roman" w:cs="Times New Roman"/>
        </w:rPr>
        <w:t>performance of this model. As was true for ALIAS, networks in the Experimental condition of the Effective Action condition produced greater error to the Inefficient test event than to the Efficient one</w:t>
      </w:r>
      <w:r w:rsidR="007C1677">
        <w:rPr>
          <w:rFonts w:ascii="Times New Roman" w:eastAsia="Times New Roman" w:hAnsi="Times New Roman" w:cs="Times New Roman"/>
        </w:rPr>
        <w:t xml:space="preserve">, whereas networks in this condition’s Control condition as well as those in either the Ineffective condition or No Training condition </w:t>
      </w:r>
      <w:r w:rsidR="00083DB5">
        <w:rPr>
          <w:rFonts w:ascii="Times New Roman" w:eastAsia="Times New Roman" w:hAnsi="Times New Roman" w:cs="Times New Roman"/>
        </w:rPr>
        <w:t xml:space="preserve">produced about equivalent error to both test events. </w:t>
      </w:r>
      <w:r w:rsidR="007C1677">
        <w:rPr>
          <w:rFonts w:ascii="Times New Roman" w:eastAsia="Times New Roman" w:hAnsi="Times New Roman" w:cs="Times New Roman"/>
        </w:rPr>
        <w:t xml:space="preserve">Together, these results suggest that associative learning alone is sufficient to </w:t>
      </w:r>
      <w:r w:rsidR="00C76829">
        <w:rPr>
          <w:rFonts w:ascii="Times New Roman" w:eastAsia="Times New Roman" w:hAnsi="Times New Roman" w:cs="Times New Roman"/>
        </w:rPr>
        <w:t xml:space="preserve">account for </w:t>
      </w:r>
      <w:r w:rsidR="00750DFD">
        <w:rPr>
          <w:rFonts w:ascii="Times New Roman" w:eastAsia="Times New Roman" w:hAnsi="Times New Roman" w:cs="Times New Roman"/>
        </w:rPr>
        <w:t>all of the data</w:t>
      </w:r>
      <w:r w:rsidR="00C76829">
        <w:rPr>
          <w:rFonts w:ascii="Times New Roman" w:eastAsia="Times New Roman" w:hAnsi="Times New Roman" w:cs="Times New Roman"/>
        </w:rPr>
        <w:t xml:space="preserve"> in Skerry et al. (2013); assumptions about differential obstacle salience</w:t>
      </w:r>
      <w:r w:rsidR="00750DFD">
        <w:rPr>
          <w:rFonts w:ascii="Times New Roman" w:eastAsia="Times New Roman" w:hAnsi="Times New Roman" w:cs="Times New Roman"/>
        </w:rPr>
        <w:t>, at least here,</w:t>
      </w:r>
      <w:r w:rsidR="00C76829">
        <w:rPr>
          <w:rFonts w:ascii="Times New Roman" w:eastAsia="Times New Roman" w:hAnsi="Times New Roman" w:cs="Times New Roman"/>
        </w:rPr>
        <w:t xml:space="preserve"> are not</w:t>
      </w:r>
      <w:r w:rsidR="00A633C6">
        <w:rPr>
          <w:rFonts w:ascii="Times New Roman" w:eastAsia="Times New Roman" w:hAnsi="Times New Roman" w:cs="Times New Roman"/>
        </w:rPr>
        <w:t xml:space="preserve"> additionally</w:t>
      </w:r>
      <w:r w:rsidR="00C76829">
        <w:rPr>
          <w:rFonts w:ascii="Times New Roman" w:eastAsia="Times New Roman" w:hAnsi="Times New Roman" w:cs="Times New Roman"/>
        </w:rPr>
        <w:t xml:space="preserve"> needed.</w:t>
      </w:r>
      <w:r w:rsidR="007C1677">
        <w:rPr>
          <w:rFonts w:ascii="Times New Roman" w:eastAsia="Times New Roman" w:hAnsi="Times New Roman" w:cs="Times New Roman"/>
        </w:rPr>
        <w:t xml:space="preserve"> </w:t>
      </w:r>
    </w:p>
    <w:p w14:paraId="3ED0FB8E" w14:textId="36F35406" w:rsidR="00E41CBF" w:rsidRDefault="00E41CBF" w:rsidP="0014089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Taken together, the results from this simulation indicate that </w:t>
      </w:r>
      <w:r w:rsidR="00886AA5">
        <w:rPr>
          <w:rFonts w:ascii="Times New Roman" w:eastAsia="Times New Roman" w:hAnsi="Times New Roman" w:cs="Times New Roman"/>
        </w:rPr>
        <w:t>ALIAS can be extended to explain</w:t>
      </w:r>
      <w:r w:rsidR="00750DFD">
        <w:rPr>
          <w:rFonts w:ascii="Times New Roman" w:eastAsia="Times New Roman" w:hAnsi="Times New Roman" w:cs="Times New Roman"/>
        </w:rPr>
        <w:t xml:space="preserve"> the looking behavior of pre-reaching infants in Skerry et al. (2013). </w:t>
      </w:r>
      <w:r w:rsidR="00C94CF9">
        <w:rPr>
          <w:rFonts w:ascii="Times New Roman" w:eastAsia="Times New Roman" w:hAnsi="Times New Roman" w:cs="Times New Roman"/>
        </w:rPr>
        <w:t>There are three findings from this simulation that are particularly noteworthy. The first is that these results indicate</w:t>
      </w:r>
      <w:r w:rsidR="00CE2846">
        <w:rPr>
          <w:rFonts w:ascii="Times New Roman" w:eastAsia="Times New Roman" w:hAnsi="Times New Roman" w:cs="Times New Roman"/>
        </w:rPr>
        <w:t xml:space="preserve"> that ALIAS can overcome its limited</w:t>
      </w:r>
      <w:r w:rsidR="00301DF4">
        <w:rPr>
          <w:rFonts w:ascii="Times New Roman" w:eastAsia="Times New Roman" w:hAnsi="Times New Roman" w:cs="Times New Roman"/>
        </w:rPr>
        <w:t xml:space="preserve"> pretraining experience with actions to respond like older infants in a Gergely-style experiment if</w:t>
      </w:r>
      <w:r w:rsidR="00757F0B">
        <w:rPr>
          <w:rFonts w:ascii="Times New Roman" w:eastAsia="Times New Roman" w:hAnsi="Times New Roman" w:cs="Times New Roman"/>
        </w:rPr>
        <w:t>,</w:t>
      </w:r>
      <w:r w:rsidR="00301DF4">
        <w:rPr>
          <w:rFonts w:ascii="Times New Roman" w:eastAsia="Times New Roman" w:hAnsi="Times New Roman" w:cs="Times New Roman"/>
        </w:rPr>
        <w:t xml:space="preserve"> during an action phase</w:t>
      </w:r>
      <w:r w:rsidR="00757F0B">
        <w:rPr>
          <w:rFonts w:ascii="Times New Roman" w:eastAsia="Times New Roman" w:hAnsi="Times New Roman" w:cs="Times New Roman"/>
        </w:rPr>
        <w:t>,</w:t>
      </w:r>
      <w:r w:rsidR="00301DF4">
        <w:rPr>
          <w:rFonts w:ascii="Times New Roman" w:eastAsia="Times New Roman" w:hAnsi="Times New Roman" w:cs="Times New Roman"/>
        </w:rPr>
        <w:t xml:space="preserve"> its attention is </w:t>
      </w:r>
      <w:r w:rsidR="00757F0B">
        <w:rPr>
          <w:rFonts w:ascii="Times New Roman" w:eastAsia="Times New Roman" w:hAnsi="Times New Roman" w:cs="Times New Roman"/>
        </w:rPr>
        <w:t>heightened</w:t>
      </w:r>
      <w:r w:rsidR="00301DF4">
        <w:rPr>
          <w:rFonts w:ascii="Times New Roman" w:eastAsia="Times New Roman" w:hAnsi="Times New Roman" w:cs="Times New Roman"/>
        </w:rPr>
        <w:t xml:space="preserve"> sufficiently </w:t>
      </w:r>
      <w:r w:rsidR="00C94CF9">
        <w:rPr>
          <w:rFonts w:ascii="Times New Roman" w:eastAsia="Times New Roman" w:hAnsi="Times New Roman" w:cs="Times New Roman"/>
        </w:rPr>
        <w:t xml:space="preserve">to enable it robustly to encode the geometry and trajectory of its straight reaches. </w:t>
      </w:r>
      <w:r w:rsidR="00301DF4">
        <w:rPr>
          <w:rFonts w:ascii="Times New Roman" w:eastAsia="Times New Roman" w:hAnsi="Times New Roman" w:cs="Times New Roman"/>
        </w:rPr>
        <w:t xml:space="preserve"> </w:t>
      </w:r>
      <w:r w:rsidR="00DB2217">
        <w:rPr>
          <w:rFonts w:ascii="Times New Roman" w:eastAsia="Times New Roman" w:hAnsi="Times New Roman" w:cs="Times New Roman"/>
        </w:rPr>
        <w:t>The second is that, in contrast to Simulations 1 and 2 but like Simulation 4, associative learning alone was sufficient qualitatively to reproduce the full pattern of looking responses in Skerry et al. (2013);</w:t>
      </w:r>
      <w:r w:rsidR="00065F35">
        <w:rPr>
          <w:rFonts w:ascii="Times New Roman" w:eastAsia="Times New Roman" w:hAnsi="Times New Roman" w:cs="Times New Roman"/>
        </w:rPr>
        <w:t xml:space="preserve"> it was not necessary to implement the notion that peripherally located barriers are less salient than centrally located ones.</w:t>
      </w:r>
      <w:r w:rsidR="00761AF7">
        <w:rPr>
          <w:rFonts w:ascii="Times New Roman" w:eastAsia="Times New Roman" w:hAnsi="Times New Roman" w:cs="Times New Roman"/>
        </w:rPr>
        <w:t xml:space="preserve"> </w:t>
      </w:r>
      <w:r w:rsidR="00E70197" w:rsidRPr="00E70197">
        <w:rPr>
          <w:rFonts w:ascii="Times New Roman" w:eastAsia="Times New Roman" w:hAnsi="Times New Roman" w:cs="Times New Roman"/>
        </w:rPr>
        <w:t xml:space="preserve">The third is that ALIAS was only able qualitatively to reproduce infants’ looking behavior in the Effective Action condition when the attentional boost that networks experienced </w:t>
      </w:r>
      <w:r w:rsidR="00E70197">
        <w:rPr>
          <w:rFonts w:ascii="Times New Roman" w:eastAsia="Times New Roman" w:hAnsi="Times New Roman" w:cs="Times New Roman"/>
        </w:rPr>
        <w:t>during the action phase was restricted to that phase</w:t>
      </w:r>
      <w:r w:rsidR="00E70197" w:rsidRPr="00E70197">
        <w:rPr>
          <w:rFonts w:ascii="Times New Roman" w:eastAsia="Times New Roman" w:hAnsi="Times New Roman" w:cs="Times New Roman"/>
        </w:rPr>
        <w:t>; when this boost extended into the habituation phase, the model failed to account for infants’ responses</w:t>
      </w:r>
      <w:r w:rsidR="00E70197">
        <w:rPr>
          <w:rFonts w:ascii="Times New Roman" w:eastAsia="Times New Roman" w:hAnsi="Times New Roman" w:cs="Times New Roman"/>
        </w:rPr>
        <w:t xml:space="preserve">. The </w:t>
      </w:r>
      <w:r w:rsidR="00E70197">
        <w:rPr>
          <w:rFonts w:ascii="Times New Roman" w:eastAsia="Times New Roman" w:hAnsi="Times New Roman" w:cs="Times New Roman"/>
        </w:rPr>
        <w:lastRenderedPageBreak/>
        <w:t>reason for this failure was that</w:t>
      </w:r>
      <w:r w:rsidR="00E70197" w:rsidRPr="00E70197">
        <w:rPr>
          <w:rFonts w:ascii="Times New Roman" w:eastAsia="Times New Roman" w:hAnsi="Times New Roman" w:cs="Times New Roman"/>
        </w:rPr>
        <w:t xml:space="preserve"> </w:t>
      </w:r>
      <w:r w:rsidR="00E70197">
        <w:rPr>
          <w:rFonts w:ascii="Times New Roman" w:eastAsia="Times New Roman" w:hAnsi="Times New Roman" w:cs="Times New Roman"/>
        </w:rPr>
        <w:t>networks</w:t>
      </w:r>
      <w:r w:rsidR="00E70197" w:rsidRPr="00E70197">
        <w:rPr>
          <w:rFonts w:ascii="Times New Roman" w:eastAsia="Times New Roman" w:hAnsi="Times New Roman" w:cs="Times New Roman"/>
        </w:rPr>
        <w:t xml:space="preserve"> formed robust representations of the arced motion shown during habituation that overrode their earlier representations of straight reach trajectories.</w:t>
      </w:r>
      <w:r w:rsidR="00713BAD">
        <w:rPr>
          <w:rFonts w:ascii="Times New Roman" w:eastAsia="Times New Roman" w:hAnsi="Times New Roman" w:cs="Times New Roman"/>
        </w:rPr>
        <w:t xml:space="preserve"> </w:t>
      </w:r>
    </w:p>
    <w:p w14:paraId="6355A229" w14:textId="77777777" w:rsidR="00140894" w:rsidRDefault="00140894" w:rsidP="0036310A">
      <w:pPr>
        <w:spacing w:line="480" w:lineRule="auto"/>
        <w:ind w:firstLine="720"/>
        <w:contextualSpacing/>
        <w:rPr>
          <w:rFonts w:ascii="Times New Roman" w:eastAsia="Times New Roman" w:hAnsi="Times New Roman" w:cs="Times New Roman"/>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2DF471A2" w14:textId="548C69ED" w:rsidR="005D7B8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8A5458">
        <w:rPr>
          <w:rFonts w:ascii="Times New Roman" w:hAnsi="Times New Roman" w:cs="Times New Roman"/>
        </w:rPr>
        <w:t>The main aim of Simulation 4 was to capture the finding that infants</w:t>
      </w:r>
      <w:r w:rsidR="00C37281">
        <w:rPr>
          <w:rFonts w:ascii="Times New Roman" w:hAnsi="Times New Roman" w:cs="Times New Roman"/>
        </w:rPr>
        <w:t xml:space="preserve"> look longer when agents engage in superfluously costly action than when those same agents engage in minimally costly action (e.g., Liu &amp; Spelke, 2017). </w:t>
      </w:r>
      <w:r w:rsidR="00144357">
        <w:rPr>
          <w:rFonts w:ascii="Times New Roman" w:hAnsi="Times New Roman" w:cs="Times New Roman"/>
        </w:rPr>
        <w:t>The results of this simulation showed that networks also</w:t>
      </w:r>
      <w:r>
        <w:rPr>
          <w:rFonts w:ascii="Times New Roman" w:hAnsi="Times New Roman" w:cs="Times New Roman"/>
        </w:rPr>
        <w:t xml:space="preserve"> looked longer at a more costly event than </w:t>
      </w:r>
      <w:r w:rsidR="00144357">
        <w:rPr>
          <w:rFonts w:ascii="Times New Roman" w:hAnsi="Times New Roman" w:cs="Times New Roman"/>
        </w:rPr>
        <w:t xml:space="preserve">they </w:t>
      </w:r>
      <w:r w:rsidR="00742E43">
        <w:rPr>
          <w:rFonts w:ascii="Times New Roman" w:hAnsi="Times New Roman" w:cs="Times New Roman"/>
        </w:rPr>
        <w:t>did at</w:t>
      </w:r>
      <w:r>
        <w:rPr>
          <w:rFonts w:ascii="Times New Roman" w:hAnsi="Times New Roman" w:cs="Times New Roman"/>
        </w:rPr>
        <w:t xml:space="preserve"> a less costly </w:t>
      </w:r>
      <w:r w:rsidR="00C10F72">
        <w:rPr>
          <w:rFonts w:ascii="Times New Roman" w:hAnsi="Times New Roman" w:cs="Times New Roman"/>
        </w:rPr>
        <w:t>one</w:t>
      </w:r>
      <w:r>
        <w:rPr>
          <w:rFonts w:ascii="Times New Roman" w:hAnsi="Times New Roman" w:cs="Times New Roman"/>
        </w:rPr>
        <w:t xml:space="preserve">. This finding is significant because neither the current associative learning account nor the model that instantiated it implements a notion of cost, </w:t>
      </w:r>
      <w:r w:rsidR="00B2442C">
        <w:rPr>
          <w:rFonts w:ascii="Times New Roman" w:hAnsi="Times New Roman" w:cs="Times New Roman"/>
        </w:rPr>
        <w:t xml:space="preserve">utility, efficiency, or action or domain-specific mechanisms such as </w:t>
      </w:r>
      <w:r>
        <w:rPr>
          <w:rFonts w:ascii="Times New Roman" w:hAnsi="Times New Roman" w:cs="Times New Roman"/>
        </w:rPr>
        <w:t xml:space="preserve">a NUC or a teleological stance. This suggests that such principles and domain-specific mechanisms are not necessary to account for infants’ looking behaviors. </w:t>
      </w:r>
      <w:r w:rsidR="00144357">
        <w:rPr>
          <w:rFonts w:ascii="Times New Roman" w:hAnsi="Times New Roman" w:cs="Times New Roman"/>
        </w:rPr>
        <w:t>Instead, these</w:t>
      </w:r>
      <w:r>
        <w:rPr>
          <w:rFonts w:ascii="Times New Roman" w:hAnsi="Times New Roman" w:cs="Times New Roman"/>
        </w:rPr>
        <w:t xml:space="preserve"> </w:t>
      </w:r>
      <w:r w:rsidR="00144357">
        <w:rPr>
          <w:rFonts w:ascii="Times New Roman" w:hAnsi="Times New Roman" w:cs="Times New Roman"/>
        </w:rPr>
        <w:t>results demonstrate that</w:t>
      </w:r>
      <w:r w:rsidR="00EC2DE1">
        <w:rPr>
          <w:rFonts w:ascii="Times New Roman" w:hAnsi="Times New Roman" w:cs="Times New Roman"/>
        </w:rPr>
        <w:t xml:space="preserve"> prior experience with different kinds of actions </w:t>
      </w:r>
      <w:r w:rsidR="00B02D04">
        <w:rPr>
          <w:rFonts w:ascii="Times New Roman" w:hAnsi="Times New Roman" w:cs="Times New Roman"/>
        </w:rPr>
        <w:t xml:space="preserve">and an associative learning mechanism that is sensitive to and detects the relation between and among the low-level, surface features in action events </w:t>
      </w:r>
      <w:r>
        <w:rPr>
          <w:rFonts w:ascii="Times New Roman" w:hAnsi="Times New Roman" w:cs="Times New Roman"/>
        </w:rPr>
        <w:t xml:space="preserve">may be sufficient to explain infants’ looking behaviors in studies </w:t>
      </w:r>
      <w:r w:rsidR="008D0170">
        <w:rPr>
          <w:rFonts w:ascii="Times New Roman" w:hAnsi="Times New Roman" w:cs="Times New Roman"/>
        </w:rPr>
        <w:t>like that by Liu and Spelke (2017)</w:t>
      </w:r>
      <w:r w:rsidR="00B2442C">
        <w:rPr>
          <w:rFonts w:ascii="Times New Roman" w:hAnsi="Times New Roman" w:cs="Times New Roman"/>
        </w:rPr>
        <w:t>, among the others discussed in this paper</w:t>
      </w:r>
      <w:r>
        <w:rPr>
          <w:rFonts w:ascii="Times New Roman" w:hAnsi="Times New Roman" w:cs="Times New Roman"/>
        </w:rPr>
        <w:t>.</w:t>
      </w:r>
      <w:r w:rsidR="00EC2DE1">
        <w:rPr>
          <w:rFonts w:ascii="Times New Roman" w:hAnsi="Times New Roman" w:cs="Times New Roman"/>
        </w:rPr>
        <w:t xml:space="preserve"> </w:t>
      </w:r>
    </w:p>
    <w:p w14:paraId="3FDABE8F" w14:textId="360FA846" w:rsidR="00524642" w:rsidRDefault="00524642" w:rsidP="005D7B83">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 the current</w:t>
      </w:r>
      <w:r w:rsidR="00F25B4E">
        <w:rPr>
          <w:rFonts w:ascii="Times New Roman" w:eastAsia="Times New Roman" w:hAnsi="Times New Roman" w:cs="Times New Roman"/>
        </w:rPr>
        <w:t xml:space="preserve"> series of</w:t>
      </w:r>
      <w:r>
        <w:rPr>
          <w:rFonts w:ascii="Times New Roman" w:eastAsia="Times New Roman" w:hAnsi="Times New Roman" w:cs="Times New Roman"/>
        </w:rPr>
        <w:t xml:space="preserve"> simulations </w:t>
      </w:r>
      <w:r w:rsidR="002D5326">
        <w:rPr>
          <w:rFonts w:ascii="Times New Roman" w:eastAsia="Times New Roman" w:hAnsi="Times New Roman" w:cs="Times New Roman"/>
        </w:rPr>
        <w:t>make a strong case</w:t>
      </w:r>
      <w:r>
        <w:rPr>
          <w:rFonts w:ascii="Times New Roman" w:eastAsia="Times New Roman" w:hAnsi="Times New Roman" w:cs="Times New Roman"/>
        </w:rPr>
        <w:t xml:space="preserve"> </w:t>
      </w:r>
      <w:r w:rsidR="00446A20">
        <w:rPr>
          <w:rFonts w:ascii="Times New Roman" w:eastAsia="Times New Roman" w:hAnsi="Times New Roman" w:cs="Times New Roman"/>
        </w:rPr>
        <w:t>that an associative learning mechanism is sufficient to account for infants’ looking behaviors in studies that assess their action understanding</w:t>
      </w:r>
      <w:r>
        <w:rPr>
          <w:rFonts w:ascii="Times New Roman" w:eastAsia="Times New Roman" w:hAnsi="Times New Roman" w:cs="Times New Roman"/>
        </w:rPr>
        <w:t xml:space="preserve">, </w:t>
      </w:r>
      <w:r w:rsidR="002D5326">
        <w:rPr>
          <w:rFonts w:ascii="Times New Roman" w:eastAsia="Times New Roman" w:hAnsi="Times New Roman" w:cs="Times New Roman"/>
        </w:rPr>
        <w:t>they</w:t>
      </w:r>
      <w:r>
        <w:rPr>
          <w:rFonts w:ascii="Times New Roman" w:eastAsia="Times New Roman" w:hAnsi="Times New Roman" w:cs="Times New Roman"/>
        </w:rPr>
        <w:t xml:space="preserve"> do not</w:t>
      </w:r>
      <w:r w:rsidR="00A66DA7">
        <w:rPr>
          <w:rFonts w:ascii="Times New Roman" w:eastAsia="Times New Roman" w:hAnsi="Times New Roman" w:cs="Times New Roman"/>
        </w:rPr>
        <w:t xml:space="preserve">—and indeed cannot—demonstrate </w:t>
      </w:r>
      <w:r w:rsidR="00446A20">
        <w:rPr>
          <w:rFonts w:ascii="Times New Roman" w:eastAsia="Times New Roman" w:hAnsi="Times New Roman" w:cs="Times New Roman"/>
        </w:rPr>
        <w:t>t</w:t>
      </w:r>
      <w:r>
        <w:rPr>
          <w:rFonts w:ascii="Times New Roman" w:eastAsia="Times New Roman" w:hAnsi="Times New Roman" w:cs="Times New Roman"/>
        </w:rPr>
        <w:t xml:space="preserve">hat infants </w:t>
      </w:r>
      <w:r w:rsidR="00446A20">
        <w:rPr>
          <w:rFonts w:ascii="Times New Roman" w:eastAsia="Times New Roman" w:hAnsi="Times New Roman" w:cs="Times New Roman"/>
        </w:rPr>
        <w:t>lack specialized mechanisms for processing actions</w:t>
      </w:r>
      <w:r w:rsidR="0018749A">
        <w:rPr>
          <w:rFonts w:ascii="Times New Roman" w:eastAsia="Times New Roman" w:hAnsi="Times New Roman" w:cs="Times New Roman"/>
        </w:rPr>
        <w:t xml:space="preserve">. Similarly, the present simulations </w:t>
      </w:r>
      <w:r w:rsidR="003E09D2">
        <w:rPr>
          <w:rFonts w:ascii="Times New Roman" w:eastAsia="Times New Roman" w:hAnsi="Times New Roman" w:cs="Times New Roman"/>
        </w:rPr>
        <w:t>cannot speak to whether associative learning underpins infants’ processing of action sequences in the real world.</w:t>
      </w:r>
      <w:r w:rsidR="000651A7">
        <w:rPr>
          <w:rFonts w:ascii="Times New Roman" w:eastAsia="Times New Roman" w:hAnsi="Times New Roman" w:cs="Times New Roman"/>
        </w:rPr>
        <w:t xml:space="preserve"> Instead,</w:t>
      </w:r>
      <w:r w:rsidR="003E09D2">
        <w:rPr>
          <w:rFonts w:ascii="Times New Roman" w:eastAsia="Times New Roman" w:hAnsi="Times New Roman" w:cs="Times New Roman"/>
        </w:rPr>
        <w:t xml:space="preserve"> the present simulations </w:t>
      </w:r>
      <w:r w:rsidR="000651A7">
        <w:rPr>
          <w:rFonts w:ascii="Times New Roman" w:eastAsia="Times New Roman" w:hAnsi="Times New Roman" w:cs="Times New Roman"/>
        </w:rPr>
        <w:t xml:space="preserve">serve as a </w:t>
      </w:r>
      <w:r w:rsidR="0018749A">
        <w:rPr>
          <w:rFonts w:ascii="Times New Roman" w:eastAsia="Times New Roman" w:hAnsi="Times New Roman" w:cs="Times New Roman"/>
        </w:rPr>
        <w:t xml:space="preserve">proof of concept that associative learning alone </w:t>
      </w:r>
      <w:r w:rsidR="003E09D2">
        <w:rPr>
          <w:rFonts w:ascii="Times New Roman" w:eastAsia="Times New Roman" w:hAnsi="Times New Roman" w:cs="Times New Roman"/>
        </w:rPr>
        <w:t>is</w:t>
      </w:r>
      <w:r w:rsidR="0018749A">
        <w:rPr>
          <w:rFonts w:ascii="Times New Roman" w:eastAsia="Times New Roman" w:hAnsi="Times New Roman" w:cs="Times New Roman"/>
        </w:rPr>
        <w:t xml:space="preserve"> sufficient </w:t>
      </w:r>
      <w:r w:rsidR="003E09D2">
        <w:rPr>
          <w:rFonts w:ascii="Times New Roman" w:eastAsia="Times New Roman" w:hAnsi="Times New Roman" w:cs="Times New Roman"/>
        </w:rPr>
        <w:t>to explain</w:t>
      </w:r>
      <w:r w:rsidR="0018749A">
        <w:rPr>
          <w:rFonts w:ascii="Times New Roman" w:eastAsia="Times New Roman" w:hAnsi="Times New Roman" w:cs="Times New Roman"/>
        </w:rPr>
        <w:t xml:space="preserve"> infants’ looking behaviors </w:t>
      </w:r>
      <w:r w:rsidR="00A4169B">
        <w:rPr>
          <w:rFonts w:ascii="Times New Roman" w:eastAsia="Times New Roman" w:hAnsi="Times New Roman" w:cs="Times New Roman"/>
        </w:rPr>
        <w:t>in VoE studies that assess their action understanding</w:t>
      </w:r>
      <w:r w:rsidR="0018749A">
        <w:rPr>
          <w:rFonts w:ascii="Times New Roman" w:eastAsia="Times New Roman" w:hAnsi="Times New Roman" w:cs="Times New Roman"/>
        </w:rPr>
        <w:t xml:space="preserve">. </w:t>
      </w:r>
    </w:p>
    <w:p w14:paraId="28FC830F" w14:textId="5CE4AE2C" w:rsidR="00E90F00" w:rsidRPr="003764BE" w:rsidRDefault="00E90F00" w:rsidP="00524642">
      <w:pPr>
        <w:spacing w:line="480" w:lineRule="auto"/>
        <w:contextualSpacing/>
        <w:rPr>
          <w:rFonts w:ascii="Times New Roman" w:hAnsi="Times New Roman" w:cs="Times New Roman"/>
        </w:rPr>
      </w:pPr>
      <w:r>
        <w:rPr>
          <w:rFonts w:ascii="Times New Roman" w:eastAsia="Times New Roman" w:hAnsi="Times New Roman" w:cs="Times New Roman"/>
        </w:rPr>
        <w:lastRenderedPageBreak/>
        <w:tab/>
      </w:r>
      <w:r w:rsidR="005D7B83">
        <w:rPr>
          <w:rFonts w:ascii="Times New Roman" w:eastAsia="Times New Roman" w:hAnsi="Times New Roman" w:cs="Times New Roman"/>
        </w:rPr>
        <w:t>The simulations to this point show that associative learning can explain a number of findings in the literature on infant action understanding.</w:t>
      </w:r>
      <w:r w:rsidR="004F629A">
        <w:rPr>
          <w:rFonts w:ascii="Times New Roman" w:eastAsia="Times New Roman" w:hAnsi="Times New Roman" w:cs="Times New Roman"/>
        </w:rPr>
        <w:t xml:space="preserve"> </w:t>
      </w:r>
      <w:r w:rsidR="00D66F22">
        <w:rPr>
          <w:rFonts w:ascii="Times New Roman" w:eastAsia="Times New Roman" w:hAnsi="Times New Roman" w:cs="Times New Roman"/>
        </w:rPr>
        <w:t>But</w:t>
      </w:r>
      <w:r w:rsidR="004F629A">
        <w:rPr>
          <w:rFonts w:ascii="Times New Roman" w:eastAsia="Times New Roman" w:hAnsi="Times New Roman" w:cs="Times New Roman"/>
        </w:rPr>
        <w:t xml:space="preserve"> </w:t>
      </w:r>
      <w:r w:rsidR="004F629A">
        <w:rPr>
          <w:rFonts w:ascii="Times New Roman" w:eastAsia="Times New Roman" w:hAnsi="Times New Roman" w:cs="Times New Roman"/>
          <w:i/>
          <w:iCs/>
        </w:rPr>
        <w:t xml:space="preserve">that </w:t>
      </w:r>
      <w:r w:rsidR="004F629A">
        <w:rPr>
          <w:rFonts w:ascii="Times New Roman" w:eastAsia="Times New Roman" w:hAnsi="Times New Roman" w:cs="Times New Roman"/>
        </w:rPr>
        <w:t>associative learning</w:t>
      </w:r>
      <w:r w:rsidR="00A07C5F">
        <w:rPr>
          <w:rFonts w:ascii="Times New Roman" w:eastAsia="Times New Roman" w:hAnsi="Times New Roman" w:cs="Times New Roman"/>
        </w:rPr>
        <w:t>,</w:t>
      </w:r>
      <w:r w:rsidR="004F629A">
        <w:rPr>
          <w:rFonts w:ascii="Times New Roman" w:eastAsia="Times New Roman" w:hAnsi="Times New Roman" w:cs="Times New Roman"/>
        </w:rPr>
        <w:t xml:space="preserve"> combined with real-world experience with curved and linear actions</w:t>
      </w:r>
      <w:r w:rsidR="00A07C5F">
        <w:rPr>
          <w:rFonts w:ascii="Times New Roman" w:eastAsia="Times New Roman" w:hAnsi="Times New Roman" w:cs="Times New Roman"/>
        </w:rPr>
        <w:t>, reproduces infants’ looking behaviors</w:t>
      </w:r>
      <w:r w:rsidR="004F629A">
        <w:rPr>
          <w:rFonts w:ascii="Times New Roman" w:eastAsia="Times New Roman" w:hAnsi="Times New Roman" w:cs="Times New Roman"/>
        </w:rPr>
        <w:t xml:space="preserve"> says little about the precise nature of that learning. </w:t>
      </w:r>
      <w:r w:rsidR="005D7B83">
        <w:rPr>
          <w:rFonts w:ascii="Times New Roman" w:eastAsia="Times New Roman" w:hAnsi="Times New Roman" w:cs="Times New Roman"/>
        </w:rPr>
        <w:t xml:space="preserve"> </w:t>
      </w:r>
      <w:r w:rsidR="004F629A">
        <w:rPr>
          <w:rFonts w:ascii="Times New Roman" w:eastAsia="Times New Roman" w:hAnsi="Times New Roman" w:cs="Times New Roman"/>
        </w:rPr>
        <w:t>Put plainly</w:t>
      </w:r>
      <w:r>
        <w:rPr>
          <w:rFonts w:ascii="Times New Roman" w:eastAsia="Times New Roman" w:hAnsi="Times New Roman" w:cs="Times New Roman"/>
        </w:rPr>
        <w:t xml:space="preserve">, it </w:t>
      </w:r>
      <w:r w:rsidR="004F629A">
        <w:rPr>
          <w:rFonts w:ascii="Times New Roman" w:eastAsia="Times New Roman" w:hAnsi="Times New Roman" w:cs="Times New Roman"/>
        </w:rPr>
        <w:t>is unresolved</w:t>
      </w:r>
      <w:r>
        <w:rPr>
          <w:rFonts w:ascii="Times New Roman" w:eastAsia="Times New Roman" w:hAnsi="Times New Roman" w:cs="Times New Roman"/>
        </w:rPr>
        <w:t xml:space="preserve"> how associative learning operated in the model to enable it to capture </w:t>
      </w:r>
      <w:r w:rsidR="001E5A5F">
        <w:rPr>
          <w:rFonts w:ascii="Times New Roman" w:eastAsia="Times New Roman" w:hAnsi="Times New Roman" w:cs="Times New Roman"/>
        </w:rPr>
        <w:t>infants’ looking behaviors in some Gergely-style studies</w:t>
      </w:r>
      <w:r>
        <w:rPr>
          <w:rFonts w:ascii="Times New Roman" w:eastAsia="Times New Roman" w:hAnsi="Times New Roman" w:cs="Times New Roman"/>
        </w:rPr>
        <w:t xml:space="preserve">.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99EDF4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The simulations</w:t>
      </w:r>
      <w:r w:rsidR="00F405B0">
        <w:rPr>
          <w:rFonts w:ascii="Times New Roman" w:hAnsi="Times New Roman" w:cs="Times New Roman"/>
        </w:rPr>
        <w:t xml:space="preserve"> </w:t>
      </w:r>
      <w:r w:rsidR="008418FE">
        <w:rPr>
          <w:rFonts w:ascii="Times New Roman" w:hAnsi="Times New Roman" w:cs="Times New Roman"/>
        </w:rPr>
        <w:t>thus far</w:t>
      </w:r>
      <w:r w:rsidR="00F405B0">
        <w:rPr>
          <w:rFonts w:ascii="Times New Roman" w:hAnsi="Times New Roman" w:cs="Times New Roman"/>
        </w:rPr>
        <w:t xml:space="preserve"> suggest that real-world experience with straight and curved motion</w:t>
      </w:r>
      <w:r w:rsidR="002C73D9">
        <w:rPr>
          <w:rFonts w:ascii="Times New Roman" w:hAnsi="Times New Roman" w:cs="Times New Roman"/>
        </w:rPr>
        <w:t>,</w:t>
      </w:r>
      <w:r w:rsidR="00F405B0">
        <w:rPr>
          <w:rFonts w:ascii="Times New Roman" w:hAnsi="Times New Roman" w:cs="Times New Roman"/>
        </w:rPr>
        <w:t xml:space="preserve"> combined with online</w:t>
      </w:r>
      <w:r w:rsidRPr="00053B11">
        <w:rPr>
          <w:rFonts w:ascii="Times New Roman" w:hAnsi="Times New Roman" w:cs="Times New Roman"/>
        </w:rPr>
        <w:t xml:space="preserve"> </w:t>
      </w:r>
      <w:r w:rsidR="00F405B0">
        <w:rPr>
          <w:rFonts w:ascii="Times New Roman" w:hAnsi="Times New Roman" w:cs="Times New Roman"/>
        </w:rPr>
        <w:t>associative learning</w:t>
      </w:r>
      <w:r w:rsidR="002C73D9">
        <w:rPr>
          <w:rFonts w:ascii="Times New Roman" w:hAnsi="Times New Roman" w:cs="Times New Roman"/>
        </w:rPr>
        <w:t>,</w:t>
      </w:r>
      <w:r w:rsidRPr="00053B11">
        <w:rPr>
          <w:rFonts w:ascii="Times New Roman" w:hAnsi="Times New Roman" w:cs="Times New Roman"/>
        </w:rPr>
        <w:t xml:space="preserve"> can explain infants’ looking behavior in </w:t>
      </w:r>
      <w:r w:rsidR="00F405B0">
        <w:rPr>
          <w:rFonts w:ascii="Times New Roman" w:hAnsi="Times New Roman" w:cs="Times New Roman"/>
        </w:rPr>
        <w:t xml:space="preserve">VoE </w:t>
      </w:r>
      <w:r w:rsidRPr="00053B11">
        <w:rPr>
          <w:rFonts w:ascii="Times New Roman" w:hAnsi="Times New Roman" w:cs="Times New Roman"/>
        </w:rPr>
        <w:t xml:space="preserve">studies </w:t>
      </w:r>
      <w:r w:rsidR="00803AC9">
        <w:rPr>
          <w:rFonts w:ascii="Times New Roman" w:hAnsi="Times New Roman" w:cs="Times New Roman"/>
        </w:rPr>
        <w:t>that use the</w:t>
      </w:r>
      <w:r w:rsidRPr="00053B11">
        <w:rPr>
          <w:rFonts w:ascii="Times New Roman" w:hAnsi="Times New Roman" w:cs="Times New Roman"/>
        </w:rPr>
        <w:t xml:space="preserve"> Gergely paradigm. </w:t>
      </w:r>
      <w:r w:rsidR="008418FE">
        <w:rPr>
          <w:rFonts w:ascii="Times New Roman" w:hAnsi="Times New Roman" w:cs="Times New Roman"/>
        </w:rPr>
        <w:t xml:space="preserve">However, </w:t>
      </w:r>
      <w:r w:rsidR="002C73D9" w:rsidRPr="002C73D9">
        <w:rPr>
          <w:rFonts w:ascii="Times New Roman" w:hAnsi="Times New Roman" w:cs="Times New Roman"/>
        </w:rPr>
        <w:t>the fact that</w:t>
      </w:r>
      <w:r w:rsidR="00636098">
        <w:rPr>
          <w:rFonts w:ascii="Times New Roman" w:hAnsi="Times New Roman" w:cs="Times New Roman"/>
        </w:rPr>
        <w:t xml:space="preserve"> associative learning mechanism </w:t>
      </w:r>
      <w:r w:rsidR="002C73D9">
        <w:rPr>
          <w:rFonts w:ascii="Times New Roman" w:hAnsi="Times New Roman" w:cs="Times New Roman"/>
        </w:rPr>
        <w:t>captured</w:t>
      </w:r>
      <w:r w:rsidR="00636098">
        <w:rPr>
          <w:rFonts w:ascii="Times New Roman" w:hAnsi="Times New Roman" w:cs="Times New Roman"/>
        </w:rPr>
        <w:t xml:space="preserve"> the current set of findings </w:t>
      </w:r>
      <w:r w:rsidR="00D66F22">
        <w:rPr>
          <w:rFonts w:ascii="Times New Roman" w:hAnsi="Times New Roman" w:cs="Times New Roman"/>
        </w:rPr>
        <w:t>is silent about</w:t>
      </w:r>
      <w:r w:rsidR="002C73D9">
        <w:rPr>
          <w:rFonts w:ascii="Times New Roman" w:hAnsi="Times New Roman" w:cs="Times New Roman"/>
        </w:rPr>
        <w:t xml:space="preserve"> how this process enabled the model to do so</w:t>
      </w:r>
      <w:r w:rsidR="006A5B68">
        <w:rPr>
          <w:rFonts w:ascii="Times New Roman" w:hAnsi="Times New Roman" w:cs="Times New Roman"/>
        </w:rPr>
        <w:t>.</w:t>
      </w:r>
      <w:r w:rsidR="00C4444B">
        <w:rPr>
          <w:rFonts w:ascii="Times New Roman" w:hAnsi="Times New Roman" w:cs="Times New Roman"/>
        </w:rPr>
        <w:t xml:space="preserve"> </w:t>
      </w:r>
      <w:r w:rsidR="00D66F22">
        <w:rPr>
          <w:rFonts w:ascii="Times New Roman" w:hAnsi="Times New Roman" w:cs="Times New Roman"/>
        </w:rPr>
        <w:t>Yet, e</w:t>
      </w:r>
      <w:r w:rsidR="00F72C4A">
        <w:rPr>
          <w:rFonts w:ascii="Times New Roman" w:hAnsi="Times New Roman" w:cs="Times New Roman"/>
        </w:rPr>
        <w:t>lucidating how the model captured infants’ looking behaviors is important because</w:t>
      </w:r>
      <w:r w:rsidR="007109FF">
        <w:rPr>
          <w:rFonts w:ascii="Times New Roman" w:hAnsi="Times New Roman" w:cs="Times New Roman"/>
        </w:rPr>
        <w:t xml:space="preserve"> it can provide meaningful</w:t>
      </w:r>
      <w:r w:rsidR="003F7FD9">
        <w:rPr>
          <w:rFonts w:ascii="Times New Roman" w:hAnsi="Times New Roman" w:cs="Times New Roman"/>
        </w:rPr>
        <w:t xml:space="preserve"> insight into how</w:t>
      </w:r>
      <w:r w:rsidR="00C4444B">
        <w:rPr>
          <w:rFonts w:ascii="Times New Roman" w:hAnsi="Times New Roman" w:cs="Times New Roman"/>
        </w:rPr>
        <w:t xml:space="preserve"> associative learning might operate in infants’ minds</w:t>
      </w:r>
      <w:r w:rsidR="00A168A9">
        <w:rPr>
          <w:rFonts w:ascii="Times New Roman" w:hAnsi="Times New Roman" w:cs="Times New Roman"/>
        </w:rPr>
        <w:t xml:space="preserve"> to support action processing</w:t>
      </w:r>
      <w:r w:rsidR="00C4444B">
        <w:rPr>
          <w:rFonts w:ascii="Times New Roman" w:hAnsi="Times New Roman" w:cs="Times New Roman"/>
        </w:rPr>
        <w:t>.</w:t>
      </w:r>
      <w:r w:rsidR="00111B8C">
        <w:rPr>
          <w:rFonts w:ascii="Times New Roman" w:hAnsi="Times New Roman" w:cs="Times New Roman"/>
        </w:rPr>
        <w:t xml:space="preserve"> </w:t>
      </w:r>
      <w:r w:rsidR="00C4444B">
        <w:rPr>
          <w:rFonts w:ascii="Times New Roman" w:hAnsi="Times New Roman" w:cs="Times New Roman"/>
        </w:rPr>
        <w:t xml:space="preserve"> </w:t>
      </w:r>
      <w:r>
        <w:rPr>
          <w:rFonts w:ascii="Times New Roman" w:hAnsi="Times New Roman" w:cs="Times New Roman"/>
        </w:rPr>
        <w:t xml:space="preserve">One way to </w:t>
      </w:r>
      <w:r w:rsidR="00111B8C">
        <w:rPr>
          <w:rFonts w:ascii="Times New Roman" w:hAnsi="Times New Roman" w:cs="Times New Roman"/>
        </w:rPr>
        <w:t xml:space="preserve">get insight into how the current model was able to reproduce infants’ looking </w:t>
      </w:r>
      <w:r w:rsidR="00751CE3">
        <w:rPr>
          <w:rFonts w:ascii="Times New Roman" w:hAnsi="Times New Roman" w:cs="Times New Roman"/>
        </w:rPr>
        <w:t>responses</w:t>
      </w:r>
      <w:r w:rsidR="00055CAF">
        <w:rPr>
          <w:rFonts w:ascii="Times New Roman" w:hAnsi="Times New Roman" w:cs="Times New Roman"/>
        </w:rPr>
        <w:t xml:space="preserve"> through associative learning</w:t>
      </w:r>
      <w:r w:rsidR="00751CE3">
        <w:rPr>
          <w:rFonts w:ascii="Times New Roman" w:hAnsi="Times New Roman" w:cs="Times New Roman"/>
        </w:rPr>
        <w:t xml:space="preserve"> is</w:t>
      </w:r>
      <w:r>
        <w:rPr>
          <w:rFonts w:ascii="Times New Roman" w:hAnsi="Times New Roman" w:cs="Times New Roman"/>
        </w:rPr>
        <w:t xml:space="preserve"> to consider how </w:t>
      </w:r>
      <w:r w:rsidR="002267AD">
        <w:rPr>
          <w:rFonts w:ascii="Times New Roman" w:hAnsi="Times New Roman" w:cs="Times New Roman"/>
        </w:rPr>
        <w:t>it</w:t>
      </w:r>
      <w:r>
        <w:rPr>
          <w:rFonts w:ascii="Times New Roman" w:hAnsi="Times New Roman" w:cs="Times New Roman"/>
        </w:rPr>
        <w:t xml:space="preserve"> </w:t>
      </w:r>
      <w:r w:rsidR="00C4444B">
        <w:rPr>
          <w:rFonts w:ascii="Times New Roman" w:hAnsi="Times New Roman" w:cs="Times New Roman"/>
        </w:rPr>
        <w:t>processed and linked the</w:t>
      </w:r>
      <w:r w:rsidR="0008747D">
        <w:rPr>
          <w:rFonts w:ascii="Times New Roman" w:hAnsi="Times New Roman" w:cs="Times New Roman"/>
        </w:rPr>
        <w:t xml:space="preserve"> various surface features </w:t>
      </w:r>
      <w:r w:rsidR="00C4444B">
        <w:rPr>
          <w:rFonts w:ascii="Times New Roman" w:hAnsi="Times New Roman" w:cs="Times New Roman"/>
        </w:rPr>
        <w:t>across the different phases of the simulation</w:t>
      </w:r>
      <w:r w:rsidR="0008747D">
        <w:rPr>
          <w:rFonts w:ascii="Times New Roman" w:hAnsi="Times New Roman" w:cs="Times New Roman"/>
        </w:rPr>
        <w:t xml:space="preserve">. </w:t>
      </w:r>
      <w:r>
        <w:rPr>
          <w:rFonts w:ascii="Times New Roman" w:hAnsi="Times New Roman" w:cs="Times New Roman"/>
        </w:rPr>
        <w:t xml:space="preserve"> </w:t>
      </w:r>
      <w:r w:rsidR="00726B6A">
        <w:rPr>
          <w:rFonts w:ascii="Times New Roman" w:hAnsi="Times New Roman" w:cs="Times New Roman"/>
        </w:rPr>
        <w:t xml:space="preserve">Given </w:t>
      </w:r>
      <w:r w:rsidR="00C72C3C">
        <w:rPr>
          <w:rFonts w:ascii="Times New Roman" w:hAnsi="Times New Roman" w:cs="Times New Roman"/>
        </w:rPr>
        <w:t>that the study</w:t>
      </w:r>
      <w:r w:rsidR="00726B6A">
        <w:rPr>
          <w:rFonts w:ascii="Times New Roman" w:hAnsi="Times New Roman" w:cs="Times New Roman"/>
        </w:rPr>
        <w:t xml:space="preserve"> by Gergely et al. (1995) </w:t>
      </w:r>
      <w:r w:rsidR="00C72C3C">
        <w:rPr>
          <w:rFonts w:ascii="Times New Roman" w:hAnsi="Times New Roman" w:cs="Times New Roman"/>
        </w:rPr>
        <w:t>laid the foundation for this line of research</w:t>
      </w:r>
      <w:r w:rsidR="00726B6A">
        <w:rPr>
          <w:rFonts w:ascii="Times New Roman" w:hAnsi="Times New Roman" w:cs="Times New Roman"/>
        </w:rPr>
        <w:t xml:space="preserve">, </w:t>
      </w:r>
      <w:r w:rsidR="00C72C3C">
        <w:rPr>
          <w:rFonts w:ascii="Times New Roman" w:hAnsi="Times New Roman" w:cs="Times New Roman"/>
        </w:rPr>
        <w:t>I provide a detailed account of how the model</w:t>
      </w:r>
      <w:r w:rsidR="00CA1909">
        <w:rPr>
          <w:rFonts w:ascii="Times New Roman" w:hAnsi="Times New Roman" w:cs="Times New Roman"/>
        </w:rPr>
        <w:t xml:space="preserve"> </w:t>
      </w:r>
      <w:r w:rsidR="00C72C3C">
        <w:rPr>
          <w:rFonts w:ascii="Times New Roman" w:hAnsi="Times New Roman" w:cs="Times New Roman"/>
        </w:rPr>
        <w:t>reproduced infants’ looking behavior in that study</w:t>
      </w:r>
      <w:r w:rsidR="00726B6A">
        <w:rPr>
          <w:rFonts w:ascii="Times New Roman" w:hAnsi="Times New Roman" w:cs="Times New Roman"/>
        </w:rPr>
        <w:t xml:space="preserve">. </w:t>
      </w:r>
      <w:r w:rsidR="00963ACE">
        <w:rPr>
          <w:rFonts w:ascii="Times New Roman" w:hAnsi="Times New Roman" w:cs="Times New Roman"/>
        </w:rPr>
        <w:t>I conclude this section by</w:t>
      </w:r>
      <w:r w:rsidR="00FA18D9">
        <w:rPr>
          <w:rFonts w:ascii="Times New Roman" w:hAnsi="Times New Roman" w:cs="Times New Roman"/>
        </w:rPr>
        <w:t xml:space="preserve"> briefly</w:t>
      </w:r>
      <w:r w:rsidR="00963ACE">
        <w:rPr>
          <w:rFonts w:ascii="Times New Roman" w:hAnsi="Times New Roman" w:cs="Times New Roman"/>
        </w:rPr>
        <w:t xml:space="preserve"> discussing how </w:t>
      </w:r>
      <w:r w:rsidR="00CA1909">
        <w:rPr>
          <w:rFonts w:ascii="Times New Roman" w:hAnsi="Times New Roman" w:cs="Times New Roman"/>
        </w:rPr>
        <w:t>those principles</w:t>
      </w:r>
      <w:r w:rsidR="00963ACE">
        <w:rPr>
          <w:rFonts w:ascii="Times New Roman" w:hAnsi="Times New Roman" w:cs="Times New Roman"/>
        </w:rPr>
        <w:t xml:space="preserve"> </w:t>
      </w:r>
      <w:r w:rsidR="00A07C5F">
        <w:rPr>
          <w:rFonts w:ascii="Times New Roman" w:hAnsi="Times New Roman" w:cs="Times New Roman"/>
        </w:rPr>
        <w:t xml:space="preserve">extend to </w:t>
      </w:r>
      <w:r w:rsidR="00751CE3">
        <w:rPr>
          <w:rFonts w:ascii="Times New Roman" w:hAnsi="Times New Roman" w:cs="Times New Roman"/>
        </w:rPr>
        <w:t xml:space="preserve">capture </w:t>
      </w:r>
      <w:r w:rsidR="00CA1909">
        <w:rPr>
          <w:rFonts w:ascii="Times New Roman" w:hAnsi="Times New Roman" w:cs="Times New Roman"/>
        </w:rPr>
        <w:t>the remaining findings.</w:t>
      </w:r>
    </w:p>
    <w:p w14:paraId="177F25EF" w14:textId="7025E54E" w:rsidR="00784BE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w:t>
      </w:r>
      <w:r w:rsidR="00155A19">
        <w:rPr>
          <w:rFonts w:ascii="Times New Roman" w:hAnsi="Times New Roman" w:cs="Times New Roman"/>
        </w:rPr>
        <w:t>At the beginning of this phase, the</w:t>
      </w:r>
      <w:r>
        <w:rPr>
          <w:rFonts w:ascii="Times New Roman" w:hAnsi="Times New Roman" w:cs="Times New Roman"/>
        </w:rPr>
        <w:t xml:space="preserve"> network is presented with an action event</w:t>
      </w:r>
      <w:r w:rsidR="00512C62">
        <w:rPr>
          <w:rFonts w:ascii="Times New Roman" w:hAnsi="Times New Roman" w:cs="Times New Roman"/>
        </w:rPr>
        <w:t>. This event is</w:t>
      </w:r>
      <w:r>
        <w:rPr>
          <w:rFonts w:ascii="Times New Roman" w:hAnsi="Times New Roman" w:cs="Times New Roman"/>
        </w:rPr>
        <w:t xml:space="preserve"> encoded as a pattern of activation across different input groups (e.g., Object Left and Right, Barrier Location, Barrier </w:t>
      </w:r>
      <w:r>
        <w:rPr>
          <w:rFonts w:ascii="Times New Roman" w:hAnsi="Times New Roman" w:cs="Times New Roman"/>
        </w:rPr>
        <w:lastRenderedPageBreak/>
        <w:t xml:space="preserve">Position, etc.). These events correspond to situations in which one object or animate entity moves along either a straight or curved path to reach a second object or animate entity. This pattern of activation is then propagated to the hidden layer via the weights that connect each of the input groups to the hidden layer. At the beginning of training, this pattern of </w:t>
      </w:r>
      <w:r w:rsidR="00CA1909">
        <w:rPr>
          <w:rFonts w:ascii="Times New Roman" w:hAnsi="Times New Roman" w:cs="Times New Roman"/>
        </w:rPr>
        <w:t>activity does</w:t>
      </w:r>
      <w:r w:rsidR="000F566F">
        <w:rPr>
          <w:rFonts w:ascii="Times New Roman" w:hAnsi="Times New Roman" w:cs="Times New Roman"/>
        </w:rPr>
        <w:t xml:space="preserve"> not capture or reflect anything meaningful about the input to the model</w:t>
      </w:r>
      <w:r>
        <w:rPr>
          <w:rFonts w:ascii="Times New Roman" w:hAnsi="Times New Roman" w:cs="Times New Roman"/>
        </w:rPr>
        <w:t xml:space="preserve">. This is because the weights themselves are small, random values. </w:t>
      </w:r>
      <w:r w:rsidR="004B0766">
        <w:rPr>
          <w:rFonts w:ascii="Times New Roman" w:hAnsi="Times New Roman" w:cs="Times New Roman"/>
        </w:rPr>
        <w:t>Despite the fact that this hidden activity has not encoded anything meaningful in the input, it is</w:t>
      </w:r>
      <w:r>
        <w:rPr>
          <w:rFonts w:ascii="Times New Roman" w:hAnsi="Times New Roman" w:cs="Times New Roman"/>
        </w:rPr>
        <w:t xml:space="preserve">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w:t>
      </w:r>
    </w:p>
    <w:p w14:paraId="7FCE0215" w14:textId="4368B212" w:rsidR="003168A7" w:rsidRDefault="00524642" w:rsidP="00784BEC">
      <w:pPr>
        <w:spacing w:line="480" w:lineRule="auto"/>
        <w:ind w:firstLine="720"/>
        <w:contextualSpacing/>
        <w:rPr>
          <w:rFonts w:ascii="Times New Roman" w:hAnsi="Times New Roman" w:cs="Times New Roman"/>
        </w:rPr>
      </w:pPr>
      <w:r>
        <w:rPr>
          <w:rFonts w:ascii="Times New Roman" w:hAnsi="Times New Roman" w:cs="Times New Roman"/>
        </w:rPr>
        <w:t xml:space="preserve">Crucially, the pattern of error that the linear motion events produce over the output groups is different than that produced by the curved motion events. </w:t>
      </w:r>
      <w:r w:rsidR="00CF453E">
        <w:rPr>
          <w:rFonts w:ascii="Times New Roman" w:hAnsi="Times New Roman" w:cs="Times New Roman"/>
        </w:rPr>
        <w:t>One consequence of this is that the</w:t>
      </w:r>
      <w:r>
        <w:rPr>
          <w:rFonts w:ascii="Times New Roman" w:hAnsi="Times New Roman" w:cs="Times New Roman"/>
        </w:rPr>
        <w:t xml:space="preserve"> weight changes will be different for the two action events</w:t>
      </w:r>
      <w:r w:rsidR="00CF453E">
        <w:rPr>
          <w:rFonts w:ascii="Times New Roman" w:hAnsi="Times New Roman" w:cs="Times New Roman"/>
        </w:rPr>
        <w:t>; that is, the distinct error signals will cause the network weights to move in different directions</w:t>
      </w:r>
      <w:r w:rsidR="00A47BB0">
        <w:rPr>
          <w:rFonts w:ascii="Times New Roman" w:hAnsi="Times New Roman" w:cs="Times New Roman"/>
        </w:rPr>
        <w:t xml:space="preserve"> for both events</w:t>
      </w:r>
      <w:r>
        <w:rPr>
          <w:rFonts w:ascii="Times New Roman" w:hAnsi="Times New Roman" w:cs="Times New Roman"/>
        </w:rPr>
        <w:t>.</w:t>
      </w:r>
      <w:r w:rsidR="00CF453E">
        <w:rPr>
          <w:rFonts w:ascii="Times New Roman" w:hAnsi="Times New Roman" w:cs="Times New Roman"/>
        </w:rPr>
        <w:t xml:space="preserve"> Over</w:t>
      </w:r>
      <w:r w:rsidR="005C3341">
        <w:rPr>
          <w:rFonts w:ascii="Times New Roman" w:hAnsi="Times New Roman" w:cs="Times New Roman"/>
        </w:rPr>
        <w:t xml:space="preserve"> </w:t>
      </w:r>
      <w:r w:rsidR="00CF453E">
        <w:rPr>
          <w:rFonts w:ascii="Times New Roman" w:hAnsi="Times New Roman" w:cs="Times New Roman"/>
        </w:rPr>
        <w:t>time, these distinct weight changes lead to distinct</w:t>
      </w:r>
      <w:r w:rsidR="004B0766">
        <w:rPr>
          <w:rFonts w:ascii="Times New Roman" w:hAnsi="Times New Roman" w:cs="Times New Roman"/>
        </w:rPr>
        <w:t xml:space="preserve"> and now meaningful</w:t>
      </w:r>
      <w:r w:rsidR="00CF453E">
        <w:rPr>
          <w:rFonts w:ascii="Times New Roman" w:hAnsi="Times New Roman" w:cs="Times New Roman"/>
        </w:rPr>
        <w:t xml:space="preserve"> hidden representations for both types of motion. </w:t>
      </w:r>
      <w:r w:rsidR="00B05B2B">
        <w:rPr>
          <w:rFonts w:ascii="Times New Roman" w:hAnsi="Times New Roman" w:cs="Times New Roman"/>
        </w:rPr>
        <w:t xml:space="preserve"> </w:t>
      </w:r>
      <w:r w:rsidR="00784BEC">
        <w:rPr>
          <w:rFonts w:ascii="Times New Roman" w:hAnsi="Times New Roman" w:cs="Times New Roman"/>
        </w:rPr>
        <w:t xml:space="preserve">Specifically, </w:t>
      </w:r>
      <w:r>
        <w:rPr>
          <w:rFonts w:ascii="Times New Roman" w:hAnsi="Times New Roman" w:cs="Times New Roman"/>
        </w:rPr>
        <w:t>the network will develop a representation at the hidden layer that</w:t>
      </w:r>
      <w:r w:rsidR="00CF453E">
        <w:rPr>
          <w:rFonts w:ascii="Times New Roman" w:hAnsi="Times New Roman" w:cs="Times New Roman"/>
        </w:rPr>
        <w:t xml:space="preserve"> not only encode</w:t>
      </w:r>
      <w:r w:rsidR="005E1A3E">
        <w:rPr>
          <w:rFonts w:ascii="Times New Roman" w:hAnsi="Times New Roman" w:cs="Times New Roman"/>
        </w:rPr>
        <w:t>s</w:t>
      </w:r>
      <w:r w:rsidR="00CF453E">
        <w:rPr>
          <w:rFonts w:ascii="Times New Roman" w:hAnsi="Times New Roman" w:cs="Times New Roman"/>
        </w:rPr>
        <w:t xml:space="preserve"> information about motion but that</w:t>
      </w:r>
      <w:r>
        <w:rPr>
          <w:rFonts w:ascii="Times New Roman" w:hAnsi="Times New Roman" w:cs="Times New Roman"/>
        </w:rPr>
        <w:t xml:space="preserve"> reflects learned </w:t>
      </w:r>
      <w:r w:rsidR="00CF453E">
        <w:rPr>
          <w:rFonts w:ascii="Times New Roman" w:hAnsi="Times New Roman" w:cs="Times New Roman"/>
        </w:rPr>
        <w:t xml:space="preserve">indirect </w:t>
      </w:r>
      <w:r>
        <w:rPr>
          <w:rFonts w:ascii="Times New Roman" w:hAnsi="Times New Roman" w:cs="Times New Roman"/>
        </w:rPr>
        <w:t>associations between</w:t>
      </w:r>
      <w:r w:rsidR="00CF453E">
        <w:rPr>
          <w:rFonts w:ascii="Times New Roman" w:hAnsi="Times New Roman" w:cs="Times New Roman"/>
        </w:rPr>
        <w:t xml:space="preserve"> and among</w:t>
      </w:r>
      <w:r>
        <w:rPr>
          <w:rFonts w:ascii="Times New Roman" w:hAnsi="Times New Roman" w:cs="Times New Roman"/>
        </w:rPr>
        <w:t xml:space="preserve"> specific surface features.</w:t>
      </w:r>
      <w:r w:rsidR="005E1A3E">
        <w:rPr>
          <w:rFonts w:ascii="Times New Roman" w:hAnsi="Times New Roman" w:cs="Times New Roman"/>
        </w:rPr>
        <w:t xml:space="preserve"> These associations are indirect because they are “routed” through the hidden layer.</w:t>
      </w:r>
      <w:r>
        <w:rPr>
          <w:rFonts w:ascii="Times New Roman" w:hAnsi="Times New Roman" w:cs="Times New Roman"/>
        </w:rPr>
        <w:t xml:space="preserve"> </w:t>
      </w:r>
      <w:r w:rsidR="005E1A3E">
        <w:rPr>
          <w:rFonts w:ascii="Times New Roman" w:hAnsi="Times New Roman" w:cs="Times New Roman"/>
        </w:rPr>
        <w:t>As such</w:t>
      </w:r>
      <w:r>
        <w:rPr>
          <w:rFonts w:ascii="Times New Roman" w:hAnsi="Times New Roman" w:cs="Times New Roman"/>
        </w:rPr>
        <w:t xml:space="preserve">, features in the input (e.g., </w:t>
      </w:r>
      <w:r w:rsidR="005C3341">
        <w:rPr>
          <w:rFonts w:ascii="Times New Roman" w:hAnsi="Times New Roman" w:cs="Times New Roman"/>
        </w:rPr>
        <w:t>Curved Motion</w:t>
      </w:r>
      <w:r>
        <w:rPr>
          <w:rFonts w:ascii="Times New Roman" w:hAnsi="Times New Roman" w:cs="Times New Roman"/>
        </w:rPr>
        <w:t xml:space="preserve">) will </w:t>
      </w:r>
      <w:r w:rsidR="003168A7">
        <w:rPr>
          <w:rFonts w:ascii="Times New Roman" w:hAnsi="Times New Roman" w:cs="Times New Roman"/>
        </w:rPr>
        <w:t>indirectly activate</w:t>
      </w:r>
      <w:r w:rsidR="00005907">
        <w:rPr>
          <w:rFonts w:ascii="Times New Roman" w:hAnsi="Times New Roman" w:cs="Times New Roman"/>
        </w:rPr>
        <w:t xml:space="preserve"> at the output layer</w:t>
      </w:r>
      <w:r w:rsidR="003168A7">
        <w:rPr>
          <w:rFonts w:ascii="Times New Roman" w:hAnsi="Times New Roman" w:cs="Times New Roman"/>
        </w:rPr>
        <w:t xml:space="preserve"> </w:t>
      </w:r>
      <w:r w:rsidR="00005907">
        <w:rPr>
          <w:rFonts w:ascii="Times New Roman" w:hAnsi="Times New Roman" w:cs="Times New Roman"/>
        </w:rPr>
        <w:t>the features with which they were associated during training</w:t>
      </w:r>
      <w:r w:rsidR="005C3341">
        <w:rPr>
          <w:rFonts w:ascii="Times New Roman" w:hAnsi="Times New Roman" w:cs="Times New Roman"/>
        </w:rPr>
        <w:t xml:space="preserve"> (e.g., Jump Height 1)</w:t>
      </w:r>
      <w:r w:rsidR="00005907">
        <w:rPr>
          <w:rFonts w:ascii="Times New Roman" w:hAnsi="Times New Roman" w:cs="Times New Roman"/>
        </w:rPr>
        <w:t>.</w:t>
      </w:r>
      <w:r w:rsidR="003168A7">
        <w:rPr>
          <w:rFonts w:ascii="Times New Roman" w:hAnsi="Times New Roman" w:cs="Times New Roman"/>
        </w:rPr>
        <w:t xml:space="preserve"> </w:t>
      </w:r>
      <w:r w:rsidR="003168A7" w:rsidRPr="003168A7">
        <w:rPr>
          <w:rFonts w:ascii="Times New Roman" w:hAnsi="Times New Roman" w:cs="Times New Roman"/>
        </w:rPr>
        <w:t xml:space="preserve">The fact that these associations had 800 epochs to develop during pretraining—combined with the fact that many of the same features reappear during the </w:t>
      </w:r>
      <w:r w:rsidR="003168A7" w:rsidRPr="003168A7">
        <w:rPr>
          <w:rFonts w:ascii="Times New Roman" w:hAnsi="Times New Roman" w:cs="Times New Roman"/>
        </w:rPr>
        <w:lastRenderedPageBreak/>
        <w:t>experimental phase—plays an important role in explaining how the network responds to the test events in these simulations</w:t>
      </w:r>
      <w:r w:rsidR="003168A7">
        <w:rPr>
          <w:rFonts w:ascii="Times New Roman" w:hAnsi="Times New Roman" w:cs="Times New Roman"/>
        </w:rPr>
        <w:t xml:space="preserve">. </w:t>
      </w:r>
    </w:p>
    <w:p w14:paraId="6281437A" w14:textId="24D4083C" w:rsidR="00524642" w:rsidRDefault="00524642" w:rsidP="00CF4E22">
      <w:pPr>
        <w:spacing w:line="480" w:lineRule="auto"/>
        <w:ind w:firstLine="720"/>
        <w:contextualSpacing/>
        <w:rPr>
          <w:rFonts w:ascii="Times New Roman" w:hAnsi="Times New Roman" w:cs="Times New Roman"/>
        </w:rPr>
      </w:pPr>
      <w:r>
        <w:rPr>
          <w:rFonts w:ascii="Times New Roman" w:hAnsi="Times New Roman" w:cs="Times New Roman"/>
        </w:rPr>
        <w:t xml:space="preserve">For example, consider the habituation and test events shown to networks in the Experimental condition of Simulation 1. </w:t>
      </w:r>
      <w:r w:rsidR="00970973">
        <w:rPr>
          <w:rFonts w:ascii="Times New Roman" w:hAnsi="Times New Roman" w:cs="Times New Roman"/>
        </w:rPr>
        <w:t>Recall that during this phase,</w:t>
      </w:r>
      <w:r>
        <w:rPr>
          <w:rFonts w:ascii="Times New Roman" w:hAnsi="Times New Roman" w:cs="Times New Roman"/>
        </w:rPr>
        <w:t xml:space="preserve"> networks are shown an event in which a novel object with animate features jumps over a barrier to reach another object on the other side. </w:t>
      </w:r>
      <w:r w:rsidR="00C91E55">
        <w:rPr>
          <w:rFonts w:ascii="Times New Roman" w:hAnsi="Times New Roman" w:cs="Times New Roman"/>
        </w:rPr>
        <w:t>Importantly,</w:t>
      </w:r>
      <w:r>
        <w:rPr>
          <w:rFonts w:ascii="Times New Roman" w:hAnsi="Times New Roman" w:cs="Times New Roman"/>
        </w:rPr>
        <w:t xml:space="preserve"> </w:t>
      </w:r>
      <w:r w:rsidR="00E678BA">
        <w:rPr>
          <w:rFonts w:ascii="Times New Roman" w:hAnsi="Times New Roman" w:cs="Times New Roman"/>
        </w:rPr>
        <w:t xml:space="preserve">two of these features </w:t>
      </w:r>
      <w:r w:rsidR="003168A7">
        <w:rPr>
          <w:rFonts w:ascii="Times New Roman" w:hAnsi="Times New Roman" w:cs="Times New Roman"/>
        </w:rPr>
        <w:t>are</w:t>
      </w:r>
      <w:r w:rsidR="00E678BA">
        <w:rPr>
          <w:rFonts w:ascii="Times New Roman" w:hAnsi="Times New Roman" w:cs="Times New Roman"/>
        </w:rPr>
        <w:t xml:space="preserve"> novel</w:t>
      </w:r>
      <w:r w:rsidR="003168A7">
        <w:rPr>
          <w:rFonts w:ascii="Times New Roman" w:hAnsi="Times New Roman" w:cs="Times New Roman"/>
        </w:rPr>
        <w:t>; the remaining two are</w:t>
      </w:r>
      <w:r w:rsidR="00E678BA">
        <w:rPr>
          <w:rFonts w:ascii="Times New Roman" w:hAnsi="Times New Roman" w:cs="Times New Roman"/>
        </w:rPr>
        <w:t xml:space="preserve"> familia</w:t>
      </w:r>
      <w:r w:rsidR="00CF4E22">
        <w:rPr>
          <w:rFonts w:ascii="Times New Roman" w:hAnsi="Times New Roman" w:cs="Times New Roman"/>
        </w:rPr>
        <w:t>r.</w:t>
      </w:r>
      <w:r w:rsidR="00E339D7">
        <w:rPr>
          <w:rFonts w:ascii="Times New Roman" w:hAnsi="Times New Roman" w:cs="Times New Roman"/>
        </w:rPr>
        <w:t xml:space="preserve"> The novel features relate to the height of the barrier (Barrier Height 4) and the height of the jump (Jump Height 4). The </w:t>
      </w:r>
      <w:r w:rsidR="003168A7">
        <w:rPr>
          <w:rFonts w:ascii="Times New Roman" w:hAnsi="Times New Roman" w:cs="Times New Roman"/>
        </w:rPr>
        <w:t>familiar features</w:t>
      </w:r>
      <w:r w:rsidR="00E339D7">
        <w:rPr>
          <w:rFonts w:ascii="Times New Roman" w:hAnsi="Times New Roman" w:cs="Times New Roman"/>
        </w:rPr>
        <w:t xml:space="preserve"> relate to the position of the barrier (Barrier </w:t>
      </w:r>
      <w:r w:rsidR="00CF4E22">
        <w:rPr>
          <w:rFonts w:ascii="Times New Roman" w:hAnsi="Times New Roman" w:cs="Times New Roman"/>
        </w:rPr>
        <w:t>Middle</w:t>
      </w:r>
      <w:r w:rsidR="00E339D7">
        <w:rPr>
          <w:rFonts w:ascii="Times New Roman" w:hAnsi="Times New Roman" w:cs="Times New Roman"/>
        </w:rPr>
        <w:t>), the nature of the jumping action (</w:t>
      </w:r>
      <w:r w:rsidR="00CF4E22">
        <w:rPr>
          <w:rFonts w:ascii="Times New Roman" w:hAnsi="Times New Roman" w:cs="Times New Roman"/>
        </w:rPr>
        <w:t>Curved Motion</w:t>
      </w:r>
      <w:r w:rsidR="00E339D7">
        <w:rPr>
          <w:rFonts w:ascii="Times New Roman" w:hAnsi="Times New Roman" w:cs="Times New Roman"/>
        </w:rPr>
        <w:t>), the size of the gap between the jumping agent and the barrier (Clearance Small), and the fact that the agent stops next to its goal (Contiguous).</w:t>
      </w:r>
      <w:r w:rsidR="00CF4E22">
        <w:rPr>
          <w:rFonts w:ascii="Times New Roman" w:hAnsi="Times New Roman" w:cs="Times New Roman"/>
        </w:rPr>
        <w:t xml:space="preserve"> At the beginning of the habituation phase, the familiar features </w:t>
      </w:r>
      <w:r w:rsidR="003168A7">
        <w:rPr>
          <w:rFonts w:ascii="Times New Roman" w:hAnsi="Times New Roman" w:cs="Times New Roman"/>
        </w:rPr>
        <w:t>activate</w:t>
      </w:r>
      <w:r w:rsidR="00970973">
        <w:rPr>
          <w:rFonts w:ascii="Times New Roman" w:hAnsi="Times New Roman" w:cs="Times New Roman"/>
        </w:rPr>
        <w:t xml:space="preserve"> indirectly</w:t>
      </w:r>
      <w:r w:rsidR="003168A7">
        <w:rPr>
          <w:rFonts w:ascii="Times New Roman" w:hAnsi="Times New Roman" w:cs="Times New Roman"/>
        </w:rPr>
        <w:t xml:space="preserve"> the features that they occurred with during the pretraining phase</w:t>
      </w:r>
      <w:r w:rsidR="00CF4E22">
        <w:rPr>
          <w:rFonts w:ascii="Times New Roman" w:hAnsi="Times New Roman" w:cs="Times New Roman"/>
        </w:rPr>
        <w:t>. By contrast,</w:t>
      </w:r>
      <w:r w:rsidR="003168A7">
        <w:rPr>
          <w:rFonts w:ascii="Times New Roman" w:hAnsi="Times New Roman" w:cs="Times New Roman"/>
        </w:rPr>
        <w:t xml:space="preserve"> </w:t>
      </w:r>
      <w:r w:rsidR="00CF4E22">
        <w:rPr>
          <w:rFonts w:ascii="Times New Roman" w:hAnsi="Times New Roman" w:cs="Times New Roman"/>
        </w:rPr>
        <w:t>because the novel features</w:t>
      </w:r>
      <w:r w:rsidR="003168A7">
        <w:rPr>
          <w:rFonts w:ascii="Times New Roman" w:hAnsi="Times New Roman" w:cs="Times New Roman"/>
        </w:rPr>
        <w:t xml:space="preserve"> </w:t>
      </w:r>
      <w:r w:rsidR="002969FD">
        <w:rPr>
          <w:rFonts w:ascii="Times New Roman" w:hAnsi="Times New Roman" w:cs="Times New Roman"/>
        </w:rPr>
        <w:t>were not experienced during the pretraining phase</w:t>
      </w:r>
      <w:r w:rsidR="00CF4E22">
        <w:rPr>
          <w:rFonts w:ascii="Times New Roman" w:hAnsi="Times New Roman" w:cs="Times New Roman"/>
        </w:rPr>
        <w:t xml:space="preserve">, </w:t>
      </w:r>
      <w:r w:rsidR="003168A7">
        <w:rPr>
          <w:rFonts w:ascii="Times New Roman" w:hAnsi="Times New Roman" w:cs="Times New Roman"/>
        </w:rPr>
        <w:t xml:space="preserve">new associations must be formed during habituation. </w:t>
      </w:r>
      <w:r w:rsidR="00C91E55">
        <w:rPr>
          <w:rFonts w:ascii="Times New Roman" w:hAnsi="Times New Roman" w:cs="Times New Roman"/>
        </w:rPr>
        <w:t>Here</w:t>
      </w:r>
      <w:r w:rsidR="003168A7">
        <w:rPr>
          <w:rFonts w:ascii="Times New Roman" w:hAnsi="Times New Roman" w:cs="Times New Roman"/>
        </w:rPr>
        <w:t xml:space="preserve">, the network must learn that the new jumping action and the taller barrier are connected. </w:t>
      </w:r>
      <w:r w:rsidR="00CF4E22">
        <w:rPr>
          <w:rFonts w:ascii="Times New Roman" w:hAnsi="Times New Roman" w:cs="Times New Roman"/>
        </w:rPr>
        <w:t xml:space="preserve">Although the habituation phase is shorter than the pretraining phase, the network has little difficulty learning these associations while simultaneously preserving </w:t>
      </w:r>
      <w:r w:rsidR="003168A7">
        <w:rPr>
          <w:rFonts w:ascii="Times New Roman" w:hAnsi="Times New Roman" w:cs="Times New Roman"/>
        </w:rPr>
        <w:t xml:space="preserve">old </w:t>
      </w:r>
      <w:r w:rsidR="00C91E55">
        <w:rPr>
          <w:rFonts w:ascii="Times New Roman" w:hAnsi="Times New Roman" w:cs="Times New Roman"/>
        </w:rPr>
        <w:t>ones</w:t>
      </w:r>
      <w:r w:rsidR="00CF4E22">
        <w:rPr>
          <w:rFonts w:ascii="Times New Roman" w:hAnsi="Times New Roman" w:cs="Times New Roman"/>
        </w:rPr>
        <w:t xml:space="preserve">. </w:t>
      </w:r>
      <w:r w:rsidR="003168A7">
        <w:rPr>
          <w:rFonts w:ascii="Times New Roman" w:hAnsi="Times New Roman" w:cs="Times New Roman"/>
        </w:rPr>
        <w:t xml:space="preserve">Consequently, </w:t>
      </w:r>
      <w:r w:rsidR="00CF4E22">
        <w:rPr>
          <w:rFonts w:ascii="Times New Roman" w:hAnsi="Times New Roman" w:cs="Times New Roman"/>
        </w:rPr>
        <w:t xml:space="preserve">if one </w:t>
      </w:r>
      <w:r w:rsidR="002969FD">
        <w:rPr>
          <w:rFonts w:ascii="Times New Roman" w:hAnsi="Times New Roman" w:cs="Times New Roman"/>
        </w:rPr>
        <w:t>(</w:t>
      </w:r>
      <w:r w:rsidR="00CF4E22">
        <w:rPr>
          <w:rFonts w:ascii="Times New Roman" w:hAnsi="Times New Roman" w:cs="Times New Roman"/>
        </w:rPr>
        <w:t>or more</w:t>
      </w:r>
      <w:r w:rsidR="002969FD">
        <w:rPr>
          <w:rFonts w:ascii="Times New Roman" w:hAnsi="Times New Roman" w:cs="Times New Roman"/>
        </w:rPr>
        <w:t>)</w:t>
      </w:r>
      <w:r w:rsidR="00CF4E22">
        <w:rPr>
          <w:rFonts w:ascii="Times New Roman" w:hAnsi="Times New Roman" w:cs="Times New Roman"/>
        </w:rPr>
        <w:t xml:space="preserve"> of these features </w:t>
      </w:r>
      <w:r w:rsidR="002969FD">
        <w:rPr>
          <w:rFonts w:ascii="Times New Roman" w:hAnsi="Times New Roman" w:cs="Times New Roman"/>
        </w:rPr>
        <w:t>is</w:t>
      </w:r>
      <w:r w:rsidR="00CF4E22">
        <w:rPr>
          <w:rFonts w:ascii="Times New Roman" w:hAnsi="Times New Roman" w:cs="Times New Roman"/>
        </w:rPr>
        <w:t xml:space="preserve"> presented </w:t>
      </w:r>
      <w:r w:rsidR="002969FD">
        <w:rPr>
          <w:rFonts w:ascii="Times New Roman" w:hAnsi="Times New Roman" w:cs="Times New Roman"/>
        </w:rPr>
        <w:t>to the model as input</w:t>
      </w:r>
      <w:r w:rsidR="00CF4E22">
        <w:rPr>
          <w:rFonts w:ascii="Times New Roman" w:hAnsi="Times New Roman" w:cs="Times New Roman"/>
        </w:rPr>
        <w:t xml:space="preserve"> in either of the test events, </w:t>
      </w:r>
      <w:r w:rsidR="002969FD">
        <w:rPr>
          <w:rFonts w:ascii="Times New Roman" w:hAnsi="Times New Roman" w:cs="Times New Roman"/>
        </w:rPr>
        <w:t>it will</w:t>
      </w:r>
      <w:r w:rsidR="00CF4E22">
        <w:rPr>
          <w:rFonts w:ascii="Times New Roman" w:hAnsi="Times New Roman" w:cs="Times New Roman"/>
        </w:rPr>
        <w:t xml:space="preserve"> activate—</w:t>
      </w:r>
      <w:r w:rsidR="00970973">
        <w:rPr>
          <w:rFonts w:ascii="Times New Roman" w:hAnsi="Times New Roman" w:cs="Times New Roman"/>
        </w:rPr>
        <w:t xml:space="preserve">again </w:t>
      </w:r>
      <w:r w:rsidR="00CF4E22">
        <w:rPr>
          <w:rFonts w:ascii="Times New Roman" w:hAnsi="Times New Roman" w:cs="Times New Roman"/>
        </w:rPr>
        <w:t>via the hidden layer—</w:t>
      </w:r>
      <w:r w:rsidR="002969FD">
        <w:rPr>
          <w:rFonts w:ascii="Times New Roman" w:hAnsi="Times New Roman" w:cs="Times New Roman"/>
        </w:rPr>
        <w:t xml:space="preserve">features that it was associated with during the pretraining </w:t>
      </w:r>
      <w:r w:rsidR="003168A7">
        <w:rPr>
          <w:rFonts w:ascii="Times New Roman" w:hAnsi="Times New Roman" w:cs="Times New Roman"/>
        </w:rPr>
        <w:t xml:space="preserve">and habituation </w:t>
      </w:r>
      <w:r w:rsidR="002969FD">
        <w:rPr>
          <w:rFonts w:ascii="Times New Roman" w:hAnsi="Times New Roman" w:cs="Times New Roman"/>
        </w:rPr>
        <w:t>phase</w:t>
      </w:r>
      <w:r w:rsidR="003168A7">
        <w:rPr>
          <w:rFonts w:ascii="Times New Roman" w:hAnsi="Times New Roman" w:cs="Times New Roman"/>
        </w:rPr>
        <w:t>s</w:t>
      </w:r>
      <w:r w:rsidR="002969FD">
        <w:rPr>
          <w:rFonts w:ascii="Times New Roman" w:hAnsi="Times New Roman" w:cs="Times New Roman"/>
        </w:rPr>
        <w:t>.</w:t>
      </w:r>
      <w:r w:rsidR="00F35BB5">
        <w:rPr>
          <w:rFonts w:ascii="Times New Roman" w:hAnsi="Times New Roman" w:cs="Times New Roman"/>
        </w:rPr>
        <w:t xml:space="preserve"> The reason the network </w:t>
      </w:r>
      <w:r w:rsidR="004C6440">
        <w:rPr>
          <w:rFonts w:ascii="Times New Roman" w:hAnsi="Times New Roman" w:cs="Times New Roman"/>
        </w:rPr>
        <w:t>can</w:t>
      </w:r>
      <w:r w:rsidR="00F35BB5">
        <w:rPr>
          <w:rFonts w:ascii="Times New Roman" w:hAnsi="Times New Roman" w:cs="Times New Roman"/>
        </w:rPr>
        <w:t xml:space="preserve"> learn these </w:t>
      </w:r>
      <w:r w:rsidR="008D61A0">
        <w:rPr>
          <w:rFonts w:ascii="Times New Roman" w:hAnsi="Times New Roman" w:cs="Times New Roman"/>
        </w:rPr>
        <w:t xml:space="preserve">new </w:t>
      </w:r>
      <w:r w:rsidR="00F35BB5">
        <w:rPr>
          <w:rFonts w:ascii="Times New Roman" w:hAnsi="Times New Roman" w:cs="Times New Roman"/>
        </w:rPr>
        <w:t>associations</w:t>
      </w:r>
      <w:r w:rsidR="008D61A0">
        <w:rPr>
          <w:rFonts w:ascii="Times New Roman" w:hAnsi="Times New Roman" w:cs="Times New Roman"/>
        </w:rPr>
        <w:t xml:space="preserve"> and incorporate them into the old ones</w:t>
      </w:r>
      <w:r w:rsidR="00F35BB5">
        <w:rPr>
          <w:rFonts w:ascii="Times New Roman" w:hAnsi="Times New Roman" w:cs="Times New Roman"/>
        </w:rPr>
        <w:t xml:space="preserve"> within the short timeframe of the habituation phase is because the salience of the Barrier Height 4 and Jump Height 4 units were heighted</w:t>
      </w:r>
      <w:r w:rsidR="004C6440">
        <w:rPr>
          <w:rFonts w:ascii="Times New Roman" w:hAnsi="Times New Roman" w:cs="Times New Roman"/>
        </w:rPr>
        <w:t xml:space="preserve"> relative to that during the pretraining phrase.</w:t>
      </w:r>
      <w:r w:rsidR="008D61A0">
        <w:rPr>
          <w:rFonts w:ascii="Times New Roman" w:hAnsi="Times New Roman" w:cs="Times New Roman"/>
        </w:rPr>
        <w:t xml:space="preserve"> </w:t>
      </w:r>
      <w:r w:rsidR="004C6440">
        <w:rPr>
          <w:rFonts w:ascii="Times New Roman" w:hAnsi="Times New Roman" w:cs="Times New Roman"/>
        </w:rPr>
        <w:t>This r</w:t>
      </w:r>
      <w:r w:rsidR="00F35BB5">
        <w:rPr>
          <w:rFonts w:ascii="Times New Roman" w:hAnsi="Times New Roman" w:cs="Times New Roman"/>
        </w:rPr>
        <w:t>eflect</w:t>
      </w:r>
      <w:r w:rsidR="004C6440">
        <w:rPr>
          <w:rFonts w:ascii="Times New Roman" w:hAnsi="Times New Roman" w:cs="Times New Roman"/>
        </w:rPr>
        <w:t>ed</w:t>
      </w:r>
      <w:r w:rsidR="00F35BB5">
        <w:rPr>
          <w:rFonts w:ascii="Times New Roman" w:hAnsi="Times New Roman" w:cs="Times New Roman"/>
        </w:rPr>
        <w:t xml:space="preserve"> the assumption that barriers are visually more salient when they occur beneath jumps</w:t>
      </w:r>
      <w:r w:rsidR="00794632">
        <w:rPr>
          <w:rFonts w:ascii="Times New Roman" w:hAnsi="Times New Roman" w:cs="Times New Roman"/>
        </w:rPr>
        <w:t>, as well as the assumption that</w:t>
      </w:r>
      <w:r w:rsidR="00C91E55">
        <w:rPr>
          <w:rFonts w:ascii="Times New Roman" w:hAnsi="Times New Roman" w:cs="Times New Roman"/>
        </w:rPr>
        <w:t xml:space="preserve"> jumps</w:t>
      </w:r>
      <w:r w:rsidR="00794632">
        <w:rPr>
          <w:rFonts w:ascii="Times New Roman" w:hAnsi="Times New Roman" w:cs="Times New Roman"/>
        </w:rPr>
        <w:t xml:space="preserve"> </w:t>
      </w:r>
      <w:r w:rsidR="00C91E55">
        <w:rPr>
          <w:rFonts w:ascii="Times New Roman" w:hAnsi="Times New Roman" w:cs="Times New Roman"/>
        </w:rPr>
        <w:t xml:space="preserve">are intrinsically </w:t>
      </w:r>
      <w:r w:rsidR="00794632">
        <w:rPr>
          <w:rFonts w:ascii="Times New Roman" w:hAnsi="Times New Roman" w:cs="Times New Roman"/>
        </w:rPr>
        <w:t xml:space="preserve">salient or </w:t>
      </w:r>
      <w:r w:rsidR="00C91E55">
        <w:rPr>
          <w:rFonts w:ascii="Times New Roman" w:hAnsi="Times New Roman" w:cs="Times New Roman"/>
        </w:rPr>
        <w:lastRenderedPageBreak/>
        <w:t>attention grabbing</w:t>
      </w:r>
      <w:r w:rsidR="00F35BB5">
        <w:rPr>
          <w:rFonts w:ascii="Times New Roman" w:hAnsi="Times New Roman" w:cs="Times New Roman"/>
        </w:rPr>
        <w:t xml:space="preserve">. </w:t>
      </w:r>
      <w:r w:rsidR="008D61A0">
        <w:rPr>
          <w:rFonts w:ascii="Times New Roman" w:hAnsi="Times New Roman" w:cs="Times New Roman"/>
        </w:rPr>
        <w:t>It will be recalled that</w:t>
      </w:r>
      <w:r w:rsidR="004C6440">
        <w:rPr>
          <w:rFonts w:ascii="Times New Roman" w:hAnsi="Times New Roman" w:cs="Times New Roman"/>
        </w:rPr>
        <w:t xml:space="preserve"> this assumption was</w:t>
      </w:r>
      <w:r w:rsidR="00F35BB5">
        <w:rPr>
          <w:rFonts w:ascii="Times New Roman" w:hAnsi="Times New Roman" w:cs="Times New Roman"/>
        </w:rPr>
        <w:t xml:space="preserve"> implemented by increasing the learning rate on the weights to and from these units.</w:t>
      </w:r>
      <w:r w:rsidR="008D61A0">
        <w:rPr>
          <w:rFonts w:ascii="Times New Roman" w:hAnsi="Times New Roman" w:cs="Times New Roman"/>
        </w:rPr>
        <w:t xml:space="preserve"> Thus, salient features can be learned quickly in a short period of time.</w:t>
      </w:r>
    </w:p>
    <w:p w14:paraId="14068DFE" w14:textId="22C08087" w:rsidR="00524642" w:rsidRDefault="00FE739E" w:rsidP="00FE739E">
      <w:pPr>
        <w:spacing w:line="480" w:lineRule="auto"/>
        <w:contextualSpacing/>
        <w:rPr>
          <w:rFonts w:ascii="Times New Roman" w:hAnsi="Times New Roman" w:cs="Times New Roman"/>
        </w:rPr>
      </w:pPr>
      <w:r w:rsidRPr="00B95538">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4E0F7A35" wp14:editId="77B72635">
                <wp:simplePos x="0" y="0"/>
                <wp:positionH relativeFrom="margin">
                  <wp:posOffset>-250190</wp:posOffset>
                </wp:positionH>
                <wp:positionV relativeFrom="paragraph">
                  <wp:posOffset>391795</wp:posOffset>
                </wp:positionV>
                <wp:extent cx="6986905" cy="4269740"/>
                <wp:effectExtent l="0" t="0" r="444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6905" cy="4269740"/>
                        </a:xfrm>
                        <a:prstGeom prst="rect">
                          <a:avLst/>
                        </a:prstGeom>
                        <a:solidFill>
                          <a:srgbClr val="FFFFFF"/>
                        </a:solidFill>
                        <a:ln w="9525">
                          <a:noFill/>
                          <a:miter lim="800000"/>
                          <a:headEnd/>
                          <a:tailEnd/>
                        </a:ln>
                      </wps:spPr>
                      <wps:txb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7D49FA1E"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46105A">
                              <w:rPr>
                                <w:rFonts w:ascii="Times New Roman" w:hAnsi="Times New Roman" w:cs="Times New Roman"/>
                                <w:i w:val="0"/>
                                <w:iCs w:val="0"/>
                                <w:noProof/>
                                <w:color w:val="000000" w:themeColor="text1"/>
                                <w:sz w:val="24"/>
                                <w:szCs w:val="24"/>
                              </w:rPr>
                              <w:t>23</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F7A35" id="_x0000_s1027" type="#_x0000_t202" style="position:absolute;margin-left:-19.7pt;margin-top:30.85pt;width:550.15pt;height:33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" stroked="f">
                <v:textbo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7D49FA1E"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46105A">
                        <w:rPr>
                          <w:rFonts w:ascii="Times New Roman" w:hAnsi="Times New Roman" w:cs="Times New Roman"/>
                          <w:i w:val="0"/>
                          <w:iCs w:val="0"/>
                          <w:noProof/>
                          <w:color w:val="000000" w:themeColor="text1"/>
                          <w:sz w:val="24"/>
                          <w:szCs w:val="24"/>
                        </w:rPr>
                        <w:t>23</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v:textbox>
                <w10:wrap type="square" anchorx="margin"/>
              </v:shape>
            </w:pict>
          </mc:Fallback>
        </mc:AlternateContent>
      </w:r>
    </w:p>
    <w:p w14:paraId="26162B83" w14:textId="77777777" w:rsidR="00FE739E" w:rsidRDefault="00FE739E" w:rsidP="00FE739E">
      <w:pPr>
        <w:spacing w:line="480" w:lineRule="auto"/>
        <w:contextualSpacing/>
        <w:rPr>
          <w:rFonts w:ascii="Times New Roman" w:hAnsi="Times New Roman" w:cs="Times New Roman"/>
        </w:rPr>
      </w:pPr>
    </w:p>
    <w:p w14:paraId="5A82079D" w14:textId="161459C7" w:rsidR="00524642" w:rsidRDefault="00524642" w:rsidP="00A71523">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w:t>
      </w:r>
      <w:r w:rsidR="00887045">
        <w:rPr>
          <w:rFonts w:ascii="Times New Roman" w:hAnsi="Times New Roman" w:cs="Times New Roman"/>
        </w:rPr>
        <w:t>In</w:t>
      </w:r>
      <w:r w:rsidR="001157F1">
        <w:rPr>
          <w:rFonts w:ascii="Times New Roman" w:hAnsi="Times New Roman" w:cs="Times New Roman"/>
        </w:rPr>
        <w:t xml:space="preserve"> </w:t>
      </w:r>
      <w:r>
        <w:rPr>
          <w:rFonts w:ascii="Times New Roman" w:hAnsi="Times New Roman" w:cs="Times New Roman"/>
        </w:rPr>
        <w:t xml:space="preserve">the Inefficient test event, the first object again follows an arced path to reach the second object. This event was instantiated by turning on the Barrier </w:t>
      </w:r>
      <w:r w:rsidR="002969FD">
        <w:rPr>
          <w:rFonts w:ascii="Times New Roman" w:hAnsi="Times New Roman" w:cs="Times New Roman"/>
        </w:rPr>
        <w:t>Height 0</w:t>
      </w:r>
      <w:r>
        <w:rPr>
          <w:rFonts w:ascii="Times New Roman" w:hAnsi="Times New Roman" w:cs="Times New Roman"/>
        </w:rPr>
        <w:t xml:space="preserve"> unit, the Curved Motion unit, the Barrier Missing unit, the single unit in the Contiguous group, </w:t>
      </w:r>
      <w:r w:rsidR="002969FD">
        <w:rPr>
          <w:rFonts w:ascii="Times New Roman" w:hAnsi="Times New Roman" w:cs="Times New Roman"/>
        </w:rPr>
        <w:t xml:space="preserve">the No Clearance unit, </w:t>
      </w:r>
      <w:r>
        <w:rPr>
          <w:rFonts w:ascii="Times New Roman" w:hAnsi="Times New Roman" w:cs="Times New Roman"/>
        </w:rPr>
        <w:t>and the Jump Height 4</w:t>
      </w:r>
      <w:r w:rsidR="002969FD">
        <w:rPr>
          <w:rFonts w:ascii="Times New Roman" w:hAnsi="Times New Roman" w:cs="Times New Roman"/>
        </w:rPr>
        <w:t xml:space="preserve"> unit</w:t>
      </w:r>
      <w:r>
        <w:rPr>
          <w:rFonts w:ascii="Times New Roman" w:hAnsi="Times New Roman" w:cs="Times New Roman"/>
        </w:rPr>
        <w:t>. Because five of these features appeared during the habituation phase</w:t>
      </w:r>
      <w:r w:rsidR="00406364">
        <w:rPr>
          <w:rFonts w:ascii="Times New Roman" w:hAnsi="Times New Roman" w:cs="Times New Roman"/>
        </w:rPr>
        <w:t>—namely,</w:t>
      </w:r>
      <w:r>
        <w:rPr>
          <w:rFonts w:ascii="Times New Roman" w:hAnsi="Times New Roman" w:cs="Times New Roman"/>
        </w:rPr>
        <w:t xml:space="preserve"> Contiguous unit, both Animate Feature units, the Curved Motion Unit, and the Jump </w:t>
      </w:r>
      <w:r>
        <w:rPr>
          <w:rFonts w:ascii="Times New Roman" w:hAnsi="Times New Roman" w:cs="Times New Roman"/>
        </w:rPr>
        <w:lastRenderedPageBreak/>
        <w:t>Height 4 unit</w:t>
      </w:r>
      <w:r w:rsidR="00406364">
        <w:rPr>
          <w:rFonts w:ascii="Times New Roman" w:hAnsi="Times New Roman" w:cs="Times New Roman"/>
        </w:rPr>
        <w:t>—</w:t>
      </w:r>
      <w:r>
        <w:rPr>
          <w:rFonts w:ascii="Times New Roman" w:hAnsi="Times New Roman" w:cs="Times New Roman"/>
        </w:rPr>
        <w:t xml:space="preserve">they will activate features </w:t>
      </w:r>
      <w:r w:rsidR="00B66F44">
        <w:rPr>
          <w:rFonts w:ascii="Times New Roman" w:hAnsi="Times New Roman" w:cs="Times New Roman"/>
        </w:rPr>
        <w:t>they became</w:t>
      </w:r>
      <w:r>
        <w:rPr>
          <w:rFonts w:ascii="Times New Roman" w:hAnsi="Times New Roman" w:cs="Times New Roman"/>
        </w:rPr>
        <w:t xml:space="preserve"> associated with during that phase (i.e., Barrier Height 4, Jump Height 4)</w:t>
      </w:r>
      <w:r w:rsidR="004B71F8">
        <w:rPr>
          <w:rFonts w:ascii="Times New Roman" w:hAnsi="Times New Roman" w:cs="Times New Roman"/>
        </w:rPr>
        <w:t>, among</w:t>
      </w:r>
      <w:r w:rsidR="00B56A1A">
        <w:rPr>
          <w:rFonts w:ascii="Times New Roman" w:hAnsi="Times New Roman" w:cs="Times New Roman"/>
        </w:rPr>
        <w:t xml:space="preserve"> others</w:t>
      </w:r>
      <w:r>
        <w:rPr>
          <w:rFonts w:ascii="Times New Roman" w:hAnsi="Times New Roman" w:cs="Times New Roman"/>
        </w:rPr>
        <w:t xml:space="preserve">. </w:t>
      </w:r>
      <w:r w:rsidR="004B71F8">
        <w:rPr>
          <w:rFonts w:ascii="Times New Roman" w:hAnsi="Times New Roman" w:cs="Times New Roman"/>
        </w:rPr>
        <w:t xml:space="preserve">For </w:t>
      </w:r>
      <w:r w:rsidR="00B66F44">
        <w:rPr>
          <w:rFonts w:ascii="Times New Roman" w:hAnsi="Times New Roman" w:cs="Times New Roman"/>
        </w:rPr>
        <w:t>instance</w:t>
      </w:r>
      <w:r w:rsidR="004B71F8">
        <w:rPr>
          <w:rFonts w:ascii="Times New Roman" w:hAnsi="Times New Roman" w:cs="Times New Roman"/>
        </w:rPr>
        <w:t xml:space="preserve">, </w:t>
      </w:r>
      <w:r w:rsidR="00A25948">
        <w:rPr>
          <w:rFonts w:ascii="Times New Roman" w:hAnsi="Times New Roman" w:cs="Times New Roman"/>
        </w:rPr>
        <w:t>presentation of the</w:t>
      </w:r>
      <w:r w:rsidR="004B71F8">
        <w:rPr>
          <w:rFonts w:ascii="Times New Roman" w:hAnsi="Times New Roman" w:cs="Times New Roman"/>
        </w:rPr>
        <w:t xml:space="preserve"> Jump Height 4 and Curved Motion </w:t>
      </w:r>
      <w:r w:rsidR="00A25948">
        <w:rPr>
          <w:rFonts w:ascii="Times New Roman" w:hAnsi="Times New Roman" w:cs="Times New Roman"/>
        </w:rPr>
        <w:t xml:space="preserve">input </w:t>
      </w:r>
      <w:r w:rsidR="004B71F8">
        <w:rPr>
          <w:rFonts w:ascii="Times New Roman" w:hAnsi="Times New Roman" w:cs="Times New Roman"/>
        </w:rPr>
        <w:t xml:space="preserve">units </w:t>
      </w:r>
      <w:r w:rsidR="00B66F44">
        <w:rPr>
          <w:rFonts w:ascii="Times New Roman" w:hAnsi="Times New Roman" w:cs="Times New Roman"/>
        </w:rPr>
        <w:t>leads to activation of the</w:t>
      </w:r>
      <w:r w:rsidR="004B71F8">
        <w:rPr>
          <w:rFonts w:ascii="Times New Roman" w:hAnsi="Times New Roman" w:cs="Times New Roman"/>
        </w:rPr>
        <w:t xml:space="preserve"> Barrier Height 4 unit. </w:t>
      </w:r>
      <w:r>
        <w:rPr>
          <w:rFonts w:ascii="Times New Roman" w:hAnsi="Times New Roman" w:cs="Times New Roman"/>
        </w:rPr>
        <w:t xml:space="preserve"> This can be seen in Figure </w:t>
      </w:r>
      <w:r w:rsidR="00D5421A">
        <w:rPr>
          <w:rFonts w:ascii="Times New Roman" w:hAnsi="Times New Roman" w:cs="Times New Roman"/>
        </w:rPr>
        <w:t>7</w:t>
      </w:r>
      <w:r>
        <w:rPr>
          <w:rFonts w:ascii="Times New Roman" w:hAnsi="Times New Roman" w:cs="Times New Roman"/>
        </w:rPr>
        <w:t xml:space="preserve">. </w:t>
      </w:r>
      <w:r w:rsidR="004B71F8">
        <w:rPr>
          <w:rFonts w:ascii="Times New Roman" w:hAnsi="Times New Roman" w:cs="Times New Roman"/>
        </w:rPr>
        <w:t xml:space="preserve">In particular, </w:t>
      </w:r>
      <w:r w:rsidR="00B66F44">
        <w:rPr>
          <w:rFonts w:ascii="Times New Roman" w:hAnsi="Times New Roman" w:cs="Times New Roman"/>
        </w:rPr>
        <w:t>Figure 7 shows that in</w:t>
      </w:r>
      <w:r w:rsidR="004B71F8">
        <w:rPr>
          <w:rFonts w:ascii="Times New Roman" w:hAnsi="Times New Roman" w:cs="Times New Roman"/>
        </w:rPr>
        <w:t xml:space="preserve"> the</w:t>
      </w:r>
      <w:r>
        <w:rPr>
          <w:rFonts w:ascii="Times New Roman" w:hAnsi="Times New Roman" w:cs="Times New Roman"/>
        </w:rPr>
        <w:t xml:space="preserve"> Inconsistent test event</w:t>
      </w:r>
      <w:r w:rsidR="00B66F44">
        <w:rPr>
          <w:rFonts w:ascii="Times New Roman" w:hAnsi="Times New Roman" w:cs="Times New Roman"/>
        </w:rPr>
        <w:t>,</w:t>
      </w:r>
      <w:r w:rsidR="004B71F8">
        <w:rPr>
          <w:rFonts w:ascii="Times New Roman" w:hAnsi="Times New Roman" w:cs="Times New Roman"/>
        </w:rPr>
        <w:t xml:space="preserve"> the</w:t>
      </w:r>
      <w:r>
        <w:rPr>
          <w:rFonts w:ascii="Times New Roman" w:hAnsi="Times New Roman" w:cs="Times New Roman"/>
        </w:rPr>
        <w:t xml:space="preserve"> network correctly activates the Barrier Missing, the Barrier Height 0, Contiguous, and Jump Height 4 output units. The first three are activated </w:t>
      </w:r>
      <w:r w:rsidR="007F4585">
        <w:rPr>
          <w:rFonts w:ascii="Times New Roman" w:hAnsi="Times New Roman" w:cs="Times New Roman"/>
        </w:rPr>
        <w:t>due to</w:t>
      </w:r>
      <w:r w:rsidR="00B66F44">
        <w:rPr>
          <w:rFonts w:ascii="Times New Roman" w:hAnsi="Times New Roman" w:cs="Times New Roman"/>
        </w:rPr>
        <w:t xml:space="preserve"> associations formed during pretraining; the last is activated due to associations formed with itself during habituation. At the same time, the </w:t>
      </w:r>
      <w:r>
        <w:rPr>
          <w:rFonts w:ascii="Times New Roman" w:hAnsi="Times New Roman" w:cs="Times New Roman"/>
        </w:rPr>
        <w:t xml:space="preserve">network incorrectly activates the Barrier 4, Jump Height 0, and Straight Motion output units. This response </w:t>
      </w:r>
      <w:r w:rsidR="00B66F44">
        <w:rPr>
          <w:rFonts w:ascii="Times New Roman" w:hAnsi="Times New Roman" w:cs="Times New Roman"/>
        </w:rPr>
        <w:t>is also expected</w:t>
      </w:r>
      <w:r>
        <w:rPr>
          <w:rFonts w:ascii="Times New Roman" w:hAnsi="Times New Roman" w:cs="Times New Roman"/>
        </w:rPr>
        <w:t xml:space="preserve">: </w:t>
      </w:r>
      <w:r w:rsidR="00B66F44">
        <w:rPr>
          <w:rFonts w:ascii="Times New Roman" w:hAnsi="Times New Roman" w:cs="Times New Roman"/>
        </w:rPr>
        <w:t>T</w:t>
      </w:r>
      <w:r w:rsidR="00B66F44" w:rsidRPr="00B66F44">
        <w:rPr>
          <w:rFonts w:ascii="Times New Roman" w:hAnsi="Times New Roman" w:cs="Times New Roman"/>
        </w:rPr>
        <w:t xml:space="preserve">he Jump Height 0 and Straight Motion units were associated with their input counterparts during pretraining, and the Barrier Height 4 unit </w:t>
      </w:r>
      <w:r w:rsidR="00B66F44">
        <w:rPr>
          <w:rFonts w:ascii="Times New Roman" w:hAnsi="Times New Roman" w:cs="Times New Roman"/>
        </w:rPr>
        <w:t>came to be associated</w:t>
      </w:r>
      <w:r w:rsidR="00B66F44" w:rsidRPr="00B66F44">
        <w:rPr>
          <w:rFonts w:ascii="Times New Roman" w:hAnsi="Times New Roman" w:cs="Times New Roman"/>
        </w:rPr>
        <w:t xml:space="preserve"> with Jump Height 4, </w:t>
      </w:r>
      <w:r w:rsidR="00B66F44">
        <w:rPr>
          <w:rFonts w:ascii="Times New Roman" w:hAnsi="Times New Roman" w:cs="Times New Roman"/>
        </w:rPr>
        <w:t>its input counterpart,</w:t>
      </w:r>
      <w:r w:rsidR="00B66F44" w:rsidRPr="00B66F44">
        <w:rPr>
          <w:rFonts w:ascii="Times New Roman" w:hAnsi="Times New Roman" w:cs="Times New Roman"/>
        </w:rPr>
        <w:t xml:space="preserve"> Contiguous, and Animate Feature input units</w:t>
      </w:r>
      <w:r w:rsidR="00E975C0">
        <w:rPr>
          <w:rFonts w:ascii="Times New Roman" w:hAnsi="Times New Roman" w:cs="Times New Roman"/>
        </w:rPr>
        <w:t xml:space="preserve"> during </w:t>
      </w:r>
      <w:r w:rsidR="006109DF">
        <w:rPr>
          <w:rFonts w:ascii="Times New Roman" w:hAnsi="Times New Roman" w:cs="Times New Roman"/>
        </w:rPr>
        <w:t>habituation</w:t>
      </w:r>
      <w:r>
        <w:rPr>
          <w:rFonts w:ascii="Times New Roman" w:hAnsi="Times New Roman" w:cs="Times New Roman"/>
        </w:rPr>
        <w:t xml:space="preserve">. </w:t>
      </w:r>
      <w:r w:rsidR="001157F1">
        <w:rPr>
          <w:rFonts w:ascii="Times New Roman" w:hAnsi="Times New Roman" w:cs="Times New Roman"/>
        </w:rPr>
        <w:t>Thus,</w:t>
      </w:r>
      <w:r>
        <w:rPr>
          <w:rFonts w:ascii="Times New Roman" w:hAnsi="Times New Roman" w:cs="Times New Roman"/>
        </w:rPr>
        <w:t xml:space="preserve"> three output units (i.e., Barrier 4, Jump Height 0, and Straight Motion) contribute to the error in the Inconsistent test event.  </w:t>
      </w:r>
      <w:r w:rsidR="00A71523">
        <w:rPr>
          <w:rFonts w:ascii="Times New Roman" w:hAnsi="Times New Roman" w:cs="Times New Roman"/>
        </w:rPr>
        <w:t xml:space="preserve">This pattern of activation is precisely what the present theory predicts. Specifically, if infants, like the network, learn that a particular barrier height is associated with a specific type of motion (e.g., </w:t>
      </w:r>
      <w:r w:rsidR="00C31FD3">
        <w:rPr>
          <w:rFonts w:ascii="Times New Roman" w:hAnsi="Times New Roman" w:cs="Times New Roman"/>
        </w:rPr>
        <w:t>Curved Motion</w:t>
      </w:r>
      <w:r w:rsidR="00A71523">
        <w:rPr>
          <w:rFonts w:ascii="Times New Roman" w:hAnsi="Times New Roman" w:cs="Times New Roman"/>
        </w:rPr>
        <w:t xml:space="preserve">), then presenting one of these features at test (e.g., Jump Height 4) should reactivate the other (e.g., Barrier Height 4). </w:t>
      </w:r>
      <w:r w:rsidR="0089176F">
        <w:rPr>
          <w:rFonts w:ascii="Times New Roman" w:hAnsi="Times New Roman" w:cs="Times New Roman"/>
        </w:rPr>
        <w:t>I</w:t>
      </w:r>
      <w:r w:rsidR="00A71523">
        <w:rPr>
          <w:rFonts w:ascii="Times New Roman" w:hAnsi="Times New Roman" w:cs="Times New Roman"/>
        </w:rPr>
        <w:t>f that associated feature is absent</w:t>
      </w:r>
      <w:r w:rsidR="0089176F">
        <w:rPr>
          <w:rFonts w:ascii="Times New Roman" w:hAnsi="Times New Roman" w:cs="Times New Roman"/>
        </w:rPr>
        <w:t xml:space="preserve">, as </w:t>
      </w:r>
      <w:r w:rsidR="00A71523">
        <w:rPr>
          <w:rFonts w:ascii="Times New Roman" w:hAnsi="Times New Roman" w:cs="Times New Roman"/>
        </w:rPr>
        <w:t xml:space="preserve">in the Inconsistent test event, then the network </w:t>
      </w:r>
      <w:r w:rsidR="009A6177">
        <w:rPr>
          <w:rFonts w:ascii="Times New Roman" w:hAnsi="Times New Roman" w:cs="Times New Roman"/>
        </w:rPr>
        <w:t xml:space="preserve">(and by extension, </w:t>
      </w:r>
      <w:r w:rsidR="00A71523">
        <w:rPr>
          <w:rFonts w:ascii="Times New Roman" w:hAnsi="Times New Roman" w:cs="Times New Roman"/>
        </w:rPr>
        <w:t>the infant</w:t>
      </w:r>
      <w:r w:rsidR="009A6177">
        <w:rPr>
          <w:rFonts w:ascii="Times New Roman" w:hAnsi="Times New Roman" w:cs="Times New Roman"/>
        </w:rPr>
        <w:t xml:space="preserve">) </w:t>
      </w:r>
      <w:r w:rsidR="00A71523">
        <w:rPr>
          <w:rFonts w:ascii="Times New Roman" w:hAnsi="Times New Roman" w:cs="Times New Roman"/>
        </w:rPr>
        <w:t xml:space="preserve">should detect an error </w:t>
      </w:r>
      <w:r w:rsidR="001157F1">
        <w:rPr>
          <w:rFonts w:ascii="Times New Roman" w:hAnsi="Times New Roman" w:cs="Times New Roman"/>
        </w:rPr>
        <w:t>and show heightened attention</w:t>
      </w:r>
      <w:r w:rsidR="00A71523">
        <w:rPr>
          <w:rFonts w:ascii="Times New Roman" w:hAnsi="Times New Roman" w:cs="Times New Roman"/>
        </w:rPr>
        <w:t>.</w:t>
      </w:r>
    </w:p>
    <w:p w14:paraId="496AF0AB" w14:textId="571EC7DD"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w:t>
      </w:r>
      <w:r w:rsidR="009A6177">
        <w:rPr>
          <w:rFonts w:ascii="Times New Roman" w:hAnsi="Times New Roman" w:cs="Times New Roman"/>
        </w:rPr>
        <w:t>can be seen in Figure 7</w:t>
      </w:r>
      <w:r>
        <w:rPr>
          <w:rFonts w:ascii="Times New Roman" w:hAnsi="Times New Roman" w:cs="Times New Roman"/>
        </w:rPr>
        <w:t>, the network activates the same units as those in the Inconsistent test event. However, because the network correctly activates four of these units and incorrectly activates the remaining two units via the same</w:t>
      </w:r>
      <w:r w:rsidR="00707240">
        <w:rPr>
          <w:rFonts w:ascii="Times New Roman" w:hAnsi="Times New Roman" w:cs="Times New Roman"/>
        </w:rPr>
        <w:t xml:space="preserve"> associative</w:t>
      </w:r>
      <w:r>
        <w:rPr>
          <w:rFonts w:ascii="Times New Roman" w:hAnsi="Times New Roman" w:cs="Times New Roman"/>
        </w:rPr>
        <w:t xml:space="preserve"> processes described above, two rather than three </w:t>
      </w:r>
      <w:r>
        <w:rPr>
          <w:rFonts w:ascii="Times New Roman" w:hAnsi="Times New Roman" w:cs="Times New Roman"/>
        </w:rPr>
        <w:lastRenderedPageBreak/>
        <w:t xml:space="preserve">output units contribute to this event’s error. </w:t>
      </w:r>
      <w:r w:rsidR="00707240">
        <w:rPr>
          <w:rFonts w:ascii="Times New Roman" w:hAnsi="Times New Roman" w:cs="Times New Roman"/>
        </w:rPr>
        <w:t>The fact that one</w:t>
      </w:r>
      <w:r>
        <w:rPr>
          <w:rFonts w:ascii="Times New Roman" w:hAnsi="Times New Roman" w:cs="Times New Roman"/>
        </w:rPr>
        <w:t xml:space="preserve"> fewer unit contributes to error in the Consistent than in the Inconsistent event means the network </w:t>
      </w:r>
      <w:r w:rsidR="00707240">
        <w:rPr>
          <w:rFonts w:ascii="Times New Roman" w:hAnsi="Times New Roman" w:cs="Times New Roman"/>
        </w:rPr>
        <w:t>looks less long at the Consistent test event than at the Inconsistent one.</w:t>
      </w:r>
      <w:r>
        <w:rPr>
          <w:rFonts w:ascii="Times New Roman" w:hAnsi="Times New Roman" w:cs="Times New Roman"/>
        </w:rPr>
        <w:t xml:space="preserve"> </w:t>
      </w:r>
      <w:r w:rsidR="004F4FC0">
        <w:rPr>
          <w:rFonts w:ascii="Times New Roman" w:hAnsi="Times New Roman" w:cs="Times New Roman"/>
        </w:rPr>
        <w:t xml:space="preserve"> This provides a mechanistic explanation for infants’ looking behaviors </w:t>
      </w:r>
      <w:r w:rsidR="006760AF">
        <w:rPr>
          <w:rFonts w:ascii="Times New Roman" w:hAnsi="Times New Roman" w:cs="Times New Roman"/>
        </w:rPr>
        <w:t>in the Experimental condition</w:t>
      </w:r>
      <w:r w:rsidR="002C2FEA">
        <w:rPr>
          <w:rFonts w:ascii="Times New Roman" w:hAnsi="Times New Roman" w:cs="Times New Roman"/>
        </w:rPr>
        <w:t>, but it does not explain infants’ looking in the Control condition</w:t>
      </w:r>
      <w:r w:rsidR="006760AF">
        <w:rPr>
          <w:rFonts w:ascii="Times New Roman" w:hAnsi="Times New Roman" w:cs="Times New Roman"/>
        </w:rPr>
        <w:t xml:space="preserve">.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2A05AC1E">
                <wp:simplePos x="0" y="0"/>
                <wp:positionH relativeFrom="margin">
                  <wp:posOffset>-43180</wp:posOffset>
                </wp:positionH>
                <wp:positionV relativeFrom="paragraph">
                  <wp:posOffset>340995</wp:posOffset>
                </wp:positionV>
                <wp:extent cx="6797040" cy="3061970"/>
                <wp:effectExtent l="0" t="0" r="3810" b="508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3061970"/>
                        </a:xfrm>
                        <a:prstGeom prst="rect">
                          <a:avLst/>
                        </a:prstGeom>
                        <a:solidFill>
                          <a:srgbClr val="FFFFFF"/>
                        </a:solidFill>
                        <a:ln w="9525">
                          <a:noFill/>
                          <a:miter lim="800000"/>
                          <a:headEnd/>
                          <a:tailEnd/>
                        </a:ln>
                      </wps:spPr>
                      <wps:txb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42C7EF28"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46105A">
                              <w:rPr>
                                <w:rFonts w:ascii="Times New Roman" w:hAnsi="Times New Roman" w:cs="Times New Roman"/>
                                <w:i w:val="0"/>
                                <w:iCs w:val="0"/>
                                <w:noProof/>
                                <w:color w:val="000000" w:themeColor="text1"/>
                                <w:sz w:val="24"/>
                                <w:szCs w:val="24"/>
                              </w:rPr>
                              <w:t>24</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28" type="#_x0000_t202" style="position:absolute;margin-left:-3.4pt;margin-top:26.85pt;width:535.2pt;height:241.1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" stroked="f">
                <v:textbo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42C7EF28"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46105A">
                        <w:rPr>
                          <w:rFonts w:ascii="Times New Roman" w:hAnsi="Times New Roman" w:cs="Times New Roman"/>
                          <w:i w:val="0"/>
                          <w:iCs w:val="0"/>
                          <w:noProof/>
                          <w:color w:val="000000" w:themeColor="text1"/>
                          <w:sz w:val="24"/>
                          <w:szCs w:val="24"/>
                        </w:rPr>
                        <w:t>24</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1FA5C8CF" w14:textId="77777777" w:rsidR="00164941" w:rsidRDefault="00164941" w:rsidP="00524642">
      <w:pPr>
        <w:spacing w:line="480" w:lineRule="auto"/>
        <w:ind w:firstLine="720"/>
        <w:contextualSpacing/>
        <w:rPr>
          <w:rFonts w:ascii="Times New Roman" w:hAnsi="Times New Roman" w:cs="Times New Roman"/>
        </w:rPr>
      </w:pPr>
    </w:p>
    <w:p w14:paraId="5E04C4F4" w14:textId="3894B8F4" w:rsidR="00136774" w:rsidRPr="00136774" w:rsidRDefault="006760AF" w:rsidP="00136774">
      <w:pPr>
        <w:spacing w:line="480" w:lineRule="auto"/>
        <w:ind w:firstLine="720"/>
        <w:contextualSpacing/>
        <w:rPr>
          <w:rFonts w:ascii="Times New Roman" w:hAnsi="Times New Roman" w:cs="Times New Roman"/>
        </w:rPr>
      </w:pPr>
      <w:r>
        <w:rPr>
          <w:rFonts w:ascii="Times New Roman" w:hAnsi="Times New Roman" w:cs="Times New Roman"/>
        </w:rPr>
        <w:t>As it turns out, t</w:t>
      </w:r>
      <w:r w:rsidR="00136774" w:rsidRPr="00136774">
        <w:rPr>
          <w:rFonts w:ascii="Times New Roman" w:hAnsi="Times New Roman" w:cs="Times New Roman"/>
        </w:rPr>
        <w:t xml:space="preserve">he same associative principles also explain why the network responds more similarly to the two test events in the Control condition. Figure 8 shows the test performance of one of the 20 networks in this condition. </w:t>
      </w:r>
      <w:r>
        <w:rPr>
          <w:rFonts w:ascii="Times New Roman" w:hAnsi="Times New Roman" w:cs="Times New Roman"/>
        </w:rPr>
        <w:t xml:space="preserve">The habituation event in this condition was </w:t>
      </w:r>
      <w:r w:rsidR="00136774" w:rsidRPr="00136774">
        <w:rPr>
          <w:rFonts w:ascii="Times New Roman" w:hAnsi="Times New Roman" w:cs="Times New Roman"/>
        </w:rPr>
        <w:t>identical to that in the Experimental condition with one key exception: the barrier was now positioned to the side rather than in the middle. To reflect the assumption that barriers positioned to the side are less salient than centrally located ones, the learning rate for connections to and from the Barrier Height 4 units was lowered</w:t>
      </w:r>
      <w:r w:rsidR="001C23ED">
        <w:rPr>
          <w:rFonts w:ascii="Times New Roman" w:hAnsi="Times New Roman" w:cs="Times New Roman"/>
        </w:rPr>
        <w:t xml:space="preserve">; </w:t>
      </w:r>
      <w:r>
        <w:rPr>
          <w:rFonts w:ascii="Times New Roman" w:hAnsi="Times New Roman" w:cs="Times New Roman"/>
        </w:rPr>
        <w:t xml:space="preserve">weight decay was introduced </w:t>
      </w:r>
      <w:r w:rsidR="008B3CB2">
        <w:rPr>
          <w:rFonts w:ascii="Times New Roman" w:hAnsi="Times New Roman" w:cs="Times New Roman"/>
        </w:rPr>
        <w:t>further to</w:t>
      </w:r>
      <w:r>
        <w:rPr>
          <w:rFonts w:ascii="Times New Roman" w:hAnsi="Times New Roman" w:cs="Times New Roman"/>
        </w:rPr>
        <w:t xml:space="preserve"> decrease their salience</w:t>
      </w:r>
      <w:r w:rsidR="00136774" w:rsidRPr="00136774">
        <w:rPr>
          <w:rFonts w:ascii="Times New Roman" w:hAnsi="Times New Roman" w:cs="Times New Roman"/>
        </w:rPr>
        <w:t xml:space="preserve">. </w:t>
      </w:r>
      <w:r w:rsidR="00F35BB5" w:rsidRPr="00136774">
        <w:rPr>
          <w:rFonts w:ascii="Times New Roman" w:hAnsi="Times New Roman" w:cs="Times New Roman"/>
        </w:rPr>
        <w:t>Consequently</w:t>
      </w:r>
      <w:r w:rsidR="00136774" w:rsidRPr="00136774">
        <w:rPr>
          <w:rFonts w:ascii="Times New Roman" w:hAnsi="Times New Roman" w:cs="Times New Roman"/>
        </w:rPr>
        <w:t xml:space="preserve">, the network failed sufficiently to adjust the weights connecting this </w:t>
      </w:r>
      <w:r w:rsidR="00136774" w:rsidRPr="00136774">
        <w:rPr>
          <w:rFonts w:ascii="Times New Roman" w:hAnsi="Times New Roman" w:cs="Times New Roman"/>
        </w:rPr>
        <w:lastRenderedPageBreak/>
        <w:t>unit with those features with which it was associated during habitation.</w:t>
      </w:r>
      <w:r w:rsidR="00136774">
        <w:rPr>
          <w:rFonts w:ascii="Times New Roman" w:hAnsi="Times New Roman" w:cs="Times New Roman"/>
        </w:rPr>
        <w:t xml:space="preserve"> A corollary of this is that</w:t>
      </w:r>
      <w:r w:rsidR="00136774" w:rsidRPr="00136774">
        <w:rPr>
          <w:rFonts w:ascii="Times New Roman" w:hAnsi="Times New Roman" w:cs="Times New Roman"/>
        </w:rPr>
        <w:t xml:space="preserve"> during the Inconsistent test event, the network does not activate the Barrier Height 4 or Barrier Side output units in response to input from the Curved Motion, Jump Height 4, Contiguous, and Animate Feature units, </w:t>
      </w:r>
      <w:r w:rsidR="00136774">
        <w:rPr>
          <w:rFonts w:ascii="Times New Roman" w:hAnsi="Times New Roman" w:cs="Times New Roman"/>
        </w:rPr>
        <w:t>even though</w:t>
      </w:r>
      <w:r w:rsidR="00136774" w:rsidRPr="00136774">
        <w:rPr>
          <w:rFonts w:ascii="Times New Roman" w:hAnsi="Times New Roman" w:cs="Times New Roman"/>
        </w:rPr>
        <w:t xml:space="preserve"> these features co-occurred with</w:t>
      </w:r>
      <w:r w:rsidR="00136774">
        <w:rPr>
          <w:rFonts w:ascii="Times New Roman" w:hAnsi="Times New Roman" w:cs="Times New Roman"/>
        </w:rPr>
        <w:t xml:space="preserve"> the</w:t>
      </w:r>
      <w:r w:rsidR="00136774" w:rsidRPr="00136774">
        <w:rPr>
          <w:rFonts w:ascii="Times New Roman" w:hAnsi="Times New Roman" w:cs="Times New Roman"/>
        </w:rPr>
        <w:t xml:space="preserve"> Barrier Side </w:t>
      </w:r>
      <w:r w:rsidR="00136774">
        <w:rPr>
          <w:rFonts w:ascii="Times New Roman" w:hAnsi="Times New Roman" w:cs="Times New Roman"/>
        </w:rPr>
        <w:t xml:space="preserve">unit </w:t>
      </w:r>
      <w:r w:rsidR="00136774" w:rsidRPr="00136774">
        <w:rPr>
          <w:rFonts w:ascii="Times New Roman" w:hAnsi="Times New Roman" w:cs="Times New Roman"/>
        </w:rPr>
        <w:t xml:space="preserve">during habituation. This outcome </w:t>
      </w:r>
      <w:r w:rsidR="00136774">
        <w:rPr>
          <w:rFonts w:ascii="Times New Roman" w:hAnsi="Times New Roman" w:cs="Times New Roman"/>
        </w:rPr>
        <w:t>too is</w:t>
      </w:r>
      <w:r w:rsidR="00136774" w:rsidRPr="00136774">
        <w:rPr>
          <w:rFonts w:ascii="Times New Roman" w:hAnsi="Times New Roman" w:cs="Times New Roman"/>
        </w:rPr>
        <w:t xml:space="preserve"> consistent with the</w:t>
      </w:r>
      <w:r w:rsidR="00533863">
        <w:rPr>
          <w:rFonts w:ascii="Times New Roman" w:hAnsi="Times New Roman" w:cs="Times New Roman"/>
        </w:rPr>
        <w:t xml:space="preserve"> present</w:t>
      </w:r>
      <w:r w:rsidR="00136774" w:rsidRPr="00136774">
        <w:rPr>
          <w:rFonts w:ascii="Times New Roman" w:hAnsi="Times New Roman" w:cs="Times New Roman"/>
        </w:rPr>
        <w:t xml:space="preserve"> theoretical account. Because the barrier was less salient in the side position, the resulting associations with curved motion were weaker and insufficient to support reliable reactivation</w:t>
      </w:r>
      <w:r w:rsidR="00FD0D90">
        <w:rPr>
          <w:rFonts w:ascii="Times New Roman" w:hAnsi="Times New Roman" w:cs="Times New Roman"/>
        </w:rPr>
        <w:t xml:space="preserve"> of the Barrier Height 4 or Barrier Side output units</w:t>
      </w:r>
      <w:r w:rsidR="00136774" w:rsidRPr="00136774">
        <w:rPr>
          <w:rFonts w:ascii="Times New Roman" w:hAnsi="Times New Roman" w:cs="Times New Roman"/>
        </w:rPr>
        <w:t xml:space="preserve"> at test.</w:t>
      </w:r>
    </w:p>
    <w:p w14:paraId="1065B9CE" w14:textId="246B8E2A" w:rsidR="00F35BB5" w:rsidRDefault="00F35BB5" w:rsidP="00524642">
      <w:pPr>
        <w:spacing w:line="480" w:lineRule="auto"/>
        <w:ind w:firstLine="720"/>
        <w:contextualSpacing/>
        <w:rPr>
          <w:rFonts w:ascii="Times New Roman" w:hAnsi="Times New Roman" w:cs="Times New Roman"/>
        </w:rPr>
      </w:pPr>
      <w:r>
        <w:rPr>
          <w:rFonts w:ascii="Times New Roman" w:hAnsi="Times New Roman" w:cs="Times New Roman"/>
        </w:rPr>
        <w:t>It might</w:t>
      </w:r>
      <w:r w:rsidR="00136774">
        <w:rPr>
          <w:rFonts w:ascii="Times New Roman" w:hAnsi="Times New Roman" w:cs="Times New Roman"/>
        </w:rPr>
        <w:t xml:space="preserve"> </w:t>
      </w:r>
      <w:r w:rsidR="00136774" w:rsidRPr="00136774">
        <w:rPr>
          <w:rFonts w:ascii="Times New Roman" w:hAnsi="Times New Roman" w:cs="Times New Roman"/>
        </w:rPr>
        <w:t>seem surprising that the network fails to activate the Barrier Side unit at all</w:t>
      </w:r>
      <w:r w:rsidR="00136774">
        <w:rPr>
          <w:rFonts w:ascii="Times New Roman" w:hAnsi="Times New Roman" w:cs="Times New Roman"/>
        </w:rPr>
        <w:t>. This is because</w:t>
      </w:r>
      <w:r>
        <w:rPr>
          <w:rFonts w:ascii="Times New Roman" w:hAnsi="Times New Roman" w:cs="Times New Roman"/>
        </w:rPr>
        <w:t>, unlike the Barrier Height 4 unit, this unit</w:t>
      </w:r>
      <w:r w:rsidR="00136774" w:rsidRPr="00136774">
        <w:rPr>
          <w:rFonts w:ascii="Times New Roman" w:hAnsi="Times New Roman" w:cs="Times New Roman"/>
        </w:rPr>
        <w:t xml:space="preserve"> was not subject to the</w:t>
      </w:r>
      <w:r w:rsidR="00136774">
        <w:rPr>
          <w:rFonts w:ascii="Times New Roman" w:hAnsi="Times New Roman" w:cs="Times New Roman"/>
        </w:rPr>
        <w:t xml:space="preserve"> </w:t>
      </w:r>
      <w:r w:rsidR="0074758C">
        <w:rPr>
          <w:rFonts w:ascii="Times New Roman" w:hAnsi="Times New Roman" w:cs="Times New Roman"/>
        </w:rPr>
        <w:t xml:space="preserve">same </w:t>
      </w:r>
      <w:r w:rsidR="00136774" w:rsidRPr="00136774">
        <w:rPr>
          <w:rFonts w:ascii="Times New Roman" w:hAnsi="Times New Roman" w:cs="Times New Roman"/>
        </w:rPr>
        <w:t xml:space="preserve">salience manipulation. </w:t>
      </w:r>
      <w:r>
        <w:rPr>
          <w:rFonts w:ascii="Times New Roman" w:hAnsi="Times New Roman" w:cs="Times New Roman"/>
        </w:rPr>
        <w:t>This failure can nevertheless</w:t>
      </w:r>
      <w:r w:rsidR="00136774" w:rsidRPr="00136774">
        <w:rPr>
          <w:rFonts w:ascii="Times New Roman" w:hAnsi="Times New Roman" w:cs="Times New Roman"/>
        </w:rPr>
        <w:t xml:space="preserve"> be understood by considering the network’s prior learning. During pretraining, the network learned that curved motion occurs over centrally located barriers. However, this regularity is violated in the habituation event for networks in the Control condition: curved motion now occurs beside the barrier. For the network to learn this new association, it would have to </w:t>
      </w:r>
      <w:r w:rsidR="00136774" w:rsidRPr="00136774">
        <w:rPr>
          <w:rFonts w:ascii="Times New Roman" w:hAnsi="Times New Roman" w:cs="Times New Roman"/>
          <w:i/>
          <w:iCs/>
        </w:rPr>
        <w:t>unlearn</w:t>
      </w:r>
      <w:r w:rsidR="00136774" w:rsidRPr="00136774">
        <w:rPr>
          <w:rFonts w:ascii="Times New Roman" w:hAnsi="Times New Roman" w:cs="Times New Roman"/>
        </w:rPr>
        <w:t xml:space="preserve"> </w:t>
      </w:r>
      <w:r w:rsidR="00136774">
        <w:rPr>
          <w:rFonts w:ascii="Times New Roman" w:hAnsi="Times New Roman" w:cs="Times New Roman"/>
        </w:rPr>
        <w:t>an established association</w:t>
      </w:r>
      <w:r w:rsidR="00136774" w:rsidRPr="00136774">
        <w:rPr>
          <w:rFonts w:ascii="Times New Roman" w:hAnsi="Times New Roman" w:cs="Times New Roman"/>
        </w:rPr>
        <w:t xml:space="preserve"> between curved motion and central barriers. </w:t>
      </w:r>
      <w:r w:rsidR="00136774">
        <w:rPr>
          <w:rFonts w:ascii="Times New Roman" w:hAnsi="Times New Roman" w:cs="Times New Roman"/>
        </w:rPr>
        <w:t>Ultimately, the network is unable to do this</w:t>
      </w:r>
      <w:r w:rsidR="007058DE">
        <w:rPr>
          <w:rFonts w:ascii="Times New Roman" w:hAnsi="Times New Roman" w:cs="Times New Roman"/>
        </w:rPr>
        <w:t xml:space="preserve"> within the short time frame of the pretraining phase</w:t>
      </w:r>
      <w:r w:rsidR="00136774">
        <w:rPr>
          <w:rFonts w:ascii="Times New Roman" w:hAnsi="Times New Roman" w:cs="Times New Roman"/>
        </w:rPr>
        <w:t>; that is, the short duration of the habituation phase precludes the network from overriding prior learned associations</w:t>
      </w:r>
      <w:r w:rsidR="00136774" w:rsidRPr="00136774">
        <w:rPr>
          <w:rFonts w:ascii="Times New Roman" w:hAnsi="Times New Roman" w:cs="Times New Roman"/>
        </w:rPr>
        <w:t>.</w:t>
      </w:r>
      <w:r w:rsidR="00136774">
        <w:rPr>
          <w:rFonts w:ascii="Times New Roman" w:hAnsi="Times New Roman" w:cs="Times New Roman"/>
        </w:rPr>
        <w:t xml:space="preserve"> </w:t>
      </w:r>
      <w:r w:rsidR="00136774" w:rsidRPr="00136774">
        <w:rPr>
          <w:rFonts w:ascii="Times New Roman" w:hAnsi="Times New Roman" w:cs="Times New Roman"/>
        </w:rPr>
        <w:t>This also explains why the network correctly activates the Barrier Missing output unit in both test events. In the Inconsistent test event, the Barrier Missing and Barrier Height 0 input units</w:t>
      </w:r>
      <w:r w:rsidR="00573571">
        <w:rPr>
          <w:rFonts w:ascii="Times New Roman" w:hAnsi="Times New Roman" w:cs="Times New Roman"/>
        </w:rPr>
        <w:t>—which became associated during the pretraining phase—</w:t>
      </w:r>
      <w:r w:rsidR="00136774" w:rsidRPr="00136774">
        <w:rPr>
          <w:rFonts w:ascii="Times New Roman" w:hAnsi="Times New Roman" w:cs="Times New Roman"/>
        </w:rPr>
        <w:t xml:space="preserve">are </w:t>
      </w:r>
      <w:r w:rsidR="00136774">
        <w:rPr>
          <w:rFonts w:ascii="Times New Roman" w:hAnsi="Times New Roman" w:cs="Times New Roman"/>
        </w:rPr>
        <w:t xml:space="preserve">presented to the model as input. </w:t>
      </w:r>
      <w:r w:rsidR="00136774" w:rsidRPr="00136774">
        <w:rPr>
          <w:rFonts w:ascii="Times New Roman" w:hAnsi="Times New Roman" w:cs="Times New Roman"/>
        </w:rPr>
        <w:t xml:space="preserve"> Given that this activation reflects the correct response in both test events, it does not contribute to the network’s error (i.e., looking at this event).</w:t>
      </w:r>
    </w:p>
    <w:p w14:paraId="40B182F3" w14:textId="25C4D1EE" w:rsidR="00610A6A" w:rsidRP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lastRenderedPageBreak/>
        <w:t>In contrast to the lowered salience of the Barrier Height 4 unit, the Jump Height 4 unit remains visually salient to reflect the assumption that infants are drawn to dynamic motion events. As a result, the network can adjust its weights sufficiently during the habituation phase to activate the Jump Height 4 output unit in response to any of the input features it was associated with during pretraining</w:t>
      </w:r>
      <w:r w:rsidR="00EB0AC1">
        <w:rPr>
          <w:rFonts w:ascii="Times New Roman" w:hAnsi="Times New Roman" w:cs="Times New Roman"/>
        </w:rPr>
        <w:t>, including itself</w:t>
      </w:r>
      <w:r w:rsidRPr="00610A6A">
        <w:rPr>
          <w:rFonts w:ascii="Times New Roman" w:hAnsi="Times New Roman" w:cs="Times New Roman"/>
        </w:rPr>
        <w:t>—namely, the Curved Motion input unit,</w:t>
      </w:r>
      <w:r w:rsidR="00EB0AC1">
        <w:rPr>
          <w:rFonts w:ascii="Times New Roman" w:hAnsi="Times New Roman" w:cs="Times New Roman"/>
        </w:rPr>
        <w:t xml:space="preserve"> and</w:t>
      </w:r>
      <w:r w:rsidRPr="00610A6A">
        <w:rPr>
          <w:rFonts w:ascii="Times New Roman" w:hAnsi="Times New Roman" w:cs="Times New Roman"/>
        </w:rPr>
        <w:t xml:space="preserve"> the No Clearance input unit. If any of these units subsequently appear in a test event, the Jump Height 4 output unit will be activated. Because at least one of these input units is turned on in both test events, this output unit is active in both. This is the correct response in the Inconsistent test event but the incorrect response in the Consistent test event. Thus, the largest contributor to error in the Consistent test event is the Jump Height 4 output unit; the network correctly activates the remaining output units.</w:t>
      </w:r>
    </w:p>
    <w:p w14:paraId="625A693E" w14:textId="194F486D" w:rsid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By comparison, the Inconsistent event includes two smaller contributors to error: the Straight Motion and Jump Height 0 units. These units are activated because they were previously associated with at least some of the features that appear as input to the model—namely, the Barrier Missing, Barrier Height 0, Jump Height 0, and Straight Motion input units. Importantly, the combined contribution of these two units to the network’s total error in the Inconsistent event matches the</w:t>
      </w:r>
      <w:r w:rsidR="004D4AA5">
        <w:rPr>
          <w:rFonts w:ascii="Times New Roman" w:hAnsi="Times New Roman" w:cs="Times New Roman"/>
        </w:rPr>
        <w:t xml:space="preserve"> </w:t>
      </w:r>
      <w:r w:rsidRPr="00610A6A">
        <w:rPr>
          <w:rFonts w:ascii="Times New Roman" w:hAnsi="Times New Roman" w:cs="Times New Roman"/>
        </w:rPr>
        <w:t>contribution of the Jump Height 4 unit in the Consistent test event. As a result, the network, like infants, looks about equally at both test events.</w:t>
      </w:r>
      <w:r w:rsidR="004D4AA5">
        <w:rPr>
          <w:rFonts w:ascii="Times New Roman" w:hAnsi="Times New Roman" w:cs="Times New Roman"/>
        </w:rPr>
        <w:t xml:space="preserve"> This provides a mechanistic explanation for infants’ looking behaviors in the Control condition.</w:t>
      </w:r>
    </w:p>
    <w:p w14:paraId="06C9E82F" w14:textId="691E4E5F" w:rsidR="00F70315" w:rsidRDefault="00F70315" w:rsidP="00524642">
      <w:pPr>
        <w:spacing w:line="480" w:lineRule="auto"/>
        <w:ind w:firstLine="720"/>
        <w:contextualSpacing/>
        <w:rPr>
          <w:rFonts w:ascii="Times New Roman" w:hAnsi="Times New Roman" w:cs="Times New Roman"/>
        </w:rPr>
      </w:pPr>
      <w:r w:rsidRPr="00F70315">
        <w:rPr>
          <w:rFonts w:ascii="Times New Roman" w:hAnsi="Times New Roman" w:cs="Times New Roman"/>
        </w:rPr>
        <w:t xml:space="preserve">In sum, the reason networks in the Experimental condition looked longer at the Inconsistent test event than at the Consistent test event is that the learned association between barrier-related information (e.g., barrier height and position) and motion-related information (e.g., curved motion and high jumping) was violated in the former but not in the latter. This </w:t>
      </w:r>
      <w:r w:rsidRPr="00F70315">
        <w:rPr>
          <w:rFonts w:ascii="Times New Roman" w:hAnsi="Times New Roman" w:cs="Times New Roman"/>
        </w:rPr>
        <w:lastRenderedPageBreak/>
        <w:t xml:space="preserve">robust association emerged because these features were made more salient through an increased learning rate and reduced weight decay. The </w:t>
      </w:r>
      <w:r w:rsidR="002614CF">
        <w:rPr>
          <w:rFonts w:ascii="Times New Roman" w:hAnsi="Times New Roman" w:cs="Times New Roman"/>
        </w:rPr>
        <w:t>decision to increase the salience of these features was itself driven by the</w:t>
      </w:r>
      <w:r w:rsidRPr="00F70315">
        <w:rPr>
          <w:rFonts w:ascii="Times New Roman" w:hAnsi="Times New Roman" w:cs="Times New Roman"/>
        </w:rPr>
        <w:t xml:space="preserve"> assumption that barriers are more visually prominent when jumping actions—which are inherently attention-grabbing for infants</w:t>
      </w:r>
      <w:r w:rsidR="002614CF">
        <w:rPr>
          <w:rFonts w:ascii="Times New Roman" w:hAnsi="Times New Roman" w:cs="Times New Roman"/>
        </w:rPr>
        <w:t xml:space="preserve"> (e.g., Slater, 1989; Vallortigara et al., 2005)</w:t>
      </w:r>
      <w:r w:rsidRPr="00F70315">
        <w:rPr>
          <w:rFonts w:ascii="Times New Roman" w:hAnsi="Times New Roman" w:cs="Times New Roman"/>
        </w:rPr>
        <w:t>—occur above them rather than beside them.</w:t>
      </w:r>
      <w:r>
        <w:rPr>
          <w:rFonts w:ascii="Times New Roman" w:hAnsi="Times New Roman" w:cs="Times New Roman"/>
        </w:rPr>
        <w:t xml:space="preserve"> </w:t>
      </w:r>
      <w:r w:rsidRPr="00F70315">
        <w:rPr>
          <w:rFonts w:ascii="Times New Roman" w:hAnsi="Times New Roman" w:cs="Times New Roman"/>
        </w:rPr>
        <w:t>By contrast, networks in the Control condition looked equally at both test events because the reduced salience of the barrier—implemented via a lower learning rate and higher weight decay—prevented the model from forming an association between the barrier and the jumping action during habituation. Taken together, these results suggest that infants’ behavior in VoE</w:t>
      </w:r>
      <w:r w:rsidR="00BC3C3D">
        <w:rPr>
          <w:rFonts w:ascii="Times New Roman" w:hAnsi="Times New Roman" w:cs="Times New Roman"/>
        </w:rPr>
        <w:t xml:space="preserve"> Gergely-style</w:t>
      </w:r>
      <w:r w:rsidRPr="00F70315">
        <w:rPr>
          <w:rFonts w:ascii="Times New Roman" w:hAnsi="Times New Roman" w:cs="Times New Roman"/>
        </w:rPr>
        <w:t xml:space="preserve"> studies may be explained by</w:t>
      </w:r>
      <w:r w:rsidR="00BC3C3D">
        <w:rPr>
          <w:rFonts w:ascii="Times New Roman" w:hAnsi="Times New Roman" w:cs="Times New Roman"/>
        </w:rPr>
        <w:t xml:space="preserve"> real-world experience observing curved and linear motion, combined with a</w:t>
      </w:r>
      <w:r w:rsidRPr="00F70315">
        <w:rPr>
          <w:rFonts w:ascii="Times New Roman" w:hAnsi="Times New Roman" w:cs="Times New Roman"/>
        </w:rPr>
        <w:t xml:space="preserve"> domain-general associative mechanisms </w:t>
      </w:r>
      <w:r w:rsidR="00BC3C3D">
        <w:rPr>
          <w:rFonts w:ascii="Times New Roman" w:hAnsi="Times New Roman" w:cs="Times New Roman"/>
        </w:rPr>
        <w:t>that operates over and forms associations among</w:t>
      </w:r>
      <w:r w:rsidRPr="00F70315">
        <w:rPr>
          <w:rFonts w:ascii="Times New Roman" w:hAnsi="Times New Roman" w:cs="Times New Roman"/>
        </w:rPr>
        <w:t xml:space="preserve"> perceptual features.</w:t>
      </w:r>
      <w:r>
        <w:rPr>
          <w:rFonts w:ascii="Times New Roman" w:hAnsi="Times New Roman" w:cs="Times New Roman"/>
        </w:rPr>
        <w:t xml:space="preserve"> </w:t>
      </w:r>
    </w:p>
    <w:p w14:paraId="26618D65" w14:textId="0AB65881" w:rsidR="00524642" w:rsidRDefault="00387B83" w:rsidP="00524642">
      <w:pPr>
        <w:spacing w:line="480" w:lineRule="auto"/>
        <w:ind w:firstLine="720"/>
        <w:contextualSpacing/>
        <w:rPr>
          <w:rFonts w:ascii="Times New Roman" w:hAnsi="Times New Roman" w:cs="Times New Roman"/>
        </w:rPr>
      </w:pPr>
      <w:r>
        <w:rPr>
          <w:rFonts w:ascii="Times New Roman" w:hAnsi="Times New Roman" w:cs="Times New Roman"/>
        </w:rPr>
        <w:t>Before closing, it is worth noting that the</w:t>
      </w:r>
      <w:r w:rsidR="00F70315">
        <w:rPr>
          <w:rFonts w:ascii="Times New Roman" w:hAnsi="Times New Roman" w:cs="Times New Roman"/>
        </w:rPr>
        <w:t xml:space="preserve"> principles</w:t>
      </w:r>
      <w:r>
        <w:rPr>
          <w:rFonts w:ascii="Times New Roman" w:hAnsi="Times New Roman" w:cs="Times New Roman"/>
        </w:rPr>
        <w:t xml:space="preserve"> outlined above</w:t>
      </w:r>
      <w:r w:rsidR="00FD0559">
        <w:rPr>
          <w:rFonts w:ascii="Times New Roman" w:hAnsi="Times New Roman" w:cs="Times New Roman"/>
        </w:rPr>
        <w:t xml:space="preserve"> also</w:t>
      </w:r>
      <w:r w:rsidR="00F70315">
        <w:rPr>
          <w:rFonts w:ascii="Times New Roman" w:hAnsi="Times New Roman" w:cs="Times New Roman"/>
        </w:rPr>
        <w:t xml:space="preserve"> </w:t>
      </w:r>
      <w:r w:rsidR="00FD0559">
        <w:rPr>
          <w:rFonts w:ascii="Times New Roman" w:hAnsi="Times New Roman" w:cs="Times New Roman"/>
        </w:rPr>
        <w:t>account for the</w:t>
      </w:r>
      <w:r w:rsidR="001240EE">
        <w:rPr>
          <w:rFonts w:ascii="Times New Roman" w:hAnsi="Times New Roman" w:cs="Times New Roman"/>
        </w:rPr>
        <w:t xml:space="preserve"> </w:t>
      </w:r>
      <w:r w:rsidR="00F70315">
        <w:rPr>
          <w:rFonts w:ascii="Times New Roman" w:hAnsi="Times New Roman" w:cs="Times New Roman"/>
        </w:rPr>
        <w:t xml:space="preserve">remaining simulations. </w:t>
      </w:r>
      <w:r w:rsidR="001D6D65" w:rsidRPr="001D6D65">
        <w:rPr>
          <w:rFonts w:ascii="Times New Roman" w:hAnsi="Times New Roman" w:cs="Times New Roman"/>
        </w:rPr>
        <w:t xml:space="preserve">For </w:t>
      </w:r>
      <w:r w:rsidR="001D6D65">
        <w:rPr>
          <w:rFonts w:ascii="Times New Roman" w:hAnsi="Times New Roman" w:cs="Times New Roman"/>
        </w:rPr>
        <w:t>instance</w:t>
      </w:r>
      <w:r w:rsidR="001D6D65" w:rsidRPr="001D6D65">
        <w:rPr>
          <w:rFonts w:ascii="Times New Roman" w:hAnsi="Times New Roman" w:cs="Times New Roman"/>
        </w:rPr>
        <w:t>, the reason networks in the Inferring Constraints condition in Simulation 3 looked longer at the No-Obstacle test event than at the Obstacle test event was because the former violated an association that was established during the pretraining phase between jumping actions and barriers</w:t>
      </w:r>
      <w:r w:rsidR="002447BC">
        <w:rPr>
          <w:rFonts w:ascii="Times New Roman" w:hAnsi="Times New Roman" w:cs="Times New Roman"/>
        </w:rPr>
        <w:t>; that is, networks found anomalous test events in which jumping actions occurred in the absen</w:t>
      </w:r>
      <w:r w:rsidR="00BC3C3D">
        <w:rPr>
          <w:rFonts w:ascii="Times New Roman" w:hAnsi="Times New Roman" w:cs="Times New Roman"/>
        </w:rPr>
        <w:t>ce</w:t>
      </w:r>
      <w:r w:rsidR="002447BC">
        <w:rPr>
          <w:rFonts w:ascii="Times New Roman" w:hAnsi="Times New Roman" w:cs="Times New Roman"/>
        </w:rPr>
        <w:t xml:space="preserve"> of barriers because their pretraining experience was such that barriers and jumping actions </w:t>
      </w:r>
      <w:r w:rsidR="00BC3C3D">
        <w:rPr>
          <w:rFonts w:ascii="Times New Roman" w:hAnsi="Times New Roman" w:cs="Times New Roman"/>
        </w:rPr>
        <w:t xml:space="preserve">went </w:t>
      </w:r>
      <w:r w:rsidR="002447BC">
        <w:rPr>
          <w:rFonts w:ascii="Times New Roman" w:hAnsi="Times New Roman" w:cs="Times New Roman"/>
        </w:rPr>
        <w:t>together</w:t>
      </w:r>
      <w:r w:rsidR="001D6D65" w:rsidRPr="001D6D65">
        <w:rPr>
          <w:rFonts w:ascii="Times New Roman" w:hAnsi="Times New Roman" w:cs="Times New Roman"/>
        </w:rPr>
        <w:t>.</w:t>
      </w:r>
      <w:r w:rsidR="001D6D65">
        <w:rPr>
          <w:rFonts w:ascii="Times New Roman" w:hAnsi="Times New Roman" w:cs="Times New Roman"/>
        </w:rPr>
        <w:t xml:space="preserve"> </w:t>
      </w:r>
      <w:r w:rsidR="009E0AE8">
        <w:rPr>
          <w:rFonts w:ascii="Times New Roman" w:hAnsi="Times New Roman" w:cs="Times New Roman"/>
        </w:rPr>
        <w:t xml:space="preserve"> </w:t>
      </w:r>
      <w:r w:rsidR="001D6D65" w:rsidRPr="001D6D65">
        <w:rPr>
          <w:rFonts w:ascii="Times New Roman" w:hAnsi="Times New Roman" w:cs="Times New Roman"/>
        </w:rPr>
        <w:t>Similarly, the basis for networks’ longer looking at the high, inefficient test event than at the low, efficient test event in Simulation 4 was that it violated a learned expectation that agents jump just high enough to clear barriers.</w:t>
      </w:r>
      <w:r w:rsidR="001D6D65">
        <w:rPr>
          <w:rFonts w:ascii="Times New Roman" w:hAnsi="Times New Roman" w:cs="Times New Roman"/>
        </w:rPr>
        <w:t xml:space="preserve"> </w:t>
      </w:r>
      <w:r w:rsidR="001D6D65" w:rsidRPr="001D6D65">
        <w:rPr>
          <w:rFonts w:ascii="Times New Roman" w:hAnsi="Times New Roman" w:cs="Times New Roman"/>
        </w:rPr>
        <w:t xml:space="preserve">Considered together, these findings reinforce the notion that infants' looking behaviors in VoE </w:t>
      </w:r>
      <w:r w:rsidR="001D6D65" w:rsidRPr="001D6D65">
        <w:rPr>
          <w:rFonts w:ascii="Times New Roman" w:hAnsi="Times New Roman" w:cs="Times New Roman"/>
        </w:rPr>
        <w:lastRenderedPageBreak/>
        <w:t xml:space="preserve">studies </w:t>
      </w:r>
      <w:r w:rsidR="00347B0E">
        <w:rPr>
          <w:rFonts w:ascii="Times New Roman" w:hAnsi="Times New Roman" w:cs="Times New Roman"/>
        </w:rPr>
        <w:t>based on the</w:t>
      </w:r>
      <w:r w:rsidR="001D6D65" w:rsidRPr="001D6D65">
        <w:rPr>
          <w:rFonts w:ascii="Times New Roman" w:hAnsi="Times New Roman" w:cs="Times New Roman"/>
        </w:rPr>
        <w:t xml:space="preserve"> Gergely paradigm may be explained by domain-general associative processes operating over perceptual regularities.</w:t>
      </w:r>
      <w:r w:rsidR="00337846">
        <w:rPr>
          <w:rFonts w:ascii="Times New Roman" w:hAnsi="Times New Roman" w:cs="Times New Roman"/>
        </w:rPr>
        <w:t xml:space="preserve"> </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1F0918E7" w14:textId="1057C564"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infants learn about and process others’ actions. </w:t>
      </w:r>
      <w:r w:rsidR="00DD0C8C">
        <w:rPr>
          <w:rFonts w:ascii="Times New Roman" w:eastAsia="Times New Roman" w:hAnsi="Times New Roman" w:cs="Times New Roman"/>
        </w:rPr>
        <w:t xml:space="preserve">One perspective—which </w:t>
      </w:r>
      <w:r w:rsidR="00963F99">
        <w:rPr>
          <w:rFonts w:ascii="Times New Roman" w:eastAsia="Times New Roman" w:hAnsi="Times New Roman" w:cs="Times New Roman"/>
        </w:rPr>
        <w:t xml:space="preserve">here I referred to </w:t>
      </w:r>
      <w:r w:rsidR="00DD0C8C">
        <w:rPr>
          <w:rFonts w:ascii="Times New Roman" w:eastAsia="Times New Roman" w:hAnsi="Times New Roman" w:cs="Times New Roman"/>
        </w:rPr>
        <w:t>as the rich perspective—maintains that infants’ knowledge about agents’</w:t>
      </w:r>
      <w:r w:rsidR="00963F99">
        <w:rPr>
          <w:rFonts w:ascii="Times New Roman" w:eastAsia="Times New Roman" w:hAnsi="Times New Roman" w:cs="Times New Roman"/>
        </w:rPr>
        <w:t xml:space="preserve"> and objects’ actions is conceptually rich and abstract and underpinned by specialized learning processes that are present from birth or shortly thereafter</w:t>
      </w:r>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Carey, 2009; Csibra &amp; Gergely, 1998; Gergely &amp; Csibra, 2003; Jara-Ettinger et al., 2020; Leslie, 1995; Spelke, 2022</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EA4335">
        <w:rPr>
          <w:rFonts w:ascii="Times New Roman" w:eastAsia="Times New Roman" w:hAnsi="Times New Roman" w:cs="Times New Roman"/>
        </w:rPr>
        <w:t>referred to here</w:t>
      </w:r>
      <w:r w:rsidR="00963F99">
        <w:rPr>
          <w:rFonts w:ascii="Times New Roman" w:eastAsia="Times New Roman" w:hAnsi="Times New Roman" w:cs="Times New Roman"/>
        </w:rPr>
        <w:t xml:space="preserve"> 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VoE studies, of which </w:t>
      </w:r>
      <w:r w:rsidR="001968A7">
        <w:rPr>
          <w:rFonts w:ascii="Times New Roman" w:eastAsia="Times New Roman" w:hAnsi="Times New Roman" w:cs="Times New Roman"/>
        </w:rPr>
        <w:t>Gergely-style studies</w:t>
      </w:r>
      <w:r w:rsidR="00963F99">
        <w:rPr>
          <w:rFonts w:ascii="Times New Roman" w:eastAsia="Times New Roman" w:hAnsi="Times New Roman" w:cs="Times New Roman"/>
        </w:rPr>
        <w:t xml:space="preserve"> are an example</w:t>
      </w:r>
      <w:r w:rsidR="00C12B8E">
        <w:rPr>
          <w:rFonts w:ascii="Times New Roman" w:eastAsia="Times New Roman" w:hAnsi="Times New Roman" w:cs="Times New Roman"/>
        </w:rPr>
        <w:t xml:space="preserve">, </w:t>
      </w:r>
      <w:r w:rsidR="00963F99">
        <w:rPr>
          <w:rFonts w:ascii="Times New Roman" w:eastAsia="Times New Roman" w:hAnsi="Times New Roman" w:cs="Times New Roman"/>
        </w:rPr>
        <w:t xml:space="preserve">can be explained by </w:t>
      </w:r>
      <w:r w:rsidR="0091568C">
        <w:rPr>
          <w:rFonts w:ascii="Times New Roman" w:eastAsia="Times New Roman" w:hAnsi="Times New Roman" w:cs="Times New Roman"/>
        </w:rPr>
        <w:t>domain-general learning mechanisms (e.g., associative learning, habituation, conditioning, imitation, among others) that operate over low-level perceptual features</w:t>
      </w:r>
      <w:r w:rsidR="001968A7">
        <w:rPr>
          <w:rFonts w:ascii="Times New Roman" w:eastAsia="Times New Roman" w:hAnsi="Times New Roman" w:cs="Times New Roman"/>
        </w:rPr>
        <w:t>, features that are devoid of any conceptual meaning or semantic content</w:t>
      </w:r>
      <w:r w:rsidR="00337846">
        <w:rPr>
          <w:rFonts w:ascii="Times New Roman" w:eastAsia="Times New Roman" w:hAnsi="Times New Roman" w:cs="Times New Roman"/>
        </w:rPr>
        <w:t xml:space="preserve"> </w:t>
      </w:r>
      <w:r w:rsidR="00543220" w:rsidRPr="00543220">
        <w:rPr>
          <w:rFonts w:ascii="Times New Roman" w:eastAsia="Times New Roman" w:hAnsi="Times New Roman" w:cs="Times New Roman"/>
        </w:rPr>
        <w:t>(e.g., Benton, 2024; Benton &amp; Lapan, 2022; Bogartz et al., 2000; Cohen et al., 2002; Cohen &amp; Marks, 2002; Colunga &amp; Smith, 2005; Jones &amp; Smith, 1993; Oakes &amp; Cohen, 2003; Perner &amp; Ruffman, 2005;  Quinn &amp; Eimas, 1997; Rakison &amp; Lupyan,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68B008DD" w14:textId="2B02425B" w:rsidR="00F21664" w:rsidRDefault="00B40E7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paper builds on this second view</w:t>
      </w:r>
      <w:r w:rsidR="00470D5C">
        <w:rPr>
          <w:rFonts w:ascii="Times New Roman" w:eastAsia="Times New Roman" w:hAnsi="Times New Roman" w:cs="Times New Roman"/>
        </w:rPr>
        <w:t>.</w:t>
      </w:r>
      <w:r w:rsidR="007C01C2">
        <w:rPr>
          <w:rFonts w:ascii="Times New Roman" w:eastAsia="Times New Roman" w:hAnsi="Times New Roman" w:cs="Times New Roman"/>
        </w:rPr>
        <w:t xml:space="preserve"> The crux of my argument was that infants’ performance in VoE studies that used the Gergely paradigm reflect a combination of prior experience with linear and curved motion events and online associative learning in which barriers are linked with curved action based on their salience.</w:t>
      </w:r>
      <w:r w:rsidR="00B64262">
        <w:rPr>
          <w:rFonts w:ascii="Times New Roman" w:eastAsia="Times New Roman" w:hAnsi="Times New Roman" w:cs="Times New Roman"/>
        </w:rPr>
        <w:t xml:space="preserve"> </w:t>
      </w:r>
      <w:r w:rsidR="007C01C2">
        <w:rPr>
          <w:rFonts w:ascii="Times New Roman" w:eastAsia="Times New Roman" w:hAnsi="Times New Roman" w:cs="Times New Roman"/>
        </w:rPr>
        <w:t xml:space="preserve">I argued further that the strength of these associations depends on the physical proximity of the barrier to the curved motion: Stronger associations are established when the barrier appears beneath rather than beside curved </w:t>
      </w:r>
      <w:r w:rsidR="007C01C2">
        <w:rPr>
          <w:rFonts w:ascii="Times New Roman" w:eastAsia="Times New Roman" w:hAnsi="Times New Roman" w:cs="Times New Roman"/>
        </w:rPr>
        <w:lastRenderedPageBreak/>
        <w:t>action.</w:t>
      </w:r>
      <w:r w:rsidR="00BD2E2A">
        <w:rPr>
          <w:rFonts w:ascii="Times New Roman" w:eastAsia="Times New Roman" w:hAnsi="Times New Roman" w:cs="Times New Roman"/>
        </w:rPr>
        <w:t xml:space="preserve"> </w:t>
      </w:r>
      <w:r w:rsidR="00BD2E2A" w:rsidRPr="00B0365B">
        <w:rPr>
          <w:rFonts w:ascii="Times New Roman" w:eastAsia="Times New Roman" w:hAnsi="Times New Roman" w:cs="Times New Roman"/>
        </w:rPr>
        <w:t xml:space="preserve">I </w:t>
      </w:r>
      <w:r w:rsidR="00BD2E2A">
        <w:rPr>
          <w:rFonts w:ascii="Times New Roman" w:eastAsia="Times New Roman" w:hAnsi="Times New Roman" w:cs="Times New Roman"/>
        </w:rPr>
        <w:t xml:space="preserve">then </w:t>
      </w:r>
      <w:r w:rsidR="00BD2E2A" w:rsidRPr="00B0365B">
        <w:rPr>
          <w:rFonts w:ascii="Times New Roman" w:eastAsia="Times New Roman" w:hAnsi="Times New Roman" w:cs="Times New Roman"/>
        </w:rPr>
        <w:t xml:space="preserve">showed that when this </w:t>
      </w:r>
      <w:r w:rsidR="00BD2E2A">
        <w:rPr>
          <w:rFonts w:ascii="Times New Roman" w:eastAsia="Times New Roman" w:hAnsi="Times New Roman" w:cs="Times New Roman"/>
        </w:rPr>
        <w:t xml:space="preserve">proposal </w:t>
      </w:r>
      <w:r w:rsidR="00BD2E2A" w:rsidRPr="00B0365B">
        <w:rPr>
          <w:rFonts w:ascii="Times New Roman" w:eastAsia="Times New Roman" w:hAnsi="Times New Roman" w:cs="Times New Roman"/>
        </w:rPr>
        <w:t xml:space="preserve">was </w:t>
      </w:r>
      <w:r w:rsidR="00BD2E2A">
        <w:rPr>
          <w:rFonts w:ascii="Times New Roman" w:eastAsia="Times New Roman" w:hAnsi="Times New Roman" w:cs="Times New Roman"/>
        </w:rPr>
        <w:t>implemented in</w:t>
      </w:r>
      <w:r w:rsidR="00BD2E2A" w:rsidRPr="00B0365B">
        <w:rPr>
          <w:rFonts w:ascii="Times New Roman" w:eastAsia="Times New Roman" w:hAnsi="Times New Roman" w:cs="Times New Roman"/>
        </w:rPr>
        <w:t xml:space="preserve"> </w:t>
      </w:r>
      <w:r w:rsidR="00BD2E2A">
        <w:rPr>
          <w:rFonts w:ascii="Times New Roman" w:eastAsia="Times New Roman" w:hAnsi="Times New Roman" w:cs="Times New Roman"/>
        </w:rPr>
        <w:t>a simple connectionist model,</w:t>
      </w:r>
      <w:r w:rsidR="00BD2E2A" w:rsidRPr="00B0365B">
        <w:rPr>
          <w:rFonts w:ascii="Times New Roman" w:eastAsia="Times New Roman" w:hAnsi="Times New Roman" w:cs="Times New Roman"/>
        </w:rPr>
        <w:t xml:space="preserve"> it was able to account for </w:t>
      </w:r>
      <w:r w:rsidR="00BD2E2A">
        <w:rPr>
          <w:rFonts w:ascii="Times New Roman" w:eastAsia="Times New Roman" w:hAnsi="Times New Roman" w:cs="Times New Roman"/>
        </w:rPr>
        <w:t xml:space="preserve">a range of </w:t>
      </w:r>
      <w:r w:rsidR="00514A46">
        <w:rPr>
          <w:rFonts w:ascii="Times New Roman" w:eastAsia="Times New Roman" w:hAnsi="Times New Roman" w:cs="Times New Roman"/>
        </w:rPr>
        <w:t xml:space="preserve">important </w:t>
      </w:r>
      <w:r w:rsidR="00BD2E2A">
        <w:rPr>
          <w:rFonts w:ascii="Times New Roman" w:eastAsia="Times New Roman" w:hAnsi="Times New Roman" w:cs="Times New Roman"/>
        </w:rPr>
        <w:t xml:space="preserve">findings. Simulation 1 accounted for the finding that infants show elevated looking when animated objects behave inefficiently. Simulation 2 </w:t>
      </w:r>
      <w:r w:rsidR="00AE6D1E">
        <w:rPr>
          <w:rFonts w:ascii="Times New Roman" w:eastAsia="Times New Roman" w:hAnsi="Times New Roman" w:cs="Times New Roman"/>
        </w:rPr>
        <w:t>reproduced</w:t>
      </w:r>
      <w:r w:rsidR="00BD2E2A">
        <w:rPr>
          <w:rFonts w:ascii="Times New Roman" w:eastAsia="Times New Roman" w:hAnsi="Times New Roman" w:cs="Times New Roman"/>
        </w:rPr>
        <w:t xml:space="preserve"> the finding that infants show this pattern irrespective of whether objects possess animate features. Simulation 3 </w:t>
      </w:r>
      <w:r w:rsidR="00AE6D1E">
        <w:rPr>
          <w:rFonts w:ascii="Times New Roman" w:eastAsia="Times New Roman" w:hAnsi="Times New Roman" w:cs="Times New Roman"/>
        </w:rPr>
        <w:t>captured</w:t>
      </w:r>
      <w:r w:rsidR="00BD2E2A">
        <w:rPr>
          <w:rFonts w:ascii="Times New Roman" w:eastAsia="Times New Roman" w:hAnsi="Times New Roman" w:cs="Times New Roman"/>
        </w:rPr>
        <w:t xml:space="preserve"> the finding that infants can infer external constraints from an agent’s actions </w:t>
      </w:r>
      <w:r w:rsidR="00514A46">
        <w:rPr>
          <w:rFonts w:ascii="Times New Roman" w:eastAsia="Times New Roman" w:hAnsi="Times New Roman" w:cs="Times New Roman"/>
        </w:rPr>
        <w:t xml:space="preserve">as well as </w:t>
      </w:r>
      <w:r w:rsidR="00BD2E2A">
        <w:rPr>
          <w:rFonts w:ascii="Times New Roman" w:eastAsia="Times New Roman" w:hAnsi="Times New Roman" w:cs="Times New Roman"/>
        </w:rPr>
        <w:t xml:space="preserve">goals from its actions and external constraints. Finally, Simulation 4 </w:t>
      </w:r>
      <w:r w:rsidR="00AE6D1E">
        <w:rPr>
          <w:rFonts w:ascii="Times New Roman" w:eastAsia="Times New Roman" w:hAnsi="Times New Roman" w:cs="Times New Roman"/>
        </w:rPr>
        <w:t>replicated the</w:t>
      </w:r>
      <w:r w:rsidR="00BD2E2A">
        <w:rPr>
          <w:rFonts w:ascii="Times New Roman" w:eastAsia="Times New Roman" w:hAnsi="Times New Roman" w:cs="Times New Roman"/>
        </w:rPr>
        <w:t xml:space="preserve"> finding that infants recognize that </w:t>
      </w:r>
      <w:r w:rsidR="00AE6D1E">
        <w:rPr>
          <w:rFonts w:ascii="Times New Roman" w:eastAsia="Times New Roman" w:hAnsi="Times New Roman" w:cs="Times New Roman"/>
        </w:rPr>
        <w:t xml:space="preserve">action </w:t>
      </w:r>
      <w:r w:rsidR="00BD2E2A">
        <w:rPr>
          <w:rFonts w:ascii="Times New Roman" w:eastAsia="Times New Roman" w:hAnsi="Times New Roman" w:cs="Times New Roman"/>
        </w:rPr>
        <w:t>event</w:t>
      </w:r>
      <w:r w:rsidR="00AE6D1E">
        <w:rPr>
          <w:rFonts w:ascii="Times New Roman" w:eastAsia="Times New Roman" w:hAnsi="Times New Roman" w:cs="Times New Roman"/>
        </w:rPr>
        <w:t>s</w:t>
      </w:r>
      <w:r w:rsidR="00BD2E2A">
        <w:rPr>
          <w:rFonts w:ascii="Times New Roman" w:eastAsia="Times New Roman" w:hAnsi="Times New Roman" w:cs="Times New Roman"/>
        </w:rPr>
        <w:t xml:space="preserve"> can differ in their relative efficiency</w:t>
      </w:r>
      <w:r w:rsidR="00AE6D1E">
        <w:rPr>
          <w:rFonts w:ascii="Times New Roman" w:eastAsia="Times New Roman" w:hAnsi="Times New Roman" w:cs="Times New Roman"/>
        </w:rPr>
        <w:t xml:space="preserve"> and cost</w:t>
      </w:r>
      <w:r w:rsidR="00BD2E2A">
        <w:rPr>
          <w:rFonts w:ascii="Times New Roman" w:eastAsia="Times New Roman" w:hAnsi="Times New Roman" w:cs="Times New Roman"/>
        </w:rPr>
        <w:t xml:space="preserve">. </w:t>
      </w:r>
      <w:r w:rsidR="007C01C2">
        <w:rPr>
          <w:rFonts w:ascii="Times New Roman" w:eastAsia="Times New Roman" w:hAnsi="Times New Roman" w:cs="Times New Roman"/>
        </w:rPr>
        <w:t xml:space="preserve"> </w:t>
      </w:r>
      <w:r w:rsidR="00524642">
        <w:rPr>
          <w:rFonts w:ascii="Times New Roman" w:eastAsia="Times New Roman" w:hAnsi="Times New Roman" w:cs="Times New Roman"/>
        </w:rPr>
        <w:t xml:space="preserve">Taken together, these simulations suggest that </w:t>
      </w:r>
      <w:r w:rsidR="00976E80">
        <w:rPr>
          <w:rFonts w:ascii="Times New Roman" w:eastAsia="Times New Roman" w:hAnsi="Times New Roman" w:cs="Times New Roman"/>
        </w:rPr>
        <w:t>infants’ behaviors in these studies reflect learned associations among perceptual features rather than domain-specific mechanisms that permit abstract</w:t>
      </w:r>
      <w:r w:rsidR="00514A46">
        <w:rPr>
          <w:rFonts w:ascii="Times New Roman" w:eastAsia="Times New Roman" w:hAnsi="Times New Roman" w:cs="Times New Roman"/>
        </w:rPr>
        <w:t>,</w:t>
      </w:r>
      <w:r w:rsidR="00976E80">
        <w:rPr>
          <w:rFonts w:ascii="Times New Roman" w:eastAsia="Times New Roman" w:hAnsi="Times New Roman" w:cs="Times New Roman"/>
        </w:rPr>
        <w:t xml:space="preserve"> inferential reasoning or conceptually rich knowledge about agents</w:t>
      </w:r>
      <w:r w:rsidR="004628A0">
        <w:rPr>
          <w:rFonts w:ascii="Times New Roman" w:eastAsia="Times New Roman" w:hAnsi="Times New Roman" w:cs="Times New Roman"/>
        </w:rPr>
        <w:t>, goals, efficiency, utility, or cost</w:t>
      </w:r>
      <w:r w:rsidR="00976E80">
        <w:rPr>
          <w:rFonts w:ascii="Times New Roman" w:eastAsia="Times New Roman" w:hAnsi="Times New Roman" w:cs="Times New Roman"/>
        </w:rPr>
        <w:t>.</w:t>
      </w:r>
      <w:r w:rsidR="0094618E">
        <w:rPr>
          <w:rFonts w:ascii="Times New Roman" w:eastAsia="Times New Roman" w:hAnsi="Times New Roman" w:cs="Times New Roman"/>
        </w:rPr>
        <w:t xml:space="preserve"> </w:t>
      </w:r>
    </w:p>
    <w:p w14:paraId="1F8FE60A" w14:textId="2AF87D2D" w:rsidR="003C4483" w:rsidRDefault="00B83C7E" w:rsidP="00F21664">
      <w:pPr>
        <w:spacing w:line="480" w:lineRule="auto"/>
        <w:ind w:firstLine="720"/>
        <w:contextualSpacing/>
        <w:rPr>
          <w:rFonts w:ascii="Times New Roman" w:eastAsia="Times New Roman" w:hAnsi="Times New Roman" w:cs="Times New Roman"/>
        </w:rPr>
      </w:pPr>
      <w:r w:rsidRPr="00B83C7E">
        <w:rPr>
          <w:rFonts w:ascii="Times New Roman" w:eastAsia="Times New Roman" w:hAnsi="Times New Roman" w:cs="Times New Roman"/>
        </w:rPr>
        <w:t>The findings presented here</w:t>
      </w:r>
      <w:r w:rsidR="00514A46">
        <w:rPr>
          <w:rFonts w:ascii="Times New Roman" w:eastAsia="Times New Roman" w:hAnsi="Times New Roman" w:cs="Times New Roman"/>
        </w:rPr>
        <w:t xml:space="preserve"> also</w:t>
      </w:r>
      <w:r w:rsidRPr="00B83C7E">
        <w:rPr>
          <w:rFonts w:ascii="Times New Roman" w:eastAsia="Times New Roman" w:hAnsi="Times New Roman" w:cs="Times New Roman"/>
        </w:rPr>
        <w:t xml:space="preserve"> contribute to a broader tradition </w:t>
      </w:r>
      <w:r w:rsidR="00CA05A7">
        <w:rPr>
          <w:rFonts w:ascii="Times New Roman" w:eastAsia="Times New Roman" w:hAnsi="Times New Roman" w:cs="Times New Roman"/>
        </w:rPr>
        <w:t xml:space="preserve">in </w:t>
      </w:r>
      <w:r w:rsidR="00C518AD">
        <w:rPr>
          <w:rFonts w:ascii="Times New Roman" w:eastAsia="Times New Roman" w:hAnsi="Times New Roman" w:cs="Times New Roman"/>
        </w:rPr>
        <w:t xml:space="preserve">the </w:t>
      </w:r>
      <w:r>
        <w:rPr>
          <w:rFonts w:ascii="Times New Roman" w:eastAsia="Times New Roman" w:hAnsi="Times New Roman" w:cs="Times New Roman"/>
        </w:rPr>
        <w:t xml:space="preserve">developmental </w:t>
      </w:r>
      <w:r w:rsidR="00C518AD">
        <w:rPr>
          <w:rFonts w:ascii="Times New Roman" w:eastAsia="Times New Roman" w:hAnsi="Times New Roman" w:cs="Times New Roman"/>
        </w:rPr>
        <w:t xml:space="preserve">cognitive </w:t>
      </w:r>
      <w:r>
        <w:rPr>
          <w:rFonts w:ascii="Times New Roman" w:eastAsia="Times New Roman" w:hAnsi="Times New Roman" w:cs="Times New Roman"/>
        </w:rPr>
        <w:t>science</w:t>
      </w:r>
      <w:r w:rsidR="00C518AD">
        <w:rPr>
          <w:rFonts w:ascii="Times New Roman" w:eastAsia="Times New Roman" w:hAnsi="Times New Roman" w:cs="Times New Roman"/>
        </w:rPr>
        <w:t>s</w:t>
      </w:r>
      <w:r>
        <w:rPr>
          <w:rFonts w:ascii="Times New Roman" w:eastAsia="Times New Roman" w:hAnsi="Times New Roman" w:cs="Times New Roman"/>
        </w:rPr>
        <w:t xml:space="preserve"> that use</w:t>
      </w:r>
      <w:r w:rsidR="004628A0">
        <w:rPr>
          <w:rFonts w:ascii="Times New Roman" w:eastAsia="Times New Roman" w:hAnsi="Times New Roman" w:cs="Times New Roman"/>
        </w:rPr>
        <w:t>s</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sidR="00396E78">
        <w:rPr>
          <w:rFonts w:ascii="Times New Roman" w:eastAsia="Times New Roman" w:hAnsi="Times New Roman" w:cs="Times New Roman"/>
        </w:rPr>
        <w:t xml:space="preserve"> VoE studies and other</w:t>
      </w:r>
      <w:r w:rsidR="00CA05A7">
        <w:rPr>
          <w:rFonts w:ascii="Times New Roman" w:eastAsia="Times New Roman" w:hAnsi="Times New Roman" w:cs="Times New Roman"/>
        </w:rPr>
        <w:t xml:space="preserve">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Yermolayeva &amp; Rakison, 2014). The </w:t>
      </w:r>
      <w:r w:rsidR="00A66E38">
        <w:rPr>
          <w:rFonts w:ascii="Times New Roman" w:eastAsia="Times New Roman" w:hAnsi="Times New Roman" w:cs="Times New Roman"/>
        </w:rPr>
        <w:t>primary contribution of this earlier</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work has been to show that</w:t>
      </w:r>
      <w:r w:rsidRPr="00B83C7E">
        <w:rPr>
          <w:rFonts w:ascii="Times New Roman" w:eastAsia="Times New Roman" w:hAnsi="Times New Roman" w:cs="Times New Roman"/>
        </w:rPr>
        <w:t xml:space="preserve"> infants' responses in tasks </w:t>
      </w:r>
      <w:r w:rsidR="00A66E38">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can be explained by associative principles. The present</w:t>
      </w:r>
      <w:r w:rsidR="00A66E38">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this line of research by demonstrating </w:t>
      </w:r>
      <w:r w:rsidR="00A66E38">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can also account for infant action understan</w:t>
      </w:r>
      <w:r w:rsidR="00D56C35">
        <w:rPr>
          <w:rFonts w:ascii="Times New Roman" w:eastAsia="Times New Roman" w:hAnsi="Times New Roman" w:cs="Times New Roman"/>
        </w:rPr>
        <w:t>ding</w:t>
      </w:r>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548B102" w14:textId="1BBDDE01" w:rsidR="00F21664" w:rsidRDefault="004628A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F21664" w:rsidRPr="00F21664">
        <w:rPr>
          <w:rFonts w:ascii="Times New Roman" w:eastAsia="Times New Roman" w:hAnsi="Times New Roman" w:cs="Times New Roman"/>
        </w:rPr>
        <w:t xml:space="preserve"> the present model is not the first to simulate </w:t>
      </w:r>
      <w:r w:rsidR="00953A8D" w:rsidRPr="00F21664">
        <w:rPr>
          <w:rFonts w:ascii="Times New Roman" w:eastAsia="Times New Roman" w:hAnsi="Times New Roman" w:cs="Times New Roman"/>
        </w:rPr>
        <w:t>infants’</w:t>
      </w:r>
      <w:r w:rsidR="00F21664" w:rsidRPr="00F21664">
        <w:rPr>
          <w:rFonts w:ascii="Times New Roman" w:eastAsia="Times New Roman" w:hAnsi="Times New Roman" w:cs="Times New Roman"/>
        </w:rPr>
        <w:t xml:space="preserve"> behavior in Gergely-style studies, it makes several novel contributions. First, it demonstrates that a single connectionist architecture </w:t>
      </w:r>
      <w:r w:rsidR="00B40E70">
        <w:rPr>
          <w:rFonts w:ascii="Times New Roman" w:eastAsia="Times New Roman" w:hAnsi="Times New Roman" w:cs="Times New Roman"/>
        </w:rPr>
        <w:t>accounts for multiple findings</w:t>
      </w:r>
      <w:r w:rsidR="00A861E6">
        <w:rPr>
          <w:rFonts w:ascii="Times New Roman" w:eastAsia="Times New Roman" w:hAnsi="Times New Roman" w:cs="Times New Roman"/>
        </w:rPr>
        <w:t xml:space="preserve"> across studies</w:t>
      </w:r>
      <w:r w:rsidR="00F21664" w:rsidRPr="00F21664">
        <w:rPr>
          <w:rFonts w:ascii="Times New Roman" w:eastAsia="Times New Roman" w:hAnsi="Times New Roman" w:cs="Times New Roman"/>
        </w:rPr>
        <w:t xml:space="preserve">. This contrasts with the only other </w:t>
      </w:r>
      <w:r w:rsidR="00F21664" w:rsidRPr="00F21664">
        <w:rPr>
          <w:rFonts w:ascii="Times New Roman" w:eastAsia="Times New Roman" w:hAnsi="Times New Roman" w:cs="Times New Roman"/>
        </w:rPr>
        <w:lastRenderedPageBreak/>
        <w:t>connectionist model in this space by Overwalle (2010); this model only simulated the Gergely et al. (1995) study. Second, by unpacking the internal dynamics of the model—specifically, how and why it generated greater error (i.e., longer looking) in response to certain events</w:t>
      </w:r>
      <w:r>
        <w:rPr>
          <w:rFonts w:ascii="Times New Roman" w:eastAsia="Times New Roman" w:hAnsi="Times New Roman" w:cs="Times New Roman"/>
        </w:rPr>
        <w:t xml:space="preserve"> in different conditions</w:t>
      </w:r>
      <w:r w:rsidR="00F21664" w:rsidRPr="00F21664">
        <w:rPr>
          <w:rFonts w:ascii="Times New Roman" w:eastAsia="Times New Roman" w:hAnsi="Times New Roman" w:cs="Times New Roman"/>
        </w:rPr>
        <w:t>—it was possible to move beyond</w:t>
      </w:r>
      <w:r w:rsidR="00971C57">
        <w:rPr>
          <w:rFonts w:ascii="Times New Roman" w:eastAsia="Times New Roman" w:hAnsi="Times New Roman" w:cs="Times New Roman"/>
        </w:rPr>
        <w:t xml:space="preserve"> a typical demonstration that a</w:t>
      </w:r>
      <w:r w:rsidR="00F21664" w:rsidRPr="00F21664">
        <w:rPr>
          <w:rFonts w:ascii="Times New Roman" w:eastAsia="Times New Roman" w:hAnsi="Times New Roman" w:cs="Times New Roman"/>
        </w:rPr>
        <w:t xml:space="preserve"> model can reproduce behavioral data to providing a mechanistic explanation for how those data arose in the first place. A chief advantage of such an analysis is that it can provide insight into how the mind might implement associative learning. Finally, unlike earlier models that implement explicit notions of efficiency, cost, and utility, the current simulations suggest that infants' looking behaviors in action understanding studies</w:t>
      </w:r>
      <w:r w:rsidR="00D72751">
        <w:rPr>
          <w:rFonts w:ascii="Times New Roman" w:eastAsia="Times New Roman" w:hAnsi="Times New Roman" w:cs="Times New Roman"/>
        </w:rPr>
        <w:t xml:space="preserve"> can emerge from purely bottom-up processes</w:t>
      </w:r>
      <w:r w:rsidR="00F21664" w:rsidRPr="00F21664">
        <w:rPr>
          <w:rFonts w:ascii="Times New Roman" w:eastAsia="Times New Roman" w:hAnsi="Times New Roman" w:cs="Times New Roman"/>
        </w:rPr>
        <w:t xml:space="preserve">. </w:t>
      </w:r>
      <w:r w:rsidR="00D72751">
        <w:rPr>
          <w:rFonts w:ascii="Times New Roman" w:eastAsia="Times New Roman" w:hAnsi="Times New Roman" w:cs="Times New Roman"/>
        </w:rPr>
        <w:t>The current simulations demonstrate that these</w:t>
      </w:r>
      <w:r w:rsidR="00F21664" w:rsidRPr="00F21664">
        <w:rPr>
          <w:rFonts w:ascii="Times New Roman" w:eastAsia="Times New Roman" w:hAnsi="Times New Roman" w:cs="Times New Roman"/>
        </w:rPr>
        <w:t xml:space="preserve"> behaviors may emerge from </w:t>
      </w:r>
      <w:r w:rsidR="00D72751">
        <w:rPr>
          <w:rFonts w:ascii="Times New Roman" w:eastAsia="Times New Roman" w:hAnsi="Times New Roman" w:cs="Times New Roman"/>
        </w:rPr>
        <w:t>associative learning mechanisms.</w:t>
      </w:r>
    </w:p>
    <w:p w14:paraId="3740BC68" w14:textId="40E8C4CA" w:rsidR="00C73E8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r w:rsidR="00B05A5B" w:rsidRPr="00EC33BD">
        <w:rPr>
          <w:rFonts w:ascii="Times New Roman" w:eastAsia="Times New Roman" w:hAnsi="Times New Roman" w:cs="Times New Roman"/>
        </w:rPr>
        <w:t>t</w:t>
      </w:r>
      <w:r w:rsidR="001D7DAF">
        <w:rPr>
          <w:rFonts w:ascii="Times New Roman" w:eastAsia="Times New Roman" w:hAnsi="Times New Roman" w:cs="Times New Roman"/>
        </w:rPr>
        <w:t>wo</w:t>
      </w:r>
      <w:r w:rsidR="00E14E86">
        <w:rPr>
          <w:rFonts w:ascii="Times New Roman" w:eastAsia="Times New Roman" w:hAnsi="Times New Roman" w:cs="Times New Roman"/>
        </w:rPr>
        <w:t xml:space="preserve"> </w:t>
      </w:r>
      <w:r w:rsidRPr="00EC33BD">
        <w:rPr>
          <w:rFonts w:ascii="Times New Roman" w:eastAsia="Times New Roman" w:hAnsi="Times New Roman" w:cs="Times New Roman"/>
        </w:rPr>
        <w:t xml:space="preserve">potential criticisms are worth considering. One concerns the model’s simplicity. </w:t>
      </w:r>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00DC5011">
        <w:rPr>
          <w:rFonts w:ascii="Times New Roman" w:eastAsia="Times New Roman" w:hAnsi="Times New Roman" w:cs="Times New Roman"/>
        </w:rPr>
        <w:t>This was seen clearly in the section that traced how mechanistically the model reproduced infants’ looking behaviors</w:t>
      </w:r>
      <w:r w:rsidR="00B54EFC">
        <w:rPr>
          <w:rFonts w:ascii="Times New Roman" w:eastAsia="Times New Roman" w:hAnsi="Times New Roman" w:cs="Times New Roman"/>
        </w:rPr>
        <w:t xml:space="preserve"> across several Gergely-style studies</w:t>
      </w:r>
      <w:r w:rsidR="00DC5011">
        <w:rPr>
          <w:rFonts w:ascii="Times New Roman" w:eastAsia="Times New Roman" w:hAnsi="Times New Roman" w:cs="Times New Roman"/>
        </w:rPr>
        <w:t>. That simple models can be taken apart and scrutinized in this way makes them especially well-suited</w:t>
      </w:r>
      <w:r w:rsidR="004A5E3E">
        <w:rPr>
          <w:rFonts w:ascii="Times New Roman" w:eastAsia="Times New Roman" w:hAnsi="Times New Roman" w:cs="Times New Roman"/>
        </w:rPr>
        <w:t xml:space="preserve"> </w:t>
      </w:r>
      <w:r w:rsidRPr="00EC33BD">
        <w:rPr>
          <w:rFonts w:ascii="Times New Roman" w:eastAsia="Times New Roman" w:hAnsi="Times New Roman" w:cs="Times New Roman"/>
        </w:rPr>
        <w:t>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xml:space="preserve">. This </w:t>
      </w:r>
      <w:r w:rsidR="00C95E66">
        <w:rPr>
          <w:rFonts w:ascii="Times New Roman" w:eastAsia="Times New Roman" w:hAnsi="Times New Roman" w:cs="Times New Roman"/>
        </w:rPr>
        <w:lastRenderedPageBreak/>
        <w:t>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Pr>
          <w:rFonts w:ascii="Times New Roman" w:eastAsia="Times New Roman" w:hAnsi="Times New Roman" w:cs="Times New Roman"/>
        </w:rPr>
        <w:t>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simulating infants’ real-world action experiences, </w:t>
      </w:r>
      <w:r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Pr="00EC33BD">
        <w:rPr>
          <w:rFonts w:ascii="Times New Roman" w:eastAsia="Times New Roman" w:hAnsi="Times New Roman" w:cs="Times New Roman"/>
        </w:rPr>
        <w:t xml:space="preserv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0A7F38FF" w14:textId="0606CDCD" w:rsidR="00BA2B35" w:rsidRDefault="00BA2B35" w:rsidP="00CA05A7">
      <w:pPr>
        <w:spacing w:line="480" w:lineRule="auto"/>
        <w:ind w:firstLine="720"/>
        <w:contextualSpacing/>
        <w:rPr>
          <w:rFonts w:ascii="Times New Roman" w:eastAsia="Times New Roman" w:hAnsi="Times New Roman" w:cs="Times New Roman"/>
        </w:rPr>
      </w:pPr>
      <w:r w:rsidRPr="00BA2B35">
        <w:rPr>
          <w:rFonts w:ascii="Times New Roman" w:eastAsia="Times New Roman" w:hAnsi="Times New Roman" w:cs="Times New Roman"/>
        </w:rPr>
        <w:t>Another reason a simple model was chosen over a more complex one was that the larger goal of the present simulations was to shed light on how an associative learning mechanism might account for infants’ looking behaviors in action understanding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incorporating only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the development of more</w:t>
      </w:r>
      <w:r w:rsidR="006778AC">
        <w:rPr>
          <w:rFonts w:ascii="Times New Roman" w:eastAsia="Times New Roman" w:hAnsi="Times New Roman" w:cs="Times New Roman"/>
        </w:rPr>
        <w:t xml:space="preserve"> sophisticated models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r w:rsidR="00FE02B4">
        <w:rPr>
          <w:rFonts w:ascii="Times New Roman" w:eastAsia="Times New Roman" w:hAnsi="Times New Roman" w:cs="Times New Roman"/>
        </w:rPr>
        <w:t xml:space="preserve">Additionally, although the present model is not developmental in nature, future modeling work could explore </w:t>
      </w:r>
      <w:r w:rsidR="00FE02B4">
        <w:rPr>
          <w:rFonts w:ascii="Times New Roman" w:eastAsia="Times New Roman" w:hAnsi="Times New Roman" w:cs="Times New Roman"/>
        </w:rPr>
        <w:lastRenderedPageBreak/>
        <w:t>how changes</w:t>
      </w:r>
      <w:r w:rsidR="00C64BA7">
        <w:rPr>
          <w:rFonts w:ascii="Times New Roman" w:eastAsia="Times New Roman" w:hAnsi="Times New Roman" w:cs="Times New Roman"/>
        </w:rPr>
        <w:t xml:space="preserve"> in the </w:t>
      </w:r>
      <w:r w:rsidR="00FE02B4">
        <w:rPr>
          <w:rFonts w:ascii="Times New Roman" w:eastAsia="Times New Roman" w:hAnsi="Times New Roman" w:cs="Times New Roman"/>
        </w:rPr>
        <w:t xml:space="preserve">strength of learned associations </w:t>
      </w:r>
      <w:r w:rsidR="00C64BA7">
        <w:rPr>
          <w:rFonts w:ascii="Times New Roman" w:eastAsia="Times New Roman" w:hAnsi="Times New Roman" w:cs="Times New Roman"/>
        </w:rPr>
        <w:t xml:space="preserve">over time might account for any developmental trends observed in infants action understanding. </w:t>
      </w:r>
    </w:p>
    <w:p w14:paraId="562093AB" w14:textId="75C14EE1" w:rsidR="00DC74C8" w:rsidRDefault="00B05A5B"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w:t>
      </w:r>
      <w:r w:rsidR="001D7DAF">
        <w:rPr>
          <w:rFonts w:ascii="Times New Roman" w:eastAsia="Times New Roman" w:hAnsi="Times New Roman" w:cs="Times New Roman"/>
        </w:rPr>
        <w:t>second potential criticism is</w:t>
      </w:r>
      <w:r w:rsidRPr="00B05A5B">
        <w:rPr>
          <w:rFonts w:ascii="Times New Roman" w:eastAsia="Times New Roman" w:hAnsi="Times New Roman" w:cs="Times New Roman"/>
        </w:rPr>
        <w:t xml:space="preserve"> that because the current simulations focused on </w:t>
      </w:r>
      <w:r w:rsidR="00F74F8A">
        <w:rPr>
          <w:rFonts w:ascii="Times New Roman" w:eastAsia="Times New Roman" w:hAnsi="Times New Roman" w:cs="Times New Roman"/>
        </w:rPr>
        <w:t>Gergely-style studies</w:t>
      </w:r>
      <w:r w:rsidRPr="00B05A5B">
        <w:rPr>
          <w:rFonts w:ascii="Times New Roman" w:eastAsia="Times New Roman" w:hAnsi="Times New Roman" w:cs="Times New Roman"/>
        </w:rPr>
        <w:t xml:space="preserve">, it remains to be seen whether </w:t>
      </w:r>
      <w:r w:rsidR="00F74F8A">
        <w:rPr>
          <w:rFonts w:ascii="Times New Roman" w:eastAsia="Times New Roman" w:hAnsi="Times New Roman" w:cs="Times New Roman"/>
        </w:rPr>
        <w:t>they</w:t>
      </w:r>
      <w:r w:rsidRPr="00B05A5B">
        <w:rPr>
          <w:rFonts w:ascii="Times New Roman" w:eastAsia="Times New Roman" w:hAnsi="Times New Roman" w:cs="Times New Roman"/>
        </w:rPr>
        <w:t xml:space="preserve"> can explain findings from</w:t>
      </w:r>
      <w:r w:rsidR="00E14E86">
        <w:rPr>
          <w:rFonts w:ascii="Times New Roman" w:eastAsia="Times New Roman" w:hAnsi="Times New Roman" w:cs="Times New Roman"/>
        </w:rPr>
        <w:t xml:space="preserve"> </w:t>
      </w:r>
      <w:r w:rsidR="004E60B7">
        <w:rPr>
          <w:rFonts w:ascii="Times New Roman" w:eastAsia="Times New Roman" w:hAnsi="Times New Roman" w:cs="Times New Roman"/>
        </w:rPr>
        <w:t>other studies on infant action understanding</w:t>
      </w:r>
      <w:r w:rsidR="00E14E86">
        <w:rPr>
          <w:rFonts w:ascii="Times New Roman" w:eastAsia="Times New Roman" w:hAnsi="Times New Roman" w:cs="Times New Roman"/>
        </w:rPr>
        <w:t>.</w:t>
      </w:r>
      <w:r w:rsidR="004D5F24">
        <w:rPr>
          <w:rFonts w:ascii="Times New Roman" w:eastAsia="Times New Roman" w:hAnsi="Times New Roman" w:cs="Times New Roman"/>
        </w:rPr>
        <w:t xml:space="preserve"> The</w:t>
      </w:r>
      <w:r w:rsidR="00772C1D">
        <w:rPr>
          <w:rFonts w:ascii="Times New Roman" w:eastAsia="Times New Roman" w:hAnsi="Times New Roman" w:cs="Times New Roman"/>
        </w:rPr>
        <w:t xml:space="preserve"> specific</w:t>
      </w:r>
      <w:r w:rsidR="004D5F24">
        <w:rPr>
          <w:rFonts w:ascii="Times New Roman" w:eastAsia="Times New Roman" w:hAnsi="Times New Roman" w:cs="Times New Roman"/>
        </w:rPr>
        <w:t xml:space="preserve"> concern is that</w:t>
      </w:r>
      <w:r w:rsidR="004E60B7">
        <w:rPr>
          <w:rFonts w:ascii="Times New Roman" w:eastAsia="Times New Roman" w:hAnsi="Times New Roman" w:cs="Times New Roman"/>
        </w:rPr>
        <w:t xml:space="preserve"> by focusing </w:t>
      </w:r>
      <w:r w:rsidR="000702EB">
        <w:rPr>
          <w:rFonts w:ascii="Times New Roman" w:eastAsia="Times New Roman" w:hAnsi="Times New Roman" w:cs="Times New Roman"/>
        </w:rPr>
        <w:t xml:space="preserve">exclusively </w:t>
      </w:r>
      <w:r w:rsidR="004E60B7">
        <w:rPr>
          <w:rFonts w:ascii="Times New Roman" w:eastAsia="Times New Roman" w:hAnsi="Times New Roman" w:cs="Times New Roman"/>
        </w:rPr>
        <w:t xml:space="preserve">on </w:t>
      </w:r>
      <w:r w:rsidR="00F74F8A">
        <w:rPr>
          <w:rFonts w:ascii="Times New Roman" w:eastAsia="Times New Roman" w:hAnsi="Times New Roman" w:cs="Times New Roman"/>
        </w:rPr>
        <w:t>studies based on the Gergely paradigm</w:t>
      </w:r>
      <w:r w:rsidR="000702EB">
        <w:rPr>
          <w:rFonts w:ascii="Times New Roman" w:eastAsia="Times New Roman" w:hAnsi="Times New Roman" w:cs="Times New Roman"/>
        </w:rPr>
        <w:t xml:space="preserve">, the current results cannot speak to the broader literature on infant action understanding. </w:t>
      </w:r>
      <w:r w:rsidR="004D5F24">
        <w:rPr>
          <w:rFonts w:ascii="Times New Roman" w:eastAsia="Times New Roman" w:hAnsi="Times New Roman" w:cs="Times New Roman"/>
        </w:rPr>
        <w:t>However, this limitation may be more apparent than real.</w:t>
      </w:r>
      <w:r w:rsidRPr="00B05A5B">
        <w:rPr>
          <w:rFonts w:ascii="Times New Roman" w:eastAsia="Times New Roman" w:hAnsi="Times New Roman" w:cs="Times New Roman"/>
        </w:rPr>
        <w:t xml:space="preserve"> This is because if those studies can be recast within the Gergely paradigm, it is possible that the same model could account for infants’ behavior in those studies as well. This would suggest that</w:t>
      </w:r>
      <w:r>
        <w:rPr>
          <w:rFonts w:ascii="Times New Roman" w:eastAsia="Times New Roman" w:hAnsi="Times New Roman" w:cs="Times New Roman"/>
        </w:rPr>
        <w:t xml:space="preserve"> the explanatory breadth of the</w:t>
      </w:r>
      <w:r w:rsidRPr="00B05A5B">
        <w:rPr>
          <w:rFonts w:ascii="Times New Roman" w:eastAsia="Times New Roman" w:hAnsi="Times New Roman" w:cs="Times New Roman"/>
        </w:rPr>
        <w:t xml:space="preserve"> current extends beyond the specific paradigm for which it was originally developed</w:t>
      </w:r>
      <w:r w:rsidR="006150A4">
        <w:rPr>
          <w:rFonts w:ascii="Times New Roman" w:eastAsia="Times New Roman" w:hAnsi="Times New Roman" w:cs="Times New Roman"/>
        </w:rPr>
        <w:t>. Simulation 3 took a step in this direction by reframing the</w:t>
      </w:r>
      <w:r w:rsidR="004D5F24">
        <w:rPr>
          <w:rFonts w:ascii="Times New Roman" w:eastAsia="Times New Roman" w:hAnsi="Times New Roman" w:cs="Times New Roman"/>
        </w:rPr>
        <w:t xml:space="preserve"> </w:t>
      </w:r>
      <w:r w:rsidRPr="00B05A5B">
        <w:rPr>
          <w:rFonts w:ascii="Times New Roman" w:eastAsia="Times New Roman" w:hAnsi="Times New Roman" w:cs="Times New Roman"/>
        </w:rPr>
        <w:t>Inferring Goals condition in Csibra et al. (2003)</w:t>
      </w:r>
      <w:r>
        <w:rPr>
          <w:rFonts w:ascii="Times New Roman" w:eastAsia="Times New Roman" w:hAnsi="Times New Roman" w:cs="Times New Roman"/>
        </w:rPr>
        <w:t>—</w:t>
      </w:r>
      <w:r w:rsidRPr="00B05A5B">
        <w:rPr>
          <w:rFonts w:ascii="Times New Roman" w:eastAsia="Times New Roman" w:hAnsi="Times New Roman" w:cs="Times New Roman"/>
        </w:rPr>
        <w:t>which did not use the Gergely paradigm</w:t>
      </w:r>
      <w:r>
        <w:rPr>
          <w:rFonts w:ascii="Times New Roman" w:eastAsia="Times New Roman" w:hAnsi="Times New Roman" w:cs="Times New Roman"/>
        </w:rPr>
        <w:t>—</w:t>
      </w:r>
      <w:r w:rsidR="00497C46">
        <w:rPr>
          <w:rFonts w:ascii="Times New Roman" w:eastAsia="Times New Roman" w:hAnsi="Times New Roman" w:cs="Times New Roman"/>
        </w:rPr>
        <w:t>within the context of the Gergely paradigm</w:t>
      </w:r>
      <w:r w:rsidR="006150A4">
        <w:rPr>
          <w:rFonts w:ascii="Times New Roman" w:eastAsia="Times New Roman" w:hAnsi="Times New Roman" w:cs="Times New Roman"/>
        </w:rPr>
        <w:t xml:space="preserve"> and showing that the model could nonetheless capture infants’ looking behaviors in this condition.</w:t>
      </w:r>
      <w:r>
        <w:rPr>
          <w:rFonts w:ascii="Times New Roman" w:eastAsia="Times New Roman" w:hAnsi="Times New Roman" w:cs="Times New Roman"/>
        </w:rPr>
        <w:t xml:space="preserve"> Future modeling work that builds on the current set of simulations could similarly recast other studies on infant action understanding in terms of the Gergely paradigm to determine whether the current model can explain an even wider range of findings. </w:t>
      </w:r>
    </w:p>
    <w:p w14:paraId="3C07CBAD" w14:textId="094E0D9B" w:rsidR="00B05A5B" w:rsidRDefault="00CE14CD"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w:t>
      </w:r>
      <w:r w:rsidR="00DA1506">
        <w:rPr>
          <w:rFonts w:ascii="Times New Roman" w:eastAsia="Times New Roman" w:hAnsi="Times New Roman" w:cs="Times New Roman"/>
        </w:rPr>
        <w:t>ly</w:t>
      </w:r>
      <w:r w:rsidR="003A1FC6">
        <w:rPr>
          <w:rFonts w:ascii="Times New Roman" w:eastAsia="Times New Roman" w:hAnsi="Times New Roman" w:cs="Times New Roman"/>
        </w:rPr>
        <w:t xml:space="preserve">, </w:t>
      </w:r>
      <w:r w:rsidR="00DA1506">
        <w:rPr>
          <w:rFonts w:ascii="Times New Roman" w:eastAsia="Times New Roman" w:hAnsi="Times New Roman" w:cs="Times New Roman"/>
        </w:rPr>
        <w:t>the current simulations should be understood</w:t>
      </w:r>
      <w:r>
        <w:rPr>
          <w:rFonts w:ascii="Times New Roman" w:eastAsia="Times New Roman" w:hAnsi="Times New Roman" w:cs="Times New Roman"/>
        </w:rPr>
        <w:t xml:space="preserve"> </w:t>
      </w:r>
      <w:r w:rsidR="00D0574D">
        <w:rPr>
          <w:rFonts w:ascii="Times New Roman" w:eastAsia="Times New Roman" w:hAnsi="Times New Roman" w:cs="Times New Roman"/>
        </w:rPr>
        <w:t>as speaking to a much broader theoretical point</w:t>
      </w:r>
      <w:r w:rsidR="00D41B3E">
        <w:rPr>
          <w:rFonts w:ascii="Times New Roman" w:eastAsia="Times New Roman" w:hAnsi="Times New Roman" w:cs="Times New Roman"/>
        </w:rPr>
        <w:t xml:space="preserve"> that is related to how infants’ looking behaviors in action understanding tasks should be interpreted.</w:t>
      </w:r>
      <w:r w:rsidR="00D0574D">
        <w:rPr>
          <w:rFonts w:ascii="Times New Roman" w:eastAsia="Times New Roman" w:hAnsi="Times New Roman" w:cs="Times New Roman"/>
        </w:rPr>
        <w:t xml:space="preserve"> </w:t>
      </w:r>
      <w:r w:rsidR="00D41B3E">
        <w:rPr>
          <w:rFonts w:ascii="Times New Roman" w:eastAsia="Times New Roman" w:hAnsi="Times New Roman" w:cs="Times New Roman"/>
        </w:rPr>
        <w:t>The central claim is that</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such behaviors</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reflect learned associations among semantically neutral perceptual features rather than</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abstract inferences about agent action, goal,</w:t>
      </w:r>
      <w:r w:rsidR="00D41EF2">
        <w:rPr>
          <w:rFonts w:ascii="Times New Roman" w:eastAsia="Times New Roman" w:hAnsi="Times New Roman" w:cs="Times New Roman"/>
        </w:rPr>
        <w:t xml:space="preserve"> utility,</w:t>
      </w:r>
      <w:r w:rsidR="009B76EC">
        <w:rPr>
          <w:rFonts w:ascii="Times New Roman" w:eastAsia="Times New Roman" w:hAnsi="Times New Roman" w:cs="Times New Roman"/>
        </w:rPr>
        <w:t xml:space="preserve"> cost, and efficiency</w:t>
      </w:r>
      <w:r w:rsidR="00DB3EC1">
        <w:rPr>
          <w:rFonts w:ascii="Times New Roman" w:eastAsia="Times New Roman" w:hAnsi="Times New Roman" w:cs="Times New Roman"/>
        </w:rPr>
        <w:t>, inferences that may be</w:t>
      </w:r>
      <w:r w:rsidR="009B76EC">
        <w:rPr>
          <w:rFonts w:ascii="Times New Roman" w:eastAsia="Times New Roman" w:hAnsi="Times New Roman" w:cs="Times New Roman"/>
        </w:rPr>
        <w:t xml:space="preserve"> governed by </w:t>
      </w:r>
      <w:r w:rsidR="00781413">
        <w:rPr>
          <w:rFonts w:ascii="Times New Roman" w:eastAsia="Times New Roman" w:hAnsi="Times New Roman" w:cs="Times New Roman"/>
        </w:rPr>
        <w:t>innately endowed</w:t>
      </w:r>
      <w:r w:rsidR="00DB3EC1">
        <w:rPr>
          <w:rFonts w:ascii="Times New Roman" w:eastAsia="Times New Roman" w:hAnsi="Times New Roman" w:cs="Times New Roman"/>
        </w:rPr>
        <w:t xml:space="preserve"> </w:t>
      </w:r>
      <w:r w:rsidR="009B76EC">
        <w:rPr>
          <w:rFonts w:ascii="Times New Roman" w:eastAsia="Times New Roman" w:hAnsi="Times New Roman" w:cs="Times New Roman"/>
        </w:rPr>
        <w:t xml:space="preserve">specialized </w:t>
      </w:r>
      <w:r w:rsidR="00D41EF2">
        <w:rPr>
          <w:rFonts w:ascii="Times New Roman" w:eastAsia="Times New Roman" w:hAnsi="Times New Roman" w:cs="Times New Roman"/>
        </w:rPr>
        <w:t xml:space="preserve">processes. </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One</w:t>
      </w:r>
      <w:r w:rsidR="0019511C">
        <w:rPr>
          <w:rFonts w:ascii="Times New Roman" w:eastAsia="Times New Roman" w:hAnsi="Times New Roman" w:cs="Times New Roman"/>
        </w:rPr>
        <w:t xml:space="preserve"> implication of this </w:t>
      </w:r>
      <w:r w:rsidR="009B76EC">
        <w:rPr>
          <w:rFonts w:ascii="Times New Roman" w:eastAsia="Times New Roman" w:hAnsi="Times New Roman" w:cs="Times New Roman"/>
        </w:rPr>
        <w:t xml:space="preserve">view is that the current theoretical account </w:t>
      </w:r>
      <w:r w:rsidR="009E1837">
        <w:rPr>
          <w:rFonts w:ascii="Times New Roman" w:eastAsia="Times New Roman" w:hAnsi="Times New Roman" w:cs="Times New Roman"/>
        </w:rPr>
        <w:t>should be implementable in any</w:t>
      </w:r>
      <w:r w:rsidR="00E47ED1">
        <w:rPr>
          <w:rFonts w:ascii="Times New Roman" w:eastAsia="Times New Roman" w:hAnsi="Times New Roman" w:cs="Times New Roman"/>
        </w:rPr>
        <w:t xml:space="preserve"> generic</w:t>
      </w:r>
      <w:r w:rsidR="0019511C">
        <w:rPr>
          <w:rFonts w:ascii="Times New Roman" w:eastAsia="Times New Roman" w:hAnsi="Times New Roman" w:cs="Times New Roman"/>
        </w:rPr>
        <w:t xml:space="preserve"> </w:t>
      </w:r>
      <w:r w:rsidR="009E1837">
        <w:rPr>
          <w:rFonts w:ascii="Times New Roman" w:eastAsia="Times New Roman" w:hAnsi="Times New Roman" w:cs="Times New Roman"/>
        </w:rPr>
        <w:t xml:space="preserve">connectionist system, and thereby able </w:t>
      </w:r>
      <w:r w:rsidR="00FE450C">
        <w:rPr>
          <w:rFonts w:ascii="Times New Roman" w:eastAsia="Times New Roman" w:hAnsi="Times New Roman" w:cs="Times New Roman"/>
        </w:rPr>
        <w:t xml:space="preserve">to test whether </w:t>
      </w:r>
      <w:r w:rsidR="00E47ED1">
        <w:rPr>
          <w:rFonts w:ascii="Times New Roman" w:eastAsia="Times New Roman" w:hAnsi="Times New Roman" w:cs="Times New Roman"/>
        </w:rPr>
        <w:t xml:space="preserve">a wider </w:t>
      </w:r>
      <w:r w:rsidR="00E47ED1">
        <w:rPr>
          <w:rFonts w:ascii="Times New Roman" w:eastAsia="Times New Roman" w:hAnsi="Times New Roman" w:cs="Times New Roman"/>
        </w:rPr>
        <w:lastRenderedPageBreak/>
        <w:t>range of action understanding studies can be captured.</w:t>
      </w:r>
      <w:r w:rsidR="00987D54">
        <w:rPr>
          <w:rFonts w:ascii="Times New Roman" w:eastAsia="Times New Roman" w:hAnsi="Times New Roman" w:cs="Times New Roman"/>
        </w:rPr>
        <w:t xml:space="preserve"> Such a model could </w:t>
      </w:r>
      <w:r w:rsidR="002322A5">
        <w:rPr>
          <w:rFonts w:ascii="Times New Roman" w:eastAsia="Times New Roman" w:hAnsi="Times New Roman" w:cs="Times New Roman"/>
        </w:rPr>
        <w:t xml:space="preserve">offer a perceptually grounded, theoretically coherent alternative to accounts that rely on domain-specific knowledge to explain infants’ responses across paradigms. </w:t>
      </w:r>
    </w:p>
    <w:p w14:paraId="441D48EC" w14:textId="40613C12" w:rsidR="00524642" w:rsidRDefault="007F2D36" w:rsidP="00A679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In sum, t</w:t>
      </w:r>
      <w:r w:rsidR="00524642">
        <w:rPr>
          <w:rFonts w:ascii="Times New Roman" w:eastAsia="Times New Roman" w:hAnsi="Times New Roman" w:cs="Times New Roman"/>
        </w:rPr>
        <w:t xml:space="preserve">he current studies were </w:t>
      </w:r>
      <w:r>
        <w:rPr>
          <w:rFonts w:ascii="Times New Roman" w:eastAsia="Times New Roman" w:hAnsi="Times New Roman" w:cs="Times New Roman"/>
        </w:rPr>
        <w:t xml:space="preserve">carried out </w:t>
      </w:r>
      <w:r w:rsidR="00524642">
        <w:rPr>
          <w:rFonts w:ascii="Times New Roman" w:eastAsia="Times New Roman" w:hAnsi="Times New Roman" w:cs="Times New Roman"/>
        </w:rPr>
        <w:t>to test</w:t>
      </w:r>
      <w:r w:rsidR="00265A92">
        <w:rPr>
          <w:rFonts w:ascii="Times New Roman" w:eastAsia="Times New Roman" w:hAnsi="Times New Roman" w:cs="Times New Roman"/>
        </w:rPr>
        <w:t xml:space="preserve"> a novel</w:t>
      </w:r>
      <w:r w:rsidR="00524642">
        <w:rPr>
          <w:rFonts w:ascii="Times New Roman" w:eastAsia="Times New Roman" w:hAnsi="Times New Roman" w:cs="Times New Roman"/>
        </w:rPr>
        <w:t xml:space="preserve"> </w:t>
      </w:r>
      <w:r w:rsidR="00EF10E4">
        <w:rPr>
          <w:rFonts w:ascii="Times New Roman" w:eastAsia="Times New Roman" w:hAnsi="Times New Roman" w:cs="Times New Roman"/>
        </w:rPr>
        <w:t>theoretical account of infants’ action understanding that is grounded in domain-general associative learning and real-world experience with different types of actions</w:t>
      </w:r>
      <w:r w:rsidR="009E1837">
        <w:rPr>
          <w:rFonts w:ascii="Times New Roman" w:eastAsia="Times New Roman" w:hAnsi="Times New Roman" w:cs="Times New Roman"/>
        </w:rPr>
        <w:t xml:space="preserve"> and that </w:t>
      </w:r>
      <w:r w:rsidR="00265A92">
        <w:rPr>
          <w:rFonts w:ascii="Times New Roman" w:eastAsia="Times New Roman" w:hAnsi="Times New Roman" w:cs="Times New Roman"/>
        </w:rPr>
        <w:t>builds on and extends existing</w:t>
      </w:r>
      <w:r w:rsidR="009E1837">
        <w:rPr>
          <w:rFonts w:ascii="Times New Roman" w:eastAsia="Times New Roman" w:hAnsi="Times New Roman" w:cs="Times New Roman"/>
        </w:rPr>
        <w:t xml:space="preserve"> lean accounts in the literature</w:t>
      </w:r>
      <w:r w:rsidR="00EF10E4">
        <w:rPr>
          <w:rFonts w:ascii="Times New Roman" w:eastAsia="Times New Roman" w:hAnsi="Times New Roman" w:cs="Times New Roman"/>
        </w:rPr>
        <w:t xml:space="preserve">. </w:t>
      </w:r>
      <w:r w:rsidR="00524642">
        <w:rPr>
          <w:rFonts w:ascii="Times New Roman" w:eastAsia="Times New Roman" w:hAnsi="Times New Roman" w:cs="Times New Roman"/>
        </w:rPr>
        <w:t xml:space="preserve"> </w:t>
      </w:r>
      <w:r w:rsidR="00524642" w:rsidRPr="006A14C5">
        <w:rPr>
          <w:rFonts w:ascii="Times New Roman" w:eastAsia="Times New Roman" w:hAnsi="Times New Roman" w:cs="Times New Roman"/>
        </w:rPr>
        <w:t xml:space="preserve">By successfully modeling infants’ responses in studies using </w:t>
      </w:r>
      <w:r w:rsidR="00265A92">
        <w:rPr>
          <w:rFonts w:ascii="Times New Roman" w:eastAsia="Times New Roman" w:hAnsi="Times New Roman" w:cs="Times New Roman"/>
        </w:rPr>
        <w:t>the Gergely paradigm</w:t>
      </w:r>
      <w:r w:rsidR="00524642" w:rsidRPr="006A14C5">
        <w:rPr>
          <w:rFonts w:ascii="Times New Roman" w:eastAsia="Times New Roman" w:hAnsi="Times New Roman" w:cs="Times New Roman"/>
        </w:rPr>
        <w:t xml:space="preserve">, this work challenges the </w:t>
      </w:r>
      <w:r w:rsidR="00AC07BC">
        <w:rPr>
          <w:rFonts w:ascii="Times New Roman" w:eastAsia="Times New Roman" w:hAnsi="Times New Roman" w:cs="Times New Roman"/>
        </w:rPr>
        <w:t>notion that infants rely on conceptually rich knowledge and specialized systems for processing action. Instead, the findings suggest that associative learning is sufficient to explain infants’ responses in these studies</w:t>
      </w:r>
      <w:r w:rsidR="00A67926">
        <w:rPr>
          <w:rFonts w:ascii="Times New Roman" w:eastAsia="Times New Roman" w:hAnsi="Times New Roman" w:cs="Times New Roman"/>
        </w:rPr>
        <w:t>. It may also</w:t>
      </w:r>
      <w:r w:rsidR="003535ED">
        <w:rPr>
          <w:rFonts w:ascii="Times New Roman" w:eastAsia="Times New Roman" w:hAnsi="Times New Roman" w:cs="Times New Roman"/>
        </w:rPr>
        <w:t xml:space="preserve"> offer a more parsimonious explanation</w:t>
      </w:r>
      <w:r w:rsidR="00A67926">
        <w:rPr>
          <w:rFonts w:ascii="Times New Roman" w:eastAsia="Times New Roman" w:hAnsi="Times New Roman" w:cs="Times New Roman"/>
        </w:rPr>
        <w:t xml:space="preserve"> of infants’ behavior in these studies</w:t>
      </w:r>
      <w:r w:rsidR="003535ED">
        <w:rPr>
          <w:rFonts w:ascii="Times New Roman" w:eastAsia="Times New Roman" w:hAnsi="Times New Roman" w:cs="Times New Roman"/>
        </w:rPr>
        <w:t xml:space="preserve"> than accounts that invoke abstract</w:t>
      </w:r>
      <w:r w:rsidR="00A67926">
        <w:rPr>
          <w:rFonts w:ascii="Times New Roman" w:eastAsia="Times New Roman" w:hAnsi="Times New Roman" w:cs="Times New Roman"/>
        </w:rPr>
        <w:t xml:space="preserve"> notions of cost, efficiency, and agent action. </w:t>
      </w:r>
      <w:r w:rsidR="00524642">
        <w:rPr>
          <w:rFonts w:ascii="Times New Roman" w:eastAsia="Times New Roman" w:hAnsi="Times New Roman" w:cs="Times New Roman"/>
        </w:rPr>
        <w:t xml:space="preserve"> </w:t>
      </w:r>
      <w:r w:rsidR="00C56B2F">
        <w:rPr>
          <w:rFonts w:ascii="Times New Roman" w:eastAsia="Times New Roman" w:hAnsi="Times New Roman" w:cs="Times New Roman"/>
        </w:rPr>
        <w:t>More broadly, this work speaks to ongoing debates about how best to interpret infants’ looking behaviors in</w:t>
      </w:r>
      <w:r w:rsidR="00440D59">
        <w:rPr>
          <w:rFonts w:ascii="Times New Roman" w:eastAsia="Times New Roman" w:hAnsi="Times New Roman" w:cs="Times New Roman"/>
        </w:rPr>
        <w:t xml:space="preserve"> VoE tasks, perhaps as well as in other</w:t>
      </w:r>
      <w:r w:rsidR="00C56B2F">
        <w:rPr>
          <w:rFonts w:ascii="Times New Roman" w:eastAsia="Times New Roman" w:hAnsi="Times New Roman" w:cs="Times New Roman"/>
        </w:rPr>
        <w:t xml:space="preserve"> cognitive tasks. </w:t>
      </w:r>
      <w:r w:rsidR="00F80976">
        <w:rPr>
          <w:rFonts w:ascii="Times New Roman" w:eastAsia="Times New Roman" w:hAnsi="Times New Roman" w:cs="Times New Roman"/>
        </w:rPr>
        <w:t xml:space="preserve">If such behaviors can be captured by simple associative processes that operate over perceptual input, this casts doubts on claims that infants’ looking in these tasks </w:t>
      </w:r>
      <w:r w:rsidR="00781413">
        <w:rPr>
          <w:rFonts w:ascii="Times New Roman" w:eastAsia="Times New Roman" w:hAnsi="Times New Roman" w:cs="Times New Roman"/>
        </w:rPr>
        <w:t xml:space="preserve">necessarily </w:t>
      </w:r>
      <w:r w:rsidR="00F80976">
        <w:rPr>
          <w:rFonts w:ascii="Times New Roman" w:eastAsia="Times New Roman" w:hAnsi="Times New Roman" w:cs="Times New Roman"/>
        </w:rPr>
        <w:t>reflect conceptually rich inferences.</w:t>
      </w:r>
      <w:r w:rsidR="00265A92">
        <w:rPr>
          <w:rFonts w:ascii="Times New Roman" w:eastAsia="Times New Roman" w:hAnsi="Times New Roman" w:cs="Times New Roman"/>
        </w:rPr>
        <w:t xml:space="preserve"> But the debate continues.</w:t>
      </w:r>
    </w:p>
    <w:p w14:paraId="42D415E2" w14:textId="77777777" w:rsidR="000E08AF" w:rsidRDefault="000E08AF" w:rsidP="000E08AF">
      <w:pPr>
        <w:spacing w:line="480" w:lineRule="auto"/>
        <w:contextualSpacing/>
        <w:rPr>
          <w:rFonts w:ascii="Times New Roman" w:eastAsia="Times New Roman" w:hAnsi="Times New Roman" w:cs="Times New Roman"/>
        </w:rPr>
      </w:pPr>
    </w:p>
    <w:p w14:paraId="202834EF" w14:textId="21D49786" w:rsidR="000E08AF" w:rsidRPr="000E08AF" w:rsidRDefault="000E08AF" w:rsidP="000E08AF">
      <w:pPr>
        <w:spacing w:line="480" w:lineRule="auto"/>
        <w:contextualSpacing/>
        <w:rPr>
          <w:rFonts w:ascii="Times New Roman" w:eastAsia="Times New Roman" w:hAnsi="Times New Roman" w:cs="Times New Roman"/>
          <w:b/>
          <w:bCs/>
        </w:rPr>
      </w:pPr>
      <w:r w:rsidRPr="000E08AF">
        <w:rPr>
          <w:rFonts w:ascii="Times New Roman" w:eastAsia="Times New Roman" w:hAnsi="Times New Roman" w:cs="Times New Roman"/>
          <w:b/>
          <w:bCs/>
        </w:rPr>
        <w:t>although OM10-2 failed to capture the target findings the results from all models will continue to be reported for each subsequent simulation so that a "score card" can be generated at the end</w:t>
      </w:r>
      <w:r>
        <w:rPr>
          <w:rFonts w:ascii="Times New Roman" w:eastAsia="Times New Roman" w:hAnsi="Times New Roman" w:cs="Times New Roman"/>
          <w:b/>
          <w:bCs/>
        </w:rPr>
        <w:t xml:space="preserve"> KEEP</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77F52FE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50" w:history="1">
        <w:r w:rsidRPr="00722D9A">
          <w:rPr>
            <w:rStyle w:val="Hyperlink"/>
            <w:rFonts w:ascii="Times New Roman" w:eastAsia="Times New Roman" w:hAnsi="Times New Roman" w:cs="Times New Roman"/>
          </w:rPr>
          <w:t>https://doi.org/10.1016/0010-0277(86)90052-1</w:t>
        </w:r>
      </w:hyperlink>
    </w:p>
    <w:p w14:paraId="71F062E4" w14:textId="0C7CDC49"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51" w:tgtFrame="_blank" w:history="1">
        <w:r w:rsidRPr="006B3776">
          <w:rPr>
            <w:rStyle w:val="Hyperlink"/>
            <w:rFonts w:ascii="Times New Roman" w:eastAsia="Times New Roman" w:hAnsi="Times New Roman" w:cs="Times New Roman"/>
          </w:rPr>
          <w:t>https://doi.org/10.1037/0012-1649.23.5.655</w:t>
        </w:r>
      </w:hyperlink>
    </w:p>
    <w:p w14:paraId="65F10D1D" w14:textId="3EFD984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52" w:history="1">
        <w:r w:rsidRPr="00722D9A">
          <w:rPr>
            <w:rStyle w:val="Hyperlink"/>
            <w:rFonts w:ascii="Times New Roman" w:eastAsia="Times New Roman" w:hAnsi="Times New Roman" w:cs="Times New Roman"/>
          </w:rPr>
          <w:t>https://doi.org/10.1111/j.1467-8624.1991.tb01602.x</w:t>
        </w:r>
      </w:hyperlink>
    </w:p>
    <w:p w14:paraId="6E30F8EC" w14:textId="3EE453C9" w:rsidR="006B3776" w:rsidRDefault="001F385D" w:rsidP="00524642">
      <w:pPr>
        <w:spacing w:line="480" w:lineRule="auto"/>
        <w:ind w:left="720" w:hanging="720"/>
        <w:contextualSpacing/>
      </w:pPr>
      <w:r w:rsidRPr="001F385D">
        <w:rPr>
          <w:rFonts w:ascii="Times New Roman" w:eastAsia="Times New Roman" w:hAnsi="Times New Roman" w:cs="Times New Roman"/>
        </w:rPr>
        <w:t>Baillargeon, R., Spelke, E. S., &amp; Wasserman, S. (1985). Object permanence in five-month-old infants. Cognition, 20(3), 191-208.</w:t>
      </w:r>
      <w:r>
        <w:rPr>
          <w:rFonts w:ascii="Times New Roman" w:eastAsia="Times New Roman" w:hAnsi="Times New Roman" w:cs="Times New Roman"/>
        </w:rPr>
        <w:t xml:space="preserve"> </w:t>
      </w:r>
      <w:hyperlink r:id="rId53" w:history="1">
        <w:r w:rsidRPr="00722D9A">
          <w:rPr>
            <w:rStyle w:val="Hyperlink"/>
            <w:rFonts w:ascii="Times New Roman" w:eastAsia="Times New Roman" w:hAnsi="Times New Roman" w:cs="Times New Roman"/>
          </w:rPr>
          <w:t>https://doi.org/10.1016/0010-0277(85)90008-3</w:t>
        </w:r>
      </w:hyperlink>
    </w:p>
    <w:p w14:paraId="03D8E899" w14:textId="77777777"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inanimates: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54" w:history="1">
        <w:r w:rsidRPr="000621F2">
          <w:rPr>
            <w:rStyle w:val="Hyperlink"/>
            <w:rFonts w:ascii="Times New Roman" w:eastAsia="Times New Roman" w:hAnsi="Times New Roman" w:cs="Times New Roman"/>
          </w:rPr>
          <w:t>https://doi.org/10.1037/xge0001656</w:t>
        </w:r>
      </w:hyperlink>
    </w:p>
    <w:p w14:paraId="3006802D" w14:textId="66B333D9"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55" w:history="1">
        <w:r w:rsidR="00CB7504" w:rsidRPr="00722D9A">
          <w:rPr>
            <w:rStyle w:val="Hyperlink"/>
            <w:rFonts w:ascii="Times New Roman" w:eastAsia="Times New Roman" w:hAnsi="Times New Roman" w:cs="Times New Roman"/>
          </w:rPr>
          <w:t>https://doi.org/10.1016/j.cogdev.2022.101164</w:t>
        </w:r>
      </w:hyperlink>
    </w:p>
    <w:p w14:paraId="2A60A212" w14:textId="16EF4BF6" w:rsidR="00CB7504" w:rsidRDefault="00CB7504" w:rsidP="00524642">
      <w:pPr>
        <w:spacing w:line="480" w:lineRule="auto"/>
        <w:ind w:left="720" w:hanging="720"/>
        <w:contextualSpacing/>
        <w:rPr>
          <w:rFonts w:ascii="Times New Roman" w:eastAsia="Times New Roman" w:hAnsi="Times New Roman" w:cs="Times New Roman"/>
        </w:rPr>
      </w:pPr>
      <w:r w:rsidRPr="00CB7504">
        <w:rPr>
          <w:rFonts w:ascii="Times New Roman" w:eastAsia="Times New Roman" w:hAnsi="Times New Roman" w:cs="Times New Roman"/>
        </w:rPr>
        <w:t>Bogartz, R. S., Shinskey, J. L., &amp; Schilling, T. H. (2000). Object permanence in five‐and‐a‐half‐month‐old infants?.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56"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225DB011"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57" w:tgtFrame="_blank" w:history="1">
        <w:r w:rsidRPr="00811279">
          <w:rPr>
            <w:rStyle w:val="Hyperlink"/>
            <w:rFonts w:ascii="Times New Roman" w:eastAsia="Times New Roman" w:hAnsi="Times New Roman" w:cs="Times New Roman"/>
          </w:rPr>
          <w:t>https://doi.org/10.1016/S1364-6613(99)01356-X</w:t>
        </w:r>
      </w:hyperlink>
    </w:p>
    <w:p w14:paraId="0DA7C263" w14:textId="6CD45275"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58" w:history="1">
        <w:r w:rsidRPr="00722D9A">
          <w:rPr>
            <w:rStyle w:val="Hyperlink"/>
            <w:rFonts w:ascii="Times New Roman" w:eastAsia="Times New Roman" w:hAnsi="Times New Roman" w:cs="Times New Roman"/>
          </w:rPr>
          <w:t>https://doi.org/10.1016/S0885-2014(02)00124-7</w:t>
        </w:r>
      </w:hyperlink>
    </w:p>
    <w:p w14:paraId="095B0793" w14:textId="6B912F4C"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59"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27B8BC70"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60" w:tgtFrame="_blank" w:history="1">
        <w:r w:rsidRPr="00811279">
          <w:rPr>
            <w:rStyle w:val="Hyperlink"/>
            <w:rFonts w:ascii="Times New Roman" w:eastAsia="Times New Roman" w:hAnsi="Times New Roman" w:cs="Times New Roman"/>
          </w:rPr>
          <w:t>https://doi.org/10.1037/0033-295X.112.2.347</w:t>
        </w:r>
      </w:hyperlink>
    </w:p>
    <w:p w14:paraId="2BA94684" w14:textId="10F10BBE"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61" w:history="1">
        <w:r w:rsidRPr="00722D9A">
          <w:rPr>
            <w:rStyle w:val="Hyperlink"/>
            <w:rFonts w:ascii="Times New Roman" w:eastAsia="Times New Roman" w:hAnsi="Times New Roman" w:cs="Times New Roman"/>
          </w:rPr>
          <w:t>https://doi.org/10.1111/1467-7687.00039</w:t>
        </w:r>
      </w:hyperlink>
    </w:p>
    <w:p w14:paraId="2BAF2506" w14:textId="1C39207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Gergely, G., Bı́ró, S., Koos, O., &amp; Brockbank, M. (1999). Goal attribution without agency cues: the perception of ‘pure reason’in infancy.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62" w:history="1">
        <w:r w:rsidRPr="00722D9A">
          <w:rPr>
            <w:rStyle w:val="Hyperlink"/>
            <w:rFonts w:ascii="Times New Roman" w:eastAsia="Times New Roman" w:hAnsi="Times New Roman" w:cs="Times New Roman"/>
          </w:rPr>
          <w:t>https://doi.org/10.1016/S0010-0277(99)00039-6</w:t>
        </w:r>
      </w:hyperlink>
    </w:p>
    <w:p w14:paraId="391CD611" w14:textId="72CA55EA"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63"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Elman, J. L., Bates, E. A., Johnson, M. H., Karmiloff‑Smith, A., Parisi, D., &amp; Plunkett, K. (1996). Rethinking innateness: A connectionist perspective on development. MIT Press.</w:t>
      </w:r>
    </w:p>
    <w:p w14:paraId="59290ED9" w14:textId="7A056F1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64" w:history="1">
        <w:r w:rsidRPr="00722D9A">
          <w:rPr>
            <w:rStyle w:val="Hyperlink"/>
            <w:rFonts w:ascii="Times New Roman" w:eastAsia="Times New Roman" w:hAnsi="Times New Roman" w:cs="Times New Roman"/>
          </w:rPr>
          <w:t>https://doi.org/10.1207/s15516709cog1401_5</w:t>
        </w:r>
      </w:hyperlink>
    </w:p>
    <w:p w14:paraId="335E4773" w14:textId="021EE440"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65" w:history="1">
        <w:r w:rsidRPr="00722D9A">
          <w:rPr>
            <w:rStyle w:val="Hyperlink"/>
            <w:rFonts w:ascii="Times New Roman" w:eastAsia="Times New Roman" w:hAnsi="Times New Roman" w:cs="Times New Roman"/>
          </w:rPr>
          <w:t>https://doi.org/10.1111/j.1467-7687.2011.01048.x</w:t>
        </w:r>
      </w:hyperlink>
    </w:p>
    <w:p w14:paraId="37A45565" w14:textId="0B815DF7"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attend to prosocial interactions. Nat Commun 16, 6304 (2025). </w:t>
      </w:r>
      <w:hyperlink r:id="rId66" w:history="1">
        <w:r w:rsidRPr="00AA7184">
          <w:rPr>
            <w:rStyle w:val="Hyperlink"/>
            <w:rFonts w:ascii="Times New Roman" w:eastAsia="Times New Roman" w:hAnsi="Times New Roman" w:cs="Times New Roman"/>
          </w:rPr>
          <w:t>https://doi.org/10.1038/s41467-025-61517-3</w:t>
        </w:r>
      </w:hyperlink>
    </w:p>
    <w:p w14:paraId="163F140B" w14:textId="428810D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&amp; Csibra, G. (2003). Teleological reasoning in infancy: The naıve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67" w:history="1">
        <w:r w:rsidRPr="00722D9A">
          <w:rPr>
            <w:rStyle w:val="Hyperlink"/>
            <w:rFonts w:ascii="Times New Roman" w:eastAsia="Times New Roman" w:hAnsi="Times New Roman" w:cs="Times New Roman"/>
          </w:rPr>
          <w:t>https://doi.org/10.1016/S1364-6613(03)00128-1</w:t>
        </w:r>
      </w:hyperlink>
    </w:p>
    <w:p w14:paraId="46F53E2F" w14:textId="304FEA18"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Nádasdy, Z., Csibra,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68" w:history="1">
        <w:r w:rsidR="00547B6D" w:rsidRPr="00722D9A">
          <w:rPr>
            <w:rStyle w:val="Hyperlink"/>
            <w:rFonts w:ascii="Times New Roman" w:eastAsia="Times New Roman" w:hAnsi="Times New Roman" w:cs="Times New Roman"/>
          </w:rPr>
          <w:t>https://doi.org/10.1016/0010-0277(95)00661-H</w:t>
        </w:r>
      </w:hyperlink>
    </w:p>
    <w:p w14:paraId="33AD2819" w14:textId="6527E56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69" w:history="1">
        <w:r w:rsidRPr="00722D9A">
          <w:rPr>
            <w:rStyle w:val="Hyperlink"/>
            <w:rFonts w:ascii="Times New Roman" w:eastAsia="Times New Roman" w:hAnsi="Times New Roman" w:cs="Times New Roman"/>
          </w:rPr>
          <w:t>https://doi.org/10.1177/0963721412470687</w:t>
        </w:r>
      </w:hyperlink>
    </w:p>
    <w:p w14:paraId="08BE67B6" w14:textId="68C51E1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70" w:history="1">
        <w:r w:rsidRPr="00722D9A">
          <w:rPr>
            <w:rStyle w:val="Hyperlink"/>
            <w:rFonts w:ascii="Times New Roman" w:eastAsia="Times New Roman" w:hAnsi="Times New Roman" w:cs="Times New Roman"/>
          </w:rPr>
          <w:t>https://doi.org/10.1016/j.cogdev.2010.09.001</w:t>
        </w:r>
      </w:hyperlink>
    </w:p>
    <w:p w14:paraId="0E7B4957" w14:textId="47B31398"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71" w:history="1">
        <w:r w:rsidR="00032A25" w:rsidRPr="00722D9A">
          <w:rPr>
            <w:rStyle w:val="Hyperlink"/>
            <w:rFonts w:ascii="Times New Roman" w:eastAsia="Times New Roman" w:hAnsi="Times New Roman" w:cs="Times New Roman"/>
          </w:rPr>
          <w:t>https://doi.org/10.1038/nature06288</w:t>
        </w:r>
      </w:hyperlink>
    </w:p>
    <w:p w14:paraId="17658887" w14:textId="6C36F380"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72"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409B8152"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73" w:tgtFrame="_blank" w:history="1">
        <w:r w:rsidRPr="00032A25">
          <w:rPr>
            <w:rStyle w:val="Hyperlink"/>
            <w:rFonts w:ascii="Times New Roman" w:eastAsia="Times New Roman" w:hAnsi="Times New Roman" w:cs="Times New Roman"/>
          </w:rPr>
          <w:t>https://doi.org/10.1037/0012-1649.19.3.338</w:t>
        </w:r>
      </w:hyperlink>
    </w:p>
    <w:p w14:paraId="2F8E9C74" w14:textId="222960EC"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74" w:history="1">
        <w:r w:rsidRPr="00722D9A">
          <w:rPr>
            <w:rStyle w:val="Hyperlink"/>
            <w:rFonts w:ascii="Times New Roman" w:eastAsia="Times New Roman" w:hAnsi="Times New Roman" w:cs="Times New Roman"/>
          </w:rPr>
          <w:t>https://doi.org/10.1016/0885-2014(93)90008-S</w:t>
        </w:r>
      </w:hyperlink>
    </w:p>
    <w:p w14:paraId="7B0595A7" w14:textId="42766298"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Kamewari,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75" w:history="1">
        <w:r w:rsidRPr="00722D9A">
          <w:rPr>
            <w:rStyle w:val="Hyperlink"/>
            <w:rFonts w:ascii="Times New Roman" w:eastAsia="Times New Roman" w:hAnsi="Times New Roman" w:cs="Times New Roman"/>
          </w:rPr>
          <w:t>https://doi.org/10.1016/j.cogdev.2005.04.004</w:t>
        </w:r>
      </w:hyperlink>
    </w:p>
    <w:p w14:paraId="4D212C47" w14:textId="6AC8A79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Kellman, P. J., &amp; Spelke,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76"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Kim, I. K., &amp; Spelke,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143A18B7"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77"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5107366B" w14:textId="47DE4C41"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lastRenderedPageBreak/>
        <w:t>Leslie, A. M., &amp; Keeble, S. (1987). Do six-month-old infants perceive causality?.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78" w:history="1">
        <w:r w:rsidRPr="00722D9A">
          <w:rPr>
            <w:rStyle w:val="Hyperlink"/>
            <w:rFonts w:ascii="Times New Roman" w:eastAsia="Times New Roman" w:hAnsi="Times New Roman" w:cs="Times New Roman"/>
          </w:rPr>
          <w:t>https://doi.org/10.1016/S0010-0277(87)80006-9</w:t>
        </w:r>
      </w:hyperlink>
    </w:p>
    <w:p w14:paraId="3A03E04E" w14:textId="3185EB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79" w:history="1">
        <w:r w:rsidR="00906CD4" w:rsidRPr="00722D9A">
          <w:rPr>
            <w:rStyle w:val="Hyperlink"/>
            <w:rFonts w:ascii="Times New Roman" w:eastAsia="Times New Roman" w:hAnsi="Times New Roman" w:cs="Times New Roman"/>
          </w:rPr>
          <w:t>https://doi.org/10.1111/desc.13581</w:t>
        </w:r>
      </w:hyperlink>
    </w:p>
    <w:p w14:paraId="79B1855A" w14:textId="66002F6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Spelke,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80" w:history="1">
        <w:r w:rsidRPr="00722D9A">
          <w:rPr>
            <w:rStyle w:val="Hyperlink"/>
            <w:rFonts w:ascii="Times New Roman" w:eastAsia="Times New Roman" w:hAnsi="Times New Roman" w:cs="Times New Roman"/>
          </w:rPr>
          <w:t>https://doi.org/10.1016/j.cognition.2016.12.007</w:t>
        </w:r>
      </w:hyperlink>
    </w:p>
    <w:p w14:paraId="30282810" w14:textId="3F4D1406"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81" w:history="1">
        <w:r w:rsidRPr="00722D9A">
          <w:rPr>
            <w:rStyle w:val="Hyperlink"/>
            <w:rFonts w:ascii="Times New Roman" w:eastAsia="Times New Roman" w:hAnsi="Times New Roman" w:cs="Times New Roman"/>
          </w:rPr>
          <w:t>https://doi.org/10.1037/0012-1649.36.5.635</w:t>
        </w:r>
      </w:hyperlink>
    </w:p>
    <w:p w14:paraId="0F4BEDDD" w14:textId="02CD3F72"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82" w:history="1">
        <w:r w:rsidRPr="00722D9A">
          <w:rPr>
            <w:rStyle w:val="Hyperlink"/>
            <w:rFonts w:ascii="Times New Roman" w:eastAsia="Times New Roman" w:hAnsi="Times New Roman" w:cs="Times New Roman"/>
          </w:rPr>
          <w:t>https://doi.org/10.1080/095400999116322</w:t>
        </w:r>
      </w:hyperlink>
    </w:p>
    <w:p w14:paraId="6EF8694E" w14:textId="1E25D34A"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83" w:history="1">
        <w:r w:rsidRPr="00722D9A">
          <w:rPr>
            <w:rStyle w:val="Hyperlink"/>
            <w:rFonts w:ascii="Times New Roman" w:eastAsia="Times New Roman" w:hAnsi="Times New Roman" w:cs="Times New Roman"/>
          </w:rPr>
          <w:t>https://doi.org/10.1111/j.0956-7976.2004.00755.x</w:t>
        </w:r>
      </w:hyperlink>
    </w:p>
    <w:p w14:paraId="3684A9BC" w14:textId="71CA9876"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Muentener,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84" w:history="1">
        <w:r w:rsidR="00FE3282" w:rsidRPr="00722D9A">
          <w:rPr>
            <w:rStyle w:val="Hyperlink"/>
            <w:rFonts w:ascii="Times New Roman" w:eastAsia="Times New Roman" w:hAnsi="Times New Roman" w:cs="Times New Roman"/>
          </w:rPr>
          <w:t>https://doi.org/10.1016/j.cogpsych.2010.02.001</w:t>
        </w:r>
      </w:hyperlink>
    </w:p>
    <w:p w14:paraId="30DFAC6A" w14:textId="004A13DD"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85" w:history="1">
        <w:r w:rsidR="00FD7B0A" w:rsidRPr="00722D9A">
          <w:rPr>
            <w:rStyle w:val="Hyperlink"/>
            <w:rFonts w:ascii="Times New Roman" w:eastAsia="Times New Roman" w:hAnsi="Times New Roman" w:cs="Times New Roman"/>
          </w:rPr>
          <w:t>https://doi.org/10.1016/S0010-0277(96)00727-5</w:t>
        </w:r>
      </w:hyperlink>
    </w:p>
    <w:p w14:paraId="766530B8" w14:textId="2D9A92D8"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Onishi, K. H., &amp; Baillargeon, R. (2005). Do 15-month-old infants understand false beliefs?.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86" w:history="1">
        <w:r w:rsidRPr="00722D9A">
          <w:rPr>
            <w:rStyle w:val="Hyperlink"/>
            <w:rFonts w:ascii="Times New Roman" w:eastAsia="Times New Roman" w:hAnsi="Times New Roman" w:cs="Times New Roman"/>
          </w:rPr>
          <w:t>https://doi.org/10.1126/science.1107621</w:t>
        </w:r>
      </w:hyperlink>
    </w:p>
    <w:p w14:paraId="1AC18C01" w14:textId="4E5425EE"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Perner, J., &amp; Ruffman, T. (2005). Infants' insight into the mind: How deep?.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87" w:history="1">
        <w:r w:rsidRPr="00722D9A">
          <w:rPr>
            <w:rStyle w:val="Hyperlink"/>
            <w:rFonts w:ascii="Times New Roman" w:eastAsia="Times New Roman" w:hAnsi="Times New Roman" w:cs="Times New Roman"/>
          </w:rPr>
          <w:t>https://doi.org/10.1126/science.1111656</w:t>
        </w:r>
      </w:hyperlink>
    </w:p>
    <w:p w14:paraId="73AC5574" w14:textId="51566A5D"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88" w:history="1">
        <w:r w:rsidRPr="00722D9A">
          <w:rPr>
            <w:rStyle w:val="Hyperlink"/>
            <w:rFonts w:ascii="Times New Roman" w:eastAsia="Times New Roman" w:hAnsi="Times New Roman" w:cs="Times New Roman"/>
          </w:rPr>
          <w:t>https://doi.org/10.1016/j.cognition.2004.11.005</w:t>
        </w:r>
      </w:hyperlink>
    </w:p>
    <w:p w14:paraId="6EF73390" w14:textId="5F5835D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Powell, L. J., &amp; Spelke,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89" w:history="1">
        <w:r w:rsidR="00C050FD" w:rsidRPr="00722D9A">
          <w:rPr>
            <w:rStyle w:val="Hyperlink"/>
            <w:rFonts w:ascii="Times New Roman" w:eastAsia="Times New Roman" w:hAnsi="Times New Roman" w:cs="Times New Roman"/>
          </w:rPr>
          <w:t>https://doi.org/10.1016/j.cognition.2017.09.007</w:t>
        </w:r>
      </w:hyperlink>
    </w:p>
    <w:p w14:paraId="1A470FBC" w14:textId="7D022F4C"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Quinn, P. C., &amp; Eimas,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90" w:history="1">
        <w:r w:rsidRPr="00722D9A">
          <w:rPr>
            <w:rStyle w:val="Hyperlink"/>
            <w:rFonts w:ascii="Times New Roman" w:eastAsia="Times New Roman" w:hAnsi="Times New Roman" w:cs="Times New Roman"/>
          </w:rPr>
          <w:t>https://doi.org/10.1037/1089-2680.1.3.271</w:t>
        </w:r>
      </w:hyperlink>
    </w:p>
    <w:p w14:paraId="6DAC35B1" w14:textId="57E5E940"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Lupyan,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91" w:history="1">
        <w:r w:rsidRPr="00722D9A">
          <w:rPr>
            <w:rStyle w:val="Hyperlink"/>
            <w:rFonts w:ascii="Times New Roman" w:eastAsia="Times New Roman" w:hAnsi="Times New Roman" w:cs="Times New Roman"/>
          </w:rPr>
          <w:t>http://www.jstor.org/stable/30162860</w:t>
        </w:r>
      </w:hyperlink>
    </w:p>
    <w:p w14:paraId="61DD8046" w14:textId="628A15BE"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92" w:history="1">
        <w:r w:rsidRPr="00722D9A">
          <w:rPr>
            <w:rStyle w:val="Hyperlink"/>
            <w:rFonts w:ascii="Times New Roman" w:eastAsia="Times New Roman" w:hAnsi="Times New Roman" w:cs="Times New Roman"/>
          </w:rPr>
          <w:t>https://doi.org/10.1038/323533a0</w:t>
        </w:r>
      </w:hyperlink>
    </w:p>
    <w:p w14:paraId="2AE77CA1" w14:textId="591A4502"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Scarf, D., Imuta,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93" w:history="1">
        <w:r w:rsidRPr="00722D9A">
          <w:rPr>
            <w:rStyle w:val="Hyperlink"/>
            <w:rFonts w:ascii="Times New Roman" w:eastAsia="Times New Roman" w:hAnsi="Times New Roman" w:cs="Times New Roman"/>
          </w:rPr>
          <w:t>https://doi.org/10.1371/journal.pone.0042698</w:t>
        </w:r>
      </w:hyperlink>
    </w:p>
    <w:p w14:paraId="2E6F8D8F" w14:textId="1E698393"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94" w:history="1">
        <w:r w:rsidR="00A56EAD" w:rsidRPr="00722D9A">
          <w:rPr>
            <w:rStyle w:val="Hyperlink"/>
            <w:rFonts w:ascii="Times New Roman" w:eastAsia="Times New Roman" w:hAnsi="Times New Roman" w:cs="Times New Roman"/>
          </w:rPr>
          <w:t>https://doi.org/10.1080/09540090310001655093</w:t>
        </w:r>
      </w:hyperlink>
    </w:p>
    <w:p w14:paraId="41D4E31E" w14:textId="0E1DB55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Schlingloff, L., Csibra, G., &amp; Tatone, D. (2020). Do 15-month-old infants prefer helpers? A replication of Hamlin et al.(2007).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95" w:history="1">
        <w:r w:rsidRPr="00722D9A">
          <w:rPr>
            <w:rStyle w:val="Hyperlink"/>
            <w:rFonts w:ascii="Times New Roman" w:eastAsia="Times New Roman" w:hAnsi="Times New Roman" w:cs="Times New Roman"/>
          </w:rPr>
          <w:t>https://doi.org/10.1098/rsos.191795</w:t>
        </w:r>
      </w:hyperlink>
    </w:p>
    <w:p w14:paraId="258BD179" w14:textId="3CB20B3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r w:rsidRPr="00A56EAD">
        <w:rPr>
          <w:rFonts w:ascii="Times New Roman" w:eastAsia="Times New Roman" w:hAnsi="Times New Roman" w:cs="Times New Roman"/>
          <w:i/>
          <w:iCs/>
        </w:rPr>
        <w:t>PloS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96" w:history="1">
        <w:r w:rsidRPr="00722D9A">
          <w:rPr>
            <w:rStyle w:val="Hyperlink"/>
            <w:rFonts w:ascii="Times New Roman" w:eastAsia="Times New Roman" w:hAnsi="Times New Roman" w:cs="Times New Roman"/>
          </w:rPr>
          <w:t>https://doi.org/10.1371/journal.pone.0023223</w:t>
        </w:r>
      </w:hyperlink>
    </w:p>
    <w:p w14:paraId="699F2E3C" w14:textId="17F5F14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97" w:history="1">
        <w:r w:rsidRPr="00722D9A">
          <w:rPr>
            <w:rStyle w:val="Hyperlink"/>
            <w:rFonts w:ascii="Times New Roman" w:eastAsia="Times New Roman" w:hAnsi="Times New Roman" w:cs="Times New Roman"/>
          </w:rPr>
          <w:t>https://doi.org/10.1207/s15327078in1003_6</w:t>
        </w:r>
      </w:hyperlink>
    </w:p>
    <w:p w14:paraId="77C4787E" w14:textId="4F406A4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98" w:history="1">
        <w:r w:rsidR="00882A0A" w:rsidRPr="00722D9A">
          <w:rPr>
            <w:rStyle w:val="Hyperlink"/>
            <w:rFonts w:ascii="Times New Roman" w:eastAsia="Times New Roman" w:hAnsi="Times New Roman" w:cs="Times New Roman"/>
          </w:rPr>
          <w:t>https://doi.org/10.1521/soco.2025.43.3.152</w:t>
        </w:r>
      </w:hyperlink>
    </w:p>
    <w:p w14:paraId="2B58EA92" w14:textId="588FA2A2"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99"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7EEB93A2"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Sloutsky, V. M. (2010). From perceptual categories to concepts: What develops?.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100"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Sodian,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1C4F9FB6"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101"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Spelke,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1EA53F02" w:rsidR="007B3347" w:rsidRDefault="007B3347" w:rsidP="007B3347">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lastRenderedPageBreak/>
        <w:t>Spelke, E. S., Breinlinger,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102" w:tgtFrame="_blank" w:history="1">
        <w:r w:rsidRPr="007B3347">
          <w:rPr>
            <w:rStyle w:val="Hyperlink"/>
            <w:rFonts w:ascii="Times New Roman" w:eastAsia="Times New Roman" w:hAnsi="Times New Roman" w:cs="Times New Roman"/>
          </w:rPr>
          <w:t>https://doi.org/10.1037/0033-295X.99.4.605</w:t>
        </w:r>
      </w:hyperlink>
    </w:p>
    <w:p w14:paraId="56A68623" w14:textId="77777777"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103" w:history="1">
        <w:r w:rsidRPr="00722D9A">
          <w:rPr>
            <w:rStyle w:val="Hyperlink"/>
            <w:rFonts w:ascii="Times New Roman" w:eastAsia="Times New Roman" w:hAnsi="Times New Roman" w:cs="Times New Roman"/>
          </w:rPr>
          <w:t>https://doi.org/10.1002/icd.2359</w:t>
        </w:r>
      </w:hyperlink>
    </w:p>
    <w:p w14:paraId="1B53A42E" w14:textId="3D277547" w:rsidR="00FB08B2" w:rsidRDefault="00FB08B2" w:rsidP="000819BC">
      <w:pPr>
        <w:spacing w:line="480" w:lineRule="auto"/>
        <w:ind w:left="720" w:hanging="720"/>
        <w:contextualSpacing/>
        <w:rPr>
          <w:rFonts w:ascii="Times New Roman" w:eastAsia="Times New Roman" w:hAnsi="Times New Roman" w:cs="Times New Roman"/>
        </w:rPr>
      </w:pPr>
      <w:r w:rsidRPr="00FB08B2">
        <w:rPr>
          <w:rFonts w:ascii="Times New Roman" w:eastAsia="Times New Roman" w:hAnsi="Times New Roman" w:cs="Times New Roman"/>
        </w:rPr>
        <w:t>Vallortigara, G., Regolin, L., &amp; Marconato, F. (2005). Visually inexperienced chicks exhibit spontaneous preference for biological motion patterns. PLoS biology, 3(7), e208.</w:t>
      </w:r>
      <w:r>
        <w:rPr>
          <w:rFonts w:ascii="Times New Roman" w:eastAsia="Times New Roman" w:hAnsi="Times New Roman" w:cs="Times New Roman"/>
        </w:rPr>
        <w:t xml:space="preserve"> </w:t>
      </w:r>
      <w:hyperlink r:id="rId104" w:history="1">
        <w:r w:rsidRPr="00FB08B2">
          <w:rPr>
            <w:rStyle w:val="Hyperlink"/>
            <w:rFonts w:ascii="Times New Roman" w:eastAsia="Times New Roman" w:hAnsi="Times New Roman" w:cs="Times New Roman"/>
          </w:rPr>
          <w:t>https://doi.org/10.1371/journal.pbio.0030208</w:t>
        </w:r>
      </w:hyperlink>
    </w:p>
    <w:p w14:paraId="1E003E1D" w14:textId="60C12A4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Overwalle, F. (2010). Infants' teleological and belief inference: A recurrent connectionist approach to their minimal representational and computational requirements. NeuroImage, 52(3), 1095-1108. </w:t>
      </w:r>
      <w:hyperlink r:id="rId105" w:history="1">
        <w:r w:rsidR="000819BC" w:rsidRPr="00722D9A">
          <w:rPr>
            <w:rStyle w:val="Hyperlink"/>
            <w:rFonts w:ascii="Times New Roman" w:eastAsia="Times New Roman" w:hAnsi="Times New Roman" w:cs="Times New Roman"/>
          </w:rPr>
          <w:t>https://doi.org/10.1016/j.neuroimage.2010.05.028</w:t>
        </w:r>
      </w:hyperlink>
    </w:p>
    <w:p w14:paraId="6D7FD2E3" w14:textId="702BC9E3"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106" w:history="1">
        <w:r w:rsidRPr="00722D9A">
          <w:rPr>
            <w:rStyle w:val="Hyperlink"/>
            <w:rFonts w:ascii="Times New Roman" w:eastAsia="Times New Roman" w:hAnsi="Times New Roman" w:cs="Times New Roman"/>
          </w:rPr>
          <w:t>https://doi.org/10.1016/j.cogdev.2012.08.004</w:t>
        </w:r>
      </w:hyperlink>
    </w:p>
    <w:p w14:paraId="217290E2" w14:textId="552AA8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 B. M., Steckler, C. M., Le, D. T., &amp; Hamlin, J. K. (2017). Social evaluation of intentional, truly accidental, and negligently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107" w:history="1">
        <w:r w:rsidRPr="00722D9A">
          <w:rPr>
            <w:rStyle w:val="Hyperlink"/>
            <w:rFonts w:ascii="Times New Roman" w:eastAsia="Times New Roman" w:hAnsi="Times New Roman" w:cs="Times New Roman"/>
          </w:rPr>
          <w:t>https://doi.org/10.1016/j.cognition.2017.06.029</w:t>
        </w:r>
      </w:hyperlink>
    </w:p>
    <w:p w14:paraId="525CE994" w14:textId="1CF5FD94"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108" w:history="1">
        <w:r w:rsidRPr="00722D9A">
          <w:rPr>
            <w:rStyle w:val="Hyperlink"/>
            <w:rFonts w:ascii="Times New Roman" w:eastAsia="Times New Roman" w:hAnsi="Times New Roman" w:cs="Times New Roman"/>
          </w:rPr>
          <w:t>https://doi.org/10.1111/1467-9280.00218</w:t>
        </w:r>
      </w:hyperlink>
    </w:p>
    <w:p w14:paraId="3D38CAFD" w14:textId="31A015B9"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109" w:history="1">
        <w:r w:rsidRPr="00722D9A">
          <w:rPr>
            <w:rStyle w:val="Hyperlink"/>
            <w:rFonts w:ascii="Times New Roman" w:eastAsia="Times New Roman" w:hAnsi="Times New Roman" w:cs="Times New Roman"/>
          </w:rPr>
          <w:t>https://doi.org/10.1038/358749a0</w:t>
        </w:r>
      </w:hyperlink>
    </w:p>
    <w:p w14:paraId="7CE08672" w14:textId="556CAF53"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110" w:history="1">
        <w:r w:rsidR="000371F1" w:rsidRPr="00722D9A">
          <w:rPr>
            <w:rStyle w:val="Hyperlink"/>
            <w:rFonts w:ascii="Times New Roman" w:eastAsia="Times New Roman" w:hAnsi="Times New Roman" w:cs="Times New Roman"/>
          </w:rPr>
          <w:t>https://doi.org/10.1111/1467-8721.ep10772615</w:t>
        </w:r>
      </w:hyperlink>
    </w:p>
    <w:p w14:paraId="12BB953A" w14:textId="5663930B" w:rsidR="000819BC" w:rsidRPr="00871FE7" w:rsidRDefault="000371F1" w:rsidP="000371F1">
      <w:pPr>
        <w:spacing w:line="480" w:lineRule="auto"/>
        <w:ind w:left="720" w:hanging="720"/>
        <w:contextualSpacing/>
        <w:rPr>
          <w:rFonts w:ascii="Times New Roman" w:eastAsia="Times New Roman" w:hAnsi="Times New Roman" w:cs="Times New Roman"/>
        </w:rPr>
      </w:pPr>
      <w:r w:rsidRPr="000371F1">
        <w:rPr>
          <w:rFonts w:ascii="Times New Roman" w:eastAsia="Times New Roman" w:hAnsi="Times New Roman" w:cs="Times New Roman"/>
        </w:rPr>
        <w:t>Yermolayeva, Y., &amp; Rakison,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111"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12"/>
      <w:headerReference w:type="first" r:id="rId1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61E11" w14:textId="77777777" w:rsidR="005316B4" w:rsidRDefault="005316B4" w:rsidP="00391C7E">
      <w:pPr>
        <w:spacing w:after="0" w:line="240" w:lineRule="auto"/>
      </w:pPr>
      <w:r>
        <w:separator/>
      </w:r>
    </w:p>
  </w:endnote>
  <w:endnote w:type="continuationSeparator" w:id="0">
    <w:p w14:paraId="13D7243A" w14:textId="77777777" w:rsidR="005316B4" w:rsidRDefault="005316B4"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A9EE1" w14:textId="77777777" w:rsidR="005316B4" w:rsidRDefault="005316B4" w:rsidP="00391C7E">
      <w:pPr>
        <w:spacing w:after="0" w:line="240" w:lineRule="auto"/>
      </w:pPr>
      <w:r>
        <w:separator/>
      </w:r>
    </w:p>
  </w:footnote>
  <w:footnote w:type="continuationSeparator" w:id="0">
    <w:p w14:paraId="69F1F26B" w14:textId="77777777" w:rsidR="005316B4" w:rsidRDefault="005316B4" w:rsidP="00391C7E">
      <w:pPr>
        <w:spacing w:after="0" w:line="240" w:lineRule="auto"/>
      </w:pPr>
      <w:r>
        <w:continuationSeparator/>
      </w:r>
    </w:p>
  </w:footnote>
  <w:footnote w:id="1">
    <w:p w14:paraId="435FA0FC" w14:textId="77777777" w:rsidR="005C21A3" w:rsidRPr="005C21A3" w:rsidRDefault="005C21A3" w:rsidP="005C21A3">
      <w:pPr>
        <w:pStyle w:val="FootnoteText"/>
        <w:rPr>
          <w:rFonts w:ascii="Times New Roman" w:hAnsi="Times New Roman" w:cs="Times New Roman"/>
          <w:sz w:val="24"/>
          <w:szCs w:val="24"/>
        </w:rPr>
      </w:pPr>
      <w:r w:rsidRPr="005C21A3">
        <w:rPr>
          <w:rStyle w:val="FootnoteReference"/>
          <w:rFonts w:ascii="Times New Roman" w:hAnsi="Times New Roman" w:cs="Times New Roman"/>
          <w:sz w:val="24"/>
          <w:szCs w:val="24"/>
        </w:rPr>
        <w:footnoteRef/>
      </w:r>
      <w:r w:rsidRPr="005C21A3">
        <w:rPr>
          <w:rFonts w:ascii="Times New Roman" w:hAnsi="Times New Roman" w:cs="Times New Roman"/>
          <w:sz w:val="24"/>
          <w:szCs w:val="24"/>
        </w:rPr>
        <w:t xml:space="preserve"> </w:t>
      </w:r>
      <w:r w:rsidRPr="005C21A3">
        <w:rPr>
          <w:rFonts w:ascii="Times New Roman" w:eastAsia="Times New Roman" w:hAnsi="Times New Roman" w:cs="Times New Roman"/>
          <w:sz w:val="24"/>
          <w:szCs w:val="24"/>
        </w:rPr>
        <w:t>Inferential statistics were not used in any of the simulations for two reasons. First, because infant looking times and model error are measured on fundamentally different scales and exhibit different distributions, direct statistical comparisons between them were not appropriate. Second, the goal of the current simulations was not to show that the magnitude of the model’s effects matched those observed in empirical studies. Instead, the aim was to demonstrate that the qualitative pattern of results—such as greater error to unexpected or inefficient events in some conditions but not others—aligned with the patterns observed in infant behavior. This emphasis on qualitative pattern matching over statistical inference is consistent with prior modeling work in the developmental cognitive sciences (e.g., Benton, 2024; Mareschal et al., 2000; Mareschal &amp; Schultz, 1999; McClelland &amp; Thompson, 2007; Plaut &amp; Vande Velde, 2017).</w:t>
      </w:r>
    </w:p>
    <w:p w14:paraId="2572063A" w14:textId="46AFBBAA" w:rsidR="005C21A3" w:rsidRDefault="005C21A3">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38"/>
    <w:rsid w:val="000009D3"/>
    <w:rsid w:val="00000FDA"/>
    <w:rsid w:val="0000108B"/>
    <w:rsid w:val="000014B3"/>
    <w:rsid w:val="00001A99"/>
    <w:rsid w:val="00001ABA"/>
    <w:rsid w:val="00001BFB"/>
    <w:rsid w:val="00001FD5"/>
    <w:rsid w:val="000021C8"/>
    <w:rsid w:val="000027B6"/>
    <w:rsid w:val="00002CA0"/>
    <w:rsid w:val="00002DBA"/>
    <w:rsid w:val="000030F0"/>
    <w:rsid w:val="00003878"/>
    <w:rsid w:val="00003BC2"/>
    <w:rsid w:val="000041CB"/>
    <w:rsid w:val="0000436D"/>
    <w:rsid w:val="00004788"/>
    <w:rsid w:val="0000482E"/>
    <w:rsid w:val="0000495B"/>
    <w:rsid w:val="00004EE8"/>
    <w:rsid w:val="00005701"/>
    <w:rsid w:val="00005907"/>
    <w:rsid w:val="0000707B"/>
    <w:rsid w:val="00007559"/>
    <w:rsid w:val="000079D0"/>
    <w:rsid w:val="00007D2D"/>
    <w:rsid w:val="00007F8F"/>
    <w:rsid w:val="000107A5"/>
    <w:rsid w:val="00010A55"/>
    <w:rsid w:val="00010FC6"/>
    <w:rsid w:val="00011353"/>
    <w:rsid w:val="0001141F"/>
    <w:rsid w:val="00011DAB"/>
    <w:rsid w:val="0001243D"/>
    <w:rsid w:val="0001298D"/>
    <w:rsid w:val="00012AA5"/>
    <w:rsid w:val="00012E70"/>
    <w:rsid w:val="00013134"/>
    <w:rsid w:val="0001385A"/>
    <w:rsid w:val="00013FE0"/>
    <w:rsid w:val="00014150"/>
    <w:rsid w:val="00014B0E"/>
    <w:rsid w:val="00015DDE"/>
    <w:rsid w:val="000163C0"/>
    <w:rsid w:val="00016768"/>
    <w:rsid w:val="00016D6C"/>
    <w:rsid w:val="00016DD5"/>
    <w:rsid w:val="00017757"/>
    <w:rsid w:val="00017D72"/>
    <w:rsid w:val="00017DBA"/>
    <w:rsid w:val="00020260"/>
    <w:rsid w:val="000206B5"/>
    <w:rsid w:val="00020BD2"/>
    <w:rsid w:val="00020C7A"/>
    <w:rsid w:val="00020CAF"/>
    <w:rsid w:val="0002114F"/>
    <w:rsid w:val="000213EE"/>
    <w:rsid w:val="00021531"/>
    <w:rsid w:val="000217C9"/>
    <w:rsid w:val="00022327"/>
    <w:rsid w:val="00022546"/>
    <w:rsid w:val="000227C0"/>
    <w:rsid w:val="00022801"/>
    <w:rsid w:val="00022C46"/>
    <w:rsid w:val="00023046"/>
    <w:rsid w:val="00023256"/>
    <w:rsid w:val="0002338A"/>
    <w:rsid w:val="0002365D"/>
    <w:rsid w:val="00023A54"/>
    <w:rsid w:val="00023B5C"/>
    <w:rsid w:val="00023DB7"/>
    <w:rsid w:val="00023E47"/>
    <w:rsid w:val="000241BE"/>
    <w:rsid w:val="0002439A"/>
    <w:rsid w:val="000245B8"/>
    <w:rsid w:val="0002497E"/>
    <w:rsid w:val="00024F3E"/>
    <w:rsid w:val="000259E2"/>
    <w:rsid w:val="00025D02"/>
    <w:rsid w:val="00025ED5"/>
    <w:rsid w:val="00026194"/>
    <w:rsid w:val="000263C1"/>
    <w:rsid w:val="00026822"/>
    <w:rsid w:val="00026A2F"/>
    <w:rsid w:val="00026A36"/>
    <w:rsid w:val="00026BFA"/>
    <w:rsid w:val="000271FF"/>
    <w:rsid w:val="00027A15"/>
    <w:rsid w:val="00027DDD"/>
    <w:rsid w:val="0003069E"/>
    <w:rsid w:val="00030981"/>
    <w:rsid w:val="00030BE5"/>
    <w:rsid w:val="00030D29"/>
    <w:rsid w:val="00030E89"/>
    <w:rsid w:val="0003197D"/>
    <w:rsid w:val="00031AF9"/>
    <w:rsid w:val="00031B2C"/>
    <w:rsid w:val="00031D3F"/>
    <w:rsid w:val="00031DA5"/>
    <w:rsid w:val="000323A9"/>
    <w:rsid w:val="000323C8"/>
    <w:rsid w:val="000326AF"/>
    <w:rsid w:val="000329CC"/>
    <w:rsid w:val="00032A25"/>
    <w:rsid w:val="00032E80"/>
    <w:rsid w:val="0003320B"/>
    <w:rsid w:val="000334A7"/>
    <w:rsid w:val="00033634"/>
    <w:rsid w:val="0003467C"/>
    <w:rsid w:val="00034A30"/>
    <w:rsid w:val="00034AA1"/>
    <w:rsid w:val="00034E60"/>
    <w:rsid w:val="000359C1"/>
    <w:rsid w:val="00035C38"/>
    <w:rsid w:val="000361F6"/>
    <w:rsid w:val="000362C5"/>
    <w:rsid w:val="000363E9"/>
    <w:rsid w:val="000367E7"/>
    <w:rsid w:val="00036806"/>
    <w:rsid w:val="000371F1"/>
    <w:rsid w:val="000375C0"/>
    <w:rsid w:val="00037ADB"/>
    <w:rsid w:val="00037BD3"/>
    <w:rsid w:val="00037D11"/>
    <w:rsid w:val="00037EA9"/>
    <w:rsid w:val="00037ED7"/>
    <w:rsid w:val="00040656"/>
    <w:rsid w:val="0004069B"/>
    <w:rsid w:val="00040898"/>
    <w:rsid w:val="000412D9"/>
    <w:rsid w:val="0004140C"/>
    <w:rsid w:val="000420E6"/>
    <w:rsid w:val="000420ED"/>
    <w:rsid w:val="0004222F"/>
    <w:rsid w:val="000428C9"/>
    <w:rsid w:val="0004301F"/>
    <w:rsid w:val="00044011"/>
    <w:rsid w:val="0004411F"/>
    <w:rsid w:val="00044152"/>
    <w:rsid w:val="00044173"/>
    <w:rsid w:val="000446CE"/>
    <w:rsid w:val="0004487E"/>
    <w:rsid w:val="00045DDA"/>
    <w:rsid w:val="00045F40"/>
    <w:rsid w:val="0004604C"/>
    <w:rsid w:val="000467F5"/>
    <w:rsid w:val="00046880"/>
    <w:rsid w:val="0004750E"/>
    <w:rsid w:val="000475E7"/>
    <w:rsid w:val="000476A1"/>
    <w:rsid w:val="00047E5C"/>
    <w:rsid w:val="00047ECC"/>
    <w:rsid w:val="0005005B"/>
    <w:rsid w:val="0005038D"/>
    <w:rsid w:val="00050686"/>
    <w:rsid w:val="00050739"/>
    <w:rsid w:val="0005092E"/>
    <w:rsid w:val="00050A8A"/>
    <w:rsid w:val="00050DB2"/>
    <w:rsid w:val="000512B7"/>
    <w:rsid w:val="000513F9"/>
    <w:rsid w:val="00051561"/>
    <w:rsid w:val="0005238F"/>
    <w:rsid w:val="00052891"/>
    <w:rsid w:val="00052988"/>
    <w:rsid w:val="00052C35"/>
    <w:rsid w:val="00052DF8"/>
    <w:rsid w:val="00052E0C"/>
    <w:rsid w:val="0005322D"/>
    <w:rsid w:val="00053773"/>
    <w:rsid w:val="000537A9"/>
    <w:rsid w:val="00053B11"/>
    <w:rsid w:val="00054354"/>
    <w:rsid w:val="000543D8"/>
    <w:rsid w:val="000548CD"/>
    <w:rsid w:val="00054A21"/>
    <w:rsid w:val="00054E01"/>
    <w:rsid w:val="000550B3"/>
    <w:rsid w:val="00055355"/>
    <w:rsid w:val="000553C8"/>
    <w:rsid w:val="0005598E"/>
    <w:rsid w:val="00055CAF"/>
    <w:rsid w:val="0005658D"/>
    <w:rsid w:val="00057FA2"/>
    <w:rsid w:val="00060065"/>
    <w:rsid w:val="000601A2"/>
    <w:rsid w:val="00060551"/>
    <w:rsid w:val="0006086D"/>
    <w:rsid w:val="00061107"/>
    <w:rsid w:val="000615BE"/>
    <w:rsid w:val="000615F6"/>
    <w:rsid w:val="00061CE4"/>
    <w:rsid w:val="00061FA1"/>
    <w:rsid w:val="00062194"/>
    <w:rsid w:val="00062B4C"/>
    <w:rsid w:val="0006396F"/>
    <w:rsid w:val="00063A23"/>
    <w:rsid w:val="00063A7C"/>
    <w:rsid w:val="00063AA1"/>
    <w:rsid w:val="00063BA5"/>
    <w:rsid w:val="00063FD5"/>
    <w:rsid w:val="00064912"/>
    <w:rsid w:val="0006493F"/>
    <w:rsid w:val="000649A1"/>
    <w:rsid w:val="000651A7"/>
    <w:rsid w:val="0006578D"/>
    <w:rsid w:val="00065F35"/>
    <w:rsid w:val="000678F1"/>
    <w:rsid w:val="0007013C"/>
    <w:rsid w:val="000702EB"/>
    <w:rsid w:val="000705E6"/>
    <w:rsid w:val="00070634"/>
    <w:rsid w:val="00070F13"/>
    <w:rsid w:val="00070F6C"/>
    <w:rsid w:val="00071370"/>
    <w:rsid w:val="0007152D"/>
    <w:rsid w:val="00071A55"/>
    <w:rsid w:val="00071F26"/>
    <w:rsid w:val="00072A47"/>
    <w:rsid w:val="0007371A"/>
    <w:rsid w:val="00073E90"/>
    <w:rsid w:val="000742D7"/>
    <w:rsid w:val="000755C5"/>
    <w:rsid w:val="00075C51"/>
    <w:rsid w:val="000767FC"/>
    <w:rsid w:val="00076BA6"/>
    <w:rsid w:val="00076E0D"/>
    <w:rsid w:val="000771B9"/>
    <w:rsid w:val="0007750A"/>
    <w:rsid w:val="00077880"/>
    <w:rsid w:val="00080691"/>
    <w:rsid w:val="00080943"/>
    <w:rsid w:val="00081085"/>
    <w:rsid w:val="000810FA"/>
    <w:rsid w:val="000819BC"/>
    <w:rsid w:val="00081CB1"/>
    <w:rsid w:val="0008231A"/>
    <w:rsid w:val="00082561"/>
    <w:rsid w:val="000829B9"/>
    <w:rsid w:val="000832B4"/>
    <w:rsid w:val="000835DD"/>
    <w:rsid w:val="00083D9B"/>
    <w:rsid w:val="00083DB5"/>
    <w:rsid w:val="00083DC8"/>
    <w:rsid w:val="00084962"/>
    <w:rsid w:val="000849D1"/>
    <w:rsid w:val="00084C35"/>
    <w:rsid w:val="000850EE"/>
    <w:rsid w:val="000851C0"/>
    <w:rsid w:val="000858E1"/>
    <w:rsid w:val="0008747D"/>
    <w:rsid w:val="000875D2"/>
    <w:rsid w:val="000875FE"/>
    <w:rsid w:val="00087AF6"/>
    <w:rsid w:val="00087B68"/>
    <w:rsid w:val="00087C36"/>
    <w:rsid w:val="00090053"/>
    <w:rsid w:val="00091784"/>
    <w:rsid w:val="00091A8C"/>
    <w:rsid w:val="0009200D"/>
    <w:rsid w:val="00092D1A"/>
    <w:rsid w:val="00093050"/>
    <w:rsid w:val="000938AC"/>
    <w:rsid w:val="00093BEA"/>
    <w:rsid w:val="00093E13"/>
    <w:rsid w:val="000943B0"/>
    <w:rsid w:val="0009471E"/>
    <w:rsid w:val="00094806"/>
    <w:rsid w:val="0009483E"/>
    <w:rsid w:val="0009490B"/>
    <w:rsid w:val="00094B4D"/>
    <w:rsid w:val="00095066"/>
    <w:rsid w:val="00095223"/>
    <w:rsid w:val="00095B88"/>
    <w:rsid w:val="00095FBB"/>
    <w:rsid w:val="00095FF6"/>
    <w:rsid w:val="00096D37"/>
    <w:rsid w:val="00097097"/>
    <w:rsid w:val="0009709A"/>
    <w:rsid w:val="0009722A"/>
    <w:rsid w:val="00097C1B"/>
    <w:rsid w:val="000A0BB0"/>
    <w:rsid w:val="000A0BE5"/>
    <w:rsid w:val="000A0E69"/>
    <w:rsid w:val="000A1184"/>
    <w:rsid w:val="000A11B5"/>
    <w:rsid w:val="000A11D4"/>
    <w:rsid w:val="000A170D"/>
    <w:rsid w:val="000A1B95"/>
    <w:rsid w:val="000A2761"/>
    <w:rsid w:val="000A276E"/>
    <w:rsid w:val="000A29F2"/>
    <w:rsid w:val="000A317D"/>
    <w:rsid w:val="000A346C"/>
    <w:rsid w:val="000A3648"/>
    <w:rsid w:val="000A37B5"/>
    <w:rsid w:val="000A3A74"/>
    <w:rsid w:val="000A4963"/>
    <w:rsid w:val="000A51FC"/>
    <w:rsid w:val="000A555F"/>
    <w:rsid w:val="000A58E8"/>
    <w:rsid w:val="000A599D"/>
    <w:rsid w:val="000A5F46"/>
    <w:rsid w:val="000A6762"/>
    <w:rsid w:val="000A7004"/>
    <w:rsid w:val="000A7017"/>
    <w:rsid w:val="000A715B"/>
    <w:rsid w:val="000A7280"/>
    <w:rsid w:val="000A78E6"/>
    <w:rsid w:val="000A7DBF"/>
    <w:rsid w:val="000B0656"/>
    <w:rsid w:val="000B074D"/>
    <w:rsid w:val="000B08D2"/>
    <w:rsid w:val="000B0900"/>
    <w:rsid w:val="000B09DB"/>
    <w:rsid w:val="000B0B74"/>
    <w:rsid w:val="000B1763"/>
    <w:rsid w:val="000B1C1A"/>
    <w:rsid w:val="000B1F17"/>
    <w:rsid w:val="000B20EE"/>
    <w:rsid w:val="000B2757"/>
    <w:rsid w:val="000B279A"/>
    <w:rsid w:val="000B286C"/>
    <w:rsid w:val="000B332C"/>
    <w:rsid w:val="000B35C1"/>
    <w:rsid w:val="000B3C24"/>
    <w:rsid w:val="000B3D55"/>
    <w:rsid w:val="000B3F0A"/>
    <w:rsid w:val="000B4399"/>
    <w:rsid w:val="000B4DD6"/>
    <w:rsid w:val="000B4ECF"/>
    <w:rsid w:val="000B60E2"/>
    <w:rsid w:val="000B6458"/>
    <w:rsid w:val="000B67D6"/>
    <w:rsid w:val="000B7017"/>
    <w:rsid w:val="000B75DA"/>
    <w:rsid w:val="000B7DDA"/>
    <w:rsid w:val="000B7E28"/>
    <w:rsid w:val="000C0869"/>
    <w:rsid w:val="000C1789"/>
    <w:rsid w:val="000C18C9"/>
    <w:rsid w:val="000C20B8"/>
    <w:rsid w:val="000C2552"/>
    <w:rsid w:val="000C307E"/>
    <w:rsid w:val="000C31FB"/>
    <w:rsid w:val="000C3312"/>
    <w:rsid w:val="000C3566"/>
    <w:rsid w:val="000C3BCB"/>
    <w:rsid w:val="000C3E94"/>
    <w:rsid w:val="000C5A1C"/>
    <w:rsid w:val="000C649B"/>
    <w:rsid w:val="000C66BC"/>
    <w:rsid w:val="000C6870"/>
    <w:rsid w:val="000C6B58"/>
    <w:rsid w:val="000D00F9"/>
    <w:rsid w:val="000D05F9"/>
    <w:rsid w:val="000D1213"/>
    <w:rsid w:val="000D148B"/>
    <w:rsid w:val="000D15C4"/>
    <w:rsid w:val="000D1EAC"/>
    <w:rsid w:val="000D22BE"/>
    <w:rsid w:val="000D26F7"/>
    <w:rsid w:val="000D323A"/>
    <w:rsid w:val="000D3AB6"/>
    <w:rsid w:val="000D3AE8"/>
    <w:rsid w:val="000D3BCD"/>
    <w:rsid w:val="000D41A4"/>
    <w:rsid w:val="000D45E6"/>
    <w:rsid w:val="000D4C01"/>
    <w:rsid w:val="000D4DB9"/>
    <w:rsid w:val="000D4FF3"/>
    <w:rsid w:val="000D5358"/>
    <w:rsid w:val="000D5598"/>
    <w:rsid w:val="000D5B81"/>
    <w:rsid w:val="000D5F92"/>
    <w:rsid w:val="000D6324"/>
    <w:rsid w:val="000D6788"/>
    <w:rsid w:val="000D67DC"/>
    <w:rsid w:val="000D6C8E"/>
    <w:rsid w:val="000D6F38"/>
    <w:rsid w:val="000D7123"/>
    <w:rsid w:val="000D755C"/>
    <w:rsid w:val="000D78BD"/>
    <w:rsid w:val="000E08AF"/>
    <w:rsid w:val="000E090D"/>
    <w:rsid w:val="000E0A20"/>
    <w:rsid w:val="000E0E36"/>
    <w:rsid w:val="000E0FAD"/>
    <w:rsid w:val="000E2038"/>
    <w:rsid w:val="000E2DC0"/>
    <w:rsid w:val="000E337A"/>
    <w:rsid w:val="000E3F68"/>
    <w:rsid w:val="000E4248"/>
    <w:rsid w:val="000E43E7"/>
    <w:rsid w:val="000E440C"/>
    <w:rsid w:val="000E4F2E"/>
    <w:rsid w:val="000E4FA5"/>
    <w:rsid w:val="000E5528"/>
    <w:rsid w:val="000E6636"/>
    <w:rsid w:val="000E700A"/>
    <w:rsid w:val="000E7279"/>
    <w:rsid w:val="000E7561"/>
    <w:rsid w:val="000E775A"/>
    <w:rsid w:val="000E7BCF"/>
    <w:rsid w:val="000E7BEC"/>
    <w:rsid w:val="000E7F18"/>
    <w:rsid w:val="000F0203"/>
    <w:rsid w:val="000F0989"/>
    <w:rsid w:val="000F0F58"/>
    <w:rsid w:val="000F158C"/>
    <w:rsid w:val="000F1A90"/>
    <w:rsid w:val="000F1D20"/>
    <w:rsid w:val="000F1DD4"/>
    <w:rsid w:val="000F2337"/>
    <w:rsid w:val="000F31B9"/>
    <w:rsid w:val="000F349C"/>
    <w:rsid w:val="000F3686"/>
    <w:rsid w:val="000F390C"/>
    <w:rsid w:val="000F3AD5"/>
    <w:rsid w:val="000F3AF0"/>
    <w:rsid w:val="000F3DC9"/>
    <w:rsid w:val="000F3DEE"/>
    <w:rsid w:val="000F3F9C"/>
    <w:rsid w:val="000F43CD"/>
    <w:rsid w:val="000F4505"/>
    <w:rsid w:val="000F4507"/>
    <w:rsid w:val="000F4814"/>
    <w:rsid w:val="000F491E"/>
    <w:rsid w:val="000F4A8C"/>
    <w:rsid w:val="000F5624"/>
    <w:rsid w:val="000F566F"/>
    <w:rsid w:val="000F5BC5"/>
    <w:rsid w:val="000F65EB"/>
    <w:rsid w:val="000F68C8"/>
    <w:rsid w:val="000F68EC"/>
    <w:rsid w:val="000F6EAD"/>
    <w:rsid w:val="000F726E"/>
    <w:rsid w:val="000F7511"/>
    <w:rsid w:val="000F7618"/>
    <w:rsid w:val="000F7626"/>
    <w:rsid w:val="000F7CAC"/>
    <w:rsid w:val="001001BD"/>
    <w:rsid w:val="001002AB"/>
    <w:rsid w:val="0010035E"/>
    <w:rsid w:val="00100DFB"/>
    <w:rsid w:val="00100FC9"/>
    <w:rsid w:val="00101446"/>
    <w:rsid w:val="00101D73"/>
    <w:rsid w:val="00101D77"/>
    <w:rsid w:val="00102C53"/>
    <w:rsid w:val="00102DDA"/>
    <w:rsid w:val="00103DE0"/>
    <w:rsid w:val="00104354"/>
    <w:rsid w:val="00104484"/>
    <w:rsid w:val="00104696"/>
    <w:rsid w:val="0010545A"/>
    <w:rsid w:val="00105831"/>
    <w:rsid w:val="00105BB1"/>
    <w:rsid w:val="00105D7B"/>
    <w:rsid w:val="00106046"/>
    <w:rsid w:val="00106100"/>
    <w:rsid w:val="00106257"/>
    <w:rsid w:val="00106471"/>
    <w:rsid w:val="00106C81"/>
    <w:rsid w:val="00106D77"/>
    <w:rsid w:val="0010728E"/>
    <w:rsid w:val="0010787E"/>
    <w:rsid w:val="0011041C"/>
    <w:rsid w:val="00110DF9"/>
    <w:rsid w:val="00111142"/>
    <w:rsid w:val="00111B8C"/>
    <w:rsid w:val="0011240F"/>
    <w:rsid w:val="00112880"/>
    <w:rsid w:val="00112ABC"/>
    <w:rsid w:val="00114C92"/>
    <w:rsid w:val="00114F18"/>
    <w:rsid w:val="00115051"/>
    <w:rsid w:val="00115675"/>
    <w:rsid w:val="001157F1"/>
    <w:rsid w:val="00115972"/>
    <w:rsid w:val="00115979"/>
    <w:rsid w:val="00115B8A"/>
    <w:rsid w:val="00116CFE"/>
    <w:rsid w:val="00117198"/>
    <w:rsid w:val="001178B1"/>
    <w:rsid w:val="00117A1A"/>
    <w:rsid w:val="00117AE9"/>
    <w:rsid w:val="001202EE"/>
    <w:rsid w:val="0012060D"/>
    <w:rsid w:val="00120625"/>
    <w:rsid w:val="001208F8"/>
    <w:rsid w:val="00120B35"/>
    <w:rsid w:val="00120B8F"/>
    <w:rsid w:val="00120F6F"/>
    <w:rsid w:val="0012108C"/>
    <w:rsid w:val="001216D8"/>
    <w:rsid w:val="00121E0F"/>
    <w:rsid w:val="00122550"/>
    <w:rsid w:val="00122750"/>
    <w:rsid w:val="00123CA6"/>
    <w:rsid w:val="001240EE"/>
    <w:rsid w:val="00124633"/>
    <w:rsid w:val="00124DFC"/>
    <w:rsid w:val="0012541B"/>
    <w:rsid w:val="00125BFD"/>
    <w:rsid w:val="00125E54"/>
    <w:rsid w:val="0012624E"/>
    <w:rsid w:val="00126879"/>
    <w:rsid w:val="001269C7"/>
    <w:rsid w:val="00126A22"/>
    <w:rsid w:val="00126B81"/>
    <w:rsid w:val="00126BA4"/>
    <w:rsid w:val="00126FCB"/>
    <w:rsid w:val="001276E5"/>
    <w:rsid w:val="00127B08"/>
    <w:rsid w:val="00127C68"/>
    <w:rsid w:val="00130626"/>
    <w:rsid w:val="0013112B"/>
    <w:rsid w:val="00131EFD"/>
    <w:rsid w:val="00131FB9"/>
    <w:rsid w:val="001324BD"/>
    <w:rsid w:val="001335A3"/>
    <w:rsid w:val="00133782"/>
    <w:rsid w:val="00133D2B"/>
    <w:rsid w:val="00134062"/>
    <w:rsid w:val="0013438E"/>
    <w:rsid w:val="0013468D"/>
    <w:rsid w:val="001349B0"/>
    <w:rsid w:val="00134B55"/>
    <w:rsid w:val="00134CB3"/>
    <w:rsid w:val="00136065"/>
    <w:rsid w:val="00136229"/>
    <w:rsid w:val="001366F3"/>
    <w:rsid w:val="00136774"/>
    <w:rsid w:val="00137079"/>
    <w:rsid w:val="00137227"/>
    <w:rsid w:val="00137B43"/>
    <w:rsid w:val="00137CA9"/>
    <w:rsid w:val="00140894"/>
    <w:rsid w:val="0014090D"/>
    <w:rsid w:val="00140E0D"/>
    <w:rsid w:val="001414E8"/>
    <w:rsid w:val="0014179B"/>
    <w:rsid w:val="00141CFE"/>
    <w:rsid w:val="00142214"/>
    <w:rsid w:val="001426AF"/>
    <w:rsid w:val="00142ED1"/>
    <w:rsid w:val="00143F51"/>
    <w:rsid w:val="001440E5"/>
    <w:rsid w:val="00144357"/>
    <w:rsid w:val="001443CC"/>
    <w:rsid w:val="001445E1"/>
    <w:rsid w:val="00144CDB"/>
    <w:rsid w:val="001450B7"/>
    <w:rsid w:val="00145AD8"/>
    <w:rsid w:val="00146207"/>
    <w:rsid w:val="00146CE2"/>
    <w:rsid w:val="00146CEE"/>
    <w:rsid w:val="001473F6"/>
    <w:rsid w:val="00147C99"/>
    <w:rsid w:val="00150907"/>
    <w:rsid w:val="00150C8F"/>
    <w:rsid w:val="00151CC3"/>
    <w:rsid w:val="0015277B"/>
    <w:rsid w:val="00152D65"/>
    <w:rsid w:val="00152F19"/>
    <w:rsid w:val="001534A0"/>
    <w:rsid w:val="0015353E"/>
    <w:rsid w:val="00153600"/>
    <w:rsid w:val="0015363E"/>
    <w:rsid w:val="001537B7"/>
    <w:rsid w:val="00153BF3"/>
    <w:rsid w:val="001540F3"/>
    <w:rsid w:val="001547A5"/>
    <w:rsid w:val="0015486A"/>
    <w:rsid w:val="00154C31"/>
    <w:rsid w:val="00155437"/>
    <w:rsid w:val="0015555E"/>
    <w:rsid w:val="00155706"/>
    <w:rsid w:val="001558F7"/>
    <w:rsid w:val="00155A19"/>
    <w:rsid w:val="00155D2D"/>
    <w:rsid w:val="00156205"/>
    <w:rsid w:val="001563E6"/>
    <w:rsid w:val="00156837"/>
    <w:rsid w:val="00156A94"/>
    <w:rsid w:val="001572EE"/>
    <w:rsid w:val="00157975"/>
    <w:rsid w:val="00157D08"/>
    <w:rsid w:val="00160829"/>
    <w:rsid w:val="00160EBD"/>
    <w:rsid w:val="00161333"/>
    <w:rsid w:val="001613A6"/>
    <w:rsid w:val="00161441"/>
    <w:rsid w:val="001614AB"/>
    <w:rsid w:val="00161B73"/>
    <w:rsid w:val="00161BCA"/>
    <w:rsid w:val="00162040"/>
    <w:rsid w:val="0016283A"/>
    <w:rsid w:val="0016301B"/>
    <w:rsid w:val="00163335"/>
    <w:rsid w:val="00163799"/>
    <w:rsid w:val="00163E2B"/>
    <w:rsid w:val="00164313"/>
    <w:rsid w:val="001645F2"/>
    <w:rsid w:val="0016470F"/>
    <w:rsid w:val="001647C9"/>
    <w:rsid w:val="00164941"/>
    <w:rsid w:val="00165398"/>
    <w:rsid w:val="00165454"/>
    <w:rsid w:val="001654E4"/>
    <w:rsid w:val="001664C2"/>
    <w:rsid w:val="0016695E"/>
    <w:rsid w:val="00166A93"/>
    <w:rsid w:val="00166E78"/>
    <w:rsid w:val="001673BB"/>
    <w:rsid w:val="00167651"/>
    <w:rsid w:val="0016771A"/>
    <w:rsid w:val="0016781E"/>
    <w:rsid w:val="00167C72"/>
    <w:rsid w:val="0017005B"/>
    <w:rsid w:val="00170603"/>
    <w:rsid w:val="001716AD"/>
    <w:rsid w:val="001719A1"/>
    <w:rsid w:val="00172718"/>
    <w:rsid w:val="001728B0"/>
    <w:rsid w:val="00172FAE"/>
    <w:rsid w:val="0017340E"/>
    <w:rsid w:val="00173688"/>
    <w:rsid w:val="001736EE"/>
    <w:rsid w:val="001739DE"/>
    <w:rsid w:val="00173D94"/>
    <w:rsid w:val="00174593"/>
    <w:rsid w:val="0017525B"/>
    <w:rsid w:val="001753BC"/>
    <w:rsid w:val="00175501"/>
    <w:rsid w:val="00175628"/>
    <w:rsid w:val="00175A63"/>
    <w:rsid w:val="0017668E"/>
    <w:rsid w:val="00176FA7"/>
    <w:rsid w:val="00177C21"/>
    <w:rsid w:val="00177DB3"/>
    <w:rsid w:val="001804B0"/>
    <w:rsid w:val="001807FC"/>
    <w:rsid w:val="00181380"/>
    <w:rsid w:val="00181458"/>
    <w:rsid w:val="00181761"/>
    <w:rsid w:val="0018182D"/>
    <w:rsid w:val="00181ADB"/>
    <w:rsid w:val="00181E9A"/>
    <w:rsid w:val="001823A3"/>
    <w:rsid w:val="00182A6D"/>
    <w:rsid w:val="00183524"/>
    <w:rsid w:val="00183560"/>
    <w:rsid w:val="00183E63"/>
    <w:rsid w:val="00183E98"/>
    <w:rsid w:val="00184AC3"/>
    <w:rsid w:val="00184BF8"/>
    <w:rsid w:val="00185AE3"/>
    <w:rsid w:val="00186357"/>
    <w:rsid w:val="001863D5"/>
    <w:rsid w:val="00186442"/>
    <w:rsid w:val="001864B7"/>
    <w:rsid w:val="00186981"/>
    <w:rsid w:val="00186BE8"/>
    <w:rsid w:val="0018749A"/>
    <w:rsid w:val="00190AA0"/>
    <w:rsid w:val="00190D1A"/>
    <w:rsid w:val="0019193F"/>
    <w:rsid w:val="00191AB7"/>
    <w:rsid w:val="00192340"/>
    <w:rsid w:val="00192937"/>
    <w:rsid w:val="001938E6"/>
    <w:rsid w:val="00193DD6"/>
    <w:rsid w:val="0019465C"/>
    <w:rsid w:val="001950BB"/>
    <w:rsid w:val="0019511C"/>
    <w:rsid w:val="00195B5F"/>
    <w:rsid w:val="00196664"/>
    <w:rsid w:val="001966E3"/>
    <w:rsid w:val="00196750"/>
    <w:rsid w:val="0019688A"/>
    <w:rsid w:val="001968A7"/>
    <w:rsid w:val="00197111"/>
    <w:rsid w:val="001971A6"/>
    <w:rsid w:val="001976DC"/>
    <w:rsid w:val="00197D22"/>
    <w:rsid w:val="001A00F6"/>
    <w:rsid w:val="001A0520"/>
    <w:rsid w:val="001A0B2E"/>
    <w:rsid w:val="001A0FC2"/>
    <w:rsid w:val="001A16E9"/>
    <w:rsid w:val="001A2641"/>
    <w:rsid w:val="001A288F"/>
    <w:rsid w:val="001A2A1E"/>
    <w:rsid w:val="001A2E10"/>
    <w:rsid w:val="001A319B"/>
    <w:rsid w:val="001A365D"/>
    <w:rsid w:val="001A36CD"/>
    <w:rsid w:val="001A3FE9"/>
    <w:rsid w:val="001A4239"/>
    <w:rsid w:val="001A49A7"/>
    <w:rsid w:val="001A4EF4"/>
    <w:rsid w:val="001A55CE"/>
    <w:rsid w:val="001A5F56"/>
    <w:rsid w:val="001A6079"/>
    <w:rsid w:val="001A61AD"/>
    <w:rsid w:val="001A7034"/>
    <w:rsid w:val="001A7264"/>
    <w:rsid w:val="001A7397"/>
    <w:rsid w:val="001A7930"/>
    <w:rsid w:val="001A7B4F"/>
    <w:rsid w:val="001A7F1C"/>
    <w:rsid w:val="001B02CA"/>
    <w:rsid w:val="001B02D5"/>
    <w:rsid w:val="001B034E"/>
    <w:rsid w:val="001B06BB"/>
    <w:rsid w:val="001B0A01"/>
    <w:rsid w:val="001B0D77"/>
    <w:rsid w:val="001B1023"/>
    <w:rsid w:val="001B1084"/>
    <w:rsid w:val="001B1E4E"/>
    <w:rsid w:val="001B1FAF"/>
    <w:rsid w:val="001B205C"/>
    <w:rsid w:val="001B26F5"/>
    <w:rsid w:val="001B271C"/>
    <w:rsid w:val="001B35E7"/>
    <w:rsid w:val="001B3C78"/>
    <w:rsid w:val="001B3CF6"/>
    <w:rsid w:val="001B4043"/>
    <w:rsid w:val="001B597B"/>
    <w:rsid w:val="001B5A5F"/>
    <w:rsid w:val="001B5BC6"/>
    <w:rsid w:val="001B653D"/>
    <w:rsid w:val="001B6D86"/>
    <w:rsid w:val="001B741F"/>
    <w:rsid w:val="001B7D81"/>
    <w:rsid w:val="001B7D9D"/>
    <w:rsid w:val="001C01D1"/>
    <w:rsid w:val="001C051C"/>
    <w:rsid w:val="001C0D7C"/>
    <w:rsid w:val="001C1F09"/>
    <w:rsid w:val="001C23ED"/>
    <w:rsid w:val="001C249A"/>
    <w:rsid w:val="001C27AA"/>
    <w:rsid w:val="001C32DA"/>
    <w:rsid w:val="001C35AE"/>
    <w:rsid w:val="001C3772"/>
    <w:rsid w:val="001C3859"/>
    <w:rsid w:val="001C3B16"/>
    <w:rsid w:val="001C3E68"/>
    <w:rsid w:val="001C3FAA"/>
    <w:rsid w:val="001C40F2"/>
    <w:rsid w:val="001C584A"/>
    <w:rsid w:val="001C58CB"/>
    <w:rsid w:val="001C6311"/>
    <w:rsid w:val="001C642A"/>
    <w:rsid w:val="001C64B7"/>
    <w:rsid w:val="001C69DD"/>
    <w:rsid w:val="001C7484"/>
    <w:rsid w:val="001C7D07"/>
    <w:rsid w:val="001D02BD"/>
    <w:rsid w:val="001D034B"/>
    <w:rsid w:val="001D058A"/>
    <w:rsid w:val="001D05DF"/>
    <w:rsid w:val="001D087E"/>
    <w:rsid w:val="001D0C1B"/>
    <w:rsid w:val="001D10B1"/>
    <w:rsid w:val="001D1299"/>
    <w:rsid w:val="001D25EC"/>
    <w:rsid w:val="001D2623"/>
    <w:rsid w:val="001D2A53"/>
    <w:rsid w:val="001D2A6B"/>
    <w:rsid w:val="001D3B6A"/>
    <w:rsid w:val="001D4735"/>
    <w:rsid w:val="001D4A75"/>
    <w:rsid w:val="001D5018"/>
    <w:rsid w:val="001D5054"/>
    <w:rsid w:val="001D5278"/>
    <w:rsid w:val="001D55A7"/>
    <w:rsid w:val="001D5B55"/>
    <w:rsid w:val="001D6305"/>
    <w:rsid w:val="001D636F"/>
    <w:rsid w:val="001D66CF"/>
    <w:rsid w:val="001D6AD0"/>
    <w:rsid w:val="001D6D65"/>
    <w:rsid w:val="001D6F9E"/>
    <w:rsid w:val="001D6FD0"/>
    <w:rsid w:val="001D7AB5"/>
    <w:rsid w:val="001D7DAF"/>
    <w:rsid w:val="001E02B6"/>
    <w:rsid w:val="001E0B88"/>
    <w:rsid w:val="001E0BE4"/>
    <w:rsid w:val="001E0D59"/>
    <w:rsid w:val="001E15BC"/>
    <w:rsid w:val="001E1626"/>
    <w:rsid w:val="001E1C64"/>
    <w:rsid w:val="001E1E8F"/>
    <w:rsid w:val="001E25E6"/>
    <w:rsid w:val="001E2730"/>
    <w:rsid w:val="001E2FFC"/>
    <w:rsid w:val="001E340B"/>
    <w:rsid w:val="001E3924"/>
    <w:rsid w:val="001E3EFD"/>
    <w:rsid w:val="001E487B"/>
    <w:rsid w:val="001E48DD"/>
    <w:rsid w:val="001E4FD6"/>
    <w:rsid w:val="001E5197"/>
    <w:rsid w:val="001E5726"/>
    <w:rsid w:val="001E5742"/>
    <w:rsid w:val="001E5A5F"/>
    <w:rsid w:val="001E68C5"/>
    <w:rsid w:val="001E700D"/>
    <w:rsid w:val="001E71FB"/>
    <w:rsid w:val="001E79E1"/>
    <w:rsid w:val="001E7B88"/>
    <w:rsid w:val="001E7E39"/>
    <w:rsid w:val="001F04C3"/>
    <w:rsid w:val="001F0E24"/>
    <w:rsid w:val="001F0FC2"/>
    <w:rsid w:val="001F12BD"/>
    <w:rsid w:val="001F1755"/>
    <w:rsid w:val="001F182C"/>
    <w:rsid w:val="001F1A49"/>
    <w:rsid w:val="001F1CA8"/>
    <w:rsid w:val="001F1D9B"/>
    <w:rsid w:val="001F2099"/>
    <w:rsid w:val="001F213A"/>
    <w:rsid w:val="001F25E8"/>
    <w:rsid w:val="001F286B"/>
    <w:rsid w:val="001F36CB"/>
    <w:rsid w:val="001F385D"/>
    <w:rsid w:val="001F434E"/>
    <w:rsid w:val="001F4C8B"/>
    <w:rsid w:val="001F4D04"/>
    <w:rsid w:val="001F4EC9"/>
    <w:rsid w:val="001F5299"/>
    <w:rsid w:val="001F5919"/>
    <w:rsid w:val="001F5B9A"/>
    <w:rsid w:val="001F5CD5"/>
    <w:rsid w:val="001F5E44"/>
    <w:rsid w:val="001F5E86"/>
    <w:rsid w:val="001F61B4"/>
    <w:rsid w:val="001F6794"/>
    <w:rsid w:val="001F6D33"/>
    <w:rsid w:val="001F704D"/>
    <w:rsid w:val="001F7398"/>
    <w:rsid w:val="001F754E"/>
    <w:rsid w:val="001F76E9"/>
    <w:rsid w:val="0020030E"/>
    <w:rsid w:val="00200A24"/>
    <w:rsid w:val="00200CDA"/>
    <w:rsid w:val="00200D50"/>
    <w:rsid w:val="0020131C"/>
    <w:rsid w:val="00201990"/>
    <w:rsid w:val="00201A31"/>
    <w:rsid w:val="002024D6"/>
    <w:rsid w:val="0020276E"/>
    <w:rsid w:val="002027D9"/>
    <w:rsid w:val="00202880"/>
    <w:rsid w:val="0020291A"/>
    <w:rsid w:val="00202BB9"/>
    <w:rsid w:val="00202D35"/>
    <w:rsid w:val="0020340C"/>
    <w:rsid w:val="002035BC"/>
    <w:rsid w:val="00204F2C"/>
    <w:rsid w:val="002050FA"/>
    <w:rsid w:val="002052C3"/>
    <w:rsid w:val="002055D5"/>
    <w:rsid w:val="002056D1"/>
    <w:rsid w:val="00207271"/>
    <w:rsid w:val="00207289"/>
    <w:rsid w:val="002074F3"/>
    <w:rsid w:val="00207D09"/>
    <w:rsid w:val="00207FF5"/>
    <w:rsid w:val="002103B3"/>
    <w:rsid w:val="00210604"/>
    <w:rsid w:val="00210734"/>
    <w:rsid w:val="00210BB0"/>
    <w:rsid w:val="002118CF"/>
    <w:rsid w:val="00211ACD"/>
    <w:rsid w:val="00211AF2"/>
    <w:rsid w:val="00211EAC"/>
    <w:rsid w:val="00212133"/>
    <w:rsid w:val="0021225C"/>
    <w:rsid w:val="00212270"/>
    <w:rsid w:val="002126F7"/>
    <w:rsid w:val="0021280E"/>
    <w:rsid w:val="00212940"/>
    <w:rsid w:val="002136CF"/>
    <w:rsid w:val="00213F65"/>
    <w:rsid w:val="00214332"/>
    <w:rsid w:val="00214AD6"/>
    <w:rsid w:val="00214FCB"/>
    <w:rsid w:val="00214FE8"/>
    <w:rsid w:val="002151DB"/>
    <w:rsid w:val="0021523A"/>
    <w:rsid w:val="00215900"/>
    <w:rsid w:val="00216020"/>
    <w:rsid w:val="0021682D"/>
    <w:rsid w:val="00216B90"/>
    <w:rsid w:val="00216CFD"/>
    <w:rsid w:val="0021738E"/>
    <w:rsid w:val="00217500"/>
    <w:rsid w:val="00217A83"/>
    <w:rsid w:val="00217C7B"/>
    <w:rsid w:val="002200F1"/>
    <w:rsid w:val="002204AE"/>
    <w:rsid w:val="002205EA"/>
    <w:rsid w:val="0022061A"/>
    <w:rsid w:val="00220755"/>
    <w:rsid w:val="00221A05"/>
    <w:rsid w:val="00221A84"/>
    <w:rsid w:val="0022220E"/>
    <w:rsid w:val="0022270A"/>
    <w:rsid w:val="00222DF4"/>
    <w:rsid w:val="0022301C"/>
    <w:rsid w:val="0022328E"/>
    <w:rsid w:val="002235F4"/>
    <w:rsid w:val="00223D51"/>
    <w:rsid w:val="00224073"/>
    <w:rsid w:val="002240E0"/>
    <w:rsid w:val="0022410E"/>
    <w:rsid w:val="002241DE"/>
    <w:rsid w:val="00224528"/>
    <w:rsid w:val="002246F3"/>
    <w:rsid w:val="00225EAA"/>
    <w:rsid w:val="0022653A"/>
    <w:rsid w:val="002265B0"/>
    <w:rsid w:val="00226665"/>
    <w:rsid w:val="002267AD"/>
    <w:rsid w:val="002268D7"/>
    <w:rsid w:val="00226AC2"/>
    <w:rsid w:val="00226F49"/>
    <w:rsid w:val="002278AD"/>
    <w:rsid w:val="002279A3"/>
    <w:rsid w:val="00227F52"/>
    <w:rsid w:val="002306AB"/>
    <w:rsid w:val="002306DE"/>
    <w:rsid w:val="00230700"/>
    <w:rsid w:val="00230718"/>
    <w:rsid w:val="00230A9A"/>
    <w:rsid w:val="00230D82"/>
    <w:rsid w:val="002319D4"/>
    <w:rsid w:val="002322A5"/>
    <w:rsid w:val="002327B3"/>
    <w:rsid w:val="00232B68"/>
    <w:rsid w:val="00232BD9"/>
    <w:rsid w:val="00233897"/>
    <w:rsid w:val="00233AAE"/>
    <w:rsid w:val="00233BDD"/>
    <w:rsid w:val="00233DE0"/>
    <w:rsid w:val="0023417E"/>
    <w:rsid w:val="002341FE"/>
    <w:rsid w:val="00234A10"/>
    <w:rsid w:val="00235E21"/>
    <w:rsid w:val="00235E44"/>
    <w:rsid w:val="0023612F"/>
    <w:rsid w:val="002361BE"/>
    <w:rsid w:val="00236819"/>
    <w:rsid w:val="00236C94"/>
    <w:rsid w:val="00237147"/>
    <w:rsid w:val="002373B3"/>
    <w:rsid w:val="002373D8"/>
    <w:rsid w:val="002375BF"/>
    <w:rsid w:val="00237719"/>
    <w:rsid w:val="0023774E"/>
    <w:rsid w:val="0023784B"/>
    <w:rsid w:val="00237A1E"/>
    <w:rsid w:val="002402B4"/>
    <w:rsid w:val="00241352"/>
    <w:rsid w:val="00241462"/>
    <w:rsid w:val="002417FF"/>
    <w:rsid w:val="00241852"/>
    <w:rsid w:val="00241CF4"/>
    <w:rsid w:val="00241F2A"/>
    <w:rsid w:val="00241F9B"/>
    <w:rsid w:val="0024216C"/>
    <w:rsid w:val="0024232B"/>
    <w:rsid w:val="00242464"/>
    <w:rsid w:val="0024260C"/>
    <w:rsid w:val="002428A9"/>
    <w:rsid w:val="002428C0"/>
    <w:rsid w:val="00242B8C"/>
    <w:rsid w:val="00242C4E"/>
    <w:rsid w:val="00242E66"/>
    <w:rsid w:val="0024322C"/>
    <w:rsid w:val="00243955"/>
    <w:rsid w:val="00243D19"/>
    <w:rsid w:val="00243D6F"/>
    <w:rsid w:val="00243E42"/>
    <w:rsid w:val="00243F2E"/>
    <w:rsid w:val="00243F44"/>
    <w:rsid w:val="00243F95"/>
    <w:rsid w:val="00244267"/>
    <w:rsid w:val="00244494"/>
    <w:rsid w:val="00244733"/>
    <w:rsid w:val="002447BC"/>
    <w:rsid w:val="002450CA"/>
    <w:rsid w:val="00245509"/>
    <w:rsid w:val="00245521"/>
    <w:rsid w:val="002455CC"/>
    <w:rsid w:val="002455E6"/>
    <w:rsid w:val="002456DD"/>
    <w:rsid w:val="0024591C"/>
    <w:rsid w:val="00245994"/>
    <w:rsid w:val="00245D6C"/>
    <w:rsid w:val="00246178"/>
    <w:rsid w:val="00246567"/>
    <w:rsid w:val="002465E9"/>
    <w:rsid w:val="00246765"/>
    <w:rsid w:val="002468ED"/>
    <w:rsid w:val="00246BFD"/>
    <w:rsid w:val="00247D78"/>
    <w:rsid w:val="002500F0"/>
    <w:rsid w:val="00250B2A"/>
    <w:rsid w:val="002518A6"/>
    <w:rsid w:val="002518C6"/>
    <w:rsid w:val="00251B62"/>
    <w:rsid w:val="00251BE8"/>
    <w:rsid w:val="00251F38"/>
    <w:rsid w:val="00252054"/>
    <w:rsid w:val="0025217C"/>
    <w:rsid w:val="002527A9"/>
    <w:rsid w:val="00252FF3"/>
    <w:rsid w:val="002531AE"/>
    <w:rsid w:val="002536DD"/>
    <w:rsid w:val="00254EDB"/>
    <w:rsid w:val="00255261"/>
    <w:rsid w:val="00255559"/>
    <w:rsid w:val="0025617C"/>
    <w:rsid w:val="002575FD"/>
    <w:rsid w:val="0025765E"/>
    <w:rsid w:val="002576EE"/>
    <w:rsid w:val="002601B6"/>
    <w:rsid w:val="002609AA"/>
    <w:rsid w:val="00261000"/>
    <w:rsid w:val="002614CF"/>
    <w:rsid w:val="00261659"/>
    <w:rsid w:val="00261D7B"/>
    <w:rsid w:val="00261DEA"/>
    <w:rsid w:val="0026223F"/>
    <w:rsid w:val="00262BC9"/>
    <w:rsid w:val="002630C8"/>
    <w:rsid w:val="00263271"/>
    <w:rsid w:val="0026456F"/>
    <w:rsid w:val="00265334"/>
    <w:rsid w:val="00265A92"/>
    <w:rsid w:val="00266050"/>
    <w:rsid w:val="0026634B"/>
    <w:rsid w:val="0026695F"/>
    <w:rsid w:val="00266A26"/>
    <w:rsid w:val="00266FBB"/>
    <w:rsid w:val="0026781C"/>
    <w:rsid w:val="00271083"/>
    <w:rsid w:val="0027190A"/>
    <w:rsid w:val="0027198F"/>
    <w:rsid w:val="00271F24"/>
    <w:rsid w:val="0027220C"/>
    <w:rsid w:val="002731B1"/>
    <w:rsid w:val="00273B30"/>
    <w:rsid w:val="00273E89"/>
    <w:rsid w:val="00273FB5"/>
    <w:rsid w:val="002744D2"/>
    <w:rsid w:val="00275131"/>
    <w:rsid w:val="0027524B"/>
    <w:rsid w:val="00275FC4"/>
    <w:rsid w:val="00276359"/>
    <w:rsid w:val="00276569"/>
    <w:rsid w:val="0027661B"/>
    <w:rsid w:val="0028026B"/>
    <w:rsid w:val="00280367"/>
    <w:rsid w:val="002807A7"/>
    <w:rsid w:val="00281DD5"/>
    <w:rsid w:val="00282505"/>
    <w:rsid w:val="00282527"/>
    <w:rsid w:val="00282727"/>
    <w:rsid w:val="002827E0"/>
    <w:rsid w:val="00282C4E"/>
    <w:rsid w:val="00282D77"/>
    <w:rsid w:val="00285325"/>
    <w:rsid w:val="00285F58"/>
    <w:rsid w:val="002860AD"/>
    <w:rsid w:val="0028632B"/>
    <w:rsid w:val="00286C0B"/>
    <w:rsid w:val="00286C99"/>
    <w:rsid w:val="00286DB1"/>
    <w:rsid w:val="00286E20"/>
    <w:rsid w:val="00286F3B"/>
    <w:rsid w:val="002875F4"/>
    <w:rsid w:val="0029016F"/>
    <w:rsid w:val="002907E3"/>
    <w:rsid w:val="00290A11"/>
    <w:rsid w:val="00290B5C"/>
    <w:rsid w:val="002911E8"/>
    <w:rsid w:val="002916CF"/>
    <w:rsid w:val="00291A4B"/>
    <w:rsid w:val="002921E1"/>
    <w:rsid w:val="002921F8"/>
    <w:rsid w:val="0029249D"/>
    <w:rsid w:val="0029288D"/>
    <w:rsid w:val="00292D0E"/>
    <w:rsid w:val="002936C1"/>
    <w:rsid w:val="002942A6"/>
    <w:rsid w:val="00294E89"/>
    <w:rsid w:val="00295316"/>
    <w:rsid w:val="00295C36"/>
    <w:rsid w:val="00296023"/>
    <w:rsid w:val="00296148"/>
    <w:rsid w:val="00296228"/>
    <w:rsid w:val="00296443"/>
    <w:rsid w:val="00296919"/>
    <w:rsid w:val="002969FD"/>
    <w:rsid w:val="002974C4"/>
    <w:rsid w:val="00297BF6"/>
    <w:rsid w:val="00297E73"/>
    <w:rsid w:val="002A0037"/>
    <w:rsid w:val="002A0405"/>
    <w:rsid w:val="002A1166"/>
    <w:rsid w:val="002A117A"/>
    <w:rsid w:val="002A122C"/>
    <w:rsid w:val="002A1EE1"/>
    <w:rsid w:val="002A20CD"/>
    <w:rsid w:val="002A217C"/>
    <w:rsid w:val="002A2538"/>
    <w:rsid w:val="002A277E"/>
    <w:rsid w:val="002A2896"/>
    <w:rsid w:val="002A3067"/>
    <w:rsid w:val="002A3397"/>
    <w:rsid w:val="002A3442"/>
    <w:rsid w:val="002A3587"/>
    <w:rsid w:val="002A37DF"/>
    <w:rsid w:val="002A3A1B"/>
    <w:rsid w:val="002A3C80"/>
    <w:rsid w:val="002A3D05"/>
    <w:rsid w:val="002A3D14"/>
    <w:rsid w:val="002A46F8"/>
    <w:rsid w:val="002A49D0"/>
    <w:rsid w:val="002A4D8C"/>
    <w:rsid w:val="002A4DD0"/>
    <w:rsid w:val="002A532D"/>
    <w:rsid w:val="002A557A"/>
    <w:rsid w:val="002A5A9C"/>
    <w:rsid w:val="002A5F73"/>
    <w:rsid w:val="002A693A"/>
    <w:rsid w:val="002A69C6"/>
    <w:rsid w:val="002A6E3D"/>
    <w:rsid w:val="002A6F3D"/>
    <w:rsid w:val="002A72AC"/>
    <w:rsid w:val="002A758B"/>
    <w:rsid w:val="002A7C4E"/>
    <w:rsid w:val="002A7C5F"/>
    <w:rsid w:val="002A7E6A"/>
    <w:rsid w:val="002B039E"/>
    <w:rsid w:val="002B087E"/>
    <w:rsid w:val="002B0AE2"/>
    <w:rsid w:val="002B0BEB"/>
    <w:rsid w:val="002B0EE1"/>
    <w:rsid w:val="002B12B5"/>
    <w:rsid w:val="002B12CB"/>
    <w:rsid w:val="002B13EE"/>
    <w:rsid w:val="002B1745"/>
    <w:rsid w:val="002B1DB0"/>
    <w:rsid w:val="002B2A87"/>
    <w:rsid w:val="002B338A"/>
    <w:rsid w:val="002B3A31"/>
    <w:rsid w:val="002B3C35"/>
    <w:rsid w:val="002B3E4E"/>
    <w:rsid w:val="002B4582"/>
    <w:rsid w:val="002B47A7"/>
    <w:rsid w:val="002B4D83"/>
    <w:rsid w:val="002B52DA"/>
    <w:rsid w:val="002B5449"/>
    <w:rsid w:val="002B58E1"/>
    <w:rsid w:val="002B5D0B"/>
    <w:rsid w:val="002B6388"/>
    <w:rsid w:val="002B6640"/>
    <w:rsid w:val="002B6B8D"/>
    <w:rsid w:val="002B6D19"/>
    <w:rsid w:val="002B7209"/>
    <w:rsid w:val="002B739D"/>
    <w:rsid w:val="002B752F"/>
    <w:rsid w:val="002B77BD"/>
    <w:rsid w:val="002B7929"/>
    <w:rsid w:val="002B7E6E"/>
    <w:rsid w:val="002B7F6C"/>
    <w:rsid w:val="002C001C"/>
    <w:rsid w:val="002C04F3"/>
    <w:rsid w:val="002C05D5"/>
    <w:rsid w:val="002C068B"/>
    <w:rsid w:val="002C0B93"/>
    <w:rsid w:val="002C108B"/>
    <w:rsid w:val="002C109E"/>
    <w:rsid w:val="002C1978"/>
    <w:rsid w:val="002C1EA7"/>
    <w:rsid w:val="002C1F03"/>
    <w:rsid w:val="002C2893"/>
    <w:rsid w:val="002C2BDF"/>
    <w:rsid w:val="002C2FA4"/>
    <w:rsid w:val="002C2FEA"/>
    <w:rsid w:val="002C3076"/>
    <w:rsid w:val="002C3779"/>
    <w:rsid w:val="002C38E4"/>
    <w:rsid w:val="002C398B"/>
    <w:rsid w:val="002C3A0E"/>
    <w:rsid w:val="002C3D04"/>
    <w:rsid w:val="002C3D2A"/>
    <w:rsid w:val="002C3FF9"/>
    <w:rsid w:val="002C4837"/>
    <w:rsid w:val="002C4C55"/>
    <w:rsid w:val="002C4F63"/>
    <w:rsid w:val="002C50CE"/>
    <w:rsid w:val="002C5F74"/>
    <w:rsid w:val="002C6957"/>
    <w:rsid w:val="002C6A24"/>
    <w:rsid w:val="002C6EBF"/>
    <w:rsid w:val="002C7217"/>
    <w:rsid w:val="002C7276"/>
    <w:rsid w:val="002C73D9"/>
    <w:rsid w:val="002C7405"/>
    <w:rsid w:val="002C7767"/>
    <w:rsid w:val="002D00A1"/>
    <w:rsid w:val="002D082E"/>
    <w:rsid w:val="002D0BEE"/>
    <w:rsid w:val="002D0F50"/>
    <w:rsid w:val="002D1978"/>
    <w:rsid w:val="002D1BE0"/>
    <w:rsid w:val="002D1DEC"/>
    <w:rsid w:val="002D1E7F"/>
    <w:rsid w:val="002D1FB6"/>
    <w:rsid w:val="002D2BA1"/>
    <w:rsid w:val="002D3528"/>
    <w:rsid w:val="002D3A1B"/>
    <w:rsid w:val="002D3ADE"/>
    <w:rsid w:val="002D3EB7"/>
    <w:rsid w:val="002D3F04"/>
    <w:rsid w:val="002D40D4"/>
    <w:rsid w:val="002D4413"/>
    <w:rsid w:val="002D468C"/>
    <w:rsid w:val="002D4786"/>
    <w:rsid w:val="002D51F7"/>
    <w:rsid w:val="002D5326"/>
    <w:rsid w:val="002D53A5"/>
    <w:rsid w:val="002D55C6"/>
    <w:rsid w:val="002D6288"/>
    <w:rsid w:val="002D6839"/>
    <w:rsid w:val="002D687C"/>
    <w:rsid w:val="002D745F"/>
    <w:rsid w:val="002D7684"/>
    <w:rsid w:val="002D7708"/>
    <w:rsid w:val="002E0363"/>
    <w:rsid w:val="002E0FE1"/>
    <w:rsid w:val="002E13C5"/>
    <w:rsid w:val="002E142A"/>
    <w:rsid w:val="002E183C"/>
    <w:rsid w:val="002E1B07"/>
    <w:rsid w:val="002E1B46"/>
    <w:rsid w:val="002E1DAB"/>
    <w:rsid w:val="002E22B1"/>
    <w:rsid w:val="002E23C4"/>
    <w:rsid w:val="002E2BA7"/>
    <w:rsid w:val="002E379E"/>
    <w:rsid w:val="002E3A21"/>
    <w:rsid w:val="002E3F09"/>
    <w:rsid w:val="002E4060"/>
    <w:rsid w:val="002E478B"/>
    <w:rsid w:val="002E509E"/>
    <w:rsid w:val="002E6504"/>
    <w:rsid w:val="002E6730"/>
    <w:rsid w:val="002E6DC4"/>
    <w:rsid w:val="002E75D6"/>
    <w:rsid w:val="002E776B"/>
    <w:rsid w:val="002E7906"/>
    <w:rsid w:val="002E7B21"/>
    <w:rsid w:val="002E7DA6"/>
    <w:rsid w:val="002F0131"/>
    <w:rsid w:val="002F0216"/>
    <w:rsid w:val="002F0729"/>
    <w:rsid w:val="002F0A86"/>
    <w:rsid w:val="002F0C25"/>
    <w:rsid w:val="002F12FF"/>
    <w:rsid w:val="002F136A"/>
    <w:rsid w:val="002F295A"/>
    <w:rsid w:val="002F3DF8"/>
    <w:rsid w:val="002F3FF3"/>
    <w:rsid w:val="002F417D"/>
    <w:rsid w:val="002F470C"/>
    <w:rsid w:val="002F47C2"/>
    <w:rsid w:val="002F4940"/>
    <w:rsid w:val="002F6238"/>
    <w:rsid w:val="002F6423"/>
    <w:rsid w:val="002F6552"/>
    <w:rsid w:val="002F6716"/>
    <w:rsid w:val="002F6A30"/>
    <w:rsid w:val="002F6C33"/>
    <w:rsid w:val="002F7452"/>
    <w:rsid w:val="003000D0"/>
    <w:rsid w:val="00300630"/>
    <w:rsid w:val="00300FD4"/>
    <w:rsid w:val="003012FF"/>
    <w:rsid w:val="0030159F"/>
    <w:rsid w:val="00301DF4"/>
    <w:rsid w:val="003020DD"/>
    <w:rsid w:val="003027F0"/>
    <w:rsid w:val="003037C2"/>
    <w:rsid w:val="00304E99"/>
    <w:rsid w:val="00305253"/>
    <w:rsid w:val="003058A8"/>
    <w:rsid w:val="00305A74"/>
    <w:rsid w:val="00305B4B"/>
    <w:rsid w:val="00305CF3"/>
    <w:rsid w:val="0030629D"/>
    <w:rsid w:val="003065B8"/>
    <w:rsid w:val="003065D0"/>
    <w:rsid w:val="00306C1A"/>
    <w:rsid w:val="00307604"/>
    <w:rsid w:val="00307939"/>
    <w:rsid w:val="00307A1C"/>
    <w:rsid w:val="00307F45"/>
    <w:rsid w:val="0031008B"/>
    <w:rsid w:val="00310140"/>
    <w:rsid w:val="003102E1"/>
    <w:rsid w:val="00310B37"/>
    <w:rsid w:val="003110EA"/>
    <w:rsid w:val="00311162"/>
    <w:rsid w:val="00311337"/>
    <w:rsid w:val="00311D0F"/>
    <w:rsid w:val="00312213"/>
    <w:rsid w:val="003128F0"/>
    <w:rsid w:val="00313295"/>
    <w:rsid w:val="0031334A"/>
    <w:rsid w:val="003148AF"/>
    <w:rsid w:val="0031496D"/>
    <w:rsid w:val="003153B3"/>
    <w:rsid w:val="003154EC"/>
    <w:rsid w:val="00315AA6"/>
    <w:rsid w:val="00315BAF"/>
    <w:rsid w:val="00316305"/>
    <w:rsid w:val="00316871"/>
    <w:rsid w:val="003168A7"/>
    <w:rsid w:val="00316A4A"/>
    <w:rsid w:val="00316FCF"/>
    <w:rsid w:val="0031793A"/>
    <w:rsid w:val="00320796"/>
    <w:rsid w:val="00320BF1"/>
    <w:rsid w:val="00320CB7"/>
    <w:rsid w:val="00320E67"/>
    <w:rsid w:val="003218F1"/>
    <w:rsid w:val="00321D85"/>
    <w:rsid w:val="0032241B"/>
    <w:rsid w:val="00322AB3"/>
    <w:rsid w:val="00322DE6"/>
    <w:rsid w:val="00322E22"/>
    <w:rsid w:val="0032327D"/>
    <w:rsid w:val="0032420B"/>
    <w:rsid w:val="003248FE"/>
    <w:rsid w:val="00324C6A"/>
    <w:rsid w:val="00325351"/>
    <w:rsid w:val="0032624C"/>
    <w:rsid w:val="00326503"/>
    <w:rsid w:val="00326DF7"/>
    <w:rsid w:val="00326ED5"/>
    <w:rsid w:val="00327070"/>
    <w:rsid w:val="00327258"/>
    <w:rsid w:val="00327476"/>
    <w:rsid w:val="003314EC"/>
    <w:rsid w:val="0033184B"/>
    <w:rsid w:val="00331AF7"/>
    <w:rsid w:val="00331E63"/>
    <w:rsid w:val="00332406"/>
    <w:rsid w:val="00332621"/>
    <w:rsid w:val="00332BA6"/>
    <w:rsid w:val="003333A3"/>
    <w:rsid w:val="00333ACF"/>
    <w:rsid w:val="00333DF3"/>
    <w:rsid w:val="00334952"/>
    <w:rsid w:val="00334A80"/>
    <w:rsid w:val="00334B9E"/>
    <w:rsid w:val="00334F3E"/>
    <w:rsid w:val="003350D3"/>
    <w:rsid w:val="0033579E"/>
    <w:rsid w:val="0033594C"/>
    <w:rsid w:val="00335A86"/>
    <w:rsid w:val="00335D3C"/>
    <w:rsid w:val="00335DE1"/>
    <w:rsid w:val="00335F59"/>
    <w:rsid w:val="00337846"/>
    <w:rsid w:val="003400D2"/>
    <w:rsid w:val="00340295"/>
    <w:rsid w:val="00340595"/>
    <w:rsid w:val="00341C38"/>
    <w:rsid w:val="00341D26"/>
    <w:rsid w:val="00342333"/>
    <w:rsid w:val="00342564"/>
    <w:rsid w:val="0034287D"/>
    <w:rsid w:val="00342B65"/>
    <w:rsid w:val="00342C1C"/>
    <w:rsid w:val="00342F82"/>
    <w:rsid w:val="0034312D"/>
    <w:rsid w:val="0034456C"/>
    <w:rsid w:val="00344626"/>
    <w:rsid w:val="0034465C"/>
    <w:rsid w:val="0034473E"/>
    <w:rsid w:val="00344886"/>
    <w:rsid w:val="00345274"/>
    <w:rsid w:val="003455EB"/>
    <w:rsid w:val="0034590D"/>
    <w:rsid w:val="00345A2E"/>
    <w:rsid w:val="00345D18"/>
    <w:rsid w:val="00345E3E"/>
    <w:rsid w:val="00346A02"/>
    <w:rsid w:val="00346B8D"/>
    <w:rsid w:val="00346D92"/>
    <w:rsid w:val="003471D4"/>
    <w:rsid w:val="00347B0E"/>
    <w:rsid w:val="00350670"/>
    <w:rsid w:val="003506EF"/>
    <w:rsid w:val="00350C5C"/>
    <w:rsid w:val="00350FFB"/>
    <w:rsid w:val="0035106A"/>
    <w:rsid w:val="0035138D"/>
    <w:rsid w:val="00351EF3"/>
    <w:rsid w:val="003528D6"/>
    <w:rsid w:val="00352C0F"/>
    <w:rsid w:val="003534DD"/>
    <w:rsid w:val="003535ED"/>
    <w:rsid w:val="00353A69"/>
    <w:rsid w:val="00354104"/>
    <w:rsid w:val="0035462D"/>
    <w:rsid w:val="00354B64"/>
    <w:rsid w:val="003554CF"/>
    <w:rsid w:val="003554E4"/>
    <w:rsid w:val="00355614"/>
    <w:rsid w:val="00355D43"/>
    <w:rsid w:val="003579F0"/>
    <w:rsid w:val="00357D82"/>
    <w:rsid w:val="00357EBC"/>
    <w:rsid w:val="00360DC5"/>
    <w:rsid w:val="00361251"/>
    <w:rsid w:val="0036137B"/>
    <w:rsid w:val="00361582"/>
    <w:rsid w:val="00362066"/>
    <w:rsid w:val="00362392"/>
    <w:rsid w:val="003629A1"/>
    <w:rsid w:val="0036310A"/>
    <w:rsid w:val="003633B5"/>
    <w:rsid w:val="00363803"/>
    <w:rsid w:val="00364034"/>
    <w:rsid w:val="00364714"/>
    <w:rsid w:val="00364857"/>
    <w:rsid w:val="00364A1A"/>
    <w:rsid w:val="00364CAF"/>
    <w:rsid w:val="00364F6F"/>
    <w:rsid w:val="003654F0"/>
    <w:rsid w:val="00365724"/>
    <w:rsid w:val="0036596B"/>
    <w:rsid w:val="00365D77"/>
    <w:rsid w:val="0036601C"/>
    <w:rsid w:val="00366253"/>
    <w:rsid w:val="00366532"/>
    <w:rsid w:val="00366CD3"/>
    <w:rsid w:val="003673D6"/>
    <w:rsid w:val="00367775"/>
    <w:rsid w:val="00367E30"/>
    <w:rsid w:val="00367F9C"/>
    <w:rsid w:val="00370A4B"/>
    <w:rsid w:val="00371051"/>
    <w:rsid w:val="0037167D"/>
    <w:rsid w:val="00371F66"/>
    <w:rsid w:val="00372084"/>
    <w:rsid w:val="0037276C"/>
    <w:rsid w:val="00372BC6"/>
    <w:rsid w:val="003730F6"/>
    <w:rsid w:val="0037334F"/>
    <w:rsid w:val="00374AE7"/>
    <w:rsid w:val="00374C03"/>
    <w:rsid w:val="0037528A"/>
    <w:rsid w:val="003753A7"/>
    <w:rsid w:val="003754B0"/>
    <w:rsid w:val="00375BEE"/>
    <w:rsid w:val="00375FBD"/>
    <w:rsid w:val="00376019"/>
    <w:rsid w:val="003764BE"/>
    <w:rsid w:val="00376A43"/>
    <w:rsid w:val="003770CF"/>
    <w:rsid w:val="003770EC"/>
    <w:rsid w:val="0037753D"/>
    <w:rsid w:val="003779FF"/>
    <w:rsid w:val="00377F56"/>
    <w:rsid w:val="00380551"/>
    <w:rsid w:val="003805C0"/>
    <w:rsid w:val="00380A08"/>
    <w:rsid w:val="00380A25"/>
    <w:rsid w:val="00380F5B"/>
    <w:rsid w:val="003810AD"/>
    <w:rsid w:val="00381646"/>
    <w:rsid w:val="00381806"/>
    <w:rsid w:val="003818B5"/>
    <w:rsid w:val="003819AD"/>
    <w:rsid w:val="00381B79"/>
    <w:rsid w:val="003826AA"/>
    <w:rsid w:val="00382CD4"/>
    <w:rsid w:val="00382E21"/>
    <w:rsid w:val="003833DC"/>
    <w:rsid w:val="0038350E"/>
    <w:rsid w:val="003836A8"/>
    <w:rsid w:val="003836F7"/>
    <w:rsid w:val="00383A1C"/>
    <w:rsid w:val="00383A4D"/>
    <w:rsid w:val="00383E4B"/>
    <w:rsid w:val="00384447"/>
    <w:rsid w:val="00385014"/>
    <w:rsid w:val="0038514B"/>
    <w:rsid w:val="003852DA"/>
    <w:rsid w:val="00385A62"/>
    <w:rsid w:val="00385ADB"/>
    <w:rsid w:val="003860C6"/>
    <w:rsid w:val="00386361"/>
    <w:rsid w:val="003868F5"/>
    <w:rsid w:val="00387B83"/>
    <w:rsid w:val="00387DEB"/>
    <w:rsid w:val="0039023B"/>
    <w:rsid w:val="0039042D"/>
    <w:rsid w:val="003904CB"/>
    <w:rsid w:val="00390CFF"/>
    <w:rsid w:val="00390D27"/>
    <w:rsid w:val="00390F91"/>
    <w:rsid w:val="003916EF"/>
    <w:rsid w:val="0039195C"/>
    <w:rsid w:val="00391C7E"/>
    <w:rsid w:val="00391CD2"/>
    <w:rsid w:val="00394185"/>
    <w:rsid w:val="003943BB"/>
    <w:rsid w:val="0039487E"/>
    <w:rsid w:val="00394891"/>
    <w:rsid w:val="00395866"/>
    <w:rsid w:val="00396028"/>
    <w:rsid w:val="003960B5"/>
    <w:rsid w:val="003962FC"/>
    <w:rsid w:val="00396E78"/>
    <w:rsid w:val="003977BC"/>
    <w:rsid w:val="00397D00"/>
    <w:rsid w:val="00397D27"/>
    <w:rsid w:val="003A0BCB"/>
    <w:rsid w:val="003A1E10"/>
    <w:rsid w:val="003A1FC6"/>
    <w:rsid w:val="003A2340"/>
    <w:rsid w:val="003A2701"/>
    <w:rsid w:val="003A291F"/>
    <w:rsid w:val="003A3080"/>
    <w:rsid w:val="003A320F"/>
    <w:rsid w:val="003A3A76"/>
    <w:rsid w:val="003A3BF0"/>
    <w:rsid w:val="003A4C4D"/>
    <w:rsid w:val="003A4D94"/>
    <w:rsid w:val="003A5184"/>
    <w:rsid w:val="003A5B59"/>
    <w:rsid w:val="003A5E67"/>
    <w:rsid w:val="003A613D"/>
    <w:rsid w:val="003A67F7"/>
    <w:rsid w:val="003A7256"/>
    <w:rsid w:val="003A731B"/>
    <w:rsid w:val="003A78A1"/>
    <w:rsid w:val="003A7CC6"/>
    <w:rsid w:val="003B154E"/>
    <w:rsid w:val="003B27D8"/>
    <w:rsid w:val="003B2898"/>
    <w:rsid w:val="003B343A"/>
    <w:rsid w:val="003B35C4"/>
    <w:rsid w:val="003B3EDF"/>
    <w:rsid w:val="003B480B"/>
    <w:rsid w:val="003B5301"/>
    <w:rsid w:val="003B5A45"/>
    <w:rsid w:val="003B6400"/>
    <w:rsid w:val="003B6663"/>
    <w:rsid w:val="003B6799"/>
    <w:rsid w:val="003B6AAD"/>
    <w:rsid w:val="003B6FA9"/>
    <w:rsid w:val="003B70A7"/>
    <w:rsid w:val="003B7BD9"/>
    <w:rsid w:val="003B7ED1"/>
    <w:rsid w:val="003C038A"/>
    <w:rsid w:val="003C042C"/>
    <w:rsid w:val="003C0494"/>
    <w:rsid w:val="003C0B21"/>
    <w:rsid w:val="003C0D57"/>
    <w:rsid w:val="003C1C65"/>
    <w:rsid w:val="003C1CC1"/>
    <w:rsid w:val="003C215A"/>
    <w:rsid w:val="003C24AA"/>
    <w:rsid w:val="003C2506"/>
    <w:rsid w:val="003C2930"/>
    <w:rsid w:val="003C325C"/>
    <w:rsid w:val="003C36B5"/>
    <w:rsid w:val="003C3F81"/>
    <w:rsid w:val="003C4483"/>
    <w:rsid w:val="003C45D4"/>
    <w:rsid w:val="003C5492"/>
    <w:rsid w:val="003C5985"/>
    <w:rsid w:val="003C618C"/>
    <w:rsid w:val="003C63D0"/>
    <w:rsid w:val="003C67CE"/>
    <w:rsid w:val="003C6979"/>
    <w:rsid w:val="003C6AC9"/>
    <w:rsid w:val="003C6B4E"/>
    <w:rsid w:val="003C6BCE"/>
    <w:rsid w:val="003C6F0B"/>
    <w:rsid w:val="003C7E29"/>
    <w:rsid w:val="003D011B"/>
    <w:rsid w:val="003D02D8"/>
    <w:rsid w:val="003D0775"/>
    <w:rsid w:val="003D0F3D"/>
    <w:rsid w:val="003D2474"/>
    <w:rsid w:val="003D2746"/>
    <w:rsid w:val="003D2B3B"/>
    <w:rsid w:val="003D350A"/>
    <w:rsid w:val="003D3D8E"/>
    <w:rsid w:val="003D4119"/>
    <w:rsid w:val="003D465B"/>
    <w:rsid w:val="003D48D0"/>
    <w:rsid w:val="003D4B37"/>
    <w:rsid w:val="003D4B80"/>
    <w:rsid w:val="003D4F3B"/>
    <w:rsid w:val="003D5226"/>
    <w:rsid w:val="003D5994"/>
    <w:rsid w:val="003D5E26"/>
    <w:rsid w:val="003D5F2A"/>
    <w:rsid w:val="003D61E6"/>
    <w:rsid w:val="003D66EC"/>
    <w:rsid w:val="003D740D"/>
    <w:rsid w:val="003D7E19"/>
    <w:rsid w:val="003E001A"/>
    <w:rsid w:val="003E0191"/>
    <w:rsid w:val="003E0868"/>
    <w:rsid w:val="003E09D2"/>
    <w:rsid w:val="003E09E4"/>
    <w:rsid w:val="003E0A43"/>
    <w:rsid w:val="003E16F0"/>
    <w:rsid w:val="003E1F01"/>
    <w:rsid w:val="003E2B47"/>
    <w:rsid w:val="003E2FC2"/>
    <w:rsid w:val="003E345B"/>
    <w:rsid w:val="003E34EA"/>
    <w:rsid w:val="003E3AE1"/>
    <w:rsid w:val="003E46D0"/>
    <w:rsid w:val="003E47F5"/>
    <w:rsid w:val="003E497A"/>
    <w:rsid w:val="003E4BC8"/>
    <w:rsid w:val="003E634A"/>
    <w:rsid w:val="003E63CE"/>
    <w:rsid w:val="003E6487"/>
    <w:rsid w:val="003E68E0"/>
    <w:rsid w:val="003E6A28"/>
    <w:rsid w:val="003E6E9E"/>
    <w:rsid w:val="003E700A"/>
    <w:rsid w:val="003E7264"/>
    <w:rsid w:val="003E737D"/>
    <w:rsid w:val="003E7461"/>
    <w:rsid w:val="003E76B1"/>
    <w:rsid w:val="003E7940"/>
    <w:rsid w:val="003E7DFA"/>
    <w:rsid w:val="003F08C4"/>
    <w:rsid w:val="003F0FFD"/>
    <w:rsid w:val="003F199F"/>
    <w:rsid w:val="003F1B19"/>
    <w:rsid w:val="003F1D39"/>
    <w:rsid w:val="003F1E43"/>
    <w:rsid w:val="003F258E"/>
    <w:rsid w:val="003F2A08"/>
    <w:rsid w:val="003F2FD0"/>
    <w:rsid w:val="003F3318"/>
    <w:rsid w:val="003F4043"/>
    <w:rsid w:val="003F443C"/>
    <w:rsid w:val="003F4AAC"/>
    <w:rsid w:val="003F4BFA"/>
    <w:rsid w:val="003F56CC"/>
    <w:rsid w:val="003F62C6"/>
    <w:rsid w:val="003F6D4C"/>
    <w:rsid w:val="003F712B"/>
    <w:rsid w:val="003F7FD9"/>
    <w:rsid w:val="004008F3"/>
    <w:rsid w:val="00400A8A"/>
    <w:rsid w:val="0040165B"/>
    <w:rsid w:val="00401890"/>
    <w:rsid w:val="00401F62"/>
    <w:rsid w:val="00402F99"/>
    <w:rsid w:val="00403BB8"/>
    <w:rsid w:val="00404147"/>
    <w:rsid w:val="004046F3"/>
    <w:rsid w:val="00404AC4"/>
    <w:rsid w:val="00404B49"/>
    <w:rsid w:val="004054B0"/>
    <w:rsid w:val="00405547"/>
    <w:rsid w:val="00405854"/>
    <w:rsid w:val="00405C88"/>
    <w:rsid w:val="00406364"/>
    <w:rsid w:val="004069A0"/>
    <w:rsid w:val="00406F1E"/>
    <w:rsid w:val="0040758C"/>
    <w:rsid w:val="00407594"/>
    <w:rsid w:val="0040779B"/>
    <w:rsid w:val="00410053"/>
    <w:rsid w:val="00410230"/>
    <w:rsid w:val="004107DA"/>
    <w:rsid w:val="00410F4D"/>
    <w:rsid w:val="00411010"/>
    <w:rsid w:val="00411887"/>
    <w:rsid w:val="004119A0"/>
    <w:rsid w:val="00411C2E"/>
    <w:rsid w:val="00411D5D"/>
    <w:rsid w:val="004126A0"/>
    <w:rsid w:val="004129D6"/>
    <w:rsid w:val="00413032"/>
    <w:rsid w:val="004130B2"/>
    <w:rsid w:val="00413766"/>
    <w:rsid w:val="00413C32"/>
    <w:rsid w:val="0041495A"/>
    <w:rsid w:val="004149D1"/>
    <w:rsid w:val="00414A73"/>
    <w:rsid w:val="00414B5B"/>
    <w:rsid w:val="00414B9A"/>
    <w:rsid w:val="00415AB9"/>
    <w:rsid w:val="00416199"/>
    <w:rsid w:val="004166FC"/>
    <w:rsid w:val="00416748"/>
    <w:rsid w:val="00416815"/>
    <w:rsid w:val="00416BA1"/>
    <w:rsid w:val="0041717B"/>
    <w:rsid w:val="004172D3"/>
    <w:rsid w:val="0041758A"/>
    <w:rsid w:val="00417B76"/>
    <w:rsid w:val="004201EB"/>
    <w:rsid w:val="00420AB2"/>
    <w:rsid w:val="00420E5D"/>
    <w:rsid w:val="0042242E"/>
    <w:rsid w:val="004227CF"/>
    <w:rsid w:val="004229A7"/>
    <w:rsid w:val="004229FE"/>
    <w:rsid w:val="00422A3C"/>
    <w:rsid w:val="0042308C"/>
    <w:rsid w:val="004230CA"/>
    <w:rsid w:val="004230F5"/>
    <w:rsid w:val="00423577"/>
    <w:rsid w:val="004235AE"/>
    <w:rsid w:val="004235B8"/>
    <w:rsid w:val="00423BAA"/>
    <w:rsid w:val="004248E9"/>
    <w:rsid w:val="00424FED"/>
    <w:rsid w:val="00425A80"/>
    <w:rsid w:val="00425AC5"/>
    <w:rsid w:val="00426521"/>
    <w:rsid w:val="0042659C"/>
    <w:rsid w:val="00426CE7"/>
    <w:rsid w:val="004270B1"/>
    <w:rsid w:val="004271E8"/>
    <w:rsid w:val="00427608"/>
    <w:rsid w:val="004277B0"/>
    <w:rsid w:val="00427ADE"/>
    <w:rsid w:val="00427E98"/>
    <w:rsid w:val="0043041E"/>
    <w:rsid w:val="00430623"/>
    <w:rsid w:val="00430703"/>
    <w:rsid w:val="00431948"/>
    <w:rsid w:val="004319CE"/>
    <w:rsid w:val="00431A61"/>
    <w:rsid w:val="00432298"/>
    <w:rsid w:val="004323AB"/>
    <w:rsid w:val="00432733"/>
    <w:rsid w:val="00432BEB"/>
    <w:rsid w:val="00432D34"/>
    <w:rsid w:val="004335C0"/>
    <w:rsid w:val="00433EEF"/>
    <w:rsid w:val="00433FAF"/>
    <w:rsid w:val="0043463B"/>
    <w:rsid w:val="00434645"/>
    <w:rsid w:val="004347A6"/>
    <w:rsid w:val="00434A02"/>
    <w:rsid w:val="0043548D"/>
    <w:rsid w:val="00435732"/>
    <w:rsid w:val="00435AFB"/>
    <w:rsid w:val="00435C66"/>
    <w:rsid w:val="00435E2A"/>
    <w:rsid w:val="004369C7"/>
    <w:rsid w:val="004373BA"/>
    <w:rsid w:val="004376DC"/>
    <w:rsid w:val="004378E5"/>
    <w:rsid w:val="004379DF"/>
    <w:rsid w:val="00437BF2"/>
    <w:rsid w:val="00437E08"/>
    <w:rsid w:val="0044000D"/>
    <w:rsid w:val="0044005B"/>
    <w:rsid w:val="004401C7"/>
    <w:rsid w:val="00440D59"/>
    <w:rsid w:val="00440E1A"/>
    <w:rsid w:val="00441141"/>
    <w:rsid w:val="00441421"/>
    <w:rsid w:val="004416FA"/>
    <w:rsid w:val="004419FC"/>
    <w:rsid w:val="00441A7D"/>
    <w:rsid w:val="00441FF6"/>
    <w:rsid w:val="00442495"/>
    <w:rsid w:val="00442667"/>
    <w:rsid w:val="00442816"/>
    <w:rsid w:val="00442EA0"/>
    <w:rsid w:val="004433D4"/>
    <w:rsid w:val="004447FF"/>
    <w:rsid w:val="00444B2A"/>
    <w:rsid w:val="00444DAC"/>
    <w:rsid w:val="00444FD4"/>
    <w:rsid w:val="00445048"/>
    <w:rsid w:val="004450EA"/>
    <w:rsid w:val="00445430"/>
    <w:rsid w:val="00445460"/>
    <w:rsid w:val="004454B4"/>
    <w:rsid w:val="00445BF3"/>
    <w:rsid w:val="00446614"/>
    <w:rsid w:val="00446A20"/>
    <w:rsid w:val="0045041D"/>
    <w:rsid w:val="004507C2"/>
    <w:rsid w:val="00450CC0"/>
    <w:rsid w:val="00451AFF"/>
    <w:rsid w:val="00451C83"/>
    <w:rsid w:val="00452025"/>
    <w:rsid w:val="0045203F"/>
    <w:rsid w:val="00452801"/>
    <w:rsid w:val="00452848"/>
    <w:rsid w:val="00452B7E"/>
    <w:rsid w:val="004537FC"/>
    <w:rsid w:val="00453C64"/>
    <w:rsid w:val="00454112"/>
    <w:rsid w:val="00455517"/>
    <w:rsid w:val="00455692"/>
    <w:rsid w:val="00455A5B"/>
    <w:rsid w:val="00455D04"/>
    <w:rsid w:val="00456258"/>
    <w:rsid w:val="0045639D"/>
    <w:rsid w:val="004565E7"/>
    <w:rsid w:val="00456B28"/>
    <w:rsid w:val="00456E1C"/>
    <w:rsid w:val="00457BC7"/>
    <w:rsid w:val="00457D05"/>
    <w:rsid w:val="00457D74"/>
    <w:rsid w:val="0046026A"/>
    <w:rsid w:val="0046083C"/>
    <w:rsid w:val="0046105A"/>
    <w:rsid w:val="00461154"/>
    <w:rsid w:val="00461A8D"/>
    <w:rsid w:val="0046222C"/>
    <w:rsid w:val="00462807"/>
    <w:rsid w:val="00462878"/>
    <w:rsid w:val="004628A0"/>
    <w:rsid w:val="0046374F"/>
    <w:rsid w:val="00464028"/>
    <w:rsid w:val="0046412A"/>
    <w:rsid w:val="0046453A"/>
    <w:rsid w:val="004645FE"/>
    <w:rsid w:val="0046476F"/>
    <w:rsid w:val="00464C90"/>
    <w:rsid w:val="004650A1"/>
    <w:rsid w:val="004656FC"/>
    <w:rsid w:val="00465943"/>
    <w:rsid w:val="0046648B"/>
    <w:rsid w:val="00466562"/>
    <w:rsid w:val="00466BE0"/>
    <w:rsid w:val="00466E24"/>
    <w:rsid w:val="00467159"/>
    <w:rsid w:val="00467261"/>
    <w:rsid w:val="00467319"/>
    <w:rsid w:val="00467912"/>
    <w:rsid w:val="00467B27"/>
    <w:rsid w:val="00470240"/>
    <w:rsid w:val="0047043E"/>
    <w:rsid w:val="00470612"/>
    <w:rsid w:val="004707E2"/>
    <w:rsid w:val="00470D5C"/>
    <w:rsid w:val="0047178C"/>
    <w:rsid w:val="004717DE"/>
    <w:rsid w:val="004720BB"/>
    <w:rsid w:val="004726B4"/>
    <w:rsid w:val="00472702"/>
    <w:rsid w:val="00472971"/>
    <w:rsid w:val="00473039"/>
    <w:rsid w:val="004731A0"/>
    <w:rsid w:val="00473BD2"/>
    <w:rsid w:val="00473E0E"/>
    <w:rsid w:val="004741FA"/>
    <w:rsid w:val="004743FE"/>
    <w:rsid w:val="00474D88"/>
    <w:rsid w:val="00474E38"/>
    <w:rsid w:val="00475524"/>
    <w:rsid w:val="00475880"/>
    <w:rsid w:val="00475907"/>
    <w:rsid w:val="00475A8D"/>
    <w:rsid w:val="00476CD9"/>
    <w:rsid w:val="004800B5"/>
    <w:rsid w:val="00480130"/>
    <w:rsid w:val="00480291"/>
    <w:rsid w:val="00480783"/>
    <w:rsid w:val="004809DA"/>
    <w:rsid w:val="00480E70"/>
    <w:rsid w:val="004815FC"/>
    <w:rsid w:val="00481F13"/>
    <w:rsid w:val="0048221D"/>
    <w:rsid w:val="004822A8"/>
    <w:rsid w:val="00482AA0"/>
    <w:rsid w:val="00482BE5"/>
    <w:rsid w:val="00482F22"/>
    <w:rsid w:val="00483082"/>
    <w:rsid w:val="004834A9"/>
    <w:rsid w:val="00483947"/>
    <w:rsid w:val="00483DF0"/>
    <w:rsid w:val="00483E82"/>
    <w:rsid w:val="0048430D"/>
    <w:rsid w:val="004846D9"/>
    <w:rsid w:val="00484994"/>
    <w:rsid w:val="004849A1"/>
    <w:rsid w:val="00485058"/>
    <w:rsid w:val="004856B9"/>
    <w:rsid w:val="004864A3"/>
    <w:rsid w:val="0048659B"/>
    <w:rsid w:val="00486861"/>
    <w:rsid w:val="00486EC4"/>
    <w:rsid w:val="0048749D"/>
    <w:rsid w:val="00487662"/>
    <w:rsid w:val="00487841"/>
    <w:rsid w:val="004878F3"/>
    <w:rsid w:val="00490314"/>
    <w:rsid w:val="004903C3"/>
    <w:rsid w:val="004906F2"/>
    <w:rsid w:val="0049073F"/>
    <w:rsid w:val="004910CA"/>
    <w:rsid w:val="004910E6"/>
    <w:rsid w:val="004916FE"/>
    <w:rsid w:val="004919FE"/>
    <w:rsid w:val="00491A58"/>
    <w:rsid w:val="00491E6D"/>
    <w:rsid w:val="00491F3E"/>
    <w:rsid w:val="00492711"/>
    <w:rsid w:val="00492918"/>
    <w:rsid w:val="00492CB7"/>
    <w:rsid w:val="00492F56"/>
    <w:rsid w:val="0049319B"/>
    <w:rsid w:val="0049328D"/>
    <w:rsid w:val="00493A31"/>
    <w:rsid w:val="00493D23"/>
    <w:rsid w:val="00494550"/>
    <w:rsid w:val="00494CB3"/>
    <w:rsid w:val="00494DAB"/>
    <w:rsid w:val="004951EC"/>
    <w:rsid w:val="004958D3"/>
    <w:rsid w:val="00495A2C"/>
    <w:rsid w:val="00495A8A"/>
    <w:rsid w:val="00495E0C"/>
    <w:rsid w:val="00496A43"/>
    <w:rsid w:val="00496FAE"/>
    <w:rsid w:val="00497398"/>
    <w:rsid w:val="004979E4"/>
    <w:rsid w:val="00497C46"/>
    <w:rsid w:val="00497F11"/>
    <w:rsid w:val="00497FE5"/>
    <w:rsid w:val="004A045E"/>
    <w:rsid w:val="004A06DB"/>
    <w:rsid w:val="004A07A5"/>
    <w:rsid w:val="004A0BA0"/>
    <w:rsid w:val="004A0E45"/>
    <w:rsid w:val="004A11A4"/>
    <w:rsid w:val="004A1C93"/>
    <w:rsid w:val="004A274B"/>
    <w:rsid w:val="004A2FD3"/>
    <w:rsid w:val="004A302F"/>
    <w:rsid w:val="004A3269"/>
    <w:rsid w:val="004A34CE"/>
    <w:rsid w:val="004A3C37"/>
    <w:rsid w:val="004A3CC9"/>
    <w:rsid w:val="004A4790"/>
    <w:rsid w:val="004A55FC"/>
    <w:rsid w:val="004A587D"/>
    <w:rsid w:val="004A5D51"/>
    <w:rsid w:val="004A5E3E"/>
    <w:rsid w:val="004A5EA5"/>
    <w:rsid w:val="004A69E7"/>
    <w:rsid w:val="004A6E29"/>
    <w:rsid w:val="004A6F4E"/>
    <w:rsid w:val="004A732C"/>
    <w:rsid w:val="004A7C3D"/>
    <w:rsid w:val="004A7EA9"/>
    <w:rsid w:val="004B03EF"/>
    <w:rsid w:val="004B0766"/>
    <w:rsid w:val="004B1270"/>
    <w:rsid w:val="004B16EB"/>
    <w:rsid w:val="004B229D"/>
    <w:rsid w:val="004B22DC"/>
    <w:rsid w:val="004B2781"/>
    <w:rsid w:val="004B3357"/>
    <w:rsid w:val="004B33B3"/>
    <w:rsid w:val="004B3A73"/>
    <w:rsid w:val="004B3DFC"/>
    <w:rsid w:val="004B3F0C"/>
    <w:rsid w:val="004B3FD6"/>
    <w:rsid w:val="004B4034"/>
    <w:rsid w:val="004B4BDD"/>
    <w:rsid w:val="004B4CD0"/>
    <w:rsid w:val="004B4FDB"/>
    <w:rsid w:val="004B5117"/>
    <w:rsid w:val="004B5BE3"/>
    <w:rsid w:val="004B5C9D"/>
    <w:rsid w:val="004B62BF"/>
    <w:rsid w:val="004B631E"/>
    <w:rsid w:val="004B653C"/>
    <w:rsid w:val="004B658E"/>
    <w:rsid w:val="004B69BE"/>
    <w:rsid w:val="004B71F8"/>
    <w:rsid w:val="004B7234"/>
    <w:rsid w:val="004B7711"/>
    <w:rsid w:val="004B7866"/>
    <w:rsid w:val="004B7974"/>
    <w:rsid w:val="004C0098"/>
    <w:rsid w:val="004C00B1"/>
    <w:rsid w:val="004C042A"/>
    <w:rsid w:val="004C0529"/>
    <w:rsid w:val="004C152B"/>
    <w:rsid w:val="004C15C0"/>
    <w:rsid w:val="004C165D"/>
    <w:rsid w:val="004C1755"/>
    <w:rsid w:val="004C1969"/>
    <w:rsid w:val="004C293F"/>
    <w:rsid w:val="004C2AD2"/>
    <w:rsid w:val="004C2B8E"/>
    <w:rsid w:val="004C3088"/>
    <w:rsid w:val="004C38F1"/>
    <w:rsid w:val="004C473B"/>
    <w:rsid w:val="004C47A9"/>
    <w:rsid w:val="004C48D9"/>
    <w:rsid w:val="004C4B00"/>
    <w:rsid w:val="004C4B98"/>
    <w:rsid w:val="004C4EE4"/>
    <w:rsid w:val="004C5031"/>
    <w:rsid w:val="004C5597"/>
    <w:rsid w:val="004C5792"/>
    <w:rsid w:val="004C5CBD"/>
    <w:rsid w:val="004C6440"/>
    <w:rsid w:val="004C689B"/>
    <w:rsid w:val="004C6B43"/>
    <w:rsid w:val="004C6C92"/>
    <w:rsid w:val="004C7140"/>
    <w:rsid w:val="004C795D"/>
    <w:rsid w:val="004C7C59"/>
    <w:rsid w:val="004C7F46"/>
    <w:rsid w:val="004D009C"/>
    <w:rsid w:val="004D0C42"/>
    <w:rsid w:val="004D151D"/>
    <w:rsid w:val="004D1B3F"/>
    <w:rsid w:val="004D271B"/>
    <w:rsid w:val="004D27DA"/>
    <w:rsid w:val="004D2C27"/>
    <w:rsid w:val="004D32F5"/>
    <w:rsid w:val="004D3C8A"/>
    <w:rsid w:val="004D4762"/>
    <w:rsid w:val="004D4AA5"/>
    <w:rsid w:val="004D527A"/>
    <w:rsid w:val="004D53BE"/>
    <w:rsid w:val="004D54DA"/>
    <w:rsid w:val="004D5AD0"/>
    <w:rsid w:val="004D5D03"/>
    <w:rsid w:val="004D5F24"/>
    <w:rsid w:val="004D5FF4"/>
    <w:rsid w:val="004D60FC"/>
    <w:rsid w:val="004D6916"/>
    <w:rsid w:val="004D6B7F"/>
    <w:rsid w:val="004D6DCF"/>
    <w:rsid w:val="004D6F40"/>
    <w:rsid w:val="004D739E"/>
    <w:rsid w:val="004D7704"/>
    <w:rsid w:val="004D7CEA"/>
    <w:rsid w:val="004E0094"/>
    <w:rsid w:val="004E05F7"/>
    <w:rsid w:val="004E06C5"/>
    <w:rsid w:val="004E0FC1"/>
    <w:rsid w:val="004E1192"/>
    <w:rsid w:val="004E14BF"/>
    <w:rsid w:val="004E170A"/>
    <w:rsid w:val="004E20B8"/>
    <w:rsid w:val="004E278D"/>
    <w:rsid w:val="004E28B0"/>
    <w:rsid w:val="004E2C0A"/>
    <w:rsid w:val="004E3677"/>
    <w:rsid w:val="004E3A37"/>
    <w:rsid w:val="004E3CE1"/>
    <w:rsid w:val="004E413A"/>
    <w:rsid w:val="004E438D"/>
    <w:rsid w:val="004E4ECA"/>
    <w:rsid w:val="004E50C5"/>
    <w:rsid w:val="004E5234"/>
    <w:rsid w:val="004E5383"/>
    <w:rsid w:val="004E5457"/>
    <w:rsid w:val="004E5558"/>
    <w:rsid w:val="004E5A80"/>
    <w:rsid w:val="004E5DB2"/>
    <w:rsid w:val="004E60B7"/>
    <w:rsid w:val="004E661A"/>
    <w:rsid w:val="004E6BFF"/>
    <w:rsid w:val="004E6DB2"/>
    <w:rsid w:val="004E785B"/>
    <w:rsid w:val="004E79C4"/>
    <w:rsid w:val="004F014B"/>
    <w:rsid w:val="004F044E"/>
    <w:rsid w:val="004F15D3"/>
    <w:rsid w:val="004F2B4A"/>
    <w:rsid w:val="004F3228"/>
    <w:rsid w:val="004F32E8"/>
    <w:rsid w:val="004F434D"/>
    <w:rsid w:val="004F4FC0"/>
    <w:rsid w:val="004F5A03"/>
    <w:rsid w:val="004F629A"/>
    <w:rsid w:val="004F6391"/>
    <w:rsid w:val="004F6440"/>
    <w:rsid w:val="004F6BF0"/>
    <w:rsid w:val="004F77A3"/>
    <w:rsid w:val="004F77B5"/>
    <w:rsid w:val="004F7ADE"/>
    <w:rsid w:val="004F7B77"/>
    <w:rsid w:val="00500409"/>
    <w:rsid w:val="00501068"/>
    <w:rsid w:val="00501514"/>
    <w:rsid w:val="00501680"/>
    <w:rsid w:val="00501DEA"/>
    <w:rsid w:val="00502FFA"/>
    <w:rsid w:val="005033CE"/>
    <w:rsid w:val="00503726"/>
    <w:rsid w:val="0050384B"/>
    <w:rsid w:val="00503A87"/>
    <w:rsid w:val="0050410C"/>
    <w:rsid w:val="00504560"/>
    <w:rsid w:val="005045E5"/>
    <w:rsid w:val="00504680"/>
    <w:rsid w:val="005046E7"/>
    <w:rsid w:val="005048EE"/>
    <w:rsid w:val="00505535"/>
    <w:rsid w:val="0050569B"/>
    <w:rsid w:val="0050622B"/>
    <w:rsid w:val="00506300"/>
    <w:rsid w:val="00506630"/>
    <w:rsid w:val="00506D12"/>
    <w:rsid w:val="005070EF"/>
    <w:rsid w:val="005072F7"/>
    <w:rsid w:val="00507634"/>
    <w:rsid w:val="005076A1"/>
    <w:rsid w:val="00510561"/>
    <w:rsid w:val="00510876"/>
    <w:rsid w:val="00511B5E"/>
    <w:rsid w:val="00511EFF"/>
    <w:rsid w:val="00512641"/>
    <w:rsid w:val="0051293E"/>
    <w:rsid w:val="00512C62"/>
    <w:rsid w:val="00512CFD"/>
    <w:rsid w:val="00513734"/>
    <w:rsid w:val="00513BD3"/>
    <w:rsid w:val="00513C0A"/>
    <w:rsid w:val="00513C73"/>
    <w:rsid w:val="00514921"/>
    <w:rsid w:val="00514A46"/>
    <w:rsid w:val="00514CDE"/>
    <w:rsid w:val="005158B9"/>
    <w:rsid w:val="0051699E"/>
    <w:rsid w:val="00516AC4"/>
    <w:rsid w:val="00516E10"/>
    <w:rsid w:val="00517F1A"/>
    <w:rsid w:val="00517F8E"/>
    <w:rsid w:val="00521380"/>
    <w:rsid w:val="005216B0"/>
    <w:rsid w:val="005217F5"/>
    <w:rsid w:val="00521D26"/>
    <w:rsid w:val="00522843"/>
    <w:rsid w:val="00522BE1"/>
    <w:rsid w:val="00522C66"/>
    <w:rsid w:val="00523168"/>
    <w:rsid w:val="00523624"/>
    <w:rsid w:val="00523A5A"/>
    <w:rsid w:val="00523C7B"/>
    <w:rsid w:val="0052427B"/>
    <w:rsid w:val="00524642"/>
    <w:rsid w:val="0052470C"/>
    <w:rsid w:val="00524DCD"/>
    <w:rsid w:val="0052528F"/>
    <w:rsid w:val="00525589"/>
    <w:rsid w:val="00525BB8"/>
    <w:rsid w:val="00525C2F"/>
    <w:rsid w:val="005272E0"/>
    <w:rsid w:val="0052771D"/>
    <w:rsid w:val="00527B4D"/>
    <w:rsid w:val="005302CB"/>
    <w:rsid w:val="00530632"/>
    <w:rsid w:val="00530B88"/>
    <w:rsid w:val="00530DF1"/>
    <w:rsid w:val="00530FCA"/>
    <w:rsid w:val="00531103"/>
    <w:rsid w:val="00531204"/>
    <w:rsid w:val="005316B4"/>
    <w:rsid w:val="005319EB"/>
    <w:rsid w:val="00532374"/>
    <w:rsid w:val="00532A6B"/>
    <w:rsid w:val="00532B85"/>
    <w:rsid w:val="00532B91"/>
    <w:rsid w:val="00532C80"/>
    <w:rsid w:val="00532E61"/>
    <w:rsid w:val="00532F73"/>
    <w:rsid w:val="005330CC"/>
    <w:rsid w:val="005335FD"/>
    <w:rsid w:val="0053378E"/>
    <w:rsid w:val="00533863"/>
    <w:rsid w:val="00533F44"/>
    <w:rsid w:val="005344BF"/>
    <w:rsid w:val="0053471E"/>
    <w:rsid w:val="00534AB2"/>
    <w:rsid w:val="00534CCA"/>
    <w:rsid w:val="0053507D"/>
    <w:rsid w:val="0053644D"/>
    <w:rsid w:val="0053689B"/>
    <w:rsid w:val="00536F88"/>
    <w:rsid w:val="0053786C"/>
    <w:rsid w:val="00537EE9"/>
    <w:rsid w:val="0054146D"/>
    <w:rsid w:val="005416F9"/>
    <w:rsid w:val="00541704"/>
    <w:rsid w:val="005418F5"/>
    <w:rsid w:val="00541FCA"/>
    <w:rsid w:val="005421AE"/>
    <w:rsid w:val="00543220"/>
    <w:rsid w:val="0054379B"/>
    <w:rsid w:val="0054398E"/>
    <w:rsid w:val="005439CC"/>
    <w:rsid w:val="00543A42"/>
    <w:rsid w:val="0054474F"/>
    <w:rsid w:val="00544B2D"/>
    <w:rsid w:val="00544F7F"/>
    <w:rsid w:val="0054510C"/>
    <w:rsid w:val="0054525C"/>
    <w:rsid w:val="00545875"/>
    <w:rsid w:val="00545C9D"/>
    <w:rsid w:val="00545E1D"/>
    <w:rsid w:val="0054686B"/>
    <w:rsid w:val="00546966"/>
    <w:rsid w:val="00546C3B"/>
    <w:rsid w:val="00547101"/>
    <w:rsid w:val="0054716B"/>
    <w:rsid w:val="00547B25"/>
    <w:rsid w:val="00547B6D"/>
    <w:rsid w:val="0055007A"/>
    <w:rsid w:val="005509E0"/>
    <w:rsid w:val="00550F57"/>
    <w:rsid w:val="005510C2"/>
    <w:rsid w:val="005517DA"/>
    <w:rsid w:val="00551B6D"/>
    <w:rsid w:val="00552237"/>
    <w:rsid w:val="00552D36"/>
    <w:rsid w:val="00552D79"/>
    <w:rsid w:val="00553AD7"/>
    <w:rsid w:val="00553CB7"/>
    <w:rsid w:val="005540D0"/>
    <w:rsid w:val="005541AB"/>
    <w:rsid w:val="00554B63"/>
    <w:rsid w:val="00554D15"/>
    <w:rsid w:val="00554D82"/>
    <w:rsid w:val="00555C07"/>
    <w:rsid w:val="00556548"/>
    <w:rsid w:val="005565CD"/>
    <w:rsid w:val="00556BD0"/>
    <w:rsid w:val="00557181"/>
    <w:rsid w:val="0055722D"/>
    <w:rsid w:val="00560C8D"/>
    <w:rsid w:val="00560C9F"/>
    <w:rsid w:val="00560F91"/>
    <w:rsid w:val="0056133C"/>
    <w:rsid w:val="005617FB"/>
    <w:rsid w:val="00561F64"/>
    <w:rsid w:val="00561F79"/>
    <w:rsid w:val="00562ACD"/>
    <w:rsid w:val="00562E90"/>
    <w:rsid w:val="00562F6A"/>
    <w:rsid w:val="0056303B"/>
    <w:rsid w:val="00563A21"/>
    <w:rsid w:val="00563C1A"/>
    <w:rsid w:val="00564104"/>
    <w:rsid w:val="0056425E"/>
    <w:rsid w:val="0056464D"/>
    <w:rsid w:val="00564DC2"/>
    <w:rsid w:val="00564DEC"/>
    <w:rsid w:val="0056544E"/>
    <w:rsid w:val="00565F54"/>
    <w:rsid w:val="005660C0"/>
    <w:rsid w:val="0056623D"/>
    <w:rsid w:val="00566307"/>
    <w:rsid w:val="00566653"/>
    <w:rsid w:val="00566B69"/>
    <w:rsid w:val="00566EE9"/>
    <w:rsid w:val="00566F5A"/>
    <w:rsid w:val="00567071"/>
    <w:rsid w:val="005679C7"/>
    <w:rsid w:val="00570032"/>
    <w:rsid w:val="00570287"/>
    <w:rsid w:val="00570519"/>
    <w:rsid w:val="00570714"/>
    <w:rsid w:val="00570BB5"/>
    <w:rsid w:val="00570DF2"/>
    <w:rsid w:val="00570E50"/>
    <w:rsid w:val="00571059"/>
    <w:rsid w:val="00571081"/>
    <w:rsid w:val="0057126E"/>
    <w:rsid w:val="00571546"/>
    <w:rsid w:val="005715BA"/>
    <w:rsid w:val="0057194A"/>
    <w:rsid w:val="00572139"/>
    <w:rsid w:val="0057217D"/>
    <w:rsid w:val="00572B16"/>
    <w:rsid w:val="00572C6C"/>
    <w:rsid w:val="00572D50"/>
    <w:rsid w:val="00572DFC"/>
    <w:rsid w:val="00573571"/>
    <w:rsid w:val="005735F8"/>
    <w:rsid w:val="00573FA5"/>
    <w:rsid w:val="00574297"/>
    <w:rsid w:val="00574CDA"/>
    <w:rsid w:val="00574D6B"/>
    <w:rsid w:val="00575813"/>
    <w:rsid w:val="00575943"/>
    <w:rsid w:val="00575EF0"/>
    <w:rsid w:val="005764CC"/>
    <w:rsid w:val="00576594"/>
    <w:rsid w:val="00576E17"/>
    <w:rsid w:val="00577459"/>
    <w:rsid w:val="00577556"/>
    <w:rsid w:val="00580981"/>
    <w:rsid w:val="00580C32"/>
    <w:rsid w:val="00580F17"/>
    <w:rsid w:val="00582434"/>
    <w:rsid w:val="00582C9C"/>
    <w:rsid w:val="0058342C"/>
    <w:rsid w:val="005839CC"/>
    <w:rsid w:val="00583CB6"/>
    <w:rsid w:val="005843E9"/>
    <w:rsid w:val="005843FA"/>
    <w:rsid w:val="00584A5C"/>
    <w:rsid w:val="00584DD2"/>
    <w:rsid w:val="005853DF"/>
    <w:rsid w:val="00585C1D"/>
    <w:rsid w:val="00585C9B"/>
    <w:rsid w:val="00585F21"/>
    <w:rsid w:val="00586047"/>
    <w:rsid w:val="00586440"/>
    <w:rsid w:val="00586774"/>
    <w:rsid w:val="00586957"/>
    <w:rsid w:val="0058743A"/>
    <w:rsid w:val="005879DA"/>
    <w:rsid w:val="00587D2D"/>
    <w:rsid w:val="0059069B"/>
    <w:rsid w:val="00590B37"/>
    <w:rsid w:val="00591021"/>
    <w:rsid w:val="005916D7"/>
    <w:rsid w:val="005917AA"/>
    <w:rsid w:val="005917B9"/>
    <w:rsid w:val="00592AF0"/>
    <w:rsid w:val="00592DAE"/>
    <w:rsid w:val="00593CC0"/>
    <w:rsid w:val="00594362"/>
    <w:rsid w:val="00594485"/>
    <w:rsid w:val="005948EA"/>
    <w:rsid w:val="0059594F"/>
    <w:rsid w:val="0059619C"/>
    <w:rsid w:val="005963CC"/>
    <w:rsid w:val="0059677B"/>
    <w:rsid w:val="00596951"/>
    <w:rsid w:val="00597830"/>
    <w:rsid w:val="00597AD3"/>
    <w:rsid w:val="005A0500"/>
    <w:rsid w:val="005A05D9"/>
    <w:rsid w:val="005A0644"/>
    <w:rsid w:val="005A0A14"/>
    <w:rsid w:val="005A1669"/>
    <w:rsid w:val="005A1897"/>
    <w:rsid w:val="005A1E37"/>
    <w:rsid w:val="005A1E71"/>
    <w:rsid w:val="005A22DD"/>
    <w:rsid w:val="005A2397"/>
    <w:rsid w:val="005A26E5"/>
    <w:rsid w:val="005A2886"/>
    <w:rsid w:val="005A2B3D"/>
    <w:rsid w:val="005A2FE6"/>
    <w:rsid w:val="005A421A"/>
    <w:rsid w:val="005A426B"/>
    <w:rsid w:val="005A446F"/>
    <w:rsid w:val="005A4668"/>
    <w:rsid w:val="005A4760"/>
    <w:rsid w:val="005A4C6A"/>
    <w:rsid w:val="005A660C"/>
    <w:rsid w:val="005A6D57"/>
    <w:rsid w:val="005A703B"/>
    <w:rsid w:val="005A72CB"/>
    <w:rsid w:val="005A7473"/>
    <w:rsid w:val="005A7984"/>
    <w:rsid w:val="005A7C4E"/>
    <w:rsid w:val="005A7F7F"/>
    <w:rsid w:val="005B13CE"/>
    <w:rsid w:val="005B26B8"/>
    <w:rsid w:val="005B2900"/>
    <w:rsid w:val="005B2D7A"/>
    <w:rsid w:val="005B2DE0"/>
    <w:rsid w:val="005B323D"/>
    <w:rsid w:val="005B3ABC"/>
    <w:rsid w:val="005B40D5"/>
    <w:rsid w:val="005B4D58"/>
    <w:rsid w:val="005B4DA8"/>
    <w:rsid w:val="005B4EEF"/>
    <w:rsid w:val="005B4FE9"/>
    <w:rsid w:val="005B571A"/>
    <w:rsid w:val="005B614B"/>
    <w:rsid w:val="005B624E"/>
    <w:rsid w:val="005B66DB"/>
    <w:rsid w:val="005B670E"/>
    <w:rsid w:val="005B6758"/>
    <w:rsid w:val="005B695F"/>
    <w:rsid w:val="005B79AB"/>
    <w:rsid w:val="005B7E5C"/>
    <w:rsid w:val="005C0644"/>
    <w:rsid w:val="005C0C57"/>
    <w:rsid w:val="005C12FA"/>
    <w:rsid w:val="005C1411"/>
    <w:rsid w:val="005C14CF"/>
    <w:rsid w:val="005C1ABE"/>
    <w:rsid w:val="005C1DE1"/>
    <w:rsid w:val="005C21A3"/>
    <w:rsid w:val="005C298F"/>
    <w:rsid w:val="005C3341"/>
    <w:rsid w:val="005C4922"/>
    <w:rsid w:val="005C5186"/>
    <w:rsid w:val="005C5320"/>
    <w:rsid w:val="005C5375"/>
    <w:rsid w:val="005C6500"/>
    <w:rsid w:val="005C7A40"/>
    <w:rsid w:val="005C7C83"/>
    <w:rsid w:val="005C7F84"/>
    <w:rsid w:val="005D0203"/>
    <w:rsid w:val="005D0320"/>
    <w:rsid w:val="005D05D0"/>
    <w:rsid w:val="005D07DE"/>
    <w:rsid w:val="005D109D"/>
    <w:rsid w:val="005D13AE"/>
    <w:rsid w:val="005D15F1"/>
    <w:rsid w:val="005D1CB3"/>
    <w:rsid w:val="005D2110"/>
    <w:rsid w:val="005D2269"/>
    <w:rsid w:val="005D22D7"/>
    <w:rsid w:val="005D2600"/>
    <w:rsid w:val="005D29D3"/>
    <w:rsid w:val="005D2B4E"/>
    <w:rsid w:val="005D3679"/>
    <w:rsid w:val="005D3A58"/>
    <w:rsid w:val="005D3A5F"/>
    <w:rsid w:val="005D4226"/>
    <w:rsid w:val="005D444D"/>
    <w:rsid w:val="005D478E"/>
    <w:rsid w:val="005D481F"/>
    <w:rsid w:val="005D4897"/>
    <w:rsid w:val="005D4BE7"/>
    <w:rsid w:val="005D4CC8"/>
    <w:rsid w:val="005D5170"/>
    <w:rsid w:val="005D5244"/>
    <w:rsid w:val="005D52E1"/>
    <w:rsid w:val="005D567A"/>
    <w:rsid w:val="005D5E1D"/>
    <w:rsid w:val="005D6156"/>
    <w:rsid w:val="005D616C"/>
    <w:rsid w:val="005D6240"/>
    <w:rsid w:val="005D6354"/>
    <w:rsid w:val="005D674D"/>
    <w:rsid w:val="005D6AE0"/>
    <w:rsid w:val="005D6F99"/>
    <w:rsid w:val="005D7161"/>
    <w:rsid w:val="005D74CB"/>
    <w:rsid w:val="005D770B"/>
    <w:rsid w:val="005D7B83"/>
    <w:rsid w:val="005E03D9"/>
    <w:rsid w:val="005E0B56"/>
    <w:rsid w:val="005E1A3E"/>
    <w:rsid w:val="005E1B9A"/>
    <w:rsid w:val="005E1E69"/>
    <w:rsid w:val="005E28F2"/>
    <w:rsid w:val="005E2925"/>
    <w:rsid w:val="005E2B09"/>
    <w:rsid w:val="005E350A"/>
    <w:rsid w:val="005E3ED4"/>
    <w:rsid w:val="005E429C"/>
    <w:rsid w:val="005E43E6"/>
    <w:rsid w:val="005E4A7C"/>
    <w:rsid w:val="005E4F02"/>
    <w:rsid w:val="005E59C7"/>
    <w:rsid w:val="005E5E72"/>
    <w:rsid w:val="005E61B0"/>
    <w:rsid w:val="005E6283"/>
    <w:rsid w:val="005E6317"/>
    <w:rsid w:val="005E6ED1"/>
    <w:rsid w:val="005E73B5"/>
    <w:rsid w:val="005E73C1"/>
    <w:rsid w:val="005E76CA"/>
    <w:rsid w:val="005F03E5"/>
    <w:rsid w:val="005F04C2"/>
    <w:rsid w:val="005F1961"/>
    <w:rsid w:val="005F1C3C"/>
    <w:rsid w:val="005F223F"/>
    <w:rsid w:val="005F2703"/>
    <w:rsid w:val="005F2777"/>
    <w:rsid w:val="005F2CF5"/>
    <w:rsid w:val="005F2D51"/>
    <w:rsid w:val="005F3778"/>
    <w:rsid w:val="005F3F02"/>
    <w:rsid w:val="005F408A"/>
    <w:rsid w:val="005F424B"/>
    <w:rsid w:val="005F4438"/>
    <w:rsid w:val="005F48B2"/>
    <w:rsid w:val="005F51C0"/>
    <w:rsid w:val="005F561E"/>
    <w:rsid w:val="005F6235"/>
    <w:rsid w:val="005F6689"/>
    <w:rsid w:val="005F673E"/>
    <w:rsid w:val="005F741F"/>
    <w:rsid w:val="005F76C3"/>
    <w:rsid w:val="005F79DF"/>
    <w:rsid w:val="006008A7"/>
    <w:rsid w:val="00600BB7"/>
    <w:rsid w:val="00600E8D"/>
    <w:rsid w:val="006019F3"/>
    <w:rsid w:val="00601A7D"/>
    <w:rsid w:val="00601EDE"/>
    <w:rsid w:val="006022BB"/>
    <w:rsid w:val="00602BA1"/>
    <w:rsid w:val="00602CDD"/>
    <w:rsid w:val="0060305E"/>
    <w:rsid w:val="00603949"/>
    <w:rsid w:val="00603B06"/>
    <w:rsid w:val="00603E6F"/>
    <w:rsid w:val="0060428E"/>
    <w:rsid w:val="0060473C"/>
    <w:rsid w:val="00604875"/>
    <w:rsid w:val="00604960"/>
    <w:rsid w:val="00604A05"/>
    <w:rsid w:val="00604DD2"/>
    <w:rsid w:val="00605525"/>
    <w:rsid w:val="00605D33"/>
    <w:rsid w:val="00606406"/>
    <w:rsid w:val="00606FDD"/>
    <w:rsid w:val="00607174"/>
    <w:rsid w:val="0060782C"/>
    <w:rsid w:val="00607D3B"/>
    <w:rsid w:val="00607E4D"/>
    <w:rsid w:val="00607FF6"/>
    <w:rsid w:val="006109DF"/>
    <w:rsid w:val="00610A20"/>
    <w:rsid w:val="00610A6A"/>
    <w:rsid w:val="00611CCC"/>
    <w:rsid w:val="00612353"/>
    <w:rsid w:val="0061265A"/>
    <w:rsid w:val="00613257"/>
    <w:rsid w:val="0061426F"/>
    <w:rsid w:val="00614A04"/>
    <w:rsid w:val="00614B6D"/>
    <w:rsid w:val="006150A4"/>
    <w:rsid w:val="006151A4"/>
    <w:rsid w:val="00615345"/>
    <w:rsid w:val="006159B8"/>
    <w:rsid w:val="006159FC"/>
    <w:rsid w:val="006160C1"/>
    <w:rsid w:val="00616350"/>
    <w:rsid w:val="006166F1"/>
    <w:rsid w:val="00616A6A"/>
    <w:rsid w:val="00616B52"/>
    <w:rsid w:val="00617087"/>
    <w:rsid w:val="006173BD"/>
    <w:rsid w:val="00617409"/>
    <w:rsid w:val="0061789E"/>
    <w:rsid w:val="006179C7"/>
    <w:rsid w:val="00617B5C"/>
    <w:rsid w:val="00620593"/>
    <w:rsid w:val="00620A87"/>
    <w:rsid w:val="00620AAD"/>
    <w:rsid w:val="00621102"/>
    <w:rsid w:val="00621F7C"/>
    <w:rsid w:val="00622034"/>
    <w:rsid w:val="006223B9"/>
    <w:rsid w:val="006228B0"/>
    <w:rsid w:val="00622B22"/>
    <w:rsid w:val="0062328E"/>
    <w:rsid w:val="00623ED3"/>
    <w:rsid w:val="006243B1"/>
    <w:rsid w:val="00624B0D"/>
    <w:rsid w:val="006261D9"/>
    <w:rsid w:val="006278D9"/>
    <w:rsid w:val="00627D86"/>
    <w:rsid w:val="006304C3"/>
    <w:rsid w:val="0063061E"/>
    <w:rsid w:val="00630B2A"/>
    <w:rsid w:val="00630D64"/>
    <w:rsid w:val="006315A5"/>
    <w:rsid w:val="00631863"/>
    <w:rsid w:val="00631B2C"/>
    <w:rsid w:val="0063270F"/>
    <w:rsid w:val="00633138"/>
    <w:rsid w:val="0063362D"/>
    <w:rsid w:val="0063365C"/>
    <w:rsid w:val="006340A7"/>
    <w:rsid w:val="00634225"/>
    <w:rsid w:val="0063430A"/>
    <w:rsid w:val="00634697"/>
    <w:rsid w:val="006346A4"/>
    <w:rsid w:val="006358B3"/>
    <w:rsid w:val="00635C87"/>
    <w:rsid w:val="00635DAB"/>
    <w:rsid w:val="00636098"/>
    <w:rsid w:val="00636DAC"/>
    <w:rsid w:val="006373DC"/>
    <w:rsid w:val="006375D6"/>
    <w:rsid w:val="00637678"/>
    <w:rsid w:val="006377CD"/>
    <w:rsid w:val="00637979"/>
    <w:rsid w:val="00637C01"/>
    <w:rsid w:val="006401BE"/>
    <w:rsid w:val="006401FB"/>
    <w:rsid w:val="00640CAC"/>
    <w:rsid w:val="0064223D"/>
    <w:rsid w:val="006422FE"/>
    <w:rsid w:val="00642345"/>
    <w:rsid w:val="00642A68"/>
    <w:rsid w:val="00642D50"/>
    <w:rsid w:val="006432DB"/>
    <w:rsid w:val="00643439"/>
    <w:rsid w:val="006438E6"/>
    <w:rsid w:val="00643A05"/>
    <w:rsid w:val="00643C67"/>
    <w:rsid w:val="00643DE0"/>
    <w:rsid w:val="0064441E"/>
    <w:rsid w:val="0064471B"/>
    <w:rsid w:val="00644795"/>
    <w:rsid w:val="00645281"/>
    <w:rsid w:val="00645BB7"/>
    <w:rsid w:val="00645D05"/>
    <w:rsid w:val="0064675D"/>
    <w:rsid w:val="00646CBB"/>
    <w:rsid w:val="00647003"/>
    <w:rsid w:val="00647041"/>
    <w:rsid w:val="00647216"/>
    <w:rsid w:val="00647888"/>
    <w:rsid w:val="00650786"/>
    <w:rsid w:val="00650B4D"/>
    <w:rsid w:val="00650F06"/>
    <w:rsid w:val="00651092"/>
    <w:rsid w:val="006510CD"/>
    <w:rsid w:val="006512F6"/>
    <w:rsid w:val="00651513"/>
    <w:rsid w:val="00651648"/>
    <w:rsid w:val="00651F98"/>
    <w:rsid w:val="00652135"/>
    <w:rsid w:val="0065220D"/>
    <w:rsid w:val="00652419"/>
    <w:rsid w:val="006524E0"/>
    <w:rsid w:val="00652672"/>
    <w:rsid w:val="006528FF"/>
    <w:rsid w:val="00652AD4"/>
    <w:rsid w:val="00652E3F"/>
    <w:rsid w:val="00652EF0"/>
    <w:rsid w:val="0065326F"/>
    <w:rsid w:val="006535B5"/>
    <w:rsid w:val="00653789"/>
    <w:rsid w:val="006537E7"/>
    <w:rsid w:val="00653917"/>
    <w:rsid w:val="006542C9"/>
    <w:rsid w:val="006543D7"/>
    <w:rsid w:val="00654585"/>
    <w:rsid w:val="00654A0D"/>
    <w:rsid w:val="00654B76"/>
    <w:rsid w:val="0065508E"/>
    <w:rsid w:val="0065514C"/>
    <w:rsid w:val="00655804"/>
    <w:rsid w:val="0065588C"/>
    <w:rsid w:val="00655B06"/>
    <w:rsid w:val="00655DFA"/>
    <w:rsid w:val="00655F46"/>
    <w:rsid w:val="0065679D"/>
    <w:rsid w:val="0065698E"/>
    <w:rsid w:val="00656F43"/>
    <w:rsid w:val="006571BC"/>
    <w:rsid w:val="006578DB"/>
    <w:rsid w:val="00657BCF"/>
    <w:rsid w:val="00657E09"/>
    <w:rsid w:val="00660231"/>
    <w:rsid w:val="00660433"/>
    <w:rsid w:val="00660DD3"/>
    <w:rsid w:val="00661234"/>
    <w:rsid w:val="00661DFC"/>
    <w:rsid w:val="0066206F"/>
    <w:rsid w:val="006624D1"/>
    <w:rsid w:val="00662A1E"/>
    <w:rsid w:val="0066373B"/>
    <w:rsid w:val="00663890"/>
    <w:rsid w:val="00663F95"/>
    <w:rsid w:val="00664EBA"/>
    <w:rsid w:val="00664F8B"/>
    <w:rsid w:val="00664F9B"/>
    <w:rsid w:val="00665834"/>
    <w:rsid w:val="00665BA2"/>
    <w:rsid w:val="00665C0B"/>
    <w:rsid w:val="006663DD"/>
    <w:rsid w:val="0066656B"/>
    <w:rsid w:val="00666874"/>
    <w:rsid w:val="00666B57"/>
    <w:rsid w:val="00666E29"/>
    <w:rsid w:val="006670BE"/>
    <w:rsid w:val="00667311"/>
    <w:rsid w:val="0066745C"/>
    <w:rsid w:val="00670905"/>
    <w:rsid w:val="00671070"/>
    <w:rsid w:val="006710F2"/>
    <w:rsid w:val="00671B15"/>
    <w:rsid w:val="00672000"/>
    <w:rsid w:val="00672132"/>
    <w:rsid w:val="0067216A"/>
    <w:rsid w:val="0067230E"/>
    <w:rsid w:val="00672728"/>
    <w:rsid w:val="006729CD"/>
    <w:rsid w:val="00672C8A"/>
    <w:rsid w:val="00672F7D"/>
    <w:rsid w:val="00673D12"/>
    <w:rsid w:val="0067470E"/>
    <w:rsid w:val="0067525E"/>
    <w:rsid w:val="00675616"/>
    <w:rsid w:val="006760AF"/>
    <w:rsid w:val="00676474"/>
    <w:rsid w:val="00676E55"/>
    <w:rsid w:val="00677114"/>
    <w:rsid w:val="00677369"/>
    <w:rsid w:val="006778AC"/>
    <w:rsid w:val="00677910"/>
    <w:rsid w:val="00677A99"/>
    <w:rsid w:val="00677AA8"/>
    <w:rsid w:val="00677D91"/>
    <w:rsid w:val="006805C3"/>
    <w:rsid w:val="00680AC3"/>
    <w:rsid w:val="00680E02"/>
    <w:rsid w:val="00680EB7"/>
    <w:rsid w:val="0068133A"/>
    <w:rsid w:val="00681944"/>
    <w:rsid w:val="006823B0"/>
    <w:rsid w:val="00682824"/>
    <w:rsid w:val="0068299E"/>
    <w:rsid w:val="00682AFF"/>
    <w:rsid w:val="0068337B"/>
    <w:rsid w:val="00683CE1"/>
    <w:rsid w:val="006841EE"/>
    <w:rsid w:val="0068428D"/>
    <w:rsid w:val="006842DF"/>
    <w:rsid w:val="00684751"/>
    <w:rsid w:val="006849FB"/>
    <w:rsid w:val="00684B6C"/>
    <w:rsid w:val="0068586F"/>
    <w:rsid w:val="00685FA5"/>
    <w:rsid w:val="006866B6"/>
    <w:rsid w:val="006866F8"/>
    <w:rsid w:val="00686A3F"/>
    <w:rsid w:val="00686D71"/>
    <w:rsid w:val="00687073"/>
    <w:rsid w:val="006873F6"/>
    <w:rsid w:val="006874DB"/>
    <w:rsid w:val="00687FF6"/>
    <w:rsid w:val="00690892"/>
    <w:rsid w:val="00690B39"/>
    <w:rsid w:val="0069126B"/>
    <w:rsid w:val="006912FB"/>
    <w:rsid w:val="00691467"/>
    <w:rsid w:val="00691D93"/>
    <w:rsid w:val="006920E0"/>
    <w:rsid w:val="00692E63"/>
    <w:rsid w:val="00693870"/>
    <w:rsid w:val="00693966"/>
    <w:rsid w:val="00693FC8"/>
    <w:rsid w:val="0069554C"/>
    <w:rsid w:val="006959B0"/>
    <w:rsid w:val="00695B7B"/>
    <w:rsid w:val="006969EB"/>
    <w:rsid w:val="00696C04"/>
    <w:rsid w:val="00696C17"/>
    <w:rsid w:val="00696E83"/>
    <w:rsid w:val="006977B0"/>
    <w:rsid w:val="006A0061"/>
    <w:rsid w:val="006A02DB"/>
    <w:rsid w:val="006A108C"/>
    <w:rsid w:val="006A10F7"/>
    <w:rsid w:val="006A14C5"/>
    <w:rsid w:val="006A15E1"/>
    <w:rsid w:val="006A1861"/>
    <w:rsid w:val="006A18D1"/>
    <w:rsid w:val="006A1D61"/>
    <w:rsid w:val="006A1D8C"/>
    <w:rsid w:val="006A2238"/>
    <w:rsid w:val="006A2F94"/>
    <w:rsid w:val="006A3BB6"/>
    <w:rsid w:val="006A3D7F"/>
    <w:rsid w:val="006A419C"/>
    <w:rsid w:val="006A456E"/>
    <w:rsid w:val="006A470C"/>
    <w:rsid w:val="006A49F3"/>
    <w:rsid w:val="006A4E8A"/>
    <w:rsid w:val="006A5B68"/>
    <w:rsid w:val="006A6F1E"/>
    <w:rsid w:val="006A72E8"/>
    <w:rsid w:val="006A789A"/>
    <w:rsid w:val="006A7B62"/>
    <w:rsid w:val="006A7BD0"/>
    <w:rsid w:val="006A7FEB"/>
    <w:rsid w:val="006B0561"/>
    <w:rsid w:val="006B0C8E"/>
    <w:rsid w:val="006B0C96"/>
    <w:rsid w:val="006B0CE8"/>
    <w:rsid w:val="006B114B"/>
    <w:rsid w:val="006B18F7"/>
    <w:rsid w:val="006B225F"/>
    <w:rsid w:val="006B2AE1"/>
    <w:rsid w:val="006B2F6E"/>
    <w:rsid w:val="006B3776"/>
    <w:rsid w:val="006B3E38"/>
    <w:rsid w:val="006B449E"/>
    <w:rsid w:val="006B4AA0"/>
    <w:rsid w:val="006B4F0B"/>
    <w:rsid w:val="006B5231"/>
    <w:rsid w:val="006B5248"/>
    <w:rsid w:val="006B5253"/>
    <w:rsid w:val="006B5510"/>
    <w:rsid w:val="006B585C"/>
    <w:rsid w:val="006B599B"/>
    <w:rsid w:val="006B5ACD"/>
    <w:rsid w:val="006B6209"/>
    <w:rsid w:val="006B65F3"/>
    <w:rsid w:val="006B666F"/>
    <w:rsid w:val="006B6709"/>
    <w:rsid w:val="006B67C9"/>
    <w:rsid w:val="006B7002"/>
    <w:rsid w:val="006B78F3"/>
    <w:rsid w:val="006C012B"/>
    <w:rsid w:val="006C0589"/>
    <w:rsid w:val="006C05D7"/>
    <w:rsid w:val="006C0A30"/>
    <w:rsid w:val="006C0AA7"/>
    <w:rsid w:val="006C277B"/>
    <w:rsid w:val="006C2C60"/>
    <w:rsid w:val="006C2D16"/>
    <w:rsid w:val="006C2F24"/>
    <w:rsid w:val="006C2F7B"/>
    <w:rsid w:val="006C3037"/>
    <w:rsid w:val="006C33A3"/>
    <w:rsid w:val="006C3DF4"/>
    <w:rsid w:val="006C3F33"/>
    <w:rsid w:val="006C4159"/>
    <w:rsid w:val="006C4A07"/>
    <w:rsid w:val="006C4E68"/>
    <w:rsid w:val="006C4F53"/>
    <w:rsid w:val="006C5494"/>
    <w:rsid w:val="006C6ADB"/>
    <w:rsid w:val="006C6E3E"/>
    <w:rsid w:val="006C7667"/>
    <w:rsid w:val="006C7DCD"/>
    <w:rsid w:val="006D000D"/>
    <w:rsid w:val="006D007E"/>
    <w:rsid w:val="006D0E50"/>
    <w:rsid w:val="006D11B0"/>
    <w:rsid w:val="006D17D2"/>
    <w:rsid w:val="006D18D4"/>
    <w:rsid w:val="006D29B4"/>
    <w:rsid w:val="006D2AED"/>
    <w:rsid w:val="006D339D"/>
    <w:rsid w:val="006D356F"/>
    <w:rsid w:val="006D3768"/>
    <w:rsid w:val="006D46B2"/>
    <w:rsid w:val="006D4AF4"/>
    <w:rsid w:val="006D4C64"/>
    <w:rsid w:val="006D50F8"/>
    <w:rsid w:val="006D51A8"/>
    <w:rsid w:val="006D54BC"/>
    <w:rsid w:val="006D5542"/>
    <w:rsid w:val="006D5A6E"/>
    <w:rsid w:val="006D5C46"/>
    <w:rsid w:val="006D6448"/>
    <w:rsid w:val="006D7406"/>
    <w:rsid w:val="006D7DD0"/>
    <w:rsid w:val="006E0465"/>
    <w:rsid w:val="006E0957"/>
    <w:rsid w:val="006E0B30"/>
    <w:rsid w:val="006E1736"/>
    <w:rsid w:val="006E1791"/>
    <w:rsid w:val="006E1BBA"/>
    <w:rsid w:val="006E1BC4"/>
    <w:rsid w:val="006E1FC1"/>
    <w:rsid w:val="006E21DF"/>
    <w:rsid w:val="006E2470"/>
    <w:rsid w:val="006E2794"/>
    <w:rsid w:val="006E3582"/>
    <w:rsid w:val="006E393C"/>
    <w:rsid w:val="006E3ED1"/>
    <w:rsid w:val="006E4352"/>
    <w:rsid w:val="006E4A39"/>
    <w:rsid w:val="006E4D46"/>
    <w:rsid w:val="006E4FDA"/>
    <w:rsid w:val="006E55B5"/>
    <w:rsid w:val="006E59CB"/>
    <w:rsid w:val="006E59D3"/>
    <w:rsid w:val="006E5A5E"/>
    <w:rsid w:val="006E6AE9"/>
    <w:rsid w:val="006E6C79"/>
    <w:rsid w:val="006E76EE"/>
    <w:rsid w:val="006F01BF"/>
    <w:rsid w:val="006F0798"/>
    <w:rsid w:val="006F0CAC"/>
    <w:rsid w:val="006F0EFB"/>
    <w:rsid w:val="006F1777"/>
    <w:rsid w:val="006F1836"/>
    <w:rsid w:val="006F1D6A"/>
    <w:rsid w:val="006F1EAF"/>
    <w:rsid w:val="006F23DD"/>
    <w:rsid w:val="006F25E6"/>
    <w:rsid w:val="006F2773"/>
    <w:rsid w:val="006F2853"/>
    <w:rsid w:val="006F2FB7"/>
    <w:rsid w:val="006F2FF6"/>
    <w:rsid w:val="006F30B6"/>
    <w:rsid w:val="006F31B8"/>
    <w:rsid w:val="006F3300"/>
    <w:rsid w:val="006F345C"/>
    <w:rsid w:val="006F3828"/>
    <w:rsid w:val="006F3B58"/>
    <w:rsid w:val="006F4E6E"/>
    <w:rsid w:val="006F5084"/>
    <w:rsid w:val="006F58C2"/>
    <w:rsid w:val="006F5BF5"/>
    <w:rsid w:val="006F5DD4"/>
    <w:rsid w:val="006F60CB"/>
    <w:rsid w:val="006F67D4"/>
    <w:rsid w:val="006F710B"/>
    <w:rsid w:val="006F7263"/>
    <w:rsid w:val="006F77E7"/>
    <w:rsid w:val="006F77F4"/>
    <w:rsid w:val="006F7A51"/>
    <w:rsid w:val="006F7D40"/>
    <w:rsid w:val="00700E15"/>
    <w:rsid w:val="007010E0"/>
    <w:rsid w:val="007010FA"/>
    <w:rsid w:val="00701F66"/>
    <w:rsid w:val="00702669"/>
    <w:rsid w:val="0070301A"/>
    <w:rsid w:val="00703391"/>
    <w:rsid w:val="0070374F"/>
    <w:rsid w:val="00703792"/>
    <w:rsid w:val="00704050"/>
    <w:rsid w:val="007041F8"/>
    <w:rsid w:val="0070428C"/>
    <w:rsid w:val="00704837"/>
    <w:rsid w:val="00705050"/>
    <w:rsid w:val="007058DE"/>
    <w:rsid w:val="007059C9"/>
    <w:rsid w:val="00706495"/>
    <w:rsid w:val="007064D7"/>
    <w:rsid w:val="00707240"/>
    <w:rsid w:val="00707469"/>
    <w:rsid w:val="0070789A"/>
    <w:rsid w:val="007079FE"/>
    <w:rsid w:val="00707D57"/>
    <w:rsid w:val="00710203"/>
    <w:rsid w:val="007109FF"/>
    <w:rsid w:val="00710E81"/>
    <w:rsid w:val="00711837"/>
    <w:rsid w:val="007120F6"/>
    <w:rsid w:val="00713513"/>
    <w:rsid w:val="00713BAD"/>
    <w:rsid w:val="00714074"/>
    <w:rsid w:val="00714257"/>
    <w:rsid w:val="007142FC"/>
    <w:rsid w:val="00714977"/>
    <w:rsid w:val="00715713"/>
    <w:rsid w:val="00715AB2"/>
    <w:rsid w:val="00715DDD"/>
    <w:rsid w:val="00716327"/>
    <w:rsid w:val="0071635A"/>
    <w:rsid w:val="007166EB"/>
    <w:rsid w:val="00716B1F"/>
    <w:rsid w:val="00716C50"/>
    <w:rsid w:val="00717CF4"/>
    <w:rsid w:val="00720531"/>
    <w:rsid w:val="007205A0"/>
    <w:rsid w:val="00720720"/>
    <w:rsid w:val="00720784"/>
    <w:rsid w:val="007208DB"/>
    <w:rsid w:val="00720A1B"/>
    <w:rsid w:val="00721075"/>
    <w:rsid w:val="00721F5F"/>
    <w:rsid w:val="00722439"/>
    <w:rsid w:val="0072275E"/>
    <w:rsid w:val="00722EFF"/>
    <w:rsid w:val="0072329E"/>
    <w:rsid w:val="00723920"/>
    <w:rsid w:val="00723A8E"/>
    <w:rsid w:val="00723FAC"/>
    <w:rsid w:val="00725B8D"/>
    <w:rsid w:val="0072658E"/>
    <w:rsid w:val="00726B6A"/>
    <w:rsid w:val="00726D02"/>
    <w:rsid w:val="00726E12"/>
    <w:rsid w:val="00727508"/>
    <w:rsid w:val="00727CB1"/>
    <w:rsid w:val="007300EB"/>
    <w:rsid w:val="00730CA6"/>
    <w:rsid w:val="00730EFA"/>
    <w:rsid w:val="007314F1"/>
    <w:rsid w:val="0073183C"/>
    <w:rsid w:val="00731ADA"/>
    <w:rsid w:val="00732101"/>
    <w:rsid w:val="00733452"/>
    <w:rsid w:val="0073348D"/>
    <w:rsid w:val="007334BE"/>
    <w:rsid w:val="0073360D"/>
    <w:rsid w:val="0073366E"/>
    <w:rsid w:val="007336E4"/>
    <w:rsid w:val="00733C83"/>
    <w:rsid w:val="00734053"/>
    <w:rsid w:val="007346F5"/>
    <w:rsid w:val="00734F45"/>
    <w:rsid w:val="007350B5"/>
    <w:rsid w:val="00736A8C"/>
    <w:rsid w:val="00736B53"/>
    <w:rsid w:val="00736F05"/>
    <w:rsid w:val="00737142"/>
    <w:rsid w:val="00740587"/>
    <w:rsid w:val="007409C9"/>
    <w:rsid w:val="007409EB"/>
    <w:rsid w:val="00740A52"/>
    <w:rsid w:val="00740B6F"/>
    <w:rsid w:val="00740DF4"/>
    <w:rsid w:val="00740E1E"/>
    <w:rsid w:val="00741612"/>
    <w:rsid w:val="007418DF"/>
    <w:rsid w:val="00741F27"/>
    <w:rsid w:val="007424A2"/>
    <w:rsid w:val="007425C4"/>
    <w:rsid w:val="00742E43"/>
    <w:rsid w:val="00742FC0"/>
    <w:rsid w:val="0074311C"/>
    <w:rsid w:val="00743467"/>
    <w:rsid w:val="007434DB"/>
    <w:rsid w:val="00743637"/>
    <w:rsid w:val="007437EE"/>
    <w:rsid w:val="007439EB"/>
    <w:rsid w:val="00743F56"/>
    <w:rsid w:val="007441A8"/>
    <w:rsid w:val="0074445A"/>
    <w:rsid w:val="0074478E"/>
    <w:rsid w:val="007448A5"/>
    <w:rsid w:val="00744F21"/>
    <w:rsid w:val="00744FEF"/>
    <w:rsid w:val="0074588B"/>
    <w:rsid w:val="007458D4"/>
    <w:rsid w:val="00745C47"/>
    <w:rsid w:val="00745DDF"/>
    <w:rsid w:val="00745DE1"/>
    <w:rsid w:val="0074612B"/>
    <w:rsid w:val="007467A7"/>
    <w:rsid w:val="00746A55"/>
    <w:rsid w:val="00746F30"/>
    <w:rsid w:val="00746FB7"/>
    <w:rsid w:val="00746FC8"/>
    <w:rsid w:val="0074758C"/>
    <w:rsid w:val="0074774D"/>
    <w:rsid w:val="00747C36"/>
    <w:rsid w:val="00747CCB"/>
    <w:rsid w:val="00747F36"/>
    <w:rsid w:val="00750DFD"/>
    <w:rsid w:val="00751298"/>
    <w:rsid w:val="00751B32"/>
    <w:rsid w:val="00751CE3"/>
    <w:rsid w:val="00751DFD"/>
    <w:rsid w:val="007522BA"/>
    <w:rsid w:val="007525AB"/>
    <w:rsid w:val="00752CFE"/>
    <w:rsid w:val="0075366D"/>
    <w:rsid w:val="00753AB2"/>
    <w:rsid w:val="00754205"/>
    <w:rsid w:val="00754213"/>
    <w:rsid w:val="00754FDB"/>
    <w:rsid w:val="00755587"/>
    <w:rsid w:val="007567EE"/>
    <w:rsid w:val="00756B1E"/>
    <w:rsid w:val="00757027"/>
    <w:rsid w:val="0075726C"/>
    <w:rsid w:val="007574C9"/>
    <w:rsid w:val="00757781"/>
    <w:rsid w:val="0075794E"/>
    <w:rsid w:val="00757AF6"/>
    <w:rsid w:val="00757C00"/>
    <w:rsid w:val="00757D6A"/>
    <w:rsid w:val="00757F0B"/>
    <w:rsid w:val="00760389"/>
    <w:rsid w:val="0076092B"/>
    <w:rsid w:val="00760BB6"/>
    <w:rsid w:val="00761458"/>
    <w:rsid w:val="00761AB6"/>
    <w:rsid w:val="00761AF7"/>
    <w:rsid w:val="00762AB4"/>
    <w:rsid w:val="00762F90"/>
    <w:rsid w:val="007636E8"/>
    <w:rsid w:val="007649FC"/>
    <w:rsid w:val="00764DEC"/>
    <w:rsid w:val="0076508A"/>
    <w:rsid w:val="007652C6"/>
    <w:rsid w:val="00765A23"/>
    <w:rsid w:val="00765EE3"/>
    <w:rsid w:val="0076652A"/>
    <w:rsid w:val="0076716D"/>
    <w:rsid w:val="0076719D"/>
    <w:rsid w:val="00767BD5"/>
    <w:rsid w:val="00767C35"/>
    <w:rsid w:val="007701A3"/>
    <w:rsid w:val="007702D7"/>
    <w:rsid w:val="00770678"/>
    <w:rsid w:val="00770891"/>
    <w:rsid w:val="00770984"/>
    <w:rsid w:val="00770DE0"/>
    <w:rsid w:val="0077113B"/>
    <w:rsid w:val="007712E0"/>
    <w:rsid w:val="0077169C"/>
    <w:rsid w:val="007718CB"/>
    <w:rsid w:val="00771E48"/>
    <w:rsid w:val="0077236B"/>
    <w:rsid w:val="00772902"/>
    <w:rsid w:val="00772B3F"/>
    <w:rsid w:val="00772C0F"/>
    <w:rsid w:val="00772C1D"/>
    <w:rsid w:val="00772DBF"/>
    <w:rsid w:val="0077319C"/>
    <w:rsid w:val="00773551"/>
    <w:rsid w:val="007738D4"/>
    <w:rsid w:val="00773A8C"/>
    <w:rsid w:val="00773E77"/>
    <w:rsid w:val="00773EE1"/>
    <w:rsid w:val="00773F36"/>
    <w:rsid w:val="00774252"/>
    <w:rsid w:val="007742EA"/>
    <w:rsid w:val="007749D6"/>
    <w:rsid w:val="00774EFB"/>
    <w:rsid w:val="007750A3"/>
    <w:rsid w:val="00775603"/>
    <w:rsid w:val="0077624C"/>
    <w:rsid w:val="00776861"/>
    <w:rsid w:val="0077783B"/>
    <w:rsid w:val="00777DF4"/>
    <w:rsid w:val="00777E51"/>
    <w:rsid w:val="00780197"/>
    <w:rsid w:val="007806FD"/>
    <w:rsid w:val="00780735"/>
    <w:rsid w:val="0078079B"/>
    <w:rsid w:val="00780892"/>
    <w:rsid w:val="00780B0E"/>
    <w:rsid w:val="00780B62"/>
    <w:rsid w:val="0078102C"/>
    <w:rsid w:val="007811D2"/>
    <w:rsid w:val="00781413"/>
    <w:rsid w:val="00781EF5"/>
    <w:rsid w:val="00783F1E"/>
    <w:rsid w:val="00784196"/>
    <w:rsid w:val="0078424D"/>
    <w:rsid w:val="00784567"/>
    <w:rsid w:val="007847D6"/>
    <w:rsid w:val="00784BEC"/>
    <w:rsid w:val="00784ED7"/>
    <w:rsid w:val="0078570D"/>
    <w:rsid w:val="00785E5D"/>
    <w:rsid w:val="00785EE2"/>
    <w:rsid w:val="00785F62"/>
    <w:rsid w:val="00787672"/>
    <w:rsid w:val="007909D0"/>
    <w:rsid w:val="00790E1C"/>
    <w:rsid w:val="007916EF"/>
    <w:rsid w:val="00791C06"/>
    <w:rsid w:val="00791DBB"/>
    <w:rsid w:val="00792E0A"/>
    <w:rsid w:val="007930E7"/>
    <w:rsid w:val="0079351C"/>
    <w:rsid w:val="00793864"/>
    <w:rsid w:val="00793930"/>
    <w:rsid w:val="00793BEE"/>
    <w:rsid w:val="00793E6A"/>
    <w:rsid w:val="00793FC0"/>
    <w:rsid w:val="00793FEB"/>
    <w:rsid w:val="00794632"/>
    <w:rsid w:val="0079488F"/>
    <w:rsid w:val="0079501A"/>
    <w:rsid w:val="00795359"/>
    <w:rsid w:val="0079599D"/>
    <w:rsid w:val="00795BA1"/>
    <w:rsid w:val="0079607E"/>
    <w:rsid w:val="00796A92"/>
    <w:rsid w:val="007978A2"/>
    <w:rsid w:val="00797B56"/>
    <w:rsid w:val="00797E75"/>
    <w:rsid w:val="00797EF7"/>
    <w:rsid w:val="007A0022"/>
    <w:rsid w:val="007A07DB"/>
    <w:rsid w:val="007A106B"/>
    <w:rsid w:val="007A11F9"/>
    <w:rsid w:val="007A157E"/>
    <w:rsid w:val="007A23AB"/>
    <w:rsid w:val="007A28C6"/>
    <w:rsid w:val="007A352C"/>
    <w:rsid w:val="007A3CC7"/>
    <w:rsid w:val="007A4606"/>
    <w:rsid w:val="007A46E1"/>
    <w:rsid w:val="007A4942"/>
    <w:rsid w:val="007A4C33"/>
    <w:rsid w:val="007A5374"/>
    <w:rsid w:val="007A5ABB"/>
    <w:rsid w:val="007A5C67"/>
    <w:rsid w:val="007A629C"/>
    <w:rsid w:val="007A636E"/>
    <w:rsid w:val="007A65EA"/>
    <w:rsid w:val="007A7037"/>
    <w:rsid w:val="007A723F"/>
    <w:rsid w:val="007A780F"/>
    <w:rsid w:val="007A7B41"/>
    <w:rsid w:val="007A7E19"/>
    <w:rsid w:val="007B0151"/>
    <w:rsid w:val="007B0E03"/>
    <w:rsid w:val="007B0ECD"/>
    <w:rsid w:val="007B1477"/>
    <w:rsid w:val="007B1572"/>
    <w:rsid w:val="007B18A4"/>
    <w:rsid w:val="007B196B"/>
    <w:rsid w:val="007B2167"/>
    <w:rsid w:val="007B2461"/>
    <w:rsid w:val="007B256C"/>
    <w:rsid w:val="007B3347"/>
    <w:rsid w:val="007B43AC"/>
    <w:rsid w:val="007B44B6"/>
    <w:rsid w:val="007B4BB9"/>
    <w:rsid w:val="007B5240"/>
    <w:rsid w:val="007B5F29"/>
    <w:rsid w:val="007B5FC1"/>
    <w:rsid w:val="007B60E9"/>
    <w:rsid w:val="007B6696"/>
    <w:rsid w:val="007B697A"/>
    <w:rsid w:val="007B6A4E"/>
    <w:rsid w:val="007B6AA5"/>
    <w:rsid w:val="007B6C92"/>
    <w:rsid w:val="007B71CE"/>
    <w:rsid w:val="007B777A"/>
    <w:rsid w:val="007B795A"/>
    <w:rsid w:val="007B79E3"/>
    <w:rsid w:val="007C01C2"/>
    <w:rsid w:val="007C05B2"/>
    <w:rsid w:val="007C05ED"/>
    <w:rsid w:val="007C077F"/>
    <w:rsid w:val="007C07E0"/>
    <w:rsid w:val="007C0C38"/>
    <w:rsid w:val="007C0C5A"/>
    <w:rsid w:val="007C115F"/>
    <w:rsid w:val="007C1598"/>
    <w:rsid w:val="007C1677"/>
    <w:rsid w:val="007C1AA1"/>
    <w:rsid w:val="007C1F86"/>
    <w:rsid w:val="007C2988"/>
    <w:rsid w:val="007C313A"/>
    <w:rsid w:val="007C344B"/>
    <w:rsid w:val="007C3635"/>
    <w:rsid w:val="007C36AD"/>
    <w:rsid w:val="007C37A3"/>
    <w:rsid w:val="007C37CB"/>
    <w:rsid w:val="007C3851"/>
    <w:rsid w:val="007C394B"/>
    <w:rsid w:val="007C3AEF"/>
    <w:rsid w:val="007C42A4"/>
    <w:rsid w:val="007C43AC"/>
    <w:rsid w:val="007C4465"/>
    <w:rsid w:val="007C464C"/>
    <w:rsid w:val="007C470D"/>
    <w:rsid w:val="007C483F"/>
    <w:rsid w:val="007C5E07"/>
    <w:rsid w:val="007C5EFB"/>
    <w:rsid w:val="007C689F"/>
    <w:rsid w:val="007C6F73"/>
    <w:rsid w:val="007C71AF"/>
    <w:rsid w:val="007C7310"/>
    <w:rsid w:val="007C744E"/>
    <w:rsid w:val="007C7EAC"/>
    <w:rsid w:val="007D03E5"/>
    <w:rsid w:val="007D0542"/>
    <w:rsid w:val="007D1241"/>
    <w:rsid w:val="007D16EA"/>
    <w:rsid w:val="007D1E9D"/>
    <w:rsid w:val="007D2407"/>
    <w:rsid w:val="007D285B"/>
    <w:rsid w:val="007D3709"/>
    <w:rsid w:val="007D37CB"/>
    <w:rsid w:val="007D3D94"/>
    <w:rsid w:val="007D403D"/>
    <w:rsid w:val="007D4B1A"/>
    <w:rsid w:val="007D4C49"/>
    <w:rsid w:val="007D5256"/>
    <w:rsid w:val="007D5323"/>
    <w:rsid w:val="007D5829"/>
    <w:rsid w:val="007D5B8A"/>
    <w:rsid w:val="007D682B"/>
    <w:rsid w:val="007D6A74"/>
    <w:rsid w:val="007D6BA2"/>
    <w:rsid w:val="007D6C53"/>
    <w:rsid w:val="007D7314"/>
    <w:rsid w:val="007D7544"/>
    <w:rsid w:val="007D7753"/>
    <w:rsid w:val="007D787B"/>
    <w:rsid w:val="007D7F06"/>
    <w:rsid w:val="007D7F14"/>
    <w:rsid w:val="007E006B"/>
    <w:rsid w:val="007E006F"/>
    <w:rsid w:val="007E023B"/>
    <w:rsid w:val="007E06B9"/>
    <w:rsid w:val="007E0846"/>
    <w:rsid w:val="007E0BAE"/>
    <w:rsid w:val="007E0E64"/>
    <w:rsid w:val="007E1283"/>
    <w:rsid w:val="007E1A4C"/>
    <w:rsid w:val="007E3120"/>
    <w:rsid w:val="007E3290"/>
    <w:rsid w:val="007E43F8"/>
    <w:rsid w:val="007E4D4C"/>
    <w:rsid w:val="007E503C"/>
    <w:rsid w:val="007E599D"/>
    <w:rsid w:val="007E5E6D"/>
    <w:rsid w:val="007E62C2"/>
    <w:rsid w:val="007E6784"/>
    <w:rsid w:val="007E67CB"/>
    <w:rsid w:val="007E68F5"/>
    <w:rsid w:val="007E6B7B"/>
    <w:rsid w:val="007E6C2C"/>
    <w:rsid w:val="007E6F85"/>
    <w:rsid w:val="007E7BF4"/>
    <w:rsid w:val="007F0053"/>
    <w:rsid w:val="007F05E0"/>
    <w:rsid w:val="007F07B1"/>
    <w:rsid w:val="007F0A46"/>
    <w:rsid w:val="007F20F3"/>
    <w:rsid w:val="007F213B"/>
    <w:rsid w:val="007F27FF"/>
    <w:rsid w:val="007F2D36"/>
    <w:rsid w:val="007F309C"/>
    <w:rsid w:val="007F35EA"/>
    <w:rsid w:val="007F4585"/>
    <w:rsid w:val="007F617E"/>
    <w:rsid w:val="007F66CE"/>
    <w:rsid w:val="007F6D04"/>
    <w:rsid w:val="007F6F8D"/>
    <w:rsid w:val="007F720E"/>
    <w:rsid w:val="007F7477"/>
    <w:rsid w:val="007F7612"/>
    <w:rsid w:val="007F7CDF"/>
    <w:rsid w:val="007F7D9D"/>
    <w:rsid w:val="007F7EE0"/>
    <w:rsid w:val="0080004F"/>
    <w:rsid w:val="0080058A"/>
    <w:rsid w:val="00800993"/>
    <w:rsid w:val="00800ABE"/>
    <w:rsid w:val="00801363"/>
    <w:rsid w:val="00801E2F"/>
    <w:rsid w:val="00801EFC"/>
    <w:rsid w:val="008021BD"/>
    <w:rsid w:val="00803276"/>
    <w:rsid w:val="008032CA"/>
    <w:rsid w:val="0080343E"/>
    <w:rsid w:val="00803555"/>
    <w:rsid w:val="00803AC9"/>
    <w:rsid w:val="008045EF"/>
    <w:rsid w:val="00804C29"/>
    <w:rsid w:val="008050B6"/>
    <w:rsid w:val="008055AC"/>
    <w:rsid w:val="0080566C"/>
    <w:rsid w:val="00805A24"/>
    <w:rsid w:val="00805AE8"/>
    <w:rsid w:val="00806261"/>
    <w:rsid w:val="00806D79"/>
    <w:rsid w:val="008070A9"/>
    <w:rsid w:val="00807108"/>
    <w:rsid w:val="0080748F"/>
    <w:rsid w:val="00807A6B"/>
    <w:rsid w:val="00807B0F"/>
    <w:rsid w:val="00807D1E"/>
    <w:rsid w:val="00810B00"/>
    <w:rsid w:val="00811174"/>
    <w:rsid w:val="00811185"/>
    <w:rsid w:val="00811279"/>
    <w:rsid w:val="008113AA"/>
    <w:rsid w:val="00811479"/>
    <w:rsid w:val="008116FC"/>
    <w:rsid w:val="00811804"/>
    <w:rsid w:val="00811BF5"/>
    <w:rsid w:val="00811E39"/>
    <w:rsid w:val="00811FFC"/>
    <w:rsid w:val="00812234"/>
    <w:rsid w:val="0081223A"/>
    <w:rsid w:val="008123BA"/>
    <w:rsid w:val="0081258F"/>
    <w:rsid w:val="00812620"/>
    <w:rsid w:val="00813661"/>
    <w:rsid w:val="00813B8A"/>
    <w:rsid w:val="00814524"/>
    <w:rsid w:val="008145F7"/>
    <w:rsid w:val="0081476D"/>
    <w:rsid w:val="008149A6"/>
    <w:rsid w:val="008157D0"/>
    <w:rsid w:val="00815808"/>
    <w:rsid w:val="00815A00"/>
    <w:rsid w:val="00815E16"/>
    <w:rsid w:val="0081607E"/>
    <w:rsid w:val="0081612A"/>
    <w:rsid w:val="00816370"/>
    <w:rsid w:val="008167CE"/>
    <w:rsid w:val="0081681E"/>
    <w:rsid w:val="00816A7D"/>
    <w:rsid w:val="00816AE3"/>
    <w:rsid w:val="00816BE0"/>
    <w:rsid w:val="00816E14"/>
    <w:rsid w:val="00816F16"/>
    <w:rsid w:val="0081725A"/>
    <w:rsid w:val="00817291"/>
    <w:rsid w:val="00817347"/>
    <w:rsid w:val="0081736A"/>
    <w:rsid w:val="00817C59"/>
    <w:rsid w:val="00820218"/>
    <w:rsid w:val="00820D2D"/>
    <w:rsid w:val="00820F57"/>
    <w:rsid w:val="00820F99"/>
    <w:rsid w:val="008211D3"/>
    <w:rsid w:val="008212A4"/>
    <w:rsid w:val="00821320"/>
    <w:rsid w:val="00821757"/>
    <w:rsid w:val="008223E1"/>
    <w:rsid w:val="008227CF"/>
    <w:rsid w:val="00823362"/>
    <w:rsid w:val="008233F0"/>
    <w:rsid w:val="008239C6"/>
    <w:rsid w:val="00824236"/>
    <w:rsid w:val="00824650"/>
    <w:rsid w:val="00824A70"/>
    <w:rsid w:val="0082609A"/>
    <w:rsid w:val="00826106"/>
    <w:rsid w:val="0082670C"/>
    <w:rsid w:val="00826D1B"/>
    <w:rsid w:val="00827993"/>
    <w:rsid w:val="008279E3"/>
    <w:rsid w:val="0083058F"/>
    <w:rsid w:val="008308C9"/>
    <w:rsid w:val="008317A2"/>
    <w:rsid w:val="00831BA3"/>
    <w:rsid w:val="00831E0C"/>
    <w:rsid w:val="008324D1"/>
    <w:rsid w:val="008327D6"/>
    <w:rsid w:val="00832BE6"/>
    <w:rsid w:val="00832ECA"/>
    <w:rsid w:val="00832F06"/>
    <w:rsid w:val="008331D8"/>
    <w:rsid w:val="00833705"/>
    <w:rsid w:val="0083379E"/>
    <w:rsid w:val="00833D38"/>
    <w:rsid w:val="008343F0"/>
    <w:rsid w:val="00834486"/>
    <w:rsid w:val="0083496E"/>
    <w:rsid w:val="008351BD"/>
    <w:rsid w:val="008353F2"/>
    <w:rsid w:val="008353FD"/>
    <w:rsid w:val="0083543A"/>
    <w:rsid w:val="0083613E"/>
    <w:rsid w:val="00836622"/>
    <w:rsid w:val="0083671A"/>
    <w:rsid w:val="008368B0"/>
    <w:rsid w:val="00836EA6"/>
    <w:rsid w:val="00837114"/>
    <w:rsid w:val="00837327"/>
    <w:rsid w:val="00837A23"/>
    <w:rsid w:val="00837F81"/>
    <w:rsid w:val="0084011A"/>
    <w:rsid w:val="008403E8"/>
    <w:rsid w:val="0084040E"/>
    <w:rsid w:val="00840921"/>
    <w:rsid w:val="00840AB8"/>
    <w:rsid w:val="00840FE5"/>
    <w:rsid w:val="00841430"/>
    <w:rsid w:val="008414EA"/>
    <w:rsid w:val="00841801"/>
    <w:rsid w:val="008418FE"/>
    <w:rsid w:val="00841A7E"/>
    <w:rsid w:val="00842450"/>
    <w:rsid w:val="00842627"/>
    <w:rsid w:val="00842C58"/>
    <w:rsid w:val="008431FB"/>
    <w:rsid w:val="00843D21"/>
    <w:rsid w:val="008446E8"/>
    <w:rsid w:val="00844C1B"/>
    <w:rsid w:val="0084584F"/>
    <w:rsid w:val="00845B0E"/>
    <w:rsid w:val="00845DA8"/>
    <w:rsid w:val="00846A79"/>
    <w:rsid w:val="00846E02"/>
    <w:rsid w:val="00846F99"/>
    <w:rsid w:val="008471E0"/>
    <w:rsid w:val="008472E4"/>
    <w:rsid w:val="00847C7B"/>
    <w:rsid w:val="00847F52"/>
    <w:rsid w:val="0085025A"/>
    <w:rsid w:val="008505CC"/>
    <w:rsid w:val="008512A3"/>
    <w:rsid w:val="0085192A"/>
    <w:rsid w:val="00851B40"/>
    <w:rsid w:val="00851BB4"/>
    <w:rsid w:val="00851D10"/>
    <w:rsid w:val="008523EA"/>
    <w:rsid w:val="008525EB"/>
    <w:rsid w:val="008529C3"/>
    <w:rsid w:val="00852A56"/>
    <w:rsid w:val="00853343"/>
    <w:rsid w:val="0085367D"/>
    <w:rsid w:val="00853CF6"/>
    <w:rsid w:val="00854B95"/>
    <w:rsid w:val="00854D8D"/>
    <w:rsid w:val="008554A5"/>
    <w:rsid w:val="008557E5"/>
    <w:rsid w:val="00855D4E"/>
    <w:rsid w:val="00856DF2"/>
    <w:rsid w:val="00856EC5"/>
    <w:rsid w:val="00857299"/>
    <w:rsid w:val="00857369"/>
    <w:rsid w:val="00857E59"/>
    <w:rsid w:val="00857F40"/>
    <w:rsid w:val="008605C8"/>
    <w:rsid w:val="00860AB8"/>
    <w:rsid w:val="00860B92"/>
    <w:rsid w:val="008614DA"/>
    <w:rsid w:val="00861588"/>
    <w:rsid w:val="008615A9"/>
    <w:rsid w:val="00861708"/>
    <w:rsid w:val="0086194C"/>
    <w:rsid w:val="00861E76"/>
    <w:rsid w:val="00861F33"/>
    <w:rsid w:val="00862286"/>
    <w:rsid w:val="0086256F"/>
    <w:rsid w:val="0086295B"/>
    <w:rsid w:val="008629CE"/>
    <w:rsid w:val="00862A38"/>
    <w:rsid w:val="00862BAC"/>
    <w:rsid w:val="00863400"/>
    <w:rsid w:val="0086354B"/>
    <w:rsid w:val="00863608"/>
    <w:rsid w:val="00863918"/>
    <w:rsid w:val="00863C6D"/>
    <w:rsid w:val="00864247"/>
    <w:rsid w:val="008646CA"/>
    <w:rsid w:val="00864BDF"/>
    <w:rsid w:val="00865776"/>
    <w:rsid w:val="00865C96"/>
    <w:rsid w:val="00866C5E"/>
    <w:rsid w:val="0086760B"/>
    <w:rsid w:val="00867CF7"/>
    <w:rsid w:val="00870188"/>
    <w:rsid w:val="008708A3"/>
    <w:rsid w:val="00870B40"/>
    <w:rsid w:val="00870D84"/>
    <w:rsid w:val="00871DB9"/>
    <w:rsid w:val="00871FE7"/>
    <w:rsid w:val="00872015"/>
    <w:rsid w:val="00872238"/>
    <w:rsid w:val="00872693"/>
    <w:rsid w:val="0087325A"/>
    <w:rsid w:val="0087493B"/>
    <w:rsid w:val="0087497E"/>
    <w:rsid w:val="0087499F"/>
    <w:rsid w:val="008749E2"/>
    <w:rsid w:val="00874A47"/>
    <w:rsid w:val="00874A5C"/>
    <w:rsid w:val="00874FA2"/>
    <w:rsid w:val="00875523"/>
    <w:rsid w:val="0087567A"/>
    <w:rsid w:val="0087577B"/>
    <w:rsid w:val="00875EE0"/>
    <w:rsid w:val="00876044"/>
    <w:rsid w:val="008764BA"/>
    <w:rsid w:val="00877394"/>
    <w:rsid w:val="00877506"/>
    <w:rsid w:val="00877A67"/>
    <w:rsid w:val="00877AEA"/>
    <w:rsid w:val="00880864"/>
    <w:rsid w:val="00880903"/>
    <w:rsid w:val="00880AC5"/>
    <w:rsid w:val="0088152C"/>
    <w:rsid w:val="008816BC"/>
    <w:rsid w:val="00882489"/>
    <w:rsid w:val="008827A7"/>
    <w:rsid w:val="00882A0A"/>
    <w:rsid w:val="00882CDD"/>
    <w:rsid w:val="00883325"/>
    <w:rsid w:val="0088394A"/>
    <w:rsid w:val="00883F04"/>
    <w:rsid w:val="00884672"/>
    <w:rsid w:val="0088536E"/>
    <w:rsid w:val="00885BA2"/>
    <w:rsid w:val="00885D4C"/>
    <w:rsid w:val="008860DE"/>
    <w:rsid w:val="00886985"/>
    <w:rsid w:val="008869E1"/>
    <w:rsid w:val="00886AA5"/>
    <w:rsid w:val="00887045"/>
    <w:rsid w:val="00887683"/>
    <w:rsid w:val="00890CFD"/>
    <w:rsid w:val="00890D2E"/>
    <w:rsid w:val="008913F2"/>
    <w:rsid w:val="0089147C"/>
    <w:rsid w:val="0089176F"/>
    <w:rsid w:val="0089177D"/>
    <w:rsid w:val="0089178E"/>
    <w:rsid w:val="00891A44"/>
    <w:rsid w:val="00892559"/>
    <w:rsid w:val="00892940"/>
    <w:rsid w:val="008929AE"/>
    <w:rsid w:val="00892DA6"/>
    <w:rsid w:val="00893BEB"/>
    <w:rsid w:val="00893DFA"/>
    <w:rsid w:val="00894104"/>
    <w:rsid w:val="00894149"/>
    <w:rsid w:val="0089435D"/>
    <w:rsid w:val="008948F0"/>
    <w:rsid w:val="00894DE7"/>
    <w:rsid w:val="00895308"/>
    <w:rsid w:val="0089552C"/>
    <w:rsid w:val="008958E9"/>
    <w:rsid w:val="00896326"/>
    <w:rsid w:val="00896D74"/>
    <w:rsid w:val="00896FCF"/>
    <w:rsid w:val="008979EA"/>
    <w:rsid w:val="008A014D"/>
    <w:rsid w:val="008A0DE0"/>
    <w:rsid w:val="008A0F0D"/>
    <w:rsid w:val="008A0F87"/>
    <w:rsid w:val="008A1C8D"/>
    <w:rsid w:val="008A1EC2"/>
    <w:rsid w:val="008A22C6"/>
    <w:rsid w:val="008A2609"/>
    <w:rsid w:val="008A27B0"/>
    <w:rsid w:val="008A28D4"/>
    <w:rsid w:val="008A2E25"/>
    <w:rsid w:val="008A2FA2"/>
    <w:rsid w:val="008A2FA7"/>
    <w:rsid w:val="008A348B"/>
    <w:rsid w:val="008A3586"/>
    <w:rsid w:val="008A35FC"/>
    <w:rsid w:val="008A3B04"/>
    <w:rsid w:val="008A3C32"/>
    <w:rsid w:val="008A3E9D"/>
    <w:rsid w:val="008A4328"/>
    <w:rsid w:val="008A446F"/>
    <w:rsid w:val="008A493D"/>
    <w:rsid w:val="008A4AA4"/>
    <w:rsid w:val="008A4E7A"/>
    <w:rsid w:val="008A5458"/>
    <w:rsid w:val="008A5486"/>
    <w:rsid w:val="008A5F06"/>
    <w:rsid w:val="008A641D"/>
    <w:rsid w:val="008A690B"/>
    <w:rsid w:val="008A734F"/>
    <w:rsid w:val="008A7E25"/>
    <w:rsid w:val="008B095A"/>
    <w:rsid w:val="008B0DC3"/>
    <w:rsid w:val="008B158C"/>
    <w:rsid w:val="008B1779"/>
    <w:rsid w:val="008B17C6"/>
    <w:rsid w:val="008B1C5C"/>
    <w:rsid w:val="008B237A"/>
    <w:rsid w:val="008B24E1"/>
    <w:rsid w:val="008B2A1D"/>
    <w:rsid w:val="008B2BDD"/>
    <w:rsid w:val="008B33D2"/>
    <w:rsid w:val="008B3CB2"/>
    <w:rsid w:val="008B3E78"/>
    <w:rsid w:val="008B3EE5"/>
    <w:rsid w:val="008B46E7"/>
    <w:rsid w:val="008B49B8"/>
    <w:rsid w:val="008B4CFF"/>
    <w:rsid w:val="008B5039"/>
    <w:rsid w:val="008B5493"/>
    <w:rsid w:val="008B5C7C"/>
    <w:rsid w:val="008B6581"/>
    <w:rsid w:val="008B71D8"/>
    <w:rsid w:val="008B7659"/>
    <w:rsid w:val="008C02C7"/>
    <w:rsid w:val="008C06C1"/>
    <w:rsid w:val="008C0BE5"/>
    <w:rsid w:val="008C15D0"/>
    <w:rsid w:val="008C1CD5"/>
    <w:rsid w:val="008C205A"/>
    <w:rsid w:val="008C27AE"/>
    <w:rsid w:val="008C2D7B"/>
    <w:rsid w:val="008C3083"/>
    <w:rsid w:val="008C38EB"/>
    <w:rsid w:val="008C4764"/>
    <w:rsid w:val="008C4E3A"/>
    <w:rsid w:val="008C55D6"/>
    <w:rsid w:val="008C5847"/>
    <w:rsid w:val="008C5D38"/>
    <w:rsid w:val="008C5DB0"/>
    <w:rsid w:val="008C67D6"/>
    <w:rsid w:val="008C6B6E"/>
    <w:rsid w:val="008C6C4F"/>
    <w:rsid w:val="008C75A3"/>
    <w:rsid w:val="008C7D82"/>
    <w:rsid w:val="008D008B"/>
    <w:rsid w:val="008D0170"/>
    <w:rsid w:val="008D01DF"/>
    <w:rsid w:val="008D02B7"/>
    <w:rsid w:val="008D040E"/>
    <w:rsid w:val="008D0B80"/>
    <w:rsid w:val="008D14E2"/>
    <w:rsid w:val="008D17DA"/>
    <w:rsid w:val="008D19B2"/>
    <w:rsid w:val="008D22A1"/>
    <w:rsid w:val="008D2955"/>
    <w:rsid w:val="008D351D"/>
    <w:rsid w:val="008D3D0D"/>
    <w:rsid w:val="008D46EC"/>
    <w:rsid w:val="008D61A0"/>
    <w:rsid w:val="008D6A75"/>
    <w:rsid w:val="008D714C"/>
    <w:rsid w:val="008D72C9"/>
    <w:rsid w:val="008E0039"/>
    <w:rsid w:val="008E037F"/>
    <w:rsid w:val="008E0634"/>
    <w:rsid w:val="008E07C3"/>
    <w:rsid w:val="008E0BC2"/>
    <w:rsid w:val="008E0F75"/>
    <w:rsid w:val="008E11CA"/>
    <w:rsid w:val="008E170A"/>
    <w:rsid w:val="008E1A7A"/>
    <w:rsid w:val="008E29DA"/>
    <w:rsid w:val="008E2E20"/>
    <w:rsid w:val="008E3560"/>
    <w:rsid w:val="008E36C2"/>
    <w:rsid w:val="008E3722"/>
    <w:rsid w:val="008E3767"/>
    <w:rsid w:val="008E3D5D"/>
    <w:rsid w:val="008E46CA"/>
    <w:rsid w:val="008E4B6F"/>
    <w:rsid w:val="008E4B8C"/>
    <w:rsid w:val="008E51A4"/>
    <w:rsid w:val="008E542C"/>
    <w:rsid w:val="008E5DB6"/>
    <w:rsid w:val="008E602C"/>
    <w:rsid w:val="008E61B0"/>
    <w:rsid w:val="008E6334"/>
    <w:rsid w:val="008E6FE0"/>
    <w:rsid w:val="008E70B3"/>
    <w:rsid w:val="008E75C1"/>
    <w:rsid w:val="008E7614"/>
    <w:rsid w:val="008E78AC"/>
    <w:rsid w:val="008E78C5"/>
    <w:rsid w:val="008F011B"/>
    <w:rsid w:val="008F038F"/>
    <w:rsid w:val="008F0625"/>
    <w:rsid w:val="008F0951"/>
    <w:rsid w:val="008F1789"/>
    <w:rsid w:val="008F19CE"/>
    <w:rsid w:val="008F1FBD"/>
    <w:rsid w:val="008F2162"/>
    <w:rsid w:val="008F2452"/>
    <w:rsid w:val="008F2A19"/>
    <w:rsid w:val="008F3092"/>
    <w:rsid w:val="008F3601"/>
    <w:rsid w:val="008F37AD"/>
    <w:rsid w:val="008F3FD0"/>
    <w:rsid w:val="008F453A"/>
    <w:rsid w:val="008F4E2B"/>
    <w:rsid w:val="008F4FEB"/>
    <w:rsid w:val="008F5B2B"/>
    <w:rsid w:val="008F6102"/>
    <w:rsid w:val="008F6595"/>
    <w:rsid w:val="008F6768"/>
    <w:rsid w:val="008F7668"/>
    <w:rsid w:val="008F7C7B"/>
    <w:rsid w:val="008F7E8A"/>
    <w:rsid w:val="0090007C"/>
    <w:rsid w:val="00900B1A"/>
    <w:rsid w:val="00900B7F"/>
    <w:rsid w:val="00900D1B"/>
    <w:rsid w:val="00901013"/>
    <w:rsid w:val="00901508"/>
    <w:rsid w:val="009017C2"/>
    <w:rsid w:val="00901BD0"/>
    <w:rsid w:val="00901C0F"/>
    <w:rsid w:val="009021A8"/>
    <w:rsid w:val="0090230A"/>
    <w:rsid w:val="0090245D"/>
    <w:rsid w:val="00902E7F"/>
    <w:rsid w:val="00903601"/>
    <w:rsid w:val="0090421C"/>
    <w:rsid w:val="00904DB1"/>
    <w:rsid w:val="00905051"/>
    <w:rsid w:val="00905087"/>
    <w:rsid w:val="00905528"/>
    <w:rsid w:val="009055E6"/>
    <w:rsid w:val="00905E6E"/>
    <w:rsid w:val="00906CD4"/>
    <w:rsid w:val="00906D82"/>
    <w:rsid w:val="00907142"/>
    <w:rsid w:val="00907380"/>
    <w:rsid w:val="00907CFC"/>
    <w:rsid w:val="00907D4F"/>
    <w:rsid w:val="00907DE9"/>
    <w:rsid w:val="00907FC4"/>
    <w:rsid w:val="009100A7"/>
    <w:rsid w:val="009102AD"/>
    <w:rsid w:val="00910803"/>
    <w:rsid w:val="0091174F"/>
    <w:rsid w:val="0091196C"/>
    <w:rsid w:val="00912451"/>
    <w:rsid w:val="009125B3"/>
    <w:rsid w:val="009127FD"/>
    <w:rsid w:val="009130D6"/>
    <w:rsid w:val="00913512"/>
    <w:rsid w:val="009135CF"/>
    <w:rsid w:val="009135DA"/>
    <w:rsid w:val="009135E1"/>
    <w:rsid w:val="009136A9"/>
    <w:rsid w:val="009139C0"/>
    <w:rsid w:val="00913D5E"/>
    <w:rsid w:val="00914763"/>
    <w:rsid w:val="00914A32"/>
    <w:rsid w:val="00914A3A"/>
    <w:rsid w:val="00914D5A"/>
    <w:rsid w:val="0091568C"/>
    <w:rsid w:val="00915F3D"/>
    <w:rsid w:val="009163C4"/>
    <w:rsid w:val="009165B4"/>
    <w:rsid w:val="0091671E"/>
    <w:rsid w:val="009168FE"/>
    <w:rsid w:val="009170D2"/>
    <w:rsid w:val="009172E6"/>
    <w:rsid w:val="009202A3"/>
    <w:rsid w:val="009208EF"/>
    <w:rsid w:val="00920922"/>
    <w:rsid w:val="00920B59"/>
    <w:rsid w:val="00920D2C"/>
    <w:rsid w:val="0092101F"/>
    <w:rsid w:val="00922807"/>
    <w:rsid w:val="00922D45"/>
    <w:rsid w:val="0092396B"/>
    <w:rsid w:val="009242D3"/>
    <w:rsid w:val="009248A1"/>
    <w:rsid w:val="00924A39"/>
    <w:rsid w:val="00925285"/>
    <w:rsid w:val="00926560"/>
    <w:rsid w:val="0092661E"/>
    <w:rsid w:val="00926A43"/>
    <w:rsid w:val="00926B08"/>
    <w:rsid w:val="00926D5F"/>
    <w:rsid w:val="00927EE5"/>
    <w:rsid w:val="009309A1"/>
    <w:rsid w:val="00930D6E"/>
    <w:rsid w:val="00930FEC"/>
    <w:rsid w:val="0093112D"/>
    <w:rsid w:val="00931151"/>
    <w:rsid w:val="009313B8"/>
    <w:rsid w:val="00931489"/>
    <w:rsid w:val="009316B0"/>
    <w:rsid w:val="00931876"/>
    <w:rsid w:val="00931D53"/>
    <w:rsid w:val="00932620"/>
    <w:rsid w:val="00932664"/>
    <w:rsid w:val="009338D6"/>
    <w:rsid w:val="00934A10"/>
    <w:rsid w:val="009351F3"/>
    <w:rsid w:val="009351FD"/>
    <w:rsid w:val="009352CD"/>
    <w:rsid w:val="0093541E"/>
    <w:rsid w:val="00935537"/>
    <w:rsid w:val="009355E0"/>
    <w:rsid w:val="00935891"/>
    <w:rsid w:val="009358CD"/>
    <w:rsid w:val="009359CC"/>
    <w:rsid w:val="00935B01"/>
    <w:rsid w:val="00935D3A"/>
    <w:rsid w:val="00935DE9"/>
    <w:rsid w:val="009360BC"/>
    <w:rsid w:val="00936A30"/>
    <w:rsid w:val="00936B29"/>
    <w:rsid w:val="009372D8"/>
    <w:rsid w:val="00937374"/>
    <w:rsid w:val="0093767D"/>
    <w:rsid w:val="00937BD1"/>
    <w:rsid w:val="00937D47"/>
    <w:rsid w:val="00937E80"/>
    <w:rsid w:val="00940028"/>
    <w:rsid w:val="00940055"/>
    <w:rsid w:val="009406C0"/>
    <w:rsid w:val="00940F31"/>
    <w:rsid w:val="00940FBC"/>
    <w:rsid w:val="0094163A"/>
    <w:rsid w:val="0094211D"/>
    <w:rsid w:val="00942861"/>
    <w:rsid w:val="00942CF0"/>
    <w:rsid w:val="00943249"/>
    <w:rsid w:val="0094338E"/>
    <w:rsid w:val="009438D0"/>
    <w:rsid w:val="00943E74"/>
    <w:rsid w:val="00944070"/>
    <w:rsid w:val="00944188"/>
    <w:rsid w:val="00944226"/>
    <w:rsid w:val="009442FC"/>
    <w:rsid w:val="00944389"/>
    <w:rsid w:val="0094482C"/>
    <w:rsid w:val="00944950"/>
    <w:rsid w:val="00945423"/>
    <w:rsid w:val="009455FE"/>
    <w:rsid w:val="00945CE8"/>
    <w:rsid w:val="009460AC"/>
    <w:rsid w:val="0094618E"/>
    <w:rsid w:val="009461CC"/>
    <w:rsid w:val="00946DF5"/>
    <w:rsid w:val="00946FC1"/>
    <w:rsid w:val="00947FC3"/>
    <w:rsid w:val="009500BF"/>
    <w:rsid w:val="009505C5"/>
    <w:rsid w:val="009507E8"/>
    <w:rsid w:val="00950D30"/>
    <w:rsid w:val="00950F4C"/>
    <w:rsid w:val="0095104D"/>
    <w:rsid w:val="009513D6"/>
    <w:rsid w:val="00951796"/>
    <w:rsid w:val="00951952"/>
    <w:rsid w:val="009519C7"/>
    <w:rsid w:val="00951BCB"/>
    <w:rsid w:val="00951C55"/>
    <w:rsid w:val="0095228B"/>
    <w:rsid w:val="009524B2"/>
    <w:rsid w:val="009525E6"/>
    <w:rsid w:val="009526B1"/>
    <w:rsid w:val="009526C3"/>
    <w:rsid w:val="00952CBA"/>
    <w:rsid w:val="009532A1"/>
    <w:rsid w:val="009539FA"/>
    <w:rsid w:val="00953A8D"/>
    <w:rsid w:val="00953B34"/>
    <w:rsid w:val="00953D9D"/>
    <w:rsid w:val="00953FA9"/>
    <w:rsid w:val="00954129"/>
    <w:rsid w:val="0095540A"/>
    <w:rsid w:val="009557D6"/>
    <w:rsid w:val="00955AA2"/>
    <w:rsid w:val="00955F89"/>
    <w:rsid w:val="00956483"/>
    <w:rsid w:val="00956913"/>
    <w:rsid w:val="00956C2E"/>
    <w:rsid w:val="00957DFC"/>
    <w:rsid w:val="0096055E"/>
    <w:rsid w:val="009606A5"/>
    <w:rsid w:val="009608CD"/>
    <w:rsid w:val="00960944"/>
    <w:rsid w:val="009611D9"/>
    <w:rsid w:val="0096134E"/>
    <w:rsid w:val="009613B3"/>
    <w:rsid w:val="00961B2B"/>
    <w:rsid w:val="00962119"/>
    <w:rsid w:val="00962626"/>
    <w:rsid w:val="00963623"/>
    <w:rsid w:val="00963ACE"/>
    <w:rsid w:val="00963AF0"/>
    <w:rsid w:val="00963F99"/>
    <w:rsid w:val="00964347"/>
    <w:rsid w:val="009649D0"/>
    <w:rsid w:val="00964B0C"/>
    <w:rsid w:val="00964B4C"/>
    <w:rsid w:val="00964D23"/>
    <w:rsid w:val="009650C0"/>
    <w:rsid w:val="00965615"/>
    <w:rsid w:val="00965B05"/>
    <w:rsid w:val="00965D87"/>
    <w:rsid w:val="00966715"/>
    <w:rsid w:val="00966E53"/>
    <w:rsid w:val="0096701D"/>
    <w:rsid w:val="00967403"/>
    <w:rsid w:val="0096761D"/>
    <w:rsid w:val="00967683"/>
    <w:rsid w:val="009700FD"/>
    <w:rsid w:val="00970257"/>
    <w:rsid w:val="00970973"/>
    <w:rsid w:val="00970A55"/>
    <w:rsid w:val="00971205"/>
    <w:rsid w:val="0097127C"/>
    <w:rsid w:val="0097153C"/>
    <w:rsid w:val="00971A00"/>
    <w:rsid w:val="00971B09"/>
    <w:rsid w:val="00971C57"/>
    <w:rsid w:val="00971E16"/>
    <w:rsid w:val="0097287D"/>
    <w:rsid w:val="0097290B"/>
    <w:rsid w:val="00972920"/>
    <w:rsid w:val="00972BA3"/>
    <w:rsid w:val="00972D7B"/>
    <w:rsid w:val="00973154"/>
    <w:rsid w:val="00973274"/>
    <w:rsid w:val="00973BBF"/>
    <w:rsid w:val="00974615"/>
    <w:rsid w:val="0097477A"/>
    <w:rsid w:val="0097530F"/>
    <w:rsid w:val="009754B6"/>
    <w:rsid w:val="0097588A"/>
    <w:rsid w:val="00975F5D"/>
    <w:rsid w:val="009761A8"/>
    <w:rsid w:val="00976811"/>
    <w:rsid w:val="00976AEB"/>
    <w:rsid w:val="00976E80"/>
    <w:rsid w:val="00977120"/>
    <w:rsid w:val="00977197"/>
    <w:rsid w:val="009774E2"/>
    <w:rsid w:val="00977D06"/>
    <w:rsid w:val="00977EAF"/>
    <w:rsid w:val="00977EC4"/>
    <w:rsid w:val="00982472"/>
    <w:rsid w:val="00982B50"/>
    <w:rsid w:val="00983580"/>
    <w:rsid w:val="00983A23"/>
    <w:rsid w:val="00983F96"/>
    <w:rsid w:val="009841DE"/>
    <w:rsid w:val="00984BDE"/>
    <w:rsid w:val="009853D0"/>
    <w:rsid w:val="00985654"/>
    <w:rsid w:val="009856BE"/>
    <w:rsid w:val="00985758"/>
    <w:rsid w:val="00985A75"/>
    <w:rsid w:val="0098673B"/>
    <w:rsid w:val="00986B93"/>
    <w:rsid w:val="009870E3"/>
    <w:rsid w:val="00987489"/>
    <w:rsid w:val="00987A3A"/>
    <w:rsid w:val="00987D54"/>
    <w:rsid w:val="00990294"/>
    <w:rsid w:val="00990452"/>
    <w:rsid w:val="0099050D"/>
    <w:rsid w:val="009907B4"/>
    <w:rsid w:val="00990CEF"/>
    <w:rsid w:val="00990DDD"/>
    <w:rsid w:val="009915E8"/>
    <w:rsid w:val="00991BF7"/>
    <w:rsid w:val="00992099"/>
    <w:rsid w:val="00992137"/>
    <w:rsid w:val="00992848"/>
    <w:rsid w:val="00993375"/>
    <w:rsid w:val="009934C6"/>
    <w:rsid w:val="00993CE7"/>
    <w:rsid w:val="00994099"/>
    <w:rsid w:val="009943CD"/>
    <w:rsid w:val="00994946"/>
    <w:rsid w:val="009952B7"/>
    <w:rsid w:val="00995683"/>
    <w:rsid w:val="00996380"/>
    <w:rsid w:val="009967C3"/>
    <w:rsid w:val="00997087"/>
    <w:rsid w:val="00997292"/>
    <w:rsid w:val="009975B0"/>
    <w:rsid w:val="0099779C"/>
    <w:rsid w:val="00997C20"/>
    <w:rsid w:val="009A00AB"/>
    <w:rsid w:val="009A00F6"/>
    <w:rsid w:val="009A0315"/>
    <w:rsid w:val="009A0566"/>
    <w:rsid w:val="009A08C7"/>
    <w:rsid w:val="009A0926"/>
    <w:rsid w:val="009A111D"/>
    <w:rsid w:val="009A12E4"/>
    <w:rsid w:val="009A1345"/>
    <w:rsid w:val="009A1510"/>
    <w:rsid w:val="009A17FA"/>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177"/>
    <w:rsid w:val="009A630B"/>
    <w:rsid w:val="009A6851"/>
    <w:rsid w:val="009A6D8E"/>
    <w:rsid w:val="009A70D1"/>
    <w:rsid w:val="009A76EF"/>
    <w:rsid w:val="009A7B28"/>
    <w:rsid w:val="009A7C76"/>
    <w:rsid w:val="009B01C8"/>
    <w:rsid w:val="009B02A0"/>
    <w:rsid w:val="009B0551"/>
    <w:rsid w:val="009B142C"/>
    <w:rsid w:val="009B1F81"/>
    <w:rsid w:val="009B2395"/>
    <w:rsid w:val="009B27AA"/>
    <w:rsid w:val="009B2C55"/>
    <w:rsid w:val="009B37E8"/>
    <w:rsid w:val="009B3D3F"/>
    <w:rsid w:val="009B48E5"/>
    <w:rsid w:val="009B49B7"/>
    <w:rsid w:val="009B505A"/>
    <w:rsid w:val="009B50DC"/>
    <w:rsid w:val="009B5320"/>
    <w:rsid w:val="009B5BBB"/>
    <w:rsid w:val="009B5E7E"/>
    <w:rsid w:val="009B6780"/>
    <w:rsid w:val="009B68DB"/>
    <w:rsid w:val="009B6BE9"/>
    <w:rsid w:val="009B7074"/>
    <w:rsid w:val="009B718F"/>
    <w:rsid w:val="009B74EB"/>
    <w:rsid w:val="009B76EC"/>
    <w:rsid w:val="009B7C29"/>
    <w:rsid w:val="009B7CD2"/>
    <w:rsid w:val="009C18CF"/>
    <w:rsid w:val="009C1A93"/>
    <w:rsid w:val="009C1D07"/>
    <w:rsid w:val="009C23FD"/>
    <w:rsid w:val="009C2F46"/>
    <w:rsid w:val="009C3982"/>
    <w:rsid w:val="009C3EF9"/>
    <w:rsid w:val="009C431B"/>
    <w:rsid w:val="009C4A63"/>
    <w:rsid w:val="009C4B66"/>
    <w:rsid w:val="009C5538"/>
    <w:rsid w:val="009C56EC"/>
    <w:rsid w:val="009C59B7"/>
    <w:rsid w:val="009C5E1C"/>
    <w:rsid w:val="009C6D23"/>
    <w:rsid w:val="009C6E3C"/>
    <w:rsid w:val="009C73A9"/>
    <w:rsid w:val="009C742B"/>
    <w:rsid w:val="009C7755"/>
    <w:rsid w:val="009D0459"/>
    <w:rsid w:val="009D0868"/>
    <w:rsid w:val="009D1397"/>
    <w:rsid w:val="009D14FD"/>
    <w:rsid w:val="009D1C06"/>
    <w:rsid w:val="009D1D2E"/>
    <w:rsid w:val="009D1FA7"/>
    <w:rsid w:val="009D205F"/>
    <w:rsid w:val="009D21A1"/>
    <w:rsid w:val="009D31C5"/>
    <w:rsid w:val="009D31F3"/>
    <w:rsid w:val="009D339E"/>
    <w:rsid w:val="009D3C89"/>
    <w:rsid w:val="009D3E05"/>
    <w:rsid w:val="009D3ED5"/>
    <w:rsid w:val="009D49F1"/>
    <w:rsid w:val="009D4EC0"/>
    <w:rsid w:val="009D6884"/>
    <w:rsid w:val="009D6B5A"/>
    <w:rsid w:val="009D70F9"/>
    <w:rsid w:val="009D7639"/>
    <w:rsid w:val="009D7E96"/>
    <w:rsid w:val="009E02A6"/>
    <w:rsid w:val="009E099A"/>
    <w:rsid w:val="009E09CA"/>
    <w:rsid w:val="009E0AE8"/>
    <w:rsid w:val="009E0D45"/>
    <w:rsid w:val="009E16A8"/>
    <w:rsid w:val="009E1837"/>
    <w:rsid w:val="009E193F"/>
    <w:rsid w:val="009E22D9"/>
    <w:rsid w:val="009E2952"/>
    <w:rsid w:val="009E2FC6"/>
    <w:rsid w:val="009E30A3"/>
    <w:rsid w:val="009E358D"/>
    <w:rsid w:val="009E3705"/>
    <w:rsid w:val="009E3864"/>
    <w:rsid w:val="009E3BB5"/>
    <w:rsid w:val="009E3E0A"/>
    <w:rsid w:val="009E3F46"/>
    <w:rsid w:val="009E471B"/>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3B6"/>
    <w:rsid w:val="009F066E"/>
    <w:rsid w:val="009F0A97"/>
    <w:rsid w:val="009F0C35"/>
    <w:rsid w:val="009F102B"/>
    <w:rsid w:val="009F10D4"/>
    <w:rsid w:val="009F1297"/>
    <w:rsid w:val="009F17EA"/>
    <w:rsid w:val="009F19E1"/>
    <w:rsid w:val="009F1B36"/>
    <w:rsid w:val="009F1E54"/>
    <w:rsid w:val="009F1E9A"/>
    <w:rsid w:val="009F1EC1"/>
    <w:rsid w:val="009F2395"/>
    <w:rsid w:val="009F2530"/>
    <w:rsid w:val="009F2657"/>
    <w:rsid w:val="009F2733"/>
    <w:rsid w:val="009F27E9"/>
    <w:rsid w:val="009F2F7F"/>
    <w:rsid w:val="009F3444"/>
    <w:rsid w:val="009F3511"/>
    <w:rsid w:val="009F3527"/>
    <w:rsid w:val="009F3BBA"/>
    <w:rsid w:val="009F3D8E"/>
    <w:rsid w:val="009F3DCF"/>
    <w:rsid w:val="009F41EB"/>
    <w:rsid w:val="009F4ECB"/>
    <w:rsid w:val="009F59B7"/>
    <w:rsid w:val="009F5C22"/>
    <w:rsid w:val="009F5F7A"/>
    <w:rsid w:val="009F7697"/>
    <w:rsid w:val="009F774E"/>
    <w:rsid w:val="009F7A89"/>
    <w:rsid w:val="009F7F31"/>
    <w:rsid w:val="00A00104"/>
    <w:rsid w:val="00A00226"/>
    <w:rsid w:val="00A00271"/>
    <w:rsid w:val="00A00325"/>
    <w:rsid w:val="00A00BDA"/>
    <w:rsid w:val="00A0169D"/>
    <w:rsid w:val="00A02315"/>
    <w:rsid w:val="00A02377"/>
    <w:rsid w:val="00A02814"/>
    <w:rsid w:val="00A03432"/>
    <w:rsid w:val="00A037F0"/>
    <w:rsid w:val="00A03801"/>
    <w:rsid w:val="00A03867"/>
    <w:rsid w:val="00A041EB"/>
    <w:rsid w:val="00A04A7D"/>
    <w:rsid w:val="00A060CD"/>
    <w:rsid w:val="00A0611F"/>
    <w:rsid w:val="00A06DD6"/>
    <w:rsid w:val="00A073F1"/>
    <w:rsid w:val="00A076A4"/>
    <w:rsid w:val="00A07AC9"/>
    <w:rsid w:val="00A07C5F"/>
    <w:rsid w:val="00A07E4E"/>
    <w:rsid w:val="00A07FB7"/>
    <w:rsid w:val="00A10820"/>
    <w:rsid w:val="00A108E3"/>
    <w:rsid w:val="00A10AC7"/>
    <w:rsid w:val="00A1134F"/>
    <w:rsid w:val="00A113DB"/>
    <w:rsid w:val="00A119B5"/>
    <w:rsid w:val="00A11D7E"/>
    <w:rsid w:val="00A13194"/>
    <w:rsid w:val="00A131A1"/>
    <w:rsid w:val="00A131E8"/>
    <w:rsid w:val="00A13863"/>
    <w:rsid w:val="00A13E84"/>
    <w:rsid w:val="00A13EC2"/>
    <w:rsid w:val="00A145E9"/>
    <w:rsid w:val="00A145F9"/>
    <w:rsid w:val="00A150EF"/>
    <w:rsid w:val="00A154A1"/>
    <w:rsid w:val="00A15CEA"/>
    <w:rsid w:val="00A168A9"/>
    <w:rsid w:val="00A16DFA"/>
    <w:rsid w:val="00A17002"/>
    <w:rsid w:val="00A178AE"/>
    <w:rsid w:val="00A20504"/>
    <w:rsid w:val="00A20AA8"/>
    <w:rsid w:val="00A20C75"/>
    <w:rsid w:val="00A20DC8"/>
    <w:rsid w:val="00A21469"/>
    <w:rsid w:val="00A21CB9"/>
    <w:rsid w:val="00A22499"/>
    <w:rsid w:val="00A22998"/>
    <w:rsid w:val="00A231E7"/>
    <w:rsid w:val="00A2336B"/>
    <w:rsid w:val="00A23A9C"/>
    <w:rsid w:val="00A23D9B"/>
    <w:rsid w:val="00A23E8A"/>
    <w:rsid w:val="00A244C1"/>
    <w:rsid w:val="00A24716"/>
    <w:rsid w:val="00A24724"/>
    <w:rsid w:val="00A24C05"/>
    <w:rsid w:val="00A251F2"/>
    <w:rsid w:val="00A25948"/>
    <w:rsid w:val="00A26747"/>
    <w:rsid w:val="00A270F9"/>
    <w:rsid w:val="00A271FD"/>
    <w:rsid w:val="00A27211"/>
    <w:rsid w:val="00A273F5"/>
    <w:rsid w:val="00A2767C"/>
    <w:rsid w:val="00A27B5E"/>
    <w:rsid w:val="00A27D94"/>
    <w:rsid w:val="00A300DC"/>
    <w:rsid w:val="00A30563"/>
    <w:rsid w:val="00A30FB2"/>
    <w:rsid w:val="00A31190"/>
    <w:rsid w:val="00A311E7"/>
    <w:rsid w:val="00A318A3"/>
    <w:rsid w:val="00A31C2C"/>
    <w:rsid w:val="00A32CC3"/>
    <w:rsid w:val="00A32D66"/>
    <w:rsid w:val="00A33370"/>
    <w:rsid w:val="00A34693"/>
    <w:rsid w:val="00A3511B"/>
    <w:rsid w:val="00A35226"/>
    <w:rsid w:val="00A3623B"/>
    <w:rsid w:val="00A3639E"/>
    <w:rsid w:val="00A3716A"/>
    <w:rsid w:val="00A376CF"/>
    <w:rsid w:val="00A379CA"/>
    <w:rsid w:val="00A37CC2"/>
    <w:rsid w:val="00A4013A"/>
    <w:rsid w:val="00A404F2"/>
    <w:rsid w:val="00A40620"/>
    <w:rsid w:val="00A40F65"/>
    <w:rsid w:val="00A41039"/>
    <w:rsid w:val="00A4169B"/>
    <w:rsid w:val="00A420B2"/>
    <w:rsid w:val="00A426A5"/>
    <w:rsid w:val="00A42E15"/>
    <w:rsid w:val="00A43A0B"/>
    <w:rsid w:val="00A43CF8"/>
    <w:rsid w:val="00A44142"/>
    <w:rsid w:val="00A4433E"/>
    <w:rsid w:val="00A44FE1"/>
    <w:rsid w:val="00A46D12"/>
    <w:rsid w:val="00A4710E"/>
    <w:rsid w:val="00A474B0"/>
    <w:rsid w:val="00A47BB0"/>
    <w:rsid w:val="00A500C3"/>
    <w:rsid w:val="00A50C75"/>
    <w:rsid w:val="00A50D7D"/>
    <w:rsid w:val="00A5158F"/>
    <w:rsid w:val="00A5163D"/>
    <w:rsid w:val="00A51B3E"/>
    <w:rsid w:val="00A521F1"/>
    <w:rsid w:val="00A523F8"/>
    <w:rsid w:val="00A529D2"/>
    <w:rsid w:val="00A52D6B"/>
    <w:rsid w:val="00A53913"/>
    <w:rsid w:val="00A53C70"/>
    <w:rsid w:val="00A53D96"/>
    <w:rsid w:val="00A5450C"/>
    <w:rsid w:val="00A54F8B"/>
    <w:rsid w:val="00A552F9"/>
    <w:rsid w:val="00A554AA"/>
    <w:rsid w:val="00A556CC"/>
    <w:rsid w:val="00A55725"/>
    <w:rsid w:val="00A56514"/>
    <w:rsid w:val="00A5680C"/>
    <w:rsid w:val="00A568AB"/>
    <w:rsid w:val="00A56EAD"/>
    <w:rsid w:val="00A56EBB"/>
    <w:rsid w:val="00A56F86"/>
    <w:rsid w:val="00A56FD3"/>
    <w:rsid w:val="00A56FD4"/>
    <w:rsid w:val="00A5708B"/>
    <w:rsid w:val="00A578C0"/>
    <w:rsid w:val="00A579AD"/>
    <w:rsid w:val="00A57EC9"/>
    <w:rsid w:val="00A57F50"/>
    <w:rsid w:val="00A57F84"/>
    <w:rsid w:val="00A60039"/>
    <w:rsid w:val="00A6063D"/>
    <w:rsid w:val="00A60719"/>
    <w:rsid w:val="00A610B2"/>
    <w:rsid w:val="00A62B1E"/>
    <w:rsid w:val="00A62FC9"/>
    <w:rsid w:val="00A63352"/>
    <w:rsid w:val="00A633C6"/>
    <w:rsid w:val="00A649C6"/>
    <w:rsid w:val="00A65073"/>
    <w:rsid w:val="00A66922"/>
    <w:rsid w:val="00A66C83"/>
    <w:rsid w:val="00A66DA7"/>
    <w:rsid w:val="00A66E38"/>
    <w:rsid w:val="00A66FFF"/>
    <w:rsid w:val="00A670EC"/>
    <w:rsid w:val="00A6761E"/>
    <w:rsid w:val="00A67926"/>
    <w:rsid w:val="00A67D28"/>
    <w:rsid w:val="00A67E7E"/>
    <w:rsid w:val="00A703F3"/>
    <w:rsid w:val="00A709A0"/>
    <w:rsid w:val="00A709D1"/>
    <w:rsid w:val="00A70A72"/>
    <w:rsid w:val="00A70C63"/>
    <w:rsid w:val="00A70D5E"/>
    <w:rsid w:val="00A70F21"/>
    <w:rsid w:val="00A71523"/>
    <w:rsid w:val="00A71A33"/>
    <w:rsid w:val="00A71CE7"/>
    <w:rsid w:val="00A71DFF"/>
    <w:rsid w:val="00A7208C"/>
    <w:rsid w:val="00A7232E"/>
    <w:rsid w:val="00A72621"/>
    <w:rsid w:val="00A72A77"/>
    <w:rsid w:val="00A72F19"/>
    <w:rsid w:val="00A73232"/>
    <w:rsid w:val="00A735E9"/>
    <w:rsid w:val="00A73934"/>
    <w:rsid w:val="00A73A94"/>
    <w:rsid w:val="00A74BC2"/>
    <w:rsid w:val="00A753E6"/>
    <w:rsid w:val="00A753F4"/>
    <w:rsid w:val="00A75B41"/>
    <w:rsid w:val="00A765E8"/>
    <w:rsid w:val="00A76C18"/>
    <w:rsid w:val="00A7703B"/>
    <w:rsid w:val="00A776DA"/>
    <w:rsid w:val="00A77F7B"/>
    <w:rsid w:val="00A80248"/>
    <w:rsid w:val="00A8046D"/>
    <w:rsid w:val="00A80C79"/>
    <w:rsid w:val="00A80E39"/>
    <w:rsid w:val="00A80E6B"/>
    <w:rsid w:val="00A81342"/>
    <w:rsid w:val="00A81651"/>
    <w:rsid w:val="00A81A34"/>
    <w:rsid w:val="00A81B31"/>
    <w:rsid w:val="00A81FE5"/>
    <w:rsid w:val="00A8238A"/>
    <w:rsid w:val="00A82422"/>
    <w:rsid w:val="00A833F0"/>
    <w:rsid w:val="00A8343B"/>
    <w:rsid w:val="00A858D9"/>
    <w:rsid w:val="00A85BF1"/>
    <w:rsid w:val="00A861E6"/>
    <w:rsid w:val="00A86427"/>
    <w:rsid w:val="00A86784"/>
    <w:rsid w:val="00A86B1C"/>
    <w:rsid w:val="00A86DB1"/>
    <w:rsid w:val="00A87063"/>
    <w:rsid w:val="00A87BB6"/>
    <w:rsid w:val="00A87E09"/>
    <w:rsid w:val="00A90082"/>
    <w:rsid w:val="00A9049C"/>
    <w:rsid w:val="00A9104D"/>
    <w:rsid w:val="00A9112B"/>
    <w:rsid w:val="00A9137D"/>
    <w:rsid w:val="00A9183C"/>
    <w:rsid w:val="00A91FBA"/>
    <w:rsid w:val="00A921C7"/>
    <w:rsid w:val="00A92572"/>
    <w:rsid w:val="00A92A6A"/>
    <w:rsid w:val="00A92C29"/>
    <w:rsid w:val="00A92E9D"/>
    <w:rsid w:val="00A9344A"/>
    <w:rsid w:val="00A94823"/>
    <w:rsid w:val="00A94B96"/>
    <w:rsid w:val="00A94D82"/>
    <w:rsid w:val="00A94DF8"/>
    <w:rsid w:val="00A9514B"/>
    <w:rsid w:val="00A9551C"/>
    <w:rsid w:val="00A955F5"/>
    <w:rsid w:val="00A966ED"/>
    <w:rsid w:val="00A971DD"/>
    <w:rsid w:val="00A97403"/>
    <w:rsid w:val="00A974A5"/>
    <w:rsid w:val="00A977FC"/>
    <w:rsid w:val="00A97902"/>
    <w:rsid w:val="00A97B4A"/>
    <w:rsid w:val="00AA020C"/>
    <w:rsid w:val="00AA047F"/>
    <w:rsid w:val="00AA04E9"/>
    <w:rsid w:val="00AA09FD"/>
    <w:rsid w:val="00AA0C2B"/>
    <w:rsid w:val="00AA112F"/>
    <w:rsid w:val="00AA1614"/>
    <w:rsid w:val="00AA19F7"/>
    <w:rsid w:val="00AA2119"/>
    <w:rsid w:val="00AA2391"/>
    <w:rsid w:val="00AA239A"/>
    <w:rsid w:val="00AA2479"/>
    <w:rsid w:val="00AA4760"/>
    <w:rsid w:val="00AA4767"/>
    <w:rsid w:val="00AA4801"/>
    <w:rsid w:val="00AA4A19"/>
    <w:rsid w:val="00AA4E3E"/>
    <w:rsid w:val="00AA5009"/>
    <w:rsid w:val="00AA5095"/>
    <w:rsid w:val="00AA6282"/>
    <w:rsid w:val="00AA7078"/>
    <w:rsid w:val="00AA7184"/>
    <w:rsid w:val="00AB00F5"/>
    <w:rsid w:val="00AB0386"/>
    <w:rsid w:val="00AB045C"/>
    <w:rsid w:val="00AB0709"/>
    <w:rsid w:val="00AB0818"/>
    <w:rsid w:val="00AB0E9B"/>
    <w:rsid w:val="00AB1C87"/>
    <w:rsid w:val="00AB2187"/>
    <w:rsid w:val="00AB2AC1"/>
    <w:rsid w:val="00AB345E"/>
    <w:rsid w:val="00AB3878"/>
    <w:rsid w:val="00AB3BD9"/>
    <w:rsid w:val="00AB3FE4"/>
    <w:rsid w:val="00AB4808"/>
    <w:rsid w:val="00AB528D"/>
    <w:rsid w:val="00AB5296"/>
    <w:rsid w:val="00AB63C6"/>
    <w:rsid w:val="00AB6869"/>
    <w:rsid w:val="00AB7607"/>
    <w:rsid w:val="00AB78AE"/>
    <w:rsid w:val="00AB791A"/>
    <w:rsid w:val="00AC07BC"/>
    <w:rsid w:val="00AC07E5"/>
    <w:rsid w:val="00AC095B"/>
    <w:rsid w:val="00AC0A7F"/>
    <w:rsid w:val="00AC0BCA"/>
    <w:rsid w:val="00AC0C13"/>
    <w:rsid w:val="00AC1279"/>
    <w:rsid w:val="00AC14F2"/>
    <w:rsid w:val="00AC1613"/>
    <w:rsid w:val="00AC16B1"/>
    <w:rsid w:val="00AC1B5A"/>
    <w:rsid w:val="00AC20EE"/>
    <w:rsid w:val="00AC2BE6"/>
    <w:rsid w:val="00AC2DF9"/>
    <w:rsid w:val="00AC2F10"/>
    <w:rsid w:val="00AC3525"/>
    <w:rsid w:val="00AC361E"/>
    <w:rsid w:val="00AC3D23"/>
    <w:rsid w:val="00AC5804"/>
    <w:rsid w:val="00AC5933"/>
    <w:rsid w:val="00AC5D58"/>
    <w:rsid w:val="00AC61D8"/>
    <w:rsid w:val="00AC6665"/>
    <w:rsid w:val="00AC6BAC"/>
    <w:rsid w:val="00AC6E00"/>
    <w:rsid w:val="00AC6F16"/>
    <w:rsid w:val="00AC6F71"/>
    <w:rsid w:val="00AC7020"/>
    <w:rsid w:val="00AC7C96"/>
    <w:rsid w:val="00AC7DF7"/>
    <w:rsid w:val="00AC7F40"/>
    <w:rsid w:val="00AD00AF"/>
    <w:rsid w:val="00AD0D36"/>
    <w:rsid w:val="00AD1099"/>
    <w:rsid w:val="00AD1A5E"/>
    <w:rsid w:val="00AD202B"/>
    <w:rsid w:val="00AD23C4"/>
    <w:rsid w:val="00AD265E"/>
    <w:rsid w:val="00AD2DE0"/>
    <w:rsid w:val="00AD2FB8"/>
    <w:rsid w:val="00AD393F"/>
    <w:rsid w:val="00AD3D4F"/>
    <w:rsid w:val="00AD48DF"/>
    <w:rsid w:val="00AD4C5C"/>
    <w:rsid w:val="00AD4C74"/>
    <w:rsid w:val="00AD5570"/>
    <w:rsid w:val="00AD56A0"/>
    <w:rsid w:val="00AD59D3"/>
    <w:rsid w:val="00AD6584"/>
    <w:rsid w:val="00AD6765"/>
    <w:rsid w:val="00AD68D7"/>
    <w:rsid w:val="00AD6A30"/>
    <w:rsid w:val="00AD6BA9"/>
    <w:rsid w:val="00AD6E44"/>
    <w:rsid w:val="00AD7425"/>
    <w:rsid w:val="00AD7AE3"/>
    <w:rsid w:val="00AD7E2A"/>
    <w:rsid w:val="00AE029E"/>
    <w:rsid w:val="00AE04C7"/>
    <w:rsid w:val="00AE090A"/>
    <w:rsid w:val="00AE1125"/>
    <w:rsid w:val="00AE13AA"/>
    <w:rsid w:val="00AE15EC"/>
    <w:rsid w:val="00AE177B"/>
    <w:rsid w:val="00AE18BB"/>
    <w:rsid w:val="00AE207C"/>
    <w:rsid w:val="00AE350A"/>
    <w:rsid w:val="00AE3882"/>
    <w:rsid w:val="00AE3BDB"/>
    <w:rsid w:val="00AE3FD6"/>
    <w:rsid w:val="00AE4CB8"/>
    <w:rsid w:val="00AE5308"/>
    <w:rsid w:val="00AE5ADC"/>
    <w:rsid w:val="00AE5C14"/>
    <w:rsid w:val="00AE5C3C"/>
    <w:rsid w:val="00AE5E1F"/>
    <w:rsid w:val="00AE5E69"/>
    <w:rsid w:val="00AE61FE"/>
    <w:rsid w:val="00AE6298"/>
    <w:rsid w:val="00AE6485"/>
    <w:rsid w:val="00AE6CAE"/>
    <w:rsid w:val="00AE6D1E"/>
    <w:rsid w:val="00AE7AB9"/>
    <w:rsid w:val="00AF0534"/>
    <w:rsid w:val="00AF0571"/>
    <w:rsid w:val="00AF1530"/>
    <w:rsid w:val="00AF15E4"/>
    <w:rsid w:val="00AF1B3D"/>
    <w:rsid w:val="00AF2379"/>
    <w:rsid w:val="00AF3245"/>
    <w:rsid w:val="00AF33F0"/>
    <w:rsid w:val="00AF3633"/>
    <w:rsid w:val="00AF3A63"/>
    <w:rsid w:val="00AF3BF6"/>
    <w:rsid w:val="00AF3CD1"/>
    <w:rsid w:val="00AF4AD0"/>
    <w:rsid w:val="00AF4B3A"/>
    <w:rsid w:val="00AF4D09"/>
    <w:rsid w:val="00AF5451"/>
    <w:rsid w:val="00AF554A"/>
    <w:rsid w:val="00AF57C4"/>
    <w:rsid w:val="00AF60B8"/>
    <w:rsid w:val="00AF6150"/>
    <w:rsid w:val="00AF69DE"/>
    <w:rsid w:val="00AF6FD2"/>
    <w:rsid w:val="00AF7951"/>
    <w:rsid w:val="00AF7DDD"/>
    <w:rsid w:val="00B00200"/>
    <w:rsid w:val="00B00645"/>
    <w:rsid w:val="00B00D3E"/>
    <w:rsid w:val="00B00FC9"/>
    <w:rsid w:val="00B019C9"/>
    <w:rsid w:val="00B0260D"/>
    <w:rsid w:val="00B02678"/>
    <w:rsid w:val="00B028F4"/>
    <w:rsid w:val="00B02D04"/>
    <w:rsid w:val="00B030D5"/>
    <w:rsid w:val="00B03140"/>
    <w:rsid w:val="00B0365B"/>
    <w:rsid w:val="00B0365F"/>
    <w:rsid w:val="00B037DA"/>
    <w:rsid w:val="00B03AB8"/>
    <w:rsid w:val="00B03DF4"/>
    <w:rsid w:val="00B03EA0"/>
    <w:rsid w:val="00B04EF2"/>
    <w:rsid w:val="00B05A5B"/>
    <w:rsid w:val="00B05B2B"/>
    <w:rsid w:val="00B06DF2"/>
    <w:rsid w:val="00B070EB"/>
    <w:rsid w:val="00B07690"/>
    <w:rsid w:val="00B07A0C"/>
    <w:rsid w:val="00B07F8B"/>
    <w:rsid w:val="00B105E4"/>
    <w:rsid w:val="00B10715"/>
    <w:rsid w:val="00B10E6B"/>
    <w:rsid w:val="00B110C8"/>
    <w:rsid w:val="00B112D0"/>
    <w:rsid w:val="00B12272"/>
    <w:rsid w:val="00B12474"/>
    <w:rsid w:val="00B12893"/>
    <w:rsid w:val="00B12CDF"/>
    <w:rsid w:val="00B12D4A"/>
    <w:rsid w:val="00B12D83"/>
    <w:rsid w:val="00B12EBA"/>
    <w:rsid w:val="00B13025"/>
    <w:rsid w:val="00B13A99"/>
    <w:rsid w:val="00B13C77"/>
    <w:rsid w:val="00B13C8E"/>
    <w:rsid w:val="00B14211"/>
    <w:rsid w:val="00B142D5"/>
    <w:rsid w:val="00B143A6"/>
    <w:rsid w:val="00B14A7F"/>
    <w:rsid w:val="00B158A5"/>
    <w:rsid w:val="00B164E9"/>
    <w:rsid w:val="00B1685F"/>
    <w:rsid w:val="00B168E7"/>
    <w:rsid w:val="00B16AD9"/>
    <w:rsid w:val="00B16E11"/>
    <w:rsid w:val="00B1724C"/>
    <w:rsid w:val="00B17B18"/>
    <w:rsid w:val="00B17B7B"/>
    <w:rsid w:val="00B17BB5"/>
    <w:rsid w:val="00B17C73"/>
    <w:rsid w:val="00B17C95"/>
    <w:rsid w:val="00B17F20"/>
    <w:rsid w:val="00B203EF"/>
    <w:rsid w:val="00B208F8"/>
    <w:rsid w:val="00B20D90"/>
    <w:rsid w:val="00B2137D"/>
    <w:rsid w:val="00B2144E"/>
    <w:rsid w:val="00B2202E"/>
    <w:rsid w:val="00B2241E"/>
    <w:rsid w:val="00B229F8"/>
    <w:rsid w:val="00B2338A"/>
    <w:rsid w:val="00B23EFA"/>
    <w:rsid w:val="00B2442C"/>
    <w:rsid w:val="00B24437"/>
    <w:rsid w:val="00B245D1"/>
    <w:rsid w:val="00B245D2"/>
    <w:rsid w:val="00B250A5"/>
    <w:rsid w:val="00B255EE"/>
    <w:rsid w:val="00B25E66"/>
    <w:rsid w:val="00B263B6"/>
    <w:rsid w:val="00B264F3"/>
    <w:rsid w:val="00B26DED"/>
    <w:rsid w:val="00B278F8"/>
    <w:rsid w:val="00B27F73"/>
    <w:rsid w:val="00B304D6"/>
    <w:rsid w:val="00B30AA1"/>
    <w:rsid w:val="00B30C25"/>
    <w:rsid w:val="00B30C52"/>
    <w:rsid w:val="00B316C0"/>
    <w:rsid w:val="00B31B44"/>
    <w:rsid w:val="00B31C98"/>
    <w:rsid w:val="00B31E4B"/>
    <w:rsid w:val="00B32AC3"/>
    <w:rsid w:val="00B3374C"/>
    <w:rsid w:val="00B3469F"/>
    <w:rsid w:val="00B3601A"/>
    <w:rsid w:val="00B3622E"/>
    <w:rsid w:val="00B36546"/>
    <w:rsid w:val="00B36840"/>
    <w:rsid w:val="00B37527"/>
    <w:rsid w:val="00B3773E"/>
    <w:rsid w:val="00B37BBF"/>
    <w:rsid w:val="00B37EAA"/>
    <w:rsid w:val="00B37F93"/>
    <w:rsid w:val="00B37F94"/>
    <w:rsid w:val="00B40634"/>
    <w:rsid w:val="00B40710"/>
    <w:rsid w:val="00B40E70"/>
    <w:rsid w:val="00B4104B"/>
    <w:rsid w:val="00B41E23"/>
    <w:rsid w:val="00B420B8"/>
    <w:rsid w:val="00B42423"/>
    <w:rsid w:val="00B4247F"/>
    <w:rsid w:val="00B42A6F"/>
    <w:rsid w:val="00B42B37"/>
    <w:rsid w:val="00B4339F"/>
    <w:rsid w:val="00B43BF1"/>
    <w:rsid w:val="00B4450A"/>
    <w:rsid w:val="00B46B2D"/>
    <w:rsid w:val="00B46D43"/>
    <w:rsid w:val="00B46EF7"/>
    <w:rsid w:val="00B474F5"/>
    <w:rsid w:val="00B4792C"/>
    <w:rsid w:val="00B47965"/>
    <w:rsid w:val="00B503E5"/>
    <w:rsid w:val="00B506DB"/>
    <w:rsid w:val="00B50ED9"/>
    <w:rsid w:val="00B5101D"/>
    <w:rsid w:val="00B51764"/>
    <w:rsid w:val="00B51A35"/>
    <w:rsid w:val="00B51F12"/>
    <w:rsid w:val="00B52E48"/>
    <w:rsid w:val="00B531EF"/>
    <w:rsid w:val="00B534B0"/>
    <w:rsid w:val="00B535D1"/>
    <w:rsid w:val="00B535E1"/>
    <w:rsid w:val="00B53B3F"/>
    <w:rsid w:val="00B53B42"/>
    <w:rsid w:val="00B54045"/>
    <w:rsid w:val="00B54340"/>
    <w:rsid w:val="00B545F1"/>
    <w:rsid w:val="00B54850"/>
    <w:rsid w:val="00B54EFC"/>
    <w:rsid w:val="00B5666A"/>
    <w:rsid w:val="00B5681A"/>
    <w:rsid w:val="00B56A1A"/>
    <w:rsid w:val="00B57207"/>
    <w:rsid w:val="00B572F3"/>
    <w:rsid w:val="00B604CF"/>
    <w:rsid w:val="00B604E0"/>
    <w:rsid w:val="00B611BA"/>
    <w:rsid w:val="00B614B9"/>
    <w:rsid w:val="00B61531"/>
    <w:rsid w:val="00B61B53"/>
    <w:rsid w:val="00B627C2"/>
    <w:rsid w:val="00B6282E"/>
    <w:rsid w:val="00B62DA8"/>
    <w:rsid w:val="00B62F20"/>
    <w:rsid w:val="00B63A5C"/>
    <w:rsid w:val="00B64108"/>
    <w:rsid w:val="00B64262"/>
    <w:rsid w:val="00B6525C"/>
    <w:rsid w:val="00B6529F"/>
    <w:rsid w:val="00B6552F"/>
    <w:rsid w:val="00B659E3"/>
    <w:rsid w:val="00B659F1"/>
    <w:rsid w:val="00B6689F"/>
    <w:rsid w:val="00B66B6C"/>
    <w:rsid w:val="00B66DC6"/>
    <w:rsid w:val="00B66F2A"/>
    <w:rsid w:val="00B66F44"/>
    <w:rsid w:val="00B67082"/>
    <w:rsid w:val="00B67083"/>
    <w:rsid w:val="00B6743A"/>
    <w:rsid w:val="00B67580"/>
    <w:rsid w:val="00B6764A"/>
    <w:rsid w:val="00B67850"/>
    <w:rsid w:val="00B71311"/>
    <w:rsid w:val="00B7144B"/>
    <w:rsid w:val="00B716BE"/>
    <w:rsid w:val="00B7179B"/>
    <w:rsid w:val="00B725B4"/>
    <w:rsid w:val="00B72E2D"/>
    <w:rsid w:val="00B72EC2"/>
    <w:rsid w:val="00B73E84"/>
    <w:rsid w:val="00B73E8F"/>
    <w:rsid w:val="00B74FB8"/>
    <w:rsid w:val="00B7583B"/>
    <w:rsid w:val="00B758D5"/>
    <w:rsid w:val="00B75B27"/>
    <w:rsid w:val="00B760E3"/>
    <w:rsid w:val="00B768A2"/>
    <w:rsid w:val="00B76E9F"/>
    <w:rsid w:val="00B77102"/>
    <w:rsid w:val="00B775B0"/>
    <w:rsid w:val="00B778CC"/>
    <w:rsid w:val="00B77B44"/>
    <w:rsid w:val="00B80004"/>
    <w:rsid w:val="00B8047D"/>
    <w:rsid w:val="00B80628"/>
    <w:rsid w:val="00B80B47"/>
    <w:rsid w:val="00B80D24"/>
    <w:rsid w:val="00B80D3D"/>
    <w:rsid w:val="00B81018"/>
    <w:rsid w:val="00B81767"/>
    <w:rsid w:val="00B81769"/>
    <w:rsid w:val="00B832CB"/>
    <w:rsid w:val="00B83463"/>
    <w:rsid w:val="00B83467"/>
    <w:rsid w:val="00B837C9"/>
    <w:rsid w:val="00B83C7E"/>
    <w:rsid w:val="00B83EA1"/>
    <w:rsid w:val="00B8453C"/>
    <w:rsid w:val="00B845C6"/>
    <w:rsid w:val="00B84810"/>
    <w:rsid w:val="00B84842"/>
    <w:rsid w:val="00B84C3F"/>
    <w:rsid w:val="00B84C9E"/>
    <w:rsid w:val="00B85B22"/>
    <w:rsid w:val="00B85EAA"/>
    <w:rsid w:val="00B86741"/>
    <w:rsid w:val="00B867E0"/>
    <w:rsid w:val="00B86AE9"/>
    <w:rsid w:val="00B87F57"/>
    <w:rsid w:val="00B9047B"/>
    <w:rsid w:val="00B90810"/>
    <w:rsid w:val="00B9118A"/>
    <w:rsid w:val="00B91DBE"/>
    <w:rsid w:val="00B91F1D"/>
    <w:rsid w:val="00B9268C"/>
    <w:rsid w:val="00B9402D"/>
    <w:rsid w:val="00B9407D"/>
    <w:rsid w:val="00B9424D"/>
    <w:rsid w:val="00B94A3A"/>
    <w:rsid w:val="00B94FBB"/>
    <w:rsid w:val="00B954B2"/>
    <w:rsid w:val="00B95538"/>
    <w:rsid w:val="00B95923"/>
    <w:rsid w:val="00B95EB5"/>
    <w:rsid w:val="00B961F3"/>
    <w:rsid w:val="00B96261"/>
    <w:rsid w:val="00B964FC"/>
    <w:rsid w:val="00B9768C"/>
    <w:rsid w:val="00B976AB"/>
    <w:rsid w:val="00B97859"/>
    <w:rsid w:val="00BA006E"/>
    <w:rsid w:val="00BA00C2"/>
    <w:rsid w:val="00BA027D"/>
    <w:rsid w:val="00BA0306"/>
    <w:rsid w:val="00BA0445"/>
    <w:rsid w:val="00BA0E3A"/>
    <w:rsid w:val="00BA0E9D"/>
    <w:rsid w:val="00BA0F18"/>
    <w:rsid w:val="00BA0F85"/>
    <w:rsid w:val="00BA1455"/>
    <w:rsid w:val="00BA22CE"/>
    <w:rsid w:val="00BA2326"/>
    <w:rsid w:val="00BA27F0"/>
    <w:rsid w:val="00BA2929"/>
    <w:rsid w:val="00BA29AD"/>
    <w:rsid w:val="00BA2B35"/>
    <w:rsid w:val="00BA3203"/>
    <w:rsid w:val="00BA342A"/>
    <w:rsid w:val="00BA34AC"/>
    <w:rsid w:val="00BA3735"/>
    <w:rsid w:val="00BA3C5A"/>
    <w:rsid w:val="00BA3DA4"/>
    <w:rsid w:val="00BA43B0"/>
    <w:rsid w:val="00BA4507"/>
    <w:rsid w:val="00BA4878"/>
    <w:rsid w:val="00BA4A8F"/>
    <w:rsid w:val="00BA4C0B"/>
    <w:rsid w:val="00BA502B"/>
    <w:rsid w:val="00BA5989"/>
    <w:rsid w:val="00BA6275"/>
    <w:rsid w:val="00BA6736"/>
    <w:rsid w:val="00BA7139"/>
    <w:rsid w:val="00BA759D"/>
    <w:rsid w:val="00BB07E6"/>
    <w:rsid w:val="00BB0BAF"/>
    <w:rsid w:val="00BB0FD1"/>
    <w:rsid w:val="00BB13DF"/>
    <w:rsid w:val="00BB1924"/>
    <w:rsid w:val="00BB19CE"/>
    <w:rsid w:val="00BB1A5B"/>
    <w:rsid w:val="00BB21C8"/>
    <w:rsid w:val="00BB2A5D"/>
    <w:rsid w:val="00BB2EA7"/>
    <w:rsid w:val="00BB2FBE"/>
    <w:rsid w:val="00BB324C"/>
    <w:rsid w:val="00BB3C6B"/>
    <w:rsid w:val="00BB3E3C"/>
    <w:rsid w:val="00BB407A"/>
    <w:rsid w:val="00BB41F9"/>
    <w:rsid w:val="00BB4BAA"/>
    <w:rsid w:val="00BB5957"/>
    <w:rsid w:val="00BB5B21"/>
    <w:rsid w:val="00BB607E"/>
    <w:rsid w:val="00BB684F"/>
    <w:rsid w:val="00BB7735"/>
    <w:rsid w:val="00BB7CF2"/>
    <w:rsid w:val="00BB7DBB"/>
    <w:rsid w:val="00BC14D4"/>
    <w:rsid w:val="00BC1646"/>
    <w:rsid w:val="00BC196F"/>
    <w:rsid w:val="00BC19E0"/>
    <w:rsid w:val="00BC1E32"/>
    <w:rsid w:val="00BC21C3"/>
    <w:rsid w:val="00BC21FE"/>
    <w:rsid w:val="00BC285A"/>
    <w:rsid w:val="00BC2A35"/>
    <w:rsid w:val="00BC3402"/>
    <w:rsid w:val="00BC3C3D"/>
    <w:rsid w:val="00BC40DC"/>
    <w:rsid w:val="00BC4572"/>
    <w:rsid w:val="00BC4BB8"/>
    <w:rsid w:val="00BC4D60"/>
    <w:rsid w:val="00BC4D95"/>
    <w:rsid w:val="00BC5A2D"/>
    <w:rsid w:val="00BC5E9D"/>
    <w:rsid w:val="00BC654B"/>
    <w:rsid w:val="00BC65BD"/>
    <w:rsid w:val="00BC6629"/>
    <w:rsid w:val="00BC6780"/>
    <w:rsid w:val="00BC6C12"/>
    <w:rsid w:val="00BC76EB"/>
    <w:rsid w:val="00BC7B45"/>
    <w:rsid w:val="00BC7DA6"/>
    <w:rsid w:val="00BD030F"/>
    <w:rsid w:val="00BD0EFA"/>
    <w:rsid w:val="00BD1815"/>
    <w:rsid w:val="00BD1A3E"/>
    <w:rsid w:val="00BD25CB"/>
    <w:rsid w:val="00BD2798"/>
    <w:rsid w:val="00BD28B3"/>
    <w:rsid w:val="00BD2B2A"/>
    <w:rsid w:val="00BD2E2A"/>
    <w:rsid w:val="00BD309B"/>
    <w:rsid w:val="00BD3308"/>
    <w:rsid w:val="00BD34DC"/>
    <w:rsid w:val="00BD39EE"/>
    <w:rsid w:val="00BD3BA5"/>
    <w:rsid w:val="00BD3C6F"/>
    <w:rsid w:val="00BD3C97"/>
    <w:rsid w:val="00BD4412"/>
    <w:rsid w:val="00BD48F4"/>
    <w:rsid w:val="00BD4D7E"/>
    <w:rsid w:val="00BD5834"/>
    <w:rsid w:val="00BD6120"/>
    <w:rsid w:val="00BD6656"/>
    <w:rsid w:val="00BD6A9D"/>
    <w:rsid w:val="00BD6CB2"/>
    <w:rsid w:val="00BD73A3"/>
    <w:rsid w:val="00BD7846"/>
    <w:rsid w:val="00BD7B8E"/>
    <w:rsid w:val="00BE0536"/>
    <w:rsid w:val="00BE0C77"/>
    <w:rsid w:val="00BE14FC"/>
    <w:rsid w:val="00BE1E3A"/>
    <w:rsid w:val="00BE1F57"/>
    <w:rsid w:val="00BE2144"/>
    <w:rsid w:val="00BE27A7"/>
    <w:rsid w:val="00BE2E9B"/>
    <w:rsid w:val="00BE33F8"/>
    <w:rsid w:val="00BE349A"/>
    <w:rsid w:val="00BE350A"/>
    <w:rsid w:val="00BE3531"/>
    <w:rsid w:val="00BE3EF1"/>
    <w:rsid w:val="00BE41AF"/>
    <w:rsid w:val="00BE48FB"/>
    <w:rsid w:val="00BE4B00"/>
    <w:rsid w:val="00BE536B"/>
    <w:rsid w:val="00BE57C2"/>
    <w:rsid w:val="00BE5D91"/>
    <w:rsid w:val="00BE5DC9"/>
    <w:rsid w:val="00BE5F93"/>
    <w:rsid w:val="00BE60B0"/>
    <w:rsid w:val="00BE628D"/>
    <w:rsid w:val="00BE652A"/>
    <w:rsid w:val="00BE654E"/>
    <w:rsid w:val="00BE707A"/>
    <w:rsid w:val="00BE744F"/>
    <w:rsid w:val="00BE79F0"/>
    <w:rsid w:val="00BF0538"/>
    <w:rsid w:val="00BF09D2"/>
    <w:rsid w:val="00BF0B6A"/>
    <w:rsid w:val="00BF0B81"/>
    <w:rsid w:val="00BF0CC1"/>
    <w:rsid w:val="00BF0D23"/>
    <w:rsid w:val="00BF11CF"/>
    <w:rsid w:val="00BF1627"/>
    <w:rsid w:val="00BF17B0"/>
    <w:rsid w:val="00BF231D"/>
    <w:rsid w:val="00BF23E2"/>
    <w:rsid w:val="00BF2454"/>
    <w:rsid w:val="00BF289A"/>
    <w:rsid w:val="00BF2F6B"/>
    <w:rsid w:val="00BF429B"/>
    <w:rsid w:val="00BF52E3"/>
    <w:rsid w:val="00BF5620"/>
    <w:rsid w:val="00BF6767"/>
    <w:rsid w:val="00BF73AD"/>
    <w:rsid w:val="00BF7E16"/>
    <w:rsid w:val="00BF7ECE"/>
    <w:rsid w:val="00C00ECD"/>
    <w:rsid w:val="00C01009"/>
    <w:rsid w:val="00C015A0"/>
    <w:rsid w:val="00C018DB"/>
    <w:rsid w:val="00C02195"/>
    <w:rsid w:val="00C02720"/>
    <w:rsid w:val="00C0332B"/>
    <w:rsid w:val="00C035F6"/>
    <w:rsid w:val="00C03637"/>
    <w:rsid w:val="00C03AA4"/>
    <w:rsid w:val="00C03B2C"/>
    <w:rsid w:val="00C04915"/>
    <w:rsid w:val="00C0494B"/>
    <w:rsid w:val="00C04B8E"/>
    <w:rsid w:val="00C04DFD"/>
    <w:rsid w:val="00C050FD"/>
    <w:rsid w:val="00C05135"/>
    <w:rsid w:val="00C05334"/>
    <w:rsid w:val="00C05467"/>
    <w:rsid w:val="00C0571E"/>
    <w:rsid w:val="00C05FBE"/>
    <w:rsid w:val="00C06055"/>
    <w:rsid w:val="00C069A2"/>
    <w:rsid w:val="00C06E59"/>
    <w:rsid w:val="00C073D6"/>
    <w:rsid w:val="00C07A50"/>
    <w:rsid w:val="00C10154"/>
    <w:rsid w:val="00C10B39"/>
    <w:rsid w:val="00C10F72"/>
    <w:rsid w:val="00C1152B"/>
    <w:rsid w:val="00C11584"/>
    <w:rsid w:val="00C11B44"/>
    <w:rsid w:val="00C11F4C"/>
    <w:rsid w:val="00C12084"/>
    <w:rsid w:val="00C12B8E"/>
    <w:rsid w:val="00C12E2C"/>
    <w:rsid w:val="00C13A31"/>
    <w:rsid w:val="00C13B9B"/>
    <w:rsid w:val="00C13DD4"/>
    <w:rsid w:val="00C14D65"/>
    <w:rsid w:val="00C1546E"/>
    <w:rsid w:val="00C1548D"/>
    <w:rsid w:val="00C15A86"/>
    <w:rsid w:val="00C16291"/>
    <w:rsid w:val="00C16B3E"/>
    <w:rsid w:val="00C1774E"/>
    <w:rsid w:val="00C200EC"/>
    <w:rsid w:val="00C20523"/>
    <w:rsid w:val="00C2053F"/>
    <w:rsid w:val="00C20E72"/>
    <w:rsid w:val="00C21033"/>
    <w:rsid w:val="00C218FE"/>
    <w:rsid w:val="00C21A74"/>
    <w:rsid w:val="00C21D3F"/>
    <w:rsid w:val="00C2212E"/>
    <w:rsid w:val="00C222B1"/>
    <w:rsid w:val="00C22466"/>
    <w:rsid w:val="00C23172"/>
    <w:rsid w:val="00C2376E"/>
    <w:rsid w:val="00C238C5"/>
    <w:rsid w:val="00C23DD3"/>
    <w:rsid w:val="00C245E4"/>
    <w:rsid w:val="00C24ECF"/>
    <w:rsid w:val="00C25029"/>
    <w:rsid w:val="00C2551E"/>
    <w:rsid w:val="00C2566D"/>
    <w:rsid w:val="00C25EF4"/>
    <w:rsid w:val="00C264C0"/>
    <w:rsid w:val="00C26E65"/>
    <w:rsid w:val="00C26EA0"/>
    <w:rsid w:val="00C2785F"/>
    <w:rsid w:val="00C27F62"/>
    <w:rsid w:val="00C305AF"/>
    <w:rsid w:val="00C307E8"/>
    <w:rsid w:val="00C30B04"/>
    <w:rsid w:val="00C30D64"/>
    <w:rsid w:val="00C30EDE"/>
    <w:rsid w:val="00C31893"/>
    <w:rsid w:val="00C31D52"/>
    <w:rsid w:val="00C31FD3"/>
    <w:rsid w:val="00C3263E"/>
    <w:rsid w:val="00C32C40"/>
    <w:rsid w:val="00C32CC5"/>
    <w:rsid w:val="00C32D6D"/>
    <w:rsid w:val="00C3314B"/>
    <w:rsid w:val="00C337E7"/>
    <w:rsid w:val="00C3386F"/>
    <w:rsid w:val="00C339B9"/>
    <w:rsid w:val="00C33B89"/>
    <w:rsid w:val="00C33C0A"/>
    <w:rsid w:val="00C33EA5"/>
    <w:rsid w:val="00C33F7B"/>
    <w:rsid w:val="00C340B6"/>
    <w:rsid w:val="00C34543"/>
    <w:rsid w:val="00C34E71"/>
    <w:rsid w:val="00C35BBA"/>
    <w:rsid w:val="00C365BB"/>
    <w:rsid w:val="00C37281"/>
    <w:rsid w:val="00C37792"/>
    <w:rsid w:val="00C4025F"/>
    <w:rsid w:val="00C40504"/>
    <w:rsid w:val="00C41654"/>
    <w:rsid w:val="00C4182E"/>
    <w:rsid w:val="00C41A5A"/>
    <w:rsid w:val="00C41ED8"/>
    <w:rsid w:val="00C41F7A"/>
    <w:rsid w:val="00C42363"/>
    <w:rsid w:val="00C4274D"/>
    <w:rsid w:val="00C43758"/>
    <w:rsid w:val="00C43F56"/>
    <w:rsid w:val="00C442F3"/>
    <w:rsid w:val="00C4444B"/>
    <w:rsid w:val="00C445FE"/>
    <w:rsid w:val="00C44C5D"/>
    <w:rsid w:val="00C450BA"/>
    <w:rsid w:val="00C4526A"/>
    <w:rsid w:val="00C457E2"/>
    <w:rsid w:val="00C4616F"/>
    <w:rsid w:val="00C4667A"/>
    <w:rsid w:val="00C46A81"/>
    <w:rsid w:val="00C46B1C"/>
    <w:rsid w:val="00C46CF6"/>
    <w:rsid w:val="00C472CB"/>
    <w:rsid w:val="00C47526"/>
    <w:rsid w:val="00C47923"/>
    <w:rsid w:val="00C47E82"/>
    <w:rsid w:val="00C50184"/>
    <w:rsid w:val="00C502AB"/>
    <w:rsid w:val="00C50832"/>
    <w:rsid w:val="00C51108"/>
    <w:rsid w:val="00C51255"/>
    <w:rsid w:val="00C518AD"/>
    <w:rsid w:val="00C51CAF"/>
    <w:rsid w:val="00C51F4D"/>
    <w:rsid w:val="00C51F90"/>
    <w:rsid w:val="00C521F0"/>
    <w:rsid w:val="00C52DD9"/>
    <w:rsid w:val="00C52F5E"/>
    <w:rsid w:val="00C530DC"/>
    <w:rsid w:val="00C5342D"/>
    <w:rsid w:val="00C5351D"/>
    <w:rsid w:val="00C5385B"/>
    <w:rsid w:val="00C543EB"/>
    <w:rsid w:val="00C5443B"/>
    <w:rsid w:val="00C545A0"/>
    <w:rsid w:val="00C5465D"/>
    <w:rsid w:val="00C546B9"/>
    <w:rsid w:val="00C54E36"/>
    <w:rsid w:val="00C54E7C"/>
    <w:rsid w:val="00C55171"/>
    <w:rsid w:val="00C555F5"/>
    <w:rsid w:val="00C55C74"/>
    <w:rsid w:val="00C55E75"/>
    <w:rsid w:val="00C562F3"/>
    <w:rsid w:val="00C566C7"/>
    <w:rsid w:val="00C56B2F"/>
    <w:rsid w:val="00C56DCB"/>
    <w:rsid w:val="00C56F1B"/>
    <w:rsid w:val="00C56F38"/>
    <w:rsid w:val="00C570FC"/>
    <w:rsid w:val="00C57CAD"/>
    <w:rsid w:val="00C60228"/>
    <w:rsid w:val="00C61018"/>
    <w:rsid w:val="00C61525"/>
    <w:rsid w:val="00C616A2"/>
    <w:rsid w:val="00C62822"/>
    <w:rsid w:val="00C63083"/>
    <w:rsid w:val="00C63381"/>
    <w:rsid w:val="00C63969"/>
    <w:rsid w:val="00C63A84"/>
    <w:rsid w:val="00C64721"/>
    <w:rsid w:val="00C64BA7"/>
    <w:rsid w:val="00C64FB6"/>
    <w:rsid w:val="00C65284"/>
    <w:rsid w:val="00C65941"/>
    <w:rsid w:val="00C65B37"/>
    <w:rsid w:val="00C667F8"/>
    <w:rsid w:val="00C66C18"/>
    <w:rsid w:val="00C66CAA"/>
    <w:rsid w:val="00C66E1A"/>
    <w:rsid w:val="00C66E74"/>
    <w:rsid w:val="00C678D5"/>
    <w:rsid w:val="00C67AB0"/>
    <w:rsid w:val="00C67B37"/>
    <w:rsid w:val="00C67CF5"/>
    <w:rsid w:val="00C70432"/>
    <w:rsid w:val="00C70736"/>
    <w:rsid w:val="00C721F7"/>
    <w:rsid w:val="00C72207"/>
    <w:rsid w:val="00C72415"/>
    <w:rsid w:val="00C72C3C"/>
    <w:rsid w:val="00C72C6C"/>
    <w:rsid w:val="00C734A3"/>
    <w:rsid w:val="00C7381B"/>
    <w:rsid w:val="00C73E82"/>
    <w:rsid w:val="00C7438A"/>
    <w:rsid w:val="00C749FF"/>
    <w:rsid w:val="00C7507C"/>
    <w:rsid w:val="00C75B7F"/>
    <w:rsid w:val="00C76199"/>
    <w:rsid w:val="00C76829"/>
    <w:rsid w:val="00C772A6"/>
    <w:rsid w:val="00C7751A"/>
    <w:rsid w:val="00C7789A"/>
    <w:rsid w:val="00C77DB5"/>
    <w:rsid w:val="00C809C4"/>
    <w:rsid w:val="00C80A8A"/>
    <w:rsid w:val="00C80AC6"/>
    <w:rsid w:val="00C80CF6"/>
    <w:rsid w:val="00C81348"/>
    <w:rsid w:val="00C81587"/>
    <w:rsid w:val="00C81684"/>
    <w:rsid w:val="00C8172F"/>
    <w:rsid w:val="00C82716"/>
    <w:rsid w:val="00C82BE6"/>
    <w:rsid w:val="00C82F77"/>
    <w:rsid w:val="00C839AB"/>
    <w:rsid w:val="00C84DB7"/>
    <w:rsid w:val="00C84E5C"/>
    <w:rsid w:val="00C84FA5"/>
    <w:rsid w:val="00C85659"/>
    <w:rsid w:val="00C86297"/>
    <w:rsid w:val="00C870C2"/>
    <w:rsid w:val="00C873C2"/>
    <w:rsid w:val="00C875E3"/>
    <w:rsid w:val="00C87A6B"/>
    <w:rsid w:val="00C90067"/>
    <w:rsid w:val="00C90914"/>
    <w:rsid w:val="00C90E65"/>
    <w:rsid w:val="00C91E55"/>
    <w:rsid w:val="00C91F29"/>
    <w:rsid w:val="00C92879"/>
    <w:rsid w:val="00C929D0"/>
    <w:rsid w:val="00C92A33"/>
    <w:rsid w:val="00C92A5E"/>
    <w:rsid w:val="00C92AA9"/>
    <w:rsid w:val="00C92ABD"/>
    <w:rsid w:val="00C9336C"/>
    <w:rsid w:val="00C93749"/>
    <w:rsid w:val="00C94277"/>
    <w:rsid w:val="00C94CF9"/>
    <w:rsid w:val="00C95114"/>
    <w:rsid w:val="00C95E66"/>
    <w:rsid w:val="00C9636F"/>
    <w:rsid w:val="00C963EC"/>
    <w:rsid w:val="00C96CA7"/>
    <w:rsid w:val="00C96D96"/>
    <w:rsid w:val="00C96EB0"/>
    <w:rsid w:val="00C97A19"/>
    <w:rsid w:val="00C97B54"/>
    <w:rsid w:val="00C97E4A"/>
    <w:rsid w:val="00CA05A7"/>
    <w:rsid w:val="00CA1341"/>
    <w:rsid w:val="00CA13AD"/>
    <w:rsid w:val="00CA146B"/>
    <w:rsid w:val="00CA18AE"/>
    <w:rsid w:val="00CA1909"/>
    <w:rsid w:val="00CA1A99"/>
    <w:rsid w:val="00CA1BFC"/>
    <w:rsid w:val="00CA1D02"/>
    <w:rsid w:val="00CA285F"/>
    <w:rsid w:val="00CA2FFA"/>
    <w:rsid w:val="00CA3F31"/>
    <w:rsid w:val="00CA43AF"/>
    <w:rsid w:val="00CA5297"/>
    <w:rsid w:val="00CA5B4A"/>
    <w:rsid w:val="00CA5BBF"/>
    <w:rsid w:val="00CA684E"/>
    <w:rsid w:val="00CA6A68"/>
    <w:rsid w:val="00CA711C"/>
    <w:rsid w:val="00CA737A"/>
    <w:rsid w:val="00CA7522"/>
    <w:rsid w:val="00CA7723"/>
    <w:rsid w:val="00CA7750"/>
    <w:rsid w:val="00CA7B39"/>
    <w:rsid w:val="00CB049D"/>
    <w:rsid w:val="00CB14FD"/>
    <w:rsid w:val="00CB18B4"/>
    <w:rsid w:val="00CB1A2D"/>
    <w:rsid w:val="00CB1F41"/>
    <w:rsid w:val="00CB22E3"/>
    <w:rsid w:val="00CB2377"/>
    <w:rsid w:val="00CB29AC"/>
    <w:rsid w:val="00CB36AF"/>
    <w:rsid w:val="00CB4189"/>
    <w:rsid w:val="00CB44E1"/>
    <w:rsid w:val="00CB4683"/>
    <w:rsid w:val="00CB4724"/>
    <w:rsid w:val="00CB4940"/>
    <w:rsid w:val="00CB4B79"/>
    <w:rsid w:val="00CB4E79"/>
    <w:rsid w:val="00CB51A3"/>
    <w:rsid w:val="00CB5688"/>
    <w:rsid w:val="00CB58C8"/>
    <w:rsid w:val="00CB5E7A"/>
    <w:rsid w:val="00CB6142"/>
    <w:rsid w:val="00CB745E"/>
    <w:rsid w:val="00CB7504"/>
    <w:rsid w:val="00CB7F61"/>
    <w:rsid w:val="00CC0006"/>
    <w:rsid w:val="00CC1146"/>
    <w:rsid w:val="00CC17E5"/>
    <w:rsid w:val="00CC1A56"/>
    <w:rsid w:val="00CC21A3"/>
    <w:rsid w:val="00CC231A"/>
    <w:rsid w:val="00CC2F41"/>
    <w:rsid w:val="00CC3420"/>
    <w:rsid w:val="00CC3593"/>
    <w:rsid w:val="00CC3777"/>
    <w:rsid w:val="00CC3F4F"/>
    <w:rsid w:val="00CC3F59"/>
    <w:rsid w:val="00CC51FA"/>
    <w:rsid w:val="00CC53AD"/>
    <w:rsid w:val="00CC57B8"/>
    <w:rsid w:val="00CC5E9D"/>
    <w:rsid w:val="00CC62A2"/>
    <w:rsid w:val="00CC6652"/>
    <w:rsid w:val="00CC7164"/>
    <w:rsid w:val="00CC7469"/>
    <w:rsid w:val="00CD0161"/>
    <w:rsid w:val="00CD01AD"/>
    <w:rsid w:val="00CD062E"/>
    <w:rsid w:val="00CD1446"/>
    <w:rsid w:val="00CD166A"/>
    <w:rsid w:val="00CD2892"/>
    <w:rsid w:val="00CD2FA0"/>
    <w:rsid w:val="00CD3063"/>
    <w:rsid w:val="00CD32BB"/>
    <w:rsid w:val="00CD3619"/>
    <w:rsid w:val="00CD3640"/>
    <w:rsid w:val="00CD3B31"/>
    <w:rsid w:val="00CD40A3"/>
    <w:rsid w:val="00CD46DD"/>
    <w:rsid w:val="00CD4829"/>
    <w:rsid w:val="00CD51FC"/>
    <w:rsid w:val="00CD554D"/>
    <w:rsid w:val="00CD5B9D"/>
    <w:rsid w:val="00CD5C5B"/>
    <w:rsid w:val="00CD66A2"/>
    <w:rsid w:val="00CD6FC4"/>
    <w:rsid w:val="00CD7918"/>
    <w:rsid w:val="00CD7BD3"/>
    <w:rsid w:val="00CE09FB"/>
    <w:rsid w:val="00CE106E"/>
    <w:rsid w:val="00CE14CD"/>
    <w:rsid w:val="00CE1571"/>
    <w:rsid w:val="00CE165F"/>
    <w:rsid w:val="00CE1FE3"/>
    <w:rsid w:val="00CE2846"/>
    <w:rsid w:val="00CE3206"/>
    <w:rsid w:val="00CE33E0"/>
    <w:rsid w:val="00CE3B81"/>
    <w:rsid w:val="00CE3D02"/>
    <w:rsid w:val="00CE47FC"/>
    <w:rsid w:val="00CE5085"/>
    <w:rsid w:val="00CE59AD"/>
    <w:rsid w:val="00CE5A7B"/>
    <w:rsid w:val="00CE5D3E"/>
    <w:rsid w:val="00CE5D99"/>
    <w:rsid w:val="00CE5DD4"/>
    <w:rsid w:val="00CE60BA"/>
    <w:rsid w:val="00CE6E35"/>
    <w:rsid w:val="00CE7486"/>
    <w:rsid w:val="00CE74CA"/>
    <w:rsid w:val="00CE74E8"/>
    <w:rsid w:val="00CE7773"/>
    <w:rsid w:val="00CE7981"/>
    <w:rsid w:val="00CE7E5C"/>
    <w:rsid w:val="00CF0533"/>
    <w:rsid w:val="00CF07AA"/>
    <w:rsid w:val="00CF07BC"/>
    <w:rsid w:val="00CF0FB0"/>
    <w:rsid w:val="00CF0FCD"/>
    <w:rsid w:val="00CF150C"/>
    <w:rsid w:val="00CF1586"/>
    <w:rsid w:val="00CF1DBF"/>
    <w:rsid w:val="00CF1F7C"/>
    <w:rsid w:val="00CF2128"/>
    <w:rsid w:val="00CF2AA6"/>
    <w:rsid w:val="00CF3B36"/>
    <w:rsid w:val="00CF3BF7"/>
    <w:rsid w:val="00CF3F59"/>
    <w:rsid w:val="00CF453E"/>
    <w:rsid w:val="00CF4781"/>
    <w:rsid w:val="00CF4E22"/>
    <w:rsid w:val="00CF4F01"/>
    <w:rsid w:val="00CF5340"/>
    <w:rsid w:val="00CF59D4"/>
    <w:rsid w:val="00CF6D13"/>
    <w:rsid w:val="00CF6F6A"/>
    <w:rsid w:val="00CF7353"/>
    <w:rsid w:val="00CF7576"/>
    <w:rsid w:val="00CF769D"/>
    <w:rsid w:val="00CF7892"/>
    <w:rsid w:val="00D0124B"/>
    <w:rsid w:val="00D0227A"/>
    <w:rsid w:val="00D027B5"/>
    <w:rsid w:val="00D02CB7"/>
    <w:rsid w:val="00D02F1A"/>
    <w:rsid w:val="00D031BC"/>
    <w:rsid w:val="00D03381"/>
    <w:rsid w:val="00D03595"/>
    <w:rsid w:val="00D04DFD"/>
    <w:rsid w:val="00D0574D"/>
    <w:rsid w:val="00D0596C"/>
    <w:rsid w:val="00D05B9F"/>
    <w:rsid w:val="00D05D3F"/>
    <w:rsid w:val="00D05D7B"/>
    <w:rsid w:val="00D0709C"/>
    <w:rsid w:val="00D07834"/>
    <w:rsid w:val="00D108B4"/>
    <w:rsid w:val="00D108D4"/>
    <w:rsid w:val="00D10ECC"/>
    <w:rsid w:val="00D10F0D"/>
    <w:rsid w:val="00D11646"/>
    <w:rsid w:val="00D11876"/>
    <w:rsid w:val="00D123BB"/>
    <w:rsid w:val="00D1264D"/>
    <w:rsid w:val="00D126E5"/>
    <w:rsid w:val="00D12D42"/>
    <w:rsid w:val="00D135D3"/>
    <w:rsid w:val="00D13D5A"/>
    <w:rsid w:val="00D1447B"/>
    <w:rsid w:val="00D1467C"/>
    <w:rsid w:val="00D14B96"/>
    <w:rsid w:val="00D15380"/>
    <w:rsid w:val="00D1592D"/>
    <w:rsid w:val="00D1615E"/>
    <w:rsid w:val="00D16229"/>
    <w:rsid w:val="00D1642B"/>
    <w:rsid w:val="00D168E6"/>
    <w:rsid w:val="00D16A84"/>
    <w:rsid w:val="00D16B47"/>
    <w:rsid w:val="00D16BF5"/>
    <w:rsid w:val="00D1738D"/>
    <w:rsid w:val="00D17834"/>
    <w:rsid w:val="00D17A95"/>
    <w:rsid w:val="00D17B7D"/>
    <w:rsid w:val="00D17F2C"/>
    <w:rsid w:val="00D204CB"/>
    <w:rsid w:val="00D205A4"/>
    <w:rsid w:val="00D20604"/>
    <w:rsid w:val="00D20AEB"/>
    <w:rsid w:val="00D213F8"/>
    <w:rsid w:val="00D21862"/>
    <w:rsid w:val="00D21928"/>
    <w:rsid w:val="00D225EE"/>
    <w:rsid w:val="00D226EB"/>
    <w:rsid w:val="00D2333D"/>
    <w:rsid w:val="00D2337C"/>
    <w:rsid w:val="00D23766"/>
    <w:rsid w:val="00D23F8D"/>
    <w:rsid w:val="00D24343"/>
    <w:rsid w:val="00D24830"/>
    <w:rsid w:val="00D24C6D"/>
    <w:rsid w:val="00D25482"/>
    <w:rsid w:val="00D25B4C"/>
    <w:rsid w:val="00D25C7E"/>
    <w:rsid w:val="00D25DBF"/>
    <w:rsid w:val="00D26206"/>
    <w:rsid w:val="00D26B7E"/>
    <w:rsid w:val="00D26DDC"/>
    <w:rsid w:val="00D26E56"/>
    <w:rsid w:val="00D271B7"/>
    <w:rsid w:val="00D27560"/>
    <w:rsid w:val="00D27BF8"/>
    <w:rsid w:val="00D306E8"/>
    <w:rsid w:val="00D30BC2"/>
    <w:rsid w:val="00D30D47"/>
    <w:rsid w:val="00D30F4B"/>
    <w:rsid w:val="00D315F6"/>
    <w:rsid w:val="00D31768"/>
    <w:rsid w:val="00D327B5"/>
    <w:rsid w:val="00D338BE"/>
    <w:rsid w:val="00D339D0"/>
    <w:rsid w:val="00D33CC8"/>
    <w:rsid w:val="00D34A44"/>
    <w:rsid w:val="00D35C7A"/>
    <w:rsid w:val="00D35C83"/>
    <w:rsid w:val="00D36B78"/>
    <w:rsid w:val="00D37BBE"/>
    <w:rsid w:val="00D37BE2"/>
    <w:rsid w:val="00D37E49"/>
    <w:rsid w:val="00D37FC8"/>
    <w:rsid w:val="00D401E8"/>
    <w:rsid w:val="00D4032F"/>
    <w:rsid w:val="00D4098D"/>
    <w:rsid w:val="00D409AB"/>
    <w:rsid w:val="00D4143A"/>
    <w:rsid w:val="00D4193A"/>
    <w:rsid w:val="00D419A7"/>
    <w:rsid w:val="00D41B3E"/>
    <w:rsid w:val="00D41EF2"/>
    <w:rsid w:val="00D42C65"/>
    <w:rsid w:val="00D42F21"/>
    <w:rsid w:val="00D441B3"/>
    <w:rsid w:val="00D447B4"/>
    <w:rsid w:val="00D45295"/>
    <w:rsid w:val="00D452F1"/>
    <w:rsid w:val="00D45C7C"/>
    <w:rsid w:val="00D45F4C"/>
    <w:rsid w:val="00D470F2"/>
    <w:rsid w:val="00D4764C"/>
    <w:rsid w:val="00D47D06"/>
    <w:rsid w:val="00D47E63"/>
    <w:rsid w:val="00D47F1E"/>
    <w:rsid w:val="00D506E5"/>
    <w:rsid w:val="00D50803"/>
    <w:rsid w:val="00D51CDA"/>
    <w:rsid w:val="00D529F4"/>
    <w:rsid w:val="00D532E5"/>
    <w:rsid w:val="00D5365A"/>
    <w:rsid w:val="00D53934"/>
    <w:rsid w:val="00D539D9"/>
    <w:rsid w:val="00D541C6"/>
    <w:rsid w:val="00D5421A"/>
    <w:rsid w:val="00D5436C"/>
    <w:rsid w:val="00D5504E"/>
    <w:rsid w:val="00D55339"/>
    <w:rsid w:val="00D556B7"/>
    <w:rsid w:val="00D55FBF"/>
    <w:rsid w:val="00D56C35"/>
    <w:rsid w:val="00D56C4D"/>
    <w:rsid w:val="00D56FB0"/>
    <w:rsid w:val="00D573D6"/>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D58"/>
    <w:rsid w:val="00D64235"/>
    <w:rsid w:val="00D65145"/>
    <w:rsid w:val="00D6535A"/>
    <w:rsid w:val="00D65DC2"/>
    <w:rsid w:val="00D65E42"/>
    <w:rsid w:val="00D664FA"/>
    <w:rsid w:val="00D66C70"/>
    <w:rsid w:val="00D66F22"/>
    <w:rsid w:val="00D67101"/>
    <w:rsid w:val="00D6723B"/>
    <w:rsid w:val="00D678C9"/>
    <w:rsid w:val="00D701F5"/>
    <w:rsid w:val="00D70438"/>
    <w:rsid w:val="00D70706"/>
    <w:rsid w:val="00D707A6"/>
    <w:rsid w:val="00D711F2"/>
    <w:rsid w:val="00D7233A"/>
    <w:rsid w:val="00D72584"/>
    <w:rsid w:val="00D72664"/>
    <w:rsid w:val="00D72751"/>
    <w:rsid w:val="00D7275F"/>
    <w:rsid w:val="00D72B1C"/>
    <w:rsid w:val="00D73348"/>
    <w:rsid w:val="00D73477"/>
    <w:rsid w:val="00D74336"/>
    <w:rsid w:val="00D7476B"/>
    <w:rsid w:val="00D749A9"/>
    <w:rsid w:val="00D749BD"/>
    <w:rsid w:val="00D74BE6"/>
    <w:rsid w:val="00D75A66"/>
    <w:rsid w:val="00D7656F"/>
    <w:rsid w:val="00D76C7B"/>
    <w:rsid w:val="00D77000"/>
    <w:rsid w:val="00D772CF"/>
    <w:rsid w:val="00D77409"/>
    <w:rsid w:val="00D80217"/>
    <w:rsid w:val="00D80739"/>
    <w:rsid w:val="00D80943"/>
    <w:rsid w:val="00D80BEC"/>
    <w:rsid w:val="00D81444"/>
    <w:rsid w:val="00D82DE9"/>
    <w:rsid w:val="00D838CA"/>
    <w:rsid w:val="00D83D5A"/>
    <w:rsid w:val="00D84475"/>
    <w:rsid w:val="00D84499"/>
    <w:rsid w:val="00D85002"/>
    <w:rsid w:val="00D85633"/>
    <w:rsid w:val="00D866F7"/>
    <w:rsid w:val="00D8709E"/>
    <w:rsid w:val="00D87370"/>
    <w:rsid w:val="00D876BC"/>
    <w:rsid w:val="00D876C9"/>
    <w:rsid w:val="00D87717"/>
    <w:rsid w:val="00D878C5"/>
    <w:rsid w:val="00D87A4B"/>
    <w:rsid w:val="00D87EE9"/>
    <w:rsid w:val="00D902A5"/>
    <w:rsid w:val="00D90A05"/>
    <w:rsid w:val="00D90B52"/>
    <w:rsid w:val="00D90E96"/>
    <w:rsid w:val="00D910E2"/>
    <w:rsid w:val="00D91346"/>
    <w:rsid w:val="00D914C7"/>
    <w:rsid w:val="00D915C7"/>
    <w:rsid w:val="00D91814"/>
    <w:rsid w:val="00D92ADA"/>
    <w:rsid w:val="00D92B12"/>
    <w:rsid w:val="00D92D32"/>
    <w:rsid w:val="00D93369"/>
    <w:rsid w:val="00D93905"/>
    <w:rsid w:val="00D93C01"/>
    <w:rsid w:val="00D93E13"/>
    <w:rsid w:val="00D940E8"/>
    <w:rsid w:val="00D9480E"/>
    <w:rsid w:val="00D94C08"/>
    <w:rsid w:val="00D9594F"/>
    <w:rsid w:val="00D95BD1"/>
    <w:rsid w:val="00D95C3E"/>
    <w:rsid w:val="00D969E0"/>
    <w:rsid w:val="00D96F7B"/>
    <w:rsid w:val="00D97373"/>
    <w:rsid w:val="00D973CA"/>
    <w:rsid w:val="00D9740E"/>
    <w:rsid w:val="00D97578"/>
    <w:rsid w:val="00DA0540"/>
    <w:rsid w:val="00DA06E5"/>
    <w:rsid w:val="00DA0ABD"/>
    <w:rsid w:val="00DA0B7C"/>
    <w:rsid w:val="00DA138D"/>
    <w:rsid w:val="00DA1506"/>
    <w:rsid w:val="00DA1F8A"/>
    <w:rsid w:val="00DA21E8"/>
    <w:rsid w:val="00DA2268"/>
    <w:rsid w:val="00DA232F"/>
    <w:rsid w:val="00DA26A5"/>
    <w:rsid w:val="00DA286F"/>
    <w:rsid w:val="00DA3695"/>
    <w:rsid w:val="00DA371A"/>
    <w:rsid w:val="00DA4520"/>
    <w:rsid w:val="00DA47D1"/>
    <w:rsid w:val="00DA4EA7"/>
    <w:rsid w:val="00DA5522"/>
    <w:rsid w:val="00DA5568"/>
    <w:rsid w:val="00DA56A2"/>
    <w:rsid w:val="00DA57F6"/>
    <w:rsid w:val="00DA5BA0"/>
    <w:rsid w:val="00DA5E16"/>
    <w:rsid w:val="00DA5E62"/>
    <w:rsid w:val="00DA5E88"/>
    <w:rsid w:val="00DA6161"/>
    <w:rsid w:val="00DA6CD0"/>
    <w:rsid w:val="00DA7257"/>
    <w:rsid w:val="00DA7336"/>
    <w:rsid w:val="00DA73F5"/>
    <w:rsid w:val="00DA7FA8"/>
    <w:rsid w:val="00DB020F"/>
    <w:rsid w:val="00DB0878"/>
    <w:rsid w:val="00DB0B34"/>
    <w:rsid w:val="00DB0CFE"/>
    <w:rsid w:val="00DB0E07"/>
    <w:rsid w:val="00DB0EB2"/>
    <w:rsid w:val="00DB1DE0"/>
    <w:rsid w:val="00DB1E68"/>
    <w:rsid w:val="00DB2217"/>
    <w:rsid w:val="00DB2407"/>
    <w:rsid w:val="00DB3408"/>
    <w:rsid w:val="00DB355C"/>
    <w:rsid w:val="00DB3A30"/>
    <w:rsid w:val="00DB3EC1"/>
    <w:rsid w:val="00DB4A47"/>
    <w:rsid w:val="00DB4F10"/>
    <w:rsid w:val="00DB578D"/>
    <w:rsid w:val="00DB5FFD"/>
    <w:rsid w:val="00DB6759"/>
    <w:rsid w:val="00DB6811"/>
    <w:rsid w:val="00DB72B1"/>
    <w:rsid w:val="00DB7944"/>
    <w:rsid w:val="00DB7A24"/>
    <w:rsid w:val="00DC0A12"/>
    <w:rsid w:val="00DC0ABB"/>
    <w:rsid w:val="00DC0FE1"/>
    <w:rsid w:val="00DC2394"/>
    <w:rsid w:val="00DC2CEA"/>
    <w:rsid w:val="00DC365C"/>
    <w:rsid w:val="00DC3A4C"/>
    <w:rsid w:val="00DC3BD9"/>
    <w:rsid w:val="00DC3C33"/>
    <w:rsid w:val="00DC4044"/>
    <w:rsid w:val="00DC44EA"/>
    <w:rsid w:val="00DC4E12"/>
    <w:rsid w:val="00DC5011"/>
    <w:rsid w:val="00DC50D8"/>
    <w:rsid w:val="00DC50DC"/>
    <w:rsid w:val="00DC58E4"/>
    <w:rsid w:val="00DC5A18"/>
    <w:rsid w:val="00DC5E7A"/>
    <w:rsid w:val="00DC604A"/>
    <w:rsid w:val="00DC61F9"/>
    <w:rsid w:val="00DC6318"/>
    <w:rsid w:val="00DC712A"/>
    <w:rsid w:val="00DC7210"/>
    <w:rsid w:val="00DC7422"/>
    <w:rsid w:val="00DC74C8"/>
    <w:rsid w:val="00DC7515"/>
    <w:rsid w:val="00DC7CAB"/>
    <w:rsid w:val="00DD0491"/>
    <w:rsid w:val="00DD04E1"/>
    <w:rsid w:val="00DD0C8C"/>
    <w:rsid w:val="00DD11EC"/>
    <w:rsid w:val="00DD1664"/>
    <w:rsid w:val="00DD1BAF"/>
    <w:rsid w:val="00DD213A"/>
    <w:rsid w:val="00DD265A"/>
    <w:rsid w:val="00DD290B"/>
    <w:rsid w:val="00DD3688"/>
    <w:rsid w:val="00DD3B2D"/>
    <w:rsid w:val="00DD3FDE"/>
    <w:rsid w:val="00DD4429"/>
    <w:rsid w:val="00DD4A33"/>
    <w:rsid w:val="00DD510D"/>
    <w:rsid w:val="00DD5CA9"/>
    <w:rsid w:val="00DD6731"/>
    <w:rsid w:val="00DD75E0"/>
    <w:rsid w:val="00DD7685"/>
    <w:rsid w:val="00DD7A6C"/>
    <w:rsid w:val="00DD7C73"/>
    <w:rsid w:val="00DE04F1"/>
    <w:rsid w:val="00DE05BB"/>
    <w:rsid w:val="00DE0CC6"/>
    <w:rsid w:val="00DE0F2D"/>
    <w:rsid w:val="00DE1779"/>
    <w:rsid w:val="00DE18F0"/>
    <w:rsid w:val="00DE1A35"/>
    <w:rsid w:val="00DE202A"/>
    <w:rsid w:val="00DE2096"/>
    <w:rsid w:val="00DE21B3"/>
    <w:rsid w:val="00DE2443"/>
    <w:rsid w:val="00DE24A3"/>
    <w:rsid w:val="00DE2FF0"/>
    <w:rsid w:val="00DE2FF5"/>
    <w:rsid w:val="00DE359F"/>
    <w:rsid w:val="00DE35F3"/>
    <w:rsid w:val="00DE38E7"/>
    <w:rsid w:val="00DE3EEF"/>
    <w:rsid w:val="00DE4309"/>
    <w:rsid w:val="00DE47EF"/>
    <w:rsid w:val="00DE481C"/>
    <w:rsid w:val="00DE4ED0"/>
    <w:rsid w:val="00DE5238"/>
    <w:rsid w:val="00DE5412"/>
    <w:rsid w:val="00DE5587"/>
    <w:rsid w:val="00DE5B14"/>
    <w:rsid w:val="00DE5FE7"/>
    <w:rsid w:val="00DE6A2C"/>
    <w:rsid w:val="00DF0672"/>
    <w:rsid w:val="00DF0835"/>
    <w:rsid w:val="00DF095F"/>
    <w:rsid w:val="00DF0EC3"/>
    <w:rsid w:val="00DF0EE5"/>
    <w:rsid w:val="00DF1082"/>
    <w:rsid w:val="00DF11A6"/>
    <w:rsid w:val="00DF18B8"/>
    <w:rsid w:val="00DF2286"/>
    <w:rsid w:val="00DF2580"/>
    <w:rsid w:val="00DF3239"/>
    <w:rsid w:val="00DF36A8"/>
    <w:rsid w:val="00DF3D6A"/>
    <w:rsid w:val="00DF3E23"/>
    <w:rsid w:val="00DF3E6A"/>
    <w:rsid w:val="00DF3EF3"/>
    <w:rsid w:val="00DF443D"/>
    <w:rsid w:val="00DF4952"/>
    <w:rsid w:val="00DF4BEE"/>
    <w:rsid w:val="00DF4ED3"/>
    <w:rsid w:val="00DF52FA"/>
    <w:rsid w:val="00DF5335"/>
    <w:rsid w:val="00DF5681"/>
    <w:rsid w:val="00DF58F0"/>
    <w:rsid w:val="00DF590B"/>
    <w:rsid w:val="00DF62EE"/>
    <w:rsid w:val="00DF6D9E"/>
    <w:rsid w:val="00E007B3"/>
    <w:rsid w:val="00E00C7A"/>
    <w:rsid w:val="00E00D62"/>
    <w:rsid w:val="00E016FD"/>
    <w:rsid w:val="00E024EB"/>
    <w:rsid w:val="00E030EC"/>
    <w:rsid w:val="00E03AE1"/>
    <w:rsid w:val="00E03CC8"/>
    <w:rsid w:val="00E03DD5"/>
    <w:rsid w:val="00E040F9"/>
    <w:rsid w:val="00E0420F"/>
    <w:rsid w:val="00E0430E"/>
    <w:rsid w:val="00E046D2"/>
    <w:rsid w:val="00E04DFE"/>
    <w:rsid w:val="00E0555B"/>
    <w:rsid w:val="00E06D25"/>
    <w:rsid w:val="00E06F55"/>
    <w:rsid w:val="00E073A5"/>
    <w:rsid w:val="00E073F9"/>
    <w:rsid w:val="00E078AC"/>
    <w:rsid w:val="00E10101"/>
    <w:rsid w:val="00E10136"/>
    <w:rsid w:val="00E1109A"/>
    <w:rsid w:val="00E11144"/>
    <w:rsid w:val="00E1149B"/>
    <w:rsid w:val="00E129B7"/>
    <w:rsid w:val="00E12DF6"/>
    <w:rsid w:val="00E13303"/>
    <w:rsid w:val="00E138A8"/>
    <w:rsid w:val="00E1396C"/>
    <w:rsid w:val="00E13DD2"/>
    <w:rsid w:val="00E1427C"/>
    <w:rsid w:val="00E148E1"/>
    <w:rsid w:val="00E14B3B"/>
    <w:rsid w:val="00E14D7A"/>
    <w:rsid w:val="00E14E86"/>
    <w:rsid w:val="00E1605A"/>
    <w:rsid w:val="00E160A7"/>
    <w:rsid w:val="00E164AF"/>
    <w:rsid w:val="00E1679A"/>
    <w:rsid w:val="00E1685A"/>
    <w:rsid w:val="00E16F0B"/>
    <w:rsid w:val="00E17375"/>
    <w:rsid w:val="00E17426"/>
    <w:rsid w:val="00E17676"/>
    <w:rsid w:val="00E17857"/>
    <w:rsid w:val="00E17877"/>
    <w:rsid w:val="00E17BC6"/>
    <w:rsid w:val="00E2070D"/>
    <w:rsid w:val="00E20BAF"/>
    <w:rsid w:val="00E20D06"/>
    <w:rsid w:val="00E20DB4"/>
    <w:rsid w:val="00E214C8"/>
    <w:rsid w:val="00E21A3E"/>
    <w:rsid w:val="00E21AE5"/>
    <w:rsid w:val="00E21E77"/>
    <w:rsid w:val="00E21F53"/>
    <w:rsid w:val="00E21FFA"/>
    <w:rsid w:val="00E2240B"/>
    <w:rsid w:val="00E22974"/>
    <w:rsid w:val="00E22C4C"/>
    <w:rsid w:val="00E22F89"/>
    <w:rsid w:val="00E23089"/>
    <w:rsid w:val="00E233F2"/>
    <w:rsid w:val="00E239DF"/>
    <w:rsid w:val="00E240D0"/>
    <w:rsid w:val="00E25014"/>
    <w:rsid w:val="00E26167"/>
    <w:rsid w:val="00E26300"/>
    <w:rsid w:val="00E26CCC"/>
    <w:rsid w:val="00E276BA"/>
    <w:rsid w:val="00E27715"/>
    <w:rsid w:val="00E2792D"/>
    <w:rsid w:val="00E27F47"/>
    <w:rsid w:val="00E27F9E"/>
    <w:rsid w:val="00E30261"/>
    <w:rsid w:val="00E306B6"/>
    <w:rsid w:val="00E3097B"/>
    <w:rsid w:val="00E316C0"/>
    <w:rsid w:val="00E31864"/>
    <w:rsid w:val="00E31E98"/>
    <w:rsid w:val="00E32409"/>
    <w:rsid w:val="00E326A7"/>
    <w:rsid w:val="00E32921"/>
    <w:rsid w:val="00E32B52"/>
    <w:rsid w:val="00E339D7"/>
    <w:rsid w:val="00E343BF"/>
    <w:rsid w:val="00E34656"/>
    <w:rsid w:val="00E34EED"/>
    <w:rsid w:val="00E350B1"/>
    <w:rsid w:val="00E35595"/>
    <w:rsid w:val="00E35E64"/>
    <w:rsid w:val="00E36030"/>
    <w:rsid w:val="00E3656B"/>
    <w:rsid w:val="00E371DA"/>
    <w:rsid w:val="00E376E6"/>
    <w:rsid w:val="00E37790"/>
    <w:rsid w:val="00E37F87"/>
    <w:rsid w:val="00E40300"/>
    <w:rsid w:val="00E405E3"/>
    <w:rsid w:val="00E407C6"/>
    <w:rsid w:val="00E409AC"/>
    <w:rsid w:val="00E41327"/>
    <w:rsid w:val="00E41941"/>
    <w:rsid w:val="00E41CBF"/>
    <w:rsid w:val="00E41FF4"/>
    <w:rsid w:val="00E424AA"/>
    <w:rsid w:val="00E42CC8"/>
    <w:rsid w:val="00E43D65"/>
    <w:rsid w:val="00E43F96"/>
    <w:rsid w:val="00E4402B"/>
    <w:rsid w:val="00E4463E"/>
    <w:rsid w:val="00E44B06"/>
    <w:rsid w:val="00E44E85"/>
    <w:rsid w:val="00E45204"/>
    <w:rsid w:val="00E45C60"/>
    <w:rsid w:val="00E45DBA"/>
    <w:rsid w:val="00E45F83"/>
    <w:rsid w:val="00E467DF"/>
    <w:rsid w:val="00E46CD7"/>
    <w:rsid w:val="00E47072"/>
    <w:rsid w:val="00E47ED1"/>
    <w:rsid w:val="00E50066"/>
    <w:rsid w:val="00E50604"/>
    <w:rsid w:val="00E50B4C"/>
    <w:rsid w:val="00E51229"/>
    <w:rsid w:val="00E52A71"/>
    <w:rsid w:val="00E52B24"/>
    <w:rsid w:val="00E52B9F"/>
    <w:rsid w:val="00E537A4"/>
    <w:rsid w:val="00E53D02"/>
    <w:rsid w:val="00E543BC"/>
    <w:rsid w:val="00E54B91"/>
    <w:rsid w:val="00E54CCA"/>
    <w:rsid w:val="00E54FF9"/>
    <w:rsid w:val="00E554DB"/>
    <w:rsid w:val="00E56AA3"/>
    <w:rsid w:val="00E57181"/>
    <w:rsid w:val="00E5730A"/>
    <w:rsid w:val="00E576CA"/>
    <w:rsid w:val="00E57CD1"/>
    <w:rsid w:val="00E60464"/>
    <w:rsid w:val="00E606FC"/>
    <w:rsid w:val="00E61003"/>
    <w:rsid w:val="00E61B8B"/>
    <w:rsid w:val="00E61CDE"/>
    <w:rsid w:val="00E63115"/>
    <w:rsid w:val="00E632B3"/>
    <w:rsid w:val="00E63792"/>
    <w:rsid w:val="00E63793"/>
    <w:rsid w:val="00E63BF1"/>
    <w:rsid w:val="00E63F31"/>
    <w:rsid w:val="00E63FA9"/>
    <w:rsid w:val="00E6500A"/>
    <w:rsid w:val="00E657C1"/>
    <w:rsid w:val="00E65C1F"/>
    <w:rsid w:val="00E66072"/>
    <w:rsid w:val="00E66F57"/>
    <w:rsid w:val="00E67560"/>
    <w:rsid w:val="00E678BA"/>
    <w:rsid w:val="00E67BCC"/>
    <w:rsid w:val="00E67C60"/>
    <w:rsid w:val="00E67D87"/>
    <w:rsid w:val="00E67DBD"/>
    <w:rsid w:val="00E67ED9"/>
    <w:rsid w:val="00E70197"/>
    <w:rsid w:val="00E709BF"/>
    <w:rsid w:val="00E70A52"/>
    <w:rsid w:val="00E70DB2"/>
    <w:rsid w:val="00E718C8"/>
    <w:rsid w:val="00E71E95"/>
    <w:rsid w:val="00E721C5"/>
    <w:rsid w:val="00E72417"/>
    <w:rsid w:val="00E72866"/>
    <w:rsid w:val="00E72ACE"/>
    <w:rsid w:val="00E72C2E"/>
    <w:rsid w:val="00E732BC"/>
    <w:rsid w:val="00E73884"/>
    <w:rsid w:val="00E73E92"/>
    <w:rsid w:val="00E740ED"/>
    <w:rsid w:val="00E744E6"/>
    <w:rsid w:val="00E7463E"/>
    <w:rsid w:val="00E74726"/>
    <w:rsid w:val="00E74F16"/>
    <w:rsid w:val="00E74F7F"/>
    <w:rsid w:val="00E754EE"/>
    <w:rsid w:val="00E7568F"/>
    <w:rsid w:val="00E75A21"/>
    <w:rsid w:val="00E7705F"/>
    <w:rsid w:val="00E7730E"/>
    <w:rsid w:val="00E77899"/>
    <w:rsid w:val="00E77F4F"/>
    <w:rsid w:val="00E80202"/>
    <w:rsid w:val="00E8219A"/>
    <w:rsid w:val="00E8248B"/>
    <w:rsid w:val="00E824EF"/>
    <w:rsid w:val="00E82734"/>
    <w:rsid w:val="00E82DD2"/>
    <w:rsid w:val="00E8323B"/>
    <w:rsid w:val="00E833DD"/>
    <w:rsid w:val="00E836BA"/>
    <w:rsid w:val="00E836E9"/>
    <w:rsid w:val="00E83B51"/>
    <w:rsid w:val="00E83F16"/>
    <w:rsid w:val="00E8413C"/>
    <w:rsid w:val="00E84C42"/>
    <w:rsid w:val="00E84D6E"/>
    <w:rsid w:val="00E8536C"/>
    <w:rsid w:val="00E863FA"/>
    <w:rsid w:val="00E86C0A"/>
    <w:rsid w:val="00E86DAC"/>
    <w:rsid w:val="00E908AA"/>
    <w:rsid w:val="00E90F00"/>
    <w:rsid w:val="00E9139F"/>
    <w:rsid w:val="00E91CF8"/>
    <w:rsid w:val="00E91E3F"/>
    <w:rsid w:val="00E920F1"/>
    <w:rsid w:val="00E92E04"/>
    <w:rsid w:val="00E92E75"/>
    <w:rsid w:val="00E93A9B"/>
    <w:rsid w:val="00E93CDA"/>
    <w:rsid w:val="00E9412F"/>
    <w:rsid w:val="00E94431"/>
    <w:rsid w:val="00E948A6"/>
    <w:rsid w:val="00E950D0"/>
    <w:rsid w:val="00E9583B"/>
    <w:rsid w:val="00E95CFB"/>
    <w:rsid w:val="00E9694D"/>
    <w:rsid w:val="00E96994"/>
    <w:rsid w:val="00E975C0"/>
    <w:rsid w:val="00E97A5B"/>
    <w:rsid w:val="00E97BFE"/>
    <w:rsid w:val="00E97F98"/>
    <w:rsid w:val="00EA0325"/>
    <w:rsid w:val="00EA0BC6"/>
    <w:rsid w:val="00EA2657"/>
    <w:rsid w:val="00EA2B5F"/>
    <w:rsid w:val="00EA37A6"/>
    <w:rsid w:val="00EA3DAB"/>
    <w:rsid w:val="00EA4335"/>
    <w:rsid w:val="00EA4C6F"/>
    <w:rsid w:val="00EA4E6A"/>
    <w:rsid w:val="00EA573C"/>
    <w:rsid w:val="00EA5AB9"/>
    <w:rsid w:val="00EA5D79"/>
    <w:rsid w:val="00EA7838"/>
    <w:rsid w:val="00EA7F5F"/>
    <w:rsid w:val="00EA7FF2"/>
    <w:rsid w:val="00EB031A"/>
    <w:rsid w:val="00EB061F"/>
    <w:rsid w:val="00EB0AC1"/>
    <w:rsid w:val="00EB108F"/>
    <w:rsid w:val="00EB239C"/>
    <w:rsid w:val="00EB2670"/>
    <w:rsid w:val="00EB2791"/>
    <w:rsid w:val="00EB2A66"/>
    <w:rsid w:val="00EB3215"/>
    <w:rsid w:val="00EB38EC"/>
    <w:rsid w:val="00EB4313"/>
    <w:rsid w:val="00EB45DF"/>
    <w:rsid w:val="00EB4CA4"/>
    <w:rsid w:val="00EB4E46"/>
    <w:rsid w:val="00EB54EB"/>
    <w:rsid w:val="00EB591F"/>
    <w:rsid w:val="00EB59DF"/>
    <w:rsid w:val="00EB5AED"/>
    <w:rsid w:val="00EB5BF7"/>
    <w:rsid w:val="00EB6B88"/>
    <w:rsid w:val="00EB7174"/>
    <w:rsid w:val="00EB7C61"/>
    <w:rsid w:val="00EC0E90"/>
    <w:rsid w:val="00EC0FEC"/>
    <w:rsid w:val="00EC20D0"/>
    <w:rsid w:val="00EC2DE1"/>
    <w:rsid w:val="00EC2EE5"/>
    <w:rsid w:val="00EC33BD"/>
    <w:rsid w:val="00EC34A9"/>
    <w:rsid w:val="00EC36C8"/>
    <w:rsid w:val="00EC3A67"/>
    <w:rsid w:val="00EC3B66"/>
    <w:rsid w:val="00EC44E7"/>
    <w:rsid w:val="00EC46FB"/>
    <w:rsid w:val="00EC4799"/>
    <w:rsid w:val="00EC4A81"/>
    <w:rsid w:val="00EC4AC0"/>
    <w:rsid w:val="00EC4BE5"/>
    <w:rsid w:val="00EC4C11"/>
    <w:rsid w:val="00EC59B4"/>
    <w:rsid w:val="00EC61AC"/>
    <w:rsid w:val="00EC6297"/>
    <w:rsid w:val="00EC6A4A"/>
    <w:rsid w:val="00EC6A71"/>
    <w:rsid w:val="00EC6AB6"/>
    <w:rsid w:val="00EC6B36"/>
    <w:rsid w:val="00EC6F53"/>
    <w:rsid w:val="00EC725F"/>
    <w:rsid w:val="00EC75F1"/>
    <w:rsid w:val="00EC7604"/>
    <w:rsid w:val="00EC79AC"/>
    <w:rsid w:val="00EC7BB8"/>
    <w:rsid w:val="00EC7F17"/>
    <w:rsid w:val="00ED015A"/>
    <w:rsid w:val="00ED04C6"/>
    <w:rsid w:val="00ED0548"/>
    <w:rsid w:val="00ED183C"/>
    <w:rsid w:val="00ED1C88"/>
    <w:rsid w:val="00ED2397"/>
    <w:rsid w:val="00ED2432"/>
    <w:rsid w:val="00ED2947"/>
    <w:rsid w:val="00ED2E5A"/>
    <w:rsid w:val="00ED3290"/>
    <w:rsid w:val="00ED360E"/>
    <w:rsid w:val="00ED3E36"/>
    <w:rsid w:val="00ED43D2"/>
    <w:rsid w:val="00ED4AB7"/>
    <w:rsid w:val="00ED5EFE"/>
    <w:rsid w:val="00ED6246"/>
    <w:rsid w:val="00ED65B9"/>
    <w:rsid w:val="00ED6C4D"/>
    <w:rsid w:val="00ED70CB"/>
    <w:rsid w:val="00ED78AD"/>
    <w:rsid w:val="00ED794B"/>
    <w:rsid w:val="00EE004C"/>
    <w:rsid w:val="00EE0C28"/>
    <w:rsid w:val="00EE0F9F"/>
    <w:rsid w:val="00EE145C"/>
    <w:rsid w:val="00EE157C"/>
    <w:rsid w:val="00EE1B56"/>
    <w:rsid w:val="00EE2414"/>
    <w:rsid w:val="00EE2928"/>
    <w:rsid w:val="00EE29D6"/>
    <w:rsid w:val="00EE2BEA"/>
    <w:rsid w:val="00EE2C2A"/>
    <w:rsid w:val="00EE2F59"/>
    <w:rsid w:val="00EE32F4"/>
    <w:rsid w:val="00EE368D"/>
    <w:rsid w:val="00EE38BF"/>
    <w:rsid w:val="00EE3AAD"/>
    <w:rsid w:val="00EE46D0"/>
    <w:rsid w:val="00EE4C86"/>
    <w:rsid w:val="00EE51FC"/>
    <w:rsid w:val="00EE5434"/>
    <w:rsid w:val="00EE5680"/>
    <w:rsid w:val="00EE5EBC"/>
    <w:rsid w:val="00EE6228"/>
    <w:rsid w:val="00EE631C"/>
    <w:rsid w:val="00EE6483"/>
    <w:rsid w:val="00EE657A"/>
    <w:rsid w:val="00EE6FBF"/>
    <w:rsid w:val="00EE7480"/>
    <w:rsid w:val="00EE74A8"/>
    <w:rsid w:val="00EE75B0"/>
    <w:rsid w:val="00EE79DD"/>
    <w:rsid w:val="00EF0A10"/>
    <w:rsid w:val="00EF0A9F"/>
    <w:rsid w:val="00EF0DB5"/>
    <w:rsid w:val="00EF10E4"/>
    <w:rsid w:val="00EF17A4"/>
    <w:rsid w:val="00EF188C"/>
    <w:rsid w:val="00EF1920"/>
    <w:rsid w:val="00EF1DF9"/>
    <w:rsid w:val="00EF2209"/>
    <w:rsid w:val="00EF252C"/>
    <w:rsid w:val="00EF2B5E"/>
    <w:rsid w:val="00EF41A5"/>
    <w:rsid w:val="00EF4342"/>
    <w:rsid w:val="00EF4AD6"/>
    <w:rsid w:val="00EF4B25"/>
    <w:rsid w:val="00EF4CD4"/>
    <w:rsid w:val="00EF5636"/>
    <w:rsid w:val="00EF571D"/>
    <w:rsid w:val="00EF6113"/>
    <w:rsid w:val="00EF6131"/>
    <w:rsid w:val="00EF64EB"/>
    <w:rsid w:val="00EF65DE"/>
    <w:rsid w:val="00EF724B"/>
    <w:rsid w:val="00EF78CB"/>
    <w:rsid w:val="00F00019"/>
    <w:rsid w:val="00F0039B"/>
    <w:rsid w:val="00F00631"/>
    <w:rsid w:val="00F00B94"/>
    <w:rsid w:val="00F00DBF"/>
    <w:rsid w:val="00F00F20"/>
    <w:rsid w:val="00F014E5"/>
    <w:rsid w:val="00F01DCF"/>
    <w:rsid w:val="00F020B6"/>
    <w:rsid w:val="00F02B1D"/>
    <w:rsid w:val="00F02B58"/>
    <w:rsid w:val="00F03116"/>
    <w:rsid w:val="00F03A2B"/>
    <w:rsid w:val="00F047E0"/>
    <w:rsid w:val="00F048AF"/>
    <w:rsid w:val="00F04FA5"/>
    <w:rsid w:val="00F05034"/>
    <w:rsid w:val="00F05981"/>
    <w:rsid w:val="00F05DE8"/>
    <w:rsid w:val="00F0619D"/>
    <w:rsid w:val="00F064D2"/>
    <w:rsid w:val="00F0668E"/>
    <w:rsid w:val="00F06E39"/>
    <w:rsid w:val="00F06E48"/>
    <w:rsid w:val="00F06FB8"/>
    <w:rsid w:val="00F10356"/>
    <w:rsid w:val="00F10462"/>
    <w:rsid w:val="00F10AA5"/>
    <w:rsid w:val="00F10AA6"/>
    <w:rsid w:val="00F10AD1"/>
    <w:rsid w:val="00F10B23"/>
    <w:rsid w:val="00F10BF9"/>
    <w:rsid w:val="00F121C3"/>
    <w:rsid w:val="00F12397"/>
    <w:rsid w:val="00F1249D"/>
    <w:rsid w:val="00F12553"/>
    <w:rsid w:val="00F13157"/>
    <w:rsid w:val="00F142C5"/>
    <w:rsid w:val="00F14D46"/>
    <w:rsid w:val="00F15087"/>
    <w:rsid w:val="00F155D1"/>
    <w:rsid w:val="00F15849"/>
    <w:rsid w:val="00F15A81"/>
    <w:rsid w:val="00F15BC5"/>
    <w:rsid w:val="00F15BF6"/>
    <w:rsid w:val="00F161EC"/>
    <w:rsid w:val="00F1637A"/>
    <w:rsid w:val="00F17246"/>
    <w:rsid w:val="00F178F2"/>
    <w:rsid w:val="00F17913"/>
    <w:rsid w:val="00F2038F"/>
    <w:rsid w:val="00F204C6"/>
    <w:rsid w:val="00F20CB1"/>
    <w:rsid w:val="00F20DF3"/>
    <w:rsid w:val="00F21664"/>
    <w:rsid w:val="00F21E22"/>
    <w:rsid w:val="00F222BE"/>
    <w:rsid w:val="00F2233A"/>
    <w:rsid w:val="00F228E6"/>
    <w:rsid w:val="00F229BE"/>
    <w:rsid w:val="00F2356C"/>
    <w:rsid w:val="00F23EE3"/>
    <w:rsid w:val="00F2446B"/>
    <w:rsid w:val="00F246A7"/>
    <w:rsid w:val="00F25674"/>
    <w:rsid w:val="00F25B4E"/>
    <w:rsid w:val="00F25C80"/>
    <w:rsid w:val="00F25DC3"/>
    <w:rsid w:val="00F26115"/>
    <w:rsid w:val="00F268BB"/>
    <w:rsid w:val="00F26DCE"/>
    <w:rsid w:val="00F2763C"/>
    <w:rsid w:val="00F2764F"/>
    <w:rsid w:val="00F2783C"/>
    <w:rsid w:val="00F27A77"/>
    <w:rsid w:val="00F27B34"/>
    <w:rsid w:val="00F27C99"/>
    <w:rsid w:val="00F27E3C"/>
    <w:rsid w:val="00F303B9"/>
    <w:rsid w:val="00F30D3F"/>
    <w:rsid w:val="00F3141E"/>
    <w:rsid w:val="00F3194E"/>
    <w:rsid w:val="00F31A93"/>
    <w:rsid w:val="00F32664"/>
    <w:rsid w:val="00F32D9F"/>
    <w:rsid w:val="00F33569"/>
    <w:rsid w:val="00F3370F"/>
    <w:rsid w:val="00F35422"/>
    <w:rsid w:val="00F35BB5"/>
    <w:rsid w:val="00F35D63"/>
    <w:rsid w:val="00F36435"/>
    <w:rsid w:val="00F36B19"/>
    <w:rsid w:val="00F37618"/>
    <w:rsid w:val="00F37ACB"/>
    <w:rsid w:val="00F37CAD"/>
    <w:rsid w:val="00F405B0"/>
    <w:rsid w:val="00F4089A"/>
    <w:rsid w:val="00F40A74"/>
    <w:rsid w:val="00F41036"/>
    <w:rsid w:val="00F416D3"/>
    <w:rsid w:val="00F420C7"/>
    <w:rsid w:val="00F42116"/>
    <w:rsid w:val="00F4241F"/>
    <w:rsid w:val="00F429D2"/>
    <w:rsid w:val="00F435C9"/>
    <w:rsid w:val="00F43724"/>
    <w:rsid w:val="00F43B2A"/>
    <w:rsid w:val="00F44462"/>
    <w:rsid w:val="00F44557"/>
    <w:rsid w:val="00F445AA"/>
    <w:rsid w:val="00F44A9B"/>
    <w:rsid w:val="00F44AD4"/>
    <w:rsid w:val="00F44E67"/>
    <w:rsid w:val="00F454AA"/>
    <w:rsid w:val="00F45622"/>
    <w:rsid w:val="00F45785"/>
    <w:rsid w:val="00F45A64"/>
    <w:rsid w:val="00F46809"/>
    <w:rsid w:val="00F46D12"/>
    <w:rsid w:val="00F46E2D"/>
    <w:rsid w:val="00F4718D"/>
    <w:rsid w:val="00F478A3"/>
    <w:rsid w:val="00F478FB"/>
    <w:rsid w:val="00F47A07"/>
    <w:rsid w:val="00F47D68"/>
    <w:rsid w:val="00F50885"/>
    <w:rsid w:val="00F50AEA"/>
    <w:rsid w:val="00F50D46"/>
    <w:rsid w:val="00F51002"/>
    <w:rsid w:val="00F51750"/>
    <w:rsid w:val="00F52B7C"/>
    <w:rsid w:val="00F52CFE"/>
    <w:rsid w:val="00F53D85"/>
    <w:rsid w:val="00F542C3"/>
    <w:rsid w:val="00F54712"/>
    <w:rsid w:val="00F547AB"/>
    <w:rsid w:val="00F54AB6"/>
    <w:rsid w:val="00F54BD7"/>
    <w:rsid w:val="00F54E74"/>
    <w:rsid w:val="00F550C8"/>
    <w:rsid w:val="00F553A0"/>
    <w:rsid w:val="00F55546"/>
    <w:rsid w:val="00F559BC"/>
    <w:rsid w:val="00F55CCA"/>
    <w:rsid w:val="00F55EAD"/>
    <w:rsid w:val="00F55F74"/>
    <w:rsid w:val="00F563F4"/>
    <w:rsid w:val="00F564C8"/>
    <w:rsid w:val="00F56835"/>
    <w:rsid w:val="00F56F81"/>
    <w:rsid w:val="00F57151"/>
    <w:rsid w:val="00F57842"/>
    <w:rsid w:val="00F579DD"/>
    <w:rsid w:val="00F603B4"/>
    <w:rsid w:val="00F6063A"/>
    <w:rsid w:val="00F6074B"/>
    <w:rsid w:val="00F61350"/>
    <w:rsid w:val="00F61813"/>
    <w:rsid w:val="00F61914"/>
    <w:rsid w:val="00F61C53"/>
    <w:rsid w:val="00F61D6F"/>
    <w:rsid w:val="00F61DB4"/>
    <w:rsid w:val="00F61EFC"/>
    <w:rsid w:val="00F621EA"/>
    <w:rsid w:val="00F62820"/>
    <w:rsid w:val="00F62E1D"/>
    <w:rsid w:val="00F6320D"/>
    <w:rsid w:val="00F6368F"/>
    <w:rsid w:val="00F63756"/>
    <w:rsid w:val="00F63F0A"/>
    <w:rsid w:val="00F6493B"/>
    <w:rsid w:val="00F649C9"/>
    <w:rsid w:val="00F64C3E"/>
    <w:rsid w:val="00F655E1"/>
    <w:rsid w:val="00F655E7"/>
    <w:rsid w:val="00F65A5F"/>
    <w:rsid w:val="00F65CDA"/>
    <w:rsid w:val="00F665A4"/>
    <w:rsid w:val="00F6662D"/>
    <w:rsid w:val="00F66778"/>
    <w:rsid w:val="00F67055"/>
    <w:rsid w:val="00F67E24"/>
    <w:rsid w:val="00F70315"/>
    <w:rsid w:val="00F7059C"/>
    <w:rsid w:val="00F70864"/>
    <w:rsid w:val="00F70B2D"/>
    <w:rsid w:val="00F70F76"/>
    <w:rsid w:val="00F71396"/>
    <w:rsid w:val="00F71A9E"/>
    <w:rsid w:val="00F72A7D"/>
    <w:rsid w:val="00F72C4A"/>
    <w:rsid w:val="00F737C1"/>
    <w:rsid w:val="00F73F26"/>
    <w:rsid w:val="00F740D0"/>
    <w:rsid w:val="00F7410B"/>
    <w:rsid w:val="00F749B5"/>
    <w:rsid w:val="00F74A58"/>
    <w:rsid w:val="00F74BB7"/>
    <w:rsid w:val="00F74F8A"/>
    <w:rsid w:val="00F75A2B"/>
    <w:rsid w:val="00F7626C"/>
    <w:rsid w:val="00F77113"/>
    <w:rsid w:val="00F77428"/>
    <w:rsid w:val="00F77620"/>
    <w:rsid w:val="00F777EF"/>
    <w:rsid w:val="00F80189"/>
    <w:rsid w:val="00F80976"/>
    <w:rsid w:val="00F81813"/>
    <w:rsid w:val="00F81C2F"/>
    <w:rsid w:val="00F8226D"/>
    <w:rsid w:val="00F82852"/>
    <w:rsid w:val="00F82AFD"/>
    <w:rsid w:val="00F82B89"/>
    <w:rsid w:val="00F82E95"/>
    <w:rsid w:val="00F82EBD"/>
    <w:rsid w:val="00F82F57"/>
    <w:rsid w:val="00F830A4"/>
    <w:rsid w:val="00F8321F"/>
    <w:rsid w:val="00F833D4"/>
    <w:rsid w:val="00F8342C"/>
    <w:rsid w:val="00F83D8A"/>
    <w:rsid w:val="00F83FBE"/>
    <w:rsid w:val="00F84003"/>
    <w:rsid w:val="00F8450D"/>
    <w:rsid w:val="00F85290"/>
    <w:rsid w:val="00F85CD0"/>
    <w:rsid w:val="00F85D14"/>
    <w:rsid w:val="00F85E06"/>
    <w:rsid w:val="00F861A3"/>
    <w:rsid w:val="00F86CFB"/>
    <w:rsid w:val="00F86DE5"/>
    <w:rsid w:val="00F87159"/>
    <w:rsid w:val="00F87705"/>
    <w:rsid w:val="00F87D0A"/>
    <w:rsid w:val="00F90223"/>
    <w:rsid w:val="00F90C60"/>
    <w:rsid w:val="00F911F3"/>
    <w:rsid w:val="00F913E8"/>
    <w:rsid w:val="00F9148C"/>
    <w:rsid w:val="00F92C03"/>
    <w:rsid w:val="00F92D7F"/>
    <w:rsid w:val="00F936AC"/>
    <w:rsid w:val="00F93971"/>
    <w:rsid w:val="00F94C55"/>
    <w:rsid w:val="00F94E6F"/>
    <w:rsid w:val="00F9599E"/>
    <w:rsid w:val="00F95D68"/>
    <w:rsid w:val="00F95E83"/>
    <w:rsid w:val="00F961C4"/>
    <w:rsid w:val="00F9799A"/>
    <w:rsid w:val="00F97C90"/>
    <w:rsid w:val="00F97CDD"/>
    <w:rsid w:val="00F97D08"/>
    <w:rsid w:val="00FA08CD"/>
    <w:rsid w:val="00FA0AFC"/>
    <w:rsid w:val="00FA0DA0"/>
    <w:rsid w:val="00FA15EE"/>
    <w:rsid w:val="00FA18D9"/>
    <w:rsid w:val="00FA1A74"/>
    <w:rsid w:val="00FA1E65"/>
    <w:rsid w:val="00FA25D6"/>
    <w:rsid w:val="00FA264D"/>
    <w:rsid w:val="00FA2A15"/>
    <w:rsid w:val="00FA37B3"/>
    <w:rsid w:val="00FA41A8"/>
    <w:rsid w:val="00FA4415"/>
    <w:rsid w:val="00FA4CDC"/>
    <w:rsid w:val="00FA55F6"/>
    <w:rsid w:val="00FA59D7"/>
    <w:rsid w:val="00FA5D6C"/>
    <w:rsid w:val="00FA6246"/>
    <w:rsid w:val="00FA6560"/>
    <w:rsid w:val="00FA6AE5"/>
    <w:rsid w:val="00FA723F"/>
    <w:rsid w:val="00FA782C"/>
    <w:rsid w:val="00FA78E9"/>
    <w:rsid w:val="00FA7D63"/>
    <w:rsid w:val="00FB07D4"/>
    <w:rsid w:val="00FB08B2"/>
    <w:rsid w:val="00FB0BCB"/>
    <w:rsid w:val="00FB0D73"/>
    <w:rsid w:val="00FB11D8"/>
    <w:rsid w:val="00FB1AFA"/>
    <w:rsid w:val="00FB1CF6"/>
    <w:rsid w:val="00FB25FA"/>
    <w:rsid w:val="00FB312A"/>
    <w:rsid w:val="00FB3362"/>
    <w:rsid w:val="00FB3565"/>
    <w:rsid w:val="00FB406F"/>
    <w:rsid w:val="00FB5018"/>
    <w:rsid w:val="00FB65D8"/>
    <w:rsid w:val="00FC031C"/>
    <w:rsid w:val="00FC192C"/>
    <w:rsid w:val="00FC1A1E"/>
    <w:rsid w:val="00FC1B2A"/>
    <w:rsid w:val="00FC1B56"/>
    <w:rsid w:val="00FC216C"/>
    <w:rsid w:val="00FC274F"/>
    <w:rsid w:val="00FC2F2A"/>
    <w:rsid w:val="00FC305F"/>
    <w:rsid w:val="00FC3B3E"/>
    <w:rsid w:val="00FC438F"/>
    <w:rsid w:val="00FC4725"/>
    <w:rsid w:val="00FC4ACD"/>
    <w:rsid w:val="00FC5BDD"/>
    <w:rsid w:val="00FC5CD7"/>
    <w:rsid w:val="00FC5D4F"/>
    <w:rsid w:val="00FC659B"/>
    <w:rsid w:val="00FC7624"/>
    <w:rsid w:val="00FC7A58"/>
    <w:rsid w:val="00FC7A59"/>
    <w:rsid w:val="00FD0140"/>
    <w:rsid w:val="00FD0559"/>
    <w:rsid w:val="00FD0D90"/>
    <w:rsid w:val="00FD0E0C"/>
    <w:rsid w:val="00FD110A"/>
    <w:rsid w:val="00FD1459"/>
    <w:rsid w:val="00FD197B"/>
    <w:rsid w:val="00FD1C40"/>
    <w:rsid w:val="00FD20BE"/>
    <w:rsid w:val="00FD21A1"/>
    <w:rsid w:val="00FD25D6"/>
    <w:rsid w:val="00FD3778"/>
    <w:rsid w:val="00FD37AB"/>
    <w:rsid w:val="00FD3991"/>
    <w:rsid w:val="00FD3AB9"/>
    <w:rsid w:val="00FD3DFD"/>
    <w:rsid w:val="00FD40E6"/>
    <w:rsid w:val="00FD44DE"/>
    <w:rsid w:val="00FD55BE"/>
    <w:rsid w:val="00FD56A1"/>
    <w:rsid w:val="00FD56B9"/>
    <w:rsid w:val="00FD62D8"/>
    <w:rsid w:val="00FD6749"/>
    <w:rsid w:val="00FD6C4C"/>
    <w:rsid w:val="00FD78C4"/>
    <w:rsid w:val="00FD7B0A"/>
    <w:rsid w:val="00FD7C23"/>
    <w:rsid w:val="00FD7E2B"/>
    <w:rsid w:val="00FD7FD0"/>
    <w:rsid w:val="00FE02B4"/>
    <w:rsid w:val="00FE088A"/>
    <w:rsid w:val="00FE0AF8"/>
    <w:rsid w:val="00FE0D17"/>
    <w:rsid w:val="00FE0F26"/>
    <w:rsid w:val="00FE10E3"/>
    <w:rsid w:val="00FE1823"/>
    <w:rsid w:val="00FE1D14"/>
    <w:rsid w:val="00FE26BD"/>
    <w:rsid w:val="00FE2717"/>
    <w:rsid w:val="00FE2B0E"/>
    <w:rsid w:val="00FE2BF9"/>
    <w:rsid w:val="00FE2CDB"/>
    <w:rsid w:val="00FE3282"/>
    <w:rsid w:val="00FE354E"/>
    <w:rsid w:val="00FE3987"/>
    <w:rsid w:val="00FE450C"/>
    <w:rsid w:val="00FE4588"/>
    <w:rsid w:val="00FE4608"/>
    <w:rsid w:val="00FE481E"/>
    <w:rsid w:val="00FE4932"/>
    <w:rsid w:val="00FE4DA2"/>
    <w:rsid w:val="00FE51D9"/>
    <w:rsid w:val="00FE55EE"/>
    <w:rsid w:val="00FE5F90"/>
    <w:rsid w:val="00FE6071"/>
    <w:rsid w:val="00FE6A40"/>
    <w:rsid w:val="00FE6C2C"/>
    <w:rsid w:val="00FE6D1C"/>
    <w:rsid w:val="00FE6E6A"/>
    <w:rsid w:val="00FE7098"/>
    <w:rsid w:val="00FE70C7"/>
    <w:rsid w:val="00FE7133"/>
    <w:rsid w:val="00FE7308"/>
    <w:rsid w:val="00FE739E"/>
    <w:rsid w:val="00FE787D"/>
    <w:rsid w:val="00FF0405"/>
    <w:rsid w:val="00FF041C"/>
    <w:rsid w:val="00FF0861"/>
    <w:rsid w:val="00FF0A6F"/>
    <w:rsid w:val="00FF0E4F"/>
    <w:rsid w:val="00FF0FF5"/>
    <w:rsid w:val="00FF110D"/>
    <w:rsid w:val="00FF1636"/>
    <w:rsid w:val="00FF2403"/>
    <w:rsid w:val="00FF28B1"/>
    <w:rsid w:val="00FF369D"/>
    <w:rsid w:val="00FF4E79"/>
    <w:rsid w:val="00FF4FC8"/>
    <w:rsid w:val="00FF543A"/>
    <w:rsid w:val="00FF585D"/>
    <w:rsid w:val="00FF5F71"/>
    <w:rsid w:val="00FF6ED3"/>
    <w:rsid w:val="00FF6FD5"/>
    <w:rsid w:val="00FF7075"/>
    <w:rsid w:val="00FF7138"/>
    <w:rsid w:val="00FF72C0"/>
    <w:rsid w:val="00FF76B8"/>
    <w:rsid w:val="00FF786C"/>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hyperlink" Target="https://doi.org/10.1207/s15516709cog2701_4" TargetMode="External"/><Relationship Id="rId68" Type="http://schemas.openxmlformats.org/officeDocument/2006/relationships/hyperlink" Target="https://doi.org/10.1016/0010-0277(95)00661-H" TargetMode="External"/><Relationship Id="rId84" Type="http://schemas.openxmlformats.org/officeDocument/2006/relationships/hyperlink" Target="https://doi.org/10.1016/j.cogpsych.2010.02.001" TargetMode="External"/><Relationship Id="rId89" Type="http://schemas.openxmlformats.org/officeDocument/2006/relationships/hyperlink" Target="https://doi.org/10.1016/j.cognition.2017.09.007" TargetMode="External"/><Relationship Id="rId112" Type="http://schemas.openxmlformats.org/officeDocument/2006/relationships/header" Target="header1.xml"/><Relationship Id="rId16" Type="http://schemas.openxmlformats.org/officeDocument/2006/relationships/image" Target="media/image8.png"/><Relationship Id="rId107" Type="http://schemas.openxmlformats.org/officeDocument/2006/relationships/hyperlink" Target="https://doi.org/10.1016/j.cognition.2017.06.029" TargetMode="External"/><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hyperlink" Target="https://doi.org/10.1016/0010-0277(85)90008-3" TargetMode="External"/><Relationship Id="rId58" Type="http://schemas.openxmlformats.org/officeDocument/2006/relationships/hyperlink" Target="https://doi.org/10.1016/S0885-2014(02)00124-7" TargetMode="External"/><Relationship Id="rId74" Type="http://schemas.openxmlformats.org/officeDocument/2006/relationships/hyperlink" Target="https://doi.org/10.1016/0885-2014(93)90008-S" TargetMode="External"/><Relationship Id="rId79" Type="http://schemas.openxmlformats.org/officeDocument/2006/relationships/hyperlink" Target="https://doi.org/10.1111/desc.13581" TargetMode="External"/><Relationship Id="rId102" Type="http://schemas.openxmlformats.org/officeDocument/2006/relationships/hyperlink" Target="https://psycnet.apa.org/doi/10.1037/0033-295X.99.4.605" TargetMode="External"/><Relationship Id="rId5" Type="http://schemas.openxmlformats.org/officeDocument/2006/relationships/webSettings" Target="webSettings.xml"/><Relationship Id="rId90" Type="http://schemas.openxmlformats.org/officeDocument/2006/relationships/hyperlink" Target="https://doi.org/10.1037/1089-2680.1.3.271" TargetMode="External"/><Relationship Id="rId95" Type="http://schemas.openxmlformats.org/officeDocument/2006/relationships/hyperlink" Target="https://doi.org/10.1098/rsos.191795" TargetMode="Externa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hyperlink" Target="https://doi.org/10.1207/s15516709cog1401_5" TargetMode="External"/><Relationship Id="rId69" Type="http://schemas.openxmlformats.org/officeDocument/2006/relationships/hyperlink" Target="https://doi.org/10.1177/0963721412470687" TargetMode="External"/><Relationship Id="rId113" Type="http://schemas.openxmlformats.org/officeDocument/2006/relationships/header" Target="header2.xml"/><Relationship Id="rId80" Type="http://schemas.openxmlformats.org/officeDocument/2006/relationships/hyperlink" Target="https://doi.org/10.1016/j.cognition.2016.12.007" TargetMode="External"/><Relationship Id="rId85" Type="http://schemas.openxmlformats.org/officeDocument/2006/relationships/hyperlink" Target="https://doi.org/10.1016/S0010-0277(96)00727-5" TargetMode="External"/><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hyperlink" Target="https://doi.org/10.1111/1467-7687.00220" TargetMode="External"/><Relationship Id="rId103" Type="http://schemas.openxmlformats.org/officeDocument/2006/relationships/hyperlink" Target="https://doi.org/10.1002/icd.2359" TargetMode="External"/><Relationship Id="rId108" Type="http://schemas.openxmlformats.org/officeDocument/2006/relationships/hyperlink" Target="https://doi.org/10.1111/1467-9280.00218" TargetMode="External"/><Relationship Id="rId54" Type="http://schemas.openxmlformats.org/officeDocument/2006/relationships/hyperlink" Target="https://doi.org/10.1037/xge0001656" TargetMode="External"/><Relationship Id="rId70" Type="http://schemas.openxmlformats.org/officeDocument/2006/relationships/hyperlink" Target="https://doi.org/10.1016/j.cogdev.2010.09.001" TargetMode="External"/><Relationship Id="rId75" Type="http://schemas.openxmlformats.org/officeDocument/2006/relationships/hyperlink" Target="https://doi.org/10.1016/j.cogdev.2005.04.004" TargetMode="External"/><Relationship Id="rId91" Type="http://schemas.openxmlformats.org/officeDocument/2006/relationships/hyperlink" Target="http://www.jstor.org/stable/30162860" TargetMode="External"/><Relationship Id="rId96" Type="http://schemas.openxmlformats.org/officeDocument/2006/relationships/hyperlink" Target="https://doi.org/10.1371/journal.pone.0023223"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hyperlink" Target="https://psycnet.apa.org/doi/10.1016/S1364-6613(99)01356-X" TargetMode="External"/><Relationship Id="rId106" Type="http://schemas.openxmlformats.org/officeDocument/2006/relationships/hyperlink" Target="https://doi.org/10.1016/j.cogdev.2012.08.004" TargetMode="External"/><Relationship Id="rId114" Type="http://schemas.openxmlformats.org/officeDocument/2006/relationships/fontTable" Target="fontTable.xml"/><Relationship Id="rId10" Type="http://schemas.openxmlformats.org/officeDocument/2006/relationships/hyperlink" Target="https://osf.io/9eqpf/?view_only=62f752417a9141c7b0509a998039ad13" TargetMode="Externa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yperlink" Target="https://doi.org/10.1111/j.1467-8624.1991.tb01602.x" TargetMode="External"/><Relationship Id="rId60" Type="http://schemas.openxmlformats.org/officeDocument/2006/relationships/hyperlink" Target="https://psycnet.apa.org/doi/10.1037/0033-295X.112.2.347" TargetMode="External"/><Relationship Id="rId65" Type="http://schemas.openxmlformats.org/officeDocument/2006/relationships/hyperlink" Target="https://doi.org/10.1111/j.1467-7687.2011.01048.x" TargetMode="External"/><Relationship Id="rId73" Type="http://schemas.openxmlformats.org/officeDocument/2006/relationships/hyperlink" Target="https://psycnet.apa.org/doi/10.1037/0012-1649.19.3.338" TargetMode="External"/><Relationship Id="rId78" Type="http://schemas.openxmlformats.org/officeDocument/2006/relationships/hyperlink" Target="https://doi.org/10.1016/S0010-0277(87)80006-9" TargetMode="External"/><Relationship Id="rId81" Type="http://schemas.openxmlformats.org/officeDocument/2006/relationships/hyperlink" Target="https://doi.org/10.1037/0012-1649.36.5.635" TargetMode="External"/><Relationship Id="rId86" Type="http://schemas.openxmlformats.org/officeDocument/2006/relationships/hyperlink" Target="https://doi.org/10.1126/science.1107621" TargetMode="External"/><Relationship Id="rId94" Type="http://schemas.openxmlformats.org/officeDocument/2006/relationships/hyperlink" Target="https://doi.org/10.1080/09540090310001655093" TargetMode="External"/><Relationship Id="rId99" Type="http://schemas.openxmlformats.org/officeDocument/2006/relationships/hyperlink" Target="https://doi.org/10.1016/S1364-6613(02)01926-5" TargetMode="External"/><Relationship Id="rId101" Type="http://schemas.openxmlformats.org/officeDocument/2006/relationships/hyperlink" Target="https://doi.org/10.1146/annurev.ph.25.030163.002553" TargetMode="Externa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hyperlink" Target="https://doi.org/10.1038/358749a0" TargetMode="External"/><Relationship Id="rId34" Type="http://schemas.openxmlformats.org/officeDocument/2006/relationships/image" Target="media/image26.png"/><Relationship Id="rId50" Type="http://schemas.openxmlformats.org/officeDocument/2006/relationships/hyperlink" Target="https://doi.org/10.1016/0010-0277(86)90052-1" TargetMode="External"/><Relationship Id="rId55" Type="http://schemas.openxmlformats.org/officeDocument/2006/relationships/hyperlink" Target="https://doi.org/10.1016/j.cogdev.2022.101164" TargetMode="External"/><Relationship Id="rId76" Type="http://schemas.openxmlformats.org/officeDocument/2006/relationships/hyperlink" Target="https://doi.org/10.1016/0010-0285(83)90017-8" TargetMode="External"/><Relationship Id="rId97" Type="http://schemas.openxmlformats.org/officeDocument/2006/relationships/hyperlink" Target="https://doi.org/10.1207/s15327078in1003_6" TargetMode="External"/><Relationship Id="rId104" Type="http://schemas.openxmlformats.org/officeDocument/2006/relationships/hyperlink" Target="https://doi.org/10.1371/journal.pbio.0030208" TargetMode="External"/><Relationship Id="rId7" Type="http://schemas.openxmlformats.org/officeDocument/2006/relationships/endnotes" Target="endnotes.xml"/><Relationship Id="rId71" Type="http://schemas.openxmlformats.org/officeDocument/2006/relationships/hyperlink" Target="https://doi.org/10.1038/nature06288" TargetMode="External"/><Relationship Id="rId92" Type="http://schemas.openxmlformats.org/officeDocument/2006/relationships/hyperlink" Target="https://doi.org/10.1038/323533a0" TargetMode="Externa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hyperlink" Target="https://doi.org/10.1038/s41467-025-61517-3" TargetMode="External"/><Relationship Id="rId87" Type="http://schemas.openxmlformats.org/officeDocument/2006/relationships/hyperlink" Target="https://doi.org/10.1126/science.1111656" TargetMode="External"/><Relationship Id="rId110" Type="http://schemas.openxmlformats.org/officeDocument/2006/relationships/hyperlink" Target="https://doi.org/10.1111/1467-8721.ep10772615" TargetMode="External"/><Relationship Id="rId115" Type="http://schemas.microsoft.com/office/2011/relationships/people" Target="people.xml"/><Relationship Id="rId61" Type="http://schemas.openxmlformats.org/officeDocument/2006/relationships/hyperlink" Target="https://doi.org/10.1111/1467-7687.00039" TargetMode="External"/><Relationship Id="rId82" Type="http://schemas.openxmlformats.org/officeDocument/2006/relationships/hyperlink" Target="https://doi.org/10.1080/095400999116322" TargetMode="Externa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hyperlink" Target="https://doi.org/10.1207/S15327078IN0104_3" TargetMode="External"/><Relationship Id="rId77" Type="http://schemas.openxmlformats.org/officeDocument/2006/relationships/hyperlink" Target="https://doi.org/10.1016/S0010-0277(98)00036-5" TargetMode="External"/><Relationship Id="rId100" Type="http://schemas.openxmlformats.org/officeDocument/2006/relationships/hyperlink" Target="https://doi.org/10.1111/j.1551-6709.2010.01129.x" TargetMode="External"/><Relationship Id="rId105" Type="http://schemas.openxmlformats.org/officeDocument/2006/relationships/hyperlink" Target="https://doi.org/10.1016/j.neuroimage.2010.05.028" TargetMode="External"/><Relationship Id="rId8" Type="http://schemas.openxmlformats.org/officeDocument/2006/relationships/image" Target="media/image1.jpg"/><Relationship Id="rId51" Type="http://schemas.openxmlformats.org/officeDocument/2006/relationships/hyperlink" Target="https://psycnet.apa.org/doi/10.1037/0012-1649.23.5.655" TargetMode="External"/><Relationship Id="rId72" Type="http://schemas.openxmlformats.org/officeDocument/2006/relationships/hyperlink" Target="https://doi.org/10.1162/neco.1989.1.1.143" TargetMode="External"/><Relationship Id="rId93" Type="http://schemas.openxmlformats.org/officeDocument/2006/relationships/hyperlink" Target="https://doi.org/10.1371/journal.pone.0042698" TargetMode="External"/><Relationship Id="rId98" Type="http://schemas.openxmlformats.org/officeDocument/2006/relationships/hyperlink" Target="https://doi.org/10.1521/soco.2025.43.3.152" TargetMode="External"/><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hyperlink" Target="https://doi.org/10.1016/S1364-6613(03)00128-1" TargetMode="External"/><Relationship Id="rId11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hyperlink" Target="https://doi.org/10.1016/S0010-0277(99)00039-6" TargetMode="External"/><Relationship Id="rId83" Type="http://schemas.openxmlformats.org/officeDocument/2006/relationships/hyperlink" Target="https://doi.org/10.1111/j.0956-7976.2004.00755.x" TargetMode="External"/><Relationship Id="rId88" Type="http://schemas.openxmlformats.org/officeDocument/2006/relationships/hyperlink" Target="https://doi.org/10.1016/j.cognition.2004.11.005" TargetMode="External"/><Relationship Id="rId111" Type="http://schemas.openxmlformats.org/officeDocument/2006/relationships/hyperlink" Target="https://psycnet.apa.org/doi/10.1037/a00321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524</TotalTime>
  <Pages>124</Pages>
  <Words>34178</Words>
  <Characters>194815</Characters>
  <Application>Microsoft Office Word</Application>
  <DocSecurity>0</DocSecurity>
  <Lines>1623</Lines>
  <Paragraphs>457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49</cp:revision>
  <dcterms:created xsi:type="dcterms:W3CDTF">2026-05-08T14:59:00Z</dcterms:created>
  <dcterms:modified xsi:type="dcterms:W3CDTF">2026-05-09T04:03:00Z</dcterms:modified>
</cp:coreProperties>
</file>