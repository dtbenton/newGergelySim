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ins w:id="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7"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8"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9"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0"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1"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2"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3"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4" w:author="Benton, Deon" w:date="2026-05-18T11:56:00Z" w16du:dateUtc="2026-05-18T16:56:00Z">
        <w:r w:rsidR="00FF127E">
          <w:rPr>
            <w:rFonts w:ascii="Times New Roman" w:hAnsi="Times New Roman" w:cs="Times New Roman"/>
          </w:rPr>
          <w:t>Twelve-month-old infants were habituated</w:t>
        </w:r>
      </w:ins>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5"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6"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7"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8"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19"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0"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1" w:author="Benton, Deon" w:date="2026-05-18T12:54:00Z" w16du:dateUtc="2026-05-18T17:54:00Z">
        <w:r w:rsidR="00AE5E71">
          <w:rPr>
            <w:rFonts w:ascii="Times New Roman" w:hAnsi="Times New Roman" w:cs="Times New Roman"/>
          </w:rPr>
          <w:t>Data from infants in a control condition</w:t>
        </w:r>
      </w:ins>
      <w:r w:rsidR="00524642">
        <w:rPr>
          <w:rFonts w:ascii="Times New Roman" w:hAnsi="Times New Roman" w:cs="Times New Roman"/>
        </w:rPr>
        <w:t xml:space="preserve"> </w:t>
      </w:r>
      <w:ins w:id="22" w:author="Benton, Deon" w:date="2026-05-18T12:41:00Z" w16du:dateUtc="2026-05-18T17:41:00Z">
        <w:r w:rsidR="008720DA">
          <w:rPr>
            <w:rFonts w:ascii="Times New Roman" w:hAnsi="Times New Roman" w:cs="Times New Roman"/>
          </w:rPr>
          <w:t xml:space="preserve">showed that </w:t>
        </w:r>
      </w:ins>
      <w:ins w:id="23" w:author="Benton, Deon" w:date="2026-05-18T12:54:00Z" w16du:dateUtc="2026-05-18T17:54:00Z">
        <w:r w:rsidR="00AE5E71">
          <w:rPr>
            <w:rFonts w:ascii="Times New Roman" w:hAnsi="Times New Roman" w:cs="Times New Roman"/>
          </w:rPr>
          <w:t>they</w:t>
        </w:r>
      </w:ins>
      <w:ins w:id="24"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5"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Sodian et al., 2004; Woodward &amp; Sommerville, 2000</w:t>
      </w:r>
      <w:ins w:id="26"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(Csibra et al., 2003; Gergely et al., 1995) and inanimate</w:t>
      </w:r>
      <w:ins w:id="27"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ins w:id="28" w:author="Benton, Deon" w:date="2026-05-18T12:45:00Z" w16du:dateUtc="2026-05-18T17:45:00Z">
        <w:r w:rsidR="005212F4">
          <w:rPr>
            <w:rFonts w:ascii="Times New Roman" w:hAnsi="Times New Roman" w:cs="Times New Roman"/>
          </w:rPr>
          <w:t xml:space="preserve">Csibra et al., 1999; </w:t>
        </w:r>
      </w:ins>
      <w:r>
        <w:rPr>
          <w:rFonts w:ascii="Times New Roman" w:hAnsi="Times New Roman" w:cs="Times New Roman"/>
        </w:rPr>
        <w:t xml:space="preserve">Kamewari et al., 2005). Additionally, </w:t>
      </w:r>
      <w:ins w:id="29"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0" w:author="Benton, Deon" w:date="2026-05-18T12:49:00Z" w16du:dateUtc="2026-05-18T17:49:00Z">
        <w:r w:rsidR="006B7D30">
          <w:rPr>
            <w:rFonts w:ascii="Times New Roman" w:hAnsi="Times New Roman" w:cs="Times New Roman"/>
          </w:rPr>
          <w:t>represent</w:t>
        </w:r>
      </w:ins>
      <w:ins w:id="31" w:author="Benton, Deon" w:date="2026-05-18T12:50:00Z" w16du:dateUtc="2026-05-18T17:50:00Z">
        <w:r w:rsidR="004F1972">
          <w:rPr>
            <w:rFonts w:ascii="Times New Roman" w:hAnsi="Times New Roman" w:cs="Times New Roman"/>
          </w:rPr>
          <w:t xml:space="preserve"> action</w:t>
        </w:r>
      </w:ins>
      <w:ins w:id="32" w:author="Benton, Deon" w:date="2026-05-18T12:49:00Z" w16du:dateUtc="2026-05-18T17:49:00Z">
        <w:r w:rsidR="006B7D30">
          <w:rPr>
            <w:rFonts w:ascii="Times New Roman" w:hAnsi="Times New Roman" w:cs="Times New Roman"/>
          </w:rPr>
          <w:t xml:space="preserve"> efficiency </w:t>
        </w:r>
      </w:ins>
      <w:ins w:id="33" w:author="Benton, Deon" w:date="2026-05-18T12:50:00Z" w16du:dateUtc="2026-05-18T17:50:00Z">
        <w:r w:rsidR="004F1972">
          <w:rPr>
            <w:rFonts w:ascii="Times New Roman" w:hAnsi="Times New Roman" w:cs="Times New Roman"/>
          </w:rPr>
          <w:t>in a more graded, continuous fashion</w:t>
        </w:r>
      </w:ins>
      <w:ins w:id="34" w:author="Benton, Deon" w:date="2026-05-18T12:49:00Z" w16du:dateUtc="2026-05-18T17:49:00Z">
        <w:r w:rsidR="006B7D30">
          <w:rPr>
            <w:rFonts w:ascii="Times New Roman" w:hAnsi="Times New Roman" w:cs="Times New Roman"/>
          </w:rPr>
          <w:t xml:space="preserve"> rather than in an all-or-none</w:t>
        </w:r>
      </w:ins>
      <w:ins w:id="35"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ins w:id="36"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7"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8"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39"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0"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1"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2" w:author="Benton, Deon" w:date="2026-05-11T12:45:00Z" w16du:dateUtc="2026-05-11T17:45:00Z">
        <w:r w:rsidR="009F48D5">
          <w:rPr>
            <w:rFonts w:ascii="Times New Roman" w:eastAsia="Times New Roman" w:hAnsi="Times New Roman" w:cs="Times New Roman"/>
          </w:rPr>
          <w:t>An extremely prominent</w:t>
        </w:r>
      </w:ins>
      <w:ins w:id="43" w:author="Benton, Deon" w:date="2026-05-18T12:53:00Z" w16du:dateUtc="2026-05-18T17:53:00Z">
        <w:r w:rsidR="00715F13">
          <w:rPr>
            <w:rFonts w:ascii="Times New Roman" w:eastAsia="Times New Roman" w:hAnsi="Times New Roman" w:cs="Times New Roman"/>
          </w:rPr>
          <w:t xml:space="preserve"> example of </w:t>
        </w:r>
      </w:ins>
      <w:ins w:id="44"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5" w:author="Benton, Deon" w:date="2026-05-18T16:06:00Z" w16du:dateUtc="2026-05-18T21:06:00Z">
        <w:r w:rsidR="003D3C80">
          <w:rPr>
            <w:rFonts w:ascii="Times New Roman" w:hAnsi="Times New Roman" w:cs="Times New Roman"/>
          </w:rPr>
          <w:t xml:space="preserve"> pursues some end state efficiently given the </w:t>
        </w:r>
      </w:ins>
      <w:ins w:id="46" w:author="Benton, Deon" w:date="2026-05-18T16:07:00Z" w16du:dateUtc="2026-05-18T21:07:00Z">
        <w:r w:rsidR="000D7247">
          <w:rPr>
            <w:rFonts w:ascii="Times New Roman" w:hAnsi="Times New Roman" w:cs="Times New Roman"/>
          </w:rPr>
          <w:t xml:space="preserve">physical </w:t>
        </w:r>
      </w:ins>
      <w:ins w:id="47" w:author="Benton, Deon" w:date="2026-05-18T16:06:00Z" w16du:dateUtc="2026-05-18T21:06:00Z">
        <w:r w:rsidR="003D3C80">
          <w:rPr>
            <w:rFonts w:ascii="Times New Roman" w:hAnsi="Times New Roman" w:cs="Times New Roman"/>
          </w:rPr>
          <w:t>context</w:t>
        </w:r>
      </w:ins>
      <w:ins w:id="48"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49"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0"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1" w:author="Benton, Deon" w:date="2026-05-18T17:08:00Z" w16du:dateUtc="2026-05-18T22:08:00Z">
        <w:r w:rsidR="002C2FA4" w:rsidRPr="00996380" w:rsidDel="005B1315">
          <w:rPr>
            <w:rFonts w:ascii="Times New Roman" w:hAnsi="Times New Roman" w:cs="Times New Roman"/>
          </w:rPr>
          <w:delText xml:space="preserve">the </w:delText>
        </w:r>
      </w:del>
      <w:ins w:id="52" w:author="Benton, Deon" w:date="2026-05-18T17:08:00Z" w16du:dateUtc="2026-05-18T22:08:00Z">
        <w:r w:rsidR="005B1315">
          <w:rPr>
            <w:rFonts w:ascii="Times New Roman" w:hAnsi="Times New Roman" w:cs="Times New Roman"/>
          </w:rPr>
          <w:t>it</w:t>
        </w:r>
      </w:ins>
      <w:del w:id="53"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4"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5"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6" w:author="Benton, Deon" w:date="2026-05-18T17:10:00Z" w16du:dateUtc="2026-05-18T22:10:00Z">
        <w:r w:rsidR="005B1315">
          <w:rPr>
            <w:rFonts w:ascii="Times New Roman" w:hAnsi="Times New Roman" w:cs="Times New Roman"/>
          </w:rPr>
          <w:t xml:space="preserve"> Bayesian inference has been used to describe how, at a comp</w:t>
        </w:r>
      </w:ins>
      <w:ins w:id="57"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7ACF467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8"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59"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0"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1"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2"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3"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4"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5"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6" w:author="Benton, Deon" w:date="2026-05-18T17:21:00Z" w16du:dateUtc="2026-05-18T22:21:00Z">
        <w:r w:rsidR="002C108B" w:rsidDel="000C32F7">
          <w:rPr>
            <w:rFonts w:ascii="Times New Roman" w:hAnsi="Times New Roman" w:cs="Times New Roman"/>
          </w:rPr>
          <w:delText>2022</w:delText>
        </w:r>
      </w:del>
      <w:ins w:id="67"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8" w:author="Benton, Deon" w:date="2026-05-18T17:15:00Z" w16du:dateUtc="2026-05-18T22:15:00Z">
        <w:r w:rsidR="005B1315">
          <w:rPr>
            <w:rFonts w:ascii="Times New Roman" w:hAnsi="Times New Roman" w:cs="Times New Roman"/>
          </w:rPr>
          <w:t xml:space="preserve"> each of these accounts explain infants’ looking behaviors in action efficiency understanding studies in a similar way</w:t>
        </w:r>
      </w:ins>
      <w:ins w:id="69" w:author="Benton, Deon" w:date="2026-05-19T18:29:00Z" w16du:dateUtc="2026-05-19T23:29:00Z">
        <w:r w:rsidR="00807615">
          <w:rPr>
            <w:rFonts w:ascii="Times New Roman" w:hAnsi="Times New Roman" w:cs="Times New Roman"/>
          </w:rPr>
          <w:t>: Infants</w:t>
        </w:r>
      </w:ins>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0" w:author="Benton, Deon" w:date="2026-05-18T17:20:00Z" w16du:dateUtc="2026-05-18T22:20:00Z">
        <w:r w:rsidR="000C32F7">
          <w:rPr>
            <w:rFonts w:ascii="Times New Roman" w:hAnsi="Times New Roman" w:cs="Times New Roman"/>
          </w:rPr>
          <w:t xml:space="preserve"> </w:t>
        </w:r>
      </w:ins>
      <w:ins w:id="71"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2"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3"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4"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5"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6"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7"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78" w:author="Benton, Deon" w:date="2026-05-11T10:08:00Z" w16du:dateUtc="2026-05-11T15:08:00Z"/>
          <w:rFonts w:ascii="Times New Roman" w:hAnsi="Times New Roman" w:cs="Times New Roman"/>
        </w:rPr>
      </w:pPr>
      <w:ins w:id="79" w:author="Benton, Deon" w:date="2026-05-10T21:12:00Z" w16du:dateUtc="2026-05-11T02:12:00Z">
        <w:r w:rsidRPr="00C62E91">
          <w:rPr>
            <w:rFonts w:ascii="Times New Roman" w:hAnsi="Times New Roman" w:cs="Times New Roman"/>
          </w:rPr>
          <w:t xml:space="preserve">Although </w:t>
        </w:r>
      </w:ins>
      <w:ins w:id="80" w:author="Benton, Deon" w:date="2026-05-18T17:25:00Z" w16du:dateUtc="2026-05-18T22:25:00Z">
        <w:r w:rsidR="00052CF0">
          <w:rPr>
            <w:rFonts w:ascii="Times New Roman" w:hAnsi="Times New Roman" w:cs="Times New Roman"/>
          </w:rPr>
          <w:t>each of these theories differ somewhat in their specifics</w:t>
        </w:r>
      </w:ins>
      <w:ins w:id="81" w:author="Benton, Deon" w:date="2026-05-10T21:12:00Z" w16du:dateUtc="2026-05-11T02:12:00Z">
        <w:r w:rsidRPr="00C62E91">
          <w:rPr>
            <w:rFonts w:ascii="Times New Roman" w:hAnsi="Times New Roman" w:cs="Times New Roman"/>
          </w:rPr>
          <w:t>, they share the notion that infants process others' actions</w:t>
        </w:r>
      </w:ins>
      <w:ins w:id="82" w:author="Benton, Deon" w:date="2026-05-11T11:55:00Z" w16du:dateUtc="2026-05-11T16:55:00Z">
        <w:r w:rsidR="00270E73">
          <w:rPr>
            <w:rFonts w:ascii="Times New Roman" w:hAnsi="Times New Roman" w:cs="Times New Roman"/>
          </w:rPr>
          <w:t xml:space="preserve"> terms of</w:t>
        </w:r>
      </w:ins>
      <w:ins w:id="83" w:author="Benton, Deon" w:date="2026-05-10T21:12:00Z" w16du:dateUtc="2026-05-11T02:12:00Z">
        <w:r w:rsidRPr="00C62E91">
          <w:rPr>
            <w:rFonts w:ascii="Times New Roman" w:hAnsi="Times New Roman" w:cs="Times New Roman"/>
          </w:rPr>
          <w:t xml:space="preserve"> </w:t>
        </w:r>
      </w:ins>
      <w:ins w:id="84" w:author="Benton, Deon" w:date="2026-05-10T21:13:00Z" w16du:dateUtc="2026-05-11T02:13:00Z">
        <w:r>
          <w:rPr>
            <w:rFonts w:ascii="Times New Roman" w:hAnsi="Times New Roman" w:cs="Times New Roman"/>
          </w:rPr>
          <w:t>their efficiency</w:t>
        </w:r>
      </w:ins>
      <w:ins w:id="85" w:author="Benton, Deon" w:date="2026-05-11T11:58:00Z" w16du:dateUtc="2026-05-11T16:58:00Z">
        <w:r w:rsidR="00CD2C97">
          <w:rPr>
            <w:rFonts w:ascii="Times New Roman" w:hAnsi="Times New Roman" w:cs="Times New Roman"/>
          </w:rPr>
          <w:t>,</w:t>
        </w:r>
      </w:ins>
      <w:ins w:id="86" w:author="Benton, Deon" w:date="2026-05-10T21:13:00Z" w16du:dateUtc="2026-05-11T02:13:00Z">
        <w:r>
          <w:rPr>
            <w:rFonts w:ascii="Times New Roman" w:hAnsi="Times New Roman" w:cs="Times New Roman"/>
          </w:rPr>
          <w:t xml:space="preserve"> </w:t>
        </w:r>
      </w:ins>
      <w:ins w:id="87" w:author="Benton, Deon" w:date="2026-05-11T11:55:00Z" w16du:dateUtc="2026-05-11T16:55:00Z">
        <w:r w:rsidR="001166DF">
          <w:rPr>
            <w:rFonts w:ascii="Times New Roman" w:hAnsi="Times New Roman" w:cs="Times New Roman"/>
          </w:rPr>
          <w:t xml:space="preserve">rationality, </w:t>
        </w:r>
      </w:ins>
      <w:ins w:id="88"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89" w:author="Benton, Deon" w:date="2026-05-11T11:58:00Z" w16du:dateUtc="2026-05-11T16:58:00Z">
        <w:r w:rsidR="00CD2C97">
          <w:rPr>
            <w:rFonts w:ascii="Times New Roman" w:hAnsi="Times New Roman" w:cs="Times New Roman"/>
          </w:rPr>
          <w:t xml:space="preserve"> a</w:t>
        </w:r>
      </w:ins>
      <w:ins w:id="90" w:author="Benton, Deon" w:date="2026-05-11T11:59:00Z" w16du:dateUtc="2026-05-11T16:59:00Z">
        <w:r w:rsidR="00CD2C97">
          <w:rPr>
            <w:rFonts w:ascii="Times New Roman" w:hAnsi="Times New Roman" w:cs="Times New Roman"/>
          </w:rPr>
          <w:t>mong other things</w:t>
        </w:r>
      </w:ins>
      <w:ins w:id="91" w:author="Benton, Deon" w:date="2026-05-10T21:12:00Z" w16du:dateUtc="2026-05-11T02:12:00Z">
        <w:r w:rsidRPr="00C62E91">
          <w:rPr>
            <w:rFonts w:ascii="Times New Roman" w:hAnsi="Times New Roman" w:cs="Times New Roman"/>
          </w:rPr>
          <w:t xml:space="preserve">. </w:t>
        </w:r>
      </w:ins>
      <w:ins w:id="92" w:author="Benton, Deon" w:date="2026-05-18T17:33:00Z" w16du:dateUtc="2026-05-18T22:33:00Z">
        <w:r w:rsidR="00712CF8">
          <w:rPr>
            <w:rFonts w:ascii="Times New Roman" w:hAnsi="Times New Roman" w:cs="Times New Roman"/>
          </w:rPr>
          <w:t xml:space="preserve">The notion that infants possess </w:t>
        </w:r>
      </w:ins>
      <w:ins w:id="93" w:author="Benton, Deon" w:date="2026-05-18T17:34:00Z" w16du:dateUtc="2026-05-18T22:34:00Z">
        <w:r w:rsidR="00712CF8">
          <w:rPr>
            <w:rFonts w:ascii="Times New Roman" w:hAnsi="Times New Roman" w:cs="Times New Roman"/>
          </w:rPr>
          <w:t>these concepts has some intuitive appeal</w:t>
        </w:r>
      </w:ins>
      <w:ins w:id="94" w:author="Benton, Deon" w:date="2026-05-10T21:12:00Z" w16du:dateUtc="2026-05-11T02:12:00Z">
        <w:r w:rsidRPr="00C62E91">
          <w:rPr>
            <w:rFonts w:ascii="Times New Roman" w:hAnsi="Times New Roman" w:cs="Times New Roman"/>
          </w:rPr>
          <w:t xml:space="preserve">, </w:t>
        </w:r>
      </w:ins>
      <w:ins w:id="95" w:author="Benton, Deon" w:date="2026-05-18T17:34:00Z" w16du:dateUtc="2026-05-18T22:34:00Z">
        <w:r w:rsidR="00712CF8">
          <w:rPr>
            <w:rFonts w:ascii="Times New Roman" w:hAnsi="Times New Roman" w:cs="Times New Roman"/>
          </w:rPr>
          <w:t>particularly adults likely use similar</w:t>
        </w:r>
      </w:ins>
      <w:ins w:id="96" w:author="Benton, Deon" w:date="2026-05-10T21:12:00Z" w16du:dateUtc="2026-05-11T02:12:00Z">
        <w:r w:rsidRPr="00C62E91">
          <w:rPr>
            <w:rFonts w:ascii="Times New Roman" w:hAnsi="Times New Roman" w:cs="Times New Roman"/>
          </w:rPr>
          <w:t xml:space="preserve"> principles to process and interpret others' actions. Other a</w:t>
        </w:r>
      </w:ins>
      <w:ins w:id="97" w:author="Benton, Deon" w:date="2026-05-11T11:59:00Z" w16du:dateUtc="2026-05-11T16:59:00Z">
        <w:r w:rsidR="00CC4C6E">
          <w:rPr>
            <w:rFonts w:ascii="Times New Roman" w:hAnsi="Times New Roman" w:cs="Times New Roman"/>
          </w:rPr>
          <w:t>ttractive</w:t>
        </w:r>
      </w:ins>
      <w:ins w:id="98"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99" w:author="Benton, Deon" w:date="2026-05-11T11:13:00Z" w16du:dateUtc="2026-05-11T16:13:00Z">
        <w:r w:rsidR="00AC6FC0">
          <w:rPr>
            <w:rFonts w:ascii="Times New Roman" w:hAnsi="Times New Roman" w:cs="Times New Roman"/>
          </w:rPr>
          <w:t xml:space="preserve"> at the heart of the developmental cognitive sciences</w:t>
        </w:r>
      </w:ins>
      <w:ins w:id="100" w:author="Benton, Deon" w:date="2026-05-11T11:57:00Z" w16du:dateUtc="2026-05-11T16:57:00Z">
        <w:r w:rsidR="00CD2C97">
          <w:rPr>
            <w:rFonts w:ascii="Times New Roman" w:hAnsi="Times New Roman" w:cs="Times New Roman"/>
          </w:rPr>
          <w:t>,</w:t>
        </w:r>
      </w:ins>
      <w:ins w:id="101" w:author="Benton, Deon" w:date="2026-05-10T21:12:00Z" w16du:dateUtc="2026-05-11T02:12:00Z">
        <w:r w:rsidRPr="00C62E91">
          <w:rPr>
            <w:rFonts w:ascii="Times New Roman" w:hAnsi="Times New Roman" w:cs="Times New Roman"/>
          </w:rPr>
          <w:t xml:space="preserve"> have generated a</w:t>
        </w:r>
      </w:ins>
      <w:ins w:id="102" w:author="Benton, Deon" w:date="2026-05-11T11:56:00Z" w16du:dateUtc="2026-05-11T16:56:00Z">
        <w:r w:rsidR="002F05F8">
          <w:rPr>
            <w:rFonts w:ascii="Times New Roman" w:hAnsi="Times New Roman" w:cs="Times New Roman"/>
          </w:rPr>
          <w:t xml:space="preserve"> substantial body of research,</w:t>
        </w:r>
      </w:ins>
      <w:ins w:id="103" w:author="Benton, Deon" w:date="2026-05-10T21:15:00Z" w16du:dateUtc="2026-05-11T02:15:00Z">
        <w:r>
          <w:rPr>
            <w:rFonts w:ascii="Times New Roman" w:hAnsi="Times New Roman" w:cs="Times New Roman"/>
          </w:rPr>
          <w:t xml:space="preserve"> </w:t>
        </w:r>
      </w:ins>
      <w:ins w:id="104" w:author="Benton, Deon" w:date="2026-05-10T21:12:00Z" w16du:dateUtc="2026-05-11T02:12:00Z">
        <w:r w:rsidRPr="00C62E91">
          <w:rPr>
            <w:rFonts w:ascii="Times New Roman" w:hAnsi="Times New Roman" w:cs="Times New Roman"/>
          </w:rPr>
          <w:t>and</w:t>
        </w:r>
      </w:ins>
      <w:ins w:id="105" w:author="Benton, Deon" w:date="2026-05-10T21:16:00Z" w16du:dateUtc="2026-05-11T02:16:00Z">
        <w:r>
          <w:rPr>
            <w:rFonts w:ascii="Times New Roman" w:hAnsi="Times New Roman" w:cs="Times New Roman"/>
          </w:rPr>
          <w:t xml:space="preserve"> </w:t>
        </w:r>
      </w:ins>
      <w:ins w:id="106" w:author="Benton, Deon" w:date="2026-05-11T12:00:00Z" w16du:dateUtc="2026-05-11T17:00:00Z">
        <w:r w:rsidR="006C5AAB">
          <w:rPr>
            <w:rFonts w:ascii="Times New Roman" w:hAnsi="Times New Roman" w:cs="Times New Roman"/>
          </w:rPr>
          <w:t>enjoy some degree of</w:t>
        </w:r>
      </w:ins>
      <w:ins w:id="107" w:author="Benton, Deon" w:date="2026-05-10T21:12:00Z" w16du:dateUtc="2026-05-11T02:12:00Z">
        <w:r w:rsidRPr="00C62E91">
          <w:rPr>
            <w:rFonts w:ascii="Times New Roman" w:hAnsi="Times New Roman" w:cs="Times New Roman"/>
          </w:rPr>
          <w:t xml:space="preserve"> empirical support. </w:t>
        </w:r>
      </w:ins>
      <w:ins w:id="108" w:author="Benton, Deon" w:date="2026-05-11T12:01:00Z" w16du:dateUtc="2026-05-11T17:01:00Z">
        <w:r w:rsidR="008A4FA6">
          <w:rPr>
            <w:rFonts w:ascii="Times New Roman" w:hAnsi="Times New Roman" w:cs="Times New Roman"/>
          </w:rPr>
          <w:t>Yet</w:t>
        </w:r>
      </w:ins>
      <w:ins w:id="109" w:author="Benton, Deon" w:date="2026-05-18T17:34:00Z" w16du:dateUtc="2026-05-18T22:34:00Z">
        <w:r w:rsidR="00214F56">
          <w:rPr>
            <w:rFonts w:ascii="Times New Roman" w:hAnsi="Times New Roman" w:cs="Times New Roman"/>
          </w:rPr>
          <w:t>,</w:t>
        </w:r>
      </w:ins>
      <w:ins w:id="110" w:author="Benton, Deon" w:date="2026-05-11T12:01:00Z" w16du:dateUtc="2026-05-11T17:01:00Z">
        <w:r w:rsidR="008A4FA6">
          <w:rPr>
            <w:rFonts w:ascii="Times New Roman" w:hAnsi="Times New Roman" w:cs="Times New Roman"/>
          </w:rPr>
          <w:t xml:space="preserve"> i</w:t>
        </w:r>
      </w:ins>
      <w:ins w:id="111" w:author="Benton, Deon" w:date="2026-05-11T09:53:00Z" w16du:dateUtc="2026-05-11T14:53:00Z">
        <w:r w:rsidR="00F42F5B">
          <w:rPr>
            <w:rFonts w:ascii="Times New Roman" w:hAnsi="Times New Roman" w:cs="Times New Roman"/>
          </w:rPr>
          <w:t xml:space="preserve">mportant questions </w:t>
        </w:r>
      </w:ins>
      <w:ins w:id="112" w:author="Benton, Deon" w:date="2026-05-10T21:23:00Z" w16du:dateUtc="2026-05-11T02:23:00Z">
        <w:r w:rsidR="00956572">
          <w:rPr>
            <w:rFonts w:ascii="Times New Roman" w:hAnsi="Times New Roman" w:cs="Times New Roman"/>
          </w:rPr>
          <w:t>remain</w:t>
        </w:r>
      </w:ins>
      <w:ins w:id="113" w:author="Benton, Deon" w:date="2026-05-10T21:19:00Z" w16du:dateUtc="2026-05-11T02:19:00Z">
        <w:r>
          <w:rPr>
            <w:rFonts w:ascii="Times New Roman" w:hAnsi="Times New Roman" w:cs="Times New Roman"/>
          </w:rPr>
          <w:t xml:space="preserve"> about key aspects of each proposal.</w:t>
        </w:r>
      </w:ins>
      <w:ins w:id="114" w:author="Benton, Deon" w:date="2026-05-10T21:12:00Z" w16du:dateUtc="2026-05-11T02:12:00Z">
        <w:r w:rsidRPr="00C62E91">
          <w:rPr>
            <w:rFonts w:ascii="Times New Roman" w:hAnsi="Times New Roman" w:cs="Times New Roman"/>
          </w:rPr>
          <w:t xml:space="preserve"> For example,</w:t>
        </w:r>
      </w:ins>
      <w:ins w:id="115" w:author="Benton, Deon" w:date="2026-05-10T21:26:00Z" w16du:dateUtc="2026-05-11T02:26:00Z">
        <w:r w:rsidR="00952AE6">
          <w:rPr>
            <w:rFonts w:ascii="Times New Roman" w:hAnsi="Times New Roman" w:cs="Times New Roman"/>
          </w:rPr>
          <w:t xml:space="preserve"> although</w:t>
        </w:r>
      </w:ins>
      <w:ins w:id="116" w:author="Benton, Deon" w:date="2026-05-10T21:12:00Z" w16du:dateUtc="2026-05-11T02:12:00Z">
        <w:r w:rsidRPr="00C62E91">
          <w:rPr>
            <w:rFonts w:ascii="Times New Roman" w:hAnsi="Times New Roman" w:cs="Times New Roman"/>
          </w:rPr>
          <w:t xml:space="preserve"> </w:t>
        </w:r>
      </w:ins>
      <w:ins w:id="117" w:author="Benton, Deon" w:date="2026-05-10T21:26:00Z" w16du:dateUtc="2026-05-11T02:26:00Z">
        <w:r w:rsidR="00952AE6">
          <w:rPr>
            <w:rFonts w:ascii="Times New Roman" w:hAnsi="Times New Roman" w:cs="Times New Roman"/>
          </w:rPr>
          <w:t>proponents of the</w:t>
        </w:r>
      </w:ins>
      <w:ins w:id="118" w:author="Benton, Deon" w:date="2026-05-10T21:12:00Z" w16du:dateUtc="2026-05-11T02:12:00Z">
        <w:r w:rsidRPr="00C62E91">
          <w:rPr>
            <w:rFonts w:ascii="Times New Roman" w:hAnsi="Times New Roman" w:cs="Times New Roman"/>
          </w:rPr>
          <w:t xml:space="preserve"> teleological stance </w:t>
        </w:r>
      </w:ins>
      <w:ins w:id="119" w:author="Benton, Deon" w:date="2026-05-10T21:26:00Z" w16du:dateUtc="2026-05-11T02:26:00Z">
        <w:r w:rsidR="00952AE6">
          <w:rPr>
            <w:rFonts w:ascii="Times New Roman" w:hAnsi="Times New Roman" w:cs="Times New Roman"/>
          </w:rPr>
          <w:t>maintain that</w:t>
        </w:r>
      </w:ins>
      <w:ins w:id="120" w:author="Benton, Deon" w:date="2026-05-10T21:12:00Z" w16du:dateUtc="2026-05-11T02:12:00Z">
        <w:r w:rsidRPr="00C62E91">
          <w:rPr>
            <w:rFonts w:ascii="Times New Roman" w:hAnsi="Times New Roman" w:cs="Times New Roman"/>
          </w:rPr>
          <w:t xml:space="preserve"> infants interpret actions in terms of</w:t>
        </w:r>
      </w:ins>
      <w:ins w:id="121" w:author="Benton, Deon" w:date="2026-05-10T21:22:00Z" w16du:dateUtc="2026-05-11T02:22:00Z">
        <w:r>
          <w:rPr>
            <w:rFonts w:ascii="Times New Roman" w:hAnsi="Times New Roman" w:cs="Times New Roman"/>
          </w:rPr>
          <w:t xml:space="preserve"> </w:t>
        </w:r>
      </w:ins>
      <w:ins w:id="122" w:author="Benton, Deon" w:date="2026-05-11T09:53:00Z" w16du:dateUtc="2026-05-11T14:53:00Z">
        <w:r w:rsidR="000651E9">
          <w:rPr>
            <w:rFonts w:ascii="Times New Roman" w:hAnsi="Times New Roman" w:cs="Times New Roman"/>
          </w:rPr>
          <w:t>goals, constraints, efficiency, and rationality,</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the theor</w:t>
        </w:r>
      </w:ins>
      <w:ins w:id="125" w:author="Benton, Deon" w:date="2026-05-11T09:54:00Z" w16du:dateUtc="2026-05-11T14:54:00Z">
        <w:r w:rsidR="000651E9">
          <w:rPr>
            <w:rFonts w:ascii="Times New Roman" w:hAnsi="Times New Roman" w:cs="Times New Roman"/>
          </w:rPr>
          <w:t>y is notably silent about the</w:t>
        </w:r>
      </w:ins>
      <w:ins w:id="126" w:author="Benton, Deon" w:date="2026-05-10T21:23:00Z" w16du:dateUtc="2026-05-11T02:23:00Z">
        <w:r w:rsidR="00956572">
          <w:rPr>
            <w:rFonts w:ascii="Times New Roman" w:hAnsi="Times New Roman" w:cs="Times New Roman"/>
          </w:rPr>
          <w:t xml:space="preserve"> </w:t>
        </w:r>
      </w:ins>
      <w:ins w:id="127" w:author="Benton, Deon" w:date="2026-05-10T21:12:00Z" w16du:dateUtc="2026-05-11T02:12:00Z">
        <w:r w:rsidRPr="00C62E91">
          <w:rPr>
            <w:rFonts w:ascii="Times New Roman" w:hAnsi="Times New Roman" w:cs="Times New Roman"/>
          </w:rPr>
          <w:t>origins of these notions.</w:t>
        </w:r>
      </w:ins>
      <w:ins w:id="128" w:author="Benton, Deon" w:date="2026-05-10T21:17:00Z" w16du:dateUtc="2026-05-11T02:17:00Z">
        <w:r>
          <w:rPr>
            <w:rFonts w:ascii="Times New Roman" w:hAnsi="Times New Roman" w:cs="Times New Roman"/>
          </w:rPr>
          <w:t xml:space="preserve"> </w:t>
        </w:r>
      </w:ins>
      <w:ins w:id="129" w:author="Benton, Deon" w:date="2026-05-11T09:54:00Z" w16du:dateUtc="2026-05-11T14:54:00Z">
        <w:r w:rsidR="005E54A6">
          <w:rPr>
            <w:rFonts w:ascii="Times New Roman" w:hAnsi="Times New Roman" w:cs="Times New Roman"/>
          </w:rPr>
          <w:t>This is a</w:t>
        </w:r>
      </w:ins>
      <w:ins w:id="130" w:author="Benton, Deon" w:date="2026-05-18T17:35:00Z" w16du:dateUtc="2026-05-18T22:35:00Z">
        <w:r w:rsidR="00D34DDA">
          <w:rPr>
            <w:rFonts w:ascii="Times New Roman" w:hAnsi="Times New Roman" w:cs="Times New Roman"/>
          </w:rPr>
          <w:t>n important</w:t>
        </w:r>
      </w:ins>
      <w:ins w:id="131"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2" w:author="Benton, Deon" w:date="2026-05-11T09:55:00Z" w16du:dateUtc="2026-05-11T14:55:00Z">
        <w:r w:rsidR="005E54A6">
          <w:rPr>
            <w:rFonts w:ascii="Times New Roman" w:hAnsi="Times New Roman" w:cs="Times New Roman"/>
          </w:rPr>
          <w:t>for judging whether an action is or is not efficient or rational.</w:t>
        </w:r>
      </w:ins>
      <w:ins w:id="133" w:author="Benton, Deon" w:date="2026-05-10T21:30:00Z" w16du:dateUtc="2026-05-11T02:30:00Z">
        <w:r w:rsidR="00952AE6">
          <w:rPr>
            <w:rFonts w:ascii="Times New Roman" w:hAnsi="Times New Roman" w:cs="Times New Roman"/>
          </w:rPr>
          <w:t xml:space="preserve"> </w:t>
        </w:r>
      </w:ins>
      <w:ins w:id="134" w:author="Benton, Deon" w:date="2026-05-10T21:32:00Z" w16du:dateUtc="2026-05-11T02:32:00Z">
        <w:r w:rsidR="004277B3">
          <w:rPr>
            <w:rFonts w:ascii="Times New Roman" w:hAnsi="Times New Roman" w:cs="Times New Roman"/>
          </w:rPr>
          <w:t xml:space="preserve">Another </w:t>
        </w:r>
      </w:ins>
      <w:ins w:id="135" w:author="Benton, Deon" w:date="2026-05-11T10:01:00Z" w16du:dateUtc="2026-05-11T15:01:00Z">
        <w:r w:rsidR="005A6517">
          <w:rPr>
            <w:rFonts w:ascii="Times New Roman" w:hAnsi="Times New Roman" w:cs="Times New Roman"/>
          </w:rPr>
          <w:t>critique of this proposal is that it remains to be seen how</w:t>
        </w:r>
      </w:ins>
      <w:ins w:id="136" w:author="Benton, Deon" w:date="2026-05-11T10:02:00Z" w16du:dateUtc="2026-05-11T15:02:00Z">
        <w:r w:rsidR="005A6517">
          <w:rPr>
            <w:rFonts w:ascii="Times New Roman" w:hAnsi="Times New Roman" w:cs="Times New Roman"/>
          </w:rPr>
          <w:t>,</w:t>
        </w:r>
      </w:ins>
      <w:ins w:id="137" w:author="Benton, Deon" w:date="2026-05-11T10:01:00Z" w16du:dateUtc="2026-05-11T15:01:00Z">
        <w:r w:rsidR="005A6517">
          <w:rPr>
            <w:rFonts w:ascii="Times New Roman" w:hAnsi="Times New Roman" w:cs="Times New Roman"/>
          </w:rPr>
          <w:t xml:space="preserve"> </w:t>
        </w:r>
      </w:ins>
      <w:ins w:id="138" w:author="Benton, Deon" w:date="2026-05-11T10:02:00Z" w16du:dateUtc="2026-05-11T15:02:00Z">
        <w:r w:rsidR="005A6517">
          <w:rPr>
            <w:rFonts w:ascii="Times New Roman" w:hAnsi="Times New Roman" w:cs="Times New Roman"/>
          </w:rPr>
          <w:t xml:space="preserve">in precise mechanistic terms, </w:t>
        </w:r>
      </w:ins>
      <w:ins w:id="139" w:author="Benton, Deon" w:date="2026-05-10T21:33:00Z" w16du:dateUtc="2026-05-11T02:33:00Z">
        <w:r w:rsidR="004277B3">
          <w:rPr>
            <w:rFonts w:ascii="Times New Roman" w:hAnsi="Times New Roman" w:cs="Times New Roman"/>
          </w:rPr>
          <w:t>an</w:t>
        </w:r>
      </w:ins>
      <w:ins w:id="140" w:author="Benton, Deon" w:date="2026-05-10T21:12:00Z" w16du:dateUtc="2026-05-11T02:12:00Z">
        <w:r w:rsidRPr="00C62E91">
          <w:rPr>
            <w:rFonts w:ascii="Times New Roman" w:hAnsi="Times New Roman" w:cs="Times New Roman"/>
          </w:rPr>
          <w:t xml:space="preserve"> observed action </w:t>
        </w:r>
      </w:ins>
      <w:ins w:id="141" w:author="Benton, Deon" w:date="2026-05-11T10:02:00Z" w16du:dateUtc="2026-05-11T15:02:00Z">
        <w:r w:rsidR="005A6517">
          <w:rPr>
            <w:rFonts w:ascii="Times New Roman" w:hAnsi="Times New Roman" w:cs="Times New Roman"/>
          </w:rPr>
          <w:t>consisting of</w:t>
        </w:r>
      </w:ins>
      <w:ins w:id="142" w:author="Benton, Deon" w:date="2026-05-10T21:12:00Z" w16du:dateUtc="2026-05-11T02:12:00Z">
        <w:r w:rsidRPr="00C62E91">
          <w:rPr>
            <w:rFonts w:ascii="Times New Roman" w:hAnsi="Times New Roman" w:cs="Times New Roman"/>
          </w:rPr>
          <w:t xml:space="preserve"> </w:t>
        </w:r>
      </w:ins>
      <w:ins w:id="143"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4" w:author="Benton, Deon" w:date="2026-05-10T21:12:00Z" w16du:dateUtc="2026-05-11T02:12:00Z">
        <w:r w:rsidRPr="00C62E91">
          <w:rPr>
            <w:rFonts w:ascii="Times New Roman" w:hAnsi="Times New Roman" w:cs="Times New Roman"/>
          </w:rPr>
          <w:t xml:space="preserve"> is transformed into </w:t>
        </w:r>
      </w:ins>
      <w:ins w:id="145" w:author="Benton, Deon" w:date="2026-05-10T21:33:00Z" w16du:dateUtc="2026-05-11T02:33:00Z">
        <w:r w:rsidR="004277B3">
          <w:rPr>
            <w:rFonts w:ascii="Times New Roman" w:hAnsi="Times New Roman" w:cs="Times New Roman"/>
          </w:rPr>
          <w:t>an</w:t>
        </w:r>
      </w:ins>
      <w:ins w:id="14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7" w:author="Benton, Deon" w:date="2026-05-11T10:08:00Z" w16du:dateUtc="2026-05-11T15:08:00Z">
        <w:r w:rsidR="000F3F41">
          <w:rPr>
            <w:rFonts w:ascii="Times New Roman" w:hAnsi="Times New Roman" w:cs="Times New Roman"/>
          </w:rPr>
          <w:t xml:space="preserve"> (</w:t>
        </w:r>
      </w:ins>
      <w:ins w:id="148" w:author="Benton, Deon" w:date="2026-05-11T12:24:00Z" w16du:dateUtc="2026-05-11T17:24:00Z">
        <w:r w:rsidR="0029581D">
          <w:rPr>
            <w:rFonts w:ascii="Times New Roman" w:hAnsi="Times New Roman" w:cs="Times New Roman"/>
          </w:rPr>
          <w:t xml:space="preserve">Csibra et al., 2003; </w:t>
        </w:r>
      </w:ins>
      <w:ins w:id="149" w:author="Benton, Deon" w:date="2026-05-11T10:12:00Z" w16du:dateUtc="2026-05-11T15:12:00Z">
        <w:r w:rsidR="00D749CF">
          <w:rPr>
            <w:rFonts w:ascii="Times New Roman" w:hAnsi="Times New Roman" w:cs="Times New Roman"/>
          </w:rPr>
          <w:t>Gergely &amp; Csibra, 1997</w:t>
        </w:r>
      </w:ins>
      <w:ins w:id="150" w:author="Benton, Deon" w:date="2026-05-11T10:09:00Z" w16du:dateUtc="2026-05-11T15:09:00Z">
        <w:r w:rsidR="000F3F41">
          <w:rPr>
            <w:rFonts w:ascii="Times New Roman" w:hAnsi="Times New Roman" w:cs="Times New Roman"/>
          </w:rPr>
          <w:t>)</w:t>
        </w:r>
      </w:ins>
      <w:ins w:id="151"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2" w:author="Benton, Deon" w:date="2026-05-11T11:20:00Z" w16du:dateUtc="2026-05-11T16:20:00Z"/>
          <w:rFonts w:ascii="Times New Roman" w:hAnsi="Times New Roman" w:cs="Times New Roman"/>
        </w:rPr>
      </w:pPr>
      <w:ins w:id="153" w:author="Benton, Deon" w:date="2026-05-10T21:12:00Z" w16du:dateUtc="2026-05-11T02:12:00Z">
        <w:r w:rsidRPr="00C62E91">
          <w:rPr>
            <w:rFonts w:ascii="Times New Roman" w:hAnsi="Times New Roman" w:cs="Times New Roman"/>
          </w:rPr>
          <w:t>Similar concerns apply to the naive utility calculus account.</w:t>
        </w:r>
      </w:ins>
      <w:ins w:id="154" w:author="Benton, Deon" w:date="2026-05-11T10:39:00Z" w16du:dateUtc="2026-05-11T15:39:00Z">
        <w:r w:rsidR="00B83F51">
          <w:rPr>
            <w:rFonts w:ascii="Times New Roman" w:hAnsi="Times New Roman" w:cs="Times New Roman"/>
          </w:rPr>
          <w:t xml:space="preserve"> </w:t>
        </w:r>
      </w:ins>
      <w:ins w:id="155" w:author="Benton, Deon" w:date="2026-05-11T10:24:00Z" w16du:dateUtc="2026-05-11T15:24:00Z">
        <w:r w:rsidR="00B967F8">
          <w:rPr>
            <w:rFonts w:ascii="Times New Roman" w:hAnsi="Times New Roman" w:cs="Times New Roman"/>
          </w:rPr>
          <w:t>Two concerns are particularly worth noting.</w:t>
        </w:r>
      </w:ins>
      <w:ins w:id="156"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7" w:author="Benton, Deon" w:date="2026-05-11T10:30:00Z" w16du:dateUtc="2026-05-11T15:30:00Z">
        <w:r w:rsidR="005639C4">
          <w:rPr>
            <w:rFonts w:ascii="Times New Roman" w:hAnsi="Times New Roman" w:cs="Times New Roman"/>
          </w:rPr>
          <w:t>lopmental origins of notions such as reward, cost, and subjective utility</w:t>
        </w:r>
      </w:ins>
      <w:ins w:id="158" w:author="Benton, Deon" w:date="2026-05-11T10:41:00Z" w16du:dateUtc="2026-05-11T15:41:00Z">
        <w:r w:rsidR="00AA6E3C">
          <w:rPr>
            <w:rFonts w:ascii="Times New Roman" w:hAnsi="Times New Roman" w:cs="Times New Roman"/>
          </w:rPr>
          <w:t xml:space="preserve">. The second </w:t>
        </w:r>
      </w:ins>
      <w:ins w:id="159"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0" w:author="Benton, Deon" w:date="2026-05-11T12:28:00Z" w16du:dateUtc="2026-05-11T17:28:00Z">
        <w:r w:rsidR="00972FDA">
          <w:rPr>
            <w:rFonts w:ascii="Times New Roman" w:hAnsi="Times New Roman" w:cs="Times New Roman"/>
          </w:rPr>
          <w:t xml:space="preserve">it has yet to be determined </w:t>
        </w:r>
      </w:ins>
      <w:ins w:id="161" w:author="Benton, Deon" w:date="2026-05-11T10:44:00Z" w16du:dateUtc="2026-05-11T15:44:00Z">
        <w:r w:rsidR="00041BC9">
          <w:rPr>
            <w:rFonts w:ascii="Times New Roman" w:hAnsi="Times New Roman" w:cs="Times New Roman"/>
          </w:rPr>
          <w:t>how</w:t>
        </w:r>
      </w:ins>
      <w:ins w:id="162" w:author="Benton, Deon" w:date="2026-05-11T10:46:00Z" w16du:dateUtc="2026-05-11T15:46:00Z">
        <w:r w:rsidR="00041BC9">
          <w:rPr>
            <w:rFonts w:ascii="Times New Roman" w:hAnsi="Times New Roman" w:cs="Times New Roman"/>
          </w:rPr>
          <w:t xml:space="preserve"> </w:t>
        </w:r>
      </w:ins>
      <w:ins w:id="163" w:author="Benton, Deon" w:date="2026-05-11T10:42:00Z" w16du:dateUtc="2026-05-11T15:42:00Z">
        <w:r w:rsidR="00AA6E3C">
          <w:rPr>
            <w:rFonts w:ascii="Times New Roman" w:hAnsi="Times New Roman" w:cs="Times New Roman"/>
          </w:rPr>
          <w:t>the co</w:t>
        </w:r>
      </w:ins>
      <w:ins w:id="164" w:author="Benton, Deon" w:date="2026-05-11T10:43:00Z" w16du:dateUtc="2026-05-11T15:43:00Z">
        <w:r w:rsidR="00AA6E3C">
          <w:rPr>
            <w:rFonts w:ascii="Times New Roman" w:hAnsi="Times New Roman" w:cs="Times New Roman"/>
          </w:rPr>
          <w:t xml:space="preserve">mputations </w:t>
        </w:r>
      </w:ins>
      <w:ins w:id="165" w:author="Benton, Deon" w:date="2026-05-11T10:45:00Z" w16du:dateUtc="2026-05-11T15:45:00Z">
        <w:r w:rsidR="00041BC9">
          <w:rPr>
            <w:rFonts w:ascii="Times New Roman" w:hAnsi="Times New Roman" w:cs="Times New Roman"/>
          </w:rPr>
          <w:t>specified</w:t>
        </w:r>
      </w:ins>
      <w:ins w:id="166" w:author="Benton, Deon" w:date="2026-05-11T10:51:00Z" w16du:dateUtc="2026-05-11T15:51:00Z">
        <w:r w:rsidR="008541BE">
          <w:rPr>
            <w:rFonts w:ascii="Times New Roman" w:hAnsi="Times New Roman" w:cs="Times New Roman"/>
          </w:rPr>
          <w:t xml:space="preserve"> by the</w:t>
        </w:r>
      </w:ins>
      <w:ins w:id="167" w:author="Benton, Deon" w:date="2026-05-11T10:45:00Z" w16du:dateUtc="2026-05-11T15:45:00Z">
        <w:r w:rsidR="00041BC9">
          <w:rPr>
            <w:rFonts w:ascii="Times New Roman" w:hAnsi="Times New Roman" w:cs="Times New Roman"/>
          </w:rPr>
          <w:t xml:space="preserve"> theory are physically realized</w:t>
        </w:r>
      </w:ins>
      <w:ins w:id="168" w:author="Benton, Deon" w:date="2026-05-11T10:46:00Z" w16du:dateUtc="2026-05-11T15:46:00Z">
        <w:r w:rsidR="00BC3476">
          <w:rPr>
            <w:rFonts w:ascii="Times New Roman" w:hAnsi="Times New Roman" w:cs="Times New Roman"/>
          </w:rPr>
          <w:t xml:space="preserve"> in the mind</w:t>
        </w:r>
      </w:ins>
      <w:ins w:id="169" w:author="Benton, Deon" w:date="2026-05-11T10:45:00Z" w16du:dateUtc="2026-05-11T15:45:00Z">
        <w:r w:rsidR="00041BC9">
          <w:rPr>
            <w:rFonts w:ascii="Times New Roman" w:hAnsi="Times New Roman" w:cs="Times New Roman"/>
          </w:rPr>
          <w:t xml:space="preserve"> </w:t>
        </w:r>
      </w:ins>
      <w:ins w:id="170" w:author="Benton, Deon" w:date="2026-05-18T17:36:00Z" w16du:dateUtc="2026-05-18T22:36:00Z">
        <w:r w:rsidR="005515E3">
          <w:rPr>
            <w:rFonts w:ascii="Times New Roman" w:hAnsi="Times New Roman" w:cs="Times New Roman"/>
          </w:rPr>
          <w:t xml:space="preserve">or what </w:t>
        </w:r>
      </w:ins>
      <w:ins w:id="171" w:author="Benton, Deon" w:date="2026-05-11T10:47:00Z" w16du:dateUtc="2026-05-11T15:47:00Z">
        <w:r w:rsidR="00BC3476">
          <w:rPr>
            <w:rFonts w:ascii="Times New Roman" w:hAnsi="Times New Roman" w:cs="Times New Roman"/>
          </w:rPr>
          <w:t>operations</w:t>
        </w:r>
      </w:ins>
      <w:ins w:id="172" w:author="Benton, Deon" w:date="2026-05-11T10:51:00Z" w16du:dateUtc="2026-05-11T15:51:00Z">
        <w:r w:rsidR="008541BE">
          <w:rPr>
            <w:rFonts w:ascii="Times New Roman" w:hAnsi="Times New Roman" w:cs="Times New Roman"/>
          </w:rPr>
          <w:t xml:space="preserve"> give rise to these computations</w:t>
        </w:r>
      </w:ins>
      <w:ins w:id="173" w:author="Benton, Deon" w:date="2026-05-11T10:49:00Z" w16du:dateUtc="2026-05-11T15:49:00Z">
        <w:r w:rsidR="002913D3">
          <w:rPr>
            <w:rFonts w:ascii="Times New Roman" w:hAnsi="Times New Roman" w:cs="Times New Roman"/>
          </w:rPr>
          <w:t>.</w:t>
        </w:r>
      </w:ins>
      <w:ins w:id="174" w:author="Benton, Deon" w:date="2026-05-11T10:53:00Z" w16du:dateUtc="2026-05-11T15:53:00Z">
        <w:r w:rsidR="00337B96">
          <w:rPr>
            <w:rFonts w:ascii="Times New Roman" w:hAnsi="Times New Roman" w:cs="Times New Roman"/>
          </w:rPr>
          <w:t xml:space="preserve"> </w:t>
        </w:r>
      </w:ins>
      <w:ins w:id="175" w:author="Benton, Deon" w:date="2026-05-11T11:01:00Z" w16du:dateUtc="2026-05-11T16:01:00Z">
        <w:r w:rsidR="00F47C53" w:rsidRPr="00F47C53">
          <w:rPr>
            <w:rFonts w:ascii="Times New Roman" w:hAnsi="Times New Roman" w:cs="Times New Roman"/>
          </w:rPr>
          <w:t xml:space="preserve">In terms of Liu et al.’s </w:t>
        </w:r>
      </w:ins>
      <w:ins w:id="176" w:author="Benton, Deon" w:date="2026-05-11T11:19:00Z" w16du:dateUtc="2026-05-11T16:19:00Z">
        <w:r w:rsidR="008F21E5">
          <w:rPr>
            <w:rFonts w:ascii="Times New Roman" w:hAnsi="Times New Roman" w:cs="Times New Roman"/>
          </w:rPr>
          <w:t xml:space="preserve">(2025) </w:t>
        </w:r>
      </w:ins>
      <w:ins w:id="177" w:author="Benton, Deon" w:date="2026-05-11T11:01:00Z" w16du:dateUtc="2026-05-11T16:01:00Z">
        <w:r w:rsidR="00F47C53" w:rsidRPr="00F47C53">
          <w:rPr>
            <w:rFonts w:ascii="Times New Roman" w:hAnsi="Times New Roman" w:cs="Times New Roman"/>
          </w:rPr>
          <w:t xml:space="preserve">proposal, the primary concern </w:t>
        </w:r>
      </w:ins>
      <w:ins w:id="178" w:author="Benton, Deon" w:date="2026-05-11T11:07:00Z" w16du:dateUtc="2026-05-11T16:07:00Z">
        <w:r w:rsidR="00F91F47">
          <w:rPr>
            <w:rFonts w:ascii="Times New Roman" w:hAnsi="Times New Roman" w:cs="Times New Roman"/>
          </w:rPr>
          <w:t xml:space="preserve">is that </w:t>
        </w:r>
      </w:ins>
      <w:ins w:id="179" w:author="Benton, Deon" w:date="2026-05-18T17:37:00Z" w16du:dateUtc="2026-05-18T22:37:00Z">
        <w:r w:rsidR="005515E3">
          <w:rPr>
            <w:rFonts w:ascii="Times New Roman" w:hAnsi="Times New Roman" w:cs="Times New Roman"/>
          </w:rPr>
          <w:t xml:space="preserve">the naïve psychology system </w:t>
        </w:r>
      </w:ins>
      <w:ins w:id="180" w:author="Benton, Deon" w:date="2026-05-18T17:38:00Z" w16du:dateUtc="2026-05-18T22:38:00Z">
        <w:r w:rsidR="005515E3">
          <w:rPr>
            <w:rFonts w:ascii="Times New Roman" w:hAnsi="Times New Roman" w:cs="Times New Roman"/>
          </w:rPr>
          <w:t>presupposes concepts</w:t>
        </w:r>
      </w:ins>
      <w:ins w:id="181" w:author="Benton, Deon" w:date="2026-05-11T11:07:00Z" w16du:dateUtc="2026-05-11T16:07:00Z">
        <w:r w:rsidR="00B7730C">
          <w:rPr>
            <w:rFonts w:ascii="Times New Roman" w:hAnsi="Times New Roman" w:cs="Times New Roman"/>
          </w:rPr>
          <w:t xml:space="preserve"> for agent</w:t>
        </w:r>
      </w:ins>
      <w:ins w:id="182" w:author="Benton, Deon" w:date="2026-05-11T11:08:00Z" w16du:dateUtc="2026-05-11T16:08:00Z">
        <w:r w:rsidR="00B7730C">
          <w:rPr>
            <w:rFonts w:ascii="Times New Roman" w:hAnsi="Times New Roman" w:cs="Times New Roman"/>
          </w:rPr>
          <w:t>s and objects.</w:t>
        </w:r>
      </w:ins>
      <w:ins w:id="183" w:author="Benton, Deon" w:date="2026-05-11T11:04:00Z" w16du:dateUtc="2026-05-11T16:04:00Z">
        <w:r w:rsidR="00FC0858">
          <w:rPr>
            <w:rFonts w:ascii="Times New Roman" w:hAnsi="Times New Roman" w:cs="Times New Roman"/>
          </w:rPr>
          <w:t xml:space="preserve"> </w:t>
        </w:r>
      </w:ins>
      <w:ins w:id="184" w:author="Benton, Deon" w:date="2026-05-18T17:38:00Z" w16du:dateUtc="2026-05-18T22:38:00Z">
        <w:r w:rsidR="005515E3">
          <w:rPr>
            <w:rFonts w:ascii="Times New Roman" w:hAnsi="Times New Roman" w:cs="Times New Roman"/>
          </w:rPr>
          <w:t>However, a</w:t>
        </w:r>
      </w:ins>
      <w:ins w:id="185" w:author="Benton, Deon" w:date="2026-05-11T11:08:00Z" w16du:dateUtc="2026-05-11T16:08:00Z">
        <w:r w:rsidR="00B7730C">
          <w:rPr>
            <w:rFonts w:ascii="Times New Roman" w:hAnsi="Times New Roman" w:cs="Times New Roman"/>
          </w:rPr>
          <w:t xml:space="preserve">s has been discussed extensively elsewhere, the </w:t>
        </w:r>
      </w:ins>
      <w:ins w:id="186" w:author="Benton, Deon" w:date="2026-05-11T11:01:00Z" w16du:dateUtc="2026-05-11T16:01:00Z">
        <w:r w:rsidR="00F47C53" w:rsidRPr="00F47C53">
          <w:rPr>
            <w:rFonts w:ascii="Times New Roman" w:hAnsi="Times New Roman" w:cs="Times New Roman"/>
          </w:rPr>
          <w:t>difficulty with this</w:t>
        </w:r>
      </w:ins>
      <w:ins w:id="187" w:author="Benton, Deon" w:date="2026-05-11T11:08:00Z" w16du:dateUtc="2026-05-11T16:08:00Z">
        <w:r w:rsidR="00B7730C">
          <w:rPr>
            <w:rFonts w:ascii="Times New Roman" w:hAnsi="Times New Roman" w:cs="Times New Roman"/>
          </w:rPr>
          <w:t xml:space="preserve"> position</w:t>
        </w:r>
      </w:ins>
      <w:ins w:id="188"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89" w:author="Benton, Deon" w:date="2026-05-18T17:38:00Z" w16du:dateUtc="2026-05-18T22:38:00Z">
        <w:r w:rsidR="005515E3">
          <w:rPr>
            <w:rFonts w:ascii="Times New Roman" w:hAnsi="Times New Roman" w:cs="Times New Roman"/>
          </w:rPr>
          <w:t>it is</w:t>
        </w:r>
      </w:ins>
      <w:ins w:id="190" w:author="Benton, Deon" w:date="2026-05-11T11:01:00Z" w16du:dateUtc="2026-05-11T16:01:00Z">
        <w:r w:rsidR="00F47C53" w:rsidRPr="00F47C53">
          <w:rPr>
            <w:rFonts w:ascii="Times New Roman" w:hAnsi="Times New Roman" w:cs="Times New Roman"/>
          </w:rPr>
          <w:t xml:space="preserve"> based comes</w:t>
        </w:r>
      </w:ins>
      <w:ins w:id="191" w:author="Benton, Deon" w:date="2026-05-11T12:30:00Z" w16du:dateUtc="2026-05-11T17:30:00Z">
        <w:r w:rsidR="008526EC">
          <w:rPr>
            <w:rFonts w:ascii="Times New Roman" w:hAnsi="Times New Roman" w:cs="Times New Roman"/>
          </w:rPr>
          <w:t xml:space="preserve"> largely</w:t>
        </w:r>
      </w:ins>
      <w:ins w:id="192" w:author="Benton, Deon" w:date="2026-05-11T11:01:00Z" w16du:dateUtc="2026-05-11T16:01:00Z">
        <w:r w:rsidR="00F47C53" w:rsidRPr="00F47C53">
          <w:rPr>
            <w:rFonts w:ascii="Times New Roman" w:hAnsi="Times New Roman" w:cs="Times New Roman"/>
          </w:rPr>
          <w:t xml:space="preserve"> from infants who</w:t>
        </w:r>
      </w:ins>
      <w:ins w:id="193" w:author="Benton, Deon" w:date="2026-05-11T12:30:00Z" w16du:dateUtc="2026-05-11T17:30:00Z">
        <w:r w:rsidR="008526EC">
          <w:rPr>
            <w:rFonts w:ascii="Times New Roman" w:hAnsi="Times New Roman" w:cs="Times New Roman"/>
          </w:rPr>
          <w:t xml:space="preserve"> </w:t>
        </w:r>
      </w:ins>
      <w:ins w:id="194" w:author="Benton, Deon" w:date="2026-05-11T11:01:00Z" w16du:dateUtc="2026-05-11T16:01:00Z">
        <w:r w:rsidR="00F47C53" w:rsidRPr="00F47C53">
          <w:rPr>
            <w:rFonts w:ascii="Times New Roman" w:hAnsi="Times New Roman" w:cs="Times New Roman"/>
          </w:rPr>
          <w:t xml:space="preserve">have had months of </w:t>
        </w:r>
      </w:ins>
      <w:ins w:id="195" w:author="Benton, Deon" w:date="2026-05-18T17:38:00Z" w16du:dateUtc="2026-05-18T22:38:00Z">
        <w:r w:rsidR="005515E3">
          <w:rPr>
            <w:rFonts w:ascii="Times New Roman" w:hAnsi="Times New Roman" w:cs="Times New Roman"/>
          </w:rPr>
          <w:t xml:space="preserve">potentially pertinent real-world </w:t>
        </w:r>
      </w:ins>
      <w:ins w:id="196" w:author="Benton, Deon" w:date="2026-05-11T11:01:00Z" w16du:dateUtc="2026-05-11T16:01:00Z">
        <w:r w:rsidR="00F47C53" w:rsidRPr="00F47C53">
          <w:rPr>
            <w:rFonts w:ascii="Times New Roman" w:hAnsi="Times New Roman" w:cs="Times New Roman"/>
          </w:rPr>
          <w:t xml:space="preserve">experience </w:t>
        </w:r>
      </w:ins>
      <w:ins w:id="197" w:author="Benton, Deon" w:date="2026-05-11T11:02:00Z" w16du:dateUtc="2026-05-11T16:02:00Z">
        <w:r w:rsidR="00F47C53">
          <w:rPr>
            <w:rFonts w:ascii="Times New Roman" w:hAnsi="Times New Roman" w:cs="Times New Roman"/>
          </w:rPr>
          <w:t>(e.g., Benton, 2025</w:t>
        </w:r>
      </w:ins>
      <w:ins w:id="198" w:author="Benton, Deon" w:date="2026-05-11T11:08:00Z" w16du:dateUtc="2026-05-11T16:08:00Z">
        <w:r w:rsidR="00B7730C">
          <w:rPr>
            <w:rFonts w:ascii="Times New Roman" w:hAnsi="Times New Roman" w:cs="Times New Roman"/>
          </w:rPr>
          <w:t>;</w:t>
        </w:r>
      </w:ins>
      <w:ins w:id="199" w:author="Benton, Deon" w:date="2026-05-11T11:09:00Z" w16du:dateUtc="2026-05-11T16:09:00Z">
        <w:r w:rsidR="00B7730C">
          <w:rPr>
            <w:rFonts w:ascii="Times New Roman" w:hAnsi="Times New Roman" w:cs="Times New Roman"/>
          </w:rPr>
          <w:t xml:space="preserve"> Haith, 1998;</w:t>
        </w:r>
      </w:ins>
      <w:ins w:id="200" w:author="Benton, Deon" w:date="2026-05-11T11:08:00Z" w16du:dateUtc="2026-05-11T16:08:00Z">
        <w:r w:rsidR="00B7730C">
          <w:rPr>
            <w:rFonts w:ascii="Times New Roman" w:hAnsi="Times New Roman" w:cs="Times New Roman"/>
          </w:rPr>
          <w:t xml:space="preserve"> Rakison &amp; Lupyan, 2008</w:t>
        </w:r>
      </w:ins>
      <w:ins w:id="201" w:author="Benton, Deon" w:date="2026-05-11T11:16:00Z" w16du:dateUtc="2026-05-11T16:16:00Z">
        <w:r w:rsidR="00C61DE3">
          <w:rPr>
            <w:rFonts w:ascii="Times New Roman" w:hAnsi="Times New Roman" w:cs="Times New Roman"/>
          </w:rPr>
          <w:t>; Scott &amp; Arcaro, 2023</w:t>
        </w:r>
      </w:ins>
      <w:ins w:id="202" w:author="Benton, Deon" w:date="2026-05-11T11:02:00Z" w16du:dateUtc="2026-05-11T16:02:00Z">
        <w:r w:rsidR="00F47C53">
          <w:rPr>
            <w:rFonts w:ascii="Times New Roman" w:hAnsi="Times New Roman" w:cs="Times New Roman"/>
          </w:rPr>
          <w:t>)</w:t>
        </w:r>
      </w:ins>
      <w:ins w:id="203" w:author="Benton, Deon" w:date="2026-05-11T11:01:00Z" w16du:dateUtc="2026-05-11T16:01:00Z">
        <w:r w:rsidR="00F47C53" w:rsidRPr="00F47C53">
          <w:rPr>
            <w:rFonts w:ascii="Times New Roman" w:hAnsi="Times New Roman" w:cs="Times New Roman"/>
          </w:rPr>
          <w:t xml:space="preserve">. </w:t>
        </w:r>
      </w:ins>
      <w:ins w:id="204" w:author="Benton, Deon" w:date="2026-05-11T11:20:00Z" w16du:dateUtc="2026-05-11T16:20:00Z">
        <w:r w:rsidR="008F21E5">
          <w:rPr>
            <w:rFonts w:ascii="Times New Roman" w:hAnsi="Times New Roman" w:cs="Times New Roman"/>
          </w:rPr>
          <w:t xml:space="preserve"> </w:t>
        </w:r>
      </w:ins>
    </w:p>
    <w:p w14:paraId="119BC41C" w14:textId="390DD244" w:rsidR="008F21E5" w:rsidDel="00FC1CA5" w:rsidRDefault="00B878DE" w:rsidP="00FD2210">
      <w:pPr>
        <w:spacing w:line="480" w:lineRule="auto"/>
        <w:ind w:firstLine="720"/>
        <w:contextualSpacing/>
        <w:rPr>
          <w:del w:id="205" w:author="Benton, Deon" w:date="2026-05-11T11:26:00Z" w16du:dateUtc="2026-05-11T16:26:00Z"/>
          <w:rFonts w:ascii="Times New Roman" w:hAnsi="Times New Roman" w:cs="Times New Roman"/>
        </w:rPr>
      </w:pPr>
      <w:ins w:id="206" w:author="Benton, Deon" w:date="2026-05-18T20:52:00Z" w16du:dateUtc="2026-05-19T01:52:00Z">
        <w:r>
          <w:rPr>
            <w:rFonts w:ascii="Times New Roman" w:hAnsi="Times New Roman" w:cs="Times New Roman"/>
          </w:rPr>
          <w:t>Given these</w:t>
        </w:r>
      </w:ins>
      <w:ins w:id="207" w:author="Benton, Deon" w:date="2026-05-18T17:39:00Z" w16du:dateUtc="2026-05-18T22:39:00Z">
        <w:r w:rsidR="00340C63">
          <w:rPr>
            <w:rFonts w:ascii="Times New Roman" w:hAnsi="Times New Roman" w:cs="Times New Roman"/>
          </w:rPr>
          <w:t xml:space="preserve"> criticisms</w:t>
        </w:r>
      </w:ins>
      <w:ins w:id="208" w:author="Benton, Deon" w:date="2026-05-11T11:26:00Z" w16du:dateUtc="2026-05-11T16:26:00Z">
        <w:r w:rsidR="00FC1CA5" w:rsidRPr="00FC1CA5">
          <w:rPr>
            <w:rFonts w:ascii="Times New Roman" w:hAnsi="Times New Roman" w:cs="Times New Roman"/>
          </w:rPr>
          <w:t xml:space="preserve">, </w:t>
        </w:r>
      </w:ins>
      <w:ins w:id="209" w:author="Benton, Deon" w:date="2026-05-18T20:53:00Z" w16du:dateUtc="2026-05-19T01:53:00Z">
        <w:r>
          <w:rPr>
            <w:rFonts w:ascii="Times New Roman" w:hAnsi="Times New Roman" w:cs="Times New Roman"/>
          </w:rPr>
          <w:t>there are at least two</w:t>
        </w:r>
      </w:ins>
      <w:ins w:id="210" w:author="Benton, Deon" w:date="2026-05-18T17:39:00Z" w16du:dateUtc="2026-05-18T22:39:00Z">
        <w:r w:rsidR="00340C63">
          <w:rPr>
            <w:rFonts w:ascii="Times New Roman" w:hAnsi="Times New Roman" w:cs="Times New Roman"/>
          </w:rPr>
          <w:t xml:space="preserve"> viable paths forward. </w:t>
        </w:r>
      </w:ins>
      <w:ins w:id="211" w:author="Benton, Deon" w:date="2026-05-11T11:26:00Z" w16du:dateUtc="2026-05-11T16:26:00Z">
        <w:r w:rsidR="00FC1CA5" w:rsidRPr="00FC1CA5">
          <w:rPr>
            <w:rFonts w:ascii="Times New Roman" w:hAnsi="Times New Roman" w:cs="Times New Roman"/>
          </w:rPr>
          <w:t>One is</w:t>
        </w:r>
      </w:ins>
      <w:ins w:id="212" w:author="Benton, Deon" w:date="2026-05-11T11:27:00Z" w16du:dateUtc="2026-05-11T16:27:00Z">
        <w:r w:rsidR="00FC1CA5">
          <w:rPr>
            <w:rFonts w:ascii="Times New Roman" w:hAnsi="Times New Roman" w:cs="Times New Roman"/>
          </w:rPr>
          <w:t xml:space="preserve"> simply</w:t>
        </w:r>
      </w:ins>
      <w:ins w:id="213" w:author="Benton, Deon" w:date="2026-05-11T11:26:00Z" w16du:dateUtc="2026-05-11T16:26:00Z">
        <w:r w:rsidR="00FC1CA5" w:rsidRPr="00FC1CA5">
          <w:rPr>
            <w:rFonts w:ascii="Times New Roman" w:hAnsi="Times New Roman" w:cs="Times New Roman"/>
          </w:rPr>
          <w:t xml:space="preserve"> to address these criticisms</w:t>
        </w:r>
      </w:ins>
      <w:ins w:id="214" w:author="Benton, Deon" w:date="2026-05-11T11:27:00Z" w16du:dateUtc="2026-05-11T16:27:00Z">
        <w:r w:rsidR="00FC1CA5">
          <w:rPr>
            <w:rFonts w:ascii="Times New Roman" w:hAnsi="Times New Roman" w:cs="Times New Roman"/>
          </w:rPr>
          <w:t xml:space="preserve"> </w:t>
        </w:r>
      </w:ins>
      <w:ins w:id="215" w:author="Benton, Deon" w:date="2026-05-18T20:53:00Z" w16du:dateUtc="2026-05-19T01:53:00Z">
        <w:r w:rsidR="00BC4C2E">
          <w:rPr>
            <w:rFonts w:ascii="Times New Roman" w:hAnsi="Times New Roman" w:cs="Times New Roman"/>
          </w:rPr>
          <w:t>through elaborations and refinements of the theories themselves</w:t>
        </w:r>
      </w:ins>
      <w:ins w:id="216" w:author="Benton, Deon" w:date="2026-05-11T11:27:00Z" w16du:dateUtc="2026-05-11T16:27:00Z">
        <w:r w:rsidR="00FC1CA5">
          <w:rPr>
            <w:rFonts w:ascii="Times New Roman" w:hAnsi="Times New Roman" w:cs="Times New Roman"/>
          </w:rPr>
          <w:t xml:space="preserve">. </w:t>
        </w:r>
      </w:ins>
      <w:ins w:id="217" w:author="Benton, Deon" w:date="2026-05-11T11:26:00Z" w16du:dateUtc="2026-05-11T16:26:00Z">
        <w:r w:rsidR="00FC1CA5" w:rsidRPr="00FC1CA5">
          <w:rPr>
            <w:rFonts w:ascii="Times New Roman" w:hAnsi="Times New Roman" w:cs="Times New Roman"/>
          </w:rPr>
          <w:t>Another is t</w:t>
        </w:r>
      </w:ins>
      <w:ins w:id="218" w:author="Benton, Deon" w:date="2026-05-11T12:38:00Z" w16du:dateUtc="2026-05-11T17:38:00Z">
        <w:r w:rsidR="00930298">
          <w:rPr>
            <w:rFonts w:ascii="Times New Roman" w:hAnsi="Times New Roman" w:cs="Times New Roman"/>
          </w:rPr>
          <w:t xml:space="preserve">o </w:t>
        </w:r>
      </w:ins>
      <w:ins w:id="219" w:author="Benton, Deon" w:date="2026-05-11T12:40:00Z" w16du:dateUtc="2026-05-11T17:40:00Z">
        <w:r w:rsidR="00FF22B9">
          <w:rPr>
            <w:rFonts w:ascii="Times New Roman" w:hAnsi="Times New Roman" w:cs="Times New Roman"/>
          </w:rPr>
          <w:t>develop a</w:t>
        </w:r>
      </w:ins>
      <w:ins w:id="220" w:author="Benton, Deon" w:date="2026-05-11T12:38:00Z" w16du:dateUtc="2026-05-11T17:38:00Z">
        <w:r w:rsidR="00930298">
          <w:rPr>
            <w:rFonts w:ascii="Times New Roman" w:hAnsi="Times New Roman" w:cs="Times New Roman"/>
          </w:rPr>
          <w:t xml:space="preserve"> fundamentally different </w:t>
        </w:r>
      </w:ins>
      <w:ins w:id="221" w:author="Benton, Deon" w:date="2026-05-11T12:40:00Z" w16du:dateUtc="2026-05-11T17:40:00Z">
        <w:r w:rsidR="00FF22B9">
          <w:rPr>
            <w:rFonts w:ascii="Times New Roman" w:hAnsi="Times New Roman" w:cs="Times New Roman"/>
          </w:rPr>
          <w:t>account</w:t>
        </w:r>
      </w:ins>
      <w:ins w:id="222" w:author="Benton, Deon" w:date="2026-05-11T11:47:00Z" w16du:dateUtc="2026-05-11T16:47:00Z">
        <w:r w:rsidR="00DF5FE5">
          <w:rPr>
            <w:rFonts w:ascii="Times New Roman" w:hAnsi="Times New Roman" w:cs="Times New Roman"/>
          </w:rPr>
          <w:t xml:space="preserve">. This is the approach </w:t>
        </w:r>
      </w:ins>
      <w:ins w:id="223" w:author="Benton, Deon" w:date="2026-05-18T20:53:00Z" w16du:dateUtc="2026-05-19T01:53:00Z">
        <w:r w:rsidR="00BC4C2E">
          <w:rPr>
            <w:rFonts w:ascii="Times New Roman" w:hAnsi="Times New Roman" w:cs="Times New Roman"/>
          </w:rPr>
          <w:t>adopted here</w:t>
        </w:r>
      </w:ins>
      <w:ins w:id="224" w:author="Benton, Deon" w:date="2026-05-11T11:47:00Z" w16du:dateUtc="2026-05-11T16:47:00Z">
        <w:r w:rsidR="00DF5FE5">
          <w:rPr>
            <w:rFonts w:ascii="Times New Roman" w:hAnsi="Times New Roman" w:cs="Times New Roman"/>
          </w:rPr>
          <w:t>. I will argue that</w:t>
        </w:r>
      </w:ins>
      <w:ins w:id="225" w:author="Benton, Deon" w:date="2026-05-11T11:26:00Z" w16du:dateUtc="2026-05-11T16:26:00Z">
        <w:r w:rsidR="00FC1CA5" w:rsidRPr="00FC1CA5">
          <w:rPr>
            <w:rFonts w:ascii="Times New Roman" w:hAnsi="Times New Roman" w:cs="Times New Roman"/>
          </w:rPr>
          <w:t xml:space="preserve"> infants’ looking behavior in </w:t>
        </w:r>
      </w:ins>
      <w:ins w:id="226" w:author="Benton, Deon" w:date="2026-05-16T15:39:00Z" w16du:dateUtc="2026-05-16T20:39:00Z">
        <w:r w:rsidR="00DB0881">
          <w:rPr>
            <w:rFonts w:ascii="Times New Roman" w:hAnsi="Times New Roman" w:cs="Times New Roman"/>
          </w:rPr>
          <w:t>action efficiency understanding</w:t>
        </w:r>
      </w:ins>
      <w:ins w:id="227" w:author="Benton, Deon" w:date="2026-05-11T11:26:00Z" w16du:dateUtc="2026-05-11T16:26:00Z">
        <w:r w:rsidR="00FC1CA5" w:rsidRPr="00FC1CA5">
          <w:rPr>
            <w:rFonts w:ascii="Times New Roman" w:hAnsi="Times New Roman" w:cs="Times New Roman"/>
          </w:rPr>
          <w:t xml:space="preserve"> studies</w:t>
        </w:r>
      </w:ins>
      <w:ins w:id="228" w:author="Benton, Deon" w:date="2026-05-11T12:35:00Z" w16du:dateUtc="2026-05-11T17:35:00Z">
        <w:r w:rsidR="00324065">
          <w:rPr>
            <w:rFonts w:ascii="Times New Roman" w:hAnsi="Times New Roman" w:cs="Times New Roman"/>
          </w:rPr>
          <w:t xml:space="preserve"> can be explained without </w:t>
        </w:r>
      </w:ins>
      <w:ins w:id="229" w:author="Benton, Deon" w:date="2026-05-11T12:43:00Z" w16du:dateUtc="2026-05-11T17:43:00Z">
        <w:r w:rsidR="00317C0B">
          <w:rPr>
            <w:rFonts w:ascii="Times New Roman" w:hAnsi="Times New Roman" w:cs="Times New Roman"/>
          </w:rPr>
          <w:t>recourse</w:t>
        </w:r>
      </w:ins>
      <w:ins w:id="230" w:author="Benton, Deon" w:date="2026-05-11T11:26:00Z" w16du:dateUtc="2026-05-11T16:26:00Z">
        <w:r w:rsidR="00FC1CA5" w:rsidRPr="00FC1CA5">
          <w:rPr>
            <w:rFonts w:ascii="Times New Roman" w:hAnsi="Times New Roman" w:cs="Times New Roman"/>
          </w:rPr>
          <w:t xml:space="preserve"> </w:t>
        </w:r>
      </w:ins>
      <w:ins w:id="231" w:author="Benton, Deon" w:date="2026-05-11T12:35:00Z" w16du:dateUtc="2026-05-11T17:35:00Z">
        <w:r w:rsidR="00324065">
          <w:rPr>
            <w:rFonts w:ascii="Times New Roman" w:hAnsi="Times New Roman" w:cs="Times New Roman"/>
          </w:rPr>
          <w:t>to</w:t>
        </w:r>
      </w:ins>
      <w:ins w:id="232" w:author="Benton, Deon" w:date="2026-05-11T11:48:00Z" w16du:dateUtc="2026-05-11T16:48:00Z">
        <w:r w:rsidR="00515639">
          <w:rPr>
            <w:rFonts w:ascii="Times New Roman" w:hAnsi="Times New Roman" w:cs="Times New Roman"/>
          </w:rPr>
          <w:t xml:space="preserve"> domain-specific mechanisms </w:t>
        </w:r>
      </w:ins>
      <w:ins w:id="233" w:author="Benton, Deon" w:date="2026-05-18T20:53:00Z" w16du:dateUtc="2026-05-19T01:53:00Z">
        <w:r w:rsidR="00BC4C2E">
          <w:rPr>
            <w:rFonts w:ascii="Times New Roman" w:hAnsi="Times New Roman" w:cs="Times New Roman"/>
          </w:rPr>
          <w:t xml:space="preserve">or </w:t>
        </w:r>
      </w:ins>
      <w:ins w:id="234" w:author="Benton, Deon" w:date="2026-05-11T11:49:00Z" w16du:dateUtc="2026-05-11T16:49:00Z">
        <w:r w:rsidR="00515639">
          <w:rPr>
            <w:rFonts w:ascii="Times New Roman" w:hAnsi="Times New Roman" w:cs="Times New Roman"/>
          </w:rPr>
          <w:t xml:space="preserve">conceptually </w:t>
        </w:r>
      </w:ins>
      <w:ins w:id="235"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6" w:author="Benton, Deon" w:date="2026-05-18T20:53:00Z" w16du:dateUtc="2026-05-19T01:53:00Z">
        <w:r w:rsidR="00BC4C2E">
          <w:rPr>
            <w:rFonts w:ascii="Times New Roman" w:hAnsi="Times New Roman" w:cs="Times New Roman"/>
          </w:rPr>
          <w:t>rationality.</w:t>
        </w:r>
      </w:ins>
      <w:ins w:id="237" w:author="Benton, Deon" w:date="2026-05-11T11:49:00Z" w16du:dateUtc="2026-05-11T16:49:00Z">
        <w:r w:rsidR="00515639">
          <w:rPr>
            <w:rFonts w:ascii="Times New Roman" w:hAnsi="Times New Roman" w:cs="Times New Roman"/>
          </w:rPr>
          <w:t xml:space="preserve"> </w:t>
        </w:r>
      </w:ins>
      <w:ins w:id="238" w:author="Benton, Deon" w:date="2026-05-19T17:45:00Z" w16du:dateUtc="2026-05-19T22:45:00Z">
        <w:r w:rsidR="00131F9A" w:rsidRPr="00131F9A">
          <w:rPr>
            <w:rFonts w:ascii="Times New Roman" w:hAnsi="Times New Roman" w:cs="Times New Roman"/>
          </w:rPr>
          <w:t>Instead, I will argue that such behavior emerges from domain-general learning mechanisms that operate over the perceptual regularities present in infants’ everyday experience.</w:t>
        </w:r>
        <w:r w:rsidR="00131F9A">
          <w:rPr>
            <w:rFonts w:ascii="Times New Roman" w:hAnsi="Times New Roman" w:cs="Times New Roman"/>
          </w:rPr>
          <w:t xml:space="preserve"> </w:t>
        </w:r>
      </w:ins>
      <w:ins w:id="239" w:author="Benton, Deon" w:date="2026-05-18T20:55:00Z" w16du:dateUtc="2026-05-19T01:55:00Z">
        <w:r w:rsidR="00BC4C2E">
          <w:rPr>
            <w:rFonts w:ascii="Times New Roman" w:hAnsi="Times New Roman" w:cs="Times New Roman"/>
          </w:rPr>
          <w:t>However, it is worth being clear from the outset that</w:t>
        </w:r>
      </w:ins>
      <w:ins w:id="240"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ins>
      <w:ins w:id="241" w:author="Benton, Deon" w:date="2026-05-18T20:55:00Z" w16du:dateUtc="2026-05-19T01:55:00Z">
        <w:r w:rsidR="00BC4C2E">
          <w:rPr>
            <w:rFonts w:ascii="Times New Roman" w:hAnsi="Times New Roman" w:cs="Times New Roman"/>
          </w:rPr>
          <w:t>Nevertheless, s</w:t>
        </w:r>
      </w:ins>
      <w:ins w:id="242" w:author="Benton, Deon" w:date="2026-05-11T13:16:00Z" w16du:dateUtc="2026-05-11T18:16:00Z">
        <w:r w:rsidR="00DE5917" w:rsidRPr="00DE5917">
          <w:rPr>
            <w:rFonts w:ascii="Times New Roman" w:hAnsi="Times New Roman" w:cs="Times New Roman"/>
          </w:rPr>
          <w:t>uch a demonstration does</w:t>
        </w:r>
      </w:ins>
      <w:ins w:id="243" w:author="Benton, Deon" w:date="2026-05-18T20:55:00Z" w16du:dateUtc="2026-05-19T01:55:00Z">
        <w:r w:rsidR="00BC4C2E">
          <w:rPr>
            <w:rFonts w:ascii="Times New Roman" w:hAnsi="Times New Roman" w:cs="Times New Roman"/>
          </w:rPr>
          <w:t xml:space="preserve"> accompl</w:t>
        </w:r>
      </w:ins>
      <w:ins w:id="244" w:author="Benton, Deon" w:date="2026-05-18T20:56:00Z" w16du:dateUtc="2026-05-19T01:56:00Z">
        <w:r w:rsidR="00BC4C2E">
          <w:rPr>
            <w:rFonts w:ascii="Times New Roman" w:hAnsi="Times New Roman" w:cs="Times New Roman"/>
          </w:rPr>
          <w:t xml:space="preserve">ish two things. </w:t>
        </w:r>
      </w:ins>
      <w:ins w:id="245" w:author="Benton, Deon" w:date="2026-05-16T01:18:00Z" w16du:dateUtc="2026-05-16T06:18:00Z">
        <w:r w:rsidR="000B5F63" w:rsidRPr="000B5F63">
          <w:rPr>
            <w:rFonts w:ascii="Times New Roman" w:hAnsi="Times New Roman" w:cs="Times New Roman"/>
          </w:rPr>
          <w:t xml:space="preserve">First, it serves </w:t>
        </w:r>
        <w:r w:rsidR="000B5F63" w:rsidRPr="000B5F63">
          <w:rPr>
            <w:rFonts w:ascii="Times New Roman" w:hAnsi="Times New Roman" w:cs="Times New Roman"/>
          </w:rPr>
          <w:lastRenderedPageBreak/>
          <w:t xml:space="preserve">as proof of concept that infants’ behavior in studies purported to assess their </w:t>
        </w:r>
      </w:ins>
      <w:ins w:id="246" w:author="Benton, Deon" w:date="2026-05-16T15:39:00Z" w16du:dateUtc="2026-05-16T20:39:00Z">
        <w:r w:rsidR="00DB0881">
          <w:rPr>
            <w:rFonts w:ascii="Times New Roman" w:hAnsi="Times New Roman" w:cs="Times New Roman"/>
          </w:rPr>
          <w:t>action efficiency understanding</w:t>
        </w:r>
      </w:ins>
      <w:ins w:id="247"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48"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49"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50"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51" w:author="Benton, Deon" w:date="2026-05-16T01:19:00Z" w16du:dateUtc="2026-05-16T06:19:00Z">
        <w:r w:rsidR="002D38A9" w:rsidRPr="002D38A9">
          <w:rPr>
            <w:rFonts w:ascii="Times New Roman" w:hAnsi="Times New Roman" w:cs="Times New Roman"/>
          </w:rPr>
          <w:t>, I first</w:t>
        </w:r>
      </w:ins>
      <w:ins w:id="252" w:author="Benton, Deon" w:date="2026-05-18T20:56:00Z" w16du:dateUtc="2026-05-19T01:56:00Z">
        <w:r w:rsidR="00BC4C2E">
          <w:rPr>
            <w:rFonts w:ascii="Times New Roman" w:hAnsi="Times New Roman" w:cs="Times New Roman"/>
          </w:rPr>
          <w:t xml:space="preserve"> briefly</w:t>
        </w:r>
      </w:ins>
      <w:ins w:id="253"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54" w:author="Benton, Deon" w:date="2026-05-18T21:05:00Z" w16du:dateUtc="2026-05-19T02:05:00Z"/>
          <w:rFonts w:ascii="Times New Roman" w:hAnsi="Times New Roman" w:cs="Times New Roman"/>
          <w:b/>
          <w:bCs/>
        </w:rPr>
      </w:pPr>
      <w:ins w:id="255"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47D69FCD" w:rsidR="00524642" w:rsidRPr="000A329B" w:rsidRDefault="00EA5505" w:rsidP="000A329B">
      <w:pPr>
        <w:spacing w:line="480" w:lineRule="auto"/>
        <w:ind w:firstLine="720"/>
        <w:contextualSpacing/>
        <w:rPr>
          <w:rFonts w:ascii="Times New Roman" w:hAnsi="Times New Roman" w:cs="Times New Roman"/>
        </w:rPr>
      </w:pPr>
      <w:ins w:id="256" w:author="Benton, Deon" w:date="2026-05-11T11:37:00Z" w16du:dateUtc="2026-05-11T16:37:00Z">
        <w:r>
          <w:rPr>
            <w:rFonts w:ascii="Times New Roman" w:hAnsi="Times New Roman" w:cs="Times New Roman"/>
          </w:rPr>
          <w:t xml:space="preserve">In contrast to the rich proposals </w:t>
        </w:r>
      </w:ins>
      <w:ins w:id="257" w:author="Benton, Deon" w:date="2026-05-11T11:39:00Z" w16du:dateUtc="2026-05-11T16:39:00Z">
        <w:r>
          <w:rPr>
            <w:rFonts w:ascii="Times New Roman" w:hAnsi="Times New Roman" w:cs="Times New Roman"/>
          </w:rPr>
          <w:t>d</w:t>
        </w:r>
      </w:ins>
      <w:ins w:id="258" w:author="Benton, Deon" w:date="2026-05-11T11:40:00Z" w16du:dateUtc="2026-05-11T16:40:00Z">
        <w:r w:rsidR="00570CED">
          <w:rPr>
            <w:rFonts w:ascii="Times New Roman" w:hAnsi="Times New Roman" w:cs="Times New Roman"/>
          </w:rPr>
          <w:t>escribed</w:t>
        </w:r>
      </w:ins>
      <w:ins w:id="259" w:author="Benton, Deon" w:date="2026-05-11T11:39:00Z" w16du:dateUtc="2026-05-11T16:39:00Z">
        <w:r>
          <w:rPr>
            <w:rFonts w:ascii="Times New Roman" w:hAnsi="Times New Roman" w:cs="Times New Roman"/>
          </w:rPr>
          <w:t xml:space="preserve"> above</w:t>
        </w:r>
      </w:ins>
      <w:ins w:id="260"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61"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62" w:author="Benton, Deon" w:date="2026-05-11T11:40:00Z" w16du:dateUtc="2026-05-11T16:40:00Z">
        <w:r w:rsidR="007C734F">
          <w:rPr>
            <w:rFonts w:ascii="Times New Roman" w:hAnsi="Times New Roman" w:cs="Times New Roman"/>
          </w:rPr>
          <w:t>The crux of these proposals</w:t>
        </w:r>
      </w:ins>
      <w:ins w:id="263" w:author="Benton, Deon" w:date="2026-05-11T11:41:00Z" w16du:dateUtc="2026-05-11T16:41:00Z">
        <w:r w:rsidR="007C734F">
          <w:rPr>
            <w:rFonts w:ascii="Times New Roman" w:hAnsi="Times New Roman" w:cs="Times New Roman"/>
          </w:rPr>
          <w:t xml:space="preserve"> is that</w:t>
        </w:r>
      </w:ins>
      <w:del w:id="264"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65" w:author="Benton, Deon" w:date="2026-05-18T20:57:00Z" w16du:dateUtc="2026-05-19T01:57:00Z">
        <w:r w:rsidR="00FF7075" w:rsidDel="00BC4C2E">
          <w:rPr>
            <w:rFonts w:ascii="Times New Roman" w:hAnsi="Times New Roman" w:cs="Times New Roman"/>
          </w:rPr>
          <w:delText xml:space="preserve">VoE </w:delText>
        </w:r>
      </w:del>
      <w:ins w:id="266" w:author="Benton, Deon" w:date="2026-05-18T20:57:00Z" w16du:dateUtc="2026-05-19T01:57:00Z">
        <w:r w:rsidR="00BC4C2E">
          <w:rPr>
            <w:rFonts w:ascii="Times New Roman" w:hAnsi="Times New Roman" w:cs="Times New Roman"/>
          </w:rPr>
          <w:t xml:space="preserve">violation-of-expectation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67"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68"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69" w:author="Benton, Deon" w:date="2026-05-11T11:41:00Z" w16du:dateUtc="2026-05-11T16:41:00Z">
        <w:r w:rsidR="00AB6E4C">
          <w:rPr>
            <w:rFonts w:ascii="Times New Roman" w:hAnsi="Times New Roman" w:cs="Times New Roman"/>
          </w:rPr>
          <w:t xml:space="preserve"> </w:t>
        </w:r>
      </w:ins>
      <w:ins w:id="270" w:author="Benton, Deon" w:date="2026-05-18T20:58:00Z" w16du:dateUtc="2026-05-19T01:58:00Z">
        <w:r w:rsidR="00BC4C2E">
          <w:rPr>
            <w:rFonts w:ascii="Times New Roman" w:hAnsi="Times New Roman" w:cs="Times New Roman"/>
          </w:rPr>
          <w:t>these proposals maintain</w:t>
        </w:r>
      </w:ins>
      <w:ins w:id="271"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7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7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7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w:t>
      </w:r>
      <w:r w:rsidR="00883325">
        <w:rPr>
          <w:rFonts w:ascii="Times New Roman" w:hAnsi="Times New Roman" w:cs="Times New Roman"/>
        </w:rPr>
        <w:lastRenderedPageBreak/>
        <w:t xml:space="preserve">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ins w:id="275" w:author="Benton, Deon" w:date="2026-05-19T18:30:00Z" w16du:dateUtc="2026-05-19T23:30:00Z">
        <w:r w:rsidR="00807615">
          <w:rPr>
            <w:rFonts w:ascii="Times New Roman" w:hAnsi="Times New Roman" w:cs="Times New Roman"/>
          </w:rPr>
          <w:t>On this account,</w:t>
        </w:r>
      </w:ins>
      <w:r w:rsidR="00243F2E">
        <w:rPr>
          <w:rFonts w:ascii="Times New Roman" w:hAnsi="Times New Roman" w:cs="Times New Roman"/>
        </w:rPr>
        <w:t xml:space="preserve"> infants’ behaviors in </w:t>
      </w:r>
      <w:ins w:id="276" w:author="Benton, Deon" w:date="2026-05-18T20:58:00Z" w16du:dateUtc="2026-05-19T01:58:00Z">
        <w:r w:rsidR="00BC4C2E">
          <w:rPr>
            <w:rFonts w:ascii="Times New Roman" w:hAnsi="Times New Roman" w:cs="Times New Roman"/>
          </w:rPr>
          <w:t xml:space="preserve">violation-of-expectation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77"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78" w:author="Benton, Deon" w:date="2026-05-18T21:01:00Z" w16du:dateUtc="2026-05-19T02:01:00Z">
        <w:r w:rsidR="00BC4C2E">
          <w:rPr>
            <w:rFonts w:ascii="Times New Roman" w:hAnsi="Times New Roman" w:cs="Times New Roman"/>
          </w:rPr>
          <w:t xml:space="preserve"> such as</w:t>
        </w:r>
      </w:ins>
      <w:ins w:id="279" w:author="Benton, Deon" w:date="2026-05-18T21:00:00Z" w16du:dateUtc="2026-05-19T02:00:00Z">
        <w:r w:rsidR="00BC4C2E">
          <w:rPr>
            <w:rFonts w:ascii="Times New Roman" w:hAnsi="Times New Roman" w:cs="Times New Roman"/>
          </w:rPr>
          <w:t xml:space="preserve"> theory of mind (e.g., </w:t>
        </w:r>
      </w:ins>
      <w:ins w:id="280"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81" w:author="Benton, Deon" w:date="2026-05-18T21:00:00Z" w16du:dateUtc="2026-05-19T02:00:00Z">
        <w:r w:rsidR="00BC4C2E">
          <w:rPr>
            <w:rFonts w:ascii="Times New Roman" w:hAnsi="Times New Roman" w:cs="Times New Roman"/>
          </w:rPr>
          <w:t>Perner &amp; Ruffman, 2005), causal perception and reasoning (e.g., Cohen et al., 2002</w:t>
        </w:r>
      </w:ins>
      <w:ins w:id="282" w:author="Benton, Deon" w:date="2026-05-18T21:01:00Z" w16du:dateUtc="2026-05-19T02:01:00Z">
        <w:r w:rsidR="00BC4C2E">
          <w:rPr>
            <w:rFonts w:ascii="Times New Roman" w:hAnsi="Times New Roman" w:cs="Times New Roman"/>
          </w:rPr>
          <w:t>; McClelland &amp; Thompson, 2007</w:t>
        </w:r>
      </w:ins>
      <w:ins w:id="283" w:author="Benton, Deon" w:date="2026-05-18T21:00:00Z" w16du:dateUtc="2026-05-19T02:00:00Z">
        <w:r w:rsidR="00BC4C2E">
          <w:rPr>
            <w:rFonts w:ascii="Times New Roman" w:hAnsi="Times New Roman" w:cs="Times New Roman"/>
          </w:rPr>
          <w:t>)</w:t>
        </w:r>
      </w:ins>
      <w:ins w:id="284" w:author="Benton, Deon" w:date="2026-05-18T21:01:00Z" w16du:dateUtc="2026-05-19T02:01:00Z">
        <w:r w:rsidR="00BC4C2E">
          <w:rPr>
            <w:rFonts w:ascii="Times New Roman" w:hAnsi="Times New Roman" w:cs="Times New Roman"/>
          </w:rPr>
          <w:t xml:space="preserve">, sociomoral reasoning (e.g., Benton &amp; Lapan, 2021), object permanence (e.g., </w:t>
        </w:r>
      </w:ins>
      <w:ins w:id="285" w:author="Benton, Deon" w:date="2026-05-18T21:02:00Z" w16du:dateUtc="2026-05-19T02:02:00Z">
        <w:r w:rsidR="000A329B">
          <w:rPr>
            <w:rFonts w:ascii="Times New Roman" w:hAnsi="Times New Roman" w:cs="Times New Roman"/>
          </w:rPr>
          <w:t xml:space="preserve">Bogartz et al., 2000; </w:t>
        </w:r>
      </w:ins>
      <w:ins w:id="286" w:author="Benton, Deon" w:date="2026-05-18T21:01:00Z" w16du:dateUtc="2026-05-19T02:01:00Z">
        <w:r w:rsidR="00BC4C2E">
          <w:rPr>
            <w:rFonts w:ascii="Times New Roman" w:hAnsi="Times New Roman" w:cs="Times New Roman"/>
          </w:rPr>
          <w:t>Munakata et al., 19</w:t>
        </w:r>
      </w:ins>
      <w:ins w:id="287"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288" w:author="Benton, Deon" w:date="2026-05-18T21:03:00Z" w16du:dateUtc="2026-05-19T02:03:00Z">
        <w:r w:rsidR="000A329B">
          <w:rPr>
            <w:rFonts w:ascii="Times New Roman" w:hAnsi="Times New Roman" w:cs="Times New Roman"/>
          </w:rPr>
          <w:t>Benton, 2025; Rakison &amp; Lupyan, 2008)</w:t>
        </w:r>
      </w:ins>
      <w:ins w:id="289"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290" w:author="Benton, Deon" w:date="2026-05-16T15:39:00Z" w16du:dateUtc="2026-05-16T20:39:00Z">
        <w:r w:rsidR="00DB0881">
          <w:rPr>
            <w:rFonts w:ascii="Times New Roman" w:hAnsi="Times New Roman" w:cs="Times New Roman"/>
          </w:rPr>
          <w:t>action efficiency understanding</w:t>
        </w:r>
      </w:ins>
      <w:ins w:id="291"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ins w:id="292" w:author="Benton, Deon" w:date="2026-05-19T17:48:00Z" w16du:dateUtc="2026-05-19T22:48:00Z"/>
          <w:rFonts w:ascii="Times New Roman" w:hAnsi="Times New Roman" w:cs="Times New Roman"/>
        </w:rPr>
      </w:pPr>
      <w:r>
        <w:rPr>
          <w:rFonts w:ascii="Times New Roman" w:hAnsi="Times New Roman" w:cs="Times New Roman"/>
        </w:rPr>
        <w:t xml:space="preserve"> </w:t>
      </w:r>
      <w:ins w:id="293" w:author="Benton, Deon" w:date="2026-05-19T17:48:00Z" w16du:dateUtc="2026-05-19T22:48:00Z">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ins>
      <w:ins w:id="294" w:author="Benton, Deon" w:date="2026-05-19T17:49:00Z" w16du:dateUtc="2026-05-19T22:49:00Z">
        <w:r w:rsidR="006E183D">
          <w:rPr>
            <w:rFonts w:ascii="Times New Roman" w:hAnsi="Times New Roman" w:cs="Times New Roman"/>
          </w:rPr>
          <w:t>“</w:t>
        </w:r>
      </w:ins>
      <w:ins w:id="295" w:author="Benton, Deon" w:date="2026-05-19T17:48:00Z" w16du:dateUtc="2026-05-19T22:48:00Z">
        <w:r w:rsidR="00B95495" w:rsidRPr="00B95495">
          <w:rPr>
            <w:rFonts w:ascii="Times New Roman" w:hAnsi="Times New Roman" w:cs="Times New Roman"/>
          </w:rPr>
          <w:t>habituated</w:t>
        </w:r>
      </w:ins>
      <w:ins w:id="296" w:author="Benton, Deon" w:date="2026-05-19T17:49:00Z" w16du:dateUtc="2026-05-19T22:49:00Z">
        <w:r w:rsidR="006E183D">
          <w:rPr>
            <w:rFonts w:ascii="Times New Roman" w:hAnsi="Times New Roman" w:cs="Times New Roman"/>
          </w:rPr>
          <w:t>”</w:t>
        </w:r>
      </w:ins>
      <w:ins w:id="297" w:author="Benton, Deon" w:date="2026-05-19T17:48:00Z" w16du:dateUtc="2026-05-19T22:48:00Z">
        <w:r w:rsidR="00B95495" w:rsidRPr="00B95495">
          <w:rPr>
            <w:rFonts w:ascii="Times New Roman" w:hAnsi="Times New Roman" w:cs="Times New Roman"/>
          </w:rPr>
          <w:t xml:space="preserve"> to an event in which an agent followed an arced trajectory to reach a goal</w:t>
        </w:r>
      </w:ins>
      <w:ins w:id="298" w:author="Benton, Deon" w:date="2026-05-19T17:49:00Z" w16du:dateUtc="2026-05-19T22:49:00Z">
        <w:r w:rsidR="006E183D">
          <w:rPr>
            <w:rFonts w:ascii="Times New Roman" w:hAnsi="Times New Roman" w:cs="Times New Roman"/>
          </w:rPr>
          <w:t>; this was done</w:t>
        </w:r>
      </w:ins>
      <w:ins w:id="299" w:author="Benton, Deon" w:date="2026-05-19T17:48:00Z" w16du:dateUtc="2026-05-19T22:48:00Z">
        <w:r w:rsidR="00B95495" w:rsidRPr="00B95495">
          <w:rPr>
            <w:rFonts w:ascii="Times New Roman" w:hAnsi="Times New Roman" w:cs="Times New Roman"/>
          </w:rPr>
          <w:t xml:space="preserve"> either in the presence or absence of a barrier. </w:t>
        </w:r>
      </w:ins>
      <w:ins w:id="300" w:author="Benton, Deon" w:date="2026-05-19T17:49:00Z" w16du:dateUtc="2026-05-19T22:49:00Z">
        <w:r w:rsidR="006E183D">
          <w:rPr>
            <w:rFonts w:ascii="Times New Roman" w:hAnsi="Times New Roman" w:cs="Times New Roman"/>
          </w:rPr>
          <w:t>Networks—like infants—were then</w:t>
        </w:r>
      </w:ins>
      <w:ins w:id="301" w:author="Benton, Deon" w:date="2026-05-19T17:48:00Z" w16du:dateUtc="2026-05-19T22:48:00Z">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ins>
      <w:ins w:id="302" w:author="Benton, Deon" w:date="2026-05-20T20:18:00Z" w16du:dateUtc="2026-05-21T01:18:00Z">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ins>
      <w:ins w:id="303" w:author="Benton, Deon" w:date="2026-05-19T17:48:00Z" w16du:dateUtc="2026-05-19T22:48:00Z">
        <w:r w:rsidR="00B95495" w:rsidRPr="00B95495">
          <w:rPr>
            <w:rFonts w:ascii="Times New Roman" w:hAnsi="Times New Roman" w:cs="Times New Roman"/>
          </w:rPr>
          <w:t>action event.</w:t>
        </w:r>
        <w:r w:rsidR="00B95495">
          <w:rPr>
            <w:rFonts w:ascii="Times New Roman" w:hAnsi="Times New Roman" w:cs="Times New Roman"/>
          </w:rPr>
          <w:t xml:space="preserve"> </w:t>
        </w:r>
      </w:ins>
    </w:p>
    <w:p w14:paraId="1C0B2AC2" w14:textId="4F72A149"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ins w:id="304" w:author="Benton, Deon" w:date="2026-05-19T17:56:00Z" w16du:dateUtc="2026-05-19T22:56:00Z">
        <w:r w:rsidR="00B07D54">
          <w:rPr>
            <w:rFonts w:ascii="Times New Roman" w:hAnsi="Times New Roman" w:cs="Times New Roman"/>
          </w:rPr>
          <w:t>there are several reasons to exercise caution before accepting his proposal</w:t>
        </w:r>
      </w:ins>
      <w:r w:rsidR="005F2CF5">
        <w:rPr>
          <w:rFonts w:ascii="Times New Roman" w:hAnsi="Times New Roman" w:cs="Times New Roman"/>
        </w:rPr>
        <w:t>.</w:t>
      </w:r>
      <w:r w:rsidR="008E542C">
        <w:rPr>
          <w:rFonts w:ascii="Times New Roman" w:hAnsi="Times New Roman" w:cs="Times New Roman"/>
        </w:rPr>
        <w:t xml:space="preserve"> </w:t>
      </w:r>
      <w:ins w:id="305" w:author="Benton, Deon" w:date="2026-05-19T18:03:00Z" w16du:dateUtc="2026-05-19T23:03:00Z">
        <w:r w:rsidR="00D36BBD">
          <w:rPr>
            <w:rFonts w:ascii="Times New Roman" w:hAnsi="Times New Roman" w:cs="Times New Roman"/>
          </w:rPr>
          <w:t>The first concern is that the</w:t>
        </w:r>
      </w:ins>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ins w:id="306" w:author="Benton, Deon" w:date="2026-05-19T17:58:00Z" w16du:dateUtc="2026-05-19T22:58:00Z">
        <w:r w:rsidR="00200667">
          <w:rPr>
            <w:rFonts w:ascii="Times New Roman" w:hAnsi="Times New Roman" w:cs="Times New Roman"/>
          </w:rPr>
          <w:t>A consequence of this is that the model could not draw on prior action observation experience when processing habituation and test events. Yet such experience may be precisely what is needed to account for</w:t>
        </w:r>
      </w:ins>
      <w:ins w:id="307" w:author="Benton, Deon" w:date="2026-05-19T17:57:00Z" w16du:dateUtc="2026-05-19T22:57:00Z">
        <w:r w:rsidR="00200667">
          <w:rPr>
            <w:rFonts w:ascii="Times New Roman" w:hAnsi="Times New Roman" w:cs="Times New Roman"/>
          </w:rPr>
          <w:t xml:space="preserve"> findings like that by</w:t>
        </w:r>
      </w:ins>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w:t>
      </w:r>
      <w:ins w:id="308" w:author="Benton, Deon" w:date="2026-05-19T18:00:00Z" w16du:dateUtc="2026-05-19T23:00:00Z">
        <w:r w:rsidR="00E37C6E">
          <w:rPr>
            <w:rFonts w:ascii="Times New Roman" w:hAnsi="Times New Roman" w:cs="Times New Roman"/>
          </w:rPr>
          <w:t xml:space="preserve"> found to look longer when the first object followed the same path in the absence of an obstacle th</w:t>
        </w:r>
      </w:ins>
      <w:ins w:id="309" w:author="Benton, Deon" w:date="2026-05-19T18:01:00Z" w16du:dateUtc="2026-05-19T23:01:00Z">
        <w:r w:rsidR="00E37C6E">
          <w:rPr>
            <w:rFonts w:ascii="Times New Roman" w:hAnsi="Times New Roman" w:cs="Times New Roman"/>
          </w:rPr>
          <w:t xml:space="preserve">an when it did so in </w:t>
        </w:r>
        <w:r w:rsidR="00D36BBD">
          <w:rPr>
            <w:rFonts w:ascii="Times New Roman" w:hAnsi="Times New Roman" w:cs="Times New Roman"/>
          </w:rPr>
          <w:t>the presence of one.</w:t>
        </w:r>
      </w:ins>
      <w:ins w:id="310" w:author="Benton, Deon" w:date="2026-05-19T18:02:00Z" w16du:dateUtc="2026-05-19T23:02:00Z">
        <w:r w:rsidR="00D36BBD">
          <w:rPr>
            <w:rFonts w:ascii="Times New Roman" w:hAnsi="Times New Roman" w:cs="Times New Roman"/>
          </w:rPr>
          <w:t xml:space="preserve"> </w:t>
        </w:r>
      </w:ins>
      <w:r w:rsidR="005E149F">
        <w:rPr>
          <w:rFonts w:ascii="Times New Roman" w:hAnsi="Times New Roman" w:cs="Times New Roman"/>
        </w:rPr>
        <w:t>Overwalle’s (2010)</w:t>
      </w:r>
      <w:ins w:id="311" w:author="Benton, Deon" w:date="2026-05-19T18:02:00Z" w16du:dateUtc="2026-05-19T23:02:00Z">
        <w:r w:rsidR="00D36BBD">
          <w:rPr>
            <w:rFonts w:ascii="Times New Roman" w:hAnsi="Times New Roman" w:cs="Times New Roman"/>
          </w:rPr>
          <w:t xml:space="preserve"> model</w:t>
        </w:r>
      </w:ins>
      <w:r w:rsidR="005E149F">
        <w:rPr>
          <w:rFonts w:ascii="Times New Roman" w:hAnsi="Times New Roman" w:cs="Times New Roman"/>
        </w:rPr>
        <w:t xml:space="preserve"> might be expected to struggle to account for this </w:t>
      </w:r>
      <w:ins w:id="312" w:author="Benton, Deon" w:date="2026-05-19T18:02:00Z" w16du:dateUtc="2026-05-19T23:02:00Z">
        <w:r w:rsidR="00D36BBD">
          <w:rPr>
            <w:rFonts w:ascii="Times New Roman" w:hAnsi="Times New Roman" w:cs="Times New Roman"/>
          </w:rPr>
          <w:t>finding</w:t>
        </w:r>
      </w:ins>
      <w:r w:rsidR="005E149F">
        <w:rPr>
          <w:rFonts w:ascii="Times New Roman" w:hAnsi="Times New Roman" w:cs="Times New Roman"/>
        </w:rPr>
        <w:t xml:space="preserve">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second concern relates to the role that agents and goals play in Overwalle’s (2010) account. Although t</w:t>
      </w:r>
      <w:ins w:id="313" w:author="Benton, Deon" w:date="2026-05-19T18:03:00Z" w16du:dateUtc="2026-05-19T23:03:00Z">
        <w:r w:rsidR="001E7EFE">
          <w:rPr>
            <w:rFonts w:ascii="Times New Roman" w:eastAsia="Times New Roman" w:hAnsi="Times New Roman" w:cs="Times New Roman"/>
          </w:rPr>
          <w:t xml:space="preserve">his account maintains that </w:t>
        </w:r>
      </w:ins>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ins w:id="314" w:author="Benton, Deon" w:date="2026-05-19T18:04:00Z" w16du:dateUtc="2026-05-19T23:04:00Z">
        <w:r w:rsidR="001E7EFE">
          <w:rPr>
            <w:rFonts w:ascii="Times New Roman" w:eastAsia="Times New Roman" w:hAnsi="Times New Roman" w:cs="Times New Roman"/>
          </w:rPr>
          <w:t>of achieving</w:t>
        </w:r>
      </w:ins>
      <w:r w:rsidR="00BC285A">
        <w:rPr>
          <w:rFonts w:ascii="Times New Roman" w:eastAsia="Times New Roman" w:hAnsi="Times New Roman" w:cs="Times New Roman"/>
        </w:rPr>
        <w:t xml:space="preserve"> goals than others, </w:t>
      </w:r>
      <w:ins w:id="315" w:author="Benton, Deon" w:date="2026-05-19T18:04:00Z" w16du:dateUtc="2026-05-19T23:04:00Z">
        <w:r w:rsidR="001E7EFE">
          <w:rPr>
            <w:rFonts w:ascii="Times New Roman" w:eastAsia="Times New Roman" w:hAnsi="Times New Roman" w:cs="Times New Roman"/>
          </w:rPr>
          <w:t xml:space="preserve">the model itself </w:t>
        </w:r>
      </w:ins>
      <w:r w:rsidR="00470240">
        <w:rPr>
          <w:rFonts w:ascii="Times New Roman" w:eastAsia="Times New Roman" w:hAnsi="Times New Roman" w:cs="Times New Roman"/>
        </w:rPr>
        <w:t>presupposes a preexisting notion of agent and goal</w:t>
      </w:r>
      <w:ins w:id="316" w:author="Benton, Deon" w:date="2026-05-19T18:04:00Z" w16du:dateUtc="2026-05-19T23:04:00Z">
        <w:r w:rsidR="001E7EFE">
          <w:rPr>
            <w:rFonts w:ascii="Times New Roman" w:eastAsia="Times New Roman" w:hAnsi="Times New Roman" w:cs="Times New Roman"/>
          </w:rPr>
          <w:t xml:space="preserve"> by stipulating units for each of these concepts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7" w:author="Benton, Deon" w:date="2026-05-19T18:04:00Z" w16du:dateUtc="2026-05-19T23:04:00Z">
        <w:r w:rsidR="001E7EFE">
          <w:rPr>
            <w:rFonts w:ascii="Times New Roman" w:eastAsia="Times New Roman" w:hAnsi="Times New Roman" w:cs="Times New Roman"/>
          </w:rPr>
          <w:t>As such, this model</w:t>
        </w:r>
      </w:ins>
      <w:r w:rsidR="005E149F">
        <w:rPr>
          <w:rFonts w:ascii="Times New Roman" w:eastAsia="Times New Roman" w:hAnsi="Times New Roman" w:cs="Times New Roman"/>
        </w:rPr>
        <w:t xml:space="preserve"> leaves unresolved how such concepts develop </w:t>
      </w:r>
      <w:ins w:id="318" w:author="Benton, Deon" w:date="2026-05-19T18:05:00Z" w16du:dateUtc="2026-05-19T23:05:00Z">
        <w:r w:rsidR="001E7EFE">
          <w:rPr>
            <w:rFonts w:ascii="Times New Roman" w:eastAsia="Times New Roman" w:hAnsi="Times New Roman" w:cs="Times New Roman"/>
          </w:rPr>
          <w:t>in the first place</w:t>
        </w:r>
      </w:ins>
      <w:r w:rsidR="005E149F">
        <w:rPr>
          <w:rFonts w:ascii="Times New Roman" w:eastAsia="Times New Roman" w:hAnsi="Times New Roman" w:cs="Times New Roman"/>
        </w:rPr>
        <w:t xml:space="preserve">. </w:t>
      </w:r>
    </w:p>
    <w:p w14:paraId="685FC961" w14:textId="3C0D0478" w:rsidR="00AD1A72" w:rsidRDefault="00AD1A72" w:rsidP="00037EA9">
      <w:pPr>
        <w:spacing w:line="480" w:lineRule="auto"/>
        <w:ind w:firstLine="720"/>
        <w:contextualSpacing/>
        <w:rPr>
          <w:ins w:id="319" w:author="Benton, Deon" w:date="2026-05-19T18:06:00Z" w16du:dateUtc="2026-05-19T23:06:00Z"/>
          <w:rFonts w:ascii="Times New Roman" w:eastAsia="Times New Roman" w:hAnsi="Times New Roman" w:cs="Times New Roman"/>
        </w:rPr>
      </w:pPr>
      <w:ins w:id="320" w:author="Benton, Deon" w:date="2026-05-19T18:06:00Z" w16du:dateUtc="2026-05-19T23:06:00Z">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ins>
      <w:ins w:id="321" w:author="Benton, Deon" w:date="2026-05-19T18:23:00Z" w16du:dateUtc="2026-05-19T23:23:00Z">
        <w:r w:rsidR="001371E0">
          <w:rPr>
            <w:rFonts w:ascii="Times New Roman" w:eastAsia="Times New Roman" w:hAnsi="Times New Roman" w:cs="Times New Roman"/>
          </w:rPr>
          <w:t>an</w:t>
        </w:r>
      </w:ins>
      <w:ins w:id="322" w:author="Benton, Deon" w:date="2026-05-19T18:06:00Z" w16du:dateUtc="2026-05-19T23:06:00Z">
        <w:r w:rsidRPr="00AD1A72">
          <w:rPr>
            <w:rFonts w:ascii="Times New Roman" w:eastAsia="Times New Roman" w:hAnsi="Times New Roman" w:cs="Times New Roman"/>
          </w:rPr>
          <w:t xml:space="preserve"> obstacle appeared off to one side of the stage</w:t>
        </w:r>
      </w:ins>
      <w:ins w:id="323" w:author="Benton, Deon" w:date="2026-05-19T18:23:00Z" w16du:dateUtc="2026-05-19T23:23:00Z">
        <w:r w:rsidR="001371E0">
          <w:rPr>
            <w:rFonts w:ascii="Times New Roman" w:eastAsia="Times New Roman" w:hAnsi="Times New Roman" w:cs="Times New Roman"/>
          </w:rPr>
          <w:t xml:space="preserve"> during habituation for infants in this condition</w:t>
        </w:r>
      </w:ins>
      <w:ins w:id="324" w:author="Benton, Deon" w:date="2026-05-19T18:21:00Z" w16du:dateUtc="2026-05-19T23:21:00Z">
        <w:r w:rsidR="008721B2">
          <w:rPr>
            <w:rFonts w:ascii="Times New Roman" w:eastAsia="Times New Roman" w:hAnsi="Times New Roman" w:cs="Times New Roman"/>
          </w:rPr>
          <w:t>. However, in Overwalle’s (2010) simulation,</w:t>
        </w:r>
      </w:ins>
      <w:ins w:id="325" w:author="Benton, Deon" w:date="2026-05-19T18:20:00Z" w16du:dateUtc="2026-05-19T23:20:00Z">
        <w:r w:rsidR="008721B2">
          <w:rPr>
            <w:rFonts w:ascii="Times New Roman" w:eastAsia="Times New Roman" w:hAnsi="Times New Roman" w:cs="Times New Roman"/>
          </w:rPr>
          <w:t xml:space="preserve"> no such </w:t>
        </w:r>
      </w:ins>
      <w:ins w:id="326" w:author="Benton, Deon" w:date="2026-05-19T18:21:00Z" w16du:dateUtc="2026-05-19T23:21:00Z">
        <w:r w:rsidR="008721B2">
          <w:rPr>
            <w:rFonts w:ascii="Times New Roman" w:eastAsia="Times New Roman" w:hAnsi="Times New Roman" w:cs="Times New Roman"/>
          </w:rPr>
          <w:t>obstacle</w:t>
        </w:r>
      </w:ins>
      <w:ins w:id="327" w:author="Benton, Deon" w:date="2026-05-19T18:20:00Z" w16du:dateUtc="2026-05-19T23:20:00Z">
        <w:r w:rsidR="008721B2">
          <w:rPr>
            <w:rFonts w:ascii="Times New Roman" w:eastAsia="Times New Roman" w:hAnsi="Times New Roman" w:cs="Times New Roman"/>
          </w:rPr>
          <w:t xml:space="preserve"> </w:t>
        </w:r>
      </w:ins>
      <w:ins w:id="328" w:author="Benton, Deon" w:date="2026-05-19T18:21:00Z" w16du:dateUtc="2026-05-19T23:21:00Z">
        <w:r w:rsidR="008721B2">
          <w:rPr>
            <w:rFonts w:ascii="Times New Roman" w:eastAsia="Times New Roman" w:hAnsi="Times New Roman" w:cs="Times New Roman"/>
          </w:rPr>
          <w:t>appeared during habituation</w:t>
        </w:r>
      </w:ins>
      <w:ins w:id="329" w:author="Benton, Deon" w:date="2026-05-19T18:07:00Z" w16du:dateUtc="2026-05-19T23:07:00Z">
        <w:r w:rsidR="00EE5C57">
          <w:rPr>
            <w:rFonts w:ascii="Times New Roman" w:eastAsia="Times New Roman" w:hAnsi="Times New Roman" w:cs="Times New Roman"/>
          </w:rPr>
          <w:t>. In Overwalle’s (2010) model, in contrast</w:t>
        </w:r>
      </w:ins>
      <w:ins w:id="330" w:author="Benton, Deon" w:date="2026-05-19T18:06:00Z" w16du:dateUtc="2026-05-19T23:06:00Z">
        <w:r w:rsidRPr="00AD1A72">
          <w:rPr>
            <w:rFonts w:ascii="Times New Roman" w:eastAsia="Times New Roman" w:hAnsi="Times New Roman" w:cs="Times New Roman"/>
          </w:rPr>
          <w:t xml:space="preserve">, no such obstacle was present during habituation. </w:t>
        </w:r>
      </w:ins>
      <w:ins w:id="331" w:author="Benton, Deon" w:date="2026-05-19T18:24:00Z" w16du:dateUtc="2026-05-19T23:24:00Z">
        <w:r w:rsidR="004A5CEE">
          <w:rPr>
            <w:rFonts w:ascii="Times New Roman" w:eastAsia="Times New Roman" w:hAnsi="Times New Roman" w:cs="Times New Roman"/>
          </w:rPr>
          <w:t>In addition to this discrepancy, the</w:t>
        </w:r>
      </w:ins>
      <w:ins w:id="332" w:author="Benton, Deon" w:date="2026-05-19T18:06:00Z" w16du:dateUtc="2026-05-19T23:06:00Z">
        <w:r w:rsidRPr="00AD1A72">
          <w:rPr>
            <w:rFonts w:ascii="Times New Roman" w:eastAsia="Times New Roman" w:hAnsi="Times New Roman" w:cs="Times New Roman"/>
          </w:rPr>
          <w:t xml:space="preserve"> </w:t>
        </w:r>
      </w:ins>
      <w:ins w:id="333" w:author="Benton, Deon" w:date="2026-05-19T18:07:00Z" w16du:dateUtc="2026-05-19T23:07:00Z">
        <w:r w:rsidR="001110CA">
          <w:rPr>
            <w:rFonts w:ascii="Times New Roman" w:eastAsia="Times New Roman" w:hAnsi="Times New Roman" w:cs="Times New Roman"/>
          </w:rPr>
          <w:t>agent’</w:t>
        </w:r>
      </w:ins>
      <w:ins w:id="334" w:author="Benton, Deon" w:date="2026-05-19T18:20:00Z" w16du:dateUtc="2026-05-19T23:20:00Z">
        <w:r w:rsidR="008721B2">
          <w:rPr>
            <w:rFonts w:ascii="Times New Roman" w:eastAsia="Times New Roman" w:hAnsi="Times New Roman" w:cs="Times New Roman"/>
          </w:rPr>
          <w:t xml:space="preserve">s </w:t>
        </w:r>
      </w:ins>
      <w:ins w:id="335" w:author="Benton, Deon" w:date="2026-05-19T18:06:00Z" w16du:dateUtc="2026-05-19T23:06:00Z">
        <w:r w:rsidRPr="00AD1A72">
          <w:rPr>
            <w:rFonts w:ascii="Times New Roman" w:eastAsia="Times New Roman" w:hAnsi="Times New Roman" w:cs="Times New Roman"/>
          </w:rPr>
          <w:t>simulated curved trajectory overshot the barrier</w:t>
        </w:r>
      </w:ins>
      <w:ins w:id="336" w:author="Benton, Deon" w:date="2026-05-19T18:25:00Z" w16du:dateUtc="2026-05-19T23:25:00Z">
        <w:r w:rsidR="004A5CEE">
          <w:rPr>
            <w:rFonts w:ascii="Times New Roman" w:eastAsia="Times New Roman" w:hAnsi="Times New Roman" w:cs="Times New Roman"/>
          </w:rPr>
          <w:t>; no such overshooting occurs in typical</w:t>
        </w:r>
      </w:ins>
      <w:ins w:id="337" w:author="Benton, Deon" w:date="2026-05-19T18:06:00Z" w16du:dateUtc="2026-05-19T23:06:00Z">
        <w:r w:rsidRPr="00AD1A72">
          <w:rPr>
            <w:rFonts w:ascii="Times New Roman" w:eastAsia="Times New Roman" w:hAnsi="Times New Roman" w:cs="Times New Roman"/>
          </w:rPr>
          <w:t xml:space="preserve"> infant action-efficiency </w:t>
        </w:r>
      </w:ins>
      <w:ins w:id="338" w:author="Benton, Deon" w:date="2026-05-19T18:25:00Z" w16du:dateUtc="2026-05-19T23:25:00Z">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ins>
      <w:ins w:id="339" w:author="Benton, Deon" w:date="2026-05-19T18:26:00Z" w16du:dateUtc="2026-05-19T23:26:00Z">
        <w:r w:rsidR="005812F4">
          <w:rPr>
            <w:rFonts w:ascii="Times New Roman" w:eastAsia="Times New Roman" w:hAnsi="Times New Roman" w:cs="Times New Roman"/>
          </w:rPr>
          <w:t>Liu &amp; Spelke, 2017 and Simulation 4, which models it)</w:t>
        </w:r>
      </w:ins>
      <w:ins w:id="340" w:author="Benton, Deon" w:date="2026-05-19T18:06:00Z" w16du:dateUtc="2026-05-19T23:06:00Z">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ins>
    </w:p>
    <w:p w14:paraId="6BEE43CD" w14:textId="6651BA2A" w:rsidR="002450CA" w:rsidRPr="00037EA9" w:rsidRDefault="00930DFC" w:rsidP="00037EA9">
      <w:pPr>
        <w:spacing w:line="480" w:lineRule="auto"/>
        <w:ind w:firstLine="720"/>
        <w:contextualSpacing/>
        <w:rPr>
          <w:rFonts w:ascii="Times New Roman" w:eastAsia="Times New Roman" w:hAnsi="Times New Roman" w:cs="Times New Roman"/>
        </w:rPr>
      </w:pPr>
      <w:ins w:id="341" w:author="Benton, Deon" w:date="2026-05-18T21:47:00Z" w16du:dateUtc="2026-05-19T02:47:00Z">
        <w:r>
          <w:rPr>
            <w:rFonts w:ascii="Times New Roman" w:eastAsia="Times New Roman" w:hAnsi="Times New Roman" w:cs="Times New Roman"/>
          </w:rPr>
          <w:t xml:space="preserve">Due in part to these limitations and </w:t>
        </w:r>
      </w:ins>
      <w:ins w:id="342" w:author="Benton, Deon" w:date="2026-05-18T21:49:00Z" w16du:dateUtc="2026-05-19T02:49:00Z">
        <w:r>
          <w:rPr>
            <w:rFonts w:ascii="Times New Roman" w:eastAsia="Times New Roman" w:hAnsi="Times New Roman" w:cs="Times New Roman"/>
          </w:rPr>
          <w:t>given</w:t>
        </w:r>
      </w:ins>
      <w:ins w:id="343" w:author="Benton, Deon" w:date="2026-05-18T21:47:00Z" w16du:dateUtc="2026-05-19T02:47:00Z">
        <w:r>
          <w:rPr>
            <w:rFonts w:ascii="Times New Roman" w:eastAsia="Times New Roman" w:hAnsi="Times New Roman" w:cs="Times New Roman"/>
          </w:rPr>
          <w:t xml:space="preserve"> that Overwalle’s (2010) model is the only </w:t>
        </w:r>
      </w:ins>
      <w:ins w:id="344"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45" w:author="Benton, Deon" w:date="2026-05-18T21:50:00Z" w16du:dateUtc="2026-05-19T02:50:00Z">
        <w:r>
          <w:rPr>
            <w:rFonts w:ascii="Times New Roman" w:hAnsi="Times New Roman" w:cs="Times New Roman"/>
          </w:rPr>
          <w:t xml:space="preserve"> </w:t>
        </w:r>
      </w:ins>
      <w:ins w:id="346"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47" w:author="Benton, Deon" w:date="2026-05-18T21:54:00Z" w16du:dateUtc="2026-05-19T02:54:00Z">
        <w:r w:rsidR="00431A61" w:rsidDel="00930DFC">
          <w:rPr>
            <w:rFonts w:ascii="Times New Roman" w:hAnsi="Times New Roman" w:cs="Times New Roman"/>
          </w:rPr>
          <w:delText xml:space="preserve">was </w:delText>
        </w:r>
      </w:del>
      <w:ins w:id="348" w:author="Benton, Deon" w:date="2026-05-18T21:54:00Z" w16du:dateUtc="2026-05-19T02:54:00Z">
        <w:r>
          <w:rPr>
            <w:rFonts w:ascii="Times New Roman" w:hAnsi="Times New Roman" w:cs="Times New Roman"/>
          </w:rPr>
          <w:t xml:space="preserve">were twofold. The first was </w:t>
        </w:r>
      </w:ins>
      <w:r w:rsidR="00431A61">
        <w:rPr>
          <w:rFonts w:ascii="Times New Roman" w:hAnsi="Times New Roman" w:cs="Times New Roman"/>
        </w:rPr>
        <w:t>to</w:t>
      </w:r>
      <w:r w:rsidR="002265B0">
        <w:rPr>
          <w:rFonts w:ascii="Times New Roman" w:hAnsi="Times New Roman" w:cs="Times New Roman"/>
        </w:rPr>
        <w:t xml:space="preserve"> develop</w:t>
      </w:r>
      <w:ins w:id="349" w:author="Benton, Deon" w:date="2026-05-18T21:54:00Z" w16du:dateUtc="2026-05-19T02:54:00Z">
        <w:r>
          <w:rPr>
            <w:rFonts w:ascii="Times New Roman" w:hAnsi="Times New Roman" w:cs="Times New Roman"/>
          </w:rPr>
          <w:t xml:space="preserve"> </w:t>
        </w:r>
      </w:ins>
      <w:r w:rsidR="002265B0">
        <w:rPr>
          <w:rFonts w:ascii="Times New Roman" w:hAnsi="Times New Roman" w:cs="Times New Roman"/>
        </w:rPr>
        <w:t>an</w:t>
      </w:r>
      <w:ins w:id="350"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51"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looking behaviors in Gergely et al. (1995) </w:t>
      </w:r>
      <w:ins w:id="352"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ins w:id="353"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54"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55" w:author="Benton, Deon" w:date="2026-05-18T21:52:00Z" w16du:dateUtc="2026-05-19T02:52:00Z">
        <w:r>
          <w:rPr>
            <w:rFonts w:ascii="Times New Roman" w:hAnsi="Times New Roman" w:cs="Times New Roman"/>
          </w:rPr>
          <w:t>will demonstrate that when this alternative account is i</w:t>
        </w:r>
      </w:ins>
      <w:ins w:id="356" w:author="Benton, Deon" w:date="2026-05-18T21:56:00Z" w16du:dateUtc="2026-05-19T02:56:00Z">
        <w:r>
          <w:rPr>
            <w:rFonts w:ascii="Times New Roman" w:hAnsi="Times New Roman" w:cs="Times New Roman"/>
          </w:rPr>
          <w:t xml:space="preserve">mplemented </w:t>
        </w:r>
      </w:ins>
      <w:ins w:id="357"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58"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59"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60" w:author="Benton, Deon" w:date="2026-05-18T21:53:00Z" w16du:dateUtc="2026-05-19T02:53:00Z">
        <w:r>
          <w:rPr>
            <w:rFonts w:ascii="Times New Roman" w:hAnsi="Times New Roman" w:cs="Times New Roman"/>
          </w:rPr>
          <w:t xml:space="preserve"> </w:t>
        </w:r>
      </w:ins>
      <w:ins w:id="361"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62"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63" w:author="Benton, Deon" w:date="2026-05-18T21:54:00Z" w16du:dateUtc="2026-05-19T02:54:00Z">
        <w:r>
          <w:rPr>
            <w:rFonts w:ascii="Times New Roman" w:hAnsi="Times New Roman" w:cs="Times New Roman"/>
          </w:rPr>
          <w:t>ALIAS</w:t>
        </w:r>
      </w:ins>
      <w:ins w:id="364" w:author="Benton, Deon" w:date="2026-05-18T21:55:00Z" w16du:dateUtc="2026-05-19T02:55:00Z">
        <w:r>
          <w:rPr>
            <w:rFonts w:ascii="Times New Roman" w:hAnsi="Times New Roman" w:cs="Times New Roman"/>
          </w:rPr>
          <w:t xml:space="preserve"> </w:t>
        </w:r>
        <w:r>
          <w:rPr>
            <w:rFonts w:ascii="Times New Roman" w:hAnsi="Times New Roman" w:cs="Times New Roman"/>
          </w:rPr>
          <w:lastRenderedPageBreak/>
          <w:t xml:space="preserve">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Overwalle</w:t>
      </w:r>
      <w:ins w:id="365" w:author="Benton, Deon" w:date="2026-05-18T21:55:00Z" w16du:dateUtc="2026-05-19T02:55:00Z">
        <w:r>
          <w:rPr>
            <w:rFonts w:ascii="Times New Roman" w:hAnsi="Times New Roman" w:cs="Times New Roman"/>
          </w:rPr>
          <w:t>’s</w:t>
        </w:r>
      </w:ins>
      <w:r w:rsidR="0012624E">
        <w:rPr>
          <w:rFonts w:ascii="Times New Roman" w:hAnsi="Times New Roman" w:cs="Times New Roman"/>
        </w:rPr>
        <w:t xml:space="preserve"> (2010)</w:t>
      </w:r>
      <w:r w:rsidR="00037EA9">
        <w:rPr>
          <w:rFonts w:ascii="Times New Roman" w:hAnsi="Times New Roman" w:cs="Times New Roman"/>
        </w:rPr>
        <w:t xml:space="preserve"> </w:t>
      </w:r>
      <w:ins w:id="366" w:author="Benton, Deon" w:date="2026-05-18T21:55:00Z" w16du:dateUtc="2026-05-19T02:55:00Z">
        <w:r>
          <w:rPr>
            <w:rFonts w:ascii="Times New Roman" w:hAnsi="Times New Roman" w:cs="Times New Roman"/>
          </w:rPr>
          <w:t xml:space="preserve">original model and an extension of it. </w:t>
        </w:r>
      </w:ins>
    </w:p>
    <w:p w14:paraId="6498E897" w14:textId="144F12E7" w:rsidR="001129C8" w:rsidRDefault="00930DFC" w:rsidP="00EF283F">
      <w:pPr>
        <w:spacing w:line="480" w:lineRule="auto"/>
        <w:ind w:firstLine="720"/>
        <w:contextualSpacing/>
        <w:rPr>
          <w:ins w:id="367" w:author="Benton, Deon" w:date="2026-05-19T17:43:00Z" w16du:dateUtc="2026-05-19T22:43:00Z"/>
          <w:rFonts w:ascii="Times New Roman" w:hAnsi="Times New Roman" w:cs="Times New Roman"/>
        </w:rPr>
      </w:pPr>
      <w:ins w:id="368"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69"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w:t>
      </w:r>
      <w:ins w:id="370" w:author="Benton, Deon" w:date="2026-05-19T17:36:00Z" w16du:dateUtc="2026-05-19T22:36:00Z">
        <w:r w:rsidR="00880890">
          <w:rPr>
            <w:rFonts w:ascii="Times New Roman" w:hAnsi="Times New Roman" w:cs="Times New Roman"/>
          </w:rPr>
          <w:t>extensive real-world</w:t>
        </w:r>
      </w:ins>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ins w:id="371" w:author="Benton, Deon" w:date="2026-05-19T17:37:00Z" w16du:dateUtc="2026-05-19T22:37:00Z">
        <w:r w:rsidR="00880890">
          <w:rPr>
            <w:rFonts w:ascii="Times New Roman" w:hAnsi="Times New Roman" w:cs="Times New Roman"/>
          </w:rPr>
          <w:t xml:space="preserve"> agents move along straight and curved trajectories in the presence or absence of physical barriers.</w:t>
        </w:r>
      </w:ins>
      <w:r w:rsidR="00F6074B">
        <w:rPr>
          <w:rFonts w:ascii="Times New Roman" w:hAnsi="Times New Roman" w:cs="Times New Roman"/>
        </w:rPr>
        <w:t xml:space="preserve"> </w:t>
      </w:r>
      <w:ins w:id="372" w:author="Benton, Deon" w:date="2026-05-19T17:38:00Z" w16du:dateUtc="2026-05-19T22:38:00Z">
        <w:r w:rsidR="00880890" w:rsidRPr="00880890">
          <w:rPr>
            <w:rFonts w:ascii="Times New Roman" w:hAnsi="Times New Roman" w:cs="Times New Roman"/>
          </w:rPr>
          <w:t>Over time, infants may learn that curved motion tends to co-occur with obstacles, whereas straight motion tends to occur in unobstructed contexts.</w:t>
        </w:r>
        <w:r w:rsidR="00880890">
          <w:rPr>
            <w:rFonts w:ascii="Times New Roman" w:hAnsi="Times New Roman" w:cs="Times New Roman"/>
          </w:rPr>
          <w:t xml:space="preserve"> </w:t>
        </w:r>
      </w:ins>
      <w:ins w:id="373" w:author="Benton, Deon" w:date="2026-05-18T22:16:00Z" w16du:dateUtc="2026-05-19T03:16:00Z">
        <w:r w:rsidR="00DF4C56" w:rsidRPr="00DF4C56">
          <w:rPr>
            <w:rFonts w:ascii="Times New Roman" w:hAnsi="Times New Roman" w:cs="Times New Roman"/>
          </w:rPr>
          <w:t>A critical assumption of the current proposal</w:t>
        </w:r>
      </w:ins>
      <w:ins w:id="374" w:author="Benton, Deon" w:date="2026-05-19T17:39:00Z" w16du:dateUtc="2026-05-19T22:39:00Z">
        <w:r w:rsidR="006C2B39">
          <w:rPr>
            <w:rFonts w:ascii="Times New Roman" w:hAnsi="Times New Roman" w:cs="Times New Roman"/>
          </w:rPr>
          <w:t xml:space="preserve"> </w:t>
        </w:r>
      </w:ins>
      <w:ins w:id="375" w:author="Benton, Deon" w:date="2026-05-18T22:16:00Z" w16du:dateUtc="2026-05-19T03:16:00Z">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ins>
      <w:ins w:id="376" w:author="Benton, Deon" w:date="2026-05-19T17:39:00Z" w16du:dateUtc="2026-05-19T22:39:00Z">
        <w:r w:rsidR="006C2B39">
          <w:rPr>
            <w:rFonts w:ascii="Times New Roman" w:hAnsi="Times New Roman" w:cs="Times New Roman"/>
          </w:rPr>
          <w:t>similarly neutral</w:t>
        </w:r>
      </w:ins>
      <w:ins w:id="377" w:author="Benton, Deon" w:date="2026-05-18T22:16:00Z" w16du:dateUtc="2026-05-19T03:16:00Z">
        <w:r w:rsidR="00DF4C56" w:rsidRPr="00DF4C56">
          <w:rPr>
            <w:rFonts w:ascii="Times New Roman" w:hAnsi="Times New Roman" w:cs="Times New Roman"/>
          </w:rPr>
          <w:t xml:space="preserve"> surface features.</w:t>
        </w:r>
      </w:ins>
      <w:del w:id="378" w:author="Benton, Deon" w:date="2026-05-18T22:16:00Z" w16du:dateUtc="2026-05-19T03:16:00Z">
        <w:r w:rsidR="00044173" w:rsidDel="00DF4C56">
          <w:rPr>
            <w:rFonts w:ascii="Times New Roman" w:hAnsi="Times New Roman" w:cs="Times New Roman"/>
          </w:rPr>
          <w:delText xml:space="preserve"> </w:delText>
        </w:r>
      </w:del>
      <w:ins w:id="379" w:author="Benton, Deon" w:date="2026-05-18T22:17:00Z" w16du:dateUtc="2026-05-19T03:17:00Z">
        <w:r w:rsidR="00DF4C56">
          <w:rPr>
            <w:rFonts w:ascii="Times New Roman" w:hAnsi="Times New Roman" w:cs="Times New Roman"/>
          </w:rPr>
          <w:t xml:space="preserve"> </w:t>
        </w:r>
      </w:ins>
      <w:ins w:id="380" w:author="Benton, Deon" w:date="2026-05-19T17:43:00Z" w16du:dateUtc="2026-05-19T22:43:00Z">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studies such as Gergely et al. (1995)</w:t>
        </w:r>
      </w:ins>
      <w:ins w:id="381" w:author="Benton, Deon" w:date="2026-05-19T17:44:00Z" w16du:dateUtc="2026-05-19T22:44:00Z">
        <w:r w:rsidR="001129C8">
          <w:rPr>
            <w:rFonts w:ascii="Times New Roman" w:hAnsi="Times New Roman" w:cs="Times New Roman"/>
          </w:rPr>
          <w:t>. A corollary of such associations is that, if it is sufficiently strong,</w:t>
        </w:r>
      </w:ins>
      <w:ins w:id="382" w:author="Benton, Deon" w:date="2026-05-19T17:43:00Z" w16du:dateUtc="2026-05-19T22:43:00Z">
        <w:r w:rsidR="001129C8" w:rsidRPr="001129C8">
          <w:rPr>
            <w:rFonts w:ascii="Times New Roman" w:hAnsi="Times New Roman" w:cs="Times New Roman"/>
          </w:rPr>
          <w:t xml:space="preserve"> the presence of one component</w:t>
        </w:r>
      </w:ins>
      <w:ins w:id="383" w:author="Benton, Deon" w:date="2026-05-19T17:44:00Z" w16du:dateUtc="2026-05-19T22:44:00Z">
        <w:r w:rsidR="002225C4">
          <w:rPr>
            <w:rFonts w:ascii="Times New Roman" w:hAnsi="Times New Roman" w:cs="Times New Roman"/>
          </w:rPr>
          <w:t xml:space="preserve"> of the relation will</w:t>
        </w:r>
      </w:ins>
      <w:ins w:id="384" w:author="Benton, Deon" w:date="2026-05-19T17:43:00Z" w16du:dateUtc="2026-05-19T22:43:00Z">
        <w:r w:rsidR="001129C8" w:rsidRPr="001129C8">
          <w:rPr>
            <w:rFonts w:ascii="Times New Roman" w:hAnsi="Times New Roman" w:cs="Times New Roman"/>
          </w:rPr>
          <w:t xml:space="preserve"> </w:t>
        </w:r>
      </w:ins>
      <w:ins w:id="385" w:author="Benton, Deon" w:date="2026-05-19T17:44:00Z" w16du:dateUtc="2026-05-19T22:44:00Z">
        <w:r w:rsidR="002225C4">
          <w:rPr>
            <w:rFonts w:ascii="Times New Roman" w:hAnsi="Times New Roman" w:cs="Times New Roman"/>
          </w:rPr>
          <w:t>trigger</w:t>
        </w:r>
      </w:ins>
      <w:ins w:id="386" w:author="Benton, Deon" w:date="2026-05-19T17:43:00Z" w16du:dateUtc="2026-05-19T22:43:00Z">
        <w:r w:rsidR="001129C8" w:rsidRPr="001129C8">
          <w:rPr>
            <w:rFonts w:ascii="Times New Roman" w:hAnsi="Times New Roman" w:cs="Times New Roman"/>
          </w:rPr>
          <w:t xml:space="preserve"> expectations about the other. Test events that</w:t>
        </w:r>
      </w:ins>
      <w:ins w:id="387" w:author="Benton, Deon" w:date="2026-05-19T17:44:00Z" w16du:dateUtc="2026-05-19T22:44:00Z">
        <w:r w:rsidR="002225C4">
          <w:rPr>
            <w:rFonts w:ascii="Times New Roman" w:hAnsi="Times New Roman" w:cs="Times New Roman"/>
          </w:rPr>
          <w:t xml:space="preserve"> then</w:t>
        </w:r>
      </w:ins>
      <w:ins w:id="388" w:author="Benton, Deon" w:date="2026-05-19T17:43:00Z" w16du:dateUtc="2026-05-19T22:43:00Z">
        <w:r w:rsidR="001129C8" w:rsidRPr="001129C8">
          <w:rPr>
            <w:rFonts w:ascii="Times New Roman" w:hAnsi="Times New Roman" w:cs="Times New Roman"/>
          </w:rPr>
          <w:t xml:space="preserve"> violate these expectations should therefore evoke longer looking than those that confirm them.</w:t>
        </w:r>
      </w:ins>
    </w:p>
    <w:p w14:paraId="7AC9BDD3" w14:textId="2DF07B52"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ins w:id="389" w:author="Benton, Deon" w:date="2026-05-18T22:21:00Z" w16du:dateUtc="2026-05-19T03:21:00Z">
        <w:r w:rsidR="00EF283F">
          <w:rPr>
            <w:rFonts w:ascii="Times New Roman" w:hAnsi="Times New Roman" w:cs="Times New Roman"/>
          </w:rPr>
          <w:t>may wonder why infants in this condition do not</w:t>
        </w:r>
      </w:ins>
      <w:ins w:id="390"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91"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92"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w:t>
      </w:r>
      <w:r w:rsidR="00524642" w:rsidRPr="007D7F06">
        <w:rPr>
          <w:rFonts w:ascii="Times New Roman" w:hAnsi="Times New Roman" w:cs="Times New Roman"/>
        </w:rPr>
        <w:lastRenderedPageBreak/>
        <w:t xml:space="preserve">than beside </w:t>
      </w:r>
      <w:ins w:id="393"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94"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95" w:author="Benton, Deon" w:date="2026-05-18T22:25:00Z" w16du:dateUtc="2026-05-19T03:25:00Z">
        <w:r w:rsidR="00EF283F">
          <w:rPr>
            <w:rFonts w:ascii="Times New Roman" w:hAnsi="Times New Roman" w:cs="Times New Roman"/>
          </w:rPr>
          <w:t xml:space="preserve"> </w:t>
        </w:r>
      </w:ins>
      <w:ins w:id="396"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97"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98" w:author="Benton, Deon" w:date="2026-05-18T22:25:00Z" w16du:dateUtc="2026-05-19T03:25:00Z">
        <w:r w:rsidR="00EF283F">
          <w:rPr>
            <w:rFonts w:ascii="Times New Roman" w:hAnsi="Times New Roman" w:cs="Times New Roman"/>
          </w:rPr>
          <w:t xml:space="preserve"> </w:t>
        </w:r>
      </w:ins>
      <w:ins w:id="399" w:author="Benton, Deon" w:date="2026-05-18T22:26:00Z" w16du:dateUtc="2026-05-19T03:26:00Z">
        <w:r w:rsidR="005B760F">
          <w:rPr>
            <w:rFonts w:ascii="Times New Roman" w:hAnsi="Times New Roman" w:cs="Times New Roman"/>
          </w:rPr>
          <w:t xml:space="preserve">given that both can be </w:t>
        </w:r>
      </w:ins>
      <w:ins w:id="400" w:author="Benton, Deon" w:date="2026-05-18T22:42:00Z" w16du:dateUtc="2026-05-19T03:42:00Z">
        <w:r w:rsidR="001D3116">
          <w:rPr>
            <w:rFonts w:ascii="Times New Roman" w:hAnsi="Times New Roman" w:cs="Times New Roman"/>
          </w:rPr>
          <w:t>attended to</w:t>
        </w:r>
      </w:ins>
      <w:ins w:id="401" w:author="Benton, Deon" w:date="2026-05-18T22:26:00Z" w16du:dateUtc="2026-05-19T03:26:00Z">
        <w:r w:rsidR="005B760F">
          <w:rPr>
            <w:rFonts w:ascii="Times New Roman" w:hAnsi="Times New Roman" w:cs="Times New Roman"/>
          </w:rPr>
          <w:t xml:space="preserve"> </w:t>
        </w:r>
      </w:ins>
      <w:ins w:id="402" w:author="Benton, Deon" w:date="2026-05-18T22:27:00Z" w16du:dateUtc="2026-05-19T03:27:00Z">
        <w:r w:rsidR="005B760F">
          <w:rPr>
            <w:rFonts w:ascii="Times New Roman" w:hAnsi="Times New Roman" w:cs="Times New Roman"/>
          </w:rPr>
          <w:t xml:space="preserve">simultaneously. </w:t>
        </w:r>
      </w:ins>
      <w:del w:id="403"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404"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405" w:author="Benton, Deon" w:date="2026-05-18T22:28:00Z" w16du:dateUtc="2026-05-19T03:28:00Z">
        <w:r w:rsidR="005B760F">
          <w:rPr>
            <w:rFonts w:ascii="Times New Roman" w:hAnsi="Times New Roman" w:cs="Times New Roman"/>
          </w:rPr>
          <w:t xml:space="preserve"> </w:t>
        </w:r>
      </w:ins>
      <w:ins w:id="406" w:author="Benton, Deon" w:date="2026-05-18T22:27:00Z" w16du:dateUtc="2026-05-19T03:27:00Z">
        <w:r w:rsidR="005B760F">
          <w:rPr>
            <w:rFonts w:ascii="Times New Roman" w:hAnsi="Times New Roman" w:cs="Times New Roman"/>
          </w:rPr>
          <w:t xml:space="preserve">that </w:t>
        </w:r>
      </w:ins>
      <w:ins w:id="407"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408"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409"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410" w:author="Benton, Deon" w:date="2026-05-18T22:29:00Z" w16du:dateUtc="2026-05-19T03:29:00Z">
        <w:r w:rsidR="005B760F">
          <w:rPr>
            <w:rFonts w:ascii="Times New Roman" w:hAnsi="Times New Roman" w:cs="Times New Roman"/>
          </w:rPr>
          <w:t xml:space="preserve">this link. </w:t>
        </w:r>
      </w:ins>
      <w:del w:id="411"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412" w:author="Benton, Deon" w:date="2026-05-18T22:30:00Z" w16du:dateUtc="2026-05-19T03:30:00Z">
        <w:r w:rsidR="005B760F">
          <w:rPr>
            <w:rFonts w:ascii="Times New Roman" w:hAnsi="Times New Roman" w:cs="Times New Roman"/>
          </w:rPr>
          <w:t xml:space="preserve">for this is straightforward: </w:t>
        </w:r>
      </w:ins>
      <w:ins w:id="413" w:author="Benton, Deon" w:date="2026-05-18T22:32:00Z" w16du:dateUtc="2026-05-19T03:32:00Z">
        <w:r w:rsidR="005B760F">
          <w:rPr>
            <w:rFonts w:ascii="Times New Roman" w:hAnsi="Times New Roman" w:cs="Times New Roman"/>
          </w:rPr>
          <w:t>Associating</w:t>
        </w:r>
      </w:ins>
      <w:ins w:id="414" w:author="Benton, Deon" w:date="2026-05-18T22:30:00Z" w16du:dateUtc="2026-05-19T03:30:00Z">
        <w:r w:rsidR="005B760F">
          <w:rPr>
            <w:rFonts w:ascii="Times New Roman" w:hAnsi="Times New Roman" w:cs="Times New Roman"/>
          </w:rPr>
          <w:t xml:space="preserve"> curved motion </w:t>
        </w:r>
      </w:ins>
      <w:ins w:id="415"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416" w:author="Benton, Deon" w:date="2026-05-18T22:32:00Z" w16du:dateUtc="2026-05-19T03:32:00Z">
        <w:r w:rsidR="005B760F">
          <w:rPr>
            <w:rFonts w:ascii="Times New Roman" w:hAnsi="Times New Roman" w:cs="Times New Roman"/>
          </w:rPr>
          <w:t xml:space="preserve"> </w:t>
        </w:r>
      </w:ins>
      <w:ins w:id="417"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418"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419" w:author="Benton, Deon" w:date="2026-05-18T22:31:00Z" w16du:dateUtc="2026-05-19T03:31:00Z">
        <w:r w:rsidR="005B760F">
          <w:rPr>
            <w:rFonts w:ascii="Times New Roman" w:hAnsi="Times New Roman" w:cs="Times New Roman"/>
          </w:rPr>
          <w:t>between</w:t>
        </w:r>
      </w:ins>
      <w:r w:rsidR="00105D7B">
        <w:rPr>
          <w:rFonts w:ascii="Times New Roman" w:hAnsi="Times New Roman" w:cs="Times New Roman"/>
        </w:rPr>
        <w:t xml:space="preserve"> the </w:t>
      </w:r>
      <w:r w:rsidR="004F3228">
        <w:rPr>
          <w:rFonts w:ascii="Times New Roman" w:hAnsi="Times New Roman" w:cs="Times New Roman"/>
        </w:rPr>
        <w:t>curved motion</w:t>
      </w:r>
      <w:ins w:id="420"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21"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22" w:author="Benton, Deon" w:date="2026-05-18T22:33:00Z" w16du:dateUtc="2026-05-19T03:33:00Z">
        <w:r w:rsidR="005B760F">
          <w:rPr>
            <w:rFonts w:ascii="Times New Roman" w:hAnsi="Times New Roman" w:cs="Times New Roman"/>
          </w:rPr>
          <w:t xml:space="preserve"> Thus, even if infants</w:t>
        </w:r>
      </w:ins>
      <w:ins w:id="423"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24" w:author="Benton, Deon" w:date="2026-05-18T22:35:00Z" w16du:dateUtc="2026-05-19T03:35:00Z">
        <w:r w:rsidR="005B760F">
          <w:rPr>
            <w:rFonts w:ascii="Times New Roman" w:hAnsi="Times New Roman" w:cs="Times New Roman"/>
          </w:rPr>
          <w:t xml:space="preserve"> </w:t>
        </w:r>
      </w:ins>
      <w:ins w:id="425" w:author="Benton, Deon" w:date="2026-05-18T22:36:00Z" w16du:dateUtc="2026-05-19T03:36:00Z">
        <w:r w:rsidR="008338BF">
          <w:rPr>
            <w:rFonts w:ascii="Times New Roman" w:hAnsi="Times New Roman" w:cs="Times New Roman"/>
          </w:rPr>
          <w:t>is brief</w:t>
        </w:r>
      </w:ins>
      <w:ins w:id="426"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27"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3B7D6E75" w:rsidR="00B6552F" w:rsidRDefault="001D3116" w:rsidP="0096761D">
      <w:pPr>
        <w:spacing w:line="480" w:lineRule="auto"/>
        <w:ind w:firstLine="720"/>
        <w:contextualSpacing/>
        <w:rPr>
          <w:rFonts w:ascii="Times New Roman" w:hAnsi="Times New Roman" w:cs="Times New Roman"/>
        </w:rPr>
      </w:pPr>
      <w:ins w:id="428"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29" w:author="Benton, Deon" w:date="2026-05-19T17:08:00Z" w16du:dateUtc="2026-05-19T22:08:00Z">
        <w:r w:rsidR="00202F05">
          <w:rPr>
            <w:rFonts w:ascii="Times New Roman" w:hAnsi="Times New Roman" w:cs="Times New Roman"/>
          </w:rPr>
          <w:t>; see also Liu et al., 2019</w:t>
        </w:r>
      </w:ins>
      <w:ins w:id="430" w:author="Benton, Deon" w:date="2026-05-18T22:46:00Z" w16du:dateUtc="2026-05-19T03:46:00Z">
        <w:r w:rsidRPr="001D3116">
          <w:rPr>
            <w:rFonts w:ascii="Times New Roman" w:hAnsi="Times New Roman" w:cs="Times New Roman"/>
          </w:rPr>
          <w:t>)</w:t>
        </w:r>
      </w:ins>
      <w:ins w:id="431" w:author="Benton, Deon" w:date="2026-05-18T22:54:00Z" w16du:dateUtc="2026-05-19T03:54:00Z">
        <w:r w:rsidR="00A63B78">
          <w:rPr>
            <w:rFonts w:ascii="Times New Roman" w:hAnsi="Times New Roman" w:cs="Times New Roman"/>
          </w:rPr>
          <w:t xml:space="preserve">. </w:t>
        </w:r>
      </w:ins>
      <w:ins w:id="432" w:author="Benton, Deon" w:date="2026-05-19T17:08:00Z" w16du:dateUtc="2026-05-19T22:08:00Z">
        <w:r w:rsidR="00202F05">
          <w:rPr>
            <w:rFonts w:ascii="Times New Roman" w:hAnsi="Times New Roman" w:cs="Times New Roman"/>
          </w:rPr>
          <w:t>In</w:t>
        </w:r>
      </w:ins>
      <w:ins w:id="433" w:author="Benton, Deon" w:date="2026-05-18T22:41:00Z" w16du:dateUtc="2026-05-19T03:41:00Z">
        <w:r>
          <w:rPr>
            <w:rFonts w:ascii="Times New Roman" w:hAnsi="Times New Roman" w:cs="Times New Roman"/>
          </w:rPr>
          <w:t xml:space="preserve"> </w:t>
        </w:r>
      </w:ins>
      <w:r w:rsidR="009E5538">
        <w:rPr>
          <w:rFonts w:ascii="Times New Roman" w:hAnsi="Times New Roman" w:cs="Times New Roman"/>
        </w:rPr>
        <w:t>Skerry et al.</w:t>
      </w:r>
      <w:ins w:id="434" w:author="Benton, Deon" w:date="2026-05-19T17:08:00Z" w16du:dateUtc="2026-05-19T22:08:00Z">
        <w:r w:rsidR="00202F05">
          <w:rPr>
            <w:rFonts w:ascii="Times New Roman" w:hAnsi="Times New Roman" w:cs="Times New Roman"/>
          </w:rPr>
          <w:t>’s</w:t>
        </w:r>
      </w:ins>
      <w:r w:rsidR="009E5538">
        <w:rPr>
          <w:rFonts w:ascii="Times New Roman" w:hAnsi="Times New Roman" w:cs="Times New Roman"/>
        </w:rPr>
        <w:t xml:space="preserve"> (2013)</w:t>
      </w:r>
      <w:ins w:id="435" w:author="Benton, Deon" w:date="2026-05-19T17:08:00Z" w16du:dateUtc="2026-05-19T22:08:00Z">
        <w:r w:rsidR="00202F05">
          <w:rPr>
            <w:rFonts w:ascii="Times New Roman" w:hAnsi="Times New Roman" w:cs="Times New Roman"/>
          </w:rPr>
          <w:t xml:space="preserve"> study</w:t>
        </w:r>
      </w:ins>
      <w:r w:rsidR="009E5538">
        <w:rPr>
          <w:rFonts w:ascii="Times New Roman" w:hAnsi="Times New Roman" w:cs="Times New Roman"/>
        </w:rPr>
        <w:t>, for example</w:t>
      </w:r>
      <w:ins w:id="436" w:author="Benton, Deon" w:date="2026-05-19T17:08:00Z" w16du:dateUtc="2026-05-19T22:08:00Z">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ins>
      <w:r w:rsidR="00FE787D">
        <w:rPr>
          <w:rFonts w:ascii="Times New Roman" w:hAnsi="Times New Roman" w:cs="Times New Roman"/>
        </w:rPr>
        <w:t xml:space="preserve"> </w:t>
      </w:r>
      <w:ins w:id="437" w:author="Benton, Deon" w:date="2026-05-19T17:09:00Z" w16du:dateUtc="2026-05-19T22:09:00Z">
        <w:r w:rsidR="00202F05">
          <w:rPr>
            <w:rFonts w:ascii="Times New Roman" w:hAnsi="Times New Roman" w:cs="Times New Roman"/>
          </w:rPr>
          <w:t xml:space="preserve">Infants </w:t>
        </w:r>
      </w:ins>
      <w:r w:rsidR="00DE1779">
        <w:rPr>
          <w:rFonts w:ascii="Times New Roman" w:hAnsi="Times New Roman" w:cs="Times New Roman"/>
        </w:rPr>
        <w:t xml:space="preserve">were then habituated to a </w:t>
      </w:r>
      <w:ins w:id="438"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ins w:id="439" w:author="Benton, Deon" w:date="2026-05-19T17:09:00Z" w16du:dateUtc="2026-05-19T22:09:00Z">
        <w:r w:rsidR="00202F05">
          <w:rPr>
            <w:rFonts w:ascii="Times New Roman" w:hAnsi="Times New Roman" w:cs="Times New Roman"/>
          </w:rPr>
          <w:t>beside</w:t>
        </w:r>
      </w:ins>
      <w:r w:rsidR="00DE1779">
        <w:rPr>
          <w:rFonts w:ascii="Times New Roman" w:hAnsi="Times New Roman" w:cs="Times New Roman"/>
        </w:rPr>
        <w:t xml:space="preserve"> a barrier to retrieve the same ball</w:t>
      </w:r>
      <w:ins w:id="440" w:author="Benton, Deon" w:date="2026-05-18T22:48:00Z" w16du:dateUtc="2026-05-19T03:48:00Z">
        <w:r w:rsidR="00A63B78">
          <w:rPr>
            <w:rFonts w:ascii="Times New Roman" w:hAnsi="Times New Roman" w:cs="Times New Roman"/>
          </w:rPr>
          <w:t xml:space="preserve">. </w:t>
        </w:r>
      </w:ins>
      <w:ins w:id="441" w:author="Benton, Deon" w:date="2026-05-19T17:10:00Z" w16du:dateUtc="2026-05-19T22:10:00Z">
        <w:r w:rsidR="00DF0521">
          <w:rPr>
            <w:rFonts w:ascii="Times New Roman" w:hAnsi="Times New Roman" w:cs="Times New Roman"/>
          </w:rPr>
          <w:t>Infants then viewed</w:t>
        </w:r>
      </w:ins>
      <w:r w:rsidR="00EB6B88">
        <w:rPr>
          <w:rFonts w:ascii="Times New Roman" w:hAnsi="Times New Roman" w:cs="Times New Roman"/>
        </w:rPr>
        <w:t xml:space="preserve"> barrierless</w:t>
      </w:r>
      <w:ins w:id="442" w:author="Benton, Deon" w:date="2026-05-19T17:10:00Z" w16du:dateUtc="2026-05-19T22:10:00Z">
        <w:r w:rsidR="00DF0521">
          <w:rPr>
            <w:rFonts w:ascii="Times New Roman" w:hAnsi="Times New Roman" w:cs="Times New Roman"/>
          </w:rPr>
          <w:t xml:space="preserve"> test</w:t>
        </w:r>
      </w:ins>
      <w:r w:rsidR="00EB6B88">
        <w:rPr>
          <w:rFonts w:ascii="Times New Roman" w:hAnsi="Times New Roman" w:cs="Times New Roman"/>
        </w:rPr>
        <w:t xml:space="preserve"> events in which the actress either followed a straight </w:t>
      </w:r>
      <w:ins w:id="443" w:author="Benton, Deon" w:date="2026-05-19T17:10:00Z" w16du:dateUtc="2026-05-19T22:10:00Z">
        <w:r w:rsidR="00DF0521">
          <w:rPr>
            <w:rFonts w:ascii="Times New Roman" w:hAnsi="Times New Roman" w:cs="Times New Roman"/>
          </w:rPr>
          <w:t xml:space="preserve">or </w:t>
        </w:r>
      </w:ins>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ins w:id="444" w:author="Benton, Deon" w:date="2026-05-19T17:11:00Z" w16du:dateUtc="2026-05-19T22:11:00Z">
        <w:r w:rsidR="00DF0521">
          <w:rPr>
            <w:rFonts w:ascii="Times New Roman" w:hAnsi="Times New Roman" w:cs="Times New Roman"/>
          </w:rPr>
          <w:t xml:space="preserve">Only infants in the sticky-mittens condition </w:t>
        </w:r>
      </w:ins>
      <w:r w:rsidR="002F3DF8">
        <w:rPr>
          <w:rFonts w:ascii="Times New Roman" w:hAnsi="Times New Roman" w:cs="Times New Roman"/>
        </w:rPr>
        <w:t xml:space="preserve">looked longer at the </w:t>
      </w:r>
      <w:ins w:id="445" w:author="Benton, Deon" w:date="2026-05-19T17:11:00Z" w16du:dateUtc="2026-05-19T22:11:00Z">
        <w:r w:rsidR="00DF0521">
          <w:rPr>
            <w:rFonts w:ascii="Times New Roman" w:hAnsi="Times New Roman" w:cs="Times New Roman"/>
          </w:rPr>
          <w:t xml:space="preserve">curved action </w:t>
        </w:r>
      </w:ins>
      <w:ins w:id="446" w:author="Benton, Deon" w:date="2026-05-18T22:50:00Z" w16du:dateUtc="2026-05-19T03:50:00Z">
        <w:r w:rsidR="00A63B78">
          <w:rPr>
            <w:rFonts w:ascii="Times New Roman" w:hAnsi="Times New Roman" w:cs="Times New Roman"/>
          </w:rPr>
          <w:t xml:space="preserve">following habituation to </w:t>
        </w:r>
      </w:ins>
      <w:ins w:id="447" w:author="Benton, Deon" w:date="2026-05-19T17:11:00Z" w16du:dateUtc="2026-05-19T22:11:00Z">
        <w:r w:rsidR="00DF0521">
          <w:rPr>
            <w:rFonts w:ascii="Times New Roman" w:hAnsi="Times New Roman" w:cs="Times New Roman"/>
          </w:rPr>
          <w:lastRenderedPageBreak/>
          <w:t>the</w:t>
        </w:r>
      </w:ins>
      <w:ins w:id="448" w:author="Benton, Deon" w:date="2026-05-18T22:50:00Z" w16du:dateUtc="2026-05-19T03:50:00Z">
        <w:r w:rsidR="00A63B78">
          <w:rPr>
            <w:rFonts w:ascii="Times New Roman" w:hAnsi="Times New Roman" w:cs="Times New Roman"/>
          </w:rPr>
          <w:t xml:space="preserve"> </w:t>
        </w:r>
      </w:ins>
      <w:ins w:id="449" w:author="Benton, Deon" w:date="2026-05-19T17:11:00Z" w16du:dateUtc="2026-05-19T22:11:00Z">
        <w:r w:rsidR="00DF0521">
          <w:rPr>
            <w:rFonts w:ascii="Times New Roman" w:hAnsi="Times New Roman" w:cs="Times New Roman"/>
          </w:rPr>
          <w:t>arm-</w:t>
        </w:r>
      </w:ins>
      <w:ins w:id="450" w:author="Benton, Deon" w:date="2026-05-18T22:50:00Z" w16du:dateUtc="2026-05-19T03:50:00Z">
        <w:r w:rsidR="00A63B78">
          <w:rPr>
            <w:rFonts w:ascii="Times New Roman" w:hAnsi="Times New Roman" w:cs="Times New Roman"/>
          </w:rPr>
          <w:t>constrained</w:t>
        </w:r>
      </w:ins>
      <w:ins w:id="451" w:author="Benton, Deon" w:date="2026-05-19T17:11:00Z" w16du:dateUtc="2026-05-19T22:11:00Z">
        <w:r w:rsidR="00DF0521">
          <w:rPr>
            <w:rFonts w:ascii="Times New Roman" w:hAnsi="Times New Roman" w:cs="Times New Roman"/>
          </w:rPr>
          <w:t xml:space="preserve"> habituation</w:t>
        </w:r>
      </w:ins>
      <w:ins w:id="452" w:author="Benton, Deon" w:date="2026-05-18T22:50:00Z" w16du:dateUtc="2026-05-19T03:50:00Z">
        <w:r w:rsidR="00A63B78">
          <w:rPr>
            <w:rFonts w:ascii="Times New Roman" w:hAnsi="Times New Roman" w:cs="Times New Roman"/>
          </w:rPr>
          <w:t xml:space="preserve"> event</w:t>
        </w:r>
      </w:ins>
      <w:r w:rsidR="008223E1">
        <w:rPr>
          <w:rFonts w:ascii="Times New Roman" w:hAnsi="Times New Roman" w:cs="Times New Roman"/>
        </w:rPr>
        <w:t>.</w:t>
      </w:r>
      <w:r w:rsidR="002F3DF8">
        <w:rPr>
          <w:rFonts w:ascii="Times New Roman" w:hAnsi="Times New Roman" w:cs="Times New Roman"/>
        </w:rPr>
        <w:t xml:space="preserve"> </w:t>
      </w:r>
      <w:ins w:id="453" w:author="Benton, Deon" w:date="2026-05-19T17:12:00Z" w16du:dateUtc="2026-05-19T22:12:00Z">
        <w:r w:rsidR="00891313">
          <w:rPr>
            <w:rFonts w:ascii="Times New Roman" w:hAnsi="Times New Roman" w:cs="Times New Roman"/>
          </w:rPr>
          <w:t xml:space="preserve">These results were interpreted to mean that </w:t>
        </w:r>
      </w:ins>
      <w:ins w:id="454" w:author="Benton, Deon" w:date="2026-05-18T22:51:00Z" w16du:dateUtc="2026-05-19T03:51:00Z">
        <w:r w:rsidR="00A63B78">
          <w:rPr>
            <w:rFonts w:ascii="Times New Roman" w:hAnsi="Times New Roman" w:cs="Times New Roman"/>
          </w:rPr>
          <w:t xml:space="preserve">minimal </w:t>
        </w:r>
      </w:ins>
      <w:del w:id="455" w:author="Benton, Deon" w:date="2026-05-19T17:34:00Z" w16du:dateUtc="2026-05-19T22:34:00Z">
        <w:r w:rsidR="005E3ED4" w:rsidDel="00BA458F">
          <w:rPr>
            <w:rFonts w:ascii="Times New Roman" w:hAnsi="Times New Roman" w:cs="Times New Roman"/>
          </w:rPr>
          <w:delText>action</w:delText>
        </w:r>
      </w:del>
      <w:ins w:id="456" w:author="Benton, Deon" w:date="2026-05-19T17:34:00Z" w16du:dateUtc="2026-05-19T22:34:00Z">
        <w:r w:rsidR="00BA458F">
          <w:rPr>
            <w:rFonts w:ascii="Times New Roman" w:hAnsi="Times New Roman" w:cs="Times New Roman"/>
          </w:rPr>
          <w:t>direct-action</w:t>
        </w:r>
      </w:ins>
      <w:r w:rsidR="00AC2BE6">
        <w:rPr>
          <w:rFonts w:ascii="Times New Roman" w:hAnsi="Times New Roman" w:cs="Times New Roman"/>
        </w:rPr>
        <w:t xml:space="preserve"> experience is </w:t>
      </w:r>
      <w:ins w:id="457"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ins w:id="458" w:author="Benton, Deon" w:date="2026-05-19T17:12:00Z" w16du:dateUtc="2026-05-19T22:12:00Z">
        <w:r w:rsidR="00891313">
          <w:rPr>
            <w:rFonts w:ascii="Times New Roman" w:hAnsi="Times New Roman" w:cs="Times New Roman"/>
          </w:rPr>
          <w:t xml:space="preserve"> represent goals and action efficiency.</w:t>
        </w:r>
      </w:ins>
      <w:r w:rsidR="005E3ED4">
        <w:rPr>
          <w:rFonts w:ascii="Times New Roman" w:hAnsi="Times New Roman" w:cs="Times New Roman"/>
        </w:rPr>
        <w:t xml:space="preserve"> </w:t>
      </w:r>
    </w:p>
    <w:p w14:paraId="3FA53A5B" w14:textId="66F4EE14" w:rsidR="00623ED3" w:rsidRDefault="00C2053F" w:rsidP="002921F8">
      <w:pPr>
        <w:spacing w:line="480" w:lineRule="auto"/>
        <w:ind w:firstLine="720"/>
        <w:contextualSpacing/>
        <w:rPr>
          <w:ins w:id="459" w:author="Benton, Deon" w:date="2026-05-01T10:34:00Z" w16du:dateUtc="2026-05-01T15:34:00Z"/>
          <w:rFonts w:ascii="Times New Roman" w:hAnsi="Times New Roman" w:cs="Times New Roman"/>
        </w:rPr>
      </w:pPr>
      <w:ins w:id="460"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61" w:author="Benton, Deon" w:date="2026-05-18T22:54:00Z" w16du:dateUtc="2026-05-19T03:54:00Z">
        <w:r w:rsidR="00A63B78">
          <w:rPr>
            <w:rFonts w:ascii="Times New Roman" w:hAnsi="Times New Roman" w:cs="Times New Roman"/>
          </w:rPr>
          <w:t xml:space="preserve"> this finding with the curren</w:t>
        </w:r>
      </w:ins>
      <w:ins w:id="462"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ins w:id="463" w:author="Benton, Deon" w:date="2026-05-19T17:13:00Z" w16du:dateUtc="2026-05-19T22:13:00Z">
        <w:r w:rsidR="00891313">
          <w:rPr>
            <w:rFonts w:ascii="Times New Roman" w:hAnsi="Times New Roman" w:cs="Times New Roman"/>
          </w:rPr>
          <w:t xml:space="preserve">possibility that effective </w:t>
        </w:r>
      </w:ins>
      <w:ins w:id="464" w:author="Benton, Deon" w:date="2026-05-19T17:34:00Z" w16du:dateUtc="2026-05-19T22:34:00Z">
        <w:r w:rsidR="00BA458F">
          <w:rPr>
            <w:rFonts w:ascii="Times New Roman" w:hAnsi="Times New Roman" w:cs="Times New Roman"/>
          </w:rPr>
          <w:t>direct-action</w:t>
        </w:r>
      </w:ins>
      <w:ins w:id="465" w:author="Benton, Deon" w:date="2026-05-19T17:13:00Z" w16du:dateUtc="2026-05-19T22:13:00Z">
        <w:r w:rsidR="00891313">
          <w:rPr>
            <w:rFonts w:ascii="Times New Roman" w:hAnsi="Times New Roman" w:cs="Times New Roman"/>
          </w:rPr>
          <w:t xml:space="preserve"> experience </w:t>
        </w:r>
      </w:ins>
      <w:ins w:id="466" w:author="Benton, Deon" w:date="2026-05-01T10:18:00Z" w16du:dateUtc="2026-05-01T15:18:00Z">
        <w:r w:rsidR="0034312D" w:rsidRPr="00FD1459">
          <w:rPr>
            <w:rFonts w:ascii="Times New Roman" w:hAnsi="Times New Roman" w:cs="Times New Roman"/>
          </w:rPr>
          <w:t>temporarily heighten</w:t>
        </w:r>
      </w:ins>
      <w:ins w:id="467" w:author="Benton, Deon" w:date="2026-05-19T17:13:00Z" w16du:dateUtc="2026-05-19T22:13:00Z">
        <w:r w:rsidR="00891313">
          <w:rPr>
            <w:rFonts w:ascii="Times New Roman" w:hAnsi="Times New Roman" w:cs="Times New Roman"/>
          </w:rPr>
          <w:t>s</w:t>
        </w:r>
      </w:ins>
      <w:ins w:id="468" w:author="Benton, Deon" w:date="2026-05-01T10:18:00Z" w16du:dateUtc="2026-05-01T15:18:00Z">
        <w:r w:rsidR="0034312D" w:rsidRPr="00FD1459">
          <w:rPr>
            <w:rFonts w:ascii="Times New Roman" w:hAnsi="Times New Roman" w:cs="Times New Roman"/>
          </w:rPr>
          <w:t xml:space="preserve"> infants’ attention to and encoding of </w:t>
        </w:r>
      </w:ins>
      <w:ins w:id="469" w:author="Benton, Deon" w:date="2026-05-19T17:14:00Z" w16du:dateUtc="2026-05-19T22:14:00Z">
        <w:r w:rsidR="00891313">
          <w:rPr>
            <w:rFonts w:ascii="Times New Roman" w:hAnsi="Times New Roman" w:cs="Times New Roman"/>
          </w:rPr>
          <w:t xml:space="preserve">an object’s </w:t>
        </w:r>
        <w:r w:rsidR="007B24BC">
          <w:rPr>
            <w:rFonts w:ascii="Times New Roman" w:hAnsi="Times New Roman" w:cs="Times New Roman"/>
          </w:rPr>
          <w:t xml:space="preserve">visible </w:t>
        </w:r>
        <w:r w:rsidR="00891313">
          <w:rPr>
            <w:rFonts w:ascii="Times New Roman" w:hAnsi="Times New Roman" w:cs="Times New Roman"/>
          </w:rPr>
          <w:t>surface features and kinematics of actions</w:t>
        </w:r>
      </w:ins>
      <w:r w:rsidR="00ED2E5A">
        <w:rPr>
          <w:rFonts w:ascii="Times New Roman" w:hAnsi="Times New Roman" w:cs="Times New Roman"/>
        </w:rPr>
        <w:t>.</w:t>
      </w:r>
      <w:r w:rsidR="00E20DB4">
        <w:rPr>
          <w:rFonts w:ascii="Times New Roman" w:hAnsi="Times New Roman" w:cs="Times New Roman"/>
        </w:rPr>
        <w:t xml:space="preserve"> </w:t>
      </w:r>
      <w:ins w:id="470" w:author="Benton, Deon" w:date="2026-05-19T17:15:00Z" w16du:dateUtc="2026-05-19T22:15:00Z">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ins>
      <w:ins w:id="471" w:author="Benton, Deon" w:date="2026-05-19T17:33:00Z" w16du:dateUtc="2026-05-19T22:33:00Z">
        <w:r w:rsidR="0076308D">
          <w:rPr>
            <w:rFonts w:ascii="Times New Roman" w:hAnsi="Times New Roman" w:cs="Times New Roman"/>
          </w:rPr>
          <w:t xml:space="preserve"> does</w:t>
        </w:r>
      </w:ins>
      <w:ins w:id="472" w:author="Benton, Deon" w:date="2026-05-19T17:15:00Z" w16du:dateUtc="2026-05-19T22:15:00Z">
        <w:r w:rsidR="007B24BC" w:rsidRPr="007B24BC">
          <w:rPr>
            <w:rFonts w:ascii="Times New Roman" w:hAnsi="Times New Roman" w:cs="Times New Roman"/>
          </w:rPr>
          <w:t xml:space="preserve"> enhance infants’ attention to and learning about objects, </w:t>
        </w:r>
      </w:ins>
      <w:ins w:id="473" w:author="Benton, Deon" w:date="2026-05-19T17:16:00Z" w16du:dateUtc="2026-05-19T22:16:00Z">
        <w:r w:rsidR="007B24BC">
          <w:rPr>
            <w:rFonts w:ascii="Times New Roman" w:hAnsi="Times New Roman" w:cs="Times New Roman"/>
          </w:rPr>
          <w:t xml:space="preserve">and research </w:t>
        </w:r>
      </w:ins>
      <w:r w:rsidR="00E8248B">
        <w:rPr>
          <w:rFonts w:ascii="Times New Roman" w:hAnsi="Times New Roman" w:cs="Times New Roman"/>
        </w:rPr>
        <w:t xml:space="preserve">by Sommerville et al. (2005) </w:t>
      </w:r>
      <w:ins w:id="474"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ins w:id="475" w:author="Benton, Deon" w:date="2026-05-19T17:34:00Z" w16du:dateUtc="2026-05-19T22:34:00Z">
        <w:r w:rsidR="00BA458F">
          <w:rPr>
            <w:rFonts w:ascii="Times New Roman" w:hAnsi="Times New Roman" w:cs="Times New Roman"/>
          </w:rPr>
          <w:t xml:space="preserve"> sticky mittens experience induces</w:t>
        </w:r>
      </w:ins>
      <w:r w:rsidR="00EB2791">
        <w:rPr>
          <w:rFonts w:ascii="Times New Roman" w:hAnsi="Times New Roman" w:cs="Times New Roman"/>
        </w:rPr>
        <w:t xml:space="preserve"> </w:t>
      </w:r>
      <w:ins w:id="476" w:author="Benton, Deon" w:date="2026-05-19T17:34:00Z" w16du:dateUtc="2026-05-19T22:34:00Z">
        <w:r w:rsidR="00BA458F">
          <w:rPr>
            <w:rFonts w:ascii="Times New Roman" w:hAnsi="Times New Roman" w:cs="Times New Roman"/>
          </w:rPr>
          <w:t>longer looks at</w:t>
        </w:r>
      </w:ins>
      <w:ins w:id="477" w:author="Benton, Deon" w:date="2026-05-19T17:17:00Z" w16du:dateUtc="2026-05-19T22:17:00Z">
        <w:r w:rsidR="009152CA">
          <w:rPr>
            <w:rFonts w:ascii="Times New Roman" w:hAnsi="Times New Roman" w:cs="Times New Roman"/>
          </w:rPr>
          <w:t xml:space="preserve"> initial action event</w:t>
        </w:r>
      </w:ins>
      <w:ins w:id="478" w:author="Benton, Deon" w:date="2026-05-19T17:18:00Z" w16du:dateUtc="2026-05-19T22:18:00Z">
        <w:r w:rsidR="009152CA">
          <w:rPr>
            <w:rFonts w:ascii="Times New Roman" w:hAnsi="Times New Roman" w:cs="Times New Roman"/>
          </w:rPr>
          <w:t xml:space="preserve">s </w:t>
        </w:r>
      </w:ins>
      <w:ins w:id="479" w:author="Benton, Deon" w:date="2026-05-19T17:34:00Z" w16du:dateUtc="2026-05-19T22:34:00Z">
        <w:r w:rsidR="00BA458F">
          <w:rPr>
            <w:rFonts w:ascii="Times New Roman" w:hAnsi="Times New Roman" w:cs="Times New Roman"/>
          </w:rPr>
          <w:t>than non-sticky mittens experience.</w:t>
        </w:r>
      </w:ins>
    </w:p>
    <w:p w14:paraId="3F43DA49" w14:textId="288288A2" w:rsidR="00B3601A" w:rsidRDefault="0059095F" w:rsidP="008B60F5">
      <w:pPr>
        <w:spacing w:line="480" w:lineRule="auto"/>
        <w:ind w:firstLine="720"/>
        <w:contextualSpacing/>
        <w:rPr>
          <w:rFonts w:ascii="Times New Roman" w:hAnsi="Times New Roman" w:cs="Times New Roman"/>
        </w:rPr>
      </w:pPr>
      <w:ins w:id="480" w:author="Benton, Deon" w:date="2026-05-19T17:19:00Z" w16du:dateUtc="2026-05-19T22:19:00Z">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ins>
      <w:ins w:id="481" w:author="Benton, Deon" w:date="2026-05-19T17:20:00Z" w16du:dateUtc="2026-05-19T22:20:00Z">
        <w:r>
          <w:rPr>
            <w:rFonts w:ascii="Times New Roman" w:hAnsi="Times New Roman" w:cs="Times New Roman"/>
          </w:rPr>
          <w:t xml:space="preserve">infants’ </w:t>
        </w:r>
      </w:ins>
      <w:ins w:id="482" w:author="Benton, Deon" w:date="2026-05-19T17:19:00Z" w16du:dateUtc="2026-05-19T22:19:00Z">
        <w:r w:rsidRPr="0059095F">
          <w:rPr>
            <w:rFonts w:ascii="Times New Roman" w:hAnsi="Times New Roman" w:cs="Times New Roman"/>
          </w:rPr>
          <w:t>encoding of the geometry</w:t>
        </w:r>
      </w:ins>
      <w:ins w:id="483" w:author="Benton, Deon" w:date="2026-05-19T17:20:00Z" w16du:dateUtc="2026-05-19T22:20:00Z">
        <w:r>
          <w:rPr>
            <w:rFonts w:ascii="Times New Roman" w:hAnsi="Times New Roman" w:cs="Times New Roman"/>
          </w:rPr>
          <w:t xml:space="preserve"> (i.e., arm configuration)</w:t>
        </w:r>
      </w:ins>
      <w:ins w:id="484" w:author="Benton, Deon" w:date="2026-05-19T17:19:00Z" w16du:dateUtc="2026-05-19T22:19:00Z">
        <w:r w:rsidRPr="0059095F">
          <w:rPr>
            <w:rFonts w:ascii="Times New Roman" w:hAnsi="Times New Roman" w:cs="Times New Roman"/>
          </w:rPr>
          <w:t xml:space="preserve"> and trajectory </w:t>
        </w:r>
      </w:ins>
      <w:ins w:id="485" w:author="Benton, Deon" w:date="2026-05-19T17:20:00Z" w16du:dateUtc="2026-05-19T22:20:00Z">
        <w:r>
          <w:rPr>
            <w:rFonts w:ascii="Times New Roman" w:hAnsi="Times New Roman" w:cs="Times New Roman"/>
          </w:rPr>
          <w:t>(i.e., straightness of arm movement)</w:t>
        </w:r>
      </w:ins>
      <w:ins w:id="486" w:author="Benton, Deon" w:date="2026-05-19T17:21:00Z" w16du:dateUtc="2026-05-19T22:21:00Z">
        <w:r>
          <w:rPr>
            <w:rFonts w:ascii="Times New Roman" w:hAnsi="Times New Roman" w:cs="Times New Roman"/>
          </w:rPr>
          <w:t xml:space="preserve"> </w:t>
        </w:r>
      </w:ins>
      <w:ins w:id="487" w:author="Benton, Deon" w:date="2026-05-19T17:19:00Z" w16du:dateUtc="2026-05-19T22:19:00Z">
        <w:r w:rsidRPr="0059095F">
          <w:rPr>
            <w:rFonts w:ascii="Times New Roman" w:hAnsi="Times New Roman" w:cs="Times New Roman"/>
          </w:rPr>
          <w:t xml:space="preserve">of </w:t>
        </w:r>
      </w:ins>
      <w:ins w:id="488" w:author="Benton, Deon" w:date="2026-05-19T17:20:00Z" w16du:dateUtc="2026-05-19T22:20:00Z">
        <w:r>
          <w:rPr>
            <w:rFonts w:ascii="Times New Roman" w:hAnsi="Times New Roman" w:cs="Times New Roman"/>
          </w:rPr>
          <w:t xml:space="preserve">their own </w:t>
        </w:r>
      </w:ins>
      <w:ins w:id="489" w:author="Benton, Deon" w:date="2026-05-19T17:19:00Z" w16du:dateUtc="2026-05-19T22:19:00Z">
        <w:r w:rsidRPr="0059095F">
          <w:rPr>
            <w:rFonts w:ascii="Times New Roman" w:hAnsi="Times New Roman" w:cs="Times New Roman"/>
          </w:rPr>
          <w:t>successful reaches</w:t>
        </w:r>
      </w:ins>
      <w:ins w:id="490" w:author="Benton, Deon" w:date="2026-05-19T17:20:00Z" w16du:dateUtc="2026-05-19T22:20:00Z">
        <w:r>
          <w:rPr>
            <w:rFonts w:ascii="Times New Roman" w:hAnsi="Times New Roman" w:cs="Times New Roman"/>
          </w:rPr>
          <w:t>.</w:t>
        </w:r>
      </w:ins>
      <w:ins w:id="491" w:author="Benton, Deon" w:date="2026-05-19T17:19:00Z" w16du:dateUtc="2026-05-19T22:19:00Z">
        <w:r>
          <w:rPr>
            <w:rFonts w:ascii="Times New Roman" w:hAnsi="Times New Roman" w:cs="Times New Roman"/>
          </w:rPr>
          <w:t xml:space="preserve"> </w:t>
        </w:r>
      </w:ins>
      <w:ins w:id="492" w:author="Benton, Deon" w:date="2026-05-18T23:06:00Z" w16du:dateUtc="2026-05-19T04:06:00Z">
        <w:r w:rsidR="0089720F">
          <w:rPr>
            <w:rFonts w:ascii="Times New Roman" w:hAnsi="Times New Roman" w:cs="Times New Roman"/>
          </w:rPr>
          <w:t>Specifically,</w:t>
        </w:r>
      </w:ins>
      <w:r w:rsidR="00BA34AC" w:rsidRPr="00BE2E9B">
        <w:rPr>
          <w:rFonts w:ascii="Times New Roman" w:hAnsi="Times New Roman" w:cs="Times New Roman"/>
        </w:rPr>
        <w:t xml:space="preserve"> </w:t>
      </w:r>
      <w:ins w:id="493" w:author="Benton, Deon" w:date="2026-05-18T23:06:00Z" w16du:dateUtc="2026-05-19T04:06:00Z">
        <w:r w:rsidR="0089720F">
          <w:rPr>
            <w:rFonts w:ascii="Times New Roman" w:hAnsi="Times New Roman" w:cs="Times New Roman"/>
          </w:rPr>
          <w:t>i</w:t>
        </w:r>
      </w:ins>
      <w:ins w:id="494" w:author="Benton, Deon" w:date="2026-05-01T12:45:00Z" w16du:dateUtc="2026-05-01T17:45:00Z">
        <w:r w:rsidR="002A5F73">
          <w:rPr>
            <w:rFonts w:ascii="Times New Roman" w:hAnsi="Times New Roman" w:cs="Times New Roman"/>
          </w:rPr>
          <w:t>nfants</w:t>
        </w:r>
      </w:ins>
      <w:ins w:id="495" w:author="Benton, Deon" w:date="2026-05-19T17:22:00Z" w16du:dateUtc="2026-05-19T22:22:00Z">
        <w:r w:rsidR="00E912EB">
          <w:rPr>
            <w:rFonts w:ascii="Times New Roman" w:hAnsi="Times New Roman" w:cs="Times New Roman"/>
          </w:rPr>
          <w:t xml:space="preserve"> in a sticky-mittens condition</w:t>
        </w:r>
      </w:ins>
      <w:ins w:id="496" w:author="Benton, Deon" w:date="2026-05-01T12:45:00Z" w16du:dateUtc="2026-05-01T17:45:00Z">
        <w:r w:rsidR="002A5F73">
          <w:rPr>
            <w:rFonts w:ascii="Times New Roman" w:hAnsi="Times New Roman" w:cs="Times New Roman"/>
          </w:rPr>
          <w:t xml:space="preserve"> may </w:t>
        </w:r>
      </w:ins>
      <w:del w:id="497" w:author="Benton, Deon" w:date="2026-05-01T13:05:00Z" w16du:dateUtc="2026-05-01T18:05:00Z">
        <w:r w:rsidR="00BA34AC" w:rsidRPr="00BE2E9B" w:rsidDel="008A2E25">
          <w:rPr>
            <w:rFonts w:ascii="Times New Roman" w:hAnsi="Times New Roman" w:cs="Times New Roman"/>
          </w:rPr>
          <w:delText xml:space="preserve"> </w:delText>
        </w:r>
      </w:del>
      <w:ins w:id="498" w:author="Benton, Deon" w:date="2026-05-01T12:41:00Z" w16du:dateUtc="2026-05-01T17:41:00Z">
        <w:r w:rsidR="001664C2">
          <w:rPr>
            <w:rFonts w:ascii="Times New Roman" w:hAnsi="Times New Roman" w:cs="Times New Roman"/>
          </w:rPr>
          <w:t>notice that</w:t>
        </w:r>
      </w:ins>
      <w:ins w:id="499" w:author="Benton, Deon" w:date="2026-05-18T23:06:00Z" w16du:dateUtc="2026-05-19T04:06:00Z">
        <w:r w:rsidR="0089720F">
          <w:rPr>
            <w:rFonts w:ascii="Times New Roman" w:hAnsi="Times New Roman" w:cs="Times New Roman"/>
          </w:rPr>
          <w:t xml:space="preserve"> </w:t>
        </w:r>
      </w:ins>
      <w:ins w:id="500" w:author="Benton, Deon" w:date="2026-05-19T17:22:00Z" w16du:dateUtc="2026-05-19T22:22:00Z">
        <w:r w:rsidR="00E912EB">
          <w:rPr>
            <w:rFonts w:ascii="Times New Roman" w:hAnsi="Times New Roman" w:cs="Times New Roman"/>
          </w:rPr>
          <w:t xml:space="preserve">each time they attempt to retrieve an object, </w:t>
        </w:r>
      </w:ins>
      <w:ins w:id="501" w:author="Benton, Deon" w:date="2026-05-18T23:06:00Z" w16du:dateUtc="2026-05-19T04:06:00Z">
        <w:r w:rsidR="0089720F">
          <w:rPr>
            <w:rFonts w:ascii="Times New Roman" w:hAnsi="Times New Roman" w:cs="Times New Roman"/>
          </w:rPr>
          <w:t xml:space="preserve">their arms are extended forward from the body in a relatively straight configuration and </w:t>
        </w:r>
      </w:ins>
      <w:ins w:id="502" w:author="Benton, Deon" w:date="2026-05-19T17:23:00Z" w16du:dateUtc="2026-05-19T22:23:00Z">
        <w:r w:rsidR="00E912EB">
          <w:rPr>
            <w:rFonts w:ascii="Times New Roman" w:hAnsi="Times New Roman" w:cs="Times New Roman"/>
          </w:rPr>
          <w:t>move along a largely</w:t>
        </w:r>
      </w:ins>
      <w:ins w:id="503" w:author="Benton, Deon" w:date="2026-05-18T23:06:00Z" w16du:dateUtc="2026-05-19T04:06:00Z">
        <w:r w:rsidR="0089720F" w:rsidRPr="00BE2E9B">
          <w:rPr>
            <w:rFonts w:ascii="Times New Roman" w:hAnsi="Times New Roman" w:cs="Times New Roman"/>
          </w:rPr>
          <w:t xml:space="preserve"> </w:t>
        </w:r>
        <w:r w:rsidR="0089720F">
          <w:rPr>
            <w:rFonts w:ascii="Times New Roman" w:hAnsi="Times New Roman" w:cs="Times New Roman"/>
          </w:rPr>
          <w:t>direct path</w:t>
        </w:r>
      </w:ins>
      <w:ins w:id="504" w:author="Benton, Deon" w:date="2026-05-18T23:07:00Z" w16du:dateUtc="2026-05-19T04:07:00Z">
        <w:r w:rsidR="0089720F">
          <w:rPr>
            <w:rFonts w:ascii="Times New Roman" w:hAnsi="Times New Roman" w:cs="Times New Roman"/>
          </w:rPr>
          <w:t>.</w:t>
        </w:r>
      </w:ins>
      <w:ins w:id="505" w:author="Benton, Deon" w:date="2026-05-01T12:42:00Z" w16du:dateUtc="2026-05-01T17:42:00Z">
        <w:r w:rsidR="001664C2">
          <w:rPr>
            <w:rFonts w:ascii="Times New Roman" w:hAnsi="Times New Roman" w:cs="Times New Roman"/>
          </w:rPr>
          <w:t xml:space="preserve"> </w:t>
        </w:r>
      </w:ins>
      <w:ins w:id="506" w:author="Benton, Deon" w:date="2026-05-19T17:23:00Z" w16du:dateUtc="2026-05-19T22:23:00Z">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ins>
      <w:ins w:id="507" w:author="Benton, Deon" w:date="2026-05-01T12:51:00Z" w16du:dateUtc="2026-05-01T17:51:00Z">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ins>
      <w:ins w:id="508" w:author="Benton, Deon" w:date="2026-05-19T17:24:00Z" w16du:dateUtc="2026-05-19T22:24:00Z">
        <w:r w:rsidR="00C34BA4">
          <w:rPr>
            <w:rFonts w:ascii="Times New Roman" w:hAnsi="Times New Roman" w:cs="Times New Roman"/>
          </w:rPr>
          <w:t>their highchair</w:t>
        </w:r>
      </w:ins>
      <w:r w:rsidR="001433CD">
        <w:rPr>
          <w:rFonts w:ascii="Times New Roman" w:hAnsi="Times New Roman" w:cs="Times New Roman"/>
        </w:rPr>
        <w:t xml:space="preserve"> in anticipation of a snack</w:t>
      </w:r>
      <w:ins w:id="509" w:author="Benton, Deon" w:date="2026-05-01T13:06:00Z" w16du:dateUtc="2026-05-01T18:06:00Z">
        <w:r w:rsidR="008A2E25">
          <w:rPr>
            <w:rFonts w:ascii="Times New Roman" w:hAnsi="Times New Roman" w:cs="Times New Roman"/>
          </w:rPr>
          <w:t xml:space="preserve">. </w:t>
        </w:r>
      </w:ins>
      <w:r w:rsidR="00BA34AC">
        <w:rPr>
          <w:rFonts w:ascii="Times New Roman" w:hAnsi="Times New Roman" w:cs="Times New Roman"/>
        </w:rPr>
        <w:t xml:space="preserve">Crucially, </w:t>
      </w:r>
      <w:ins w:id="510" w:author="Benton, Deon" w:date="2026-05-19T17:25:00Z" w16du:dateUtc="2026-05-19T22:25:00Z">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 xml:space="preserve">statistical </w:t>
        </w:r>
      </w:ins>
      <w:ins w:id="511" w:author="Benton, Deon" w:date="2026-05-19T17:26:00Z" w16du:dateUtc="2026-05-19T22:26:00Z">
        <w:r w:rsidR="00C34BA4">
          <w:rPr>
            <w:rFonts w:ascii="Times New Roman" w:hAnsi="Times New Roman" w:cs="Times New Roman"/>
            <w:i/>
            <w:iCs/>
          </w:rPr>
          <w:t>average</w:t>
        </w:r>
      </w:ins>
      <w:ins w:id="512" w:author="Benton, Deon" w:date="2026-05-21T20:11:00Z" w16du:dateUtc="2026-05-22T01:11:00Z">
        <w:r w:rsidR="00A5503F">
          <w:rPr>
            <w:rFonts w:ascii="Times New Roman" w:hAnsi="Times New Roman" w:cs="Times New Roman"/>
            <w:i/>
            <w:iCs/>
          </w:rPr>
          <w:t xml:space="preserve"> </w:t>
        </w:r>
        <w:r w:rsidR="00A5503F">
          <w:rPr>
            <w:rFonts w:ascii="Times New Roman" w:hAnsi="Times New Roman" w:cs="Times New Roman"/>
          </w:rPr>
          <w:t>(i.e., prototype)</w:t>
        </w:r>
      </w:ins>
      <w:ins w:id="513" w:author="Benton, Deon" w:date="2026-05-21T20:16:00Z" w16du:dateUtc="2026-05-22T01:16:00Z">
        <w:r w:rsidR="00A5503F">
          <w:rPr>
            <w:rStyle w:val="FootnoteReference"/>
            <w:rFonts w:ascii="Times New Roman" w:hAnsi="Times New Roman" w:cs="Times New Roman"/>
          </w:rPr>
          <w:footnoteReference w:id="1"/>
        </w:r>
      </w:ins>
      <w:ins w:id="516" w:author="Benton, Deon" w:date="2026-05-19T17:26:00Z" w16du:dateUtc="2026-05-19T22:26:00Z">
        <w:r w:rsidR="00C34BA4">
          <w:rPr>
            <w:rFonts w:ascii="Times New Roman" w:hAnsi="Times New Roman" w:cs="Times New Roman"/>
            <w:i/>
            <w:iCs/>
          </w:rPr>
          <w:t xml:space="preserve"> </w:t>
        </w:r>
        <w:r w:rsidR="00C34BA4">
          <w:rPr>
            <w:rFonts w:ascii="Times New Roman" w:hAnsi="Times New Roman" w:cs="Times New Roman"/>
          </w:rPr>
          <w:t>of</w:t>
        </w:r>
      </w:ins>
      <w:r w:rsidR="00363A7B">
        <w:rPr>
          <w:rFonts w:ascii="Times New Roman" w:hAnsi="Times New Roman" w:cs="Times New Roman"/>
        </w:rPr>
        <w:t xml:space="preserve"> infants’ </w:t>
      </w:r>
      <w:ins w:id="517" w:author="Benton, Deon" w:date="2026-05-19T17:27:00Z" w16du:dateUtc="2026-05-19T22:27:00Z">
        <w:r w:rsidR="008B60F5">
          <w:rPr>
            <w:rFonts w:ascii="Times New Roman" w:hAnsi="Times New Roman" w:cs="Times New Roman"/>
          </w:rPr>
          <w:t xml:space="preserve">successful </w:t>
        </w:r>
      </w:ins>
      <w:ins w:id="518" w:author="Benton, Deon" w:date="2026-05-19T17:25:00Z" w16du:dateUtc="2026-05-19T22:25:00Z">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ins>
      <w:ins w:id="519" w:author="Benton, Deon" w:date="2026-05-19T17:26:00Z" w16du:dateUtc="2026-05-19T22:26:00Z">
        <w:r w:rsidR="00C34BA4">
          <w:rPr>
            <w:rFonts w:ascii="Times New Roman" w:hAnsi="Times New Roman" w:cs="Times New Roman"/>
          </w:rPr>
          <w:t>a relatively direct path</w:t>
        </w:r>
      </w:ins>
      <w:ins w:id="520" w:author="Benton, Deon" w:date="2026-05-19T17:25:00Z" w16du:dateUtc="2026-05-19T22:25:00Z">
        <w:r w:rsidR="00C34BA4" w:rsidRPr="00C34BA4">
          <w:rPr>
            <w:rFonts w:ascii="Times New Roman" w:hAnsi="Times New Roman" w:cs="Times New Roman"/>
          </w:rPr>
          <w:t>, this experience may render straight trajectories more familiar than curved ones</w:t>
        </w:r>
      </w:ins>
      <w:ins w:id="521" w:author="Benton, Deon" w:date="2026-05-21T20:12:00Z" w16du:dateUtc="2026-05-22T01:12:00Z">
        <w:r w:rsidR="00A5503F">
          <w:rPr>
            <w:rFonts w:ascii="Times New Roman" w:hAnsi="Times New Roman" w:cs="Times New Roman"/>
          </w:rPr>
          <w:t>.</w:t>
        </w:r>
      </w:ins>
      <w:ins w:id="522" w:author="Benton, Deon" w:date="2026-05-19T17:26:00Z" w16du:dateUtc="2026-05-19T22:26:00Z">
        <w:r w:rsidR="00C34BA4">
          <w:rPr>
            <w:rFonts w:ascii="Times New Roman" w:hAnsi="Times New Roman" w:cs="Times New Roman"/>
          </w:rPr>
          <w:t xml:space="preserve"> This could result in </w:t>
        </w:r>
      </w:ins>
      <w:ins w:id="523" w:author="Benton, Deon" w:date="2026-05-21T20:21:00Z" w16du:dateUtc="2026-05-22T01:21:00Z">
        <w:r w:rsidR="00AE7DD7">
          <w:rPr>
            <w:rFonts w:ascii="Times New Roman" w:hAnsi="Times New Roman" w:cs="Times New Roman"/>
          </w:rPr>
          <w:t>longer looking to the</w:t>
        </w:r>
      </w:ins>
      <w:ins w:id="524" w:author="Benton, Deon" w:date="2026-05-19T17:25:00Z" w16du:dateUtc="2026-05-19T22:25:00Z">
        <w:r w:rsidR="00C34BA4" w:rsidRPr="00C34BA4">
          <w:rPr>
            <w:rFonts w:ascii="Times New Roman" w:hAnsi="Times New Roman" w:cs="Times New Roman"/>
          </w:rPr>
          <w:t xml:space="preserve"> inefficient test events </w:t>
        </w:r>
      </w:ins>
      <w:ins w:id="525" w:author="Benton, Deon" w:date="2026-05-19T17:26:00Z" w16du:dateUtc="2026-05-19T22:26:00Z">
        <w:r w:rsidR="00C34BA4">
          <w:rPr>
            <w:rFonts w:ascii="Times New Roman" w:hAnsi="Times New Roman" w:cs="Times New Roman"/>
          </w:rPr>
          <w:t xml:space="preserve">than efficient ones </w:t>
        </w:r>
      </w:ins>
      <w:ins w:id="526" w:author="Benton, Deon" w:date="2026-05-19T17:25:00Z" w16du:dateUtc="2026-05-19T22:25:00Z">
        <w:r w:rsidR="00C34BA4" w:rsidRPr="00C34BA4">
          <w:rPr>
            <w:rFonts w:ascii="Times New Roman" w:hAnsi="Times New Roman" w:cs="Times New Roman"/>
          </w:rPr>
          <w:t>without requiring a priori notions of goals, efficiency, or cost.</w:t>
        </w:r>
      </w:ins>
    </w:p>
    <w:p w14:paraId="7FFC4B6D" w14:textId="52BE050A" w:rsidR="008B60F5" w:rsidRDefault="009E47D6" w:rsidP="0096761D">
      <w:pPr>
        <w:spacing w:line="480" w:lineRule="auto"/>
        <w:ind w:firstLine="720"/>
        <w:contextualSpacing/>
        <w:rPr>
          <w:ins w:id="527" w:author="Benton, Deon" w:date="2026-05-19T17:28:00Z" w16du:dateUtc="2026-05-19T22:28:00Z"/>
          <w:rFonts w:ascii="Times New Roman" w:hAnsi="Times New Roman" w:cs="Times New Roman"/>
        </w:rPr>
      </w:pPr>
      <w:ins w:id="528" w:author="Benton, Deon" w:date="2026-05-21T20:35:00Z" w16du:dateUtc="2026-05-22T01:35:00Z">
        <w:r>
          <w:rPr>
            <w:rFonts w:ascii="Times New Roman" w:hAnsi="Times New Roman" w:cs="Times New Roman"/>
          </w:rPr>
          <w:t>One important question that this account raises concerns how</w:t>
        </w:r>
      </w:ins>
      <w:ins w:id="529" w:author="Benton, Deon" w:date="2026-05-19T17:28:00Z" w16du:dateUtc="2026-05-19T22:28:00Z">
        <w:r w:rsidR="008B60F5" w:rsidRPr="008B60F5">
          <w:rPr>
            <w:rFonts w:ascii="Times New Roman" w:hAnsi="Times New Roman" w:cs="Times New Roman"/>
          </w:rPr>
          <w:t xml:space="preserve"> pre-reaching infants detect a correspondence between their own reaches and those performed by others? One possibility is </w:t>
        </w:r>
        <w:r w:rsidR="008B60F5" w:rsidRPr="008B60F5">
          <w:rPr>
            <w:rFonts w:ascii="Times New Roman" w:hAnsi="Times New Roman" w:cs="Times New Roman"/>
          </w:rPr>
          <w:lastRenderedPageBreak/>
          <w:t xml:space="preserve">that because infants can </w:t>
        </w:r>
      </w:ins>
      <w:ins w:id="530" w:author="Benton, Deon" w:date="2026-05-19T17:29:00Z" w16du:dateUtc="2026-05-19T22:29:00Z">
        <w:r w:rsidR="000C6CBE">
          <w:rPr>
            <w:rFonts w:ascii="Times New Roman" w:hAnsi="Times New Roman" w:cs="Times New Roman"/>
          </w:rPr>
          <w:t xml:space="preserve">see their own </w:t>
        </w:r>
      </w:ins>
      <w:ins w:id="531" w:author="Benton, Deon" w:date="2026-05-21T20:36:00Z" w16du:dateUtc="2026-05-22T01:36:00Z">
        <w:r w:rsidR="00071508">
          <w:rPr>
            <w:rFonts w:ascii="Times New Roman" w:hAnsi="Times New Roman" w:cs="Times New Roman"/>
          </w:rPr>
          <w:t>arm movements</w:t>
        </w:r>
      </w:ins>
      <w:ins w:id="532" w:author="Benton, Deon" w:date="2026-05-19T17:28:00Z" w16du:dateUtc="2026-05-19T22:28:00Z">
        <w:r w:rsidR="008B60F5" w:rsidRPr="008B60F5">
          <w:rPr>
            <w:rFonts w:ascii="Times New Roman" w:hAnsi="Times New Roman" w:cs="Times New Roman"/>
          </w:rPr>
          <w:t xml:space="preserve">, they may form </w:t>
        </w:r>
      </w:ins>
      <w:ins w:id="533" w:author="Benton, Deon" w:date="2026-05-19T17:31:00Z" w16du:dateUtc="2026-05-19T22:31:00Z">
        <w:r w:rsidR="00BA49D4">
          <w:rPr>
            <w:rFonts w:ascii="Times New Roman" w:hAnsi="Times New Roman" w:cs="Times New Roman"/>
          </w:rPr>
          <w:t xml:space="preserve">amodal </w:t>
        </w:r>
      </w:ins>
      <w:ins w:id="534" w:author="Benton, Deon" w:date="2026-05-19T17:28:00Z" w16du:dateUtc="2026-05-19T22:28:00Z">
        <w:r w:rsidR="008B60F5" w:rsidRPr="008B60F5">
          <w:rPr>
            <w:rFonts w:ascii="Times New Roman" w:hAnsi="Times New Roman" w:cs="Times New Roman"/>
          </w:rPr>
          <w:t>representations</w:t>
        </w:r>
      </w:ins>
      <w:ins w:id="535" w:author="Benton, Deon" w:date="2026-05-21T20:37:00Z" w16du:dateUtc="2026-05-22T01:37:00Z">
        <w:r w:rsidR="008D41DE">
          <w:rPr>
            <w:rFonts w:ascii="Times New Roman" w:hAnsi="Times New Roman" w:cs="Times New Roman"/>
          </w:rPr>
          <w:t xml:space="preserve">—that is, representations that do not distinguish infants’ own </w:t>
        </w:r>
      </w:ins>
      <w:ins w:id="536" w:author="Benton, Deon" w:date="2026-05-21T20:38:00Z" w16du:dateUtc="2026-05-22T01:38:00Z">
        <w:r w:rsidR="00D460D5">
          <w:rPr>
            <w:rFonts w:ascii="Times New Roman" w:hAnsi="Times New Roman" w:cs="Times New Roman"/>
          </w:rPr>
          <w:t>arm movements from</w:t>
        </w:r>
      </w:ins>
      <w:ins w:id="537" w:author="Benton, Deon" w:date="2026-05-21T20:37:00Z" w16du:dateUtc="2026-05-22T01:37:00Z">
        <w:r w:rsidR="008D41DE">
          <w:rPr>
            <w:rFonts w:ascii="Times New Roman" w:hAnsi="Times New Roman" w:cs="Times New Roman"/>
          </w:rPr>
          <w:t xml:space="preserve"> those performed by others—</w:t>
        </w:r>
      </w:ins>
      <w:ins w:id="538" w:author="Benton, Deon" w:date="2026-05-19T17:28:00Z" w16du:dateUtc="2026-05-19T22:28:00Z">
        <w:r w:rsidR="008B60F5" w:rsidRPr="008B60F5">
          <w:rPr>
            <w:rFonts w:ascii="Times New Roman" w:hAnsi="Times New Roman" w:cs="Times New Roman"/>
          </w:rPr>
          <w:t>of t</w:t>
        </w:r>
      </w:ins>
      <w:ins w:id="539" w:author="Benton, Deon" w:date="2026-05-19T17:29:00Z" w16du:dateUtc="2026-05-19T22:29:00Z">
        <w:r w:rsidR="00BA49D4">
          <w:rPr>
            <w:rFonts w:ascii="Times New Roman" w:hAnsi="Times New Roman" w:cs="Times New Roman"/>
          </w:rPr>
          <w:t>he geometry and trajectory</w:t>
        </w:r>
      </w:ins>
      <w:ins w:id="540" w:author="Benton, Deon" w:date="2026-05-21T20:38:00Z" w16du:dateUtc="2026-05-22T01:38:00Z">
        <w:r w:rsidR="00D460D5">
          <w:rPr>
            <w:rFonts w:ascii="Times New Roman" w:hAnsi="Times New Roman" w:cs="Times New Roman"/>
          </w:rPr>
          <w:t xml:space="preserve"> of those reaches</w:t>
        </w:r>
      </w:ins>
      <w:ins w:id="541" w:author="Benton, Deon" w:date="2026-05-19T17:28:00Z" w16du:dateUtc="2026-05-19T22:28:00Z">
        <w:r w:rsidR="008B60F5" w:rsidRPr="008B60F5">
          <w:rPr>
            <w:rFonts w:ascii="Times New Roman" w:hAnsi="Times New Roman" w:cs="Times New Roman"/>
          </w:rPr>
          <w:t>. On this view, infants may 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ins>
    </w:p>
    <w:p w14:paraId="59A5325D" w14:textId="06E82661" w:rsidR="00524642" w:rsidRDefault="00AC1B5A" w:rsidP="0096761D">
      <w:pPr>
        <w:spacing w:line="480" w:lineRule="auto"/>
        <w:ind w:firstLine="720"/>
        <w:contextualSpacing/>
        <w:rPr>
          <w:rFonts w:ascii="Times New Roman" w:hAnsi="Times New Roman" w:cs="Times New Roman"/>
        </w:rPr>
      </w:pPr>
      <w:ins w:id="542"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43" w:author="Benton, Deon" w:date="2026-05-01T16:31:00Z" w16du:dateUtc="2026-05-01T21:31:00Z">
        <w:r>
          <w:rPr>
            <w:rFonts w:ascii="Times New Roman" w:hAnsi="Times New Roman" w:cs="Times New Roman"/>
          </w:rPr>
          <w:t>a series of</w:t>
        </w:r>
      </w:ins>
      <w:ins w:id="544" w:author="Benton, Deon" w:date="2026-05-18T23:19:00Z" w16du:dateUtc="2026-05-19T04:19:00Z">
        <w:r w:rsidR="008A0C3E">
          <w:rPr>
            <w:rFonts w:ascii="Times New Roman" w:hAnsi="Times New Roman" w:cs="Times New Roman"/>
          </w:rPr>
          <w:t xml:space="preserve"> computer</w:t>
        </w:r>
      </w:ins>
      <w:ins w:id="545" w:author="Benton, Deon" w:date="2026-05-01T16:31:00Z" w16du:dateUtc="2026-05-01T21:31:00Z">
        <w:r>
          <w:rPr>
            <w:rFonts w:ascii="Times New Roman" w:hAnsi="Times New Roman" w:cs="Times New Roman"/>
          </w:rPr>
          <w:t xml:space="preserve"> simulations</w:t>
        </w:r>
      </w:ins>
      <w:ins w:id="546" w:author="Benton, Deon" w:date="2026-05-01T20:39:00Z" w16du:dateUtc="2026-05-02T01:39:00Z">
        <w:r w:rsidR="00BD309B">
          <w:rPr>
            <w:rFonts w:ascii="Times New Roman" w:hAnsi="Times New Roman" w:cs="Times New Roman"/>
          </w:rPr>
          <w:t xml:space="preserve"> </w:t>
        </w:r>
      </w:ins>
      <w:ins w:id="547" w:author="Benton, Deon" w:date="2026-05-18T23:19:00Z" w16du:dateUtc="2026-05-19T04:19:00Z">
        <w:r w:rsidR="008A0C3E">
          <w:rPr>
            <w:rFonts w:ascii="Times New Roman" w:hAnsi="Times New Roman" w:cs="Times New Roman"/>
          </w:rPr>
          <w:t>demonstrating that the</w:t>
        </w:r>
      </w:ins>
      <w:ins w:id="548" w:author="Benton, Deon" w:date="2026-05-01T20:39:00Z" w16du:dateUtc="2026-05-02T01:39:00Z">
        <w:r w:rsidR="00BD309B">
          <w:rPr>
            <w:rFonts w:ascii="Times New Roman" w:hAnsi="Times New Roman" w:cs="Times New Roman"/>
          </w:rPr>
          <w:t xml:space="preserve"> present</w:t>
        </w:r>
      </w:ins>
      <w:ins w:id="549" w:author="Benton, Deon" w:date="2026-05-01T15:59:00Z" w16du:dateUtc="2026-05-01T20:59:00Z">
        <w:r w:rsidR="00617B5C">
          <w:rPr>
            <w:rFonts w:ascii="Times New Roman" w:hAnsi="Times New Roman" w:cs="Times New Roman"/>
          </w:rPr>
          <w:t xml:space="preserve"> </w:t>
        </w:r>
      </w:ins>
      <w:ins w:id="550" w:author="Benton, Deon" w:date="2026-05-01T16:00:00Z" w16du:dateUtc="2026-05-01T21:00:00Z">
        <w:r w:rsidR="00617B5C">
          <w:rPr>
            <w:rFonts w:ascii="Times New Roman" w:hAnsi="Times New Roman" w:cs="Times New Roman"/>
          </w:rPr>
          <w:t>mechanistic proposal</w:t>
        </w:r>
      </w:ins>
      <w:ins w:id="551" w:author="Benton, Deon" w:date="2026-05-01T15:59:00Z" w16du:dateUtc="2026-05-01T20:59:00Z">
        <w:r w:rsidR="00617B5C">
          <w:rPr>
            <w:rFonts w:ascii="Times New Roman" w:hAnsi="Times New Roman" w:cs="Times New Roman"/>
          </w:rPr>
          <w:t>—when instantiated in a connectionist computational model</w:t>
        </w:r>
      </w:ins>
      <w:ins w:id="552" w:author="Benton, Deon" w:date="2026-05-18T23:34:00Z" w16du:dateUtc="2026-05-19T04:34:00Z">
        <w:r w:rsidR="00340DB1">
          <w:rPr>
            <w:rFonts w:ascii="Times New Roman" w:hAnsi="Times New Roman" w:cs="Times New Roman"/>
          </w:rPr>
          <w:t xml:space="preserve"> called ALIAS</w:t>
        </w:r>
      </w:ins>
      <w:ins w:id="553" w:author="Benton, Deon" w:date="2026-05-01T15:59:00Z" w16du:dateUtc="2026-05-01T20:59:00Z">
        <w:r w:rsidR="00617B5C">
          <w:rPr>
            <w:rFonts w:ascii="Times New Roman" w:hAnsi="Times New Roman" w:cs="Times New Roman"/>
          </w:rPr>
          <w:t>—can</w:t>
        </w:r>
      </w:ins>
      <w:ins w:id="554" w:author="Benton, Deon" w:date="2026-05-01T16:00:00Z" w16du:dateUtc="2026-05-01T21:00:00Z">
        <w:r w:rsidR="00617B5C">
          <w:rPr>
            <w:rFonts w:ascii="Times New Roman" w:hAnsi="Times New Roman" w:cs="Times New Roman"/>
          </w:rPr>
          <w:t xml:space="preserve"> account for several major findings in the literature on infant </w:t>
        </w:r>
      </w:ins>
      <w:ins w:id="555" w:author="Benton, Deon" w:date="2026-05-16T15:39:00Z" w16du:dateUtc="2026-05-16T20:39:00Z">
        <w:r w:rsidR="00DB0881">
          <w:rPr>
            <w:rFonts w:ascii="Times New Roman" w:hAnsi="Times New Roman" w:cs="Times New Roman"/>
          </w:rPr>
          <w:t>action efficiency understanding</w:t>
        </w:r>
      </w:ins>
      <w:ins w:id="556" w:author="Benton, Deon" w:date="2026-05-01T16:00:00Z" w16du:dateUtc="2026-05-01T21:00:00Z">
        <w:r w:rsidR="00617B5C">
          <w:rPr>
            <w:rFonts w:ascii="Times New Roman" w:hAnsi="Times New Roman" w:cs="Times New Roman"/>
          </w:rPr>
          <w:t xml:space="preserve">. Before </w:t>
        </w:r>
      </w:ins>
      <w:ins w:id="557" w:author="Benton, Deon" w:date="2026-05-01T16:10:00Z" w16du:dateUtc="2026-05-01T21:10:00Z">
        <w:r w:rsidR="002B6388">
          <w:rPr>
            <w:rFonts w:ascii="Times New Roman" w:hAnsi="Times New Roman" w:cs="Times New Roman"/>
          </w:rPr>
          <w:t>turning to these simulations</w:t>
        </w:r>
      </w:ins>
      <w:ins w:id="558" w:author="Benton, Deon" w:date="2026-05-01T16:02:00Z" w16du:dateUtc="2026-05-01T21:02:00Z">
        <w:r w:rsidR="00D7476B">
          <w:rPr>
            <w:rFonts w:ascii="Times New Roman" w:hAnsi="Times New Roman" w:cs="Times New Roman"/>
          </w:rPr>
          <w:t>,</w:t>
        </w:r>
      </w:ins>
      <w:ins w:id="559" w:author="Benton, Deon" w:date="2026-05-01T16:01:00Z" w16du:dateUtc="2026-05-01T21:01:00Z">
        <w:r w:rsidR="00D7476B">
          <w:rPr>
            <w:rFonts w:ascii="Times New Roman" w:hAnsi="Times New Roman" w:cs="Times New Roman"/>
          </w:rPr>
          <w:t xml:space="preserve"> </w:t>
        </w:r>
      </w:ins>
      <w:ins w:id="560" w:author="Benton, Deon" w:date="2026-05-01T16:32:00Z" w16du:dateUtc="2026-05-01T21:32:00Z">
        <w:r w:rsidR="003148AF">
          <w:rPr>
            <w:rFonts w:ascii="Times New Roman" w:hAnsi="Times New Roman" w:cs="Times New Roman"/>
          </w:rPr>
          <w:t xml:space="preserve">however, </w:t>
        </w:r>
      </w:ins>
      <w:ins w:id="561" w:author="Benton, Deon" w:date="2026-05-01T16:01:00Z" w16du:dateUtc="2026-05-01T21:01:00Z">
        <w:r w:rsidR="00D7476B">
          <w:rPr>
            <w:rFonts w:ascii="Times New Roman" w:hAnsi="Times New Roman" w:cs="Times New Roman"/>
          </w:rPr>
          <w:t xml:space="preserve">two </w:t>
        </w:r>
      </w:ins>
      <w:ins w:id="562" w:author="Benton, Deon" w:date="2026-05-01T16:32:00Z" w16du:dateUtc="2026-05-01T21:32:00Z">
        <w:r w:rsidR="004E05F7">
          <w:rPr>
            <w:rFonts w:ascii="Times New Roman" w:hAnsi="Times New Roman" w:cs="Times New Roman"/>
          </w:rPr>
          <w:t xml:space="preserve">points </w:t>
        </w:r>
      </w:ins>
      <w:ins w:id="563" w:author="Benton, Deon" w:date="2026-05-01T16:10:00Z" w16du:dateUtc="2026-05-01T21:10:00Z">
        <w:r w:rsidR="002B6388">
          <w:rPr>
            <w:rFonts w:ascii="Times New Roman" w:hAnsi="Times New Roman" w:cs="Times New Roman"/>
          </w:rPr>
          <w:t>merit clarification</w:t>
        </w:r>
      </w:ins>
      <w:ins w:id="564" w:author="Benton, Deon" w:date="2026-05-01T16:02:00Z" w16du:dateUtc="2026-05-01T21:02:00Z">
        <w:r w:rsidR="00D7476B">
          <w:rPr>
            <w:rFonts w:ascii="Times New Roman" w:hAnsi="Times New Roman" w:cs="Times New Roman"/>
          </w:rPr>
          <w:t>.</w:t>
        </w:r>
      </w:ins>
      <w:ins w:id="565" w:author="Benton, Deon" w:date="2026-05-01T15:59:00Z" w16du:dateUtc="2026-05-01T20:59:00Z">
        <w:r w:rsidR="00617B5C">
          <w:rPr>
            <w:rFonts w:ascii="Times New Roman" w:hAnsi="Times New Roman" w:cs="Times New Roman"/>
          </w:rPr>
          <w:t xml:space="preserve"> </w:t>
        </w:r>
      </w:ins>
      <w:ins w:id="566"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67"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6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69" w:author="Benton, Deon" w:date="2026-05-01T16:10:00Z" w16du:dateUtc="2026-05-01T21:10:00Z">
        <w:r w:rsidR="002B6388">
          <w:rPr>
            <w:rFonts w:ascii="Times New Roman" w:hAnsi="Times New Roman" w:cs="Times New Roman"/>
          </w:rPr>
          <w:t>ar</w:t>
        </w:r>
      </w:ins>
      <w:ins w:id="570" w:author="Benton, Deon" w:date="2026-05-01T16:11:00Z" w16du:dateUtc="2026-05-01T21:11:00Z">
        <w:r w:rsidR="002B6388">
          <w:rPr>
            <w:rFonts w:ascii="Times New Roman" w:hAnsi="Times New Roman" w:cs="Times New Roman"/>
          </w:rPr>
          <w:t>e</w:t>
        </w:r>
      </w:ins>
      <w:ins w:id="57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572"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57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74" w:author="Benton, Deon" w:date="2026-05-01T16:12:00Z" w16du:dateUtc="2026-05-01T21:12:00Z">
        <w:r w:rsidR="00A709A0">
          <w:rPr>
            <w:rFonts w:ascii="Times New Roman" w:hAnsi="Times New Roman" w:cs="Times New Roman"/>
          </w:rPr>
          <w:t xml:space="preserve">, and forms connections </w:t>
        </w:r>
      </w:ins>
      <w:ins w:id="575" w:author="Benton, Deon" w:date="2026-05-01T16:13:00Z" w16du:dateUtc="2026-05-01T21:13:00Z">
        <w:r w:rsidR="00A709A0">
          <w:rPr>
            <w:rFonts w:ascii="Times New Roman" w:hAnsi="Times New Roman" w:cs="Times New Roman"/>
          </w:rPr>
          <w:t xml:space="preserve">between and </w:t>
        </w:r>
      </w:ins>
      <w:ins w:id="57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7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7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7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580"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581" w:author="Benton, Deon" w:date="2026-05-01T16:14:00Z" w16du:dateUtc="2026-05-01T21:14:00Z">
        <w:r w:rsidR="008A0DE0">
          <w:rPr>
            <w:rFonts w:ascii="Times New Roman" w:hAnsi="Times New Roman" w:cs="Times New Roman"/>
          </w:rPr>
          <w:t>Second,</w:t>
        </w:r>
      </w:ins>
      <w:ins w:id="582" w:author="Benton, Deon" w:date="2026-05-01T16:03:00Z" w16du:dateUtc="2026-05-01T21:03:00Z">
        <w:r w:rsidR="00D7476B">
          <w:rPr>
            <w:rFonts w:ascii="Times New Roman" w:hAnsi="Times New Roman" w:cs="Times New Roman"/>
          </w:rPr>
          <w:t xml:space="preserve"> </w:t>
        </w:r>
      </w:ins>
      <w:ins w:id="58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8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8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86" w:author="Benton, Deon" w:date="2026-05-01T16:04:00Z" w16du:dateUtc="2026-05-01T21:04:00Z">
        <w:r w:rsidR="00BC2A35">
          <w:rPr>
            <w:rFonts w:ascii="Times New Roman" w:hAnsi="Times New Roman" w:cs="Times New Roman"/>
          </w:rPr>
          <w:t xml:space="preserve"> </w:t>
        </w:r>
      </w:ins>
      <w:ins w:id="587" w:author="Benton, Deon" w:date="2026-05-18T23:21:00Z" w16du:dateUtc="2026-05-19T04:21:00Z">
        <w:r w:rsidR="004D3C11">
          <w:rPr>
            <w:rFonts w:ascii="Times New Roman" w:hAnsi="Times New Roman" w:cs="Times New Roman"/>
          </w:rPr>
          <w:t>studies</w:t>
        </w:r>
      </w:ins>
      <w:ins w:id="588" w:author="Benton, Deon" w:date="2026-05-18T23:20:00Z" w16du:dateUtc="2026-05-19T04:20:00Z">
        <w:r w:rsidR="004D3C11">
          <w:rPr>
            <w:rFonts w:ascii="Times New Roman" w:hAnsi="Times New Roman" w:cs="Times New Roman"/>
          </w:rPr>
          <w:t xml:space="preserve"> in this </w:t>
        </w:r>
      </w:ins>
      <w:ins w:id="589" w:author="Benton, Deon" w:date="2026-05-18T23:21:00Z" w16du:dateUtc="2026-05-19T04:21:00Z">
        <w:r w:rsidR="004D3C11">
          <w:rPr>
            <w:rFonts w:ascii="Times New Roman" w:hAnsi="Times New Roman" w:cs="Times New Roman"/>
          </w:rPr>
          <w:t>literature</w:t>
        </w:r>
      </w:ins>
      <w:ins w:id="590" w:author="Benton, Deon" w:date="2026-05-01T16:04:00Z" w16du:dateUtc="2026-05-01T21:04:00Z">
        <w:r w:rsidR="00BC2A35">
          <w:rPr>
            <w:rFonts w:ascii="Times New Roman" w:hAnsi="Times New Roman" w:cs="Times New Roman"/>
          </w:rPr>
          <w:t xml:space="preserve"> without recourse to rich notions of actions, efficiency, or cost</w:t>
        </w:r>
      </w:ins>
      <w:ins w:id="591" w:author="Benton, Deon" w:date="2026-05-01T16:14:00Z" w16du:dateUtc="2026-05-01T21:14:00Z">
        <w:r w:rsidR="008A0DE0">
          <w:rPr>
            <w:rFonts w:ascii="Times New Roman" w:hAnsi="Times New Roman" w:cs="Times New Roman"/>
          </w:rPr>
          <w:t>, the impl</w:t>
        </w:r>
      </w:ins>
      <w:ins w:id="592" w:author="Benton, Deon" w:date="2026-05-01T16:15:00Z" w16du:dateUtc="2026-05-01T21:15:00Z">
        <w:r w:rsidR="008A0DE0">
          <w:rPr>
            <w:rFonts w:ascii="Times New Roman" w:hAnsi="Times New Roman" w:cs="Times New Roman"/>
          </w:rPr>
          <w:t xml:space="preserve">ications of the current work </w:t>
        </w:r>
      </w:ins>
      <w:ins w:id="593"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594" w:author="Benton, Deon" w:date="2026-05-01T16:16:00Z" w16du:dateUtc="2026-05-01T21:16:00Z">
        <w:r w:rsidR="009F1EC1">
          <w:rPr>
            <w:rFonts w:ascii="Times New Roman" w:hAnsi="Times New Roman" w:cs="Times New Roman"/>
          </w:rPr>
          <w:t xml:space="preserve"> </w:t>
        </w:r>
      </w:ins>
      <w:ins w:id="595" w:author="Benton, Deon" w:date="2026-05-19T17:46:00Z" w16du:dateUtc="2026-05-19T22:46:00Z">
        <w:r w:rsidR="00131F9A" w:rsidRPr="00131F9A">
          <w:rPr>
            <w:rFonts w:ascii="Times New Roman" w:hAnsi="Times New Roman" w:cs="Times New Roman"/>
          </w:rPr>
          <w:t xml:space="preserve">Specifically, the present simulations support the broader contention that infants’ looking behavior in violation-of-expectation studies can emerge from </w:t>
        </w:r>
        <w:r w:rsidR="00131F9A">
          <w:rPr>
            <w:rFonts w:ascii="Times New Roman" w:hAnsi="Times New Roman" w:cs="Times New Roman"/>
          </w:rPr>
          <w:t>“all-purpose”</w:t>
        </w:r>
        <w:r w:rsidR="00131F9A" w:rsidRPr="00131F9A">
          <w:rPr>
            <w:rFonts w:ascii="Times New Roman" w:hAnsi="Times New Roman" w:cs="Times New Roman"/>
          </w:rPr>
          <w:t xml:space="preserve"> learning mechanisms </w:t>
        </w:r>
        <w:r w:rsidR="00616B9F">
          <w:rPr>
            <w:rFonts w:ascii="Times New Roman" w:hAnsi="Times New Roman" w:cs="Times New Roman"/>
          </w:rPr>
          <w:t xml:space="preserve">that operate </w:t>
        </w:r>
        <w:r w:rsidR="00131F9A" w:rsidRPr="00131F9A">
          <w:rPr>
            <w:rFonts w:ascii="Times New Roman" w:hAnsi="Times New Roman" w:cs="Times New Roman"/>
          </w:rPr>
          <w:t>over perceptual input</w:t>
        </w:r>
        <w:r w:rsidR="00131F9A">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 xml:space="preserve">Benton, </w:t>
      </w:r>
      <w:ins w:id="596" w:author="Benton, Deon" w:date="2026-05-19T19:16:00Z" w16du:dateUtc="2026-05-20T00:16:00Z">
        <w:r w:rsidR="00F04C71">
          <w:rPr>
            <w:rFonts w:ascii="Times New Roman" w:hAnsi="Times New Roman" w:cs="Times New Roman"/>
          </w:rPr>
          <w:t xml:space="preserve">2023, </w:t>
        </w:r>
      </w:ins>
      <w:r w:rsidR="000E3F68">
        <w:rPr>
          <w:rFonts w:ascii="Times New Roman" w:hAnsi="Times New Roman" w:cs="Times New Roman"/>
        </w:rPr>
        <w:t>2024</w:t>
      </w:r>
      <w:ins w:id="59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9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9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60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601"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602"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108D88F0"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603"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604"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605"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606" w:author="Benton, Deon" w:date="2026-05-01T20:42:00Z" w16du:dateUtc="2026-05-02T01:42:00Z">
        <w:r w:rsidR="006F7263">
          <w:rPr>
            <w:rFonts w:ascii="Times New Roman" w:hAnsi="Times New Roman" w:cs="Times New Roman"/>
          </w:rPr>
          <w:t>assess the model’s ability</w:t>
        </w:r>
      </w:ins>
      <w:ins w:id="607" w:author="Benton, Deon" w:date="2026-05-01T20:43:00Z" w16du:dateUtc="2026-05-02T01:43:00Z">
        <w:r w:rsidR="006F7263">
          <w:rPr>
            <w:rFonts w:ascii="Times New Roman" w:hAnsi="Times New Roman" w:cs="Times New Roman"/>
          </w:rPr>
          <w:t xml:space="preserve"> to</w:t>
        </w:r>
      </w:ins>
      <w:ins w:id="608" w:author="Benton, Deon" w:date="2026-05-01T20:42:00Z" w16du:dateUtc="2026-05-02T01:42:00Z">
        <w:r w:rsidR="006F7263">
          <w:rPr>
            <w:rFonts w:ascii="Times New Roman" w:hAnsi="Times New Roman" w:cs="Times New Roman"/>
          </w:rPr>
          <w:t xml:space="preserve"> reproduce </w:t>
        </w:r>
      </w:ins>
      <w:ins w:id="609" w:author="Benton, Deon" w:date="2026-05-18T23:35:00Z" w16du:dateUtc="2026-05-19T04:35:00Z">
        <w:r w:rsidR="005A18FF">
          <w:rPr>
            <w:rFonts w:ascii="Times New Roman" w:hAnsi="Times New Roman" w:cs="Times New Roman"/>
          </w:rPr>
          <w:t>a range of key findings in the literature o</w:t>
        </w:r>
      </w:ins>
      <w:ins w:id="610" w:author="Benton, Deon" w:date="2026-05-18T23:36:00Z" w16du:dateUtc="2026-05-19T04:36:00Z">
        <w:r w:rsidR="005A18FF">
          <w:rPr>
            <w:rFonts w:ascii="Times New Roman" w:hAnsi="Times New Roman" w:cs="Times New Roman"/>
          </w:rPr>
          <w:t>n infant action efficiency understanding</w:t>
        </w:r>
      </w:ins>
      <w:ins w:id="611"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12" w:author="Benton, Deon" w:date="2026-05-19T18:33:00Z" w16du:dateUtc="2026-05-19T23:33:00Z">
        <w:r w:rsidR="00F2108B">
          <w:rPr>
            <w:rFonts w:ascii="Times New Roman" w:eastAsia="Times New Roman" w:hAnsi="Times New Roman" w:cs="Times New Roman"/>
          </w:rPr>
          <w:t xml:space="preserve">A benefit of simulating a broad set of findings rather than a small number of specific ones is that the explanatory breadth of the current account could be determined.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at the most general level necessary to preserve the critical structure of the task.</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ins>
      <w:r w:rsidR="007B777A">
        <w:rPr>
          <w:rFonts w:ascii="Times New Roman" w:eastAsia="Times New Roman" w:hAnsi="Times New Roman" w:cs="Times New Roman"/>
        </w:rPr>
        <w:t xml:space="preserve">The </w:t>
      </w:r>
      <w:ins w:id="613"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14"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ins w:id="615" w:author="Benton, Deon" w:date="2026-05-20T20:19:00Z" w16du:dateUtc="2026-05-21T01:19:00Z">
        <w:r w:rsidR="0078769E">
          <w:rPr>
            <w:rFonts w:ascii="Times New Roman" w:hAnsi="Times New Roman" w:cs="Times New Roman"/>
          </w:rPr>
          <w:t>event</w:t>
        </w:r>
      </w:ins>
      <w:r w:rsidRPr="00B05956">
        <w:rPr>
          <w:rFonts w:ascii="Times New Roman" w:hAnsi="Times New Roman" w:cs="Times New Roman"/>
        </w:rPr>
        <w:t xml:space="preserve">. This pattern disappears </w:t>
      </w:r>
      <w:ins w:id="616" w:author="Benton, Deon" w:date="2026-05-20T20:19:00Z" w16du:dateUtc="2026-05-21T01:19:00Z">
        <w:r w:rsidR="0078769E">
          <w:rPr>
            <w:rFonts w:ascii="Times New Roman" w:hAnsi="Times New Roman" w:cs="Times New Roman"/>
          </w:rPr>
          <w:t>following habituation to</w:t>
        </w:r>
      </w:ins>
      <w:r w:rsidR="005E3C5D">
        <w:rPr>
          <w:rFonts w:ascii="Times New Roman" w:hAnsi="Times New Roman" w:cs="Times New Roman"/>
        </w:rPr>
        <w:t xml:space="preserve"> </w:t>
      </w:r>
      <w:ins w:id="617" w:author="Benton, Deon" w:date="2026-05-20T20:20:00Z" w16du:dateUtc="2026-05-21T01:20:00Z">
        <w:r w:rsidR="009B1D99">
          <w:rPr>
            <w:rFonts w:ascii="Times New Roman" w:hAnsi="Times New Roman" w:cs="Times New Roman"/>
          </w:rPr>
          <w:t xml:space="preserve">an </w:t>
        </w:r>
      </w:ins>
      <w:r w:rsidR="005E3C5D">
        <w:rPr>
          <w:rFonts w:ascii="Times New Roman" w:hAnsi="Times New Roman" w:cs="Times New Roman"/>
        </w:rPr>
        <w:t>unconstrained</w:t>
      </w:r>
      <w:ins w:id="618" w:author="Benton, Deon" w:date="2026-05-20T20:19:00Z" w16du:dateUtc="2026-05-21T01:19:00Z">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ins>
      <w:ins w:id="619" w:author="Benton, Deon" w:date="2026-05-20T20:20:00Z" w16du:dateUtc="2026-05-21T01:20:00Z">
        <w:r w:rsidR="009B1D99">
          <w:rPr>
            <w:rFonts w:ascii="Times New Roman" w:hAnsi="Times New Roman" w:cs="Times New Roman"/>
          </w:rPr>
          <w:t>event</w:t>
        </w:r>
        <w:r w:rsidR="0078769E">
          <w:rPr>
            <w:rFonts w:ascii="Times New Roman" w:hAnsi="Times New Roman" w:cs="Times New Roman"/>
          </w:rPr>
          <w:t xml:space="preserve"> </w:t>
        </w:r>
      </w:ins>
      <w:r w:rsidRPr="00B05956">
        <w:rPr>
          <w:rFonts w:ascii="Times New Roman" w:hAnsi="Times New Roman" w:cs="Times New Roman"/>
        </w:rPr>
        <w:t xml:space="preserve">(e.g., Csibra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Independence from animacy.</w:t>
      </w:r>
      <w:r w:rsidRPr="00B05956">
        <w:rPr>
          <w:rFonts w:ascii="Times New Roman" w:hAnsi="Times New Roman" w:cs="Times New Roman"/>
        </w:rPr>
        <w:t xml:space="preserve"> Infants show the pattern described in (1) even when the agents lack animate features (e.g., Csibra et al., 1999; Sodian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Csibra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Spelke,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ins w:id="620" w:author="Benton, Deon" w:date="2026-05-18T23:44:00Z" w16du:dateUtc="2026-05-19T04:44:00Z">
        <w:r w:rsidR="00F56180">
          <w:rPr>
            <w:rFonts w:ascii="Times New Roman" w:hAnsi="Times New Roman" w:cs="Times New Roman"/>
          </w:rPr>
          <w:t xml:space="preserve">of </w:t>
        </w:r>
      </w:ins>
      <w:r w:rsidR="00524642">
        <w:rPr>
          <w:rFonts w:ascii="Times New Roman" w:hAnsi="Times New Roman" w:cs="Times New Roman"/>
        </w:rPr>
        <w:t>the findings derive from studies that used some v</w:t>
      </w:r>
      <w:ins w:id="621" w:author="Benton, Deon" w:date="2026-05-18T23:40:00Z" w16du:dateUtc="2026-05-19T04:40:00Z">
        <w:r w:rsidR="00F56180">
          <w:rPr>
            <w:rFonts w:ascii="Times New Roman" w:hAnsi="Times New Roman" w:cs="Times New Roman"/>
          </w:rPr>
          <w:t>ariant</w:t>
        </w:r>
      </w:ins>
      <w:ins w:id="622" w:author="Benton, Deon" w:date="2026-05-01T20:51:00Z" w16du:dateUtc="2026-05-02T01:51:00Z">
        <w:r w:rsidR="00971205">
          <w:rPr>
            <w:rFonts w:ascii="Times New Roman" w:hAnsi="Times New Roman" w:cs="Times New Roman"/>
          </w:rPr>
          <w:t xml:space="preserve"> </w:t>
        </w:r>
      </w:ins>
      <w:ins w:id="623"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Gergely et al.</w:t>
      </w:r>
      <w:ins w:id="624" w:author="Benton, Deon" w:date="2026-05-18T23:40:00Z" w16du:dateUtc="2026-05-19T04:40:00Z">
        <w:r w:rsidR="00F56180">
          <w:rPr>
            <w:rFonts w:ascii="Times New Roman" w:hAnsi="Times New Roman" w:cs="Times New Roman"/>
          </w:rPr>
          <w:t>’s</w:t>
        </w:r>
      </w:ins>
      <w:ins w:id="62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26" w:author="Benton, Deon" w:date="2026-05-01T20:51:00Z" w16du:dateUtc="2026-05-02T01:51:00Z">
        <w:r w:rsidR="00971205">
          <w:rPr>
            <w:rFonts w:ascii="Times New Roman" w:hAnsi="Times New Roman" w:cs="Times New Roman"/>
          </w:rPr>
          <w:t xml:space="preserve"> study</w:t>
        </w:r>
      </w:ins>
      <w:ins w:id="627"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28"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29"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30"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31"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32"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33"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ins w:id="634" w:author="Benton, Deon" w:date="2026-05-18T23:45:00Z" w16du:dateUtc="2026-05-19T04:45:00Z">
        <w:r w:rsidR="00EC19C8">
          <w:rPr>
            <w:rFonts w:ascii="Times New Roman" w:hAnsi="Times New Roman" w:cs="Times New Roman"/>
          </w:rPr>
          <w:t xml:space="preserve"> model (hereafter, OM10</w:t>
        </w:r>
      </w:ins>
      <w:ins w:id="635"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36"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show that the </w:t>
      </w:r>
      <w:ins w:id="637" w:author="Benton, Deon" w:date="2026-05-18T23:48:00Z" w16du:dateUtc="2026-05-19T04:48:00Z">
        <w:r w:rsidR="00EC19C8">
          <w:rPr>
            <w:rFonts w:ascii="Times New Roman" w:hAnsi="Times New Roman" w:cs="Times New Roman"/>
          </w:rPr>
          <w:t xml:space="preserve">limitations </w:t>
        </w:r>
      </w:ins>
      <w:ins w:id="638"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39"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40"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41"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2F94DD8A" w:rsidR="000506B3" w:rsidRDefault="00926947" w:rsidP="00E75EFC">
      <w:pPr>
        <w:spacing w:line="480" w:lineRule="auto"/>
        <w:ind w:firstLine="720"/>
        <w:contextualSpacing/>
        <w:rPr>
          <w:ins w:id="642" w:author="Benton, Deon" w:date="2026-05-19T14:19:00Z" w16du:dateUtc="2026-05-19T19:19:00Z"/>
          <w:rFonts w:ascii="Times New Roman" w:hAnsi="Times New Roman" w:cs="Times New Roman"/>
        </w:rPr>
      </w:pPr>
      <w:ins w:id="643" w:author="Benton, Deon" w:date="2026-05-19T14:19:00Z" w16du:dateUtc="2026-05-19T19:19:00Z">
        <w:r w:rsidRPr="00926947">
          <w:rPr>
            <w:rFonts w:ascii="Times New Roman" w:hAnsi="Times New Roman" w:cs="Times New Roman"/>
          </w:rPr>
          <w:t>In the next section, I begin by briefly describing OM10</w:t>
        </w:r>
      </w:ins>
      <w:r w:rsidR="00720495">
        <w:rPr>
          <w:rFonts w:ascii="Times New Roman" w:hAnsi="Times New Roman" w:cs="Times New Roman"/>
        </w:rPr>
        <w:t xml:space="preserve"> because this</w:t>
      </w:r>
      <w:ins w:id="644" w:author="Benton, Deon" w:date="2026-05-19T14:19:00Z" w16du:dateUtc="2026-05-19T19:19:00Z">
        <w:r w:rsidRPr="00926947">
          <w:rPr>
            <w:rFonts w:ascii="Times New Roman" w:hAnsi="Times New Roman" w:cs="Times New Roman"/>
          </w:rPr>
          <w:t xml:space="preserve"> model serves as the primary comparison model throughout the present simulations. That said, because a detailed description of this model can be found in Overwalle (2010), the discussion here is necessarily </w:t>
        </w:r>
        <w:r w:rsidRPr="00926947">
          <w:rPr>
            <w:rFonts w:ascii="Times New Roman" w:hAnsi="Times New Roman" w:cs="Times New Roman"/>
          </w:rPr>
          <w:lastRenderedPageBreak/>
          <w:t>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the assumption that barriers located peripheral to curved motion trajectories are less salient than barriers located directly beneath them is sufficient to reproduce the differential patterns of looking shown by infants in the Experimental and Control conditions. This manipulation also makes it possible to determine whether associative learning alone is sufficient to capture the target findings.</w:t>
        </w:r>
      </w:ins>
    </w:p>
    <w:p w14:paraId="48BD51A4" w14:textId="11B36DC7" w:rsidR="009F2395" w:rsidRDefault="00BC1A22" w:rsidP="00E75EFC">
      <w:pPr>
        <w:spacing w:line="480" w:lineRule="auto"/>
        <w:ind w:firstLine="720"/>
        <w:contextualSpacing/>
        <w:rPr>
          <w:rFonts w:ascii="Times New Roman" w:hAnsi="Times New Roman" w:cs="Times New Roman"/>
        </w:rPr>
      </w:pPr>
      <w:ins w:id="645" w:author="Benton, Deon" w:date="2026-05-19T14:24:00Z">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ins>
      <w:ins w:id="646" w:author="Benton, Deon" w:date="2026-05-19T14:24:00Z" w16du:dateUtc="2026-05-19T19:24:00Z">
        <w:r>
          <w:rPr>
            <w:rFonts w:ascii="Times New Roman" w:hAnsi="Times New Roman" w:cs="Times New Roman"/>
          </w:rPr>
          <w:t xml:space="preserve"> involve placing and then evaluating</w:t>
        </w:r>
      </w:ins>
      <w:ins w:id="647" w:author="Benton, Deon" w:date="2026-05-19T14:24:00Z">
        <w:r w:rsidRPr="00BC1A22">
          <w:rPr>
            <w:rFonts w:ascii="Times New Roman" w:hAnsi="Times New Roman" w:cs="Times New Roman"/>
          </w:rPr>
          <w:t xml:space="preserve"> place </w:t>
        </w:r>
      </w:ins>
      <w:ins w:id="648" w:author="Benton, Deon" w:date="2026-05-19T14:24:00Z" w16du:dateUtc="2026-05-19T19:24:00Z">
        <w:r>
          <w:rPr>
            <w:rFonts w:ascii="Times New Roman" w:hAnsi="Times New Roman" w:cs="Times New Roman"/>
          </w:rPr>
          <w:t xml:space="preserve">ALIAS’s behavior in novel situations. </w:t>
        </w:r>
      </w:ins>
      <w:ins w:id="649" w:author="Benton, Deon" w:date="2026-05-19T14:27:00Z" w16du:dateUtc="2026-05-19T19:27:00Z">
        <w:r w:rsidR="00583C36" w:rsidRPr="00583C36">
          <w:rPr>
            <w:rFonts w:ascii="Times New Roman" w:hAnsi="Times New Roman" w:cs="Times New Roman"/>
          </w:rPr>
          <w:t xml:space="preserve">I will suggest that </w:t>
        </w:r>
        <w:r w:rsidR="00583C36" w:rsidRPr="00583C36">
          <w:rPr>
            <w:rFonts w:ascii="Times New Roman" w:hAnsi="Times New Roman" w:cs="Times New Roman"/>
          </w:rPr>
          <w:lastRenderedPageBreak/>
          <w:t xml:space="preserve">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ins>
      <w:ins w:id="650" w:author="Benton, Deon" w:date="2026-05-19T14:24:00Z">
        <w:r w:rsidRPr="00BC1A22">
          <w:rPr>
            <w:rFonts w:ascii="Times New Roman" w:hAnsi="Times New Roman" w:cs="Times New Roman"/>
          </w:rPr>
          <w:t xml:space="preserve">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379A39D1" w14:textId="51809344" w:rsidR="00640CAC" w:rsidDel="004D74C4" w:rsidRDefault="00524642" w:rsidP="00640CAC">
      <w:pPr>
        <w:spacing w:line="480" w:lineRule="auto"/>
        <w:contextualSpacing/>
        <w:rPr>
          <w:del w:id="651" w:author="Benton, Deon" w:date="2026-05-19T14:47:00Z" w16du:dateUtc="2026-05-19T19:47:00Z"/>
          <w:rFonts w:ascii="Times New Roman" w:hAnsi="Times New Roman" w:cs="Times New Roman"/>
        </w:rPr>
      </w:pPr>
      <w:r>
        <w:rPr>
          <w:rFonts w:ascii="Times New Roman" w:hAnsi="Times New Roman" w:cs="Times New Roman"/>
        </w:rPr>
        <w:tab/>
      </w:r>
      <w:ins w:id="652" w:author="Benton, Deon" w:date="2026-05-19T14:33:00Z" w16du:dateUtc="2026-05-19T19:33:00Z">
        <w:r w:rsidR="00DC15CD">
          <w:rPr>
            <w:rFonts w:ascii="Times New Roman" w:hAnsi="Times New Roman" w:cs="Times New Roman"/>
          </w:rPr>
          <w:t xml:space="preserve">As </w:t>
        </w:r>
      </w:ins>
      <w:ins w:id="653" w:author="Benton, Deon" w:date="2026-05-19T14:37:00Z" w16du:dateUtc="2026-05-19T19:37:00Z">
        <w:r w:rsidR="00084546">
          <w:rPr>
            <w:rFonts w:ascii="Times New Roman" w:hAnsi="Times New Roman" w:cs="Times New Roman"/>
          </w:rPr>
          <w:t>briefly described in the</w:t>
        </w:r>
      </w:ins>
      <w:ins w:id="654" w:author="Benton, Deon" w:date="2026-05-19T14:33:00Z" w16du:dateUtc="2026-05-19T19:33:00Z">
        <w:r w:rsidR="00DC15CD">
          <w:rPr>
            <w:rFonts w:ascii="Times New Roman" w:hAnsi="Times New Roman" w:cs="Times New Roman"/>
          </w:rPr>
          <w:t xml:space="preserve"> Introduction, </w:t>
        </w:r>
      </w:ins>
      <w:ins w:id="655" w:author="Benton, Deon" w:date="2026-05-19T14:37:00Z" w16du:dateUtc="2026-05-19T19:37:00Z">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ins>
      <w:ins w:id="656" w:author="Benton, Deon" w:date="2026-05-19T14:38:00Z" w16du:dateUtc="2026-05-19T19:38:00Z">
        <w:r w:rsidR="006D43E7">
          <w:rPr>
            <w:rFonts w:ascii="Times New Roman" w:hAnsi="Times New Roman" w:cs="Times New Roman"/>
          </w:rPr>
          <w:t>Training involved networks observing</w:t>
        </w:r>
      </w:ins>
      <w:ins w:id="657" w:author="Benton, Deon" w:date="2026-05-19T14:37:00Z" w16du:dateUtc="2026-05-19T19:37:00Z">
        <w:r w:rsidR="00084546" w:rsidRPr="00084546">
          <w:rPr>
            <w:rFonts w:ascii="Times New Roman" w:hAnsi="Times New Roman" w:cs="Times New Roman"/>
          </w:rPr>
          <w:t xml:space="preserve"> action trajectories </w:t>
        </w:r>
      </w:ins>
      <w:ins w:id="658" w:author="Benton, Deon" w:date="2026-05-19T14:38:00Z" w16du:dateUtc="2026-05-19T19:38:00Z">
        <w:r w:rsidR="006D43E7">
          <w:rPr>
            <w:rFonts w:ascii="Times New Roman" w:hAnsi="Times New Roman" w:cs="Times New Roman"/>
          </w:rPr>
          <w:t>that unfolded across</w:t>
        </w:r>
      </w:ins>
      <w:ins w:id="659" w:author="Benton, Deon" w:date="2026-05-19T14:37:00Z" w16du:dateUtc="2026-05-19T19:37:00Z">
        <w:r w:rsidR="00084546" w:rsidRPr="00084546">
          <w:rPr>
            <w:rFonts w:ascii="Times New Roman" w:hAnsi="Times New Roman" w:cs="Times New Roman"/>
          </w:rPr>
          <w:t xml:space="preserve"> a series of discrete time steps.</w:t>
        </w:r>
      </w:ins>
      <w:ins w:id="660" w:author="Benton, Deon" w:date="2026-05-19T14:41:00Z" w16du:dateUtc="2026-05-19T19:41:00Z">
        <w:r w:rsidR="008F7A11">
          <w:rPr>
            <w:rFonts w:ascii="Times New Roman" w:hAnsi="Times New Roman" w:cs="Times New Roman"/>
          </w:rPr>
          <w:t xml:space="preserve"> In this model, training was akin to habituation.</w:t>
        </w:r>
      </w:ins>
      <w:ins w:id="661" w:author="Benton, Deon" w:date="2026-05-19T14:38:00Z" w16du:dateUtc="2026-05-19T19:38:00Z">
        <w:r w:rsidR="006D43E7">
          <w:rPr>
            <w:rFonts w:ascii="Times New Roman" w:hAnsi="Times New Roman" w:cs="Times New Roman"/>
          </w:rPr>
          <w:t xml:space="preserve"> For networks assigned to the</w:t>
        </w:r>
      </w:ins>
      <w:ins w:id="662" w:author="Benton, Deon" w:date="2026-05-19T14:37:00Z" w16du:dateUtc="2026-05-19T19:37:00Z">
        <w:r w:rsidR="00084546" w:rsidRPr="00084546">
          <w:rPr>
            <w:rFonts w:ascii="Times New Roman" w:hAnsi="Times New Roman" w:cs="Times New Roman"/>
          </w:rPr>
          <w:t xml:space="preserve"> Experimental condition</w:t>
        </w:r>
      </w:ins>
      <w:ins w:id="663" w:author="Benton, Deon" w:date="2026-05-19T14:38:00Z" w16du:dateUtc="2026-05-19T19:38:00Z">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w:t>
        </w:r>
      </w:ins>
      <w:ins w:id="664" w:author="Benton, Deon" w:date="2026-05-19T14:39:00Z" w16du:dateUtc="2026-05-19T19:39:00Z">
        <w:r w:rsidR="006D43E7">
          <w:rPr>
            <w:rFonts w:ascii="Times New Roman" w:hAnsi="Times New Roman" w:cs="Times New Roman"/>
          </w:rPr>
          <w:t xml:space="preserve"> 20)</w:t>
        </w:r>
      </w:ins>
      <w:ins w:id="665" w:author="Benton, Deon" w:date="2026-05-19T14:37:00Z" w16du:dateUtc="2026-05-19T19:37:00Z">
        <w:r w:rsidR="00084546" w:rsidRPr="00084546">
          <w:rPr>
            <w:rFonts w:ascii="Times New Roman" w:hAnsi="Times New Roman" w:cs="Times New Roman"/>
          </w:rPr>
          <w:t>, the agent followed an arced path over a barrier to reach a goal object</w:t>
        </w:r>
      </w:ins>
      <w:ins w:id="666" w:author="Benton, Deon" w:date="2026-05-19T14:39:00Z" w16du:dateUtc="2026-05-19T19:39:00Z">
        <w:r w:rsidR="006D43E7">
          <w:rPr>
            <w:rFonts w:ascii="Times New Roman" w:hAnsi="Times New Roman" w:cs="Times New Roman"/>
          </w:rPr>
          <w:t>. For networks</w:t>
        </w:r>
      </w:ins>
      <w:ins w:id="667" w:author="Benton, Deon" w:date="2026-05-19T14:37:00Z" w16du:dateUtc="2026-05-19T19:37:00Z">
        <w:r w:rsidR="00084546" w:rsidRPr="00084546">
          <w:rPr>
            <w:rFonts w:ascii="Times New Roman" w:hAnsi="Times New Roman" w:cs="Times New Roman"/>
          </w:rPr>
          <w:t xml:space="preserve"> in the Control condition,</w:t>
        </w:r>
      </w:ins>
      <w:ins w:id="668" w:author="Benton, Deon" w:date="2026-05-19T14:39:00Z" w16du:dateUtc="2026-05-19T19:39:00Z">
        <w:r w:rsidR="006D43E7">
          <w:rPr>
            <w:rFonts w:ascii="Times New Roman" w:hAnsi="Times New Roman" w:cs="Times New Roman"/>
          </w:rPr>
          <w:t xml:space="preserve"> in contrast,</w:t>
        </w:r>
      </w:ins>
      <w:ins w:id="669" w:author="Benton, Deon" w:date="2026-05-19T14:37:00Z" w16du:dateUtc="2026-05-19T19:37:00Z">
        <w:r w:rsidR="00084546" w:rsidRPr="00084546">
          <w:rPr>
            <w:rFonts w:ascii="Times New Roman" w:hAnsi="Times New Roman" w:cs="Times New Roman"/>
          </w:rPr>
          <w:t xml:space="preserve"> the same arced motion occurred </w:t>
        </w:r>
      </w:ins>
      <w:ins w:id="670" w:author="Benton, Deon" w:date="2026-05-19T14:39:00Z" w16du:dateUtc="2026-05-19T19:39:00Z">
        <w:r w:rsidR="006D43E7">
          <w:rPr>
            <w:rFonts w:ascii="Times New Roman" w:hAnsi="Times New Roman" w:cs="Times New Roman"/>
          </w:rPr>
          <w:t>but in the</w:t>
        </w:r>
      </w:ins>
      <w:ins w:id="671" w:author="Benton, Deon" w:date="2026-05-19T14:37:00Z" w16du:dateUtc="2026-05-19T19:37:00Z">
        <w:r w:rsidR="00084546" w:rsidRPr="00084546">
          <w:rPr>
            <w:rFonts w:ascii="Times New Roman" w:hAnsi="Times New Roman" w:cs="Times New Roman"/>
          </w:rPr>
          <w:t xml:space="preserve"> absence of a barrier. </w:t>
        </w:r>
      </w:ins>
      <w:ins w:id="672" w:author="Benton, Deon" w:date="2026-05-19T14:40:00Z" w16du:dateUtc="2026-05-19T19:40:00Z">
        <w:r w:rsidR="008F7A11">
          <w:rPr>
            <w:rFonts w:ascii="Times New Roman" w:hAnsi="Times New Roman" w:cs="Times New Roman"/>
          </w:rPr>
          <w:t>A key feature of this model is that, at each time step,</w:t>
        </w:r>
      </w:ins>
      <w:ins w:id="673" w:author="Benton, Deon" w:date="2026-05-19T14:37:00Z" w16du:dateUtc="2026-05-19T19:37:00Z">
        <w:r w:rsidR="00084546" w:rsidRPr="00084546">
          <w:rPr>
            <w:rFonts w:ascii="Times New Roman" w:hAnsi="Times New Roman" w:cs="Times New Roman"/>
          </w:rPr>
          <w:t xml:space="preserve"> activation propagated </w:t>
        </w:r>
      </w:ins>
      <w:ins w:id="674" w:author="Benton, Deon" w:date="2026-05-19T14:40:00Z" w16du:dateUtc="2026-05-19T19:40:00Z">
        <w:r w:rsidR="008F7A11">
          <w:rPr>
            <w:rFonts w:ascii="Times New Roman" w:hAnsi="Times New Roman" w:cs="Times New Roman"/>
          </w:rPr>
          <w:t>throughout the network recurrently</w:t>
        </w:r>
      </w:ins>
      <w:ins w:id="675" w:author="Benton, Deon" w:date="2026-05-19T14:37:00Z" w16du:dateUtc="2026-05-19T19:37:00Z">
        <w:r w:rsidR="00084546" w:rsidRPr="00084546">
          <w:rPr>
            <w:rFonts w:ascii="Times New Roman" w:hAnsi="Times New Roman" w:cs="Times New Roman"/>
          </w:rPr>
          <w:t xml:space="preserve"> before the</w:t>
        </w:r>
      </w:ins>
      <w:ins w:id="676" w:author="Benton, Deon" w:date="2026-05-19T14:40:00Z" w16du:dateUtc="2026-05-19T19:40:00Z">
        <w:r w:rsidR="008F7A11">
          <w:rPr>
            <w:rFonts w:ascii="Times New Roman" w:hAnsi="Times New Roman" w:cs="Times New Roman"/>
          </w:rPr>
          <w:t xml:space="preserve"> Delta rule was used to update the</w:t>
        </w:r>
      </w:ins>
      <w:ins w:id="677" w:author="Benton, Deon" w:date="2026-05-19T14:37:00Z" w16du:dateUtc="2026-05-19T19:37:00Z">
        <w:r w:rsidR="00084546" w:rsidRPr="00084546">
          <w:rPr>
            <w:rFonts w:ascii="Times New Roman" w:hAnsi="Times New Roman" w:cs="Times New Roman"/>
          </w:rPr>
          <w:t xml:space="preserve"> weights. Following </w:t>
        </w:r>
      </w:ins>
      <w:ins w:id="678" w:author="Benton, Deon" w:date="2026-05-19T14:41:00Z" w16du:dateUtc="2026-05-19T19:41:00Z">
        <w:r w:rsidR="00841539">
          <w:rPr>
            <w:rFonts w:ascii="Times New Roman" w:hAnsi="Times New Roman" w:cs="Times New Roman"/>
          </w:rPr>
          <w:t>habituation,</w:t>
        </w:r>
      </w:ins>
      <w:ins w:id="679" w:author="Benton, Deon" w:date="2026-05-19T14:37:00Z" w16du:dateUtc="2026-05-19T19:37:00Z">
        <w:r w:rsidR="00084546" w:rsidRPr="00084546">
          <w:rPr>
            <w:rFonts w:ascii="Times New Roman" w:hAnsi="Times New Roman" w:cs="Times New Roman"/>
          </w:rPr>
          <w:t xml:space="preserve"> networks</w:t>
        </w:r>
      </w:ins>
      <w:ins w:id="680" w:author="Benton, Deon" w:date="2026-05-19T14:41:00Z" w16du:dateUtc="2026-05-19T19:41:00Z">
        <w:r w:rsidR="00841539">
          <w:rPr>
            <w:rFonts w:ascii="Times New Roman" w:hAnsi="Times New Roman" w:cs="Times New Roman"/>
          </w:rPr>
          <w:t>—like infants—</w:t>
        </w:r>
      </w:ins>
      <w:ins w:id="681" w:author="Benton, Deon" w:date="2026-05-19T14:37:00Z" w16du:dateUtc="2026-05-19T19:37:00Z">
        <w:r w:rsidR="00084546" w:rsidRPr="00084546">
          <w:rPr>
            <w:rFonts w:ascii="Times New Roman" w:hAnsi="Times New Roman" w:cs="Times New Roman"/>
          </w:rPr>
          <w:t>were shown barrierless straight and arced trajectories</w:t>
        </w:r>
      </w:ins>
      <w:ins w:id="682" w:author="Benton, Deon" w:date="2026-05-19T14:42:00Z" w16du:dateUtc="2026-05-19T19:42:00Z">
        <w:r w:rsidR="006A2AD9">
          <w:rPr>
            <w:rFonts w:ascii="Times New Roman" w:hAnsi="Times New Roman" w:cs="Times New Roman"/>
          </w:rPr>
          <w:t>. A</w:t>
        </w:r>
      </w:ins>
      <w:ins w:id="683" w:author="Benton, Deon" w:date="2026-05-19T14:37:00Z" w16du:dateUtc="2026-05-19T19:37:00Z">
        <w:r w:rsidR="00084546" w:rsidRPr="00084546">
          <w:rPr>
            <w:rFonts w:ascii="Times New Roman" w:hAnsi="Times New Roman" w:cs="Times New Roman"/>
          </w:rPr>
          <w:t xml:space="preserve">ctivation over </w:t>
        </w:r>
      </w:ins>
      <w:ins w:id="684" w:author="Benton, Deon" w:date="2026-05-19T14:42:00Z" w16du:dateUtc="2026-05-19T19:42:00Z">
        <w:r w:rsidR="006A2AD9">
          <w:rPr>
            <w:rFonts w:ascii="Times New Roman" w:hAnsi="Times New Roman" w:cs="Times New Roman"/>
          </w:rPr>
          <w:t>a set of</w:t>
        </w:r>
      </w:ins>
      <w:ins w:id="685" w:author="Benton, Deon" w:date="2026-05-19T14:37:00Z" w16du:dateUtc="2026-05-19T19:37:00Z">
        <w:r w:rsidR="00084546" w:rsidRPr="00084546">
          <w:rPr>
            <w:rFonts w:ascii="Times New Roman" w:hAnsi="Times New Roman" w:cs="Times New Roman"/>
          </w:rPr>
          <w:t xml:space="preserve"> “critical units” </w:t>
        </w:r>
      </w:ins>
      <w:ins w:id="686" w:author="Benton, Deon" w:date="2026-05-19T14:42:00Z" w16du:dateUtc="2026-05-19T19:42:00Z">
        <w:r w:rsidR="006A2AD9">
          <w:rPr>
            <w:rFonts w:ascii="Times New Roman" w:hAnsi="Times New Roman" w:cs="Times New Roman"/>
          </w:rPr>
          <w:t>served as the dependent measure</w:t>
        </w:r>
      </w:ins>
      <w:ins w:id="687" w:author="Benton, Deon" w:date="2026-05-19T14:43:00Z" w16du:dateUtc="2026-05-19T19:43:00Z">
        <w:r w:rsidR="006A2AD9">
          <w:rPr>
            <w:rFonts w:ascii="Times New Roman" w:hAnsi="Times New Roman" w:cs="Times New Roman"/>
          </w:rPr>
          <w:t xml:space="preserve">. </w:t>
        </w:r>
      </w:ins>
      <w:ins w:id="688" w:author="Benton, Deon" w:date="2026-05-19T14:44:00Z" w16du:dateUtc="2026-05-19T19:44:00Z">
        <w:r w:rsidR="006A2AD9">
          <w:rPr>
            <w:rFonts w:ascii="Times New Roman" w:hAnsi="Times New Roman" w:cs="Times New Roman"/>
          </w:rPr>
          <w:t>This</w:t>
        </w:r>
      </w:ins>
      <w:ins w:id="689" w:author="Benton, Deon" w:date="2026-05-19T14:43:00Z" w16du:dateUtc="2026-05-19T19:43:00Z">
        <w:r w:rsidR="006A2AD9">
          <w:rPr>
            <w:rFonts w:ascii="Times New Roman" w:hAnsi="Times New Roman" w:cs="Times New Roman"/>
          </w:rPr>
          <w:t xml:space="preserve"> activation</w:t>
        </w:r>
      </w:ins>
      <w:ins w:id="690" w:author="Benton, Deon" w:date="2026-05-19T14:44:00Z" w16du:dateUtc="2026-05-19T19:44:00Z">
        <w:r w:rsidR="006A2AD9">
          <w:rPr>
            <w:rFonts w:ascii="Times New Roman" w:hAnsi="Times New Roman" w:cs="Times New Roman"/>
          </w:rPr>
          <w:t xml:space="preserve"> was treated</w:t>
        </w:r>
      </w:ins>
      <w:ins w:id="691" w:author="Benton, Deon" w:date="2026-05-19T14:43:00Z" w16du:dateUtc="2026-05-19T19:43:00Z">
        <w:r w:rsidR="006A2AD9">
          <w:rPr>
            <w:rFonts w:ascii="Times New Roman" w:hAnsi="Times New Roman" w:cs="Times New Roman"/>
          </w:rPr>
          <w:t xml:space="preserve"> as being invers</w:t>
        </w:r>
      </w:ins>
      <w:ins w:id="692" w:author="Benton, Deon" w:date="2026-05-19T14:44:00Z" w16du:dateUtc="2026-05-19T19:44:00Z">
        <w:r w:rsidR="006A2AD9">
          <w:rPr>
            <w:rFonts w:ascii="Times New Roman" w:hAnsi="Times New Roman" w:cs="Times New Roman"/>
          </w:rPr>
          <w:t xml:space="preserve">ely related to looking time (see Overwalle, 2010). </w:t>
        </w:r>
      </w:ins>
      <w:ins w:id="693" w:author="Benton, Deon" w:date="2026-05-19T14:37:00Z" w16du:dateUtc="2026-05-19T19:37:00Z">
        <w:r w:rsidR="00084546" w:rsidRPr="00084546">
          <w:rPr>
            <w:rFonts w:ascii="Times New Roman" w:hAnsi="Times New Roman" w:cs="Times New Roman"/>
          </w:rPr>
          <w:t xml:space="preserve">Figure 1 illustrates </w:t>
        </w:r>
      </w:ins>
      <w:ins w:id="694" w:author="Benton, Deon" w:date="2026-05-19T14:46:00Z" w16du:dateUtc="2026-05-19T19:46:00Z">
        <w:r w:rsidR="00916586">
          <w:rPr>
            <w:rFonts w:ascii="Times New Roman" w:hAnsi="Times New Roman" w:cs="Times New Roman"/>
          </w:rPr>
          <w:t>a nine-step</w:t>
        </w:r>
      </w:ins>
      <w:ins w:id="695" w:author="Benton, Deon" w:date="2026-05-19T14:37:00Z" w16du:dateUtc="2026-05-19T19:37:00Z">
        <w:r w:rsidR="00084546" w:rsidRPr="00084546">
          <w:rPr>
            <w:rFonts w:ascii="Times New Roman" w:hAnsi="Times New Roman" w:cs="Times New Roman"/>
          </w:rPr>
          <w:t xml:space="preserve"> </w:t>
        </w:r>
      </w:ins>
      <w:ins w:id="696" w:author="Benton, Deon" w:date="2026-05-19T14:44:00Z" w16du:dateUtc="2026-05-19T19:44:00Z">
        <w:r w:rsidR="00573D62">
          <w:rPr>
            <w:rFonts w:ascii="Times New Roman" w:hAnsi="Times New Roman" w:cs="Times New Roman"/>
          </w:rPr>
          <w:t>habituation sequence</w:t>
        </w:r>
      </w:ins>
      <w:ins w:id="697" w:author="Benton, Deon" w:date="2026-05-19T14:45:00Z" w16du:dateUtc="2026-05-19T19:45:00Z">
        <w:r w:rsidR="00916586">
          <w:rPr>
            <w:rFonts w:ascii="Times New Roman" w:hAnsi="Times New Roman" w:cs="Times New Roman"/>
          </w:rPr>
          <w:t xml:space="preserve"> </w:t>
        </w:r>
      </w:ins>
      <w:ins w:id="698" w:author="Benton, Deon" w:date="2026-05-19T14:46:00Z" w16du:dateUtc="2026-05-19T19:46:00Z">
        <w:r w:rsidR="00916586">
          <w:rPr>
            <w:rFonts w:ascii="Times New Roman" w:hAnsi="Times New Roman" w:cs="Times New Roman"/>
          </w:rPr>
          <w:t xml:space="preserve">for networks assigned </w:t>
        </w:r>
      </w:ins>
      <w:ins w:id="699" w:author="Benton, Deon" w:date="2026-05-19T14:47:00Z" w16du:dateUtc="2026-05-19T19:47:00Z">
        <w:r w:rsidR="00916586">
          <w:rPr>
            <w:rFonts w:ascii="Times New Roman" w:hAnsi="Times New Roman" w:cs="Times New Roman"/>
          </w:rPr>
          <w:t>to the Experimental condition</w:t>
        </w:r>
      </w:ins>
      <w:ins w:id="700" w:author="Benton, Deon" w:date="2026-05-19T14:37:00Z" w16du:dateUtc="2026-05-19T19:37:00Z">
        <w:r w:rsidR="00084546">
          <w:rPr>
            <w:rFonts w:ascii="Times New Roman" w:hAnsi="Times New Roman" w:cs="Times New Roman"/>
          </w:rPr>
          <w:t xml:space="preserve">. </w:t>
        </w:r>
      </w:ins>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701"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526FAF2" w:rsidR="004D74C4" w:rsidRDefault="007656E1"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Three</w:t>
      </w:r>
      <w:r w:rsidR="0055091F">
        <w:rPr>
          <w:rFonts w:ascii="Times New Roman" w:hAnsi="Times New Roman" w:cs="Times New Roman"/>
        </w:rPr>
        <w:t xml:space="preserve"> aspects</w:t>
      </w:r>
      <w:r w:rsidR="004D74C4" w:rsidRPr="007656E1">
        <w:rPr>
          <w:rFonts w:ascii="Times New Roman" w:hAnsi="Times New Roman" w:cs="Times New Roman"/>
        </w:rPr>
        <w:t xml:space="preserve"> of OM10</w:t>
      </w:r>
      <w:r w:rsidR="0055091F">
        <w:rPr>
          <w:rFonts w:ascii="Times New Roman" w:hAnsi="Times New Roman" w:cs="Times New Roman"/>
        </w:rPr>
        <w:t xml:space="preserve"> </w:t>
      </w:r>
      <w:r w:rsidR="004D74C4" w:rsidRPr="007656E1">
        <w:rPr>
          <w:rFonts w:ascii="Times New Roman" w:hAnsi="Times New Roman" w:cs="Times New Roman"/>
        </w:rPr>
        <w:t xml:space="preserve">are </w:t>
      </w:r>
      <w:r w:rsidR="0055091F">
        <w:rPr>
          <w:rFonts w:ascii="Times New Roman" w:hAnsi="Times New Roman" w:cs="Times New Roman"/>
        </w:rPr>
        <w:t>worth highlighting</w:t>
      </w:r>
      <w:r w:rsidR="004D74C4" w:rsidRPr="007656E1">
        <w:rPr>
          <w:rFonts w:ascii="Times New Roman" w:hAnsi="Times New Roman" w:cs="Times New Roman"/>
        </w:rPr>
        <w:t xml:space="preserve">. </w:t>
      </w:r>
      <w:r w:rsidR="0055091F">
        <w:rPr>
          <w:rFonts w:ascii="Times New Roman" w:hAnsi="Times New Roman" w:cs="Times New Roman"/>
        </w:rPr>
        <w:t>The first is that the</w:t>
      </w:r>
      <w:r w:rsidR="004D74C4" w:rsidRPr="007656E1">
        <w:rPr>
          <w:rFonts w:ascii="Times New Roman" w:hAnsi="Times New Roman" w:cs="Times New Roman"/>
        </w:rPr>
        <w:t xml:space="preserve"> barrier was visible only when the agent </w:t>
      </w:r>
      <w:r w:rsidR="0055091F">
        <w:rPr>
          <w:rFonts w:ascii="Times New Roman" w:hAnsi="Times New Roman" w:cs="Times New Roman"/>
        </w:rPr>
        <w:t>was either to its immediate left or right</w:t>
      </w:r>
      <w:r w:rsidR="004D74C4" w:rsidRPr="007656E1">
        <w:rPr>
          <w:rFonts w:ascii="Times New Roman" w:hAnsi="Times New Roman" w:cs="Times New Roman"/>
        </w:rPr>
        <w:t xml:space="preserve">. </w:t>
      </w:r>
      <w:r w:rsidR="0055091F">
        <w:rPr>
          <w:rFonts w:ascii="Times New Roman" w:hAnsi="Times New Roman" w:cs="Times New Roman"/>
        </w:rPr>
        <w:t>The second is that the agent overshot the barrier by one cell.</w:t>
      </w:r>
      <w:r w:rsidR="004D74C4" w:rsidRPr="007656E1">
        <w:rPr>
          <w:rFonts w:ascii="Times New Roman" w:hAnsi="Times New Roman" w:cs="Times New Roman"/>
        </w:rPr>
        <w:t xml:space="preserve"> </w:t>
      </w:r>
      <w:r w:rsidR="0055091F">
        <w:rPr>
          <w:rFonts w:ascii="Times New Roman" w:hAnsi="Times New Roman" w:cs="Times New Roman"/>
        </w:rPr>
        <w:t>The third is that the goal object</w:t>
      </w:r>
      <w:r w:rsidR="002A3038">
        <w:rPr>
          <w:rFonts w:ascii="Times New Roman" w:hAnsi="Times New Roman" w:cs="Times New Roman"/>
        </w:rPr>
        <w:t xml:space="preserve"> was not continuously present but only became visible</w:t>
      </w:r>
      <w:r w:rsidR="004D74C4" w:rsidRPr="007656E1">
        <w:rPr>
          <w:rFonts w:ascii="Times New Roman" w:hAnsi="Times New Roman" w:cs="Times New Roman"/>
        </w:rPr>
        <w:t xml:space="preserve"> at the final time step</w:t>
      </w:r>
      <w:r w:rsidR="002A3038">
        <w:rPr>
          <w:rFonts w:ascii="Times New Roman" w:hAnsi="Times New Roman" w:cs="Times New Roman"/>
        </w:rPr>
        <w:t>. Note that OM10-2 was identical to this model</w:t>
      </w:r>
      <w:ins w:id="702" w:author="Benton, Deon" w:date="2026-05-19T19:35:00Z" w16du:dateUtc="2026-05-20T00:35:00Z">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ins>
      <w:r w:rsidR="004D74C4" w:rsidRPr="007656E1">
        <w:rPr>
          <w:rFonts w:ascii="Times New Roman" w:hAnsi="Times New Roman" w:cs="Times New Roman"/>
        </w:rPr>
        <w:t xml:space="preserve"> </w:t>
      </w:r>
      <w:r w:rsidR="002A3038">
        <w:rPr>
          <w:rFonts w:ascii="Times New Roman" w:hAnsi="Times New Roman" w:cs="Times New Roman"/>
        </w:rPr>
        <w:t>except that, as was mentioned earlier, the agent no longer overshot the barrier and the barrier and goal remained continuously visible throughout the agent’s curved motion path.</w:t>
      </w:r>
      <w:r w:rsidR="003120C8">
        <w:rPr>
          <w:rFonts w:ascii="Times New Roman" w:hAnsi="Times New Roman" w:cs="Times New Roman"/>
        </w:rPr>
        <w:t xml:space="preserve"> </w:t>
      </w:r>
      <w:r>
        <w:rPr>
          <w:rFonts w:ascii="Times New Roman" w:hAnsi="Times New Roman" w:cs="Times New Roman"/>
        </w:rPr>
        <w:t>Because there</w:t>
      </w:r>
      <w:r w:rsidRPr="007656E1">
        <w:rPr>
          <w:rFonts w:ascii="Times New Roman" w:hAnsi="Times New Roman" w:cs="Times New Roman"/>
        </w:rPr>
        <w:t xml:space="preserve"> </w:t>
      </w:r>
      <w:r>
        <w:rPr>
          <w:rFonts w:ascii="Times New Roman" w:hAnsi="Times New Roman" w:cs="Times New Roman"/>
        </w:rPr>
        <w:t>wa</w:t>
      </w:r>
      <w:r w:rsidRPr="007656E1">
        <w:rPr>
          <w:rFonts w:ascii="Times New Roman" w:hAnsi="Times New Roman" w:cs="Times New Roman"/>
        </w:rPr>
        <w:t>s greater overall network activity in OM10-2 compared to OM10—given that the barrier and goal objects remain</w:t>
      </w:r>
      <w:r>
        <w:rPr>
          <w:rFonts w:ascii="Times New Roman" w:hAnsi="Times New Roman" w:cs="Times New Roman"/>
        </w:rPr>
        <w:t>ed</w:t>
      </w:r>
      <w:r w:rsidRPr="007656E1">
        <w:rPr>
          <w:rFonts w:ascii="Times New Roman" w:hAnsi="Times New Roman" w:cs="Times New Roman"/>
        </w:rPr>
        <w:t xml:space="preserve"> </w:t>
      </w:r>
      <w:r>
        <w:rPr>
          <w:rFonts w:ascii="Times New Roman" w:hAnsi="Times New Roman" w:cs="Times New Roman"/>
        </w:rPr>
        <w:t>continuously</w:t>
      </w:r>
      <w:r w:rsidRPr="007656E1">
        <w:rPr>
          <w:rFonts w:ascii="Times New Roman" w:hAnsi="Times New Roman" w:cs="Times New Roman"/>
        </w:rPr>
        <w:t>—a sigmoid activation was applied to the internal activation</w:t>
      </w:r>
      <w:r>
        <w:rPr>
          <w:rFonts w:ascii="Times New Roman" w:hAnsi="Times New Roman" w:cs="Times New Roman"/>
        </w:rPr>
        <w:t>. This functioned to</w:t>
      </w:r>
      <w:r w:rsidR="004D74C4" w:rsidRPr="007656E1">
        <w:rPr>
          <w:rFonts w:ascii="Times New Roman" w:hAnsi="Times New Roman" w:cs="Times New Roman"/>
        </w:rPr>
        <w:t xml:space="preserve"> stabilize</w:t>
      </w:r>
      <w:r>
        <w:rPr>
          <w:rFonts w:ascii="Times New Roman" w:hAnsi="Times New Roman" w:cs="Times New Roman"/>
        </w:rPr>
        <w:t xml:space="preserve"> the</w:t>
      </w:r>
      <w:r w:rsidR="004D74C4" w:rsidRPr="007656E1">
        <w:rPr>
          <w:rFonts w:ascii="Times New Roman" w:hAnsi="Times New Roman" w:cs="Times New Roman"/>
        </w:rPr>
        <w:t xml:space="preserve"> recurrent dynamics</w:t>
      </w:r>
      <w:r>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1F0B5D3F"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ins w:id="703" w:author="Benton, Deon" w:date="2026-05-19T15:03:00Z" w16du:dateUtc="2026-05-19T20:03:00Z">
        <w:r w:rsidR="00B01F5F">
          <w:rPr>
            <w:rFonts w:ascii="Times New Roman" w:hAnsi="Times New Roman" w:cs="Times New Roman"/>
          </w:rPr>
          <w:t xml:space="preserve">for the model to “copy” the input to the model at the output layer. </w:t>
        </w:r>
      </w:ins>
      <w:ins w:id="704" w:author="Benton, Deon" w:date="2026-05-19T15:04:00Z" w16du:dateUtc="2026-05-19T20:04:00Z">
        <w:r w:rsidR="00B01F5F">
          <w:rPr>
            <w:rFonts w:ascii="Times New Roman" w:hAnsi="Times New Roman" w:cs="Times New Roman"/>
          </w:rPr>
          <w:t xml:space="preserve">In contrast, 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ins>
      <w:ins w:id="705" w:author="Benton, Deon" w:date="2026-05-19T15:05:00Z" w16du:dateUtc="2026-05-19T20:05:00Z">
        <w:r w:rsidR="00494C15">
          <w:rPr>
            <w:rFonts w:ascii="Times New Roman" w:hAnsi="Times New Roman" w:cs="Times New Roman"/>
          </w:rPr>
          <w:t>These architectures were</w:t>
        </w:r>
      </w:ins>
      <w:r w:rsidR="005D3A58">
        <w:rPr>
          <w:rFonts w:ascii="Times New Roman" w:hAnsi="Times New Roman" w:cs="Times New Roman"/>
        </w:rPr>
        <w:t xml:space="preserve"> chosen because the form</w:t>
      </w:r>
      <w:ins w:id="706" w:author="Benton, Deon" w:date="2026-05-19T17:00:00Z" w16du:dateUtc="2026-05-19T22:00:00Z">
        <w:r w:rsidR="003A51F4">
          <w:rPr>
            <w:rFonts w:ascii="Times New Roman" w:hAnsi="Times New Roman" w:cs="Times New Roman"/>
          </w:rPr>
          <w:t>s</w:t>
        </w:r>
      </w:ins>
      <w:r w:rsidR="005D3A58">
        <w:rPr>
          <w:rFonts w:ascii="Times New Roman" w:hAnsi="Times New Roman" w:cs="Times New Roman"/>
        </w:rPr>
        <w:t xml:space="preserve"> of learning </w:t>
      </w:r>
      <w:ins w:id="707" w:author="Benton, Deon" w:date="2026-05-19T15:05:00Z" w16du:dateUtc="2026-05-19T20:05:00Z">
        <w:r w:rsidR="00494C15">
          <w:rPr>
            <w:rFonts w:ascii="Times New Roman" w:hAnsi="Times New Roman" w:cs="Times New Roman"/>
          </w:rPr>
          <w:t>they employ</w:t>
        </w:r>
      </w:ins>
      <w:r w:rsidR="005D3A58">
        <w:rPr>
          <w:rFonts w:ascii="Times New Roman" w:hAnsi="Times New Roman" w:cs="Times New Roman"/>
        </w:rPr>
        <w:t xml:space="preserve">—namely, </w:t>
      </w:r>
      <w:r w:rsidR="001D25EC">
        <w:rPr>
          <w:rFonts w:ascii="Times New Roman" w:hAnsi="Times New Roman" w:cs="Times New Roman"/>
        </w:rPr>
        <w:t>self-supervised</w:t>
      </w:r>
      <w:ins w:id="708" w:author="Benton, Deon" w:date="2026-05-19T15:05:00Z" w16du:dateUtc="2026-05-19T20:05:00Z">
        <w:r w:rsidR="00494C15">
          <w:rPr>
            <w:rFonts w:ascii="Times New Roman" w:hAnsi="Times New Roman" w:cs="Times New Roman"/>
          </w:rPr>
          <w:t>, input-drive</w:t>
        </w:r>
      </w:ins>
      <w:ins w:id="709" w:author="Benton, Deon" w:date="2026-05-19T15:06:00Z" w16du:dateUtc="2026-05-19T20:06:00Z">
        <w:r w:rsidR="00494C15">
          <w:rPr>
            <w:rFonts w:ascii="Times New Roman" w:hAnsi="Times New Roman" w:cs="Times New Roman"/>
          </w:rPr>
          <w:t>n learning</w:t>
        </w:r>
      </w:ins>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ins w:id="710" w:author="Benton, Deon" w:date="2026-05-19T15:06:00Z" w16du:dateUtc="2026-05-19T20:06:00Z">
        <w:r w:rsidR="00494C15">
          <w:rPr>
            <w:rFonts w:ascii="Times New Roman" w:hAnsi="Times New Roman" w:cs="Times New Roman"/>
          </w:rPr>
          <w:t xml:space="preserve"> and do not require an explicit teaching signal</w:t>
        </w:r>
      </w:ins>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ins w:id="711" w:author="Benton, Deon" w:date="2026-05-19T15:07:00Z" w16du:dateUtc="2026-05-19T20:07:00Z">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ins>
      <w:ins w:id="712" w:author="Benton, Deon" w:date="2026-05-19T17:00:00Z" w16du:dateUtc="2026-05-19T22:00:00Z">
        <w:r w:rsidR="00DC2238" w:rsidRPr="00DC2238">
          <w:rPr>
            <w:rFonts w:ascii="Times New Roman" w:hAnsi="Times New Roman" w:cs="Times New Roman"/>
          </w:rPr>
          <w:t>All networks were trained using recurrent backpropagation through time with cross-entropy error (e.g., Rumelhart et al., 1986; Williams &amp; Zipser, 1995).</w:t>
        </w:r>
      </w:ins>
      <w:del w:id="713" w:author="Benton, Deon" w:date="2026-05-19T17:00:00Z" w16du:dateUtc="2026-05-19T22:00:00Z">
        <w:r w:rsidR="00524642" w:rsidDel="00DC2238">
          <w:rPr>
            <w:rFonts w:ascii="Times New Roman" w:hAnsi="Times New Roman" w:cs="Times New Roman"/>
          </w:rPr>
          <w:delText xml:space="preserve"> </w:delText>
        </w:r>
      </w:del>
    </w:p>
    <w:p w14:paraId="3DFA6843" w14:textId="6FC7D80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14" w:author="Benton, Deon" w:date="2026-05-19T15:12:00Z" w16du:dateUtc="2026-05-19T20:12:00Z">
        <w:r w:rsidR="000B3FDA">
          <w:rPr>
            <w:rFonts w:ascii="Times New Roman" w:hAnsi="Times New Roman" w:cs="Times New Roman"/>
          </w:rPr>
          <w:t xml:space="preserve">model </w:t>
        </w:r>
      </w:ins>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ins w:id="715" w:author="Benton, Deon" w:date="2026-05-19T15:12:00Z" w16du:dateUtc="2026-05-19T20:12:00Z">
        <w:r w:rsidR="000455F4">
          <w:rPr>
            <w:rFonts w:ascii="Times New Roman" w:hAnsi="Times New Roman" w:cs="Times New Roman"/>
          </w:rPr>
          <w:t>contained</w:t>
        </w:r>
      </w:ins>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ins w:id="716" w:author="Benton, Deon" w:date="2026-05-19T15:12:00Z" w16du:dateUtc="2026-05-19T20:12:00Z">
        <w:r w:rsidR="000455F4">
          <w:rPr>
            <w:rFonts w:ascii="Times New Roman" w:hAnsi="Times New Roman" w:cs="Times New Roman"/>
          </w:rPr>
          <w:t xml:space="preserve"> and employed</w:t>
        </w:r>
      </w:ins>
      <w:r w:rsidR="004C47A9">
        <w:rPr>
          <w:rFonts w:ascii="Times New Roman" w:hAnsi="Times New Roman" w:cs="Times New Roman"/>
        </w:rPr>
        <w:t xml:space="preserve"> localist</w:t>
      </w:r>
      <w:r w:rsidR="00DA73F5">
        <w:rPr>
          <w:rFonts w:ascii="Times New Roman" w:hAnsi="Times New Roman" w:cs="Times New Roman"/>
        </w:rPr>
        <w:t xml:space="preserve"> </w:t>
      </w:r>
      <w:ins w:id="717" w:author="Benton, Deon" w:date="2026-05-19T15:13:00Z" w16du:dateUtc="2026-05-19T20:13:00Z">
        <w:r w:rsidR="000455F4">
          <w:rPr>
            <w:rFonts w:ascii="Times New Roman" w:hAnsi="Times New Roman" w:cs="Times New Roman"/>
          </w:rPr>
          <w:t>(“one-hot”) encodings</w:t>
        </w:r>
      </w:ins>
      <w:r w:rsidR="00AD2DE0">
        <w:rPr>
          <w:rFonts w:ascii="Times New Roman" w:hAnsi="Times New Roman" w:cs="Times New Roman"/>
        </w:rPr>
        <w:t xml:space="preserve">. </w:t>
      </w:r>
      <w:r w:rsidR="00271083">
        <w:rPr>
          <w:rFonts w:ascii="Times New Roman" w:hAnsi="Times New Roman" w:cs="Times New Roman"/>
        </w:rPr>
        <w:t xml:space="preserve">The </w:t>
      </w:r>
      <w:ins w:id="718" w:author="Benton, Deon" w:date="2026-05-19T15:15:00Z" w16du:dateUtc="2026-05-19T20:15:00Z">
        <w:r w:rsidR="00C00835">
          <w:rPr>
            <w:rFonts w:ascii="Times New Roman" w:hAnsi="Times New Roman" w:cs="Times New Roman"/>
          </w:rPr>
          <w:t xml:space="preserve">activity of units in the </w:t>
        </w:r>
      </w:ins>
      <w:del w:id="719" w:author="Benton, Deon" w:date="2026-05-19T15:15:00Z" w16du:dateUtc="2026-05-19T20:15:00Z">
        <w:r w:rsidR="00271083" w:rsidDel="00C00835">
          <w:rPr>
            <w:rFonts w:ascii="Times New Roman" w:hAnsi="Times New Roman" w:cs="Times New Roman"/>
          </w:rPr>
          <w:delText xml:space="preserve"> </w:delText>
        </w:r>
      </w:del>
      <w:r w:rsidR="00271083">
        <w:rPr>
          <w:rFonts w:ascii="Times New Roman" w:hAnsi="Times New Roman" w:cs="Times New Roman"/>
        </w:rPr>
        <w:t>input layer was “hard-clamped” (i.e., their activity was set externally), whereas the activity of the output units was</w:t>
      </w:r>
      <w:ins w:id="720" w:author="Benton, Deon" w:date="2026-05-19T15:16:00Z" w16du:dateUtc="2026-05-19T20:16:00Z">
        <w:r w:rsidR="00C94366">
          <w:rPr>
            <w:rFonts w:ascii="Times New Roman" w:hAnsi="Times New Roman" w:cs="Times New Roman"/>
          </w:rPr>
          <w:t xml:space="preserve"> a smooth, nonlinear (logistic) function of the input they r</w:t>
        </w:r>
      </w:ins>
      <w:ins w:id="721" w:author="Benton, Deon" w:date="2026-05-19T15:17:00Z" w16du:dateUtc="2026-05-19T20:17:00Z">
        <w:r w:rsidR="00C94366">
          <w:rPr>
            <w:rFonts w:ascii="Times New Roman" w:hAnsi="Times New Roman" w:cs="Times New Roman"/>
          </w:rPr>
          <w:t>eceived from units in the hidden layer.</w:t>
        </w:r>
      </w:ins>
      <w:r w:rsidR="00271083">
        <w:rPr>
          <w:rFonts w:ascii="Times New Roman" w:hAnsi="Times New Roman" w:cs="Times New Roman"/>
        </w:rPr>
        <w:t xml:space="preserve"> </w:t>
      </w:r>
      <w:ins w:id="722" w:author="Benton, Deon" w:date="2026-05-19T15:21:00Z" w16du:dateUtc="2026-05-19T20:21:00Z">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ins>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ins w:id="723" w:author="Benton, Deon" w:date="2026-05-19T15:23:00Z" w16du:dateUtc="2026-05-19T20:23:00Z">
        <w:r w:rsidR="00155501">
          <w:rPr>
            <w:rFonts w:ascii="Times New Roman" w:hAnsi="Times New Roman" w:cs="Times New Roman"/>
          </w:rPr>
          <w:t xml:space="preserve">RELU </w:t>
        </w:r>
      </w:ins>
      <w:r w:rsidR="003F0FFD">
        <w:rPr>
          <w:rFonts w:ascii="Times New Roman" w:hAnsi="Times New Roman" w:cs="Times New Roman"/>
        </w:rPr>
        <w:t>units</w:t>
      </w:r>
      <w:ins w:id="724" w:author="Benton, Deon" w:date="2026-05-19T15:23:00Z" w16du:dateUtc="2026-05-19T20:23:00Z">
        <w:r w:rsidR="00155501">
          <w:rPr>
            <w:rFonts w:ascii="Times New Roman" w:hAnsi="Times New Roman" w:cs="Times New Roman"/>
          </w:rPr>
          <w:t>, and</w:t>
        </w:r>
      </w:ins>
      <w:ins w:id="725" w:author="Benton, Deon" w:date="2026-05-19T17:01:00Z" w16du:dateUtc="2026-05-19T22:01:00Z">
        <w:r w:rsidR="00DF1363">
          <w:rPr>
            <w:rFonts w:ascii="Times New Roman" w:hAnsi="Times New Roman" w:cs="Times New Roman"/>
          </w:rPr>
          <w:t xml:space="preserve"> over training</w:t>
        </w:r>
      </w:ins>
      <w:ins w:id="726" w:author="Benton, Deon" w:date="2026-05-19T15:23:00Z" w16du:dateUtc="2026-05-19T20:23:00Z">
        <w:r w:rsidR="00155501">
          <w:rPr>
            <w:rFonts w:ascii="Times New Roman" w:hAnsi="Times New Roman" w:cs="Times New Roman"/>
          </w:rPr>
          <w:t xml:space="preserve"> these units developed distributed representations</w:t>
        </w:r>
      </w:ins>
      <w:r w:rsidR="003F0FFD">
        <w:rPr>
          <w:rFonts w:ascii="Times New Roman" w:hAnsi="Times New Roman" w:cs="Times New Roman"/>
        </w:rPr>
        <w:t xml:space="preserve">. </w:t>
      </w:r>
      <w:ins w:id="727" w:author="Benton, Deon" w:date="2026-05-19T17:02:00Z" w16du:dateUtc="2026-05-19T22:02:00Z">
        <w:r w:rsidR="00DF1363">
          <w:rPr>
            <w:rFonts w:ascii="Times New Roman" w:hAnsi="Times New Roman" w:cs="Times New Roman"/>
          </w:rPr>
          <w:t>This</w:t>
        </w:r>
      </w:ins>
      <w:ins w:id="728" w:author="Benton, Deon" w:date="2026-05-19T17:01:00Z" w16du:dateUtc="2026-05-19T22:01:00Z">
        <w:r w:rsidR="00B91B2D" w:rsidRPr="00B91B2D">
          <w:rPr>
            <w:rFonts w:ascii="Times New Roman" w:hAnsi="Times New Roman" w:cs="Times New Roman"/>
          </w:rPr>
          <w:t xml:space="preserve"> enabled the model to encode learned relations among the surface features of objects and the</w:t>
        </w:r>
      </w:ins>
      <w:ins w:id="729" w:author="Benton, Deon" w:date="2026-05-19T17:02:00Z" w16du:dateUtc="2026-05-19T22:02:00Z">
        <w:r w:rsidR="00762876">
          <w:rPr>
            <w:rFonts w:ascii="Times New Roman" w:hAnsi="Times New Roman" w:cs="Times New Roman"/>
          </w:rPr>
          <w:t xml:space="preserve"> surface</w:t>
        </w:r>
      </w:ins>
      <w:ins w:id="730" w:author="Benton, Deon" w:date="2026-05-19T17:01:00Z" w16du:dateUtc="2026-05-19T22:01:00Z">
        <w:r w:rsidR="00B91B2D" w:rsidRPr="00B91B2D">
          <w:rPr>
            <w:rFonts w:ascii="Times New Roman" w:hAnsi="Times New Roman" w:cs="Times New Roman"/>
          </w:rPr>
          <w:t xml:space="preserve"> kinematics of different actions (Hinton, 1984).</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68DD0B6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31" w:author="Benton, Deon" w:date="2026-05-19T15:41:00Z" w16du:dateUtc="2026-05-19T20:41:00Z">
        <w:r w:rsidR="001B6FC4">
          <w:rPr>
            <w:rFonts w:ascii="Times New Roman" w:hAnsi="Times New Roman" w:cs="Times New Roman"/>
          </w:rPr>
          <w:t xml:space="preserve">input and output </w:t>
        </w:r>
      </w:ins>
      <w:r w:rsidR="00860AB8">
        <w:rPr>
          <w:rFonts w:ascii="Times New Roman" w:hAnsi="Times New Roman" w:cs="Times New Roman"/>
        </w:rPr>
        <w:t>groups were</w:t>
      </w:r>
      <w:r>
        <w:rPr>
          <w:rFonts w:ascii="Times New Roman" w:hAnsi="Times New Roman" w:cs="Times New Roman"/>
        </w:rPr>
        <w:t xml:space="preserve"> Object Left and Object Right. </w:t>
      </w:r>
      <w:ins w:id="732" w:author="Benton, Deon" w:date="2026-05-19T15:42:00Z" w16du:dateUtc="2026-05-19T20:42:00Z">
        <w:r w:rsidR="001B6FC4">
          <w:rPr>
            <w:rFonts w:ascii="Times New Roman" w:hAnsi="Times New Roman" w:cs="Times New Roman"/>
          </w:rPr>
          <w:t>Each</w:t>
        </w:r>
      </w:ins>
      <w:r>
        <w:rPr>
          <w:rFonts w:ascii="Times New Roman" w:hAnsi="Times New Roman" w:cs="Times New Roman"/>
        </w:rPr>
        <w:t xml:space="preserve"> group consisted of 82 units</w:t>
      </w:r>
      <w:ins w:id="733" w:author="Benton, Deon" w:date="2026-05-19T15:42:00Z" w16du:dateUtc="2026-05-19T20:42:00Z">
        <w:r w:rsidR="001B6FC4">
          <w:rPr>
            <w:rFonts w:ascii="Times New Roman" w:hAnsi="Times New Roman" w:cs="Times New Roman"/>
          </w:rPr>
          <w:t xml:space="preserve">, </w:t>
        </w:r>
      </w:ins>
      <w:ins w:id="734" w:author="Benton, Deon" w:date="2026-05-19T15:46:00Z" w16du:dateUtc="2026-05-19T20:46:00Z">
        <w:r w:rsidR="00CF1F17">
          <w:rPr>
            <w:rFonts w:ascii="Times New Roman" w:hAnsi="Times New Roman" w:cs="Times New Roman"/>
          </w:rPr>
          <w:t>and each unit within a given group</w:t>
        </w:r>
      </w:ins>
      <w:ins w:id="735" w:author="Benton, Deon" w:date="2026-05-19T15:43:00Z" w16du:dateUtc="2026-05-19T20:43:00Z">
        <w:r w:rsidR="001B6FC4">
          <w:rPr>
            <w:rFonts w:ascii="Times New Roman" w:hAnsi="Times New Roman" w:cs="Times New Roman"/>
          </w:rPr>
          <w:t xml:space="preserve"> corresponded to a single object</w:t>
        </w:r>
      </w:ins>
      <w:ins w:id="736" w:author="Benton, Deon" w:date="2026-05-19T15:46:00Z" w16du:dateUtc="2026-05-19T20:46:00Z">
        <w:r w:rsidR="00CF1F17">
          <w:rPr>
            <w:rFonts w:ascii="Times New Roman" w:hAnsi="Times New Roman" w:cs="Times New Roman"/>
          </w:rPr>
          <w:t xml:space="preserve">. The </w:t>
        </w:r>
      </w:ins>
      <w:ins w:id="737" w:author="Benton, Deon" w:date="2026-05-19T15:51:00Z" w16du:dateUtc="2026-05-19T20:51:00Z">
        <w:r w:rsidR="00BE532D">
          <w:rPr>
            <w:rFonts w:ascii="Times New Roman" w:hAnsi="Times New Roman" w:cs="Times New Roman"/>
          </w:rPr>
          <w:t>left-right naming de</w:t>
        </w:r>
      </w:ins>
      <w:ins w:id="738" w:author="Benton, Deon" w:date="2026-05-19T15:52:00Z" w16du:dateUtc="2026-05-19T20:52:00Z">
        <w:r w:rsidR="00BE532D">
          <w:rPr>
            <w:rFonts w:ascii="Times New Roman" w:hAnsi="Times New Roman" w:cs="Times New Roman"/>
          </w:rPr>
          <w:t>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ins>
      <w:r>
        <w:rPr>
          <w:rFonts w:ascii="Times New Roman" w:hAnsi="Times New Roman" w:cs="Times New Roman"/>
        </w:rPr>
        <w:t xml:space="preserve">. </w:t>
      </w:r>
      <w:ins w:id="739" w:author="Benton, Deon" w:date="2026-05-19T15:47:00Z" w16du:dateUtc="2026-05-19T20:47:00Z">
        <w:r w:rsidR="00CF1F17">
          <w:rPr>
            <w:rFonts w:ascii="Times New Roman" w:hAnsi="Times New Roman" w:cs="Times New Roman"/>
          </w:rPr>
          <w:t>Eighty different</w:t>
        </w:r>
      </w:ins>
      <w:r>
        <w:rPr>
          <w:rFonts w:ascii="Times New Roman" w:hAnsi="Times New Roman" w:cs="Times New Roman"/>
        </w:rPr>
        <w:t xml:space="preserve"> objects</w:t>
      </w:r>
      <w:r w:rsidR="0016301B">
        <w:rPr>
          <w:rFonts w:ascii="Times New Roman" w:hAnsi="Times New Roman" w:cs="Times New Roman"/>
        </w:rPr>
        <w:t xml:space="preserve"> </w:t>
      </w:r>
      <w:ins w:id="740" w:author="Benton, Deon" w:date="2026-05-19T15:47:00Z" w16du:dateUtc="2026-05-19T20:47:00Z">
        <w:r w:rsidR="00CF1F17">
          <w:rPr>
            <w:rFonts w:ascii="Times New Roman" w:hAnsi="Times New Roman" w:cs="Times New Roman"/>
          </w:rPr>
          <w:t>were used during</w:t>
        </w:r>
      </w:ins>
      <w:r w:rsidR="0016301B">
        <w:rPr>
          <w:rFonts w:ascii="Times New Roman" w:hAnsi="Times New Roman" w:cs="Times New Roman"/>
        </w:rPr>
        <w:t xml:space="preserve"> pretraining phase in</w:t>
      </w:r>
      <w:ins w:id="741" w:author="Benton, Deon" w:date="2026-05-19T15:48:00Z" w16du:dateUtc="2026-05-19T20:48:00Z">
        <w:r w:rsidR="00DB7E6E">
          <w:rPr>
            <w:rFonts w:ascii="Times New Roman" w:hAnsi="Times New Roman" w:cs="Times New Roman"/>
          </w:rPr>
          <w:t xml:space="preserve"> </w:t>
        </w:r>
      </w:ins>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ins w:id="742" w:author="Benton, Deon" w:date="2026-05-19T15:48:00Z" w16du:dateUtc="2026-05-19T20:48:00Z">
        <w:r w:rsidR="00DB7E6E">
          <w:rPr>
            <w:rFonts w:ascii="Times New Roman" w:hAnsi="Times New Roman" w:cs="Times New Roman"/>
          </w:rPr>
          <w:t xml:space="preserve">This number </w:t>
        </w:r>
      </w:ins>
      <w:ins w:id="743" w:author="Benton, Deon" w:date="2026-05-19T15:49:00Z" w16du:dateUtc="2026-05-19T20:49:00Z">
        <w:r w:rsidR="00DB7E6E">
          <w:rPr>
            <w:rFonts w:ascii="Times New Roman" w:hAnsi="Times New Roman" w:cs="Times New Roman"/>
          </w:rPr>
          <w:t xml:space="preserve">ensured </w:t>
        </w:r>
      </w:ins>
      <w:ins w:id="744" w:author="Benton, Deon" w:date="2026-05-19T15:50:00Z" w16du:dateUtc="2026-05-19T20:50:00Z">
        <w:r w:rsidR="00DB7E6E">
          <w:rPr>
            <w:rFonts w:ascii="Times New Roman" w:hAnsi="Times New Roman" w:cs="Times New Roman"/>
          </w:rPr>
          <w:t>that networks had sufficient exposure to different objects while simultaneously allowing</w:t>
        </w:r>
      </w:ins>
      <w:r w:rsidR="000F1DD4">
        <w:rPr>
          <w:rFonts w:ascii="Times New Roman" w:hAnsi="Times New Roman" w:cs="Times New Roman"/>
        </w:rPr>
        <w:t xml:space="preserve"> training time </w:t>
      </w:r>
      <w:ins w:id="745" w:author="Benton, Deon" w:date="2026-05-19T15:50:00Z" w16du:dateUtc="2026-05-19T20:50:00Z">
        <w:r w:rsidR="00DB7E6E">
          <w:rPr>
            <w:rFonts w:ascii="Times New Roman" w:hAnsi="Times New Roman" w:cs="Times New Roman"/>
          </w:rPr>
          <w:t>to be kept</w:t>
        </w:r>
      </w:ins>
      <w:r w:rsidR="000F1DD4">
        <w:rPr>
          <w:rFonts w:ascii="Times New Roman" w:hAnsi="Times New Roman" w:cs="Times New Roman"/>
        </w:rPr>
        <w:t xml:space="preserve"> reasonable limits.</w:t>
      </w:r>
      <w:r w:rsidR="00D838CA">
        <w:rPr>
          <w:rFonts w:ascii="Times New Roman" w:hAnsi="Times New Roman" w:cs="Times New Roman"/>
        </w:rPr>
        <w:t xml:space="preserve"> There is no reason to believe that the results reported </w:t>
      </w:r>
      <w:r w:rsidR="00D838CA">
        <w:rPr>
          <w:rFonts w:ascii="Times New Roman" w:hAnsi="Times New Roman" w:cs="Times New Roman"/>
        </w:rPr>
        <w:lastRenderedPageBreak/>
        <w:t>below would change drastically if more or fewer objects were used.</w:t>
      </w:r>
      <w:r w:rsidR="0016301B">
        <w:rPr>
          <w:rFonts w:ascii="Times New Roman" w:hAnsi="Times New Roman" w:cs="Times New Roman"/>
        </w:rPr>
        <w:t xml:space="preserve"> </w:t>
      </w:r>
      <w:ins w:id="746" w:author="Benton, Deon" w:date="2026-05-19T15:50:00Z" w16du:dateUtc="2026-05-19T20:50:00Z">
        <w:r w:rsidR="00BE532D">
          <w:rPr>
            <w:rFonts w:ascii="Times New Roman" w:hAnsi="Times New Roman" w:cs="Times New Roman"/>
          </w:rPr>
          <w:t>The remain</w:t>
        </w:r>
      </w:ins>
      <w:ins w:id="747" w:author="Benton, Deon" w:date="2026-05-19T15:51:00Z" w16du:dateUtc="2026-05-19T20:51:00Z">
        <w:r w:rsidR="00BE532D">
          <w:rPr>
            <w:rFonts w:ascii="Times New Roman" w:hAnsi="Times New Roman" w:cs="Times New Roman"/>
          </w:rPr>
          <w:t>ing two objects were used during the habituation and test phases</w:t>
        </w:r>
      </w:ins>
      <w:r w:rsidR="00D838CA">
        <w:rPr>
          <w:rFonts w:ascii="Times New Roman" w:hAnsi="Times New Roman" w:cs="Times New Roman"/>
        </w:rPr>
        <w:t xml:space="preserve">. </w:t>
      </w:r>
    </w:p>
    <w:p w14:paraId="52D95AED" w14:textId="49A1B136"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ins w:id="748" w:author="Benton, Deon" w:date="2026-05-19T15:52:00Z" w16du:dateUtc="2026-05-19T20:52:00Z">
        <w:r w:rsidR="004B43ED">
          <w:rPr>
            <w:rFonts w:ascii="Times New Roman" w:hAnsi="Times New Roman" w:cs="Times New Roman"/>
          </w:rPr>
          <w:t xml:space="preserve">surface </w:t>
        </w:r>
      </w:ins>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ins w:id="749" w:author="Benton, Deon" w:date="2026-05-19T15:53:00Z" w16du:dateUtc="2026-05-19T20:53:00Z">
        <w:r w:rsidR="004B43ED">
          <w:rPr>
            <w:rFonts w:ascii="Times New Roman" w:hAnsi="Times New Roman" w:cs="Times New Roman"/>
          </w:rPr>
          <w:t xml:space="preserve">; </w:t>
        </w:r>
      </w:ins>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ins w:id="750" w:author="Benton, Deon" w:date="2026-05-19T15:54:00Z" w16du:dateUtc="2026-05-19T20:54:00Z">
        <w:r w:rsidR="004B43ED">
          <w:rPr>
            <w:rFonts w:ascii="Times New Roman" w:hAnsi="Times New Roman" w:cs="Times New Roman"/>
          </w:rPr>
          <w:t xml:space="preserve"> </w:t>
        </w:r>
      </w:ins>
      <w:ins w:id="751" w:author="Benton, Deon" w:date="2026-05-19T15:55:00Z" w16du:dateUtc="2026-05-19T20:55:00Z">
        <w:r w:rsidR="008D01EF">
          <w:rPr>
            <w:rFonts w:ascii="Times New Roman" w:hAnsi="Times New Roman" w:cs="Times New Roman"/>
          </w:rPr>
          <w:t>If a feature was being presented as input to the model,</w:t>
        </w:r>
      </w:ins>
      <w:ins w:id="752" w:author="Benton, Deon" w:date="2026-05-19T15:56:00Z" w16du:dateUtc="2026-05-19T20:56:00Z">
        <w:r w:rsidR="008D01EF">
          <w:rPr>
            <w:rFonts w:ascii="Times New Roman" w:hAnsi="Times New Roman" w:cs="Times New Roman"/>
          </w:rPr>
          <w:t xml:space="preserve"> the activation of</w:t>
        </w:r>
      </w:ins>
      <w:ins w:id="753" w:author="Benton, Deon" w:date="2026-05-19T15:54:00Z" w16du:dateUtc="2026-05-19T20:54:00Z">
        <w:r w:rsidR="004B43ED">
          <w:rPr>
            <w:rFonts w:ascii="Times New Roman" w:hAnsi="Times New Roman" w:cs="Times New Roman"/>
          </w:rPr>
          <w:t xml:space="preserve"> </w:t>
        </w:r>
      </w:ins>
      <w:ins w:id="754" w:author="Benton, Deon" w:date="2026-05-19T15:55:00Z" w16du:dateUtc="2026-05-19T20:55:00Z">
        <w:r w:rsidR="008D01EF">
          <w:rPr>
            <w:rFonts w:ascii="Times New Roman" w:hAnsi="Times New Roman" w:cs="Times New Roman"/>
          </w:rPr>
          <w:t xml:space="preserve">its </w:t>
        </w:r>
      </w:ins>
      <w:ins w:id="755" w:author="Benton, Deon" w:date="2026-05-19T15:56:00Z" w16du:dateUtc="2026-05-19T20:56:00Z">
        <w:r w:rsidR="008D01EF">
          <w:rPr>
            <w:rFonts w:ascii="Times New Roman" w:hAnsi="Times New Roman" w:cs="Times New Roman"/>
          </w:rPr>
          <w:t>corresponding</w:t>
        </w:r>
      </w:ins>
      <w:ins w:id="756" w:author="Benton, Deon" w:date="2026-05-19T15:55:00Z" w16du:dateUtc="2026-05-19T20:55:00Z">
        <w:r w:rsidR="008D01EF">
          <w:rPr>
            <w:rFonts w:ascii="Times New Roman" w:hAnsi="Times New Roman" w:cs="Times New Roman"/>
          </w:rPr>
          <w:t xml:space="preserve"> unit </w:t>
        </w:r>
      </w:ins>
      <w:ins w:id="757" w:author="Benton, Deon" w:date="2026-05-19T15:56:00Z" w16du:dateUtc="2026-05-19T20:56:00Z">
        <w:r w:rsidR="008D01EF">
          <w:rPr>
            <w:rFonts w:ascii="Times New Roman" w:hAnsi="Times New Roman" w:cs="Times New Roman"/>
          </w:rPr>
          <w:t xml:space="preserve">was set </w:t>
        </w:r>
      </w:ins>
      <w:ins w:id="758" w:author="Benton, Deon" w:date="2026-05-19T15:55:00Z" w16du:dateUtc="2026-05-19T20:55:00Z">
        <w:r w:rsidR="008D01EF">
          <w:rPr>
            <w:rFonts w:ascii="Times New Roman" w:hAnsi="Times New Roman" w:cs="Times New Roman"/>
          </w:rPr>
          <w:t xml:space="preserve">to 1.0; the other unit was set to 0.0. </w:t>
        </w:r>
      </w:ins>
      <w:r w:rsidR="00524642">
        <w:rPr>
          <w:rFonts w:ascii="Times New Roman" w:hAnsi="Times New Roman" w:cs="Times New Roman"/>
        </w:rPr>
        <w:t xml:space="preserve"> </w:t>
      </w:r>
      <w:ins w:id="759" w:author="Benton, Deon" w:date="2026-05-19T15:57:00Z" w16du:dateUtc="2026-05-19T20:57:00Z">
        <w:r w:rsidR="002C3761">
          <w:rPr>
            <w:rFonts w:ascii="Times New Roman" w:hAnsi="Times New Roman" w:cs="Times New Roman"/>
          </w:rPr>
          <w:t>Note that</w:t>
        </w:r>
      </w:ins>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ins w:id="760"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ins w:id="761" w:author="Benton, Deon" w:date="2026-05-19T15:57:00Z" w16du:dateUtc="2026-05-19T20:57:00Z">
        <w:r w:rsidR="002C3761">
          <w:rPr>
            <w:rFonts w:ascii="Times New Roman" w:hAnsi="Times New Roman" w:cs="Times New Roman"/>
          </w:rPr>
          <w:t xml:space="preserve"> with high fidelity</w:t>
        </w:r>
      </w:ins>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ins w:id="762" w:author="Benton, Deon" w:date="2026-05-19T15:58:00Z" w16du:dateUtc="2026-05-19T20:58:00Z">
        <w:r w:rsidR="002C3761">
          <w:rPr>
            <w:rFonts w:ascii="Times New Roman" w:hAnsi="Times New Roman" w:cs="Times New Roman"/>
          </w:rPr>
          <w:t xml:space="preserve">semantically neutral </w:t>
        </w:r>
      </w:ins>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ins w:id="763" w:author="Benton, Deon" w:date="2026-05-19T15:58:00Z" w16du:dateUtc="2026-05-19T20:58:00Z">
        <w:r w:rsidR="00C667E4">
          <w:rPr>
            <w:rFonts w:ascii="Times New Roman" w:hAnsi="Times New Roman" w:cs="Times New Roman"/>
          </w:rPr>
          <w:t xml:space="preserve"> semantically rich</w:t>
        </w:r>
      </w:ins>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48F412B" w:rsidR="00136EF5" w:rsidRDefault="008F6102" w:rsidP="00F246A7">
      <w:pPr>
        <w:spacing w:line="480" w:lineRule="auto"/>
        <w:ind w:firstLine="720"/>
        <w:contextualSpacing/>
        <w:rPr>
          <w:ins w:id="764" w:author="Benton, Deon" w:date="2026-05-19T16:39:00Z" w16du:dateUtc="2026-05-19T21:39:00Z"/>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ins w:id="765" w:author="Benton, Deon" w:date="2026-05-19T16:30:00Z" w16du:dateUtc="2026-05-19T21:30:00Z">
        <w:r w:rsidR="00C34DA6">
          <w:rPr>
            <w:rFonts w:ascii="Times New Roman" w:eastAsia="Times New Roman" w:hAnsi="Times New Roman" w:cs="Times New Roman"/>
          </w:rPr>
          <w:t xml:space="preserve"> at any point in time</w:t>
        </w:r>
      </w:ins>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ins w:id="766" w:author="Benton, Deon" w:date="2026-05-19T16:33:00Z" w16du:dateUtc="2026-05-19T21:33:00Z">
        <w:r w:rsidR="004D74DF">
          <w:rPr>
            <w:rFonts w:ascii="Times New Roman" w:eastAsia="Times New Roman" w:hAnsi="Times New Roman" w:cs="Times New Roman"/>
          </w:rPr>
          <w:t>capturing the</w:t>
        </w:r>
      </w:ins>
      <w:ins w:id="767" w:author="Benton, Deon" w:date="2026-05-19T16:34:00Z" w16du:dateUtc="2026-05-19T21:34:00Z">
        <w:r w:rsidR="00287F77">
          <w:rPr>
            <w:rFonts w:ascii="Times New Roman" w:eastAsia="Times New Roman" w:hAnsi="Times New Roman" w:cs="Times New Roman"/>
          </w:rPr>
          <w:t xml:space="preserve"> precise</w:t>
        </w:r>
      </w:ins>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ins w:id="768" w:author="Benton, Deon" w:date="2026-05-19T16:34:00Z" w16du:dateUtc="2026-05-19T21:34:00Z">
        <w:r w:rsidR="00287F77">
          <w:rPr>
            <w:rFonts w:ascii="Times New Roman" w:eastAsia="Times New Roman" w:hAnsi="Times New Roman" w:cs="Times New Roman"/>
          </w:rPr>
          <w:t xml:space="preserve">the left object relative to the right one </w:t>
        </w:r>
      </w:ins>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ins w:id="769" w:author="Benton, Deon" w:date="2026-05-19T16:34:00Z" w16du:dateUtc="2026-05-19T21:34:00Z">
        <w:r w:rsidR="00287F77">
          <w:rPr>
            <w:rFonts w:ascii="Times New Roman" w:eastAsia="Times New Roman" w:hAnsi="Times New Roman" w:cs="Times New Roman"/>
          </w:rPr>
          <w:t>; this group did not capture the kinematics of an action</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ins w:id="770" w:author="Benton, Deon" w:date="2026-05-19T16:44:00Z" w16du:dateUtc="2026-05-19T21:44:00Z">
        <w:r w:rsidR="00030852">
          <w:rPr>
            <w:rFonts w:ascii="Times New Roman" w:eastAsia="Times New Roman" w:hAnsi="Times New Roman" w:cs="Times New Roman"/>
          </w:rPr>
          <w:t>, at which point the</w:t>
        </w:r>
      </w:ins>
      <w:r w:rsidR="00125E54">
        <w:rPr>
          <w:rFonts w:ascii="Times New Roman" w:eastAsia="Times New Roman" w:hAnsi="Times New Roman" w:cs="Times New Roman"/>
        </w:rPr>
        <w:t xml:space="preserv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d="771" w:author="Benton, Deon" w:date="2026-05-19T16:39:00Z" w16du:dateUtc="2026-05-19T21:39:00Z">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ins>
    </w:p>
    <w:p w14:paraId="36D540BC" w14:textId="2BFFC30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ins w:id="772" w:author="Benton, Deon" w:date="2026-05-19T16:44:00Z" w16du:dateUtc="2026-05-19T21:44:00Z">
        <w:r w:rsidR="00B339E9">
          <w:rPr>
            <w:rFonts w:ascii="Times New Roman" w:hAnsi="Times New Roman" w:cs="Times New Roman"/>
          </w:rPr>
          <w:t>and A</w:t>
        </w:r>
      </w:ins>
      <w:ins w:id="773" w:author="Benton, Deon" w:date="2026-05-19T16:45:00Z" w16du:dateUtc="2026-05-19T21:45:00Z">
        <w:r w:rsidR="00B339E9">
          <w:rPr>
            <w:rFonts w:ascii="Times New Roman" w:hAnsi="Times New Roman" w:cs="Times New Roman"/>
          </w:rPr>
          <w:t xml:space="preserve">rc Peak Height </w:t>
        </w:r>
      </w:ins>
      <w:r>
        <w:rPr>
          <w:rFonts w:ascii="Times New Roman" w:hAnsi="Times New Roman" w:cs="Times New Roman"/>
        </w:rPr>
        <w:t>group</w:t>
      </w:r>
      <w:ins w:id="774" w:author="Benton, Deon" w:date="2026-05-19T16:45:00Z" w16du:dateUtc="2026-05-19T21:45:00Z">
        <w:r w:rsidR="00B339E9">
          <w:rPr>
            <w:rFonts w:ascii="Times New Roman" w:hAnsi="Times New Roman" w:cs="Times New Roman"/>
          </w:rPr>
          <w:t>s</w:t>
        </w:r>
      </w:ins>
      <w:r>
        <w:rPr>
          <w:rFonts w:ascii="Times New Roman" w:hAnsi="Times New Roman" w:cs="Times New Roman"/>
        </w:rPr>
        <w:t xml:space="preserve"> represented</w:t>
      </w:r>
      <w:ins w:id="775" w:author="Benton, Deon" w:date="2026-05-19T16:45:00Z" w16du:dateUtc="2026-05-19T21:45:00Z">
        <w:r w:rsidR="00B339E9">
          <w:rPr>
            <w:rFonts w:ascii="Times New Roman" w:hAnsi="Times New Roman" w:cs="Times New Roman"/>
          </w:rPr>
          <w:t>, respectively,</w:t>
        </w:r>
      </w:ins>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Height 4) higher</w:t>
      </w:r>
      <w:ins w:id="776" w:author="Benton, Deon" w:date="2026-05-19T16:45:00Z" w16du:dateUtc="2026-05-19T21:45:00Z">
        <w:r w:rsidR="00B339E9">
          <w:rPr>
            <w:rFonts w:ascii="Times New Roman" w:hAnsi="Times New Roman" w:cs="Times New Roman"/>
          </w:rPr>
          <w:t xml:space="preserve"> arcs</w:t>
        </w:r>
      </w:ins>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w:t>
      </w:r>
      <w:ins w:id="777" w:author="Benton, Deon" w:date="2026-05-19T16:46:00Z" w16du:dateUtc="2026-05-19T21:46:00Z">
        <w:r w:rsidR="00B339E9">
          <w:rPr>
            <w:rFonts w:ascii="Times New Roman" w:hAnsi="Times New Roman" w:cs="Times New Roman"/>
          </w:rPr>
          <w:t>The</w:t>
        </w:r>
      </w:ins>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ins w:id="778" w:author="Benton, Deon" w:date="2026-05-19T16:46:00Z" w16du:dateUtc="2026-05-19T21:46:00Z">
        <w:r w:rsidR="00B339E9">
          <w:rPr>
            <w:rFonts w:ascii="Times New Roman" w:hAnsi="Times New Roman" w:cs="Times New Roman"/>
          </w:rPr>
          <w:t xml:space="preserve"> and Arc Peak 0 units</w:t>
        </w:r>
      </w:ins>
      <w:r>
        <w:rPr>
          <w:rFonts w:ascii="Times New Roman" w:hAnsi="Times New Roman" w:cs="Times New Roman"/>
        </w:rPr>
        <w:t xml:space="preserve"> </w:t>
      </w:r>
      <w:ins w:id="779" w:author="Benton, Deon" w:date="2026-05-19T16:46:00Z" w16du:dateUtc="2026-05-19T21:46:00Z">
        <w:r w:rsidR="00B339E9">
          <w:rPr>
            <w:rFonts w:ascii="Times New Roman" w:hAnsi="Times New Roman" w:cs="Times New Roman"/>
          </w:rPr>
          <w:t>corresponded</w:t>
        </w:r>
      </w:ins>
      <w:ins w:id="780" w:author="Benton, Deon" w:date="2026-05-19T16:47:00Z" w16du:dateUtc="2026-05-19T21:47:00Z">
        <w:r w:rsidR="00E01745">
          <w:rPr>
            <w:rFonts w:ascii="Times New Roman" w:hAnsi="Times New Roman" w:cs="Times New Roman"/>
          </w:rPr>
          <w:t>,</w:t>
        </w:r>
      </w:ins>
      <w:ins w:id="781" w:author="Benton, Deon" w:date="2026-05-19T16:46:00Z" w16du:dateUtc="2026-05-19T21:46:00Z">
        <w:r w:rsidR="00B339E9">
          <w:rPr>
            <w:rFonts w:ascii="Times New Roman" w:hAnsi="Times New Roman" w:cs="Times New Roman"/>
          </w:rPr>
          <w:t xml:space="preserve"> respectively, </w:t>
        </w:r>
      </w:ins>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ins w:id="782" w:author="Benton, Deon" w:date="2026-05-19T16:46:00Z" w16du:dateUtc="2026-05-19T21:46:00Z">
        <w:r w:rsidR="00B339E9">
          <w:rPr>
            <w:rFonts w:ascii="Times New Roman" w:hAnsi="Times New Roman" w:cs="Times New Roman"/>
          </w:rPr>
          <w:t xml:space="preserve"> and no curved motion</w:t>
        </w:r>
      </w:ins>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ins w:id="783" w:author="Benton, Deon" w:date="2026-05-19T16:47:00Z" w16du:dateUtc="2026-05-19T21:47:00Z">
        <w:r w:rsidR="00E01745">
          <w:rPr>
            <w:rFonts w:ascii="Times New Roman" w:hAnsi="Times New Roman" w:cs="Times New Roman"/>
          </w:rPr>
          <w:t>tended to align with one another</w:t>
        </w:r>
      </w:ins>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ins w:id="784" w:author="Benton, Deon" w:date="2026-05-19T16:46:00Z" w16du:dateUtc="2026-05-19T21:46:00Z">
        <w:r w:rsidR="00E01745">
          <w:rPr>
            <w:rFonts w:ascii="Times New Roman" w:hAnsi="Times New Roman" w:cs="Times New Roman"/>
          </w:rPr>
          <w:t>4</w:t>
        </w:r>
      </w:ins>
      <w:r>
        <w:rPr>
          <w:rFonts w:ascii="Times New Roman" w:hAnsi="Times New Roman" w:cs="Times New Roman"/>
        </w:rPr>
        <w:t xml:space="preserve">). </w:t>
      </w:r>
      <w:r w:rsidR="00A00226">
        <w:rPr>
          <w:rFonts w:ascii="Times New Roman" w:hAnsi="Times New Roman" w:cs="Times New Roman"/>
        </w:rPr>
        <w:t>The</w:t>
      </w:r>
      <w:ins w:id="785" w:author="Benton, Deon" w:date="2026-05-19T16:47:00Z" w16du:dateUtc="2026-05-19T21:47:00Z">
        <w:r w:rsidR="00BB0C16">
          <w:rPr>
            <w:rFonts w:ascii="Times New Roman" w:hAnsi="Times New Roman" w:cs="Times New Roman"/>
          </w:rPr>
          <w:t xml:space="preserve"> three units in </w:t>
        </w:r>
      </w:ins>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ins w:id="786" w:author="Benton, Deon" w:date="2026-05-19T16:47:00Z" w16du:dateUtc="2026-05-19T21:47:00Z">
        <w:r w:rsidR="00BB0C16">
          <w:rPr>
            <w:rFonts w:ascii="Times New Roman" w:hAnsi="Times New Roman" w:cs="Times New Roman"/>
          </w:rPr>
          <w:t xml:space="preserve"> s</w:t>
        </w:r>
      </w:ins>
      <w:ins w:id="787" w:author="Benton, Deon" w:date="2026-05-19T16:48:00Z" w16du:dateUtc="2026-05-19T21:48:00Z">
        <w:r w:rsidR="00BB0C16">
          <w:rPr>
            <w:rFonts w:ascii="Times New Roman" w:hAnsi="Times New Roman" w:cs="Times New Roman"/>
          </w:rPr>
          <w:t xml:space="preserve">patial position of the obstacle (i.e., missing, middle, periphery), and the three units in the </w:t>
        </w:r>
      </w:ins>
      <w:r w:rsidR="000D00F9">
        <w:rPr>
          <w:rFonts w:ascii="Times New Roman" w:hAnsi="Times New Roman" w:cs="Times New Roman"/>
        </w:rPr>
        <w:t>Arc Apex-Obstacle Gap</w:t>
      </w:r>
      <w:r w:rsidR="00126BA4">
        <w:rPr>
          <w:rFonts w:ascii="Times New Roman" w:hAnsi="Times New Roman" w:cs="Times New Roman"/>
        </w:rPr>
        <w:t xml:space="preserve"> group</w:t>
      </w:r>
      <w:ins w:id="788" w:author="Benton, Deon" w:date="2026-05-19T16:48:00Z" w16du:dateUtc="2026-05-19T21:48:00Z">
        <w:r w:rsidR="004C21ED">
          <w:rPr>
            <w:rFonts w:ascii="Times New Roman" w:hAnsi="Times New Roman" w:cs="Times New Roman"/>
          </w:rPr>
          <w:t xml:space="preserve"> corre</w:t>
        </w:r>
      </w:ins>
      <w:ins w:id="789" w:author="Benton, Deon" w:date="2026-05-19T16:49:00Z" w16du:dateUtc="2026-05-19T21:49:00Z">
        <w:r w:rsidR="004C21ED">
          <w:rPr>
            <w:rFonts w:ascii="Times New Roman" w:hAnsi="Times New Roman" w:cs="Times New Roman"/>
          </w:rPr>
          <w:t>sponded to the vertical distance between the top of an obstacle and the apex of the arced motion trajectory (i.e., no separation</w:t>
        </w:r>
      </w:ins>
      <w:ins w:id="790" w:author="Benton, Deon" w:date="2026-05-19T16:50:00Z" w16du:dateUtc="2026-05-19T21:50:00Z">
        <w:r w:rsidR="004C21ED">
          <w:rPr>
            <w:rFonts w:ascii="Times New Roman" w:hAnsi="Times New Roman" w:cs="Times New Roman"/>
          </w:rPr>
          <w:t xml:space="preserve"> [used for linear movements]</w:t>
        </w:r>
      </w:ins>
      <w:ins w:id="791" w:author="Benton, Deon" w:date="2026-05-19T16:49:00Z" w16du:dateUtc="2026-05-19T21:49:00Z">
        <w:r w:rsidR="004C21ED">
          <w:rPr>
            <w:rFonts w:ascii="Times New Roman" w:hAnsi="Times New Roman" w:cs="Times New Roman"/>
          </w:rPr>
          <w:t xml:space="preserve">, minimal separation, large separation). </w:t>
        </w:r>
      </w:ins>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w:t>
      </w:r>
      <w:r>
        <w:rPr>
          <w:rFonts w:ascii="Times New Roman" w:hAnsi="Times New Roman" w:cs="Times New Roman"/>
        </w:rPr>
        <w:lastRenderedPageBreak/>
        <w:t xml:space="preserve">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ins w:id="792" w:author="Benton, Deon" w:date="2026-05-19T16:54:00Z" w16du:dateUtc="2026-05-19T21:54:00Z">
        <w:r w:rsidR="00340214">
          <w:rPr>
            <w:rFonts w:ascii="Times New Roman" w:hAnsi="Times New Roman" w:cs="Times New Roman"/>
          </w:rPr>
          <w:t xml:space="preserve"> </w:t>
        </w:r>
      </w:ins>
      <w:ins w:id="793" w:author="Benton, Deon" w:date="2026-05-19T16:55:00Z" w16du:dateUtc="2026-05-19T21:55:00Z">
        <w:r w:rsidR="00340214">
          <w:rPr>
            <w:rFonts w:ascii="Times New Roman" w:hAnsi="Times New Roman" w:cs="Times New Roman"/>
          </w:rPr>
          <w:t>All eleven groups</w:t>
        </w:r>
      </w:ins>
      <w:del w:id="794" w:author="Benton, Deon" w:date="2026-05-19T16:55:00Z" w16du:dateUtc="2026-05-19T21:55:00Z">
        <w:r w:rsidR="00D45295" w:rsidDel="00340214">
          <w:rPr>
            <w:rFonts w:ascii="Times New Roman" w:hAnsi="Times New Roman" w:cs="Times New Roman"/>
          </w:rPr>
          <w:delText xml:space="preserve"> </w:delText>
        </w:r>
      </w:del>
      <w:ins w:id="795" w:author="Benton, Deon" w:date="2026-05-19T16:51:00Z" w16du:dateUtc="2026-05-19T21:51:00Z">
        <w:r w:rsidR="001862B7">
          <w:rPr>
            <w:rFonts w:ascii="Times New Roman" w:hAnsi="Times New Roman" w:cs="Times New Roman"/>
          </w:rPr>
          <w:t xml:space="preserve"> </w:t>
        </w:r>
      </w:ins>
      <w:ins w:id="796" w:author="Benton, Deon" w:date="2026-05-19T16:55:00Z" w16du:dateUtc="2026-05-19T21:55:00Z">
        <w:r w:rsidR="00340214">
          <w:rPr>
            <w:rFonts w:ascii="Times New Roman" w:hAnsi="Times New Roman" w:cs="Times New Roman"/>
          </w:rPr>
          <w:t>were named this way intentionally to</w:t>
        </w:r>
      </w:ins>
      <w:ins w:id="797" w:author="Benton, Deon" w:date="2026-05-19T16:51:00Z" w16du:dateUtc="2026-05-19T21:51:00Z">
        <w:r w:rsidR="001862B7">
          <w:rPr>
            <w:rFonts w:ascii="Times New Roman" w:hAnsi="Times New Roman" w:cs="Times New Roman"/>
          </w:rPr>
          <w:t xml:space="preserve"> </w:t>
        </w:r>
      </w:ins>
      <w:r w:rsidR="00DB1E68">
        <w:rPr>
          <w:rFonts w:ascii="Times New Roman" w:hAnsi="Times New Roman" w:cs="Times New Roman"/>
        </w:rPr>
        <w:t xml:space="preserve">emphasize </w:t>
      </w:r>
      <w:ins w:id="798" w:author="Benton, Deon" w:date="2026-05-19T16:51:00Z" w16du:dateUtc="2026-05-19T21:51:00Z">
        <w:r w:rsidR="001862B7">
          <w:rPr>
            <w:rFonts w:ascii="Times New Roman" w:hAnsi="Times New Roman" w:cs="Times New Roman"/>
          </w:rPr>
          <w:t>their</w:t>
        </w:r>
      </w:ins>
      <w:ins w:id="799" w:author="Benton, Deon" w:date="2026-05-19T16:52:00Z" w16du:dateUtc="2026-05-19T21:52:00Z">
        <w:r w:rsidR="001862B7">
          <w:rPr>
            <w:rFonts w:ascii="Times New Roman" w:hAnsi="Times New Roman" w:cs="Times New Roman"/>
          </w:rPr>
          <w:t xml:space="preserve"> </w:t>
        </w:r>
      </w:ins>
      <w:ins w:id="800" w:author="Benton, Deon" w:date="2026-05-19T16:51:00Z" w16du:dateUtc="2026-05-19T21:51:00Z">
        <w:r w:rsidR="001862B7">
          <w:rPr>
            <w:rFonts w:ascii="Times New Roman" w:hAnsi="Times New Roman" w:cs="Times New Roman"/>
          </w:rPr>
          <w:t xml:space="preserve">semantically neutral, </w:t>
        </w:r>
      </w:ins>
      <w:ins w:id="801" w:author="Benton, Deon" w:date="2026-05-19T16:55:00Z" w16du:dateUtc="2026-05-19T21:55:00Z">
        <w:r w:rsidR="00340214">
          <w:rPr>
            <w:rFonts w:ascii="Times New Roman" w:hAnsi="Times New Roman" w:cs="Times New Roman"/>
          </w:rPr>
          <w:t xml:space="preserve">surface </w:t>
        </w:r>
      </w:ins>
      <w:ins w:id="802" w:author="Benton, Deon" w:date="2026-05-19T16:52:00Z" w16du:dateUtc="2026-05-19T21:52:00Z">
        <w:r w:rsidR="001862B7">
          <w:rPr>
            <w:rFonts w:ascii="Times New Roman" w:hAnsi="Times New Roman" w:cs="Times New Roman"/>
          </w:rPr>
          <w:t>nature</w:t>
        </w:r>
      </w:ins>
      <w:ins w:id="803" w:author="Benton, Deon" w:date="2026-05-19T16:55:00Z" w16du:dateUtc="2026-05-19T21:55:00Z">
        <w:r w:rsidR="00340214">
          <w:rPr>
            <w:rFonts w:ascii="Times New Roman" w:hAnsi="Times New Roman" w:cs="Times New Roman"/>
          </w:rPr>
          <w:t>s</w:t>
        </w:r>
      </w:ins>
      <w:ins w:id="804" w:author="Benton, Deon" w:date="2026-05-19T16:52:00Z" w16du:dateUtc="2026-05-19T21:52:00Z">
        <w:r w:rsidR="001862B7">
          <w:rPr>
            <w:rFonts w:ascii="Times New Roman" w:hAnsi="Times New Roman" w:cs="Times New Roman"/>
          </w:rPr>
          <w:t xml:space="preserve">. </w:t>
        </w:r>
      </w:ins>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EDFB070"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ins w:id="805" w:author="Benton, Deon" w:date="2026-05-19T18:52:00Z" w16du:dateUtc="2026-05-19T23:52:00Z">
        <w:r w:rsidR="008674ED">
          <w:rPr>
            <w:rFonts w:ascii="Times New Roman" w:hAnsi="Times New Roman" w:cs="Times New Roman"/>
          </w:rPr>
          <w:t xml:space="preserve"> their</w:t>
        </w:r>
      </w:ins>
      <w:r w:rsidR="008674ED" w:rsidRPr="008674ED">
        <w:rPr>
          <w:rFonts w:ascii="Times New Roman" w:hAnsi="Times New Roman" w:cs="Times New Roman"/>
        </w:rPr>
        <w:t xml:space="preserve"> action efficiency understanding reflect extensive real-world experience </w:t>
      </w:r>
      <w:ins w:id="806" w:author="Benton, Deon" w:date="2026-05-19T18:52:00Z" w16du:dateUtc="2026-05-19T23:52:00Z">
        <w:r w:rsidR="008674ED">
          <w:rPr>
            <w:rFonts w:ascii="Times New Roman" w:hAnsi="Times New Roman" w:cs="Times New Roman"/>
          </w:rPr>
          <w:t>in which they process the</w:t>
        </w:r>
      </w:ins>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ins w:id="807" w:author="Benton, Deon" w:date="2026-05-19T18:52:00Z" w16du:dateUtc="2026-05-19T23:52:00Z">
        <w:r w:rsidR="008674ED">
          <w:rPr>
            <w:rFonts w:ascii="Times New Roman" w:hAnsi="Times New Roman" w:cs="Times New Roman"/>
          </w:rPr>
          <w:t>features</w:t>
        </w:r>
      </w:ins>
      <w:r w:rsidR="008674ED" w:rsidRPr="008674ED">
        <w:rPr>
          <w:rFonts w:ascii="Times New Roman" w:hAnsi="Times New Roman" w:cs="Times New Roman"/>
        </w:rPr>
        <w:t xml:space="preserve">. </w:t>
      </w:r>
      <w:ins w:id="808" w:author="Benton, Deon" w:date="2026-05-19T18:53:00Z" w16du:dateUtc="2026-05-19T23:53:00Z">
        <w:r w:rsidR="00821F6A">
          <w:rPr>
            <w:rFonts w:ascii="Times New Roman" w:hAnsi="Times New Roman" w:cs="Times New Roman"/>
          </w:rPr>
          <w:t>This proposal was implemented via a pretraining phase; this phase was identical for all networks and approximated infants’ real-world action experience.</w:t>
        </w:r>
      </w:ins>
      <w:ins w:id="809" w:author="Benton, Deon" w:date="2026-05-19T18:54:00Z" w16du:dateUtc="2026-05-19T23:54:00Z">
        <w:r w:rsidR="00821F6A">
          <w:rPr>
            <w:rFonts w:ascii="Times New Roman" w:hAnsi="Times New Roman" w:cs="Times New Roman"/>
          </w:rPr>
          <w:t xml:space="preserve"> During this phase,</w:t>
        </w:r>
      </w:ins>
      <w:r w:rsidR="008674ED" w:rsidRPr="008674ED">
        <w:rPr>
          <w:rFonts w:ascii="Times New Roman" w:hAnsi="Times New Roman" w:cs="Times New Roman"/>
        </w:rPr>
        <w:t xml:space="preserve"> networks experienced two broad classes of events</w:t>
      </w:r>
      <w:ins w:id="810" w:author="Benton, Deon" w:date="2026-05-19T18:54:00Z" w16du:dateUtc="2026-05-19T23:54:00Z">
        <w:r w:rsidR="00821F6A">
          <w:rPr>
            <w:rFonts w:ascii="Times New Roman" w:hAnsi="Times New Roman" w:cs="Times New Roman"/>
          </w:rPr>
          <w:t>: Linear Path Events and Arced Path Events</w:t>
        </w:r>
      </w:ins>
      <w:r w:rsidR="008674ED" w:rsidRPr="008674ED">
        <w:rPr>
          <w:rFonts w:ascii="Times New Roman" w:hAnsi="Times New Roman" w:cs="Times New Roman"/>
        </w:rPr>
        <w:t xml:space="preserve">. In </w:t>
      </w:r>
      <w:ins w:id="811" w:author="Benton, Deon" w:date="2026-05-19T18:55:00Z" w16du:dateUtc="2026-05-19T23:55:00Z">
        <w:r w:rsidR="00027D4F">
          <w:rPr>
            <w:rFonts w:ascii="Times New Roman" w:hAnsi="Times New Roman" w:cs="Times New Roman"/>
          </w:rPr>
          <w:t>the former event, one</w:t>
        </w:r>
      </w:ins>
      <w:r w:rsidR="008674ED" w:rsidRPr="008674ED">
        <w:rPr>
          <w:rFonts w:ascii="Times New Roman" w:hAnsi="Times New Roman" w:cs="Times New Roman"/>
        </w:rPr>
        <w:t xml:space="preserve"> object moved </w:t>
      </w:r>
      <w:ins w:id="812" w:author="Benton, Deon" w:date="2026-05-19T18:55:00Z" w16du:dateUtc="2026-05-19T23:55:00Z">
        <w:r w:rsidR="00C14C39">
          <w:rPr>
            <w:rFonts w:ascii="Times New Roman" w:hAnsi="Times New Roman" w:cs="Times New Roman"/>
          </w:rPr>
          <w:t>unobstructed</w:t>
        </w:r>
        <w:r w:rsidR="00C14C39" w:rsidRPr="008674ED">
          <w:rPr>
            <w:rFonts w:ascii="Times New Roman" w:hAnsi="Times New Roman" w:cs="Times New Roman"/>
          </w:rPr>
          <w:t xml:space="preserve"> </w:t>
        </w:r>
      </w:ins>
      <w:r w:rsidR="008674ED" w:rsidRPr="008674ED">
        <w:rPr>
          <w:rFonts w:ascii="Times New Roman" w:hAnsi="Times New Roman" w:cs="Times New Roman"/>
        </w:rPr>
        <w:t>toward</w:t>
      </w:r>
      <w:ins w:id="813" w:author="Benton, Deon" w:date="2026-05-19T18:55:00Z" w16du:dateUtc="2026-05-19T23:55:00Z">
        <w:r w:rsidR="00C14C39">
          <w:rPr>
            <w:rFonts w:ascii="Times New Roman" w:hAnsi="Times New Roman" w:cs="Times New Roman"/>
          </w:rPr>
          <w:t>s</w:t>
        </w:r>
      </w:ins>
      <w:r w:rsidR="008674ED" w:rsidRPr="008674ED">
        <w:rPr>
          <w:rFonts w:ascii="Times New Roman" w:hAnsi="Times New Roman" w:cs="Times New Roman"/>
        </w:rPr>
        <w:t xml:space="preserve"> another along a horizontal trajectory. In </w:t>
      </w:r>
      <w:ins w:id="814" w:author="Benton, Deon" w:date="2026-05-19T18:55:00Z" w16du:dateUtc="2026-05-19T23:55:00Z">
        <w:r w:rsidR="00C14C39">
          <w:rPr>
            <w:rFonts w:ascii="Times New Roman" w:hAnsi="Times New Roman" w:cs="Times New Roman"/>
          </w:rPr>
          <w:t>the latter event,</w:t>
        </w:r>
      </w:ins>
      <w:r w:rsidR="008674ED" w:rsidRPr="008674ED">
        <w:rPr>
          <w:rFonts w:ascii="Times New Roman" w:hAnsi="Times New Roman" w:cs="Times New Roman"/>
        </w:rPr>
        <w:t xml:space="preserve"> one object moved along a curved trajectory over an obstacle before coming to rest </w:t>
      </w:r>
      <w:ins w:id="815" w:author="Benton, Deon" w:date="2026-05-19T18:56:00Z" w16du:dateUtc="2026-05-19T23:56:00Z">
        <w:r w:rsidR="00C14C39">
          <w:rPr>
            <w:rFonts w:ascii="Times New Roman" w:hAnsi="Times New Roman" w:cs="Times New Roman"/>
          </w:rPr>
          <w:t>next to the other object</w:t>
        </w:r>
      </w:ins>
      <w:r w:rsidR="008674ED" w:rsidRPr="008674ED">
        <w:rPr>
          <w:rFonts w:ascii="Times New Roman" w:hAnsi="Times New Roman" w:cs="Times New Roman"/>
        </w:rPr>
        <w:t>.</w:t>
      </w:r>
      <w:ins w:id="816" w:author="Benton, Deon" w:date="2026-05-19T18:56:00Z" w16du:dateUtc="2026-05-19T23:56:00Z">
        <w:r w:rsidR="00C14C39">
          <w:rPr>
            <w:rFonts w:ascii="Times New Roman" w:hAnsi="Times New Roman" w:cs="Times New Roman"/>
          </w:rPr>
          <w:t xml:space="preserve"> Half of the objects in both events possessed one of the two classes of visible </w:t>
        </w:r>
      </w:ins>
      <w:ins w:id="817" w:author="Benton, Deon" w:date="2026-05-19T18:57:00Z" w16du:dateUtc="2026-05-19T23:57:00Z">
        <w:r w:rsidR="00C14C39">
          <w:rPr>
            <w:rFonts w:ascii="Times New Roman" w:hAnsi="Times New Roman" w:cs="Times New Roman"/>
          </w:rPr>
          <w:t>surface features</w:t>
        </w:r>
      </w:ins>
      <w:ins w:id="818" w:author="Benton, Deon" w:date="2026-05-19T18:58:00Z" w16du:dateUtc="2026-05-19T23:58:00Z">
        <w:r w:rsidR="0093595B">
          <w:rPr>
            <w:rFonts w:ascii="Times New Roman" w:hAnsi="Times New Roman" w:cs="Times New Roman"/>
          </w:rPr>
          <w:t xml:space="preserve"> re</w:t>
        </w:r>
      </w:ins>
      <w:ins w:id="819" w:author="Benton, Deon" w:date="2026-05-19T18:59:00Z" w16du:dateUtc="2026-05-19T23:59:00Z">
        <w:r w:rsidR="0093595B">
          <w:rPr>
            <w:rFonts w:ascii="Times New Roman" w:hAnsi="Times New Roman" w:cs="Times New Roman"/>
          </w:rPr>
          <w:t>presented by</w:t>
        </w:r>
      </w:ins>
      <w:ins w:id="820" w:author="Benton, Deon" w:date="2026-05-19T18:58:00Z" w16du:dateUtc="2026-05-19T23:58:00Z">
        <w:r w:rsidR="0093595B">
          <w:rPr>
            <w:rFonts w:ascii="Times New Roman" w:hAnsi="Times New Roman" w:cs="Times New Roman"/>
          </w:rPr>
          <w:t xml:space="preserve"> the Surface Property groups</w:t>
        </w:r>
      </w:ins>
      <w:ins w:id="821" w:author="Benton, Deon" w:date="2026-05-19T18:57:00Z" w16du:dateUtc="2026-05-19T23:57:00Z">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ins>
      <w:r w:rsidR="008674ED" w:rsidRPr="008674ED">
        <w:rPr>
          <w:rFonts w:ascii="Times New Roman" w:hAnsi="Times New Roman" w:cs="Times New Roman"/>
        </w:rPr>
        <w:t xml:space="preserve"> </w:t>
      </w:r>
      <w:ins w:id="822" w:author="Benton, Deon" w:date="2026-05-19T18:57:00Z" w16du:dateUtc="2026-05-19T23:57:00Z">
        <w:r w:rsidR="00842ED5" w:rsidRPr="008674ED">
          <w:rPr>
            <w:rFonts w:ascii="Times New Roman" w:hAnsi="Times New Roman" w:cs="Times New Roman"/>
          </w:rPr>
          <w:t>implement</w:t>
        </w:r>
        <w:r w:rsidR="00842ED5">
          <w:rPr>
            <w:rFonts w:ascii="Times New Roman" w:hAnsi="Times New Roman" w:cs="Times New Roman"/>
          </w:rPr>
          <w:t>ed</w:t>
        </w:r>
      </w:ins>
      <w:r w:rsidR="008674ED" w:rsidRPr="008674ED">
        <w:rPr>
          <w:rFonts w:ascii="Times New Roman" w:hAnsi="Times New Roman" w:cs="Times New Roman"/>
        </w:rPr>
        <w:t xml:space="preserve"> the assumption that entities with different appearances can engage in both </w:t>
      </w:r>
      <w:ins w:id="823" w:author="Benton, Deon" w:date="2026-05-19T18:57:00Z" w16du:dateUtc="2026-05-19T23:57:00Z">
        <w:r w:rsidR="00842ED5">
          <w:rPr>
            <w:rFonts w:ascii="Times New Roman" w:hAnsi="Times New Roman" w:cs="Times New Roman"/>
          </w:rPr>
          <w:t>kinds of movement</w:t>
        </w:r>
      </w:ins>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ins w:id="824" w:author="Benton, Deon" w:date="2026-05-19T19:06:00Z" w16du:dateUtc="2026-05-20T00:06:00Z"/>
          <w:rFonts w:ascii="Times New Roman" w:hAnsi="Times New Roman" w:cs="Times New Roman"/>
        </w:rPr>
      </w:pPr>
      <w:ins w:id="825" w:author="Benton, Deon" w:date="2026-05-19T18:59:00Z" w16du:dateUtc="2026-05-19T23:59:00Z">
        <w:r>
          <w:rPr>
            <w:rFonts w:ascii="Times New Roman" w:hAnsi="Times New Roman" w:cs="Times New Roman"/>
          </w:rPr>
          <w:t xml:space="preserve">Additional assumptions that were implemented during pretraining were that </w:t>
        </w:r>
      </w:ins>
      <w:ins w:id="826" w:author="Benton, Deon" w:date="2026-05-19T19:00:00Z" w16du:dateUtc="2026-05-20T00:00:00Z">
        <w:r>
          <w:rPr>
            <w:rFonts w:ascii="Times New Roman" w:hAnsi="Times New Roman" w:cs="Times New Roman"/>
          </w:rPr>
          <w:t xml:space="preserve">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ins>
      <w:ins w:id="827" w:author="Benton, Deon" w:date="2026-05-19T19:01:00Z" w16du:dateUtc="2026-05-20T00:01:00Z">
        <w:r>
          <w:rPr>
            <w:rFonts w:ascii="Times New Roman" w:hAnsi="Times New Roman" w:cs="Times New Roman"/>
          </w:rPr>
          <w:t>. The first of these assumptions was</w:t>
        </w:r>
      </w:ins>
      <w:ins w:id="828" w:author="Benton, Deon" w:date="2026-05-19T19:00:00Z" w16du:dateUtc="2026-05-20T00:00:00Z">
        <w:r w:rsidRPr="008674ED">
          <w:rPr>
            <w:rFonts w:ascii="Times New Roman" w:hAnsi="Times New Roman" w:cs="Times New Roman"/>
          </w:rPr>
          <w:t xml:space="preserve"> </w:t>
        </w:r>
      </w:ins>
      <w:ins w:id="829" w:author="Benton, Deon" w:date="2026-05-19T19:03:00Z" w16du:dateUtc="2026-05-20T00:03:00Z">
        <w:r w:rsidR="00AE60E1" w:rsidRPr="00AE60E1">
          <w:rPr>
            <w:rFonts w:ascii="Times New Roman" w:hAnsi="Times New Roman" w:cs="Times New Roman"/>
          </w:rPr>
          <w:t>implemented by lower</w:t>
        </w:r>
      </w:ins>
      <w:ins w:id="830" w:author="Benton, Deon" w:date="2026-05-19T19:04:00Z" w16du:dateUtc="2026-05-20T00:04:00Z">
        <w:r w:rsidR="001A5B1D">
          <w:rPr>
            <w:rFonts w:ascii="Times New Roman" w:hAnsi="Times New Roman" w:cs="Times New Roman"/>
          </w:rPr>
          <w:t>ing</w:t>
        </w:r>
      </w:ins>
      <w:ins w:id="831" w:author="Benton, Deon" w:date="2026-05-19T19:03:00Z" w16du:dateUtc="2026-05-20T00:03:00Z">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w:t>
        </w:r>
        <w:r w:rsidR="00AE60E1" w:rsidRPr="00AE60E1">
          <w:rPr>
            <w:rFonts w:ascii="Times New Roman" w:hAnsi="Times New Roman" w:cs="Times New Roman"/>
          </w:rPr>
          <w:lastRenderedPageBreak/>
          <w:t xml:space="preserve">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ins>
      <w:ins w:id="832" w:author="Benton, Deon" w:date="2026-05-19T19:04:00Z" w16du:dateUtc="2026-05-20T00:04:00Z">
        <w:r w:rsidR="001A5B1D">
          <w:rPr>
            <w:rFonts w:ascii="Times New Roman" w:hAnsi="Times New Roman" w:cs="Times New Roman"/>
          </w:rPr>
          <w:t>how quickly a network’s weights adapt</w:t>
        </w:r>
      </w:ins>
      <w:ins w:id="833" w:author="Benton, Deon" w:date="2026-05-19T19:03:00Z" w16du:dateUtc="2026-05-20T00:03:00Z">
        <w:r w:rsidR="00AE60E1" w:rsidRPr="00AE60E1">
          <w:rPr>
            <w:rFonts w:ascii="Times New Roman" w:hAnsi="Times New Roman" w:cs="Times New Roman"/>
          </w:rPr>
          <w:t xml:space="preserve">; larger learning rates </w:t>
        </w:r>
      </w:ins>
      <w:ins w:id="834" w:author="Benton, Deon" w:date="2026-05-19T19:05:00Z" w16du:dateUtc="2026-05-20T00:05:00Z">
        <w:r w:rsidR="001A5B1D">
          <w:rPr>
            <w:rFonts w:ascii="Times New Roman" w:hAnsi="Times New Roman" w:cs="Times New Roman"/>
          </w:rPr>
          <w:t>correspond to</w:t>
        </w:r>
      </w:ins>
      <w:ins w:id="835" w:author="Benton, Deon" w:date="2026-05-19T19:03:00Z" w16du:dateUtc="2026-05-20T00:03:00Z">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ins>
      <w:ins w:id="836" w:author="Benton, Deon" w:date="2026-05-19T19:05:00Z" w16du:dateUtc="2026-05-20T00:05:00Z">
        <w:r w:rsidR="001A5B1D">
          <w:rPr>
            <w:rFonts w:ascii="Times New Roman" w:hAnsi="Times New Roman" w:cs="Times New Roman"/>
          </w:rPr>
          <w:t>This way of implementing salience</w:t>
        </w:r>
      </w:ins>
      <w:ins w:id="837" w:author="Benton, Deon" w:date="2026-05-19T19:03:00Z" w16du:dateUtc="2026-05-20T00:03:00Z">
        <w:r w:rsidR="00AE60E1" w:rsidRPr="00AE60E1">
          <w:rPr>
            <w:rFonts w:ascii="Times New Roman" w:hAnsi="Times New Roman" w:cs="Times New Roman"/>
          </w:rPr>
          <w:t xml:space="preserve"> aligns with past connectionist modeling work (e.g., Benton, 2024; Singh et al., 2025). </w:t>
        </w:r>
      </w:ins>
      <w:ins w:id="838" w:author="Benton, Deon" w:date="2026-05-19T19:06:00Z" w16du:dateUtc="2026-05-20T00:06:00Z">
        <w:r w:rsidR="001C534C">
          <w:rPr>
            <w:rFonts w:ascii="Times New Roman" w:hAnsi="Times New Roman" w:cs="Times New Roman"/>
          </w:rPr>
          <w:t>The second</w:t>
        </w:r>
      </w:ins>
      <w:r w:rsidR="008674ED" w:rsidRPr="008674ED">
        <w:rPr>
          <w:rFonts w:ascii="Times New Roman" w:hAnsi="Times New Roman" w:cs="Times New Roman"/>
        </w:rPr>
        <w:t xml:space="preserve"> assumption was implemented by activating the Small Vertical Separation unit whenever curved motion occurred over an obstacle.</w:t>
      </w:r>
      <w:ins w:id="839" w:author="Benton, Deon" w:date="2026-05-19T19:06:00Z" w16du:dateUtc="2026-05-20T00:06:00Z">
        <w:r w:rsidR="0081314B">
          <w:rPr>
            <w:rFonts w:ascii="Times New Roman" w:hAnsi="Times New Roman" w:cs="Times New Roman"/>
          </w:rPr>
          <w:t xml:space="preserve"> </w:t>
        </w:r>
      </w:ins>
    </w:p>
    <w:p w14:paraId="48870FEF" w14:textId="77777777" w:rsidR="00F04C71" w:rsidRDefault="00EB298A" w:rsidP="008674ED">
      <w:pPr>
        <w:spacing w:line="480" w:lineRule="auto"/>
        <w:contextualSpacing/>
        <w:rPr>
          <w:ins w:id="840" w:author="Benton, Deon" w:date="2026-05-19T19:14:00Z" w16du:dateUtc="2026-05-20T00:14:00Z"/>
          <w:rFonts w:ascii="Times New Roman" w:hAnsi="Times New Roman" w:cs="Times New Roman"/>
        </w:rPr>
      </w:pPr>
      <w:ins w:id="841" w:author="Benton, Deon" w:date="2026-05-19T19:08:00Z" w16du:dateUtc="2026-05-20T00:08:00Z">
        <w:r>
          <w:rPr>
            <w:rFonts w:ascii="Times New Roman" w:hAnsi="Times New Roman" w:cs="Times New Roman"/>
          </w:rPr>
          <w:t xml:space="preserve">In terms of the duration of the pretraining phase, its length </w:t>
        </w:r>
      </w:ins>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ins w:id="842" w:author="Benton, Deon" w:date="2026-05-19T19:08:00Z" w16du:dateUtc="2026-05-20T00:08:00Z">
        <w:r>
          <w:rPr>
            <w:rFonts w:ascii="Times New Roman" w:hAnsi="Times New Roman" w:cs="Times New Roman"/>
          </w:rPr>
          <w:t xml:space="preserve">those </w:t>
        </w:r>
      </w:ins>
      <w:r w:rsidR="008674ED" w:rsidRPr="008674ED">
        <w:rPr>
          <w:rFonts w:ascii="Times New Roman" w:hAnsi="Times New Roman" w:cs="Times New Roman"/>
        </w:rPr>
        <w:t xml:space="preserve">corresponding to younger infants. </w:t>
      </w:r>
      <w:ins w:id="843" w:author="Benton, Deon" w:date="2026-05-19T19:08:00Z" w16du:dateUtc="2026-05-20T00:08:00Z">
        <w:r>
          <w:rPr>
            <w:rFonts w:ascii="Times New Roman" w:hAnsi="Times New Roman" w:cs="Times New Roman"/>
          </w:rPr>
          <w:t>In particular</w:t>
        </w:r>
      </w:ins>
      <w:r w:rsidR="008674ED" w:rsidRPr="008674ED">
        <w:rPr>
          <w:rFonts w:ascii="Times New Roman" w:hAnsi="Times New Roman" w:cs="Times New Roman"/>
        </w:rPr>
        <w:t xml:space="preserve">, simulations </w:t>
      </w:r>
      <w:ins w:id="844"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12-month-olds received 900 epochs of pretraining, whereas simulations </w:t>
      </w:r>
      <w:ins w:id="845"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9-, 6-, and 3-month-olds received 675, 450, and 225 epochs, respectively. </w:t>
      </w:r>
      <w:ins w:id="846" w:author="Benton, Deon" w:date="2026-05-19T19:09:00Z" w16du:dateUtc="2026-05-20T00:09:00Z">
        <w:r>
          <w:rPr>
            <w:rFonts w:ascii="Times New Roman" w:hAnsi="Times New Roman" w:cs="Times New Roman"/>
          </w:rPr>
          <w:t>Developmental “age” was also modeled via the learning rate parameters</w:t>
        </w:r>
      </w:ins>
      <w:ins w:id="847" w:author="Benton, Deon" w:date="2026-05-19T19:10:00Z" w16du:dateUtc="2026-05-20T00:10:00Z">
        <w:r w:rsidR="009C69D7">
          <w:rPr>
            <w:rFonts w:ascii="Times New Roman" w:hAnsi="Times New Roman" w:cs="Times New Roman"/>
          </w:rPr>
          <w:t>; a higher learning rate was used for older models than younger ones. This value ranged from 0.</w:t>
        </w:r>
      </w:ins>
      <w:ins w:id="848" w:author="Benton, Deon" w:date="2026-05-19T19:11:00Z" w16du:dateUtc="2026-05-20T00:11:00Z">
        <w:r w:rsidR="009C69D7">
          <w:rPr>
            <w:rFonts w:ascii="Times New Roman" w:hAnsi="Times New Roman" w:cs="Times New Roman"/>
          </w:rPr>
          <w:t xml:space="preserve">1 for the oldest models to 0.05 for the youngest models. </w:t>
        </w:r>
      </w:ins>
      <w:ins w:id="849" w:author="Benton, Deon" w:date="2026-05-19T19:13:00Z" w16du:dateUtc="2026-05-20T00:13:00Z">
        <w:r w:rsidR="002E6914">
          <w:rPr>
            <w:rFonts w:ascii="Times New Roman" w:hAnsi="Times New Roman" w:cs="Times New Roman"/>
          </w:rPr>
          <w:t>Assigning larger learning rates to older models</w:t>
        </w:r>
      </w:ins>
      <w:ins w:id="850" w:author="Benton, Deon" w:date="2026-05-19T19:12:00Z" w16du:dateUtc="2026-05-20T00:12:00Z">
        <w:r w:rsidR="002E6914">
          <w:rPr>
            <w:rFonts w:ascii="Times New Roman" w:hAnsi="Times New Roman" w:cs="Times New Roman"/>
          </w:rPr>
          <w:t xml:space="preserve"> </w:t>
        </w:r>
      </w:ins>
      <w:r w:rsidR="008674ED" w:rsidRPr="008674ED">
        <w:rPr>
          <w:rFonts w:ascii="Times New Roman" w:hAnsi="Times New Roman" w:cs="Times New Roman"/>
        </w:rPr>
        <w:t xml:space="preserve">implemented the assumption that processing efficiency improves developmentally. </w:t>
      </w:r>
      <w:ins w:id="851" w:author="Benton, Deon" w:date="2026-05-19T19:13:00Z" w16du:dateUtc="2026-05-20T00:13:00Z">
        <w:r w:rsidR="002E6914" w:rsidRPr="002E6914">
          <w:rPr>
            <w:rFonts w:ascii="Times New Roman" w:hAnsi="Times New Roman" w:cs="Times New Roman"/>
          </w:rPr>
          <w:t>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ins>
      <w:ins w:id="852" w:author="Benton, Deon" w:date="2026-05-19T19:14:00Z" w16du:dateUtc="2026-05-20T00:14:00Z">
        <w:r w:rsidR="00F04C71">
          <w:rPr>
            <w:rFonts w:ascii="Times New Roman" w:hAnsi="Times New Roman" w:cs="Times New Roman"/>
          </w:rPr>
          <w:t xml:space="preserve"> </w:t>
        </w:r>
      </w:ins>
    </w:p>
    <w:p w14:paraId="360CBDC1" w14:textId="2A0F9D5C" w:rsidR="00CE5085" w:rsidRDefault="00B40E05" w:rsidP="00B40E05">
      <w:pPr>
        <w:spacing w:line="480" w:lineRule="auto"/>
        <w:ind w:firstLine="720"/>
        <w:contextualSpacing/>
        <w:rPr>
          <w:rFonts w:ascii="Times New Roman" w:hAnsi="Times New Roman" w:cs="Times New Roman"/>
        </w:rPr>
      </w:pPr>
      <w:ins w:id="853" w:author="Benton, Deon" w:date="2026-05-19T19:21:00Z" w16du:dateUtc="2026-05-20T00:21:00Z">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Rakison &amp; Lupyan, 2008), network error was treated as a proxy for </w:t>
        </w:r>
        <w:r w:rsidRPr="00B40E05">
          <w:rPr>
            <w:rFonts w:ascii="Times New Roman" w:hAnsi="Times New Roman" w:cs="Times New Roman"/>
          </w:rPr>
          <w:lastRenderedPageBreak/>
          <w:t>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ins>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ins w:id="854" w:author="Benton, Deon" w:date="2026-05-19T19:25:00Z" w16du:dateUtc="2026-05-20T00:25:00Z">
        <w:r w:rsidR="00D86763" w:rsidRPr="00D86763">
          <w:rPr>
            <w:rFonts w:ascii="Times New Roman" w:hAnsi="Times New Roman" w:cs="Times New Roman"/>
            <w:b/>
            <w:bCs/>
          </w:rPr>
          <w:t>Selective longer looking to inefficient actions.</w:t>
        </w:r>
      </w:ins>
    </w:p>
    <w:p w14:paraId="5F0C4689" w14:textId="77777777" w:rsidR="007A330E" w:rsidRDefault="00524642" w:rsidP="007A330E">
      <w:pPr>
        <w:spacing w:line="480" w:lineRule="auto"/>
        <w:contextualSpacing/>
        <w:rPr>
          <w:ins w:id="855" w:author="Benton, Deon" w:date="2026-05-19T19:37:00Z" w16du:dateUtc="2026-05-20T00:37:00Z"/>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ins w:id="856" w:author="Benton, Deon" w:date="2026-05-19T19:37:00Z" w16du:dateUtc="2026-05-20T00:37:00Z">
        <w:r w:rsidR="007A330E">
          <w:rPr>
            <w:rFonts w:ascii="Times New Roman" w:hAnsi="Times New Roman" w:cs="Times New Roman"/>
          </w:rPr>
          <w:t xml:space="preserve"> For ALIAS and ALIAS-2, networks </w:t>
        </w:r>
      </w:ins>
      <w:r>
        <w:rPr>
          <w:rFonts w:ascii="Times New Roman" w:hAnsi="Times New Roman" w:cs="Times New Roman"/>
        </w:rPr>
        <w:t>were assigned either to the Experimental condition or to the Control condition</w:t>
      </w:r>
      <w:ins w:id="857" w:author="Benton, Deon" w:date="2026-05-19T19:34:00Z" w16du:dateUtc="2026-05-20T00:34:00Z">
        <w:r w:rsidR="00F62A90">
          <w:rPr>
            <w:rFonts w:ascii="Times New Roman" w:hAnsi="Times New Roman" w:cs="Times New Roman"/>
          </w:rPr>
          <w:t xml:space="preserve">. </w:t>
        </w:r>
      </w:ins>
      <w:r>
        <w:rPr>
          <w:rFonts w:ascii="Times New Roman" w:hAnsi="Times New Roman" w:cs="Times New Roman"/>
        </w:rPr>
        <w:t xml:space="preserve"> </w:t>
      </w:r>
      <w:r w:rsidR="00F62A90">
        <w:rPr>
          <w:rFonts w:ascii="Times New Roman" w:hAnsi="Times New Roman" w:cs="Times New Roman"/>
        </w:rPr>
        <w:t xml:space="preserve">Twenty networks </w:t>
      </w:r>
      <w:ins w:id="858" w:author="Benton, Deon" w:date="2026-05-19T19:33:00Z" w16du:dateUtc="2026-05-20T00:33:00Z">
        <w:r w:rsidR="00F62A90">
          <w:rPr>
            <w:rFonts w:ascii="Times New Roman" w:hAnsi="Times New Roman" w:cs="Times New Roman"/>
          </w:rPr>
          <w:t xml:space="preserve">were tested </w:t>
        </w:r>
      </w:ins>
      <w:r w:rsidR="006C7DCD">
        <w:rPr>
          <w:rFonts w:ascii="Times New Roman" w:hAnsi="Times New Roman" w:cs="Times New Roman"/>
        </w:rPr>
        <w:t xml:space="preserve">at each of five different “habituation” epochs </w:t>
      </w:r>
      <w:ins w:id="859" w:author="Benton, Deon" w:date="2026-05-19T19:34:00Z" w16du:dateUtc="2026-05-20T00:34:00Z">
        <w:r w:rsidR="00F62A90">
          <w:rPr>
            <w:rFonts w:ascii="Times New Roman" w:hAnsi="Times New Roman" w:cs="Times New Roman"/>
          </w:rPr>
          <w:t xml:space="preserve">across both conditions. This yielded </w:t>
        </w:r>
      </w:ins>
      <w:ins w:id="860" w:author="Benton, Deon" w:date="2026-05-19T19:35:00Z" w16du:dateUtc="2026-05-20T00:35:00Z">
        <w:r w:rsidR="00F62A90">
          <w:rPr>
            <w:rFonts w:ascii="Times New Roman" w:hAnsi="Times New Roman" w:cs="Times New Roman"/>
          </w:rPr>
          <w:t xml:space="preserve">a total of 200 networks per model variant. </w:t>
        </w:r>
      </w:ins>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ins w:id="861" w:author="Benton, Deon" w:date="2026-05-19T19:43:00Z" w16du:dateUtc="2026-05-20T00:43:00Z"/>
          <w:rFonts w:ascii="Times New Roman" w:hAnsi="Times New Roman" w:cs="Times New Roman"/>
        </w:rPr>
      </w:pPr>
      <w:ins w:id="862" w:author="Benton, Deon" w:date="2026-05-19T19:38:00Z" w16du:dateUtc="2026-05-20T00:38:00Z">
        <w:r>
          <w:rPr>
            <w:rFonts w:ascii="Times New Roman" w:hAnsi="Times New Roman" w:cs="Times New Roman"/>
          </w:rPr>
          <w:tab/>
        </w:r>
      </w:ins>
      <w:ins w:id="863" w:author="Benton, Deon" w:date="2026-05-19T19:45:00Z" w16du:dateUtc="2026-05-20T00:45:00Z">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ins>
      <w:ins w:id="864" w:author="Benton, Deon" w:date="2026-05-19T19:46:00Z" w16du:dateUtc="2026-05-20T00:46:00Z">
        <w:r w:rsidR="00B93DE3">
          <w:rPr>
            <w:rFonts w:ascii="Times New Roman" w:hAnsi="Times New Roman" w:cs="Times New Roman"/>
          </w:rPr>
          <w:t>typical of</w:t>
        </w:r>
      </w:ins>
      <w:ins w:id="865" w:author="Benton, Deon" w:date="2026-05-19T19:45:00Z" w16du:dateUtc="2026-05-20T00:45:00Z">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w:t>
        </w:r>
        <w:r w:rsidR="003D401B" w:rsidRPr="003D401B">
          <w:rPr>
            <w:rFonts w:ascii="Times New Roman" w:hAnsi="Times New Roman" w:cs="Times New Roman"/>
          </w:rPr>
          <w:lastRenderedPageBreak/>
          <w:t>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ins>
      <w:ins w:id="866" w:author="Benton, Deon" w:date="2026-05-19T19:46:00Z" w16du:dateUtc="2026-05-20T00:46:00Z">
        <w:r w:rsidR="000757D8">
          <w:rPr>
            <w:rFonts w:ascii="Times New Roman" w:hAnsi="Times New Roman" w:cs="Times New Roman"/>
          </w:rPr>
          <w:t>,</w:t>
        </w:r>
      </w:ins>
      <w:ins w:id="867" w:author="Benton, Deon" w:date="2026-05-19T19:45:00Z" w16du:dateUtc="2026-05-20T00:45:00Z">
        <w:r w:rsidR="003D401B" w:rsidRPr="003D401B">
          <w:rPr>
            <w:rFonts w:ascii="Times New Roman" w:hAnsi="Times New Roman" w:cs="Times New Roman"/>
          </w:rPr>
          <w:t xml:space="preserve"> to the Inefficient test event.</w:t>
        </w:r>
      </w:ins>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ins w:id="868" w:author="Benton, Deon" w:date="2026-05-19T19:57:00Z" w16du:dateUtc="2026-05-20T00:57:00Z"/>
          <w:rFonts w:ascii="Times New Roman" w:hAnsi="Times New Roman" w:cs="Times New Roman"/>
        </w:rPr>
      </w:pPr>
      <w:ins w:id="869" w:author="Benton, Deon" w:date="2026-05-19T19:57:00Z" w16du:dateUtc="2026-05-20T00:57:00Z">
        <w:r>
          <w:rPr>
            <w:rFonts w:ascii="Times New Roman" w:hAnsi="Times New Roman" w:cs="Times New Roman"/>
          </w:rPr>
          <w:tab/>
        </w:r>
      </w:ins>
    </w:p>
    <w:p w14:paraId="0B661446" w14:textId="1A6865ED"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70" w:author="Benton, Deon" w:date="2026-05-19T19:57:00Z" w16du:dateUtc="2026-05-20T00:57:00Z">
        <w:r>
          <w:rPr>
            <w:rFonts w:ascii="Times New Roman" w:hAnsi="Times New Roman" w:cs="Times New Roman"/>
          </w:rPr>
          <w:tab/>
          <w:t>Figure 3 shows the looking time data—operationalized as network error—for ALIAS overall (i.e., averaged over different lengths of habituation; left) and for different amounts of habituation (right). This table reveals two notable takeaways</w:t>
        </w:r>
        <w:r>
          <w:rPr>
            <w:rStyle w:val="FootnoteReference"/>
            <w:rFonts w:ascii="Times New Roman" w:hAnsi="Times New Roman" w:cs="Times New Roman"/>
          </w:rPr>
          <w:footnoteReference w:id="2"/>
        </w:r>
        <w:r>
          <w:rPr>
            <w:rFonts w:ascii="Times New Roman" w:hAnsi="Times New Roman" w:cs="Times New Roman"/>
          </w:rPr>
          <w:t xml:space="preserve">. First, ALIAS successfully </w:t>
        </w:r>
        <w:r>
          <w:rPr>
            <w:rFonts w:ascii="Times New Roman" w:hAnsi="Times New Roman" w:cs="Times New Roman"/>
          </w:rPr>
          <w:lastRenderedPageBreak/>
          <w:t>reproduced the first target finding: Networks in the Experimental condition produced greater error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ins>
      <w:ins w:id="874" w:author="Benton, Deon" w:date="2026-05-19T22:49:00Z" w16du:dateUtc="2026-05-20T03:49:00Z">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ins w:id="875" w:author="Benton, Deon" w:date="2026-05-19T19:57:00Z" w16du:dateUtc="2026-05-20T00:57:00Z"/>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76" w:author="Benton, Deon" w:date="2026-05-19T22:39:00Z" w16du:dateUtc="2026-05-20T03:39:00Z">
        <w:r>
          <w:rPr>
            <w:rFonts w:ascii="Times New Roman" w:hAnsi="Times New Roman" w:cs="Times New Roman"/>
          </w:rPr>
          <w:tab/>
        </w:r>
      </w:ins>
    </w:p>
    <w:p w14:paraId="018FC986" w14:textId="5951737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r>
      <w:ins w:id="877" w:author="Benton, Deon" w:date="2026-05-19T22:39:00Z" w16du:dateUtc="2026-05-20T03:39:00Z">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ns w:id="878" w:author="Benton, Deon" w:date="2026-05-19T22:46:00Z" w16du:dateUtc="2026-05-20T03:46:00Z">
        <w:r w:rsidR="004761CD">
          <w:rPr>
            <w:rFonts w:ascii="Times New Roman" w:hAnsi="Times New Roman" w:cs="Times New Roman"/>
          </w:rPr>
          <w:t xml:space="preserve">OM10 thus </w:t>
        </w:r>
      </w:ins>
      <w:ins w:id="879" w:author="Benton, Deon" w:date="2026-05-19T22:40:00Z" w16du:dateUtc="2026-05-20T03:40:00Z">
        <w:r w:rsidR="00376BBD">
          <w:rPr>
            <w:rFonts w:ascii="Times New Roman" w:hAnsi="Times New Roman" w:cs="Times New Roman"/>
          </w:rPr>
          <w:t>qualitatively</w:t>
        </w:r>
      </w:ins>
      <w:ins w:id="880" w:author="Benton, Deon" w:date="2026-05-19T22:39:00Z" w16du:dateUtc="2026-05-20T03:39:00Z">
        <w:r w:rsidR="00376BBD" w:rsidRPr="00376BBD">
          <w:rPr>
            <w:rFonts w:ascii="Times New Roman" w:hAnsi="Times New Roman" w:cs="Times New Roman"/>
          </w:rPr>
          <w:t xml:space="preserve"> reproduced the first target finding</w:t>
        </w:r>
      </w:ins>
      <w:ins w:id="881" w:author="Benton, Deon" w:date="2026-05-19T22:40:00Z" w16du:dateUtc="2026-05-20T03:40:00Z">
        <w:r w:rsidR="00376BBD">
          <w:rPr>
            <w:rFonts w:ascii="Times New Roman" w:hAnsi="Times New Roman" w:cs="Times New Roman"/>
          </w:rPr>
          <w:t xml:space="preserve">. At the same time, comparing these responses to ALIAS’s responses in Figure 3 </w:t>
        </w:r>
      </w:ins>
      <w:ins w:id="882" w:author="Benton, Deon" w:date="2026-05-19T22:39:00Z" w16du:dateUtc="2026-05-20T03:39:00Z">
        <w:r w:rsidR="00376BBD" w:rsidRPr="00376BBD">
          <w:rPr>
            <w:rFonts w:ascii="Times New Roman" w:hAnsi="Times New Roman" w:cs="Times New Roman"/>
          </w:rPr>
          <w:t xml:space="preserve">reveals that the difference in error between the Efficient and Inefficient test events in the Experimental condition was </w:t>
        </w:r>
      </w:ins>
      <w:ins w:id="883" w:author="Benton, Deon" w:date="2026-05-19T22:41:00Z" w16du:dateUtc="2026-05-20T03:41:00Z">
        <w:r w:rsidR="00376BBD">
          <w:rPr>
            <w:rFonts w:ascii="Times New Roman" w:hAnsi="Times New Roman" w:cs="Times New Roman"/>
          </w:rPr>
          <w:t>substantially attenuated for OM10 than for ALIAS.</w:t>
        </w:r>
      </w:ins>
      <w:ins w:id="884" w:author="Benton, Deon" w:date="2026-05-19T22:39:00Z" w16du:dateUtc="2026-05-20T03:39:00Z">
        <w:r w:rsidR="00376BBD" w:rsidRPr="00376BBD">
          <w:rPr>
            <w:rFonts w:ascii="Times New Roman" w:hAnsi="Times New Roman" w:cs="Times New Roman"/>
          </w:rPr>
          <w:t xml:space="preserve"> </w:t>
        </w:r>
      </w:ins>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11B527D1" w:rsidR="007173F3" w:rsidRDefault="000A0EEF" w:rsidP="007173F3">
      <w:pPr>
        <w:spacing w:line="480" w:lineRule="auto"/>
        <w:ind w:firstLine="720"/>
        <w:contextualSpacing/>
        <w:rPr>
          <w:rFonts w:ascii="Times New Roman" w:hAnsi="Times New Roman" w:cs="Times New Roman"/>
        </w:rPr>
      </w:pPr>
      <w:ins w:id="885" w:author="Benton, Deon" w:date="2026-05-19T23:14:00Z" w16du:dateUtc="2026-05-20T04:14:00Z">
        <w:r w:rsidRPr="000A0EEF">
          <w:rPr>
            <w:rFonts w:ascii="Times New Roman" w:hAnsi="Times New Roman" w:cs="Times New Roman"/>
          </w:rPr>
          <w:t xml:space="preserve">To determine whether OM10’s success depended on </w:t>
        </w:r>
      </w:ins>
      <w:ins w:id="886" w:author="Benton, Deon" w:date="2026-05-19T23:18:00Z" w16du:dateUtc="2026-05-20T04:18:00Z">
        <w:r>
          <w:rPr>
            <w:rFonts w:ascii="Times New Roman" w:hAnsi="Times New Roman" w:cs="Times New Roman"/>
          </w:rPr>
          <w:t>specific</w:t>
        </w:r>
      </w:ins>
      <w:ins w:id="887" w:author="Benton, Deon" w:date="2026-05-19T23:15:00Z" w16du:dateUtc="2026-05-20T04:15:00Z">
        <w:r>
          <w:rPr>
            <w:rFonts w:ascii="Times New Roman" w:hAnsi="Times New Roman" w:cs="Times New Roman"/>
          </w:rPr>
          <w:t xml:space="preserve"> implementational details</w:t>
        </w:r>
      </w:ins>
      <w:ins w:id="888" w:author="Benton, Deon" w:date="2026-05-19T23:14:00Z" w16du:dateUtc="2026-05-20T04:14:00Z">
        <w:r w:rsidRPr="000A0EEF">
          <w:rPr>
            <w:rFonts w:ascii="Times New Roman" w:hAnsi="Times New Roman" w:cs="Times New Roman"/>
          </w:rPr>
          <w:t>, its performance was compared to OM10-2</w:t>
        </w:r>
      </w:ins>
      <w:ins w:id="889" w:author="Benton, Deon" w:date="2026-05-19T23:17:00Z" w16du:dateUtc="2026-05-20T04:17:00Z">
        <w:r>
          <w:rPr>
            <w:rFonts w:ascii="Times New Roman" w:hAnsi="Times New Roman" w:cs="Times New Roman"/>
          </w:rPr>
          <w:t xml:space="preserve">. </w:t>
        </w:r>
      </w:ins>
      <w:ins w:id="890" w:author="Benton, Deon" w:date="2026-05-19T23:24:00Z" w16du:dateUtc="2026-05-20T04:24:00Z">
        <w:r w:rsidR="00566545" w:rsidRPr="00566545">
          <w:rPr>
            <w:rFonts w:ascii="Times New Roman" w:hAnsi="Times New Roman" w:cs="Times New Roman"/>
          </w:rPr>
          <w:t xml:space="preserve">There are two important takeaways from this figure. First, OM10-2 model—which more faithfully captures the experimental details of studies </w:t>
        </w:r>
        <w:r w:rsidR="00566545" w:rsidRPr="00566545">
          <w:rPr>
            <w:rFonts w:ascii="Times New Roman" w:hAnsi="Times New Roman" w:cs="Times New Roman"/>
          </w:rPr>
          <w:lastRenderedPageBreak/>
          <w:t>associated with the first target finding</w:t>
        </w:r>
      </w:ins>
      <w:ins w:id="891" w:author="Benton, Deon" w:date="2026-05-19T23:29:00Z" w16du:dateUtc="2026-05-20T04:29:00Z">
        <w:r w:rsidR="00566545">
          <w:rPr>
            <w:rFonts w:ascii="Times New Roman" w:hAnsi="Times New Roman" w:cs="Times New Roman"/>
          </w:rPr>
          <w:t xml:space="preserve"> </w:t>
        </w:r>
      </w:ins>
      <w:ins w:id="892" w:author="Benton, Deon" w:date="2026-05-19T23:24:00Z" w16du:dateUtc="2026-05-20T04:24:00Z">
        <w:r w:rsidR="00566545" w:rsidRPr="00566545">
          <w:rPr>
            <w:rFonts w:ascii="Times New Roman" w:hAnsi="Times New Roman" w:cs="Times New Roman"/>
          </w:rPr>
          <w:t xml:space="preserve">than OM10—fails qualitatively to capture the first target finding. Second, OM10-2’s pattern of looking is the </w:t>
        </w:r>
      </w:ins>
      <w:ins w:id="893" w:author="Benton, Deon" w:date="2026-05-19T23:29:00Z" w16du:dateUtc="2026-05-20T04:29:00Z">
        <w:r w:rsidR="00D17DF0">
          <w:rPr>
            <w:rFonts w:ascii="Times New Roman" w:hAnsi="Times New Roman" w:cs="Times New Roman"/>
          </w:rPr>
          <w:t>exact opposite of</w:t>
        </w:r>
      </w:ins>
      <w:ins w:id="894" w:author="Benton, Deon" w:date="2026-05-19T23:24:00Z" w16du:dateUtc="2026-05-20T04:24:00Z">
        <w:r w:rsidR="00566545" w:rsidRPr="00566545">
          <w:rPr>
            <w:rFonts w:ascii="Times New Roman" w:hAnsi="Times New Roman" w:cs="Times New Roman"/>
          </w:rPr>
          <w:t xml:space="preserve"> OM10</w:t>
        </w:r>
      </w:ins>
      <w:ins w:id="895" w:author="Benton, Deon" w:date="2026-05-20T07:44:00Z" w16du:dateUtc="2026-05-20T12:44:00Z">
        <w:r w:rsidR="0091095B">
          <w:rPr>
            <w:rFonts w:ascii="Times New Roman" w:hAnsi="Times New Roman" w:cs="Times New Roman"/>
          </w:rPr>
          <w:t>’s pattern</w:t>
        </w:r>
      </w:ins>
      <w:ins w:id="896" w:author="Benton, Deon" w:date="2026-05-19T23:24:00Z" w16du:dateUtc="2026-05-20T04:24:00Z">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ins>
      <w:ins w:id="897" w:author="Benton, Deon" w:date="2026-05-19T23:31:00Z" w16du:dateUtc="2026-05-20T04:31:00Z">
        <w:r w:rsidR="00D17DF0">
          <w:rPr>
            <w:rFonts w:ascii="Times New Roman" w:hAnsi="Times New Roman" w:cs="Times New Roman"/>
          </w:rPr>
          <w:t xml:space="preserve"> </w:t>
        </w:r>
      </w:ins>
      <w:ins w:id="898" w:author="Benton, Deon" w:date="2026-05-19T23:32:00Z" w16du:dateUtc="2026-05-20T04:32:00Z">
        <w:r w:rsidR="00D17DF0" w:rsidRPr="00D17DF0">
          <w:rPr>
            <w:rFonts w:ascii="Times New Roman" w:hAnsi="Times New Roman" w:cs="Times New Roman"/>
          </w:rPr>
          <w:t xml:space="preserve">These findings suggest that OM10’s </w:t>
        </w:r>
      </w:ins>
      <w:ins w:id="899" w:author="Benton, Deon" w:date="2026-05-19T23:35:00Z" w16du:dateUtc="2026-05-20T04:35:00Z">
        <w:r w:rsidR="003570F8">
          <w:rPr>
            <w:rFonts w:ascii="Times New Roman" w:hAnsi="Times New Roman" w:cs="Times New Roman"/>
          </w:rPr>
          <w:t>earlier success resulted</w:t>
        </w:r>
      </w:ins>
      <w:ins w:id="900" w:author="Benton, Deon" w:date="2026-05-19T23:32:00Z" w16du:dateUtc="2026-05-20T04:32:00Z">
        <w:r w:rsidR="00D17DF0" w:rsidRPr="00D17DF0">
          <w:rPr>
            <w:rFonts w:ascii="Times New Roman" w:hAnsi="Times New Roman" w:cs="Times New Roman"/>
          </w:rPr>
          <w:t xml:space="preserve"> from its failure </w:t>
        </w:r>
      </w:ins>
      <w:ins w:id="901" w:author="Benton, Deon" w:date="2026-05-19T23:35:00Z" w16du:dateUtc="2026-05-20T04:35:00Z">
        <w:r w:rsidR="00C83AB5">
          <w:rPr>
            <w:rFonts w:ascii="Times New Roman" w:hAnsi="Times New Roman" w:cs="Times New Roman"/>
          </w:rPr>
          <w:t>faithfully</w:t>
        </w:r>
      </w:ins>
      <w:ins w:id="902" w:author="Benton, Deon" w:date="2026-05-19T23:32:00Z" w16du:dateUtc="2026-05-20T04:32:00Z">
        <w:r w:rsidR="00D17DF0" w:rsidRPr="00D17DF0">
          <w:rPr>
            <w:rFonts w:ascii="Times New Roman" w:hAnsi="Times New Roman" w:cs="Times New Roman"/>
          </w:rPr>
          <w:t xml:space="preserve"> </w:t>
        </w:r>
      </w:ins>
      <w:ins w:id="903" w:author="Benton, Deon" w:date="2026-05-19T23:35:00Z" w16du:dateUtc="2026-05-20T04:35:00Z">
        <w:r w:rsidR="00802562">
          <w:rPr>
            <w:rFonts w:ascii="Times New Roman" w:hAnsi="Times New Roman" w:cs="Times New Roman"/>
          </w:rPr>
          <w:t xml:space="preserve">to </w:t>
        </w:r>
      </w:ins>
      <w:ins w:id="904" w:author="Benton, Deon" w:date="2026-05-19T23:32:00Z" w16du:dateUtc="2026-05-20T04:32:00Z">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ins>
      <w:del w:id="905" w:author="Benton, Deon" w:date="2026-05-19T23:32:00Z" w16du:dateUtc="2026-05-20T04:32:00Z">
        <w:r w:rsidR="007173F3" w:rsidDel="00D17DF0">
          <w:rPr>
            <w:rFonts w:ascii="Times New Roman" w:hAnsi="Times New Roman" w:cs="Times New Roman"/>
          </w:rPr>
          <w:delText xml:space="preserve"> </w:delText>
        </w:r>
      </w:del>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ins w:id="906" w:author="Benton, Deon" w:date="2026-05-19T23:36:00Z" w16du:dateUtc="2026-05-20T04:36:00Z"/>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ins w:id="907" w:author="Benton, Deon" w:date="2026-05-19T23:36:00Z" w16du:dateUtc="2026-05-20T04:36:00Z">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ins>
      <w:r w:rsidR="00FC40FE">
        <w:rPr>
          <w:rFonts w:ascii="Times New Roman" w:hAnsi="Times New Roman" w:cs="Times New Roman"/>
          <w:i w:val="0"/>
          <w:iCs w:val="0"/>
          <w:color w:val="000000" w:themeColor="text1"/>
          <w:sz w:val="24"/>
          <w:szCs w:val="24"/>
        </w:rPr>
        <w:t>-2</w:t>
      </w:r>
      <w:ins w:id="908" w:author="Benton, Deon" w:date="2026-05-19T23:36:00Z" w16du:dateUtc="2026-05-20T04:36:00Z">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ins>
      <w:ins w:id="909" w:author="Benton, Deon" w:date="2026-05-21T10:53:00Z" w16du:dateUtc="2026-05-21T15:53:00Z">
        <w:r w:rsidR="00E17934" w:rsidRPr="00647442">
          <w:rPr>
            <w:rFonts w:ascii="Times New Roman" w:hAnsi="Times New Roman" w:cs="Times New Roman"/>
            <w:i w:val="0"/>
            <w:iCs w:val="0"/>
            <w:color w:val="000000" w:themeColor="text1"/>
            <w:sz w:val="24"/>
            <w:szCs w:val="24"/>
          </w:rPr>
          <w:t>Error bars represent standard errors.</w:t>
        </w:r>
      </w:ins>
    </w:p>
    <w:p w14:paraId="4289A654" w14:textId="77777777" w:rsidR="00A15CEA" w:rsidRDefault="00A15CEA" w:rsidP="00DD74B2">
      <w:pPr>
        <w:spacing w:line="480" w:lineRule="auto"/>
        <w:contextualSpacing/>
        <w:rPr>
          <w:ins w:id="910" w:author="Benton, Deon" w:date="2026-05-19T23:33:00Z" w16du:dateUtc="2026-05-20T04:33:00Z"/>
          <w:rFonts w:ascii="Times New Roman" w:hAnsi="Times New Roman" w:cs="Times New Roman"/>
        </w:rPr>
      </w:pPr>
    </w:p>
    <w:p w14:paraId="3ABC8C3C" w14:textId="7E8C5469" w:rsidR="00524642" w:rsidRDefault="00CE358A" w:rsidP="00FC26AC">
      <w:pPr>
        <w:spacing w:line="480" w:lineRule="auto"/>
        <w:ind w:firstLine="720"/>
        <w:contextualSpacing/>
        <w:rPr>
          <w:rFonts w:ascii="Times New Roman" w:eastAsia="Times New Roman" w:hAnsi="Times New Roman" w:cs="Times New Roman"/>
        </w:rPr>
      </w:pPr>
      <w:ins w:id="911" w:author="Benton, Deon" w:date="2026-05-19T23:39:00Z" w16du:dateUtc="2026-05-20T04:39:00Z">
        <w:r>
          <w:rPr>
            <w:rFonts w:ascii="Times New Roman" w:hAnsi="Times New Roman" w:cs="Times New Roman"/>
          </w:rPr>
          <w:t xml:space="preserve">The final analysis focused on the responses of </w:t>
        </w:r>
        <w:r w:rsidR="004E4E4E">
          <w:rPr>
            <w:rFonts w:ascii="Times New Roman" w:hAnsi="Times New Roman" w:cs="Times New Roman"/>
          </w:rPr>
          <w:t>ALIAS-2. These are</w:t>
        </w:r>
      </w:ins>
      <w:ins w:id="912" w:author="Benton, Deon" w:date="2026-05-19T23:40:00Z" w16du:dateUtc="2026-05-20T04:40:00Z">
        <w:r w:rsidR="004E4E4E">
          <w:rPr>
            <w:rFonts w:ascii="Times New Roman" w:hAnsi="Times New Roman" w:cs="Times New Roman"/>
          </w:rPr>
          <w:t xml:space="preserve"> shown in Figure 6. This version of ALIAS omits differential obstacle salience. </w:t>
        </w:r>
      </w:ins>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ins w:id="913" w:author="Benton, Deon" w:date="2026-05-19T23:41:00Z" w16du:dateUtc="2026-05-20T04:41:00Z">
        <w:r w:rsidR="004E4E4E">
          <w:rPr>
            <w:rFonts w:ascii="Times New Roman" w:hAnsi="Times New Roman" w:cs="Times New Roman"/>
          </w:rPr>
          <w:t>ALIAS-2</w:t>
        </w:r>
      </w:ins>
      <w:r w:rsidR="003570F8">
        <w:rPr>
          <w:rFonts w:ascii="Times New Roman" w:hAnsi="Times New Roman" w:cs="Times New Roman"/>
        </w:rPr>
        <w:t xml:space="preserve"> looked longer at the Inefficient test event than at the Efficient one. </w:t>
      </w:r>
      <w:ins w:id="914" w:author="Benton, Deon" w:date="2026-05-19T23:43:00Z" w16du:dateUtc="2026-05-20T04:43:00Z">
        <w:r w:rsidR="004E4E4E">
          <w:rPr>
            <w:rFonts w:ascii="Times New Roman" w:hAnsi="Times New Roman" w:cs="Times New Roman"/>
          </w:rPr>
          <w:t xml:space="preserve">This difference reflects how salience was implemented in ALIAS. In </w:t>
        </w:r>
      </w:ins>
      <w:ins w:id="915" w:author="Benton, Deon" w:date="2026-05-20T07:06:00Z" w16du:dateUtc="2026-05-20T12:06:00Z">
        <w:r w:rsidR="00900C9B">
          <w:rPr>
            <w:rFonts w:ascii="Times New Roman" w:hAnsi="Times New Roman" w:cs="Times New Roman"/>
          </w:rPr>
          <w:t xml:space="preserve">this </w:t>
        </w:r>
        <w:r w:rsidR="00900C9B">
          <w:rPr>
            <w:rFonts w:ascii="Times New Roman" w:hAnsi="Times New Roman" w:cs="Times New Roman"/>
          </w:rPr>
          <w:lastRenderedPageBreak/>
          <w:t>model,</w:t>
        </w:r>
      </w:ins>
      <w:r w:rsidR="003570F8">
        <w:rPr>
          <w:rFonts w:ascii="Times New Roman" w:hAnsi="Times New Roman" w:cs="Times New Roman"/>
        </w:rPr>
        <w:t xml:space="preserve"> </w:t>
      </w:r>
      <w:ins w:id="916" w:author="Benton, Deon" w:date="2026-05-19T23:48:00Z" w16du:dateUtc="2026-05-20T04:48:00Z">
        <w:r w:rsidR="004E4E4E">
          <w:rPr>
            <w:rFonts w:ascii="Times New Roman" w:hAnsi="Times New Roman" w:cs="Times New Roman"/>
          </w:rPr>
          <w:t xml:space="preserve">reduced </w:t>
        </w:r>
      </w:ins>
      <w:ins w:id="917" w:author="Benton, Deon" w:date="2026-05-19T23:50:00Z" w16du:dateUtc="2026-05-20T04:50:00Z">
        <w:r w:rsidR="002A7A3D">
          <w:rPr>
            <w:rFonts w:ascii="Times New Roman" w:hAnsi="Times New Roman" w:cs="Times New Roman"/>
          </w:rPr>
          <w:t>salience of peripherally located</w:t>
        </w:r>
      </w:ins>
      <w:r w:rsidR="003570F8">
        <w:rPr>
          <w:rFonts w:ascii="Times New Roman" w:hAnsi="Times New Roman" w:cs="Times New Roman"/>
        </w:rPr>
        <w:t xml:space="preserve"> was implemented by </w:t>
      </w:r>
      <w:ins w:id="918" w:author="Benton, Deon" w:date="2026-05-19T23:48:00Z" w16du:dateUtc="2026-05-20T04:48:00Z">
        <w:r w:rsidR="004E4E4E">
          <w:rPr>
            <w:rFonts w:ascii="Times New Roman" w:hAnsi="Times New Roman" w:cs="Times New Roman"/>
          </w:rPr>
          <w:t>lowering the</w:t>
        </w:r>
      </w:ins>
      <w:r w:rsidR="003570F8">
        <w:rPr>
          <w:rFonts w:ascii="Times New Roman" w:hAnsi="Times New Roman" w:cs="Times New Roman"/>
        </w:rPr>
        <w:t xml:space="preserve"> learning rate of and applying weight decay to the</w:t>
      </w:r>
      <w:ins w:id="919" w:author="Benton, Deon" w:date="2026-05-19T23:48:00Z" w16du:dateUtc="2026-05-20T04:48:00Z">
        <w:r w:rsidR="004E4E4E">
          <w:rPr>
            <w:rFonts w:ascii="Times New Roman" w:hAnsi="Times New Roman" w:cs="Times New Roman"/>
          </w:rPr>
          <w:t xml:space="preserve"> </w:t>
        </w:r>
      </w:ins>
      <w:ins w:id="920" w:author="Benton, Deon" w:date="2026-05-19T23:49:00Z" w16du:dateUtc="2026-05-20T04:49:00Z">
        <w:r w:rsidR="004E4E4E">
          <w:rPr>
            <w:rFonts w:ascii="Times New Roman" w:hAnsi="Times New Roman" w:cs="Times New Roman"/>
          </w:rPr>
          <w:t>barrier-relevant</w:t>
        </w:r>
      </w:ins>
      <w:r w:rsidR="003570F8">
        <w:rPr>
          <w:rFonts w:ascii="Times New Roman" w:hAnsi="Times New Roman" w:cs="Times New Roman"/>
        </w:rPr>
        <w:t xml:space="preserve"> weights</w:t>
      </w:r>
      <w:ins w:id="921" w:author="Benton, Deon" w:date="2026-05-19T23:49:00Z" w16du:dateUtc="2026-05-20T04:49:00Z">
        <w:r w:rsidR="002A7A3D">
          <w:rPr>
            <w:rFonts w:ascii="Times New Roman" w:hAnsi="Times New Roman" w:cs="Times New Roman"/>
          </w:rPr>
          <w:t xml:space="preserve">; barriers retained their </w:t>
        </w:r>
      </w:ins>
      <w:ins w:id="922" w:author="Benton, Deon" w:date="2026-05-19T23:50:00Z" w16du:dateUtc="2026-05-20T04:50:00Z">
        <w:r w:rsidR="002A7A3D">
          <w:rPr>
            <w:rFonts w:ascii="Times New Roman" w:hAnsi="Times New Roman" w:cs="Times New Roman"/>
          </w:rPr>
          <w:t>salience irrespective of their position relative to curved motion in ALIAS-2</w:t>
        </w:r>
      </w:ins>
      <w:r w:rsidR="003570F8">
        <w:rPr>
          <w:rFonts w:ascii="Times New Roman" w:hAnsi="Times New Roman" w:cs="Times New Roman"/>
        </w:rPr>
        <w:t xml:space="preserve">. </w:t>
      </w:r>
      <w:ins w:id="923" w:author="Benton, Deon" w:date="2026-05-19T23:51:00Z" w16du:dateUtc="2026-05-20T04:51:00Z">
        <w:r w:rsidR="002A7A3D">
          <w:rPr>
            <w:rFonts w:ascii="Times New Roman" w:hAnsi="Times New Roman" w:cs="Times New Roman"/>
          </w:rPr>
          <w:t>What this means for ALIAS-2 is that because</w:t>
        </w:r>
      </w:ins>
      <w:r w:rsidR="00BC1646">
        <w:rPr>
          <w:rFonts w:ascii="Times New Roman" w:hAnsi="Times New Roman" w:cs="Times New Roman"/>
        </w:rPr>
        <w:t xml:space="preserve"> there is nothing </w:t>
      </w:r>
      <w:ins w:id="924" w:author="Benton, Deon" w:date="2026-05-19T23:52:00Z" w16du:dateUtc="2026-05-20T04:52:00Z">
        <w:r w:rsidR="002A7A3D">
          <w:rPr>
            <w:rFonts w:ascii="Times New Roman" w:hAnsi="Times New Roman" w:cs="Times New Roman"/>
          </w:rPr>
          <w:t>preventing it</w:t>
        </w:r>
      </w:ins>
      <w:r w:rsidR="00BC1646">
        <w:rPr>
          <w:rFonts w:ascii="Times New Roman" w:hAnsi="Times New Roman" w:cs="Times New Roman"/>
        </w:rPr>
        <w:t xml:space="preserve"> </w:t>
      </w:r>
      <w:ins w:id="925" w:author="Benton, Deon" w:date="2026-05-20T07:02:00Z" w16du:dateUtc="2026-05-20T12:02:00Z">
        <w:r w:rsidR="00900C9B">
          <w:rPr>
            <w:rFonts w:ascii="Times New Roman" w:hAnsi="Times New Roman" w:cs="Times New Roman"/>
          </w:rPr>
          <w:t xml:space="preserve">from </w:t>
        </w:r>
      </w:ins>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w:t>
      </w:r>
      <w:ins w:id="926" w:author="Benton, Deon" w:date="2026-05-19T23:52:00Z" w16du:dateUtc="2026-05-20T04:52:00Z">
        <w:r w:rsidR="002A7A3D">
          <w:rPr>
            <w:rFonts w:ascii="Times New Roman" w:hAnsi="Times New Roman" w:cs="Times New Roman"/>
          </w:rPr>
          <w:t xml:space="preserve"> during habituation</w:t>
        </w:r>
      </w:ins>
      <w:r w:rsidR="00BC1646">
        <w:rPr>
          <w:rFonts w:ascii="Times New Roman" w:hAnsi="Times New Roman" w:cs="Times New Roman"/>
        </w:rPr>
        <w:t xml:space="preserve">, </w:t>
      </w:r>
      <w:ins w:id="927" w:author="Benton, Deon" w:date="2026-05-19T23:53:00Z" w16du:dateUtc="2026-05-20T04:53:00Z">
        <w:r w:rsidR="00FC26AC">
          <w:rPr>
            <w:rFonts w:ascii="Times New Roman" w:hAnsi="Times New Roman" w:cs="Times New Roman"/>
          </w:rPr>
          <w:t>it will</w:t>
        </w:r>
      </w:ins>
      <w:r w:rsidR="00BC1646">
        <w:rPr>
          <w:rFonts w:ascii="Times New Roman" w:hAnsi="Times New Roman" w:cs="Times New Roman"/>
        </w:rPr>
        <w:t xml:space="preserve"> readily associate </w:t>
      </w:r>
      <w:ins w:id="928" w:author="Benton, Deon" w:date="2026-05-19T23:53:00Z" w16du:dateUtc="2026-05-20T04:53:00Z">
        <w:r w:rsidR="00FC26AC">
          <w:rPr>
            <w:rFonts w:ascii="Times New Roman" w:hAnsi="Times New Roman" w:cs="Times New Roman"/>
          </w:rPr>
          <w:t>the two irrespective</w:t>
        </w:r>
      </w:ins>
      <w:r w:rsidR="00BC1646">
        <w:rPr>
          <w:rFonts w:ascii="Times New Roman" w:hAnsi="Times New Roman" w:cs="Times New Roman"/>
        </w:rPr>
        <w:t xml:space="preserve"> </w:t>
      </w:r>
      <w:ins w:id="929" w:author="Benton, Deon" w:date="2026-05-20T07:24:00Z" w16du:dateUtc="2026-05-20T12:24:00Z">
        <w:r w:rsidR="00CA20AF">
          <w:rPr>
            <w:rFonts w:ascii="Times New Roman" w:hAnsi="Times New Roman" w:cs="Times New Roman"/>
          </w:rPr>
          <w:t xml:space="preserve">of </w:t>
        </w:r>
      </w:ins>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ins w:id="930" w:author="Benton, Deon" w:date="2026-05-20T07:15:00Z">
        <w:r w:rsidR="00B7776D" w:rsidRPr="00B7776D">
          <w:rPr>
            <w:rFonts w:ascii="Times New Roman" w:hAnsi="Times New Roman" w:cs="Times New Roman"/>
          </w:rPr>
          <w:t xml:space="preserve">The problem here is that, because such learning modifies the same connections that encode the relation between arced motion and obstacles, presenting curved motion beside rather than over a barrier during habituation partially overwrites the barrier-under-curved-motion association acquired during pretraining. The reason this association is </w:t>
        </w:r>
      </w:ins>
      <w:ins w:id="931" w:author="Benton, Deon" w:date="2026-05-20T07:16:00Z" w16du:dateUtc="2026-05-20T12:16:00Z">
        <w:r w:rsidR="008C4136">
          <w:rPr>
            <w:rFonts w:ascii="Times New Roman" w:hAnsi="Times New Roman" w:cs="Times New Roman"/>
          </w:rPr>
          <w:t>partially rather than fully</w:t>
        </w:r>
      </w:ins>
      <w:ins w:id="932" w:author="Benton, Deon" w:date="2026-05-20T07:15:00Z">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ins>
      <w:ins w:id="933" w:author="Benton, Deon" w:date="2026-05-20T07:15:00Z" w16du:dateUtc="2026-05-20T12:15:00Z">
        <w:r w:rsidR="00B7776D">
          <w:rPr>
            <w:rFonts w:ascii="Times New Roman" w:hAnsi="Times New Roman" w:cs="Times New Roman"/>
          </w:rPr>
          <w:t xml:space="preserve"> </w:t>
        </w:r>
      </w:ins>
      <w:ins w:id="934" w:author="Benton, Deon" w:date="2026-05-20T00:24:00Z" w16du:dateUtc="2026-05-20T05:24:00Z">
        <w:r w:rsidR="00D911D7" w:rsidRPr="00D911D7">
          <w:rPr>
            <w:rFonts w:ascii="Times New Roman" w:hAnsi="Times New Roman" w:cs="Times New Roman"/>
          </w:rPr>
          <w:t xml:space="preserve">Given that </w:t>
        </w:r>
      </w:ins>
      <w:ins w:id="935" w:author="Benton, Deon" w:date="2026-05-20T07:17:00Z" w16du:dateUtc="2026-05-20T12:17:00Z">
        <w:r w:rsidR="008C4136">
          <w:rPr>
            <w:rFonts w:ascii="Times New Roman" w:hAnsi="Times New Roman" w:cs="Times New Roman"/>
          </w:rPr>
          <w:t>looking time for ALIAS is</w:t>
        </w:r>
      </w:ins>
      <w:ins w:id="936" w:author="Benton, Deon" w:date="2026-05-20T00:24:00Z" w16du:dateUtc="2026-05-20T05:24:00Z">
        <w:r w:rsidR="00D911D7" w:rsidRPr="00D911D7">
          <w:rPr>
            <w:rFonts w:ascii="Times New Roman" w:hAnsi="Times New Roman" w:cs="Times New Roman"/>
          </w:rPr>
          <w:t xml:space="preserve"> operationalized as the discrepancy between </w:t>
        </w:r>
      </w:ins>
      <w:ins w:id="937" w:author="Benton, Deon" w:date="2026-05-20T00:26:00Z" w16du:dateUtc="2026-05-20T05:26:00Z">
        <w:r w:rsidR="00D911D7">
          <w:rPr>
            <w:rFonts w:ascii="Times New Roman" w:hAnsi="Times New Roman" w:cs="Times New Roman"/>
          </w:rPr>
          <w:t>its</w:t>
        </w:r>
      </w:ins>
      <w:ins w:id="938" w:author="Benton, Deon" w:date="2026-05-20T00:24:00Z" w16du:dateUtc="2026-05-20T05:24:00Z">
        <w:r w:rsidR="00D911D7" w:rsidRPr="00D911D7">
          <w:rPr>
            <w:rFonts w:ascii="Times New Roman" w:hAnsi="Times New Roman" w:cs="Times New Roman"/>
          </w:rPr>
          <w:t xml:space="preserve"> expectations and the observed event, this weaker reactivation </w:t>
        </w:r>
      </w:ins>
      <w:ins w:id="939" w:author="Benton, Deon" w:date="2026-05-20T07:17:00Z" w16du:dateUtc="2026-05-20T12:17:00Z">
        <w:r w:rsidR="008C4136">
          <w:rPr>
            <w:rFonts w:ascii="Times New Roman" w:hAnsi="Times New Roman" w:cs="Times New Roman"/>
          </w:rPr>
          <w:t xml:space="preserve">resulted in </w:t>
        </w:r>
      </w:ins>
      <w:ins w:id="940" w:author="Benton, Deon" w:date="2026-05-20T07:21:00Z" w16du:dateUtc="2026-05-20T12:21:00Z">
        <w:r w:rsidR="00CA20AF">
          <w:rPr>
            <w:rFonts w:ascii="Times New Roman" w:hAnsi="Times New Roman" w:cs="Times New Roman"/>
          </w:rPr>
          <w:t>an attenuated difference in</w:t>
        </w:r>
      </w:ins>
      <w:ins w:id="941" w:author="Benton, Deon" w:date="2026-05-20T00:24:00Z" w16du:dateUtc="2026-05-20T05:24:00Z">
        <w:r w:rsidR="00D911D7" w:rsidRPr="00D911D7">
          <w:rPr>
            <w:rFonts w:ascii="Times New Roman" w:hAnsi="Times New Roman" w:cs="Times New Roman"/>
          </w:rPr>
          <w:t xml:space="preserve"> looking between the two test events</w:t>
        </w:r>
      </w:ins>
      <w:ins w:id="942" w:author="Benton, Deon" w:date="2026-05-20T07:18:00Z" w16du:dateUtc="2026-05-20T12:18:00Z">
        <w:r w:rsidR="008C4136">
          <w:rPr>
            <w:rFonts w:ascii="Times New Roman" w:hAnsi="Times New Roman" w:cs="Times New Roman"/>
          </w:rPr>
          <w:t xml:space="preserve"> </w:t>
        </w:r>
      </w:ins>
      <w:ins w:id="943" w:author="Benton, Deon" w:date="2026-05-20T07:20:00Z" w16du:dateUtc="2026-05-20T12:20:00Z">
        <w:r w:rsidR="008C4136">
          <w:rPr>
            <w:rFonts w:ascii="Times New Roman" w:hAnsi="Times New Roman" w:cs="Times New Roman"/>
          </w:rPr>
          <w:t>in the Control than in the Experimental condition</w:t>
        </w:r>
      </w:ins>
      <w:ins w:id="944" w:author="Benton, Deon" w:date="2026-05-20T00:24:00Z" w16du:dateUtc="2026-05-20T05:24:00Z">
        <w:r w:rsidR="00D911D7" w:rsidRPr="00D911D7">
          <w:rPr>
            <w:rFonts w:ascii="Times New Roman" w:hAnsi="Times New Roman" w:cs="Times New Roman"/>
          </w:rPr>
          <w:t>.</w:t>
        </w:r>
      </w:ins>
      <w:ins w:id="945" w:author="Benton, Deon" w:date="2026-05-20T07:25:00Z" w16du:dateUtc="2026-05-20T12:25:00Z">
        <w:r w:rsidR="005A5DBE">
          <w:rPr>
            <w:rFonts w:ascii="Times New Roman" w:hAnsi="Times New Roman" w:cs="Times New Roman"/>
          </w:rPr>
          <w:t xml:space="preserve"> In sum,</w:t>
        </w:r>
      </w:ins>
      <w:ins w:id="946" w:author="Benton, Deon" w:date="2026-05-20T00:24:00Z" w16du:dateUtc="2026-05-20T05:24:00Z">
        <w:r w:rsidR="00D911D7" w:rsidRPr="00D911D7">
          <w:rPr>
            <w:rFonts w:ascii="Times New Roman" w:hAnsi="Times New Roman" w:cs="Times New Roman"/>
          </w:rPr>
          <w:t xml:space="preserve"> </w:t>
        </w:r>
      </w:ins>
      <w:ins w:id="947" w:author="Benton, Deon" w:date="2026-05-20T07:25:00Z" w16du:dateUtc="2026-05-20T12:25:00Z">
        <w:r w:rsidR="005A5DBE">
          <w:rPr>
            <w:rFonts w:ascii="Times New Roman" w:hAnsi="Times New Roman" w:cs="Times New Roman"/>
          </w:rPr>
          <w:t>the fact that ALIAS better captured the first target finding than ALIAS-2 suggests</w:t>
        </w:r>
      </w:ins>
      <w:ins w:id="948" w:author="Benton, Deon" w:date="2026-05-20T00:28:00Z" w16du:dateUtc="2026-05-20T05:28:00Z">
        <w:r w:rsidR="00D911D7" w:rsidRPr="00D911D7">
          <w:rPr>
            <w:rFonts w:ascii="Times New Roman" w:hAnsi="Times New Roman" w:cs="Times New Roman"/>
          </w:rPr>
          <w:t xml:space="preserve"> that differential </w:t>
        </w:r>
      </w:ins>
      <w:ins w:id="949" w:author="Benton, Deon" w:date="2026-05-20T00:29:00Z" w16du:dateUtc="2026-05-20T05:29:00Z">
        <w:r w:rsidR="00D911D7">
          <w:rPr>
            <w:rFonts w:ascii="Times New Roman" w:hAnsi="Times New Roman" w:cs="Times New Roman"/>
          </w:rPr>
          <w:t xml:space="preserve">obstacle </w:t>
        </w:r>
      </w:ins>
      <w:ins w:id="950" w:author="Benton, Deon" w:date="2026-05-20T00:28:00Z" w16du:dateUtc="2026-05-20T05:28:00Z">
        <w:r w:rsidR="00D911D7" w:rsidRPr="00D911D7">
          <w:rPr>
            <w:rFonts w:ascii="Times New Roman" w:hAnsi="Times New Roman" w:cs="Times New Roman"/>
          </w:rPr>
          <w:t xml:space="preserve">salience </w:t>
        </w:r>
      </w:ins>
      <w:ins w:id="951" w:author="Benton, Deon" w:date="2026-05-20T00:29:00Z" w16du:dateUtc="2026-05-20T05:29:00Z">
        <w:r w:rsidR="00D911D7">
          <w:rPr>
            <w:rFonts w:ascii="Times New Roman" w:hAnsi="Times New Roman" w:cs="Times New Roman"/>
          </w:rPr>
          <w:t xml:space="preserve">is key to </w:t>
        </w:r>
      </w:ins>
      <w:ins w:id="952" w:author="Benton, Deon" w:date="2026-05-20T07:24:00Z" w16du:dateUtc="2026-05-20T12:24:00Z">
        <w:r w:rsidR="00CA20AF">
          <w:rPr>
            <w:rFonts w:ascii="Times New Roman" w:hAnsi="Times New Roman" w:cs="Times New Roman"/>
          </w:rPr>
          <w:t>reproducing</w:t>
        </w:r>
      </w:ins>
      <w:ins w:id="953" w:author="Benton, Deon" w:date="2026-05-20T00:28:00Z" w16du:dateUtc="2026-05-20T05:28:00Z">
        <w:r w:rsidR="00D911D7" w:rsidRPr="00D911D7">
          <w:rPr>
            <w:rFonts w:ascii="Times New Roman" w:hAnsi="Times New Roman" w:cs="Times New Roman"/>
          </w:rPr>
          <w:t xml:space="preserve"> </w:t>
        </w:r>
      </w:ins>
      <w:ins w:id="954" w:author="Benton, Deon" w:date="2026-05-20T07:26:00Z" w16du:dateUtc="2026-05-20T12:26:00Z">
        <w:r w:rsidR="00632C5A">
          <w:rPr>
            <w:rFonts w:ascii="Times New Roman" w:hAnsi="Times New Roman" w:cs="Times New Roman"/>
          </w:rPr>
          <w:t>this finding</w:t>
        </w:r>
      </w:ins>
      <w:ins w:id="955" w:author="Benton, Deon" w:date="2026-05-20T00:29:00Z" w16du:dateUtc="2026-05-20T05:29:00Z">
        <w:r w:rsidR="00D911D7">
          <w:rPr>
            <w:rFonts w:ascii="Times New Roman" w:hAnsi="Times New Roman" w:cs="Times New Roman"/>
          </w:rPr>
          <w:t xml:space="preserve">. </w:t>
        </w:r>
      </w:ins>
    </w:p>
    <w:p w14:paraId="47B005BD" w14:textId="2B7D9F07"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956" w:author="Benton, Deon" w:date="2026-05-20T17:16:00Z" w16du:dateUtc="2026-05-20T22:16:00Z">
        <w:r w:rsidR="006E1FA2">
          <w:rPr>
            <w:rFonts w:ascii="Times New Roman" w:eastAsia="Times New Roman" w:hAnsi="Times New Roman" w:cs="Times New Roman"/>
          </w:rPr>
          <w:t>Simulation 1a tested</w:t>
        </w:r>
      </w:ins>
      <w:ins w:id="957" w:author="Benton, Deon" w:date="2026-05-20T07:38:00Z" w16du:dateUtc="2026-05-20T12:38:00Z">
        <w:r w:rsidR="0091095B" w:rsidRPr="0091095B">
          <w:rPr>
            <w:rFonts w:ascii="Times New Roman" w:eastAsia="Times New Roman" w:hAnsi="Times New Roman" w:cs="Times New Roman"/>
          </w:rPr>
          <w:t xml:space="preserve">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w:t>
        </w:r>
        <w:r w:rsidR="0091095B" w:rsidRPr="0091095B">
          <w:rPr>
            <w:rFonts w:ascii="Times New Roman" w:eastAsia="Times New Roman" w:hAnsi="Times New Roman" w:cs="Times New Roman"/>
          </w:rPr>
          <w:lastRenderedPageBreak/>
          <w:t>that of OM10, OM10-2, and ALIAS-2.</w:t>
        </w:r>
        <w:r w:rsidR="0091095B">
          <w:rPr>
            <w:rFonts w:ascii="Times New Roman" w:eastAsia="Times New Roman" w:hAnsi="Times New Roman" w:cs="Times New Roman"/>
          </w:rPr>
          <w:t xml:space="preserve">  </w:t>
        </w:r>
      </w:ins>
      <w:ins w:id="958" w:author="Benton, Deon" w:date="2026-05-20T07:42:00Z" w16du:dateUtc="2026-05-20T12:42:00Z">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ins>
    </w:p>
    <w:p w14:paraId="5FE4982B" w14:textId="0C8A9432" w:rsidR="00100585" w:rsidRDefault="0078102C" w:rsidP="005045E5">
      <w:pPr>
        <w:spacing w:line="480" w:lineRule="auto"/>
        <w:ind w:firstLine="720"/>
        <w:contextualSpacing/>
        <w:rPr>
          <w:ins w:id="959" w:author="Benton, Deon" w:date="2026-05-20T17:40:00Z" w16du:dateUtc="2026-05-20T22:40:00Z"/>
          <w:rFonts w:ascii="Times New Roman" w:hAnsi="Times New Roman" w:cs="Times New Roman"/>
        </w:rPr>
      </w:pPr>
      <w:ins w:id="960" w:author="Benton, Deon" w:date="2026-05-08T14:27:00Z" w16du:dateUtc="2026-05-08T19:27:00Z">
        <w:r w:rsidRPr="0078102C">
          <w:rPr>
            <w:rFonts w:ascii="Times New Roman" w:hAnsi="Times New Roman" w:cs="Times New Roman"/>
          </w:rPr>
          <w:t xml:space="preserve">Although </w:t>
        </w:r>
      </w:ins>
      <w:ins w:id="961" w:author="Benton, Deon" w:date="2026-05-20T17:19:00Z" w16du:dateUtc="2026-05-20T22:19:00Z">
        <w:r w:rsidR="003E6687">
          <w:rPr>
            <w:rFonts w:ascii="Times New Roman" w:hAnsi="Times New Roman" w:cs="Times New Roman"/>
          </w:rPr>
          <w:t xml:space="preserve">the present results suggest </w:t>
        </w:r>
      </w:ins>
      <w:ins w:id="962" w:author="Benton, Deon" w:date="2026-05-08T14:27:00Z" w16du:dateUtc="2026-05-08T19:27:00Z">
        <w:r w:rsidRPr="0078102C">
          <w:rPr>
            <w:rFonts w:ascii="Times New Roman" w:hAnsi="Times New Roman" w:cs="Times New Roman"/>
          </w:rPr>
          <w:t>that</w:t>
        </w:r>
      </w:ins>
      <w:ins w:id="963" w:author="Benton, Deon" w:date="2026-05-20T17:18:00Z" w16du:dateUtc="2026-05-20T22:18:00Z">
        <w:r w:rsidR="003E6687">
          <w:rPr>
            <w:rFonts w:ascii="Times New Roman" w:hAnsi="Times New Roman" w:cs="Times New Roman"/>
          </w:rPr>
          <w:t xml:space="preserve"> associative learning—combined with the assumption that </w:t>
        </w:r>
      </w:ins>
      <w:ins w:id="964" w:author="Benton, Deon" w:date="2026-05-20T17:19:00Z" w16du:dateUtc="2026-05-20T22:19:00Z">
        <w:r w:rsidR="003E6687">
          <w:rPr>
            <w:rFonts w:ascii="Times New Roman" w:hAnsi="Times New Roman" w:cs="Times New Roman"/>
          </w:rPr>
          <w:t>obstacles located to the side of curved motion are less salient than those located directly beneath it—</w:t>
        </w:r>
      </w:ins>
      <w:ins w:id="965" w:author="Benton, Deon" w:date="2026-05-20T17:20:00Z" w16du:dateUtc="2026-05-20T22:20:00Z">
        <w:r w:rsidR="003E6687">
          <w:rPr>
            <w:rFonts w:ascii="Times New Roman" w:hAnsi="Times New Roman" w:cs="Times New Roman"/>
          </w:rPr>
          <w:t>underpinned ALIAS’s success, it</w:t>
        </w:r>
      </w:ins>
      <w:ins w:id="966" w:author="Benton, Deon" w:date="2026-05-20T17:21:00Z" w16du:dateUtc="2026-05-20T22:21:00Z">
        <w:r w:rsidR="003E6687">
          <w:rPr>
            <w:rFonts w:ascii="Times New Roman" w:hAnsi="Times New Roman" w:cs="Times New Roman"/>
          </w:rPr>
          <w:t xml:space="preserve"> was</w:t>
        </w:r>
      </w:ins>
      <w:ins w:id="967" w:author="Benton, Deon" w:date="2026-05-20T17:20:00Z" w16du:dateUtc="2026-05-20T22:20:00Z">
        <w:r w:rsidR="003E6687">
          <w:rPr>
            <w:rFonts w:ascii="Times New Roman" w:hAnsi="Times New Roman" w:cs="Times New Roman"/>
          </w:rPr>
          <w:t xml:space="preserve"> </w:t>
        </w:r>
      </w:ins>
      <w:ins w:id="968" w:author="Benton, Deon" w:date="2026-05-20T17:21:00Z" w16du:dateUtc="2026-05-20T22:21:00Z">
        <w:r w:rsidR="003E6687">
          <w:rPr>
            <w:rFonts w:ascii="Times New Roman" w:hAnsi="Times New Roman" w:cs="Times New Roman"/>
          </w:rPr>
          <w:t>nonetheless important to</w:t>
        </w:r>
      </w:ins>
      <w:ins w:id="969" w:author="Benton, Deon" w:date="2026-05-20T17:20:00Z" w16du:dateUtc="2026-05-20T22:20:00Z">
        <w:r w:rsidR="003E6687">
          <w:rPr>
            <w:rFonts w:ascii="Times New Roman" w:hAnsi="Times New Roman" w:cs="Times New Roman"/>
          </w:rPr>
          <w:t xml:space="preserve"> confirm that associative learning was the</w:t>
        </w:r>
      </w:ins>
      <w:ins w:id="970" w:author="Benton, Deon" w:date="2026-05-08T14:27:00Z" w16du:dateUtc="2026-05-08T19:27:00Z">
        <w:r w:rsidRPr="0078102C">
          <w:rPr>
            <w:rFonts w:ascii="Times New Roman" w:hAnsi="Times New Roman" w:cs="Times New Roman"/>
          </w:rPr>
          <w:t xml:space="preserve"> </w:t>
        </w:r>
      </w:ins>
      <w:ins w:id="971" w:author="Benton, Deon" w:date="2026-05-08T14:28:00Z" w16du:dateUtc="2026-05-08T19:28:00Z">
        <w:r>
          <w:rPr>
            <w:rFonts w:ascii="Times New Roman" w:hAnsi="Times New Roman" w:cs="Times New Roman"/>
          </w:rPr>
          <w:t xml:space="preserve">actual mechanism through which the </w:t>
        </w:r>
      </w:ins>
      <w:ins w:id="972" w:author="Benton, Deon" w:date="2026-05-08T14:27:00Z" w16du:dateUtc="2026-05-08T19:27:00Z">
        <w:r w:rsidRPr="0078102C">
          <w:rPr>
            <w:rFonts w:ascii="Times New Roman" w:hAnsi="Times New Roman" w:cs="Times New Roman"/>
          </w:rPr>
          <w:t>model reproduced these looking behaviors</w:t>
        </w:r>
      </w:ins>
      <w:ins w:id="973" w:author="Benton, Deon" w:date="2026-05-20T17:20:00Z" w16du:dateUtc="2026-05-20T22:20:00Z">
        <w:r w:rsidR="003E6687">
          <w:rPr>
            <w:rFonts w:ascii="Times New Roman" w:hAnsi="Times New Roman" w:cs="Times New Roman"/>
          </w:rPr>
          <w:t>.</w:t>
        </w:r>
      </w:ins>
      <w:ins w:id="974" w:author="Benton, Deon" w:date="2026-05-08T14:27:00Z" w16du:dateUtc="2026-05-08T19:27:00Z">
        <w:r w:rsidRPr="0078102C">
          <w:rPr>
            <w:rFonts w:ascii="Times New Roman" w:hAnsi="Times New Roman" w:cs="Times New Roman"/>
          </w:rPr>
          <w:t xml:space="preserve"> </w:t>
        </w:r>
      </w:ins>
      <w:ins w:id="975" w:author="Benton, Deon" w:date="2026-05-08T14:28:00Z" w16du:dateUtc="2026-05-08T19:28:00Z">
        <w:r>
          <w:rPr>
            <w:rFonts w:ascii="Times New Roman" w:hAnsi="Times New Roman" w:cs="Times New Roman"/>
          </w:rPr>
          <w:t>aligned with the proposal</w:t>
        </w:r>
      </w:ins>
      <w:ins w:id="976" w:author="Benton, Deon" w:date="2026-05-08T14:27:00Z" w16du:dateUtc="2026-05-08T19:27:00Z">
        <w:r w:rsidRPr="0078102C">
          <w:rPr>
            <w:rFonts w:ascii="Times New Roman" w:hAnsi="Times New Roman" w:cs="Times New Roman"/>
          </w:rPr>
          <w:t xml:space="preserve"> that</w:t>
        </w:r>
      </w:ins>
      <w:ins w:id="977" w:author="Benton, Deon" w:date="2026-05-08T14:29:00Z" w16du:dateUtc="2026-05-08T19:29:00Z">
        <w:r>
          <w:rPr>
            <w:rFonts w:ascii="Times New Roman" w:hAnsi="Times New Roman" w:cs="Times New Roman"/>
          </w:rPr>
          <w:t xml:space="preserve"> it</w:t>
        </w:r>
      </w:ins>
      <w:ins w:id="978" w:author="Benton, Deon" w:date="2026-05-08T14:27:00Z" w16du:dateUtc="2026-05-08T19:27:00Z">
        <w:r w:rsidRPr="0078102C">
          <w:rPr>
            <w:rFonts w:ascii="Times New Roman" w:hAnsi="Times New Roman" w:cs="Times New Roman"/>
          </w:rPr>
          <w:t xml:space="preserve"> implemented. </w:t>
        </w:r>
      </w:ins>
      <w:ins w:id="979" w:author="Benton, Deon" w:date="2026-05-20T17:22:00Z" w16du:dateUtc="2026-05-20T22:22:00Z">
        <w:r w:rsidR="00481032">
          <w:rPr>
            <w:rFonts w:ascii="Times New Roman" w:hAnsi="Times New Roman" w:cs="Times New Roman"/>
          </w:rPr>
          <w:t xml:space="preserve">This mechanism began during the pretraining phase. </w:t>
        </w:r>
      </w:ins>
      <w:ins w:id="980" w:author="Benton, Deon" w:date="2026-05-20T17:23:00Z" w16du:dateUtc="2026-05-20T22:23:00Z">
        <w:r w:rsidR="00481032">
          <w:rPr>
            <w:rFonts w:ascii="Times New Roman" w:hAnsi="Times New Roman" w:cs="Times New Roman"/>
          </w:rPr>
          <w:t>It was during this phase that</w:t>
        </w:r>
      </w:ins>
      <w:ins w:id="981" w:author="Benton, Deon" w:date="2026-05-08T14:32:00Z" w16du:dateUtc="2026-05-08T19:32:00Z">
        <w:r w:rsidR="00757027">
          <w:rPr>
            <w:rFonts w:ascii="Times New Roman" w:hAnsi="Times New Roman" w:cs="Times New Roman"/>
          </w:rPr>
          <w:t xml:space="preserve"> networks </w:t>
        </w:r>
      </w:ins>
      <w:ins w:id="982" w:author="Benton, Deon" w:date="2026-05-20T17:23:00Z" w16du:dateUtc="2026-05-20T22:23:00Z">
        <w:r w:rsidR="00481032">
          <w:rPr>
            <w:rFonts w:ascii="Times New Roman" w:hAnsi="Times New Roman" w:cs="Times New Roman"/>
          </w:rPr>
          <w:t>were exposed repeatedly</w:t>
        </w:r>
      </w:ins>
      <w:ins w:id="983" w:author="Benton, Deon" w:date="2026-05-08T14:27:00Z" w16du:dateUtc="2026-05-08T19:27:00Z">
        <w:r w:rsidRPr="0078102C">
          <w:rPr>
            <w:rFonts w:ascii="Times New Roman" w:hAnsi="Times New Roman" w:cs="Times New Roman"/>
          </w:rPr>
          <w:t xml:space="preserve"> to events in which agents move along either straight or curved trajectories to reach other objects or agents. </w:t>
        </w:r>
      </w:ins>
      <w:ins w:id="984" w:author="Benton, Deon" w:date="2026-05-20T17:25:00Z" w16du:dateUtc="2026-05-20T22:25:00Z">
        <w:r w:rsidR="00736C0D">
          <w:rPr>
            <w:rFonts w:ascii="Times New Roman" w:hAnsi="Times New Roman" w:cs="Times New Roman"/>
          </w:rPr>
          <w:t>These events were</w:t>
        </w:r>
      </w:ins>
      <w:ins w:id="985" w:author="Benton, Deon" w:date="2026-05-08T14:32:00Z" w16du:dateUtc="2026-05-08T19:32:00Z">
        <w:r w:rsidR="00757027">
          <w:rPr>
            <w:rFonts w:ascii="Times New Roman" w:hAnsi="Times New Roman" w:cs="Times New Roman"/>
          </w:rPr>
          <w:t xml:space="preserve"> implemented </w:t>
        </w:r>
      </w:ins>
      <w:ins w:id="986" w:author="Benton, Deon" w:date="2026-05-20T17:26:00Z" w16du:dateUtc="2026-05-20T22:26:00Z">
        <w:r w:rsidR="003063BD">
          <w:rPr>
            <w:rFonts w:ascii="Times New Roman" w:hAnsi="Times New Roman" w:cs="Times New Roman"/>
          </w:rPr>
          <w:t>as</w:t>
        </w:r>
      </w:ins>
      <w:ins w:id="987" w:author="Benton, Deon" w:date="2026-05-08T14:32:00Z" w16du:dateUtc="2026-05-08T19:32:00Z">
        <w:r w:rsidR="006A470C">
          <w:rPr>
            <w:rFonts w:ascii="Times New Roman" w:hAnsi="Times New Roman" w:cs="Times New Roman"/>
          </w:rPr>
          <w:t xml:space="preserve"> </w:t>
        </w:r>
      </w:ins>
      <w:ins w:id="988" w:author="Benton, Deon" w:date="2026-05-08T14:27:00Z" w16du:dateUtc="2026-05-08T19:27:00Z">
        <w:r w:rsidRPr="0078102C">
          <w:rPr>
            <w:rFonts w:ascii="Times New Roman" w:hAnsi="Times New Roman" w:cs="Times New Roman"/>
          </w:rPr>
          <w:t xml:space="preserve">distributed across the model’s </w:t>
        </w:r>
      </w:ins>
      <w:ins w:id="989" w:author="Benton, Deon" w:date="2026-05-08T14:33:00Z" w16du:dateUtc="2026-05-08T19:33:00Z">
        <w:r w:rsidR="006A470C">
          <w:rPr>
            <w:rFonts w:ascii="Times New Roman" w:hAnsi="Times New Roman" w:cs="Times New Roman"/>
          </w:rPr>
          <w:t xml:space="preserve">various </w:t>
        </w:r>
      </w:ins>
      <w:ins w:id="990" w:author="Benton, Deon" w:date="2026-05-08T14:27:00Z" w16du:dateUtc="2026-05-08T19:27:00Z">
        <w:r w:rsidRPr="0078102C">
          <w:rPr>
            <w:rFonts w:ascii="Times New Roman" w:hAnsi="Times New Roman" w:cs="Times New Roman"/>
          </w:rPr>
          <w:t>input groups</w:t>
        </w:r>
      </w:ins>
      <w:ins w:id="991" w:author="Benton, Deon" w:date="2026-05-20T17:31:00Z" w16du:dateUtc="2026-05-20T22:31:00Z">
        <w:r w:rsidR="003063BD">
          <w:rPr>
            <w:rFonts w:ascii="Times New Roman" w:hAnsi="Times New Roman" w:cs="Times New Roman"/>
          </w:rPr>
          <w:t xml:space="preserve">. </w:t>
        </w:r>
      </w:ins>
      <w:ins w:id="992" w:author="Benton, Deon" w:date="2026-05-20T17:40:00Z" w16du:dateUtc="2026-05-20T22:40:00Z">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at the outset of the pretraining phase, the pattern of activation that these</w:t>
        </w:r>
      </w:ins>
      <w:ins w:id="993" w:author="Benton, Deon" w:date="2026-05-20T17:45:00Z" w16du:dateUtc="2026-05-20T22:45:00Z">
        <w:r w:rsidR="00F6111F">
          <w:rPr>
            <w:rFonts w:ascii="Times New Roman" w:hAnsi="Times New Roman" w:cs="Times New Roman"/>
          </w:rPr>
          <w:t xml:space="preserve"> </w:t>
        </w:r>
      </w:ins>
      <w:ins w:id="994" w:author="Benton, Deon" w:date="2026-05-20T17:40:00Z" w16du:dateUtc="2026-05-20T22:40:00Z">
        <w:r w:rsidR="00100585" w:rsidRPr="00100585">
          <w:rPr>
            <w:rFonts w:ascii="Times New Roman" w:hAnsi="Times New Roman" w:cs="Times New Roman"/>
          </w:rPr>
          <w:t xml:space="preserve">input events elicit at the hidden layer will be </w:t>
        </w:r>
      </w:ins>
      <w:ins w:id="995" w:author="Benton, Deon" w:date="2026-05-20T17:41:00Z" w16du:dateUtc="2026-05-20T22:41:00Z">
        <w:r w:rsidR="00100585">
          <w:rPr>
            <w:rFonts w:ascii="Times New Roman" w:hAnsi="Times New Roman" w:cs="Times New Roman"/>
          </w:rPr>
          <w:t xml:space="preserve">largely </w:t>
        </w:r>
      </w:ins>
      <w:ins w:id="996" w:author="Benton, Deon" w:date="2026-05-20T17:40:00Z" w16du:dateUtc="2026-05-20T22:40:00Z">
        <w:r w:rsidR="00100585" w:rsidRPr="00100585">
          <w:rPr>
            <w:rFonts w:ascii="Times New Roman" w:hAnsi="Times New Roman" w:cs="Times New Roman"/>
          </w:rPr>
          <w:t xml:space="preserve">unable to reproduce this input at the output layer as well as predict the future location of an agent. </w:t>
        </w:r>
      </w:ins>
      <w:ins w:id="997" w:author="Benton, Deon" w:date="2026-05-20T17:42:00Z" w16du:dateUtc="2026-05-20T22:42:00Z">
        <w:r w:rsidR="00100585">
          <w:rPr>
            <w:rFonts w:ascii="Times New Roman" w:hAnsi="Times New Roman" w:cs="Times New Roman"/>
          </w:rPr>
          <w:t>As training progresses and the network accrues more experience with differen</w:t>
        </w:r>
      </w:ins>
      <w:ins w:id="998" w:author="Benton, Deon" w:date="2026-05-20T17:43:00Z" w16du:dateUtc="2026-05-20T22:43:00Z">
        <w:r w:rsidR="00100585">
          <w:rPr>
            <w:rFonts w:ascii="Times New Roman" w:hAnsi="Times New Roman" w:cs="Times New Roman"/>
          </w:rPr>
          <w:t>t actions</w:t>
        </w:r>
      </w:ins>
      <w:ins w:id="999" w:author="Benton, Deon" w:date="2026-05-20T17:46:00Z" w16du:dateUtc="2026-05-20T22:46:00Z">
        <w:r w:rsidR="00F6111F">
          <w:rPr>
            <w:rFonts w:ascii="Times New Roman" w:hAnsi="Times New Roman" w:cs="Times New Roman"/>
          </w:rPr>
          <w:t xml:space="preserve"> </w:t>
        </w:r>
      </w:ins>
      <w:ins w:id="1000" w:author="Benton, Deon" w:date="2026-05-20T17:43:00Z" w16du:dateUtc="2026-05-20T22:43:00Z">
        <w:r w:rsidR="00100585">
          <w:rPr>
            <w:rFonts w:ascii="Times New Roman" w:hAnsi="Times New Roman" w:cs="Times New Roman"/>
          </w:rPr>
          <w:t>the network will develop increasingly differentiated interna representations</w:t>
        </w:r>
      </w:ins>
      <w:ins w:id="1001" w:author="Benton, Deon" w:date="2026-05-20T17:44:00Z" w16du:dateUtc="2026-05-20T22:44:00Z">
        <w:r w:rsidR="00100585">
          <w:rPr>
            <w:rFonts w:ascii="Times New Roman" w:hAnsi="Times New Roman" w:cs="Times New Roman"/>
          </w:rPr>
          <w:t xml:space="preserve"> of straight and curved motions.</w:t>
        </w:r>
      </w:ins>
      <w:ins w:id="1002" w:author="Benton, Deon" w:date="2026-05-20T17:40:00Z" w16du:dateUtc="2026-05-20T22:40:00Z">
        <w:r w:rsidR="00100585" w:rsidRPr="00100585">
          <w:rPr>
            <w:rFonts w:ascii="Times New Roman" w:hAnsi="Times New Roman" w:cs="Times New Roman"/>
          </w:rPr>
          <w:t xml:space="preserve"> </w:t>
        </w:r>
      </w:ins>
    </w:p>
    <w:p w14:paraId="5062159D" w14:textId="2317F3C6" w:rsidR="0078102C" w:rsidRDefault="00B42DA6" w:rsidP="00141275">
      <w:pPr>
        <w:spacing w:line="480" w:lineRule="auto"/>
        <w:ind w:firstLine="720"/>
        <w:contextualSpacing/>
        <w:rPr>
          <w:ins w:id="1003" w:author="Benton, Deon" w:date="2026-05-20T19:56:00Z" w16du:dateUtc="2026-05-21T00:56:00Z"/>
          <w:rFonts w:ascii="Times New Roman" w:hAnsi="Times New Roman" w:cs="Times New Roman"/>
        </w:rPr>
      </w:pPr>
      <w:ins w:id="1004" w:author="Benton, Deon" w:date="2026-05-20T17:58:00Z" w16du:dateUtc="2026-05-20T22:58:00Z">
        <w:r>
          <w:rPr>
            <w:rFonts w:ascii="Times New Roman" w:hAnsi="Times New Roman" w:cs="Times New Roman"/>
          </w:rPr>
          <w:t>In addition to encoding different</w:t>
        </w:r>
      </w:ins>
      <w:ins w:id="1005" w:author="Benton, Deon" w:date="2026-05-08T14:51:00Z" w16du:dateUtc="2026-05-08T19:51:00Z">
        <w:r w:rsidR="00840AB8">
          <w:rPr>
            <w:rFonts w:ascii="Times New Roman" w:hAnsi="Times New Roman" w:cs="Times New Roman"/>
          </w:rPr>
          <w:t xml:space="preserve"> kinds of motion in an action event</w:t>
        </w:r>
      </w:ins>
      <w:ins w:id="1006" w:author="Benton, Deon" w:date="2026-05-08T14:47:00Z" w16du:dateUtc="2026-05-08T19:47:00Z">
        <w:r w:rsidR="00531103">
          <w:rPr>
            <w:rFonts w:ascii="Times New Roman" w:hAnsi="Times New Roman" w:cs="Times New Roman"/>
          </w:rPr>
          <w:t>,</w:t>
        </w:r>
      </w:ins>
      <w:ins w:id="1007" w:author="Benton, Deon" w:date="2026-05-20T17:59:00Z" w16du:dateUtc="2026-05-20T22:59:00Z">
        <w:r>
          <w:rPr>
            <w:rFonts w:ascii="Times New Roman" w:hAnsi="Times New Roman" w:cs="Times New Roman"/>
          </w:rPr>
          <w:t xml:space="preserve"> </w:t>
        </w:r>
      </w:ins>
      <w:ins w:id="1008" w:author="Benton, Deon" w:date="2026-05-20T18:58:00Z" w16du:dateUtc="2026-05-20T23:58:00Z">
        <w:r w:rsidR="003D06F6">
          <w:rPr>
            <w:rFonts w:ascii="Times New Roman" w:hAnsi="Times New Roman" w:cs="Times New Roman"/>
          </w:rPr>
          <w:t xml:space="preserve">these representations will also come </w:t>
        </w:r>
      </w:ins>
      <w:ins w:id="1009" w:author="Benton, Deon" w:date="2026-05-08T14:53:00Z" w16du:dateUtc="2026-05-08T19:53:00Z">
        <w:r w:rsidR="00840AB8">
          <w:rPr>
            <w:rFonts w:ascii="Times New Roman" w:hAnsi="Times New Roman" w:cs="Times New Roman"/>
          </w:rPr>
          <w:t xml:space="preserve">to capture </w:t>
        </w:r>
      </w:ins>
      <w:ins w:id="1010" w:author="Benton, Deon" w:date="2026-05-20T19:02:00Z" w16du:dateUtc="2026-05-21T00:02:00Z">
        <w:r w:rsidR="003D06F6">
          <w:rPr>
            <w:rFonts w:ascii="Times New Roman" w:hAnsi="Times New Roman" w:cs="Times New Roman"/>
          </w:rPr>
          <w:t>those input features</w:t>
        </w:r>
      </w:ins>
      <w:ins w:id="1011" w:author="Benton, Deon" w:date="2026-05-08T14:53:00Z" w16du:dateUtc="2026-05-08T19:53:00Z">
        <w:r w:rsidR="00840AB8">
          <w:rPr>
            <w:rFonts w:ascii="Times New Roman" w:hAnsi="Times New Roman" w:cs="Times New Roman"/>
          </w:rPr>
          <w:t xml:space="preserve"> that </w:t>
        </w:r>
      </w:ins>
      <w:ins w:id="1012" w:author="Benton, Deon" w:date="2026-05-08T14:54:00Z" w16du:dateUtc="2026-05-08T19:54:00Z">
        <w:r w:rsidR="0022301C">
          <w:rPr>
            <w:rFonts w:ascii="Times New Roman" w:hAnsi="Times New Roman" w:cs="Times New Roman"/>
          </w:rPr>
          <w:t xml:space="preserve">reliably co-occur </w:t>
        </w:r>
      </w:ins>
      <w:ins w:id="1013" w:author="Benton, Deon" w:date="2026-05-20T19:02:00Z" w16du:dateUtc="2026-05-21T00:02:00Z">
        <w:r w:rsidR="00424FBC">
          <w:rPr>
            <w:rFonts w:ascii="Times New Roman" w:hAnsi="Times New Roman" w:cs="Times New Roman"/>
          </w:rPr>
          <w:t>across events</w:t>
        </w:r>
      </w:ins>
      <w:ins w:id="1014" w:author="Benton, Deon" w:date="2026-05-20T19:05:00Z" w16du:dateUtc="2026-05-21T00:05:00Z">
        <w:r w:rsidR="00141275">
          <w:rPr>
            <w:rFonts w:ascii="Times New Roman" w:hAnsi="Times New Roman" w:cs="Times New Roman"/>
          </w:rPr>
          <w:t>; the more these features co-occur the stronger their associations</w:t>
        </w:r>
      </w:ins>
      <w:ins w:id="1015" w:author="Benton, Deon" w:date="2026-05-08T14:54:00Z" w16du:dateUtc="2026-05-08T19:54:00Z">
        <w:r w:rsidR="0022301C">
          <w:rPr>
            <w:rFonts w:ascii="Times New Roman" w:hAnsi="Times New Roman" w:cs="Times New Roman"/>
          </w:rPr>
          <w:t xml:space="preserve">. </w:t>
        </w:r>
      </w:ins>
      <w:ins w:id="1016" w:author="Benton, Deon" w:date="2026-05-20T19:02:00Z" w16du:dateUtc="2026-05-21T00:02:00Z">
        <w:r w:rsidR="00141275">
          <w:rPr>
            <w:rFonts w:ascii="Times New Roman" w:hAnsi="Times New Roman" w:cs="Times New Roman"/>
          </w:rPr>
          <w:t xml:space="preserve">Examples of such features include </w:t>
        </w:r>
      </w:ins>
      <w:ins w:id="1017" w:author="Benton, Deon" w:date="2026-05-08T14:27:00Z" w16du:dateUtc="2026-05-08T19:27:00Z">
        <w:r w:rsidR="0078102C" w:rsidRPr="0078102C">
          <w:rPr>
            <w:rFonts w:ascii="Times New Roman" w:hAnsi="Times New Roman" w:cs="Times New Roman"/>
          </w:rPr>
          <w:t>Curved Motion, Jump Height, and Barrier Height</w:t>
        </w:r>
      </w:ins>
      <w:ins w:id="1018" w:author="Benton, Deon" w:date="2026-05-20T19:03:00Z" w16du:dateUtc="2026-05-21T00:03:00Z">
        <w:r w:rsidR="00141275">
          <w:rPr>
            <w:rFonts w:ascii="Times New Roman" w:hAnsi="Times New Roman" w:cs="Times New Roman"/>
          </w:rPr>
          <w:t xml:space="preserve">. </w:t>
        </w:r>
      </w:ins>
      <w:ins w:id="1019" w:author="Benton, Deon" w:date="2026-05-20T19:11:00Z">
        <w:r w:rsidR="00141275" w:rsidRPr="00141275">
          <w:rPr>
            <w:rFonts w:ascii="Times New Roman" w:hAnsi="Times New Roman" w:cs="Times New Roman"/>
          </w:rPr>
          <w:t xml:space="preserve">The implications of this </w:t>
        </w:r>
      </w:ins>
      <w:ins w:id="1020" w:author="Benton, Deon" w:date="2026-05-20T19:42:00Z" w16du:dateUtc="2026-05-21T00:42:00Z">
        <w:r w:rsidR="0018251F">
          <w:rPr>
            <w:rFonts w:ascii="Times New Roman" w:hAnsi="Times New Roman" w:cs="Times New Roman"/>
          </w:rPr>
          <w:t>experience can be understood by</w:t>
        </w:r>
      </w:ins>
      <w:ins w:id="1021" w:author="Benton, Deon" w:date="2026-05-20T19:11:00Z">
        <w:r w:rsidR="00141275" w:rsidRPr="00141275">
          <w:rPr>
            <w:rFonts w:ascii="Times New Roman" w:hAnsi="Times New Roman" w:cs="Times New Roman"/>
          </w:rPr>
          <w:t xml:space="preserve"> considering its impact on the networks’ performance in the Experimental and Control conditions.</w:t>
        </w:r>
      </w:ins>
      <w:ins w:id="1022" w:author="Benton, Deon" w:date="2026-05-20T19:11:00Z" w16du:dateUtc="2026-05-21T00:11:00Z">
        <w:r w:rsidR="00141275">
          <w:rPr>
            <w:rFonts w:ascii="Times New Roman" w:hAnsi="Times New Roman" w:cs="Times New Roman"/>
          </w:rPr>
          <w:t xml:space="preserve"> In the Experimental co</w:t>
        </w:r>
      </w:ins>
      <w:ins w:id="1023" w:author="Benton, Deon" w:date="2026-05-20T19:12:00Z" w16du:dateUtc="2026-05-21T00:12:00Z">
        <w:r w:rsidR="00141275">
          <w:rPr>
            <w:rFonts w:ascii="Times New Roman" w:hAnsi="Times New Roman" w:cs="Times New Roman"/>
          </w:rPr>
          <w:t xml:space="preserve">ndition, for example, </w:t>
        </w:r>
      </w:ins>
      <w:ins w:id="1024" w:author="Benton, Deon" w:date="2026-05-08T15:03:00Z" w16du:dateUtc="2026-05-08T20:03:00Z">
        <w:r w:rsidR="00CB4724">
          <w:rPr>
            <w:rFonts w:ascii="Times New Roman" w:hAnsi="Times New Roman" w:cs="Times New Roman"/>
          </w:rPr>
          <w:t>networks were habituated to an</w:t>
        </w:r>
      </w:ins>
      <w:ins w:id="1025" w:author="Benton, Deon" w:date="2026-05-08T14:27:00Z" w16du:dateUtc="2026-05-08T19:27:00Z">
        <w:r w:rsidR="0078102C" w:rsidRPr="0078102C">
          <w:rPr>
            <w:rFonts w:ascii="Times New Roman" w:hAnsi="Times New Roman" w:cs="Times New Roman"/>
          </w:rPr>
          <w:t xml:space="preserve"> event in which an animate-like object </w:t>
        </w:r>
      </w:ins>
      <w:ins w:id="1026" w:author="Benton, Deon" w:date="2026-05-08T15:26:00Z" w16du:dateUtc="2026-05-08T20:26:00Z">
        <w:r w:rsidR="00495E0C">
          <w:rPr>
            <w:rFonts w:ascii="Times New Roman" w:hAnsi="Times New Roman" w:cs="Times New Roman"/>
          </w:rPr>
          <w:t xml:space="preserve">jumped </w:t>
        </w:r>
      </w:ins>
      <w:ins w:id="1027" w:author="Benton, Deon" w:date="2026-05-08T14:27:00Z" w16du:dateUtc="2026-05-08T19:27:00Z">
        <w:r w:rsidR="0078102C" w:rsidRPr="0078102C">
          <w:rPr>
            <w:rFonts w:ascii="Times New Roman" w:hAnsi="Times New Roman" w:cs="Times New Roman"/>
          </w:rPr>
          <w:t>over a centrally located obstacle along a</w:t>
        </w:r>
      </w:ins>
      <w:ins w:id="1028" w:author="Benton, Deon" w:date="2026-05-08T15:04:00Z" w16du:dateUtc="2026-05-08T20:04:00Z">
        <w:r w:rsidR="00CB4724">
          <w:rPr>
            <w:rFonts w:ascii="Times New Roman" w:hAnsi="Times New Roman" w:cs="Times New Roman"/>
          </w:rPr>
          <w:t xml:space="preserve">n </w:t>
        </w:r>
      </w:ins>
      <w:ins w:id="1029" w:author="Benton, Deon" w:date="2026-05-08T14:27:00Z" w16du:dateUtc="2026-05-08T19:27:00Z">
        <w:r w:rsidR="0078102C" w:rsidRPr="0078102C">
          <w:rPr>
            <w:rFonts w:ascii="Times New Roman" w:hAnsi="Times New Roman" w:cs="Times New Roman"/>
          </w:rPr>
          <w:t>arced trajectory</w:t>
        </w:r>
      </w:ins>
      <w:ins w:id="1030" w:author="Benton, Deon" w:date="2026-05-08T15:26:00Z" w16du:dateUtc="2026-05-08T20:26:00Z">
        <w:r w:rsidR="00495E0C">
          <w:rPr>
            <w:rFonts w:ascii="Times New Roman" w:hAnsi="Times New Roman" w:cs="Times New Roman"/>
          </w:rPr>
          <w:t>.</w:t>
        </w:r>
      </w:ins>
      <w:ins w:id="1031" w:author="Benton, Deon" w:date="2026-05-08T15:04:00Z" w16du:dateUtc="2026-05-08T20:04:00Z">
        <w:r w:rsidR="00CB4724">
          <w:rPr>
            <w:rFonts w:ascii="Times New Roman" w:hAnsi="Times New Roman" w:cs="Times New Roman"/>
          </w:rPr>
          <w:t xml:space="preserve"> </w:t>
        </w:r>
      </w:ins>
      <w:ins w:id="1032" w:author="Benton, Deon" w:date="2026-05-08T14:27:00Z" w16du:dateUtc="2026-05-08T19:27:00Z">
        <w:r w:rsidR="0078102C" w:rsidRPr="0078102C">
          <w:rPr>
            <w:rFonts w:ascii="Times New Roman" w:hAnsi="Times New Roman" w:cs="Times New Roman"/>
          </w:rPr>
          <w:lastRenderedPageBreak/>
          <w:t xml:space="preserve">Although some features of this event were novel </w:t>
        </w:r>
      </w:ins>
      <w:ins w:id="1033" w:author="Benton, Deon" w:date="2026-05-08T15:26:00Z" w16du:dateUtc="2026-05-08T20:26:00Z">
        <w:r w:rsidR="00495E0C">
          <w:rPr>
            <w:rFonts w:ascii="Times New Roman" w:hAnsi="Times New Roman" w:cs="Times New Roman"/>
          </w:rPr>
          <w:t>relative to that experienced during the pretraining phase</w:t>
        </w:r>
      </w:ins>
      <w:ins w:id="1034" w:author="Benton, Deon" w:date="2026-05-08T15:27:00Z" w16du:dateUtc="2026-05-08T20:27:00Z">
        <w:r w:rsidR="00495E0C">
          <w:rPr>
            <w:rFonts w:ascii="Times New Roman" w:hAnsi="Times New Roman" w:cs="Times New Roman"/>
          </w:rPr>
          <w:t xml:space="preserve">—for example, </w:t>
        </w:r>
      </w:ins>
      <w:ins w:id="1035" w:author="Benton, Deon" w:date="2026-05-20T19:12:00Z" w16du:dateUtc="2026-05-21T00:12:00Z">
        <w:r w:rsidR="00C13963">
          <w:rPr>
            <w:rFonts w:ascii="Times New Roman" w:hAnsi="Times New Roman" w:cs="Times New Roman"/>
          </w:rPr>
          <w:t>the jump and barrier heights</w:t>
        </w:r>
      </w:ins>
      <w:ins w:id="1036" w:author="Benton, Deon" w:date="2026-05-08T15:27:00Z" w16du:dateUtc="2026-05-08T20:27:00Z">
        <w:r w:rsidR="002527A9">
          <w:rPr>
            <w:rFonts w:ascii="Times New Roman" w:hAnsi="Times New Roman" w:cs="Times New Roman"/>
          </w:rPr>
          <w:t>—</w:t>
        </w:r>
      </w:ins>
      <w:ins w:id="1037" w:author="Benton, Deon" w:date="2026-05-08T14:27:00Z" w16du:dateUtc="2026-05-08T19:27:00Z">
        <w:r w:rsidR="0078102C" w:rsidRPr="0078102C">
          <w:rPr>
            <w:rFonts w:ascii="Times New Roman" w:hAnsi="Times New Roman" w:cs="Times New Roman"/>
          </w:rPr>
          <w:t>many</w:t>
        </w:r>
      </w:ins>
      <w:ins w:id="1038" w:author="Benton, Deon" w:date="2026-05-08T15:28:00Z" w16du:dateUtc="2026-05-08T20:28:00Z">
        <w:r w:rsidR="002527A9">
          <w:rPr>
            <w:rFonts w:ascii="Times New Roman" w:hAnsi="Times New Roman" w:cs="Times New Roman"/>
          </w:rPr>
          <w:t xml:space="preserve"> of these features were familiar</w:t>
        </w:r>
      </w:ins>
      <w:ins w:id="1039" w:author="Benton, Deon" w:date="2026-05-08T15:08:00Z" w16du:dateUtc="2026-05-08T20:08:00Z">
        <w:r w:rsidR="00664F9B">
          <w:rPr>
            <w:rFonts w:ascii="Times New Roman" w:hAnsi="Times New Roman" w:cs="Times New Roman"/>
          </w:rPr>
          <w:t>.</w:t>
        </w:r>
      </w:ins>
      <w:ins w:id="1040" w:author="Benton, Deon" w:date="2026-05-08T15:09:00Z" w16du:dateUtc="2026-05-08T20:09:00Z">
        <w:r w:rsidR="000C3E94">
          <w:rPr>
            <w:rFonts w:ascii="Times New Roman" w:hAnsi="Times New Roman" w:cs="Times New Roman"/>
          </w:rPr>
          <w:t xml:space="preserve"> C</w:t>
        </w:r>
      </w:ins>
      <w:ins w:id="1041" w:author="Benton, Deon" w:date="2026-05-08T15:07:00Z" w16du:dateUtc="2026-05-08T20:07:00Z">
        <w:r w:rsidR="00664F9B">
          <w:rPr>
            <w:rFonts w:ascii="Times New Roman" w:hAnsi="Times New Roman" w:cs="Times New Roman"/>
          </w:rPr>
          <w:t xml:space="preserve">urved motion itself </w:t>
        </w:r>
      </w:ins>
      <w:ins w:id="1042" w:author="Benton, Deon" w:date="2026-05-08T15:10:00Z" w16du:dateUtc="2026-05-08T20:10:00Z">
        <w:r w:rsidR="000C3E94">
          <w:rPr>
            <w:rFonts w:ascii="Times New Roman" w:hAnsi="Times New Roman" w:cs="Times New Roman"/>
          </w:rPr>
          <w:t>along with an</w:t>
        </w:r>
      </w:ins>
      <w:ins w:id="1043" w:author="Benton, Deon" w:date="2026-05-08T15:07:00Z" w16du:dateUtc="2026-05-08T20:07:00Z">
        <w:r w:rsidR="00664F9B">
          <w:rPr>
            <w:rFonts w:ascii="Times New Roman" w:hAnsi="Times New Roman" w:cs="Times New Roman"/>
          </w:rPr>
          <w:t xml:space="preserve"> obstacle </w:t>
        </w:r>
      </w:ins>
      <w:ins w:id="1044" w:author="Benton, Deon" w:date="2026-05-08T15:10:00Z" w16du:dateUtc="2026-05-08T20:10:00Z">
        <w:r w:rsidR="000C3E94">
          <w:rPr>
            <w:rFonts w:ascii="Times New Roman" w:hAnsi="Times New Roman" w:cs="Times New Roman"/>
          </w:rPr>
          <w:t>located</w:t>
        </w:r>
      </w:ins>
      <w:ins w:id="1045" w:author="Benton, Deon" w:date="2026-05-08T15:08:00Z" w16du:dateUtc="2026-05-08T20:08:00Z">
        <w:r w:rsidR="00664F9B">
          <w:rPr>
            <w:rFonts w:ascii="Times New Roman" w:hAnsi="Times New Roman" w:cs="Times New Roman"/>
          </w:rPr>
          <w:t xml:space="preserve"> beneath</w:t>
        </w:r>
      </w:ins>
      <w:ins w:id="1046" w:author="Benton, Deon" w:date="2026-05-08T15:10:00Z" w16du:dateUtc="2026-05-08T20:10:00Z">
        <w:r w:rsidR="000C3E94">
          <w:rPr>
            <w:rFonts w:ascii="Times New Roman" w:hAnsi="Times New Roman" w:cs="Times New Roman"/>
          </w:rPr>
          <w:t xml:space="preserve"> it</w:t>
        </w:r>
      </w:ins>
      <w:ins w:id="1047" w:author="Benton, Deon" w:date="2026-05-08T15:08:00Z" w16du:dateUtc="2026-05-08T20:08:00Z">
        <w:r w:rsidR="00664F9B">
          <w:rPr>
            <w:rFonts w:ascii="Times New Roman" w:hAnsi="Times New Roman" w:cs="Times New Roman"/>
          </w:rPr>
          <w:t xml:space="preserve"> are two </w:t>
        </w:r>
      </w:ins>
      <w:ins w:id="1048" w:author="Benton, Deon" w:date="2026-05-08T15:28:00Z" w16du:dateUtc="2026-05-08T20:28:00Z">
        <w:r w:rsidR="00E7568F">
          <w:rPr>
            <w:rFonts w:ascii="Times New Roman" w:hAnsi="Times New Roman" w:cs="Times New Roman"/>
          </w:rPr>
          <w:t>such features that were experienced during the pretraining p</w:t>
        </w:r>
      </w:ins>
      <w:ins w:id="1049" w:author="Benton, Deon" w:date="2026-05-08T15:29:00Z" w16du:dateUtc="2026-05-08T20:29:00Z">
        <w:r w:rsidR="00E7568F">
          <w:rPr>
            <w:rFonts w:ascii="Times New Roman" w:hAnsi="Times New Roman" w:cs="Times New Roman"/>
          </w:rPr>
          <w:t>hase</w:t>
        </w:r>
      </w:ins>
      <w:ins w:id="1050" w:author="Benton, Deon" w:date="2026-05-08T15:08:00Z" w16du:dateUtc="2026-05-08T20:08:00Z">
        <w:r w:rsidR="00664F9B">
          <w:rPr>
            <w:rFonts w:ascii="Times New Roman" w:hAnsi="Times New Roman" w:cs="Times New Roman"/>
          </w:rPr>
          <w:t xml:space="preserve">. </w:t>
        </w:r>
      </w:ins>
      <w:ins w:id="1051" w:author="Benton, Deon" w:date="2026-05-08T15:11:00Z" w16du:dateUtc="2026-05-08T20:11:00Z">
        <w:r w:rsidR="000C3E94">
          <w:rPr>
            <w:rFonts w:ascii="Times New Roman" w:hAnsi="Times New Roman" w:cs="Times New Roman"/>
          </w:rPr>
          <w:t xml:space="preserve">Given that </w:t>
        </w:r>
      </w:ins>
      <w:ins w:id="1052" w:author="Benton, Deon" w:date="2026-05-20T19:44:00Z" w16du:dateUtc="2026-05-21T00:44:00Z">
        <w:r w:rsidR="0018251F">
          <w:rPr>
            <w:rFonts w:ascii="Times New Roman" w:hAnsi="Times New Roman" w:cs="Times New Roman"/>
          </w:rPr>
          <w:t>this configuration was preserved during habituation</w:t>
        </w:r>
      </w:ins>
      <w:ins w:id="1053" w:author="Benton, Deon" w:date="2026-05-08T15:12:00Z" w16du:dateUtc="2026-05-08T20:12:00Z">
        <w:r w:rsidR="00266A26">
          <w:rPr>
            <w:rFonts w:ascii="Times New Roman" w:hAnsi="Times New Roman" w:cs="Times New Roman"/>
          </w:rPr>
          <w:t>, the</w:t>
        </w:r>
      </w:ins>
      <w:ins w:id="1054" w:author="Benton, Deon" w:date="2026-05-08T15:20:00Z" w16du:dateUtc="2026-05-08T20:20:00Z">
        <w:r w:rsidR="00114C92">
          <w:rPr>
            <w:rFonts w:ascii="Times New Roman" w:hAnsi="Times New Roman" w:cs="Times New Roman"/>
          </w:rPr>
          <w:t xml:space="preserve"> model’s </w:t>
        </w:r>
      </w:ins>
      <w:ins w:id="1055" w:author="Benton, Deon" w:date="2026-05-20T19:45:00Z" w16du:dateUtc="2026-05-21T00:45:00Z">
        <w:r w:rsidR="0018251F">
          <w:rPr>
            <w:rFonts w:ascii="Times New Roman" w:hAnsi="Times New Roman" w:cs="Times New Roman"/>
          </w:rPr>
          <w:t>experience during this phase</w:t>
        </w:r>
      </w:ins>
      <w:ins w:id="1056" w:author="Benton, Deon" w:date="2026-05-08T15:20:00Z" w16du:dateUtc="2026-05-08T20:20:00Z">
        <w:r w:rsidR="00114C92">
          <w:rPr>
            <w:rFonts w:ascii="Times New Roman" w:hAnsi="Times New Roman" w:cs="Times New Roman"/>
          </w:rPr>
          <w:t xml:space="preserve"> </w:t>
        </w:r>
      </w:ins>
      <w:ins w:id="1057" w:author="Benton, Deon" w:date="2026-05-20T19:45:00Z" w16du:dateUtc="2026-05-21T00:45:00Z">
        <w:r w:rsidR="0018251F">
          <w:rPr>
            <w:rFonts w:ascii="Times New Roman" w:hAnsi="Times New Roman" w:cs="Times New Roman"/>
          </w:rPr>
          <w:t>reinforced</w:t>
        </w:r>
      </w:ins>
      <w:ins w:id="1058" w:author="Benton, Deon" w:date="2026-05-08T15:20:00Z" w16du:dateUtc="2026-05-08T20:20:00Z">
        <w:r w:rsidR="00114C92">
          <w:rPr>
            <w:rFonts w:ascii="Times New Roman" w:hAnsi="Times New Roman" w:cs="Times New Roman"/>
          </w:rPr>
          <w:t xml:space="preserve"> the </w:t>
        </w:r>
      </w:ins>
      <w:ins w:id="1059" w:author="Benton, Deon" w:date="2026-05-20T19:45:00Z" w16du:dateUtc="2026-05-21T00:45:00Z">
        <w:r w:rsidR="0018251F">
          <w:rPr>
            <w:rFonts w:ascii="Times New Roman" w:hAnsi="Times New Roman" w:cs="Times New Roman"/>
          </w:rPr>
          <w:t>barrier-under-arced-motion association</w:t>
        </w:r>
      </w:ins>
      <w:ins w:id="1060" w:author="Benton, Deon" w:date="2026-05-08T15:30:00Z" w16du:dateUtc="2026-05-08T20:30:00Z">
        <w:r w:rsidR="00C10154">
          <w:rPr>
            <w:rFonts w:ascii="Times New Roman" w:hAnsi="Times New Roman" w:cs="Times New Roman"/>
          </w:rPr>
          <w:t xml:space="preserve">. </w:t>
        </w:r>
      </w:ins>
      <w:ins w:id="1061" w:author="Benton, Deon" w:date="2026-05-20T19:46:00Z" w16du:dateUtc="2026-05-21T00:46:00Z">
        <w:r w:rsidR="008F6B6A">
          <w:rPr>
            <w:rFonts w:ascii="Times New Roman" w:hAnsi="Times New Roman" w:cs="Times New Roman"/>
          </w:rPr>
          <w:t>Consequently,</w:t>
        </w:r>
      </w:ins>
      <w:ins w:id="1062" w:author="Benton, Deon" w:date="2026-05-08T15:40:00Z" w16du:dateUtc="2026-05-08T20:40:00Z">
        <w:r w:rsidR="00F10AD1">
          <w:rPr>
            <w:rFonts w:ascii="Times New Roman" w:hAnsi="Times New Roman" w:cs="Times New Roman"/>
          </w:rPr>
          <w:t xml:space="preserve"> when</w:t>
        </w:r>
      </w:ins>
      <w:ins w:id="1063" w:author="Benton, Deon" w:date="2026-05-08T15:34:00Z" w16du:dateUtc="2026-05-08T20:34:00Z">
        <w:r w:rsidR="00A17002">
          <w:rPr>
            <w:rFonts w:ascii="Times New Roman" w:hAnsi="Times New Roman" w:cs="Times New Roman"/>
          </w:rPr>
          <w:t xml:space="preserve"> networks </w:t>
        </w:r>
      </w:ins>
      <w:ins w:id="1064" w:author="Benton, Deon" w:date="2026-05-08T15:40:00Z" w16du:dateUtc="2026-05-08T20:40:00Z">
        <w:r w:rsidR="00F10AD1">
          <w:rPr>
            <w:rFonts w:ascii="Times New Roman" w:hAnsi="Times New Roman" w:cs="Times New Roman"/>
          </w:rPr>
          <w:t xml:space="preserve">are later shown </w:t>
        </w:r>
      </w:ins>
      <w:ins w:id="1065" w:author="Benton, Deon" w:date="2026-05-08T15:36:00Z" w16du:dateUtc="2026-05-08T20:36:00Z">
        <w:r w:rsidR="004E278D">
          <w:rPr>
            <w:rFonts w:ascii="Times New Roman" w:hAnsi="Times New Roman" w:cs="Times New Roman"/>
          </w:rPr>
          <w:t xml:space="preserve">a </w:t>
        </w:r>
      </w:ins>
      <w:ins w:id="1066" w:author="Benton, Deon" w:date="2026-05-08T15:34:00Z" w16du:dateUtc="2026-05-08T20:34:00Z">
        <w:r w:rsidR="00A17002">
          <w:rPr>
            <w:rFonts w:ascii="Times New Roman" w:hAnsi="Times New Roman" w:cs="Times New Roman"/>
          </w:rPr>
          <w:t>high</w:t>
        </w:r>
      </w:ins>
      <w:ins w:id="1067" w:author="Benton, Deon" w:date="2026-05-08T15:36:00Z" w16du:dateUtc="2026-05-08T20:36:00Z">
        <w:r w:rsidR="004E278D">
          <w:rPr>
            <w:rFonts w:ascii="Times New Roman" w:hAnsi="Times New Roman" w:cs="Times New Roman"/>
          </w:rPr>
          <w:t>, curved</w:t>
        </w:r>
      </w:ins>
      <w:ins w:id="106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1069" w:author="Benton, Deon" w:date="2026-05-08T15:41:00Z" w16du:dateUtc="2026-05-08T20:41:00Z">
        <w:r w:rsidR="00F10AD1">
          <w:rPr>
            <w:rFonts w:ascii="Times New Roman" w:hAnsi="Times New Roman" w:cs="Times New Roman"/>
          </w:rPr>
          <w:t>,</w:t>
        </w:r>
      </w:ins>
      <w:ins w:id="107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ins>
      <w:ins w:id="1071" w:author="Benton, Deon" w:date="2026-05-20T19:46:00Z" w16du:dateUtc="2026-05-21T00:46:00Z">
        <w:r w:rsidR="008F6B6A">
          <w:rPr>
            <w:rFonts w:ascii="Times New Roman" w:hAnsi="Times New Roman" w:cs="Times New Roman"/>
          </w:rPr>
          <w:t xml:space="preserve"> associated</w:t>
        </w:r>
      </w:ins>
      <w:ins w:id="1072" w:author="Benton, Deon" w:date="2026-05-08T15:34:00Z" w16du:dateUtc="2026-05-08T20:34:00Z">
        <w:r w:rsidR="00A17002" w:rsidRPr="00A17002">
          <w:rPr>
            <w:rFonts w:ascii="Times New Roman" w:hAnsi="Times New Roman" w:cs="Times New Roman"/>
          </w:rPr>
          <w:t xml:space="preserve"> barrier </w:t>
        </w:r>
      </w:ins>
      <w:ins w:id="1073" w:author="Benton, Deon" w:date="2026-05-08T15:41:00Z" w16du:dateUtc="2026-05-08T20:41:00Z">
        <w:r w:rsidR="00F10AD1">
          <w:rPr>
            <w:rFonts w:ascii="Times New Roman" w:hAnsi="Times New Roman" w:cs="Times New Roman"/>
          </w:rPr>
          <w:t>is reactivated</w:t>
        </w:r>
      </w:ins>
      <w:ins w:id="1074" w:author="Benton, Deon" w:date="2026-05-08T15:34:00Z" w16du:dateUtc="2026-05-08T20:34:00Z">
        <w:r w:rsidR="00A17002" w:rsidRPr="00A17002">
          <w:rPr>
            <w:rFonts w:ascii="Times New Roman" w:hAnsi="Times New Roman" w:cs="Times New Roman"/>
          </w:rPr>
          <w:t>.</w:t>
        </w:r>
      </w:ins>
      <w:ins w:id="1075" w:author="Benton, Deon" w:date="2026-05-08T15:41:00Z" w16du:dateUtc="2026-05-08T20:41:00Z">
        <w:r w:rsidR="002B77BD">
          <w:rPr>
            <w:rFonts w:ascii="Times New Roman" w:hAnsi="Times New Roman" w:cs="Times New Roman"/>
          </w:rPr>
          <w:t xml:space="preserve"> However, because no</w:t>
        </w:r>
      </w:ins>
      <w:ins w:id="1076" w:author="Benton, Deon" w:date="2026-05-08T15:39:00Z" w16du:dateUtc="2026-05-08T20:39:00Z">
        <w:r w:rsidR="00F10AD1">
          <w:rPr>
            <w:rFonts w:ascii="Times New Roman" w:hAnsi="Times New Roman" w:cs="Times New Roman"/>
          </w:rPr>
          <w:t xml:space="preserve"> actual barrier appeared during this event</w:t>
        </w:r>
      </w:ins>
      <w:ins w:id="1077" w:author="Benton, Deon" w:date="2026-05-20T19:46:00Z" w16du:dateUtc="2026-05-21T00:46:00Z">
        <w:r w:rsidR="008F6B6A">
          <w:rPr>
            <w:rFonts w:ascii="Times New Roman" w:hAnsi="Times New Roman" w:cs="Times New Roman"/>
          </w:rPr>
          <w:t xml:space="preserve">, </w:t>
        </w:r>
      </w:ins>
      <w:ins w:id="1078" w:author="Benton, Deon" w:date="2026-05-08T15:42:00Z" w16du:dateUtc="2026-05-08T20:42:00Z">
        <w:r w:rsidR="002B77BD">
          <w:rPr>
            <w:rFonts w:ascii="Times New Roman" w:hAnsi="Times New Roman" w:cs="Times New Roman"/>
          </w:rPr>
          <w:t xml:space="preserve">the network </w:t>
        </w:r>
      </w:ins>
      <w:ins w:id="1079" w:author="Benton, Deon" w:date="2026-05-08T15:38:00Z" w16du:dateUtc="2026-05-08T20:38:00Z">
        <w:r w:rsidR="00E0555B">
          <w:rPr>
            <w:rFonts w:ascii="Times New Roman" w:hAnsi="Times New Roman" w:cs="Times New Roman"/>
          </w:rPr>
          <w:t>produced a huge spike in error</w:t>
        </w:r>
      </w:ins>
      <w:ins w:id="1080" w:author="Benton, Deon" w:date="2026-05-08T14:27:00Z" w16du:dateUtc="2026-05-08T19:27:00Z">
        <w:r w:rsidR="0078102C" w:rsidRPr="0078102C">
          <w:rPr>
            <w:rFonts w:ascii="Times New Roman" w:hAnsi="Times New Roman" w:cs="Times New Roman"/>
          </w:rPr>
          <w:t xml:space="preserve">. </w:t>
        </w:r>
      </w:ins>
      <w:ins w:id="1081" w:author="Benton, Deon" w:date="2026-05-20T19:48:00Z" w16du:dateUtc="2026-05-21T00:48:00Z">
        <w:r w:rsidR="008F6B6A">
          <w:rPr>
            <w:rFonts w:ascii="Times New Roman" w:hAnsi="Times New Roman" w:cs="Times New Roman"/>
          </w:rPr>
          <w:t>Correspondingly less error is produced to the Efficient test event because the networks experienced straight motion during the pretraining phase</w:t>
        </w:r>
      </w:ins>
      <w:ins w:id="1082" w:author="Benton, Deon" w:date="2026-05-08T15:23:00Z" w16du:dateUtc="2026-05-08T20:23:00Z">
        <w:r w:rsidR="00394891">
          <w:rPr>
            <w:rFonts w:ascii="Times New Roman" w:hAnsi="Times New Roman" w:cs="Times New Roman"/>
          </w:rPr>
          <w:t xml:space="preserve">. </w:t>
        </w:r>
      </w:ins>
      <w:ins w:id="1083" w:author="Benton, Deon" w:date="2026-05-08T15:22:00Z" w16du:dateUtc="2026-05-08T20:22:00Z">
        <w:r w:rsidR="00394891">
          <w:rPr>
            <w:rFonts w:ascii="Times New Roman" w:hAnsi="Times New Roman" w:cs="Times New Roman"/>
          </w:rPr>
          <w:t xml:space="preserve"> </w:t>
        </w:r>
      </w:ins>
    </w:p>
    <w:p w14:paraId="3CCB3A31" w14:textId="0C85A39E" w:rsidR="0093709C" w:rsidRPr="0078102C" w:rsidRDefault="0093709C" w:rsidP="00141275">
      <w:pPr>
        <w:spacing w:line="480" w:lineRule="auto"/>
        <w:ind w:firstLine="720"/>
        <w:contextualSpacing/>
        <w:rPr>
          <w:ins w:id="1084" w:author="Benton, Deon" w:date="2026-05-08T14:27:00Z" w16du:dateUtc="2026-05-08T19:27:00Z"/>
          <w:rFonts w:ascii="Times New Roman" w:hAnsi="Times New Roman" w:cs="Times New Roman"/>
        </w:rPr>
      </w:pPr>
      <w:ins w:id="1085" w:author="Benton, Deon" w:date="2026-05-20T19:56:00Z">
        <w:r w:rsidRPr="0093709C">
          <w:rPr>
            <w:rFonts w:ascii="Times New Roman" w:hAnsi="Times New Roman" w:cs="Times New Roman"/>
          </w:rPr>
          <w:t xml:space="preserve">Now consider the network’s looking behavior in the Control condition. </w:t>
        </w:r>
      </w:ins>
      <w:ins w:id="1086" w:author="Benton, Deon" w:date="2026-05-20T19:56:00Z" w16du:dateUtc="2026-05-21T00:56:00Z">
        <w:r>
          <w:rPr>
            <w:rFonts w:ascii="Times New Roman" w:hAnsi="Times New Roman" w:cs="Times New Roman"/>
          </w:rPr>
          <w:t>In this condition, networks showe</w:t>
        </w:r>
      </w:ins>
      <w:ins w:id="1087" w:author="Benton, Deon" w:date="2026-05-20T19:57:00Z" w16du:dateUtc="2026-05-21T00:57:00Z">
        <w:r>
          <w:rPr>
            <w:rFonts w:ascii="Times New Roman" w:hAnsi="Times New Roman" w:cs="Times New Roman"/>
          </w:rPr>
          <w:t xml:space="preserve">d comparable looking to the two test events. </w:t>
        </w:r>
      </w:ins>
      <w:ins w:id="1088" w:author="Benton, Deon" w:date="2026-05-20T19:58:00Z" w16du:dateUtc="2026-05-21T00:58:00Z">
        <w:r>
          <w:rPr>
            <w:rFonts w:ascii="Times New Roman" w:hAnsi="Times New Roman" w:cs="Times New Roman"/>
          </w:rPr>
          <w:t xml:space="preserve">This </w:t>
        </w:r>
      </w:ins>
      <w:ins w:id="1089" w:author="Benton, Deon" w:date="2026-05-20T20:01:00Z" w16du:dateUtc="2026-05-21T01:01:00Z">
        <w:r>
          <w:rPr>
            <w:rFonts w:ascii="Times New Roman" w:hAnsi="Times New Roman" w:cs="Times New Roman"/>
          </w:rPr>
          <w:t xml:space="preserve">pattern of looking </w:t>
        </w:r>
      </w:ins>
      <w:ins w:id="1090" w:author="Benton, Deon" w:date="2026-05-20T19:58:00Z" w16du:dateUtc="2026-05-21T00:58:00Z">
        <w:r>
          <w:rPr>
            <w:rFonts w:ascii="Times New Roman" w:hAnsi="Times New Roman" w:cs="Times New Roman"/>
          </w:rPr>
          <w:t xml:space="preserve">resulted from </w:t>
        </w:r>
      </w:ins>
      <w:ins w:id="1091" w:author="Benton, Deon" w:date="2026-05-20T20:01:00Z" w16du:dateUtc="2026-05-21T01:01:00Z">
        <w:r>
          <w:rPr>
            <w:rFonts w:ascii="Times New Roman" w:hAnsi="Times New Roman" w:cs="Times New Roman"/>
          </w:rPr>
          <w:t xml:space="preserve">the </w:t>
        </w:r>
      </w:ins>
      <w:ins w:id="1092" w:author="Benton, Deon" w:date="2026-05-20T19:59:00Z" w16du:dateUtc="2026-05-21T00:59:00Z">
        <w:r>
          <w:rPr>
            <w:rFonts w:ascii="Times New Roman" w:hAnsi="Times New Roman" w:cs="Times New Roman"/>
          </w:rPr>
          <w:t xml:space="preserve">weak association formed between arced motion and the peripheral barrier during habituation. </w:t>
        </w:r>
      </w:ins>
      <w:ins w:id="1093" w:author="Benton, Deon" w:date="2026-05-20T20:01:00Z" w16du:dateUtc="2026-05-21T01:01:00Z">
        <w:r>
          <w:rPr>
            <w:rFonts w:ascii="Times New Roman" w:hAnsi="Times New Roman" w:cs="Times New Roman"/>
          </w:rPr>
          <w:t>The reason a weaker association was formed here than in the Experimental condition was</w:t>
        </w:r>
      </w:ins>
      <w:ins w:id="1094" w:author="Benton, Deon" w:date="2026-05-20T20:02:00Z" w16du:dateUtc="2026-05-21T01:02:00Z">
        <w:r>
          <w:rPr>
            <w:rFonts w:ascii="Times New Roman" w:hAnsi="Times New Roman" w:cs="Times New Roman"/>
          </w:rPr>
          <w:t xml:space="preserve"> because</w:t>
        </w:r>
      </w:ins>
      <w:ins w:id="1095" w:author="Benton, Deon" w:date="2026-05-20T19:56:00Z">
        <w:r w:rsidRPr="0093709C">
          <w:rPr>
            <w:rFonts w:ascii="Times New Roman" w:hAnsi="Times New Roman" w:cs="Times New Roman"/>
          </w:rPr>
          <w:t xml:space="preserve"> barriers located beside rather than beneath curved motion trajectories possessed reduced salience. </w:t>
        </w:r>
      </w:ins>
      <w:ins w:id="1096" w:author="Benton, Deon" w:date="2026-05-20T20:05:00Z">
        <w:r w:rsidRPr="0093709C">
          <w:rPr>
            <w:rFonts w:ascii="Times New Roman" w:hAnsi="Times New Roman" w:cs="Times New Roman"/>
          </w:rPr>
          <w:t xml:space="preserve">The relative weakness of this association meant that it was insufficient to compete with or replace </w:t>
        </w:r>
      </w:ins>
      <w:ins w:id="1097" w:author="Benton, Deon" w:date="2026-05-20T20:05:00Z" w16du:dateUtc="2026-05-21T01:05:00Z">
        <w:r>
          <w:rPr>
            <w:rFonts w:ascii="Times New Roman" w:hAnsi="Times New Roman" w:cs="Times New Roman"/>
          </w:rPr>
          <w:t>that formed</w:t>
        </w:r>
      </w:ins>
      <w:ins w:id="1098" w:author="Benton, Deon" w:date="2026-05-20T20:05:00Z">
        <w:r w:rsidRPr="0093709C">
          <w:rPr>
            <w:rFonts w:ascii="Times New Roman" w:hAnsi="Times New Roman" w:cs="Times New Roman"/>
          </w:rPr>
          <w:t xml:space="preserve"> between arced motion and centrally located during pretraining.</w:t>
        </w:r>
      </w:ins>
      <w:ins w:id="1099" w:author="Benton, Deon" w:date="2026-05-20T19:56:00Z">
        <w:r w:rsidRPr="0093709C">
          <w:rPr>
            <w:rFonts w:ascii="Times New Roman" w:hAnsi="Times New Roman" w:cs="Times New Roman"/>
          </w:rPr>
          <w:t xml:space="preserve"> </w:t>
        </w:r>
      </w:ins>
      <w:ins w:id="1100" w:author="Benton, Deon" w:date="2026-05-20T20:07:00Z">
        <w:r w:rsidR="007066F9" w:rsidRPr="007066F9">
          <w:rPr>
            <w:rFonts w:ascii="Times New Roman" w:hAnsi="Times New Roman" w:cs="Times New Roman"/>
          </w:rPr>
          <w:t xml:space="preserve">The fact that neither test event strongly violated the model’s learned representation resulted in </w:t>
        </w:r>
      </w:ins>
      <w:ins w:id="1101" w:author="Benton, Deon" w:date="2026-05-20T20:07:00Z" w16du:dateUtc="2026-05-21T01:07:00Z">
        <w:r w:rsidR="007066F9">
          <w:rPr>
            <w:rFonts w:ascii="Times New Roman" w:hAnsi="Times New Roman" w:cs="Times New Roman"/>
          </w:rPr>
          <w:t>both test events producing similar error</w:t>
        </w:r>
      </w:ins>
      <w:ins w:id="1102" w:author="Benton, Deon" w:date="2026-05-20T20:08:00Z" w16du:dateUtc="2026-05-21T01:08:00Z">
        <w:r w:rsidR="007066F9">
          <w:rPr>
            <w:rFonts w:ascii="Times New Roman" w:hAnsi="Times New Roman" w:cs="Times New Roman"/>
          </w:rPr>
          <w:t xml:space="preserve"> (or looking time).</w:t>
        </w:r>
      </w:ins>
    </w:p>
    <w:p w14:paraId="10651209" w14:textId="01AB9750" w:rsidR="0078102C" w:rsidRDefault="0078102C" w:rsidP="0078102C">
      <w:pPr>
        <w:spacing w:line="480" w:lineRule="auto"/>
        <w:ind w:firstLine="720"/>
        <w:contextualSpacing/>
        <w:rPr>
          <w:ins w:id="1103" w:author="Benton, Deon" w:date="2026-05-08T13:49:00Z" w16du:dateUtc="2026-05-08T18:49:00Z"/>
          <w:rFonts w:ascii="Times New Roman" w:hAnsi="Times New Roman" w:cs="Times New Roman"/>
        </w:rPr>
      </w:pPr>
      <w:ins w:id="1104" w:author="Benton, Deon" w:date="2026-05-08T14:27:00Z" w16du:dateUtc="2026-05-08T19:27:00Z">
        <w:r w:rsidRPr="0078102C">
          <w:rPr>
            <w:rFonts w:ascii="Times New Roman" w:hAnsi="Times New Roman" w:cs="Times New Roman"/>
          </w:rPr>
          <w:t xml:space="preserve">In sum, </w:t>
        </w:r>
      </w:ins>
      <w:ins w:id="1105" w:author="Benton, Deon" w:date="2026-05-08T16:47:00Z" w16du:dateUtc="2026-05-08T21:47:00Z">
        <w:r w:rsidR="00C26E65">
          <w:rPr>
            <w:rFonts w:ascii="Times New Roman" w:hAnsi="Times New Roman" w:cs="Times New Roman"/>
          </w:rPr>
          <w:t>the reason netwo</w:t>
        </w:r>
      </w:ins>
      <w:ins w:id="1106" w:author="Benton, Deon" w:date="2026-05-08T16:48:00Z" w16du:dateUtc="2026-05-08T21:48:00Z">
        <w:r w:rsidR="00C26E65">
          <w:rPr>
            <w:rFonts w:ascii="Times New Roman" w:hAnsi="Times New Roman" w:cs="Times New Roman"/>
          </w:rPr>
          <w:t>rks looked longer</w:t>
        </w:r>
      </w:ins>
      <w:ins w:id="1107" w:author="Benton, Deon" w:date="2026-05-08T14:27:00Z" w16du:dateUtc="2026-05-08T19:27:00Z">
        <w:r w:rsidRPr="0078102C">
          <w:rPr>
            <w:rFonts w:ascii="Times New Roman" w:hAnsi="Times New Roman" w:cs="Times New Roman"/>
          </w:rPr>
          <w:t xml:space="preserve"> at the Inefficient test event</w:t>
        </w:r>
      </w:ins>
      <w:ins w:id="1108" w:author="Benton, Deon" w:date="2026-05-08T16:48:00Z" w16du:dateUtc="2026-05-08T21:48:00Z">
        <w:r w:rsidR="00C26E65">
          <w:rPr>
            <w:rFonts w:ascii="Times New Roman" w:hAnsi="Times New Roman" w:cs="Times New Roman"/>
          </w:rPr>
          <w:t xml:space="preserve"> than at the Efficient test event</w:t>
        </w:r>
      </w:ins>
      <w:ins w:id="1109" w:author="Benton, Deon" w:date="2026-05-08T14:27:00Z" w16du:dateUtc="2026-05-08T19:27:00Z">
        <w:r w:rsidRPr="0078102C">
          <w:rPr>
            <w:rFonts w:ascii="Times New Roman" w:hAnsi="Times New Roman" w:cs="Times New Roman"/>
          </w:rPr>
          <w:t xml:space="preserve"> in the Experimental condition </w:t>
        </w:r>
      </w:ins>
      <w:ins w:id="1110" w:author="Benton, Deon" w:date="2026-05-08T16:48:00Z" w16du:dateUtc="2026-05-08T21:48:00Z">
        <w:r w:rsidR="00C26E65">
          <w:rPr>
            <w:rFonts w:ascii="Times New Roman" w:hAnsi="Times New Roman" w:cs="Times New Roman"/>
          </w:rPr>
          <w:t xml:space="preserve">is </w:t>
        </w:r>
      </w:ins>
      <w:ins w:id="1111" w:author="Benton, Deon" w:date="2026-05-08T14:27:00Z" w16du:dateUtc="2026-05-08T19:27:00Z">
        <w:r w:rsidRPr="0078102C">
          <w:rPr>
            <w:rFonts w:ascii="Times New Roman" w:hAnsi="Times New Roman" w:cs="Times New Roman"/>
          </w:rPr>
          <w:t xml:space="preserve">because the </w:t>
        </w:r>
      </w:ins>
      <w:ins w:id="1112" w:author="Benton, Deon" w:date="2026-05-08T16:48:00Z" w16du:dateUtc="2026-05-08T21:48:00Z">
        <w:r w:rsidR="00C26E65">
          <w:rPr>
            <w:rFonts w:ascii="Times New Roman" w:hAnsi="Times New Roman" w:cs="Times New Roman"/>
          </w:rPr>
          <w:t>association that was formed between</w:t>
        </w:r>
      </w:ins>
      <w:ins w:id="1113" w:author="Benton, Deon" w:date="2026-05-08T14:27:00Z" w16du:dateUtc="2026-05-08T19:27:00Z">
        <w:r w:rsidRPr="0078102C">
          <w:rPr>
            <w:rFonts w:ascii="Times New Roman" w:hAnsi="Times New Roman" w:cs="Times New Roman"/>
          </w:rPr>
          <w:t xml:space="preserve"> curved motion and obstacle-related information</w:t>
        </w:r>
      </w:ins>
      <w:ins w:id="1114" w:author="Benton, Deon" w:date="2026-05-08T16:48:00Z" w16du:dateUtc="2026-05-08T21:48:00Z">
        <w:r w:rsidR="00C26E65">
          <w:rPr>
            <w:rFonts w:ascii="Times New Roman" w:hAnsi="Times New Roman" w:cs="Times New Roman"/>
          </w:rPr>
          <w:t xml:space="preserve"> during pretraining—and subsequently reinforced duri</w:t>
        </w:r>
      </w:ins>
      <w:ins w:id="1115" w:author="Benton, Deon" w:date="2026-05-08T16:49:00Z" w16du:dateUtc="2026-05-08T21:49:00Z">
        <w:r w:rsidR="00C26E65">
          <w:rPr>
            <w:rFonts w:ascii="Times New Roman" w:hAnsi="Times New Roman" w:cs="Times New Roman"/>
          </w:rPr>
          <w:t>ng the habituation phase—</w:t>
        </w:r>
      </w:ins>
      <w:ins w:id="1116" w:author="Benton, Deon" w:date="2026-05-08T14:27:00Z" w16du:dateUtc="2026-05-08T19:27:00Z">
        <w:r w:rsidRPr="0078102C">
          <w:rPr>
            <w:rFonts w:ascii="Times New Roman" w:hAnsi="Times New Roman" w:cs="Times New Roman"/>
          </w:rPr>
          <w:t xml:space="preserve">was violated when curved motion occurred in the </w:t>
        </w:r>
        <w:r w:rsidRPr="0078102C">
          <w:rPr>
            <w:rFonts w:ascii="Times New Roman" w:hAnsi="Times New Roman" w:cs="Times New Roman"/>
          </w:rPr>
          <w:lastRenderedPageBreak/>
          <w:t>absence of the expected barrier. By contrast,</w:t>
        </w:r>
      </w:ins>
      <w:ins w:id="1117" w:author="Benton, Deon" w:date="2026-05-08T16:49:00Z" w16du:dateUtc="2026-05-08T21:49:00Z">
        <w:r w:rsidR="00C26E65">
          <w:rPr>
            <w:rFonts w:ascii="Times New Roman" w:hAnsi="Times New Roman" w:cs="Times New Roman"/>
          </w:rPr>
          <w:t xml:space="preserve"> the reason</w:t>
        </w:r>
      </w:ins>
      <w:ins w:id="1118"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1119" w:author="Benton, Deon" w:date="2026-05-08T16:49:00Z" w16du:dateUtc="2026-05-08T21:49:00Z">
        <w:r w:rsidR="00C26E65">
          <w:rPr>
            <w:rFonts w:ascii="Times New Roman" w:hAnsi="Times New Roman" w:cs="Times New Roman"/>
          </w:rPr>
          <w:t xml:space="preserve"> is</w:t>
        </w:r>
      </w:ins>
      <w:ins w:id="1120"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w:t>
        </w:r>
      </w:ins>
      <w:ins w:id="1121" w:author="Benton, Deon" w:date="2026-05-20T20:13:00Z" w16du:dateUtc="2026-05-21T01:13:00Z">
        <w:r w:rsidR="00B63244">
          <w:rPr>
            <w:rFonts w:ascii="Times New Roman" w:hAnsi="Times New Roman" w:cs="Times New Roman"/>
          </w:rPr>
          <w:t>Together,</w:t>
        </w:r>
      </w:ins>
      <w:ins w:id="1122" w:author="Benton, Deon" w:date="2026-05-08T14:27:00Z" w16du:dateUtc="2026-05-08T19:27:00Z">
        <w:r w:rsidRPr="0078102C">
          <w:rPr>
            <w:rFonts w:ascii="Times New Roman" w:hAnsi="Times New Roman" w:cs="Times New Roman"/>
          </w:rPr>
          <w:t xml:space="preserve"> these findings suggest that infants’ looking behavior in Gergely-style studies </w:t>
        </w:r>
      </w:ins>
      <w:ins w:id="1123" w:author="Benton, Deon" w:date="2026-05-20T20:13:00Z" w16du:dateUtc="2026-05-21T01:13:00Z">
        <w:r w:rsidR="00B63244">
          <w:rPr>
            <w:rFonts w:ascii="Times New Roman" w:hAnsi="Times New Roman" w:cs="Times New Roman"/>
          </w:rPr>
          <w:t>can be</w:t>
        </w:r>
      </w:ins>
      <w:ins w:id="1124" w:author="Benton, Deon" w:date="2026-05-08T14:27:00Z" w16du:dateUtc="2026-05-08T19:27:00Z">
        <w:r w:rsidRPr="0078102C">
          <w:rPr>
            <w:rFonts w:ascii="Times New Roman" w:hAnsi="Times New Roman" w:cs="Times New Roman"/>
          </w:rPr>
          <w:t xml:space="preserve"> ex</w:t>
        </w:r>
      </w:ins>
      <w:ins w:id="1125" w:author="Benton, Deon" w:date="2026-05-08T16:50:00Z" w16du:dateUtc="2026-05-08T21:50:00Z">
        <w:r w:rsidR="004A732C">
          <w:rPr>
            <w:rFonts w:ascii="Times New Roman" w:hAnsi="Times New Roman" w:cs="Times New Roman"/>
          </w:rPr>
          <w:t>plained</w:t>
        </w:r>
      </w:ins>
      <w:ins w:id="1126" w:author="Benton, Deon" w:date="2026-05-08T14:27:00Z" w16du:dateUtc="2026-05-08T19:27:00Z">
        <w:r w:rsidRPr="0078102C">
          <w:rPr>
            <w:rFonts w:ascii="Times New Roman" w:hAnsi="Times New Roman" w:cs="Times New Roman"/>
          </w:rPr>
          <w:t xml:space="preserve"> </w:t>
        </w:r>
      </w:ins>
      <w:ins w:id="1127" w:author="Benton, Deon" w:date="2026-05-20T20:13:00Z" w16du:dateUtc="2026-05-21T01:13:00Z">
        <w:r w:rsidR="00B63244">
          <w:rPr>
            <w:rFonts w:ascii="Times New Roman" w:hAnsi="Times New Roman" w:cs="Times New Roman"/>
          </w:rPr>
          <w:t>by</w:t>
        </w:r>
      </w:ins>
      <w:ins w:id="1128" w:author="Benton, Deon" w:date="2026-05-08T14:27:00Z" w16du:dateUtc="2026-05-08T19:27:00Z">
        <w:r w:rsidRPr="0078102C">
          <w:rPr>
            <w:rFonts w:ascii="Times New Roman" w:hAnsi="Times New Roman" w:cs="Times New Roman"/>
          </w:rPr>
          <w:t xml:space="preserve"> learned associations among </w:t>
        </w:r>
      </w:ins>
      <w:ins w:id="1129" w:author="Benton, Deon" w:date="2026-05-20T20:10:00Z" w16du:dateUtc="2026-05-21T01:10:00Z">
        <w:r w:rsidR="00B63244">
          <w:rPr>
            <w:rFonts w:ascii="Times New Roman" w:hAnsi="Times New Roman" w:cs="Times New Roman"/>
          </w:rPr>
          <w:t>differentially salient surface features.</w:t>
        </w:r>
      </w:ins>
    </w:p>
    <w:p w14:paraId="3E108D4A" w14:textId="1FBC0CC0" w:rsidR="00B63244" w:rsidRDefault="00B63244" w:rsidP="008554A5">
      <w:pPr>
        <w:spacing w:line="480" w:lineRule="auto"/>
        <w:ind w:firstLine="720"/>
        <w:contextualSpacing/>
        <w:rPr>
          <w:ins w:id="1130" w:author="Benton, Deon" w:date="2026-05-20T20:13:00Z" w16du:dateUtc="2026-05-21T01:13:00Z"/>
          <w:rFonts w:ascii="Times New Roman" w:hAnsi="Times New Roman" w:cs="Times New Roman"/>
        </w:rPr>
      </w:pPr>
      <w:ins w:id="1131" w:author="Benton, Deon" w:date="2026-05-20T20:13:00Z">
        <w:r w:rsidRPr="00B63244">
          <w:rPr>
            <w:rFonts w:ascii="Times New Roman" w:hAnsi="Times New Roman" w:cs="Times New Roman"/>
          </w:rPr>
          <w:t xml:space="preserve">One potential criticism of </w:t>
        </w:r>
      </w:ins>
      <w:ins w:id="1132" w:author="Benton, Deon" w:date="2026-05-20T20:15:00Z" w16du:dateUtc="2026-05-21T01:15:00Z">
        <w:r w:rsidR="009C1ABF">
          <w:rPr>
            <w:rFonts w:ascii="Times New Roman" w:hAnsi="Times New Roman" w:cs="Times New Roman"/>
          </w:rPr>
          <w:t>this simulation</w:t>
        </w:r>
      </w:ins>
      <w:ins w:id="1133" w:author="Benton, Deon" w:date="2026-05-20T20:13:00Z" w16du:dateUtc="2026-05-21T01:13:00Z">
        <w:r>
          <w:rPr>
            <w:rFonts w:ascii="Times New Roman" w:hAnsi="Times New Roman" w:cs="Times New Roman"/>
          </w:rPr>
          <w:t xml:space="preserve"> </w:t>
        </w:r>
      </w:ins>
      <w:ins w:id="1134" w:author="Benton, Deon" w:date="2026-05-20T20:13:00Z">
        <w:r w:rsidRPr="00B63244">
          <w:rPr>
            <w:rFonts w:ascii="Times New Roman" w:hAnsi="Times New Roman" w:cs="Times New Roman"/>
          </w:rPr>
          <w:t>concerns the nature of the network’s pretraining experience. Specifically, arced motion never occurred in the absence of obstacles during pretraining</w:t>
        </w:r>
      </w:ins>
      <w:ins w:id="1135" w:author="Benton, Deon" w:date="2026-05-20T20:20:00Z" w16du:dateUtc="2026-05-21T01:20:00Z">
        <w:r w:rsidR="009E3E69">
          <w:rPr>
            <w:rFonts w:ascii="Times New Roman" w:hAnsi="Times New Roman" w:cs="Times New Roman"/>
          </w:rPr>
          <w:t>. Yet</w:t>
        </w:r>
      </w:ins>
      <w:ins w:id="1136" w:author="Benton, Deon" w:date="2026-05-20T20:14:00Z">
        <w:r w:rsidRPr="00B63244">
          <w:rPr>
            <w:rFonts w:ascii="Times New Roman" w:hAnsi="Times New Roman" w:cs="Times New Roman"/>
          </w:rPr>
          <w:t xml:space="preserve">, it seems likely that infants </w:t>
        </w:r>
      </w:ins>
      <w:ins w:id="1137" w:author="Benton, Deon" w:date="2026-05-20T20:17:00Z" w16du:dateUtc="2026-05-21T01:17:00Z">
        <w:r w:rsidR="0078769E">
          <w:rPr>
            <w:rFonts w:ascii="Times New Roman" w:hAnsi="Times New Roman" w:cs="Times New Roman"/>
          </w:rPr>
          <w:t xml:space="preserve">sometimes </w:t>
        </w:r>
      </w:ins>
      <w:ins w:id="1138" w:author="Benton, Deon" w:date="2026-05-20T20:14:00Z">
        <w:r w:rsidRPr="00B63244">
          <w:rPr>
            <w:rFonts w:ascii="Times New Roman" w:hAnsi="Times New Roman" w:cs="Times New Roman"/>
          </w:rPr>
          <w:t>observe arced motion in the absence of obstacles</w:t>
        </w:r>
      </w:ins>
      <w:ins w:id="1139" w:author="Benton, Deon" w:date="2026-05-20T20:14:00Z" w16du:dateUtc="2026-05-21T01:14:00Z">
        <w:r>
          <w:rPr>
            <w:rFonts w:ascii="Times New Roman" w:hAnsi="Times New Roman" w:cs="Times New Roman"/>
          </w:rPr>
          <w:t xml:space="preserve">. </w:t>
        </w:r>
      </w:ins>
      <w:ins w:id="1140" w:author="Benton, Deon" w:date="2026-05-20T20:16:00Z" w16du:dateUtc="2026-05-21T01:16:00Z">
        <w:r w:rsidR="0078769E">
          <w:rPr>
            <w:rFonts w:ascii="Times New Roman" w:hAnsi="Times New Roman" w:cs="Times New Roman"/>
          </w:rPr>
          <w:t xml:space="preserve">Simulation 1b thus </w:t>
        </w:r>
      </w:ins>
      <w:ins w:id="1141" w:author="Benton, Deon" w:date="2026-05-20T20:17:00Z" w16du:dateUtc="2026-05-21T01:17:00Z">
        <w:r w:rsidR="0078769E">
          <w:rPr>
            <w:rFonts w:ascii="Times New Roman" w:hAnsi="Times New Roman" w:cs="Times New Roman"/>
          </w:rPr>
          <w:t xml:space="preserve">assessed whether </w:t>
        </w:r>
      </w:ins>
      <w:ins w:id="1142" w:author="Benton, Deon" w:date="2026-05-20T20:14:00Z" w16du:dateUtc="2026-05-21T01:14:00Z">
        <w:r>
          <w:rPr>
            <w:rFonts w:ascii="Times New Roman" w:hAnsi="Times New Roman" w:cs="Times New Roman"/>
          </w:rPr>
          <w:t xml:space="preserve">ALIAS could </w:t>
        </w:r>
      </w:ins>
      <w:ins w:id="1143" w:author="Benton, Deon" w:date="2026-05-20T20:13:00Z">
        <w:r w:rsidRPr="00B63244">
          <w:rPr>
            <w:rFonts w:ascii="Times New Roman" w:hAnsi="Times New Roman" w:cs="Times New Roman"/>
          </w:rPr>
          <w:t>reproduce the first target finding when the ratio of constrained to unconstrained arced motion was varied</w:t>
        </w:r>
      </w:ins>
      <w:ins w:id="1144" w:author="Benton, Deon" w:date="2026-05-20T20:15:00Z" w16du:dateUtc="2026-05-21T01:15:00Z">
        <w:r>
          <w:rPr>
            <w:rFonts w:ascii="Times New Roman" w:hAnsi="Times New Roman" w:cs="Times New Roman"/>
          </w:rPr>
          <w:t xml:space="preserve"> during pretraining</w:t>
        </w:r>
      </w:ins>
      <w:ins w:id="1145" w:author="Benton, Deon" w:date="2026-05-20T20:13:00Z">
        <w:r w:rsidRPr="00B63244">
          <w:rPr>
            <w:rFonts w:ascii="Times New Roman" w:hAnsi="Times New Roman" w:cs="Times New Roman"/>
          </w:rPr>
          <w:t xml:space="preserve">.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ins w:id="1146" w:author="Benton, Deon" w:date="2026-05-20T20:45:00Z" w16du:dateUtc="2026-05-21T01:45:00Z">
        <w:r>
          <w:rPr>
            <w:rFonts w:ascii="Times New Roman" w:eastAsia="Times New Roman" w:hAnsi="Times New Roman" w:cs="Times New Roman"/>
          </w:rPr>
          <w:t>This simulation assessed ALIAS’s performance across different ratios</w:t>
        </w:r>
      </w:ins>
      <w:ins w:id="1147" w:author="Benton, Deon" w:date="2026-05-20T20:23:00Z">
        <w:r w:rsidR="00BF62AD" w:rsidRPr="00BF62AD">
          <w:rPr>
            <w:rFonts w:ascii="Times New Roman" w:eastAsia="Times New Roman" w:hAnsi="Times New Roman" w:cs="Times New Roman"/>
          </w:rPr>
          <w:t xml:space="preserve"> of constrained to unconstrained arced motion</w:t>
        </w:r>
      </w:ins>
      <w:ins w:id="1148" w:author="Benton, Deon" w:date="2026-05-20T20:46:00Z" w16du:dateUtc="2026-05-21T01:46:00Z">
        <w:r>
          <w:rPr>
            <w:rFonts w:ascii="Times New Roman" w:eastAsia="Times New Roman" w:hAnsi="Times New Roman" w:cs="Times New Roman"/>
          </w:rPr>
          <w:t xml:space="preserve"> experienced</w:t>
        </w:r>
      </w:ins>
      <w:ins w:id="1149" w:author="Benton, Deon" w:date="2026-05-20T20:23:00Z" w16du:dateUtc="2026-05-21T01:23:00Z">
        <w:r w:rsidR="00BF62AD">
          <w:rPr>
            <w:rFonts w:ascii="Times New Roman" w:eastAsia="Times New Roman" w:hAnsi="Times New Roman" w:cs="Times New Roman"/>
          </w:rPr>
          <w:t>.</w:t>
        </w:r>
      </w:ins>
      <w:ins w:id="1150" w:author="Benton, Deon" w:date="2026-05-20T20:23:00Z">
        <w:r w:rsidR="00BF62AD" w:rsidRPr="00BF62AD">
          <w:rPr>
            <w:rFonts w:ascii="Times New Roman" w:eastAsia="Times New Roman" w:hAnsi="Times New Roman" w:cs="Times New Roman"/>
          </w:rPr>
          <w:t xml:space="preserve"> Six ratios </w:t>
        </w:r>
      </w:ins>
      <w:ins w:id="1151" w:author="Benton, Deon" w:date="2026-05-20T20:47:00Z" w16du:dateUtc="2026-05-21T01:47:00Z">
        <w:r>
          <w:rPr>
            <w:rFonts w:ascii="Times New Roman" w:eastAsia="Times New Roman" w:hAnsi="Times New Roman" w:cs="Times New Roman"/>
          </w:rPr>
          <w:t>ranging</w:t>
        </w:r>
      </w:ins>
      <w:ins w:id="1152" w:author="Benton, Deon" w:date="2026-05-20T20:24:00Z" w16du:dateUtc="2026-05-21T01:24:00Z">
        <w:r w:rsidR="00BF62AD">
          <w:rPr>
            <w:rFonts w:ascii="Times New Roman" w:eastAsia="Times New Roman" w:hAnsi="Times New Roman" w:cs="Times New Roman"/>
          </w:rPr>
          <w:t xml:space="preserve"> from</w:t>
        </w:r>
      </w:ins>
      <w:ins w:id="1153" w:author="Benton, Deon" w:date="2026-05-20T20:23:00Z">
        <w:r w:rsidR="00BF62AD" w:rsidRPr="00BF62AD">
          <w:rPr>
            <w:rFonts w:ascii="Times New Roman" w:eastAsia="Times New Roman" w:hAnsi="Times New Roman" w:cs="Times New Roman"/>
          </w:rPr>
          <w:t xml:space="preserve"> </w:t>
        </w:r>
      </w:ins>
      <w:ins w:id="1154" w:author="Benton, Deon" w:date="2026-05-20T20:25:00Z">
        <w:r w:rsidR="00BF62AD" w:rsidRPr="00BF62AD">
          <w:rPr>
            <w:rFonts w:ascii="Times New Roman" w:eastAsia="Times New Roman" w:hAnsi="Times New Roman" w:cs="Times New Roman"/>
          </w:rPr>
          <w:t>100% constrained vs. 0% unconstrained</w:t>
        </w:r>
      </w:ins>
      <w:ins w:id="1155" w:author="Benton, Deon" w:date="2026-05-20T20:25:00Z" w16du:dateUtc="2026-05-21T01:25:00Z">
        <w:r w:rsidR="00BF62AD">
          <w:rPr>
            <w:rFonts w:ascii="Times New Roman" w:eastAsia="Times New Roman" w:hAnsi="Times New Roman" w:cs="Times New Roman"/>
          </w:rPr>
          <w:t xml:space="preserve"> to </w:t>
        </w:r>
      </w:ins>
      <w:ins w:id="1156" w:author="Benton, Deon" w:date="2026-05-20T20:25:00Z">
        <w:r w:rsidR="00BF62AD" w:rsidRPr="00BF62AD">
          <w:rPr>
            <w:rFonts w:ascii="Times New Roman" w:eastAsia="Times New Roman" w:hAnsi="Times New Roman" w:cs="Times New Roman"/>
          </w:rPr>
          <w:t>50% constrained vs. 50% unconstrained</w:t>
        </w:r>
      </w:ins>
      <w:ins w:id="1157" w:author="Benton, Deon" w:date="2026-05-20T20:47:00Z" w16du:dateUtc="2026-05-21T01:47:00Z">
        <w:r>
          <w:rPr>
            <w:rFonts w:ascii="Times New Roman" w:eastAsia="Times New Roman" w:hAnsi="Times New Roman" w:cs="Times New Roman"/>
          </w:rPr>
          <w:t>,</w:t>
        </w:r>
      </w:ins>
      <w:ins w:id="1158" w:author="Benton, Deon" w:date="2026-05-20T20:25:00Z" w16du:dateUtc="2026-05-21T01:25:00Z">
        <w:r w:rsidR="00BF62AD">
          <w:rPr>
            <w:rFonts w:ascii="Times New Roman" w:eastAsia="Times New Roman" w:hAnsi="Times New Roman" w:cs="Times New Roman"/>
          </w:rPr>
          <w:t xml:space="preserve"> </w:t>
        </w:r>
      </w:ins>
      <w:ins w:id="1159" w:author="Benton, Deon" w:date="2026-05-20T20:24:00Z" w16du:dateUtc="2026-05-21T01:24:00Z">
        <w:r w:rsidR="00BF62AD">
          <w:rPr>
            <w:rFonts w:ascii="Times New Roman" w:eastAsia="Times New Roman" w:hAnsi="Times New Roman" w:cs="Times New Roman"/>
          </w:rPr>
          <w:t>in step sizes of 10%</w:t>
        </w:r>
      </w:ins>
      <w:ins w:id="1160" w:author="Benton, Deon" w:date="2026-05-20T20:47:00Z" w16du:dateUtc="2026-05-21T01:47:00Z">
        <w:r>
          <w:rPr>
            <w:rFonts w:ascii="Times New Roman" w:eastAsia="Times New Roman" w:hAnsi="Times New Roman" w:cs="Times New Roman"/>
          </w:rPr>
          <w:t>,</w:t>
        </w:r>
      </w:ins>
      <w:ins w:id="1161" w:author="Benton, Deon" w:date="2026-05-20T20:25:00Z" w16du:dateUtc="2026-05-21T01:25:00Z">
        <w:r w:rsidR="00BF62AD">
          <w:rPr>
            <w:rFonts w:ascii="Times New Roman" w:eastAsia="Times New Roman" w:hAnsi="Times New Roman" w:cs="Times New Roman"/>
          </w:rPr>
          <w:t xml:space="preserve"> were tested</w:t>
        </w:r>
      </w:ins>
      <w:ins w:id="1162" w:author="Benton, Deon" w:date="2026-05-20T20:47:00Z" w16du:dateUtc="2026-05-21T01:47:00Z">
        <w:r>
          <w:rPr>
            <w:rFonts w:ascii="Times New Roman" w:eastAsia="Times New Roman" w:hAnsi="Times New Roman" w:cs="Times New Roman"/>
          </w:rPr>
          <w:t xml:space="preserve"> during habituation</w:t>
        </w:r>
      </w:ins>
      <w:ins w:id="1163" w:author="Benton, Deon" w:date="2026-05-20T20:23:00Z">
        <w:r w:rsidR="00BF62AD" w:rsidRPr="00BF62AD">
          <w:rPr>
            <w:rFonts w:ascii="Times New Roman" w:eastAsia="Times New Roman" w:hAnsi="Times New Roman" w:cs="Times New Roman"/>
          </w:rPr>
          <w:t xml:space="preserve">. For example, in the </w:t>
        </w:r>
      </w:ins>
      <w:ins w:id="1164" w:author="Benton, Deon" w:date="2026-05-20T20:26:00Z" w16du:dateUtc="2026-05-21T01:26:00Z">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ins>
      <w:ins w:id="1165" w:author="Benton, Deon" w:date="2026-05-20T20:23:00Z">
        <w:r w:rsidR="00BF62AD" w:rsidRPr="00BF62AD">
          <w:rPr>
            <w:rFonts w:ascii="Times New Roman" w:eastAsia="Times New Roman" w:hAnsi="Times New Roman" w:cs="Times New Roman"/>
          </w:rPr>
          <w:t>, arced motion occurred over obstacles 60% of the time</w:t>
        </w:r>
      </w:ins>
      <w:ins w:id="1166" w:author="Benton, Deon" w:date="2026-05-20T20:26:00Z" w16du:dateUtc="2026-05-21T01:26:00Z">
        <w:r>
          <w:rPr>
            <w:rFonts w:ascii="Times New Roman" w:eastAsia="Times New Roman" w:hAnsi="Times New Roman" w:cs="Times New Roman"/>
          </w:rPr>
          <w:t>;</w:t>
        </w:r>
      </w:ins>
      <w:ins w:id="1167" w:author="Benton, Deon" w:date="2026-05-20T20:23:00Z">
        <w:r w:rsidR="00BF62AD" w:rsidRPr="00BF62AD">
          <w:rPr>
            <w:rFonts w:ascii="Times New Roman" w:eastAsia="Times New Roman" w:hAnsi="Times New Roman" w:cs="Times New Roman"/>
          </w:rPr>
          <w:t xml:space="preserve"> 40% of the time</w:t>
        </w:r>
      </w:ins>
      <w:ins w:id="1168" w:author="Benton, Deon" w:date="2026-05-20T20:26:00Z" w16du:dateUtc="2026-05-21T01:26:00Z">
        <w:r>
          <w:rPr>
            <w:rFonts w:ascii="Times New Roman" w:eastAsia="Times New Roman" w:hAnsi="Times New Roman" w:cs="Times New Roman"/>
          </w:rPr>
          <w:t xml:space="preserve"> it occurred </w:t>
        </w:r>
      </w:ins>
      <w:ins w:id="1169" w:author="Benton, Deon" w:date="2026-05-20T20:48:00Z" w16du:dateUtc="2026-05-21T01:48:00Z">
        <w:r>
          <w:rPr>
            <w:rFonts w:ascii="Times New Roman" w:eastAsia="Times New Roman" w:hAnsi="Times New Roman" w:cs="Times New Roman"/>
          </w:rPr>
          <w:t>without them</w:t>
        </w:r>
      </w:ins>
      <w:ins w:id="1170" w:author="Benton, Deon" w:date="2026-05-20T20:23:00Z">
        <w:r w:rsidR="00BF62AD" w:rsidRPr="00BF62AD">
          <w:rPr>
            <w:rFonts w:ascii="Times New Roman" w:eastAsia="Times New Roman" w:hAnsi="Times New Roman" w:cs="Times New Roman"/>
          </w:rPr>
          <w:t>.</w:t>
        </w:r>
      </w:ins>
      <w:ins w:id="1171" w:author="Benton, Deon" w:date="2026-05-20T20:31:00Z" w16du:dateUtc="2026-05-21T01:31:00Z">
        <w:r>
          <w:rPr>
            <w:rFonts w:ascii="Times New Roman" w:eastAsia="Times New Roman" w:hAnsi="Times New Roman" w:cs="Times New Roman"/>
          </w:rPr>
          <w:t xml:space="preserve"> </w:t>
        </w:r>
      </w:ins>
      <w:ins w:id="1172" w:author="Benton, Deon" w:date="2026-05-20T20:36:00Z" w16du:dateUtc="2026-05-21T01:36:00Z">
        <w:r>
          <w:rPr>
            <w:rFonts w:ascii="Times New Roman" w:eastAsia="Times New Roman" w:hAnsi="Times New Roman" w:cs="Times New Roman"/>
          </w:rPr>
          <w:t>Parametric</w:t>
        </w:r>
      </w:ins>
      <w:ins w:id="1173" w:author="Benton, Deon" w:date="2026-05-20T20:35:00Z" w16du:dateUtc="2026-05-21T01:35:00Z">
        <w:r>
          <w:rPr>
            <w:rFonts w:ascii="Times New Roman" w:eastAsia="Times New Roman" w:hAnsi="Times New Roman" w:cs="Times New Roman"/>
          </w:rPr>
          <w:t xml:space="preserve"> variation was</w:t>
        </w:r>
      </w:ins>
      <w:ins w:id="1174" w:author="Benton, Deon" w:date="2026-05-20T20:31:00Z" w16du:dateUtc="2026-05-21T01:31:00Z">
        <w:r>
          <w:rPr>
            <w:rFonts w:ascii="Times New Roman" w:eastAsia="Times New Roman" w:hAnsi="Times New Roman" w:cs="Times New Roman"/>
          </w:rPr>
          <w:t xml:space="preserve"> used here</w:t>
        </w:r>
      </w:ins>
      <w:ins w:id="1175" w:author="Benton, Deon" w:date="2026-05-20T20:23:00Z">
        <w:r w:rsidR="00BF62AD" w:rsidRPr="00BF62AD">
          <w:rPr>
            <w:rFonts w:ascii="Times New Roman" w:eastAsia="Times New Roman" w:hAnsi="Times New Roman" w:cs="Times New Roman"/>
          </w:rPr>
          <w:t xml:space="preserve"> because the true proportion of</w:t>
        </w:r>
      </w:ins>
      <w:ins w:id="1176" w:author="Benton, Deon" w:date="2026-05-20T20:48:00Z" w16du:dateUtc="2026-05-21T01:48:00Z">
        <w:r w:rsidR="00687285">
          <w:rPr>
            <w:rFonts w:ascii="Times New Roman" w:eastAsia="Times New Roman" w:hAnsi="Times New Roman" w:cs="Times New Roman"/>
          </w:rPr>
          <w:t xml:space="preserve"> constrained-to-unconstrained arced motion in the real world</w:t>
        </w:r>
      </w:ins>
      <w:ins w:id="1177" w:author="Benton, Deon" w:date="2026-05-20T20:32:00Z" w16du:dateUtc="2026-05-21T01:32:00Z">
        <w:r>
          <w:rPr>
            <w:rFonts w:ascii="Times New Roman" w:eastAsia="Times New Roman" w:hAnsi="Times New Roman" w:cs="Times New Roman"/>
          </w:rPr>
          <w:t xml:space="preserve"> is unknown. </w:t>
        </w:r>
      </w:ins>
      <w:ins w:id="1178" w:author="Benton, Deon" w:date="2026-05-20T20:38:00Z">
        <w:r w:rsidRPr="00F728A6">
          <w:rPr>
            <w:rFonts w:ascii="Times New Roman" w:eastAsia="Times New Roman" w:hAnsi="Times New Roman" w:cs="Times New Roman"/>
          </w:rPr>
          <w:t xml:space="preserve">At the same time, because the true estimates </w:t>
        </w:r>
      </w:ins>
      <w:ins w:id="1179" w:author="Benton, Deon" w:date="2026-05-20T20:51:00Z" w16du:dateUtc="2026-05-21T01:51:00Z">
        <w:r w:rsidR="00305822">
          <w:rPr>
            <w:rFonts w:ascii="Times New Roman" w:eastAsia="Times New Roman" w:hAnsi="Times New Roman" w:cs="Times New Roman"/>
          </w:rPr>
          <w:t>presumably</w:t>
        </w:r>
      </w:ins>
      <w:ins w:id="1180" w:author="Benton, Deon" w:date="2026-05-20T20:38:00Z">
        <w:r w:rsidRPr="00F728A6">
          <w:rPr>
            <w:rFonts w:ascii="Times New Roman" w:eastAsia="Times New Roman" w:hAnsi="Times New Roman" w:cs="Times New Roman"/>
          </w:rPr>
          <w:t xml:space="preserve"> fall </w:t>
        </w:r>
      </w:ins>
      <w:ins w:id="1181" w:author="Benton, Deon" w:date="2026-05-20T20:38:00Z" w16du:dateUtc="2026-05-21T01:38:00Z">
        <w:r>
          <w:rPr>
            <w:rFonts w:ascii="Times New Roman" w:eastAsia="Times New Roman" w:hAnsi="Times New Roman" w:cs="Times New Roman"/>
          </w:rPr>
          <w:t>somewhere in the</w:t>
        </w:r>
      </w:ins>
      <w:ins w:id="1182" w:author="Benton, Deon" w:date="2026-05-20T20:38:00Z">
        <w:r w:rsidRPr="00F728A6">
          <w:rPr>
            <w:rFonts w:ascii="Times New Roman" w:eastAsia="Times New Roman" w:hAnsi="Times New Roman" w:cs="Times New Roman"/>
          </w:rPr>
          <w:t xml:space="preserve"> range tested here, the results likely provide a reasonable approximation of infants’ expected responses across </w:t>
        </w:r>
      </w:ins>
      <w:ins w:id="1183" w:author="Benton, Deon" w:date="2026-05-20T20:50:00Z" w16du:dateUtc="2026-05-21T01:50:00Z">
        <w:r w:rsidR="00687285">
          <w:rPr>
            <w:rFonts w:ascii="Times New Roman" w:eastAsia="Times New Roman" w:hAnsi="Times New Roman" w:cs="Times New Roman"/>
          </w:rPr>
          <w:t>that range</w:t>
        </w:r>
      </w:ins>
      <w:ins w:id="1184" w:author="Benton, Deon" w:date="2026-05-20T20:38:00Z">
        <w:r w:rsidRPr="00F728A6">
          <w:rPr>
            <w:rFonts w:ascii="Times New Roman" w:eastAsia="Times New Roman" w:hAnsi="Times New Roman" w:cs="Times New Roman"/>
          </w:rPr>
          <w:t>.</w:t>
        </w:r>
      </w:ins>
      <w:ins w:id="1185" w:author="Benton, Deon" w:date="2026-05-20T20:38:00Z" w16du:dateUtc="2026-05-21T01:38:00Z">
        <w:r>
          <w:rPr>
            <w:rFonts w:ascii="Times New Roman" w:eastAsia="Times New Roman" w:hAnsi="Times New Roman" w:cs="Times New Roman"/>
          </w:rPr>
          <w:t xml:space="preserve"> </w:t>
        </w:r>
      </w:ins>
      <w:ins w:id="1186" w:author="Benton, Deon" w:date="2026-05-20T20:50:00Z" w16du:dateUtc="2026-05-21T01:50:00Z">
        <w:r w:rsidR="00305822">
          <w:rPr>
            <w:rFonts w:ascii="Times New Roman" w:eastAsia="Times New Roman" w:hAnsi="Times New Roman" w:cs="Times New Roman"/>
          </w:rPr>
          <w:t>Finally, b</w:t>
        </w:r>
      </w:ins>
      <w:ins w:id="1187" w:author="Benton, Deon" w:date="2026-05-20T20:39:00Z" w16du:dateUtc="2026-05-21T01:39:00Z">
        <w:r>
          <w:rPr>
            <w:rFonts w:ascii="Times New Roman" w:eastAsia="Times New Roman" w:hAnsi="Times New Roman" w:cs="Times New Roman"/>
          </w:rPr>
          <w:t>ecause</w:t>
        </w:r>
      </w:ins>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ins w:id="1188" w:author="Benton, Deon" w:date="2026-05-20T20:51:00Z" w16du:dateUtc="2026-05-21T01:51:00Z">
        <w:r w:rsidR="00305822">
          <w:rPr>
            <w:rFonts w:ascii="Times New Roman" w:eastAsia="Times New Roman" w:hAnsi="Times New Roman" w:cs="Times New Roman"/>
          </w:rPr>
          <w:t>whether</w:t>
        </w:r>
      </w:ins>
      <w:r w:rsidR="003B5301">
        <w:rPr>
          <w:rFonts w:ascii="Times New Roman" w:eastAsia="Times New Roman" w:hAnsi="Times New Roman" w:cs="Times New Roman"/>
        </w:rPr>
        <w:t xml:space="preserve"> ALIAS’s responses</w:t>
      </w:r>
      <w:ins w:id="1189" w:author="Benton, Deon" w:date="2026-05-20T20:39:00Z" w16du:dateUtc="2026-05-21T01:39:00Z">
        <w:r>
          <w:rPr>
            <w:rFonts w:ascii="Times New Roman" w:eastAsia="Times New Roman" w:hAnsi="Times New Roman" w:cs="Times New Roman"/>
          </w:rPr>
          <w:t xml:space="preserve"> </w:t>
        </w:r>
      </w:ins>
      <w:ins w:id="1190" w:author="Benton, Deon" w:date="2026-05-20T20:51:00Z" w16du:dateUtc="2026-05-21T01:51:00Z">
        <w:r w:rsidR="00305822">
          <w:rPr>
            <w:rFonts w:ascii="Times New Roman" w:eastAsia="Times New Roman" w:hAnsi="Times New Roman" w:cs="Times New Roman"/>
          </w:rPr>
          <w:t xml:space="preserve">were robust </w:t>
        </w:r>
      </w:ins>
      <w:ins w:id="1191" w:author="Benton, Deon" w:date="2026-05-20T20:39:00Z" w16du:dateUtc="2026-05-21T01:39:00Z">
        <w:r>
          <w:rPr>
            <w:rFonts w:ascii="Times New Roman" w:eastAsia="Times New Roman" w:hAnsi="Times New Roman" w:cs="Times New Roman"/>
          </w:rPr>
          <w:t xml:space="preserve">across different </w:t>
        </w:r>
      </w:ins>
      <w:ins w:id="1192" w:author="Benton, Deon" w:date="2026-05-20T20:43:00Z" w16du:dateUtc="2026-05-21T01:43:00Z">
        <w:r>
          <w:rPr>
            <w:rFonts w:ascii="Times New Roman" w:eastAsia="Times New Roman" w:hAnsi="Times New Roman" w:cs="Times New Roman"/>
          </w:rPr>
          <w:t xml:space="preserve">constrained-to-unconstrained </w:t>
        </w:r>
      </w:ins>
      <w:ins w:id="1193" w:author="Benton, Deon" w:date="2026-05-20T20:42:00Z" w16du:dateUtc="2026-05-21T01:42:00Z">
        <w:r>
          <w:rPr>
            <w:rFonts w:ascii="Times New Roman" w:eastAsia="Times New Roman" w:hAnsi="Times New Roman" w:cs="Times New Roman"/>
          </w:rPr>
          <w:t xml:space="preserve">ratios, </w:t>
        </w:r>
      </w:ins>
      <w:ins w:id="1194" w:author="Benton, Deon" w:date="2026-05-20T20:43:00Z" w16du:dateUtc="2026-05-21T01:43:00Z">
        <w:r>
          <w:rPr>
            <w:rFonts w:ascii="Times New Roman" w:eastAsia="Times New Roman" w:hAnsi="Times New Roman" w:cs="Times New Roman"/>
          </w:rPr>
          <w:t xml:space="preserve">its performance was not compared to that of the competitor models. </w:t>
        </w:r>
      </w:ins>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AD4C5C" w:rsidRPr="00AD2FB8">
        <w:rPr>
          <w:rFonts w:ascii="Times New Roman" w:hAnsi="Times New Roman" w:cs="Times New Roman"/>
          <w:color w:val="000000" w:themeColor="text1"/>
        </w:rPr>
        <w:t>.</w:t>
      </w:r>
      <w:ins w:id="1195" w:author="Benton, Deon" w:date="2026-05-21T10:53:00Z" w16du:dateUtc="2026-05-21T15:53:00Z">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ins>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2A65DB0A"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ins w:id="1196" w:author="Benton, Deon" w:date="2026-05-20T20:54:00Z" w16du:dateUtc="2026-05-21T01:54:00Z">
        <w:r w:rsidR="008F16CC">
          <w:rPr>
            <w:rFonts w:ascii="Times New Roman" w:hAnsi="Times New Roman" w:cs="Times New Roman"/>
          </w:rPr>
          <w:t>networks’ looking time to</w:t>
        </w:r>
      </w:ins>
      <w:ins w:id="1197" w:author="Benton, Deon" w:date="2026-05-20T20:55:00Z" w16du:dateUtc="2026-05-21T01:55:00Z">
        <w:r w:rsidR="008F16CC">
          <w:rPr>
            <w:rFonts w:ascii="Times New Roman" w:hAnsi="Times New Roman" w:cs="Times New Roman"/>
          </w:rPr>
          <w:t xml:space="preserve"> the two test events across conditions and ratios</w:t>
        </w:r>
      </w:ins>
      <w:r>
        <w:rPr>
          <w:rFonts w:ascii="Times New Roman" w:hAnsi="Times New Roman" w:cs="Times New Roman"/>
        </w:rPr>
        <w:t xml:space="preserve">. </w:t>
      </w:r>
      <w:ins w:id="1198" w:author="Benton, Deon" w:date="2026-05-20T20:55:00Z" w16du:dateUtc="2026-05-21T01:55:00Z">
        <w:r w:rsidR="008F16CC">
          <w:rPr>
            <w:rFonts w:ascii="Times New Roman" w:hAnsi="Times New Roman" w:cs="Times New Roman"/>
          </w:rPr>
          <w:t>The key takeaway is that</w:t>
        </w:r>
      </w:ins>
      <w:r>
        <w:rPr>
          <w:rFonts w:ascii="Times New Roman" w:hAnsi="Times New Roman" w:cs="Times New Roman"/>
        </w:rPr>
        <w:t xml:space="preserve"> networks in the Experimental condition looked longer at the Inefficient than at the Efficient </w:t>
      </w:r>
      <w:ins w:id="1199" w:author="Benton, Deon" w:date="2026-05-20T20:55:00Z" w16du:dateUtc="2026-05-21T01:55:00Z">
        <w:r w:rsidR="008F16CC">
          <w:rPr>
            <w:rFonts w:ascii="Times New Roman" w:hAnsi="Times New Roman" w:cs="Times New Roman"/>
          </w:rPr>
          <w:t xml:space="preserve">test </w:t>
        </w:r>
      </w:ins>
      <w:r>
        <w:rPr>
          <w:rFonts w:ascii="Times New Roman" w:hAnsi="Times New Roman" w:cs="Times New Roman"/>
        </w:rPr>
        <w:t xml:space="preserve">event </w:t>
      </w:r>
      <w:r w:rsidR="00D97373">
        <w:rPr>
          <w:rFonts w:ascii="Times New Roman" w:hAnsi="Times New Roman" w:cs="Times New Roman"/>
        </w:rPr>
        <w:t xml:space="preserve">irrespective of the ratio </w:t>
      </w:r>
      <w:ins w:id="1200" w:author="Benton, Deon" w:date="2026-05-20T20:56:00Z" w16du:dateUtc="2026-05-21T01:56:00Z">
        <w:r w:rsidR="008F16CC">
          <w:rPr>
            <w:rFonts w:ascii="Times New Roman" w:hAnsi="Times New Roman" w:cs="Times New Roman"/>
          </w:rPr>
          <w:t xml:space="preserve">of constrained-to-unconstrained motion experienced during pretraining. </w:t>
        </w:r>
      </w:ins>
      <w:r w:rsidR="00D97373">
        <w:rPr>
          <w:rFonts w:ascii="Times New Roman" w:hAnsi="Times New Roman" w:cs="Times New Roman"/>
        </w:rPr>
        <w:t>In contrast, networks in the Control condition looked about equally at these two test events</w:t>
      </w:r>
      <w:ins w:id="1201" w:author="Benton, Deon" w:date="2026-05-20T20:56:00Z" w16du:dateUtc="2026-05-21T01:56:00Z">
        <w:r w:rsidR="008F16CC">
          <w:rPr>
            <w:rFonts w:ascii="Times New Roman" w:hAnsi="Times New Roman" w:cs="Times New Roman"/>
          </w:rPr>
          <w:t xml:space="preserve"> across different ratios</w:t>
        </w:r>
      </w:ins>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ins w:id="1202" w:author="Benton, Deon" w:date="2026-05-20T20:57:00Z" w16du:dateUtc="2026-05-21T01:57:00Z">
        <w:r w:rsidR="008F16CC">
          <w:rPr>
            <w:rFonts w:ascii="Times New Roman" w:hAnsi="Times New Roman" w:cs="Times New Roman"/>
          </w:rPr>
          <w:t xml:space="preserve">ALIAS’s performance in Simulation 1a </w:t>
        </w:r>
      </w:ins>
      <w:r w:rsidR="003A731B">
        <w:rPr>
          <w:rFonts w:ascii="Times New Roman" w:hAnsi="Times New Roman" w:cs="Times New Roman"/>
        </w:rPr>
        <w:t xml:space="preserve">is </w:t>
      </w:r>
      <w:r w:rsidR="00C06E59">
        <w:rPr>
          <w:rFonts w:ascii="Times New Roman" w:hAnsi="Times New Roman" w:cs="Times New Roman"/>
        </w:rPr>
        <w:t>robust to</w:t>
      </w:r>
      <w:ins w:id="1203" w:author="Benton, Deon" w:date="2026-05-20T20:58:00Z" w16du:dateUtc="2026-05-21T01:58:00Z">
        <w:r w:rsidR="008F16CC">
          <w:rPr>
            <w:rFonts w:ascii="Times New Roman" w:hAnsi="Times New Roman" w:cs="Times New Roman"/>
          </w:rPr>
          <w:t xml:space="preserve"> v</w:t>
        </w:r>
      </w:ins>
      <w:ins w:id="1204" w:author="Benton, Deon" w:date="2026-05-20T20:59:00Z" w16du:dateUtc="2026-05-21T01:59:00Z">
        <w:r w:rsidR="008F16CC">
          <w:rPr>
            <w:rFonts w:ascii="Times New Roman" w:hAnsi="Times New Roman" w:cs="Times New Roman"/>
          </w:rPr>
          <w:t xml:space="preserve">ariation in the amount of </w:t>
        </w:r>
      </w:ins>
      <w:ins w:id="1205" w:author="Benton, Deon" w:date="2026-05-20T20:57:00Z" w16du:dateUtc="2026-05-21T01:57:00Z">
        <w:r w:rsidR="008F16CC">
          <w:rPr>
            <w:rFonts w:ascii="Times New Roman" w:hAnsi="Times New Roman" w:cs="Times New Roman"/>
          </w:rPr>
          <w:t>constrained motion</w:t>
        </w:r>
      </w:ins>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CC6D95E" w:rsidR="003A731B" w:rsidRDefault="00B91D50" w:rsidP="002B5E0A">
      <w:pPr>
        <w:spacing w:line="480" w:lineRule="auto"/>
        <w:ind w:firstLine="720"/>
        <w:contextualSpacing/>
        <w:rPr>
          <w:rFonts w:ascii="Times New Roman" w:hAnsi="Times New Roman" w:cs="Times New Roman"/>
        </w:rPr>
      </w:pPr>
      <w:ins w:id="1206" w:author="Benton, Deon" w:date="2026-05-20T21:08:00Z" w16du:dateUtc="2026-05-21T02:08:00Z">
        <w:r>
          <w:rPr>
            <w:rFonts w:ascii="Times New Roman" w:hAnsi="Times New Roman" w:cs="Times New Roman"/>
          </w:rPr>
          <w:lastRenderedPageBreak/>
          <w:t>Simulation 1a assessed whether ALIAS’s ability to</w:t>
        </w:r>
      </w:ins>
      <w:ins w:id="1207" w:author="Benton, Deon" w:date="2026-05-20T21:10:00Z" w16du:dateUtc="2026-05-21T02:10:00Z">
        <w:r w:rsidR="002B5E0A">
          <w:rPr>
            <w:rFonts w:ascii="Times New Roman" w:hAnsi="Times New Roman" w:cs="Times New Roman"/>
          </w:rPr>
          <w:t xml:space="preserve"> </w:t>
        </w:r>
      </w:ins>
      <w:ins w:id="1208" w:author="Benton, Deon" w:date="2026-05-20T21:08:00Z" w16du:dateUtc="2026-05-21T02:08:00Z">
        <w:r w:rsidRPr="00B63244">
          <w:rPr>
            <w:rFonts w:ascii="Times New Roman" w:hAnsi="Times New Roman" w:cs="Times New Roman"/>
          </w:rPr>
          <w:t xml:space="preserve">reproduce the first target finding </w:t>
        </w:r>
        <w:r>
          <w:rPr>
            <w:rFonts w:ascii="Times New Roman" w:hAnsi="Times New Roman" w:cs="Times New Roman"/>
          </w:rPr>
          <w:t>was robust to variation</w:t>
        </w:r>
      </w:ins>
      <w:ins w:id="1209" w:author="Benton, Deon" w:date="2026-05-20T21:10:00Z" w16du:dateUtc="2026-05-21T02:10:00Z">
        <w:r>
          <w:rPr>
            <w:rFonts w:ascii="Times New Roman" w:hAnsi="Times New Roman" w:cs="Times New Roman"/>
          </w:rPr>
          <w:t xml:space="preserve"> in the amount of constrained and unconstrained motion experienced during pretraining</w:t>
        </w:r>
      </w:ins>
      <w:ins w:id="1210" w:author="Benton, Deon" w:date="2026-05-20T21:08:00Z" w16du:dateUtc="2026-05-21T02:08:00Z">
        <w:r w:rsidRPr="00B63244">
          <w:rPr>
            <w:rFonts w:ascii="Times New Roman" w:hAnsi="Times New Roman" w:cs="Times New Roman"/>
          </w:rPr>
          <w:t xml:space="preserve">. </w:t>
        </w:r>
      </w:ins>
      <w:ins w:id="1211" w:author="Benton, Deon" w:date="2026-05-20T21:11:00Z" w16du:dateUtc="2026-05-21T02:11:00Z">
        <w:r w:rsidR="002B5E0A">
          <w:rPr>
            <w:rFonts w:ascii="Times New Roman" w:hAnsi="Times New Roman" w:cs="Times New Roman"/>
          </w:rPr>
          <w:t xml:space="preserve">The results of this simulation provided a positive answer </w:t>
        </w:r>
      </w:ins>
      <w:ins w:id="1212" w:author="Benton, Deon" w:date="2026-05-20T21:12:00Z" w16du:dateUtc="2026-05-21T02:12:00Z">
        <w:r w:rsidR="002B5E0A">
          <w:rPr>
            <w:rFonts w:ascii="Times New Roman" w:hAnsi="Times New Roman" w:cs="Times New Roman"/>
          </w:rPr>
          <w:t>to this question</w:t>
        </w:r>
      </w:ins>
      <w:ins w:id="1213" w:author="Benton, Deon" w:date="2026-05-20T21:29:00Z" w16du:dateUtc="2026-05-21T02:29:00Z">
        <w:r w:rsidR="002B5E0A">
          <w:rPr>
            <w:rFonts w:ascii="Times New Roman" w:hAnsi="Times New Roman" w:cs="Times New Roman"/>
          </w:rPr>
          <w:t>. Specifically,</w:t>
        </w:r>
      </w:ins>
      <w:ins w:id="1214" w:author="Benton, Deon" w:date="2026-05-20T21:24:00Z" w16du:dateUtc="2026-05-21T02:24:00Z">
        <w:r w:rsidR="002B5E0A">
          <w:rPr>
            <w:rFonts w:ascii="Times New Roman" w:hAnsi="Times New Roman" w:cs="Times New Roman"/>
          </w:rPr>
          <w:t xml:space="preserve"> </w:t>
        </w:r>
      </w:ins>
      <w:ins w:id="1215" w:author="Benton, Deon" w:date="2026-05-20T21:31:00Z" w16du:dateUtc="2026-05-21T02:31:00Z">
        <w:r w:rsidR="002B5E0A">
          <w:rPr>
            <w:rFonts w:ascii="Times New Roman" w:hAnsi="Times New Roman" w:cs="Times New Roman"/>
          </w:rPr>
          <w:t>networks</w:t>
        </w:r>
      </w:ins>
      <w:ins w:id="1216" w:author="Benton, Deon" w:date="2026-05-20T21:24:00Z" w16du:dateUtc="2026-05-21T02:24:00Z">
        <w:r w:rsidR="002B5E0A">
          <w:rPr>
            <w:rFonts w:ascii="Times New Roman" w:hAnsi="Times New Roman" w:cs="Times New Roman"/>
          </w:rPr>
          <w:t xml:space="preserve"> in the </w:t>
        </w:r>
      </w:ins>
      <w:r w:rsidR="006920E0">
        <w:rPr>
          <w:rFonts w:ascii="Times New Roman" w:hAnsi="Times New Roman" w:cs="Times New Roman"/>
        </w:rPr>
        <w:t xml:space="preserve">Experimental condition looked longer at the Inefficient </w:t>
      </w:r>
      <w:ins w:id="1217" w:author="Benton, Deon" w:date="2026-05-20T21:29:00Z" w16du:dateUtc="2026-05-21T02:29:00Z">
        <w:r w:rsidR="002B5E0A">
          <w:rPr>
            <w:rFonts w:ascii="Times New Roman" w:hAnsi="Times New Roman" w:cs="Times New Roman"/>
          </w:rPr>
          <w:t>than</w:t>
        </w:r>
      </w:ins>
      <w:ins w:id="1218" w:author="Benton, Deon" w:date="2026-05-20T21:30:00Z" w16du:dateUtc="2026-05-21T02:30:00Z">
        <w:r w:rsidR="002B5E0A">
          <w:rPr>
            <w:rFonts w:ascii="Times New Roman" w:hAnsi="Times New Roman" w:cs="Times New Roman"/>
          </w:rPr>
          <w:t xml:space="preserve"> at the Efficient test event; networks in the Control condition showed comparable looking to both events.</w:t>
        </w:r>
      </w:ins>
      <w:ins w:id="1219" w:author="Benton, Deon" w:date="2026-05-20T21:31:00Z" w16du:dateUtc="2026-05-21T02:31:00Z">
        <w:r w:rsidR="002B5E0A">
          <w:rPr>
            <w:rFonts w:ascii="Times New Roman" w:hAnsi="Times New Roman" w:cs="Times New Roman"/>
          </w:rPr>
          <w:t xml:space="preserve"> </w:t>
        </w:r>
      </w:ins>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ins w:id="1220" w:author="Benton, Deon" w:date="2026-05-20T21:32:00Z" w16du:dateUtc="2026-05-21T02:32:00Z">
        <w:r w:rsidR="002B5E0A">
          <w:rPr>
            <w:rFonts w:ascii="Times New Roman" w:hAnsi="Times New Roman" w:cs="Times New Roman"/>
          </w:rPr>
          <w:t>constrained action.</w:t>
        </w:r>
      </w:ins>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ins w:id="1221" w:author="Benton, Deon" w:date="2026-05-20T21:36:00Z" w16du:dateUtc="2026-05-21T02:36:00Z">
        <w:r>
          <w:rPr>
            <w:rFonts w:ascii="Times New Roman" w:hAnsi="Times New Roman" w:cs="Times New Roman"/>
          </w:rPr>
          <w:t xml:space="preserve">Simulation </w:t>
        </w:r>
      </w:ins>
      <w:ins w:id="1222" w:author="Benton, Deon" w:date="2026-05-20T21:37:00Z" w16du:dateUtc="2026-05-21T02:37:00Z">
        <w:r>
          <w:rPr>
            <w:rFonts w:ascii="Times New Roman" w:hAnsi="Times New Roman" w:cs="Times New Roman"/>
          </w:rPr>
          <w:t xml:space="preserve">2 took a first step </w:t>
        </w:r>
      </w:ins>
      <w:ins w:id="1223" w:author="Benton, Deon" w:date="2026-05-20T21:41:00Z" w16du:dateUtc="2026-05-21T02:41:00Z">
        <w:r>
          <w:rPr>
            <w:rFonts w:ascii="Times New Roman" w:hAnsi="Times New Roman" w:cs="Times New Roman"/>
          </w:rPr>
          <w:t>toward assessing</w:t>
        </w:r>
      </w:ins>
      <w:ins w:id="1224" w:author="Benton, Deon" w:date="2026-05-20T21:37:00Z" w16du:dateUtc="2026-05-21T02:37:00Z">
        <w:r>
          <w:rPr>
            <w:rFonts w:ascii="Times New Roman" w:hAnsi="Times New Roman" w:cs="Times New Roman"/>
          </w:rPr>
          <w:t xml:space="preserve"> the explanatory breadth of ALIAS by examining whether it can capture the second target finding</w:t>
        </w:r>
      </w:ins>
      <w:ins w:id="1225" w:author="Benton, Deon" w:date="2026-05-20T21:41:00Z" w16du:dateUtc="2026-05-21T02:41:00Z">
        <w:r>
          <w:rPr>
            <w:rFonts w:ascii="Times New Roman" w:hAnsi="Times New Roman" w:cs="Times New Roman"/>
          </w:rPr>
          <w:t>: Infants’</w:t>
        </w:r>
      </w:ins>
      <w:r w:rsidR="00D876C9">
        <w:rPr>
          <w:rFonts w:ascii="Times New Roman" w:eastAsia="Times New Roman" w:hAnsi="Times New Roman" w:cs="Times New Roman"/>
        </w:rPr>
        <w:t xml:space="preserve"> looking responses in </w:t>
      </w:r>
      <w:ins w:id="1226" w:author="Benton, Deon" w:date="2026-05-16T15:39:00Z" w16du:dateUtc="2026-05-16T20:39:00Z">
        <w:r w:rsidR="00DB0881">
          <w:rPr>
            <w:rFonts w:ascii="Times New Roman" w:eastAsia="Times New Roman" w:hAnsi="Times New Roman" w:cs="Times New Roman"/>
          </w:rPr>
          <w:t>action efficiency understanding</w:t>
        </w:r>
      </w:ins>
      <w:r w:rsidR="00D876C9">
        <w:rPr>
          <w:rFonts w:ascii="Times New Roman" w:eastAsia="Times New Roman" w:hAnsi="Times New Roman" w:cs="Times New Roman"/>
        </w:rPr>
        <w:t xml:space="preserve"> studies do not depend on </w:t>
      </w:r>
      <w:ins w:id="1227" w:author="Benton, Deon" w:date="2026-05-20T21:38:00Z" w16du:dateUtc="2026-05-21T02:38:00Z">
        <w:r>
          <w:rPr>
            <w:rFonts w:ascii="Times New Roman" w:eastAsia="Times New Roman" w:hAnsi="Times New Roman" w:cs="Times New Roman"/>
          </w:rPr>
          <w:t xml:space="preserve">the entities involved possessing </w:t>
        </w:r>
      </w:ins>
      <w:ins w:id="1228" w:author="Benton, Deon" w:date="2026-05-20T21:39:00Z" w16du:dateUtc="2026-05-21T02:39:00Z">
        <w:r>
          <w:rPr>
            <w:rFonts w:ascii="Times New Roman" w:eastAsia="Times New Roman" w:hAnsi="Times New Roman" w:cs="Times New Roman"/>
          </w:rPr>
          <w:t>animate features</w:t>
        </w:r>
      </w:ins>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ins w:id="1229" w:author="Benton, Deon" w:date="2026-05-20T21:39:00Z" w16du:dateUtc="2026-05-21T02:39:00Z">
        <w:r>
          <w:rPr>
            <w:rFonts w:ascii="Times New Roman" w:eastAsia="Times New Roman" w:hAnsi="Times New Roman" w:cs="Times New Roman"/>
          </w:rPr>
          <w:t>Simulation 2 was thus similar to Simulation 1a except that</w:t>
        </w:r>
      </w:ins>
      <w:ins w:id="1230" w:author="Benton, Deon" w:date="2026-05-20T21:42:00Z" w16du:dateUtc="2026-05-21T02:42:00Z">
        <w:r>
          <w:rPr>
            <w:rFonts w:ascii="Times New Roman" w:eastAsia="Times New Roman" w:hAnsi="Times New Roman" w:cs="Times New Roman"/>
          </w:rPr>
          <w:t xml:space="preserve"> the</w:t>
        </w:r>
      </w:ins>
      <w:ins w:id="1231" w:author="Benton, Deon" w:date="2026-05-20T21:39:00Z" w16du:dateUtc="2026-05-21T02:39:00Z">
        <w:r>
          <w:rPr>
            <w:rFonts w:ascii="Times New Roman" w:eastAsia="Times New Roman" w:hAnsi="Times New Roman" w:cs="Times New Roman"/>
          </w:rPr>
          <w:t xml:space="preserve"> objects</w:t>
        </w:r>
      </w:ins>
      <w:ins w:id="1232" w:author="Benton, Deon" w:date="2026-05-20T21:42:00Z" w16du:dateUtc="2026-05-21T02:42:00Z">
        <w:r>
          <w:rPr>
            <w:rFonts w:ascii="Times New Roman" w:eastAsia="Times New Roman" w:hAnsi="Times New Roman" w:cs="Times New Roman"/>
          </w:rPr>
          <w:t xml:space="preserve"> lacked</w:t>
        </w:r>
      </w:ins>
      <w:r w:rsidR="00E2240B">
        <w:rPr>
          <w:rFonts w:ascii="Times New Roman" w:eastAsia="Times New Roman" w:hAnsi="Times New Roman" w:cs="Times New Roman"/>
        </w:rPr>
        <w:t xml:space="preserve"> surface features typical of animate entities. </w:t>
      </w:r>
      <w:ins w:id="1233" w:author="Benton, Deon" w:date="2026-05-20T21:40:00Z" w16du:dateUtc="2026-05-21T02:40:00Z">
        <w:r>
          <w:rPr>
            <w:rFonts w:ascii="Times New Roman" w:eastAsia="Times New Roman" w:hAnsi="Times New Roman" w:cs="Times New Roman"/>
          </w:rPr>
          <w:t>Note that because</w:t>
        </w:r>
      </w:ins>
      <w:ins w:id="1234" w:author="Benton, Deon" w:date="2026-05-20T21:42:00Z" w16du:dateUtc="2026-05-21T02:42:00Z">
        <w:r>
          <w:rPr>
            <w:rFonts w:ascii="Times New Roman" w:eastAsia="Times New Roman" w:hAnsi="Times New Roman" w:cs="Times New Roman"/>
          </w:rPr>
          <w:t xml:space="preserve"> neither</w:t>
        </w:r>
      </w:ins>
      <w:ins w:id="1235" w:author="Benton, Deon" w:date="2026-05-20T21:40:00Z" w16du:dateUtc="2026-05-21T02:40:00Z">
        <w:r>
          <w:rPr>
            <w:rFonts w:ascii="Times New Roman" w:eastAsia="Times New Roman" w:hAnsi="Times New Roman" w:cs="Times New Roman"/>
          </w:rPr>
          <w:t xml:space="preserve"> </w:t>
        </w:r>
      </w:ins>
      <w:ins w:id="1236" w:author="Benton, Deon" w:date="2026-05-20T21:42:00Z" w16du:dateUtc="2026-05-21T02:42:00Z">
        <w:r>
          <w:rPr>
            <w:rFonts w:ascii="Times New Roman" w:eastAsia="Times New Roman" w:hAnsi="Times New Roman" w:cs="Times New Roman"/>
          </w:rPr>
          <w:t>OM10 nor OM10-</w:t>
        </w:r>
      </w:ins>
      <w:ins w:id="1237" w:author="Benton, Deon" w:date="2026-05-20T21:43:00Z" w16du:dateUtc="2026-05-21T02:43:00Z">
        <w:r>
          <w:rPr>
            <w:rFonts w:ascii="Times New Roman" w:eastAsia="Times New Roman" w:hAnsi="Times New Roman" w:cs="Times New Roman"/>
          </w:rPr>
          <w:t>2</w:t>
        </w:r>
      </w:ins>
      <w:r w:rsidR="003A4C4D">
        <w:rPr>
          <w:rFonts w:ascii="Times New Roman" w:eastAsia="Times New Roman" w:hAnsi="Times New Roman" w:cs="Times New Roman"/>
        </w:rPr>
        <w:t xml:space="preserve"> has </w:t>
      </w:r>
      <w:ins w:id="1238"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239"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240"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241"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242" w:author="Benton, Deon" w:date="2026-05-20T21:43:00Z" w16du:dateUtc="2026-05-21T02:43:00Z">
        <w:r>
          <w:rPr>
            <w:rFonts w:ascii="Times New Roman" w:eastAsia="Times New Roman" w:hAnsi="Times New Roman" w:cs="Times New Roman"/>
          </w:rPr>
          <w:t xml:space="preserve">, </w:t>
        </w:r>
      </w:ins>
      <w:ins w:id="1243"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ins w:id="1244" w:author="Benton, Deon" w:date="2026-05-21T10:42:00Z" w16du:dateUtc="2026-05-21T15:42:00Z">
        <w:r w:rsidR="00E30AC4">
          <w:rPr>
            <w:rFonts w:ascii="Times New Roman" w:eastAsia="Times New Roman" w:hAnsi="Times New Roman" w:cs="Times New Roman"/>
          </w:rPr>
          <w:t xml:space="preserve">tested whether ALIAS </w:t>
        </w:r>
      </w:ins>
      <w:ins w:id="1245" w:author="Benton, Deon" w:date="2026-05-21T10:43:00Z" w16du:dateUtc="2026-05-21T15:43:00Z">
        <w:r w:rsidR="00E30AC4">
          <w:rPr>
            <w:rFonts w:ascii="Times New Roman" w:eastAsia="Times New Roman" w:hAnsi="Times New Roman" w:cs="Times New Roman"/>
          </w:rPr>
          <w:t>could capture the second target finding. This</w:t>
        </w:r>
      </w:ins>
      <w:ins w:id="1246" w:author="Benton, Deon" w:date="2026-05-21T10:44:00Z" w16du:dateUtc="2026-05-21T15:44:00Z">
        <w:r w:rsidR="00E30AC4">
          <w:rPr>
            <w:rFonts w:ascii="Times New Roman" w:eastAsia="Times New Roman" w:hAnsi="Times New Roman" w:cs="Times New Roman"/>
          </w:rPr>
          <w:t xml:space="preserve"> is the finding that infants’ performance in action efficiency understanding studies </w:t>
        </w:r>
      </w:ins>
      <w:ins w:id="1247" w:author="Benton, Deon" w:date="2026-05-21T10:45:00Z" w16du:dateUtc="2026-05-21T15:45:00Z">
        <w:r w:rsidR="00E30AC4">
          <w:rPr>
            <w:rFonts w:ascii="Times New Roman" w:eastAsia="Times New Roman" w:hAnsi="Times New Roman" w:cs="Times New Roman"/>
          </w:rPr>
          <w:t xml:space="preserve">is unaffected by </w:t>
        </w:r>
        <w:r w:rsidR="00E30AC4">
          <w:rPr>
            <w:rFonts w:ascii="Times New Roman" w:eastAsia="Times New Roman" w:hAnsi="Times New Roman" w:cs="Times New Roman"/>
          </w:rPr>
          <w:lastRenderedPageBreak/>
          <w:t xml:space="preserve">whether the objects involved possess animate features. </w:t>
        </w:r>
      </w:ins>
      <w:ins w:id="1248" w:author="Benton, Deon" w:date="2026-05-21T10:46:00Z" w16du:dateUtc="2026-05-21T15:46:00Z">
        <w:r w:rsidR="00E30AC4">
          <w:rPr>
            <w:rFonts w:ascii="Times New Roman" w:eastAsia="Times New Roman" w:hAnsi="Times New Roman" w:cs="Times New Roman"/>
          </w:rPr>
          <w:t xml:space="preserve">To that end, </w:t>
        </w:r>
      </w:ins>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ins w:id="1249" w:author="Benton, Deon" w:date="2026-05-21T10:50:00Z" w16du:dateUtc="2026-05-21T15:50:00Z">
        <w:r w:rsidR="00E30AC4">
          <w:rPr>
            <w:rFonts w:ascii="Times New Roman" w:eastAsia="Times New Roman" w:hAnsi="Times New Roman" w:cs="Times New Roman"/>
          </w:rPr>
          <w:t xml:space="preserve">here </w:t>
        </w:r>
      </w:ins>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ins w:id="1250" w:author="Benton, Deon" w:date="2026-05-21T10:46:00Z" w16du:dateUtc="2026-05-21T15:46:00Z">
        <w:r w:rsidR="00E30AC4">
          <w:rPr>
            <w:rFonts w:ascii="Times New Roman" w:eastAsia="Times New Roman" w:hAnsi="Times New Roman" w:cs="Times New Roman"/>
          </w:rPr>
          <w:t>Additionally, because the second target finding derives from research</w:t>
        </w:r>
      </w:ins>
      <w:ins w:id="1251" w:author="Benton, Deon" w:date="2026-05-21T10:48:00Z" w16du:dateUtc="2026-05-21T15:48:00Z">
        <w:r w:rsidR="00E30AC4">
          <w:rPr>
            <w:rFonts w:ascii="Times New Roman" w:eastAsia="Times New Roman" w:hAnsi="Times New Roman" w:cs="Times New Roman"/>
          </w:rPr>
          <w:t xml:space="preserve"> that tested 9-month-olds rather than </w:t>
        </w:r>
      </w:ins>
      <w:ins w:id="1252" w:author="Benton, Deon" w:date="2026-05-21T10:49:00Z" w16du:dateUtc="2026-05-21T15:49:00Z">
        <w:r w:rsidR="00E30AC4">
          <w:rPr>
            <w:rFonts w:ascii="Times New Roman" w:eastAsia="Times New Roman" w:hAnsi="Times New Roman" w:cs="Times New Roman"/>
          </w:rPr>
          <w:t xml:space="preserve">12-month-olds (Csibra et al., 1999), the </w:t>
        </w:r>
      </w:ins>
      <w:r w:rsidR="007300EB">
        <w:rPr>
          <w:rFonts w:ascii="Times New Roman" w:eastAsia="Times New Roman" w:hAnsi="Times New Roman" w:cs="Times New Roman"/>
        </w:rPr>
        <w:t xml:space="preserve">habituation phase was shortened </w:t>
      </w:r>
      <w:ins w:id="1253" w:author="Benton, Deon" w:date="2026-05-21T10:49:00Z" w16du:dateUtc="2026-05-21T15:49:00Z">
        <w:r w:rsidR="00E30AC4">
          <w:rPr>
            <w:rFonts w:ascii="Times New Roman" w:eastAsia="Times New Roman" w:hAnsi="Times New Roman" w:cs="Times New Roman"/>
          </w:rPr>
          <w:t>to</w:t>
        </w:r>
      </w:ins>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ins w:id="1254" w:author="Benton, Deon" w:date="2026-05-21T10:53:00Z" w16du:dateUtc="2026-05-21T15:53:00Z">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ins w:id="1255" w:author="Benton, Deon" w:date="2026-05-21T10:55:00Z" w16du:dateUtc="2026-05-21T15:55:00Z">
        <w:r w:rsidR="00E17934">
          <w:rPr>
            <w:rFonts w:ascii="Times New Roman" w:hAnsi="Times New Roman" w:cs="Times New Roman"/>
          </w:rPr>
          <w:t>ALIAS’s responses</w:t>
        </w:r>
      </w:ins>
      <w:r w:rsidR="005A6D57">
        <w:rPr>
          <w:rFonts w:ascii="Times New Roman" w:hAnsi="Times New Roman" w:cs="Times New Roman"/>
        </w:rPr>
        <w:t xml:space="preserve"> </w:t>
      </w:r>
      <w:r>
        <w:rPr>
          <w:rFonts w:ascii="Times New Roman" w:hAnsi="Times New Roman" w:cs="Times New Roman"/>
        </w:rPr>
        <w:t>to the Efficient and Inefficient test events</w:t>
      </w:r>
      <w:ins w:id="1256" w:author="Benton, Deon" w:date="2026-05-21T10:55:00Z" w16du:dateUtc="2026-05-21T15:55:00Z">
        <w:r w:rsidR="00E17934">
          <w:rPr>
            <w:rFonts w:ascii="Times New Roman" w:hAnsi="Times New Roman" w:cs="Times New Roman"/>
          </w:rPr>
          <w:t>, both across conditions and training epochs.</w:t>
        </w:r>
      </w:ins>
      <w:r>
        <w:rPr>
          <w:rFonts w:ascii="Times New Roman" w:hAnsi="Times New Roman" w:cs="Times New Roman"/>
        </w:rPr>
        <w:t xml:space="preserve"> </w:t>
      </w:r>
      <w:ins w:id="1257" w:author="Benton, Deon" w:date="2026-05-21T10:56:00Z" w16du:dateUtc="2026-05-21T15:56:00Z">
        <w:r w:rsidR="00E17934">
          <w:rPr>
            <w:rFonts w:ascii="Times New Roman" w:hAnsi="Times New Roman" w:cs="Times New Roman"/>
          </w:rPr>
          <w:t>The results indicated that</w:t>
        </w:r>
      </w:ins>
      <w:r w:rsidR="00294E89">
        <w:rPr>
          <w:rFonts w:ascii="Times New Roman" w:hAnsi="Times New Roman" w:cs="Times New Roman"/>
        </w:rPr>
        <w:t xml:space="preserve"> </w:t>
      </w:r>
      <w:r w:rsidR="001426AF">
        <w:rPr>
          <w:rFonts w:ascii="Times New Roman" w:hAnsi="Times New Roman" w:cs="Times New Roman"/>
        </w:rPr>
        <w:t xml:space="preserve">networks </w:t>
      </w:r>
      <w:ins w:id="1258" w:author="Benton, Deon" w:date="2026-05-21T10:56:00Z" w16du:dateUtc="2026-05-21T15:56:00Z">
        <w:r w:rsidR="00E17934">
          <w:rPr>
            <w:rFonts w:ascii="Times New Roman" w:hAnsi="Times New Roman" w:cs="Times New Roman"/>
          </w:rPr>
          <w:t>in the</w:t>
        </w:r>
      </w:ins>
      <w:r w:rsidR="001426AF">
        <w:rPr>
          <w:rFonts w:ascii="Times New Roman" w:hAnsi="Times New Roman" w:cs="Times New Roman"/>
        </w:rPr>
        <w:t xml:space="preserve"> Experimental condition looked longer at the Inefficient </w:t>
      </w:r>
      <w:ins w:id="1259" w:author="Benton, Deon" w:date="2026-05-21T10:57:00Z" w16du:dateUtc="2026-05-21T15:57:00Z">
        <w:r w:rsidR="00E17934">
          <w:rPr>
            <w:rFonts w:ascii="Times New Roman" w:hAnsi="Times New Roman" w:cs="Times New Roman"/>
          </w:rPr>
          <w:t>than at the</w:t>
        </w:r>
      </w:ins>
      <w:r w:rsidR="001426AF">
        <w:rPr>
          <w:rFonts w:ascii="Times New Roman" w:hAnsi="Times New Roman" w:cs="Times New Roman"/>
        </w:rPr>
        <w:t xml:space="preserve"> Efficient test event</w:t>
      </w:r>
      <w:ins w:id="1260" w:author="Benton, Deon" w:date="2026-05-21T10:57:00Z" w16du:dateUtc="2026-05-21T15:57:00Z">
        <w:r w:rsidR="00E17934">
          <w:rPr>
            <w:rFonts w:ascii="Times New Roman" w:hAnsi="Times New Roman" w:cs="Times New Roman"/>
          </w:rPr>
          <w:t xml:space="preserve">. </w:t>
        </w:r>
      </w:ins>
      <w:r w:rsidR="00E17934">
        <w:rPr>
          <w:rFonts w:ascii="Times New Roman" w:hAnsi="Times New Roman" w:cs="Times New Roman"/>
        </w:rPr>
        <w:t>In contrast, networks in</w:t>
      </w:r>
      <w:ins w:id="1261" w:author="Benton, Deon" w:date="2026-05-21T10:58:00Z" w16du:dateUtc="2026-05-21T15:58:00Z">
        <w:r w:rsidR="00E17934">
          <w:rPr>
            <w:rFonts w:ascii="Times New Roman" w:hAnsi="Times New Roman" w:cs="Times New Roman"/>
          </w:rPr>
          <w:t xml:space="preserve"> the</w:t>
        </w:r>
      </w:ins>
      <w:r w:rsidR="00E17934">
        <w:rPr>
          <w:rFonts w:ascii="Times New Roman" w:hAnsi="Times New Roman" w:cs="Times New Roman"/>
        </w:rPr>
        <w:t xml:space="preserve"> Control condition looked about equally long at both test events both overall and for different habituation lengths. </w:t>
      </w:r>
      <w:ins w:id="1262" w:author="Benton, Deon" w:date="2026-05-21T10:57:00Z" w16du:dateUtc="2026-05-21T15:57:00Z">
        <w:r w:rsidR="00E17934">
          <w:rPr>
            <w:rFonts w:ascii="Times New Roman" w:hAnsi="Times New Roman" w:cs="Times New Roman"/>
          </w:rPr>
          <w:t>Both results were true irrespective of the length of habituation</w:t>
        </w:r>
      </w:ins>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ins w:id="1263" w:author="Benton, Deon" w:date="2026-05-21T10:53:00Z" w16du:dateUtc="2026-05-21T15:53:00Z">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5F872F9C"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64" w:author="Benton, Deon" w:date="2026-05-21T11:14:00Z" w16du:dateUtc="2026-05-21T16:14:00Z">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ins>
      <w:ins w:id="1265" w:author="Benton, Deon" w:date="2026-05-21T11:15:00Z" w16du:dateUtc="2026-05-21T16:15:00Z">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ins>
      <w:ins w:id="1266" w:author="Benton, Deon" w:date="2026-05-21T11:14:00Z" w16du:dateUtc="2026-05-21T16:14:00Z">
        <w:r w:rsidR="00857D28" w:rsidRPr="00857D28">
          <w:rPr>
            <w:rFonts w:ascii="Times New Roman" w:eastAsia="Times New Roman" w:hAnsi="Times New Roman" w:cs="Times New Roman"/>
          </w:rPr>
          <w:t xml:space="preserve"> assumption that peripherally located obstacles possess reduced salience appears </w:t>
        </w:r>
      </w:ins>
      <w:ins w:id="1267" w:author="Benton, Deon" w:date="2026-05-21T11:15:00Z" w16du:dateUtc="2026-05-21T16:15:00Z">
        <w:r w:rsidR="00857D28">
          <w:rPr>
            <w:rFonts w:ascii="Times New Roman" w:eastAsia="Times New Roman" w:hAnsi="Times New Roman" w:cs="Times New Roman"/>
          </w:rPr>
          <w:t>to account for these findings</w:t>
        </w:r>
      </w:ins>
      <w:ins w:id="1268" w:author="Benton, Deon" w:date="2026-05-21T11:14:00Z" w16du:dateUtc="2026-05-21T16:14:00Z">
        <w:r w:rsidR="00857D28" w:rsidRPr="00857D28">
          <w:rPr>
            <w:rFonts w:ascii="Times New Roman" w:eastAsia="Times New Roman" w:hAnsi="Times New Roman" w:cs="Times New Roman"/>
          </w:rPr>
          <w:t>.</w:t>
        </w:r>
      </w:ins>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ins w:id="1269" w:author="Benton, Deon" w:date="2026-05-21T11:24:00Z" w16du:dateUtc="2026-05-21T16:24:00Z">
        <w:r w:rsidR="00F770FE">
          <w:rPr>
            <w:rFonts w:ascii="Times New Roman" w:eastAsia="Times New Roman" w:hAnsi="Times New Roman" w:cs="Times New Roman"/>
          </w:rPr>
          <w:t>examined whether ALIAS could capture the</w:t>
        </w:r>
      </w:ins>
      <w:ins w:id="1270" w:author="Benton, Deon" w:date="2026-05-21T11:25:00Z" w16du:dateUtc="2026-05-21T16:25:00Z">
        <w:r w:rsidR="00F770FE">
          <w:rPr>
            <w:rFonts w:ascii="Times New Roman" w:eastAsia="Times New Roman" w:hAnsi="Times New Roman" w:cs="Times New Roman"/>
          </w:rPr>
          <w:t xml:space="preserve"> second target</w:t>
        </w:r>
      </w:ins>
      <w:ins w:id="1271" w:author="Benton, Deon" w:date="2026-05-21T11:24:00Z" w16du:dateUtc="2026-05-21T16:24:00Z">
        <w:r w:rsidR="00F770FE">
          <w:rPr>
            <w:rFonts w:ascii="Times New Roman" w:eastAsia="Times New Roman" w:hAnsi="Times New Roman" w:cs="Times New Roman"/>
          </w:rPr>
          <w:t xml:space="preserve"> finding </w:t>
        </w:r>
      </w:ins>
      <w:ins w:id="1272" w:author="Benton, Deon" w:date="2026-05-21T11:25:00Z" w16du:dateUtc="2026-05-21T16:25:00Z">
        <w:r w:rsidR="00F770FE">
          <w:rPr>
            <w:rFonts w:ascii="Times New Roman" w:eastAsia="Times New Roman" w:hAnsi="Times New Roman" w:cs="Times New Roman"/>
          </w:rPr>
          <w:t>that</w:t>
        </w:r>
      </w:ins>
      <w:ins w:id="1273" w:author="Benton, Deon" w:date="2026-05-21T11:24:00Z" w16du:dateUtc="2026-05-21T16:24:00Z">
        <w:r w:rsidR="00F770FE">
          <w:rPr>
            <w:rFonts w:ascii="Times New Roman" w:eastAsia="Times New Roman" w:hAnsi="Times New Roman" w:cs="Times New Roman"/>
          </w:rPr>
          <w:t xml:space="preserve"> infants’</w:t>
        </w:r>
      </w:ins>
      <w:ins w:id="1274" w:author="Benton, Deon" w:date="2026-05-21T11:25:00Z" w16du:dateUtc="2026-05-21T16:25:00Z">
        <w:r w:rsidR="00F770FE">
          <w:rPr>
            <w:rFonts w:ascii="Times New Roman" w:eastAsia="Times New Roman" w:hAnsi="Times New Roman" w:cs="Times New Roman"/>
          </w:rPr>
          <w:t xml:space="preserve"> putative action efficiency understanding is </w:t>
        </w:r>
        <w:r w:rsidR="006E079D">
          <w:rPr>
            <w:rFonts w:ascii="Times New Roman" w:eastAsia="Times New Roman" w:hAnsi="Times New Roman" w:cs="Times New Roman"/>
          </w:rPr>
          <w:t>not impacted by whether the objects involved possess animate fe</w:t>
        </w:r>
      </w:ins>
      <w:ins w:id="1275" w:author="Benton, Deon" w:date="2026-05-21T11:26:00Z" w16du:dateUtc="2026-05-21T16:26:00Z">
        <w:r w:rsidR="006E079D">
          <w:rPr>
            <w:rFonts w:ascii="Times New Roman" w:eastAsia="Times New Roman" w:hAnsi="Times New Roman" w:cs="Times New Roman"/>
          </w:rPr>
          <w:t>atures.</w:t>
        </w:r>
      </w:ins>
      <w:ins w:id="1276" w:author="Benton, Deon" w:date="2026-05-21T11:24:00Z" w16du:dateUtc="2026-05-21T16:24:00Z">
        <w:r w:rsidR="00F770FE">
          <w:rPr>
            <w:rFonts w:ascii="Times New Roman" w:eastAsia="Times New Roman" w:hAnsi="Times New Roman" w:cs="Times New Roman"/>
          </w:rPr>
          <w:t xml:space="preserve"> </w:t>
        </w:r>
      </w:ins>
      <w:ins w:id="1277" w:author="Benton, Deon" w:date="2026-05-21T11:23:00Z" w16du:dateUtc="2026-05-21T16:23:00Z">
        <w:r w:rsidR="00F770FE">
          <w:rPr>
            <w:rFonts w:ascii="Times New Roman" w:eastAsia="Times New Roman" w:hAnsi="Times New Roman" w:cs="Times New Roman"/>
          </w:rPr>
          <w:t xml:space="preserve">The simulation revealed that it could. Additionally, ALIAS-2’s failure to account for this finding </w:t>
        </w:r>
      </w:ins>
      <w:ins w:id="1278" w:author="Benton, Deon" w:date="2026-05-21T11:27:00Z" w16du:dateUtc="2026-05-21T16:27:00Z">
        <w:r w:rsidR="006E079D">
          <w:rPr>
            <w:rFonts w:ascii="Times New Roman" w:eastAsia="Times New Roman" w:hAnsi="Times New Roman" w:cs="Times New Roman"/>
          </w:rPr>
          <w:t>indicates</w:t>
        </w:r>
      </w:ins>
      <w:ins w:id="1279" w:author="Benton, Deon" w:date="2026-05-21T11:26:00Z" w16du:dateUtc="2026-05-21T16:26:00Z">
        <w:r w:rsidR="006E079D">
          <w:rPr>
            <w:rFonts w:ascii="Times New Roman" w:eastAsia="Times New Roman" w:hAnsi="Times New Roman" w:cs="Times New Roman"/>
          </w:rPr>
          <w:t xml:space="preserve"> that</w:t>
        </w:r>
      </w:ins>
      <w:ins w:id="1280" w:author="Benton, Deon" w:date="2026-05-21T11:24:00Z" w16du:dateUtc="2026-05-21T16:24:00Z">
        <w:r w:rsidR="00F770FE">
          <w:rPr>
            <w:rFonts w:ascii="Times New Roman" w:eastAsia="Times New Roman" w:hAnsi="Times New Roman" w:cs="Times New Roman"/>
          </w:rPr>
          <w:t xml:space="preserve"> associative learning alone is insufficient to </w:t>
        </w:r>
      </w:ins>
      <w:ins w:id="1281" w:author="Benton, Deon" w:date="2026-05-21T12:20:00Z" w16du:dateUtc="2026-05-21T17:20:00Z">
        <w:r w:rsidR="00D22463">
          <w:rPr>
            <w:rFonts w:ascii="Times New Roman" w:eastAsia="Times New Roman" w:hAnsi="Times New Roman" w:cs="Times New Roman"/>
          </w:rPr>
          <w:t>capture</w:t>
        </w:r>
      </w:ins>
      <w:ins w:id="1282" w:author="Benton, Deon" w:date="2026-05-21T11:24:00Z" w16du:dateUtc="2026-05-21T16:24:00Z">
        <w:r w:rsidR="00F770FE">
          <w:rPr>
            <w:rFonts w:ascii="Times New Roman" w:eastAsia="Times New Roman" w:hAnsi="Times New Roman" w:cs="Times New Roman"/>
          </w:rPr>
          <w:t xml:space="preserve"> it</w:t>
        </w:r>
      </w:ins>
      <w:ins w:id="1283" w:author="Benton, Deon" w:date="2026-05-21T11:26:00Z" w16du:dateUtc="2026-05-21T16:26:00Z">
        <w:r w:rsidR="006E079D">
          <w:rPr>
            <w:rFonts w:ascii="Times New Roman" w:eastAsia="Times New Roman" w:hAnsi="Times New Roman" w:cs="Times New Roman"/>
          </w:rPr>
          <w:t>; it is necessary that</w:t>
        </w:r>
      </w:ins>
      <w:ins w:id="1284" w:author="Benton, Deon" w:date="2026-05-21T11:24:00Z" w16du:dateUtc="2026-05-21T16:24:00Z">
        <w:r w:rsidR="00F770FE">
          <w:rPr>
            <w:rFonts w:ascii="Times New Roman" w:eastAsia="Times New Roman" w:hAnsi="Times New Roman" w:cs="Times New Roman"/>
          </w:rPr>
          <w:t xml:space="preserve"> barriers located peripheral to curved motion </w:t>
        </w:r>
      </w:ins>
      <w:ins w:id="1285" w:author="Benton, Deon" w:date="2026-05-21T11:26:00Z" w16du:dateUtc="2026-05-21T16:26:00Z">
        <w:r w:rsidR="006E079D">
          <w:rPr>
            <w:rFonts w:ascii="Times New Roman" w:eastAsia="Times New Roman" w:hAnsi="Times New Roman" w:cs="Times New Roman"/>
          </w:rPr>
          <w:t>also possess</w:t>
        </w:r>
      </w:ins>
      <w:ins w:id="1286" w:author="Benton, Deon" w:date="2026-05-21T11:24:00Z" w16du:dateUtc="2026-05-21T16:24:00Z">
        <w:r w:rsidR="00F770FE">
          <w:rPr>
            <w:rFonts w:ascii="Times New Roman" w:eastAsia="Times New Roman" w:hAnsi="Times New Roman" w:cs="Times New Roman"/>
          </w:rPr>
          <w:t xml:space="preserve"> reduced salience. </w:t>
        </w:r>
      </w:ins>
      <w:ins w:id="1287" w:author="Benton, Deon" w:date="2026-05-21T11:16:00Z" w16du:dateUtc="2026-05-21T16:16:00Z">
        <w:r w:rsidR="00F770FE">
          <w:rPr>
            <w:rFonts w:ascii="Times New Roman" w:eastAsia="Times New Roman" w:hAnsi="Times New Roman" w:cs="Times New Roman"/>
          </w:rPr>
          <w:t xml:space="preserve"> </w:t>
        </w:r>
      </w:ins>
    </w:p>
    <w:p w14:paraId="71AE75DD" w14:textId="77777777" w:rsidR="00B733D7" w:rsidRDefault="00524642" w:rsidP="00AB63C6">
      <w:pPr>
        <w:spacing w:line="480" w:lineRule="auto"/>
        <w:ind w:firstLine="720"/>
        <w:contextualSpacing/>
        <w:rPr>
          <w:ins w:id="1288" w:author="Benton, Deon" w:date="2026-05-21T16:08:00Z" w16du:dateUtc="2026-05-21T21:08:00Z"/>
          <w:rFonts w:ascii="Times New Roman" w:hAnsi="Times New Roman" w:cs="Times New Roman"/>
        </w:rPr>
      </w:pPr>
      <w:r>
        <w:rPr>
          <w:rFonts w:ascii="Times New Roman" w:hAnsi="Times New Roman" w:cs="Times New Roman"/>
        </w:rPr>
        <w:lastRenderedPageBreak/>
        <w:tab/>
      </w:r>
      <w:ins w:id="1289" w:author="Benton, Deon" w:date="2026-05-21T11:31:00Z" w16du:dateUtc="2026-05-21T16:31:00Z">
        <w:r w:rsidR="006E079D">
          <w:rPr>
            <w:rFonts w:ascii="Times New Roman" w:hAnsi="Times New Roman" w:cs="Times New Roman"/>
          </w:rPr>
          <w:t>A potential objection to the simulation presented thus far is that they only weakly demonstrate ALIAS’s explanatory bread</w:t>
        </w:r>
      </w:ins>
      <w:ins w:id="1290" w:author="Benton, Deon" w:date="2026-05-21T11:32:00Z" w16du:dateUtc="2026-05-21T16:32:00Z">
        <w:r w:rsidR="006E079D">
          <w:rPr>
            <w:rFonts w:ascii="Times New Roman" w:hAnsi="Times New Roman" w:cs="Times New Roman"/>
          </w:rPr>
          <w:t xml:space="preserve">th. </w:t>
        </w:r>
      </w:ins>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ins w:id="1291" w:author="Benton, Deon" w:date="2026-05-21T11:34:00Z" w16du:dateUtc="2026-05-21T16:34:00Z">
        <w:r w:rsidR="006E079D">
          <w:rPr>
            <w:rFonts w:ascii="Times New Roman" w:hAnsi="Times New Roman" w:cs="Times New Roman"/>
          </w:rPr>
          <w:t>other target findings.</w:t>
        </w:r>
      </w:ins>
      <w:ins w:id="1292" w:author="Benton, Deon" w:date="2026-05-21T12:03:00Z" w16du:dateUtc="2026-05-21T17:03:00Z">
        <w:r w:rsidR="000C23C2">
          <w:rPr>
            <w:rFonts w:ascii="Times New Roman" w:hAnsi="Times New Roman" w:cs="Times New Roman"/>
          </w:rPr>
          <w:t xml:space="preserve"> </w:t>
        </w:r>
        <w:r w:rsidR="000C23C2" w:rsidRPr="000C23C2">
          <w:rPr>
            <w:rFonts w:ascii="Times New Roman" w:hAnsi="Times New Roman" w:cs="Times New Roman"/>
          </w:rPr>
          <w:t>Simulation 3 took a first step in this direction</w:t>
        </w:r>
      </w:ins>
      <w:ins w:id="1293" w:author="Benton, Deon" w:date="2026-05-21T12:05:00Z" w16du:dateUtc="2026-05-21T17:05:00Z">
        <w:r w:rsidR="00160614">
          <w:rPr>
            <w:rFonts w:ascii="Times New Roman" w:hAnsi="Times New Roman" w:cs="Times New Roman"/>
          </w:rPr>
          <w:t xml:space="preserve">. </w:t>
        </w:r>
      </w:ins>
      <w:ins w:id="1294" w:author="Benton, Deon" w:date="2026-05-21T12:06:00Z" w16du:dateUtc="2026-05-21T17:06:00Z">
        <w:r w:rsidR="00160614">
          <w:rPr>
            <w:rFonts w:ascii="Times New Roman" w:hAnsi="Times New Roman" w:cs="Times New Roman"/>
          </w:rPr>
          <w:t xml:space="preserve">Simulation 3 </w:t>
        </w:r>
      </w:ins>
      <w:ins w:id="1295" w:author="Benton, Deon" w:date="2026-05-21T12:08:00Z" w16du:dateUtc="2026-05-21T17:08:00Z">
        <w:r w:rsidR="00160614">
          <w:rPr>
            <w:rFonts w:ascii="Times New Roman" w:hAnsi="Times New Roman" w:cs="Times New Roman"/>
          </w:rPr>
          <w:t xml:space="preserve">was specifically </w:t>
        </w:r>
      </w:ins>
      <w:ins w:id="1296" w:author="Benton, Deon" w:date="2026-05-21T12:20:00Z" w16du:dateUtc="2026-05-21T17:20:00Z">
        <w:r w:rsidR="00AD52C3">
          <w:rPr>
            <w:rFonts w:ascii="Times New Roman" w:hAnsi="Times New Roman" w:cs="Times New Roman"/>
          </w:rPr>
          <w:t>examined</w:t>
        </w:r>
      </w:ins>
      <w:ins w:id="1297" w:author="Benton, Deon" w:date="2026-05-21T12:08:00Z" w16du:dateUtc="2026-05-21T17:08:00Z">
        <w:r w:rsidR="00160614">
          <w:rPr>
            <w:rFonts w:ascii="Times New Roman" w:hAnsi="Times New Roman" w:cs="Times New Roman"/>
          </w:rPr>
          <w:t xml:space="preserve"> whether ALIAS could capture</w:t>
        </w:r>
      </w:ins>
      <w:ins w:id="1298" w:author="Benton, Deon" w:date="2026-05-21T12:09:00Z" w16du:dateUtc="2026-05-21T17:09:00Z">
        <w:r w:rsidR="00160614">
          <w:rPr>
            <w:rFonts w:ascii="Times New Roman" w:hAnsi="Times New Roman" w:cs="Times New Roman"/>
          </w:rPr>
          <w:t xml:space="preserve"> Csibra et al.</w:t>
        </w:r>
      </w:ins>
      <w:ins w:id="1299" w:author="Benton, Deon" w:date="2026-05-21T12:21:00Z" w16du:dateUtc="2026-05-21T17:21:00Z">
        <w:r w:rsidR="006A62C6">
          <w:rPr>
            <w:rFonts w:ascii="Times New Roman" w:hAnsi="Times New Roman" w:cs="Times New Roman"/>
          </w:rPr>
          <w:t>’s</w:t>
        </w:r>
      </w:ins>
      <w:ins w:id="1300" w:author="Benton, Deon" w:date="2026-05-21T12:09:00Z" w16du:dateUtc="2026-05-21T17:09:00Z">
        <w:r w:rsidR="00160614">
          <w:rPr>
            <w:rFonts w:ascii="Times New Roman" w:hAnsi="Times New Roman" w:cs="Times New Roman"/>
          </w:rPr>
          <w:t xml:space="preserve"> (2003</w:t>
        </w:r>
      </w:ins>
      <w:ins w:id="1301" w:author="Benton, Deon" w:date="2026-05-21T12:12:00Z" w16du:dateUtc="2026-05-21T17:12:00Z">
        <w:r w:rsidR="00D41D32">
          <w:rPr>
            <w:rFonts w:ascii="Times New Roman" w:hAnsi="Times New Roman" w:cs="Times New Roman"/>
          </w:rPr>
          <w:t>)</w:t>
        </w:r>
      </w:ins>
      <w:ins w:id="1302" w:author="Benton, Deon" w:date="2026-05-21T12:21:00Z" w16du:dateUtc="2026-05-21T17:21:00Z">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ins>
      <w:ins w:id="1303" w:author="Benton, Deon" w:date="2026-05-21T12:12:00Z" w16du:dateUtc="2026-05-21T17:12:00Z">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ins>
      <w:ins w:id="1304" w:author="Benton, Deon" w:date="2026-05-21T16:06:00Z" w16du:dateUtc="2026-05-21T21:06:00Z">
        <w:r w:rsidR="00AD3D8D">
          <w:rPr>
            <w:rFonts w:ascii="Times New Roman" w:hAnsi="Times New Roman" w:cs="Times New Roman"/>
          </w:rPr>
          <w:t>their first experiment,</w:t>
        </w:r>
      </w:ins>
      <w:ins w:id="1305" w:author="Benton, Deon" w:date="2026-05-21T12:12:00Z" w16du:dateUtc="2026-05-21T17:12:00Z">
        <w:r w:rsidR="00160614">
          <w:rPr>
            <w:rFonts w:ascii="Times New Roman" w:hAnsi="Times New Roman" w:cs="Times New Roman"/>
          </w:rPr>
          <w:t xml:space="preserve"> </w:t>
        </w:r>
      </w:ins>
      <w:ins w:id="1306" w:author="Benton, Deon" w:date="2026-05-21T12:22:00Z" w16du:dateUtc="2026-05-21T17:22:00Z">
        <w:r w:rsidR="006A62C6">
          <w:rPr>
            <w:rFonts w:ascii="Times New Roman" w:hAnsi="Times New Roman" w:cs="Times New Roman"/>
          </w:rPr>
          <w:t xml:space="preserve">infants were habituated to an event in which a large circle appeared to be chasing a small circle. However, </w:t>
        </w:r>
      </w:ins>
      <w:ins w:id="1307" w:author="Benton, Deon" w:date="2026-05-21T12:23:00Z" w16du:dateUtc="2026-05-21T17:23:00Z">
        <w:r w:rsidR="006A62C6">
          <w:rPr>
            <w:rFonts w:ascii="Times New Roman" w:hAnsi="Times New Roman" w:cs="Times New Roman"/>
          </w:rPr>
          <w:t>before</w:t>
        </w:r>
      </w:ins>
      <w:ins w:id="1308" w:author="Benton, Deon" w:date="2026-05-21T12:22:00Z" w16du:dateUtc="2026-05-21T17:22:00Z">
        <w:r w:rsidR="006A62C6">
          <w:rPr>
            <w:rFonts w:ascii="Times New Roman" w:hAnsi="Times New Roman" w:cs="Times New Roman"/>
          </w:rPr>
          <w:t xml:space="preserve"> large circle </w:t>
        </w:r>
      </w:ins>
      <w:ins w:id="1309" w:author="Benton, Deon" w:date="2026-05-21T12:23:00Z" w16du:dateUtc="2026-05-21T17:23:00Z">
        <w:r w:rsidR="006A62C6">
          <w:rPr>
            <w:rFonts w:ascii="Times New Roman" w:hAnsi="Times New Roman" w:cs="Times New Roman"/>
          </w:rPr>
          <w:t xml:space="preserve">could </w:t>
        </w:r>
      </w:ins>
      <w:ins w:id="1310" w:author="Benton, Deon" w:date="2026-05-21T13:00:00Z" w16du:dateUtc="2026-05-21T18:00:00Z">
        <w:r w:rsidR="0037590E">
          <w:rPr>
            <w:rFonts w:ascii="Times New Roman" w:hAnsi="Times New Roman" w:cs="Times New Roman"/>
          </w:rPr>
          <w:t>reach</w:t>
        </w:r>
      </w:ins>
      <w:ins w:id="1311" w:author="Benton, Deon" w:date="2026-05-21T12:23:00Z" w16du:dateUtc="2026-05-21T17:23:00Z">
        <w:r w:rsidR="006A62C6">
          <w:rPr>
            <w:rFonts w:ascii="Times New Roman" w:hAnsi="Times New Roman" w:cs="Times New Roman"/>
          </w:rPr>
          <w:t xml:space="preserve"> the small circle</w:t>
        </w:r>
      </w:ins>
      <w:ins w:id="1312" w:author="Benton, Deon" w:date="2026-05-21T12:24:00Z" w16du:dateUtc="2026-05-21T17:24:00Z">
        <w:r w:rsidR="006A62C6">
          <w:rPr>
            <w:rFonts w:ascii="Times New Roman" w:hAnsi="Times New Roman" w:cs="Times New Roman"/>
          </w:rPr>
          <w:t xml:space="preserve">, the </w:t>
        </w:r>
        <w:r w:rsidR="006A62C6" w:rsidRPr="006A62C6">
          <w:rPr>
            <w:rFonts w:ascii="Times New Roman" w:hAnsi="Times New Roman" w:cs="Times New Roman"/>
          </w:rPr>
          <w:t xml:space="preserve">small circle </w:t>
        </w:r>
      </w:ins>
      <w:ins w:id="1313" w:author="Benton, Deon" w:date="2026-05-21T13:01:00Z" w16du:dateUtc="2026-05-21T18:01:00Z">
        <w:r w:rsidR="0037590E">
          <w:rPr>
            <w:rFonts w:ascii="Times New Roman" w:hAnsi="Times New Roman" w:cs="Times New Roman"/>
          </w:rPr>
          <w:t>moved</w:t>
        </w:r>
      </w:ins>
      <w:ins w:id="1314" w:author="Benton, Deon" w:date="2026-05-21T12:24:00Z" w16du:dateUtc="2026-05-21T17:24:00Z">
        <w:r w:rsidR="006A62C6" w:rsidRPr="006A62C6">
          <w:rPr>
            <w:rFonts w:ascii="Times New Roman" w:hAnsi="Times New Roman" w:cs="Times New Roman"/>
          </w:rPr>
          <w:t xml:space="preserve"> through a small gap between two bars</w:t>
        </w:r>
      </w:ins>
      <w:ins w:id="1315" w:author="Benton, Deon" w:date="2026-05-21T13:00:00Z" w16du:dateUtc="2026-05-21T18:00:00Z">
        <w:r w:rsidR="0037590E">
          <w:rPr>
            <w:rFonts w:ascii="Times New Roman" w:hAnsi="Times New Roman" w:cs="Times New Roman"/>
          </w:rPr>
          <w:t xml:space="preserve"> and</w:t>
        </w:r>
      </w:ins>
      <w:ins w:id="1316" w:author="Benton, Deon" w:date="2026-05-21T13:01:00Z" w16du:dateUtc="2026-05-21T18:01:00Z">
        <w:r w:rsidR="0037590E">
          <w:rPr>
            <w:rFonts w:ascii="Times New Roman" w:hAnsi="Times New Roman" w:cs="Times New Roman"/>
          </w:rPr>
          <w:t xml:space="preserve"> then</w:t>
        </w:r>
      </w:ins>
      <w:ins w:id="1317" w:author="Benton, Deon" w:date="2026-05-21T13:00:00Z" w16du:dateUtc="2026-05-21T18:00:00Z">
        <w:r w:rsidR="0037590E">
          <w:rPr>
            <w:rFonts w:ascii="Times New Roman" w:hAnsi="Times New Roman" w:cs="Times New Roman"/>
          </w:rPr>
          <w:t xml:space="preserve"> disappeared from the screen</w:t>
        </w:r>
      </w:ins>
      <w:ins w:id="1318" w:author="Benton, Deon" w:date="2026-05-21T12:22:00Z" w16du:dateUtc="2026-05-21T17:22:00Z">
        <w:r w:rsidR="006A62C6">
          <w:rPr>
            <w:rFonts w:ascii="Times New Roman" w:hAnsi="Times New Roman" w:cs="Times New Roman"/>
          </w:rPr>
          <w:t>.</w:t>
        </w:r>
      </w:ins>
      <w:ins w:id="1319" w:author="Benton, Deon" w:date="2026-05-21T13:01:00Z" w16du:dateUtc="2026-05-21T18:01:00Z">
        <w:r w:rsidR="0037590E">
          <w:rPr>
            <w:rFonts w:ascii="Times New Roman" w:hAnsi="Times New Roman" w:cs="Times New Roman"/>
          </w:rPr>
          <w:t xml:space="preserve"> The fact that the opening between the two bars was too narrow for the larger circle to fit through,</w:t>
        </w:r>
      </w:ins>
      <w:ins w:id="1320" w:author="Benton, Deon" w:date="2026-05-21T12:12:00Z" w16du:dateUtc="2026-05-21T17:12:00Z">
        <w:r w:rsidR="00160614" w:rsidRPr="00EC6297">
          <w:rPr>
            <w:rFonts w:ascii="Times New Roman" w:hAnsi="Times New Roman" w:cs="Times New Roman"/>
          </w:rPr>
          <w:t xml:space="preserve"> </w:t>
        </w:r>
        <w:r w:rsidR="00160614">
          <w:rPr>
            <w:rFonts w:ascii="Times New Roman" w:hAnsi="Times New Roman" w:cs="Times New Roman"/>
          </w:rPr>
          <w:t xml:space="preserve">it </w:t>
        </w:r>
      </w:ins>
      <w:ins w:id="1321" w:author="Benton, Deon" w:date="2026-05-21T12:14:00Z" w16du:dateUtc="2026-05-21T17:14:00Z">
        <w:r w:rsidR="00E22C6A">
          <w:rPr>
            <w:rFonts w:ascii="Times New Roman" w:hAnsi="Times New Roman" w:cs="Times New Roman"/>
          </w:rPr>
          <w:t xml:space="preserve">was forced </w:t>
        </w:r>
      </w:ins>
      <w:ins w:id="1322" w:author="Benton, Deon" w:date="2026-05-21T12:12:00Z" w16du:dateUtc="2026-05-21T17:12:00Z">
        <w:r w:rsidR="00160614">
          <w:rPr>
            <w:rFonts w:ascii="Times New Roman" w:hAnsi="Times New Roman" w:cs="Times New Roman"/>
          </w:rPr>
          <w:t>moved</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ins>
      <w:ins w:id="1323" w:author="Benton, Deon" w:date="2026-05-21T13:02:00Z" w16du:dateUtc="2026-05-21T18:02:00Z">
        <w:r w:rsidR="0037590E">
          <w:rPr>
            <w:rFonts w:ascii="Times New Roman" w:hAnsi="Times New Roman" w:cs="Times New Roman"/>
          </w:rPr>
          <w:t>continuing to move in the</w:t>
        </w:r>
      </w:ins>
      <w:ins w:id="1324" w:author="Benton, Deon" w:date="2026-05-21T12:15:00Z" w16du:dateUtc="2026-05-21T17:15:00Z">
        <w:r w:rsidR="00E22C6A">
          <w:rPr>
            <w:rFonts w:ascii="Times New Roman" w:hAnsi="Times New Roman" w:cs="Times New Roman"/>
          </w:rPr>
          <w:t xml:space="preserve"> small </w:t>
        </w:r>
      </w:ins>
      <w:ins w:id="1325" w:author="Benton, Deon" w:date="2026-05-21T12:12:00Z" w16du:dateUtc="2026-05-21T17:12:00Z">
        <w:r w:rsidR="00160614">
          <w:rPr>
            <w:rFonts w:ascii="Times New Roman" w:hAnsi="Times New Roman" w:cs="Times New Roman"/>
          </w:rPr>
          <w:t>circle’s last 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ins>
      <w:ins w:id="1326" w:author="Benton, Deon" w:date="2026-05-21T15:57:00Z" w16du:dateUtc="2026-05-21T20:57:00Z">
        <w:r w:rsidR="00AD3D8D">
          <w:rPr>
            <w:rFonts w:ascii="Times New Roman" w:hAnsi="Times New Roman" w:cs="Times New Roman"/>
          </w:rPr>
          <w:t xml:space="preserve"> </w:t>
        </w:r>
      </w:ins>
      <w:ins w:id="1327" w:author="Benton, Deon" w:date="2026-05-21T12:12:00Z" w16du:dateUtc="2026-05-21T17:12:00Z">
        <w:r w:rsidR="00160614">
          <w:rPr>
            <w:rFonts w:ascii="Times New Roman" w:hAnsi="Times New Roman" w:cs="Times New Roman"/>
          </w:rPr>
          <w:t>one, its goal</w:t>
        </w:r>
      </w:ins>
      <w:ins w:id="1328" w:author="Benton, Deon" w:date="2026-05-21T13:03:00Z" w16du:dateUtc="2026-05-21T18:03:00Z">
        <w:r w:rsidR="0037590E">
          <w:rPr>
            <w:rFonts w:ascii="Times New Roman" w:hAnsi="Times New Roman" w:cs="Times New Roman"/>
          </w:rPr>
          <w:t xml:space="preserve"> of reaching it </w:t>
        </w:r>
      </w:ins>
      <w:ins w:id="1329" w:author="Benton, Deon" w:date="2026-05-21T12:12:00Z" w16du:dateUtc="2026-05-21T17:12:00Z">
        <w:r w:rsidR="00160614">
          <w:rPr>
            <w:rFonts w:ascii="Times New Roman" w:hAnsi="Times New Roman" w:cs="Times New Roman"/>
          </w:rPr>
          <w:t>had to be inferred.</w:t>
        </w:r>
      </w:ins>
      <w:ins w:id="1330" w:author="Benton, Deon" w:date="2026-05-21T13:05:00Z" w16du:dateUtc="2026-05-21T18:05:00Z">
        <w:r w:rsidR="0037590E">
          <w:rPr>
            <w:rFonts w:ascii="Times New Roman" w:hAnsi="Times New Roman" w:cs="Times New Roman"/>
          </w:rPr>
          <w:t xml:space="preserve"> </w:t>
        </w:r>
      </w:ins>
      <w:ins w:id="1331" w:author="Benton, Deon" w:date="2026-05-21T13:05:00Z">
        <w:r w:rsidR="0037590E" w:rsidRPr="0037590E">
          <w:rPr>
            <w:rFonts w:ascii="Times New Roman" w:hAnsi="Times New Roman" w:cs="Times New Roman"/>
          </w:rPr>
          <w:t>Together</w:t>
        </w:r>
      </w:ins>
      <w:ins w:id="1332" w:author="Benton, Deon" w:date="2026-05-21T15:58:00Z" w16du:dateUtc="2026-05-21T20:58:00Z">
        <w:r w:rsidR="00AD3D8D">
          <w:rPr>
            <w:rFonts w:ascii="Times New Roman" w:hAnsi="Times New Roman" w:cs="Times New Roman"/>
          </w:rPr>
          <w:t xml:space="preserve"> Csibra et al.’s</w:t>
        </w:r>
      </w:ins>
      <w:ins w:id="1333" w:author="Benton, Deon" w:date="2026-05-21T16:06:00Z" w16du:dateUtc="2026-05-21T21:06:00Z">
        <w:r w:rsidR="00AD3D8D">
          <w:rPr>
            <w:rFonts w:ascii="Times New Roman" w:hAnsi="Times New Roman" w:cs="Times New Roman"/>
          </w:rPr>
          <w:t xml:space="preserve"> Experiment 2</w:t>
        </w:r>
      </w:ins>
      <w:ins w:id="1334" w:author="Benton, Deon" w:date="2026-05-21T15:58:00Z" w16du:dateUtc="2026-05-21T20:58:00Z">
        <w:r w:rsidR="00AD3D8D">
          <w:rPr>
            <w:rFonts w:ascii="Times New Roman" w:hAnsi="Times New Roman" w:cs="Times New Roman"/>
          </w:rPr>
          <w:t xml:space="preserve"> finding that </w:t>
        </w:r>
      </w:ins>
      <w:ins w:id="1335" w:author="Benton, Deon" w:date="2026-05-21T15:59:00Z" w16du:dateUtc="2026-05-21T20:59:00Z">
        <w:r w:rsidR="00AD3D8D" w:rsidRPr="0037590E">
          <w:rPr>
            <w:rFonts w:ascii="Times New Roman" w:hAnsi="Times New Roman" w:cs="Times New Roman"/>
          </w:rPr>
          <w:t>infants looked longer</w:t>
        </w:r>
        <w:r w:rsidR="00AD3D8D">
          <w:rPr>
            <w:rFonts w:ascii="Times New Roman" w:hAnsi="Times New Roman" w:cs="Times New Roman"/>
          </w:rPr>
          <w:t xml:space="preserve"> at an </w:t>
        </w:r>
      </w:ins>
      <w:ins w:id="1336" w:author="Benton, Deon" w:date="2026-05-21T16:00:00Z" w16du:dateUtc="2026-05-21T21:00:00Z">
        <w:r w:rsidR="00AD3D8D">
          <w:rPr>
            <w:rFonts w:ascii="Times New Roman" w:hAnsi="Times New Roman" w:cs="Times New Roman"/>
          </w:rPr>
          <w:t>unconstrained</w:t>
        </w:r>
      </w:ins>
      <w:ins w:id="1337" w:author="Benton, Deon" w:date="2026-05-21T15:59:00Z" w16du:dateUtc="2026-05-21T20:59:00Z">
        <w:r w:rsidR="00AD3D8D">
          <w:rPr>
            <w:rFonts w:ascii="Times New Roman" w:hAnsi="Times New Roman" w:cs="Times New Roman"/>
          </w:rPr>
          <w:t xml:space="preserve"> than at</w:t>
        </w:r>
        <w:r w:rsidR="00AD3D8D" w:rsidRPr="0037590E">
          <w:rPr>
            <w:rFonts w:ascii="Times New Roman" w:hAnsi="Times New Roman" w:cs="Times New Roman"/>
          </w:rPr>
          <w:t xml:space="preserve"> </w:t>
        </w:r>
      </w:ins>
      <w:ins w:id="1338" w:author="Benton, Deon" w:date="2026-05-21T16:00:00Z" w16du:dateUtc="2026-05-21T21:00:00Z">
        <w:r w:rsidR="00AD3D8D">
          <w:rPr>
            <w:rFonts w:ascii="Times New Roman" w:hAnsi="Times New Roman" w:cs="Times New Roman"/>
          </w:rPr>
          <w:t xml:space="preserve">a constrained </w:t>
        </w:r>
      </w:ins>
      <w:ins w:id="1339" w:author="Benton, Deon" w:date="2026-05-21T16:07:00Z" w16du:dateUtc="2026-05-21T21:07:00Z">
        <w:r w:rsidR="00AD3D8D">
          <w:rPr>
            <w:rFonts w:ascii="Times New Roman" w:hAnsi="Times New Roman" w:cs="Times New Roman"/>
          </w:rPr>
          <w:t>arced event</w:t>
        </w:r>
      </w:ins>
      <w:ins w:id="1340" w:author="Benton, Deon" w:date="2026-05-21T13:05:00Z">
        <w:r w:rsidR="0037590E" w:rsidRPr="0037590E">
          <w:rPr>
            <w:rFonts w:ascii="Times New Roman" w:hAnsi="Times New Roman" w:cs="Times New Roman"/>
          </w:rPr>
          <w:t xml:space="preserve">, these findings were </w:t>
        </w:r>
      </w:ins>
      <w:ins w:id="1341" w:author="Benton, Deon" w:date="2026-05-21T16:00:00Z" w16du:dateUtc="2026-05-21T21:00:00Z">
        <w:r w:rsidR="00AD3D8D">
          <w:rPr>
            <w:rFonts w:ascii="Times New Roman" w:hAnsi="Times New Roman" w:cs="Times New Roman"/>
          </w:rPr>
          <w:t xml:space="preserve">taken </w:t>
        </w:r>
      </w:ins>
      <w:ins w:id="1342" w:author="Benton, Deon" w:date="2026-05-21T16:07:00Z" w16du:dateUtc="2026-05-21T21:07:00Z">
        <w:r w:rsidR="00AD3D8D">
          <w:rPr>
            <w:rFonts w:ascii="Times New Roman" w:hAnsi="Times New Roman" w:cs="Times New Roman"/>
          </w:rPr>
          <w:t xml:space="preserve">to support the teleological stance. </w:t>
        </w:r>
      </w:ins>
    </w:p>
    <w:p w14:paraId="494D8A6D" w14:textId="309D002E" w:rsidR="00524642" w:rsidRDefault="00BC3159" w:rsidP="00AB63C6">
      <w:pPr>
        <w:spacing w:line="480" w:lineRule="auto"/>
        <w:ind w:firstLine="720"/>
        <w:contextualSpacing/>
        <w:rPr>
          <w:rFonts w:ascii="Times New Roman" w:hAnsi="Times New Roman" w:cs="Times New Roman"/>
        </w:rPr>
      </w:pPr>
      <w:ins w:id="1343" w:author="Benton, Deon" w:date="2026-05-21T16:08:00Z" w16du:dateUtc="2026-05-21T21:08:00Z">
        <w:r>
          <w:rPr>
            <w:rFonts w:ascii="Times New Roman" w:hAnsi="Times New Roman" w:cs="Times New Roman"/>
          </w:rPr>
          <w:t>Note that although</w:t>
        </w:r>
      </w:ins>
      <w:ins w:id="1344" w:author="Benton, Deon" w:date="2026-05-21T16:05:00Z" w16du:dateUtc="2026-05-21T21:05:00Z">
        <w:r w:rsidR="00AD3D8D">
          <w:rPr>
            <w:rFonts w:ascii="Times New Roman" w:hAnsi="Times New Roman" w:cs="Times New Roman"/>
          </w:rPr>
          <w:t xml:space="preserve"> Csibra et al.’s </w:t>
        </w:r>
      </w:ins>
      <w:r w:rsidR="008B3E78">
        <w:rPr>
          <w:rFonts w:ascii="Times New Roman" w:hAnsi="Times New Roman" w:cs="Times New Roman"/>
        </w:rPr>
        <w:t xml:space="preserve"> </w:t>
      </w:r>
      <w:ins w:id="1345" w:author="Benton, Deon" w:date="2026-05-21T16:08:00Z" w16du:dateUtc="2026-05-21T21:08:00Z">
        <w:r>
          <w:rPr>
            <w:rFonts w:ascii="Times New Roman" w:hAnsi="Times New Roman" w:cs="Times New Roman"/>
          </w:rPr>
          <w:t xml:space="preserve">(2003) first experiment did not employ the </w:t>
        </w:r>
        <w:r w:rsidR="00B733D7">
          <w:rPr>
            <w:rFonts w:ascii="Times New Roman" w:hAnsi="Times New Roman" w:cs="Times New Roman"/>
          </w:rPr>
          <w:t>Gergely-style</w:t>
        </w:r>
      </w:ins>
      <w:r w:rsidR="008A7E25">
        <w:rPr>
          <w:rFonts w:ascii="Times New Roman" w:hAnsi="Times New Roman" w:cs="Times New Roman"/>
        </w:rPr>
        <w:t xml:space="preserve"> paradigm, it </w:t>
      </w:r>
      <w:ins w:id="1346" w:author="Benton, Deon" w:date="2026-05-21T16:08:00Z" w16du:dateUtc="2026-05-21T21:08:00Z">
        <w:r w:rsidR="00B733D7">
          <w:rPr>
            <w:rFonts w:ascii="Times New Roman" w:hAnsi="Times New Roman" w:cs="Times New Roman"/>
          </w:rPr>
          <w:t>can readily be recast within it</w:t>
        </w:r>
      </w:ins>
      <w:r w:rsidR="008A7E25">
        <w:rPr>
          <w:rFonts w:ascii="Times New Roman" w:hAnsi="Times New Roman" w:cs="Times New Roman"/>
        </w:rPr>
        <w:t xml:space="preserve">. </w:t>
      </w:r>
      <w:ins w:id="1347" w:author="Benton, Deon" w:date="2026-05-21T16:09:00Z" w16du:dateUtc="2026-05-21T21:09:00Z">
        <w:r w:rsidR="00B733D7">
          <w:rPr>
            <w:rFonts w:ascii="Times New Roman" w:hAnsi="Times New Roman" w:cs="Times New Roman"/>
          </w:rPr>
          <w:t xml:space="preserve">This can be done by terminating the habituation </w:t>
        </w:r>
      </w:ins>
      <w:ins w:id="1348" w:author="Benton, Deon" w:date="2026-05-21T16:13:00Z" w16du:dateUtc="2026-05-21T21:13:00Z">
        <w:r w:rsidR="00B733D7">
          <w:rPr>
            <w:rFonts w:ascii="Times New Roman" w:hAnsi="Times New Roman" w:cs="Times New Roman"/>
          </w:rPr>
          <w:t>event after</w:t>
        </w:r>
      </w:ins>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ins w:id="1349" w:author="Benton, Deon" w:date="2026-05-21T16:13:00Z" w16du:dateUtc="2026-05-21T21:13:00Z">
        <w:r w:rsidR="00B733D7">
          <w:rPr>
            <w:rFonts w:ascii="Times New Roman" w:hAnsi="Times New Roman" w:cs="Times New Roman"/>
          </w:rPr>
          <w:t>it</w:t>
        </w:r>
      </w:ins>
      <w:r w:rsidR="008B3E78">
        <w:rPr>
          <w:rFonts w:ascii="Times New Roman" w:hAnsi="Times New Roman" w:cs="Times New Roman"/>
        </w:rPr>
        <w:t xml:space="preserve"> reaches the second</w:t>
      </w:r>
      <w:ins w:id="1350" w:author="Benton, Deon" w:date="2026-05-21T16:13:00Z" w16du:dateUtc="2026-05-21T21:13:00Z">
        <w:r w:rsidR="00B733D7">
          <w:rPr>
            <w:rFonts w:ascii="Times New Roman" w:hAnsi="Times New Roman" w:cs="Times New Roman"/>
          </w:rPr>
          <w:t xml:space="preserve"> object</w:t>
        </w:r>
      </w:ins>
      <w:r w:rsidR="008A7E25">
        <w:rPr>
          <w:rFonts w:ascii="Times New Roman" w:hAnsi="Times New Roman" w:cs="Times New Roman"/>
        </w:rPr>
        <w:t xml:space="preserve">. </w:t>
      </w:r>
      <w:ins w:id="1351" w:author="Benton, Deon" w:date="2026-05-21T16:14:00Z" w16du:dateUtc="2026-05-21T21:14:00Z">
        <w:r w:rsidR="00B733D7">
          <w:rPr>
            <w:rFonts w:ascii="Times New Roman" w:hAnsi="Times New Roman" w:cs="Times New Roman"/>
          </w:rPr>
          <w:t xml:space="preserve">Here, the first object’s goal must be inferred because of the first object never reaches the first one. </w:t>
        </w:r>
      </w:ins>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ins w:id="1352" w:author="Benton, Deon" w:date="2026-05-21T16:22:00Z" w16du:dateUtc="2026-05-21T21:22:00Z">
        <w:r w:rsidR="00BF054E">
          <w:rPr>
            <w:rFonts w:ascii="Times New Roman" w:hAnsi="Times New Roman" w:cs="Times New Roman"/>
          </w:rPr>
          <w:t>putatively can</w:t>
        </w:r>
      </w:ins>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ins w:id="1353" w:author="Benton, Deon" w:date="2026-05-21T16:24:00Z" w16du:dateUtc="2026-05-21T21:24:00Z">
        <w:r w:rsidR="00BF054E">
          <w:rPr>
            <w:rFonts w:ascii="Times New Roman" w:hAnsi="Times New Roman" w:cs="Times New Roman"/>
          </w:rPr>
          <w:t>; the same number of networks were assigned to ALIAS-2, OM10, and OM10-2</w:t>
        </w:r>
      </w:ins>
      <w:r>
        <w:rPr>
          <w:rFonts w:ascii="Times New Roman" w:hAnsi="Times New Roman" w:cs="Times New Roman"/>
        </w:rPr>
        <w:t xml:space="preserve">. The </w:t>
      </w:r>
      <w:ins w:id="1354" w:author="Benton, Deon" w:date="2026-05-21T16:25:00Z" w16du:dateUtc="2026-05-21T21:25:00Z">
        <w:r w:rsidR="00BF054E">
          <w:rPr>
            <w:rFonts w:ascii="Times New Roman" w:hAnsi="Times New Roman" w:cs="Times New Roman"/>
          </w:rPr>
          <w:t>simulation of this condition was identical to the Experimental condition in Simulation 1a except</w:t>
        </w:r>
      </w:ins>
      <w:ins w:id="1355" w:author="Benton, Deon" w:date="2026-05-21T16:26:00Z" w16du:dateUtc="2026-05-21T21:26:00Z">
        <w:r w:rsidR="00BF054E">
          <w:rPr>
            <w:rFonts w:ascii="Times New Roman" w:hAnsi="Times New Roman" w:cs="Times New Roman"/>
          </w:rPr>
          <w:t xml:space="preserve"> that</w:t>
        </w:r>
      </w:ins>
      <w:ins w:id="1356" w:author="Benton, Deon" w:date="2026-05-21T16:25:00Z" w16du:dateUtc="2026-05-21T21:25:00Z">
        <w:r w:rsidR="00BF054E">
          <w:rPr>
            <w:rFonts w:ascii="Times New Roman" w:hAnsi="Times New Roman" w:cs="Times New Roman"/>
          </w:rPr>
          <w:t xml:space="preserve"> networks could not know whether the first object came to rest next to the</w:t>
        </w:r>
      </w:ins>
      <w:ins w:id="1357" w:author="Benton, Deon" w:date="2026-05-21T16:26:00Z" w16du:dateUtc="2026-05-21T21:26:00Z">
        <w:r w:rsidR="00BF054E">
          <w:rPr>
            <w:rFonts w:ascii="Times New Roman" w:hAnsi="Times New Roman" w:cs="Times New Roman"/>
          </w:rPr>
          <w:t xml:space="preserve"> second one (i.e., its goal).</w:t>
        </w:r>
      </w:ins>
      <w:r>
        <w:rPr>
          <w:rFonts w:ascii="Times New Roman" w:hAnsi="Times New Roman" w:cs="Times New Roman"/>
        </w:rPr>
        <w:t xml:space="preserve"> </w:t>
      </w:r>
      <w:ins w:id="1358" w:author="Benton, Deon" w:date="2026-05-21T16:27:00Z" w16du:dateUtc="2026-05-21T21:27:00Z">
        <w:r w:rsidR="00BF054E">
          <w:rPr>
            <w:rFonts w:ascii="Times New Roman" w:hAnsi="Times New Roman" w:cs="Times New Roman"/>
          </w:rPr>
          <w:t>The Inferring Constraints condition was</w:t>
        </w:r>
      </w:ins>
      <w:ins w:id="1359" w:author="Benton, Deon" w:date="2026-05-21T16:28:00Z" w16du:dateUtc="2026-05-21T21:28:00Z">
        <w:r w:rsidR="00BF054E">
          <w:rPr>
            <w:rFonts w:ascii="Times New Roman" w:hAnsi="Times New Roman" w:cs="Times New Roman"/>
          </w:rPr>
          <w:t xml:space="preserve"> implemented</w:t>
        </w:r>
      </w:ins>
      <w:ins w:id="1360" w:author="Benton, Deon" w:date="2026-05-21T16:27:00Z" w16du:dateUtc="2026-05-21T21:27:00Z">
        <w:r w:rsidR="00BF054E">
          <w:rPr>
            <w:rFonts w:ascii="Times New Roman" w:hAnsi="Times New Roman" w:cs="Times New Roman"/>
          </w:rPr>
          <w:t xml:space="preserve"> by removing all barrier information during habituation.</w:t>
        </w:r>
      </w:ins>
      <w:ins w:id="1361" w:author="Benton, Deon" w:date="2026-05-21T16:29:00Z" w16du:dateUtc="2026-05-21T21:29:00Z">
        <w:r w:rsidR="00C6595A">
          <w:rPr>
            <w:rFonts w:ascii="Times New Roman" w:hAnsi="Times New Roman" w:cs="Times New Roman"/>
          </w:rPr>
          <w:t xml:space="preserve"> All other aspects of this simulation were identical to Simulation 1a.</w:t>
        </w:r>
      </w:ins>
      <w:ins w:id="1362" w:author="Benton, Deon" w:date="2026-05-21T16:27:00Z" w16du:dateUtc="2026-05-21T21:27:00Z">
        <w:r w:rsidR="00BF054E">
          <w:rPr>
            <w:rFonts w:ascii="Times New Roman" w:hAnsi="Times New Roman" w:cs="Times New Roman"/>
          </w:rPr>
          <w:t xml:space="preserve"> </w:t>
        </w:r>
      </w:ins>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363" w:author="Benton, Deon" w:date="2026-05-15T23:11:00Z" w16du:dateUtc="2026-05-16T04:11:00Z"/>
          <w:rFonts w:ascii="Times New Roman" w:hAnsi="Times New Roman" w:cs="Times New Roman"/>
        </w:rPr>
      </w:pPr>
    </w:p>
    <w:p w14:paraId="14D9B74A" w14:textId="27A9AE5B"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ins w:id="1364" w:author="Benton, Deon" w:date="2026-05-21T16:35:00Z" w16du:dateUtc="2026-05-21T21:35:00Z">
        <w:r w:rsidR="0080182E">
          <w:rPr>
            <w:rFonts w:ascii="Times New Roman" w:hAnsi="Times New Roman" w:cs="Times New Roman"/>
          </w:rPr>
          <w:t>performance of ALIAS in</w:t>
        </w:r>
      </w:ins>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ins w:id="1365" w:author="Benton, Deon" w:date="2026-05-21T16:35:00Z" w16du:dateUtc="2026-05-21T21:35:00Z">
        <w:r w:rsidR="0080182E">
          <w:rPr>
            <w:rFonts w:ascii="Times New Roman" w:hAnsi="Times New Roman" w:cs="Times New Roman"/>
          </w:rPr>
          <w:t xml:space="preserve"> overall and</w:t>
        </w:r>
      </w:ins>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ins w:id="1366" w:author="Benton, Deon" w:date="2026-05-21T16:36:00Z" w16du:dateUtc="2026-05-21T21:36:00Z">
        <w:r w:rsidR="0080182E">
          <w:rPr>
            <w:rFonts w:ascii="Times New Roman" w:hAnsi="Times New Roman" w:cs="Times New Roman"/>
          </w:rPr>
          <w:t>Networks in</w:t>
        </w:r>
      </w:ins>
      <w:ins w:id="1367" w:author="Benton, Deon" w:date="2026-05-21T20:40:00Z" w16du:dateUtc="2026-05-22T01:40:00Z">
        <w:r w:rsidR="00DF39FF">
          <w:rPr>
            <w:rFonts w:ascii="Times New Roman" w:hAnsi="Times New Roman" w:cs="Times New Roman"/>
          </w:rPr>
          <w:t xml:space="preserve"> both conditions looked longer at their respective inconsistent </w:t>
        </w:r>
      </w:ins>
      <w:ins w:id="1368" w:author="Benton, Deon" w:date="2026-05-21T20:41:00Z" w16du:dateUtc="2026-05-22T01:41:00Z">
        <w:r w:rsidR="00DF39FF">
          <w:rPr>
            <w:rFonts w:ascii="Times New Roman" w:hAnsi="Times New Roman" w:cs="Times New Roman"/>
          </w:rPr>
          <w:t>events</w:t>
        </w:r>
      </w:ins>
      <w:ins w:id="1369" w:author="Benton, Deon" w:date="2026-05-21T20:40:00Z" w16du:dateUtc="2026-05-22T01:40:00Z">
        <w:r w:rsidR="00DF39FF">
          <w:rPr>
            <w:rFonts w:ascii="Times New Roman" w:hAnsi="Times New Roman" w:cs="Times New Roman"/>
          </w:rPr>
          <w:t xml:space="preserve">. </w:t>
        </w:r>
      </w:ins>
      <w:ins w:id="1370" w:author="Benton, Deon" w:date="2026-05-21T20:41:00Z" w16du:dateUtc="2026-05-22T01:41:00Z">
        <w:r w:rsidR="00DF39FF">
          <w:rPr>
            <w:rFonts w:ascii="Times New Roman" w:hAnsi="Times New Roman" w:cs="Times New Roman"/>
          </w:rPr>
          <w:t>Specifically, networks in</w:t>
        </w:r>
      </w:ins>
      <w:r w:rsidR="00EC3B66">
        <w:rPr>
          <w:rFonts w:ascii="Times New Roman" w:hAnsi="Times New Roman" w:cs="Times New Roman"/>
        </w:rPr>
        <w:t xml:space="preserve"> </w:t>
      </w:r>
      <w:ins w:id="1371"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Inferring Goals condition </w:t>
      </w:r>
      <w:ins w:id="1372" w:author="Benton, Deon" w:date="2026-05-21T16:36:00Z" w16du:dateUtc="2026-05-21T21:36:00Z">
        <w:r w:rsidR="0080182E">
          <w:rPr>
            <w:rFonts w:ascii="Times New Roman" w:hAnsi="Times New Roman" w:cs="Times New Roman"/>
          </w:rPr>
          <w:t>look longer at</w:t>
        </w:r>
      </w:ins>
      <w:r w:rsidR="00EC3B66">
        <w:rPr>
          <w:rFonts w:ascii="Times New Roman" w:hAnsi="Times New Roman" w:cs="Times New Roman"/>
        </w:rPr>
        <w:t xml:space="preserve"> the Incongruent test event—in which the first object failed to stop next to the first one—than </w:t>
      </w:r>
      <w:ins w:id="1373"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Congruent test </w:t>
      </w:r>
      <w:ins w:id="1374" w:author="Benton, Deon" w:date="2026-05-21T16:37:00Z" w16du:dateUtc="2026-05-21T21:37:00Z">
        <w:r w:rsidR="0080182E">
          <w:rPr>
            <w:rFonts w:ascii="Times New Roman" w:hAnsi="Times New Roman" w:cs="Times New Roman"/>
          </w:rPr>
          <w:t>one</w:t>
        </w:r>
      </w:ins>
      <w:r w:rsidR="00EC3B66">
        <w:rPr>
          <w:rFonts w:ascii="Times New Roman" w:hAnsi="Times New Roman" w:cs="Times New Roman"/>
        </w:rPr>
        <w:t xml:space="preserve">—in which the first object came to rest next to the first one. </w:t>
      </w:r>
      <w:ins w:id="1375" w:author="Benton, Deon" w:date="2026-05-21T20:41:00Z" w16du:dateUtc="2026-05-22T01:41:00Z">
        <w:r w:rsidR="00DF39FF">
          <w:rPr>
            <w:rFonts w:ascii="Times New Roman" w:hAnsi="Times New Roman" w:cs="Times New Roman"/>
          </w:rPr>
          <w:t xml:space="preserve">Similarly, networks </w:t>
        </w:r>
        <w:r w:rsidR="00DF39FF">
          <w:rPr>
            <w:rFonts w:ascii="Times New Roman" w:hAnsi="Times New Roman" w:cs="Times New Roman"/>
          </w:rPr>
          <w:t>in the Inferring Constrai</w:t>
        </w:r>
      </w:ins>
      <w:ins w:id="1376" w:author="Benton, Deon" w:date="2026-05-21T20:42:00Z" w16du:dateUtc="2026-05-22T01:42:00Z">
        <w:r w:rsidR="00DF39FF">
          <w:rPr>
            <w:rFonts w:ascii="Times New Roman" w:hAnsi="Times New Roman" w:cs="Times New Roman"/>
          </w:rPr>
          <w:t>nts condition looked longer at the</w:t>
        </w:r>
      </w:ins>
      <w:r w:rsidR="00DF39FF">
        <w:rPr>
          <w:rFonts w:ascii="Times New Roman" w:hAnsi="Times New Roman" w:cs="Times New Roman"/>
        </w:rPr>
        <w:t xml:space="preserve"> No-Obstacle </w:t>
      </w:r>
      <w:ins w:id="1377" w:author="Benton, Deon" w:date="2026-05-21T20:42:00Z" w16du:dateUtc="2026-05-22T01:42:00Z">
        <w:r w:rsidR="00DF39FF">
          <w:rPr>
            <w:rFonts w:ascii="Times New Roman" w:hAnsi="Times New Roman" w:cs="Times New Roman"/>
          </w:rPr>
          <w:t>than at the Obstacle test event</w:t>
        </w:r>
      </w:ins>
      <w:ins w:id="1378" w:author="Benton, Deon" w:date="2026-05-21T20:43:00Z" w16du:dateUtc="2026-05-22T01:43:00Z">
        <w:r w:rsidR="00DF39FF">
          <w:rPr>
            <w:rFonts w:ascii="Times New Roman" w:hAnsi="Times New Roman" w:cs="Times New Roman"/>
          </w:rPr>
          <w:t>.</w:t>
        </w:r>
      </w:ins>
      <w:ins w:id="1379" w:author="Benton, Deon" w:date="2026-05-21T20:42:00Z" w16du:dateUtc="2026-05-22T01:42:00Z">
        <w:r w:rsidR="00DF39FF">
          <w:rPr>
            <w:rFonts w:ascii="Times New Roman" w:hAnsi="Times New Roman" w:cs="Times New Roman"/>
          </w:rPr>
          <w:t xml:space="preserve"> </w:t>
        </w:r>
      </w:ins>
      <w:r w:rsidR="00DF39FF">
        <w:rPr>
          <w:rFonts w:ascii="Times New Roman" w:hAnsi="Times New Roman" w:cs="Times New Roman"/>
        </w:rPr>
        <w:t xml:space="preserve">These patterns were true both across different habituation lengths as well as overall. </w:t>
      </w:r>
      <w:ins w:id="1380" w:author="Benton, Deon" w:date="2026-05-21T16:51:00Z">
        <w:r w:rsidR="008961AE" w:rsidRPr="008961AE">
          <w:rPr>
            <w:rFonts w:ascii="Times New Roman" w:hAnsi="Times New Roman" w:cs="Times New Roman"/>
          </w:rPr>
          <w:t xml:space="preserve">The mechanistic basis for </w:t>
        </w:r>
      </w:ins>
      <w:ins w:id="1381" w:author="Benton, Deon" w:date="2026-05-21T20:43:00Z" w16du:dateUtc="2026-05-22T01:43:00Z">
        <w:r w:rsidR="00DF39FF">
          <w:rPr>
            <w:rFonts w:ascii="Times New Roman" w:hAnsi="Times New Roman" w:cs="Times New Roman"/>
          </w:rPr>
          <w:t>these looking patterns is</w:t>
        </w:r>
      </w:ins>
      <w:ins w:id="1382" w:author="Benton, Deon" w:date="2026-05-21T16:51:00Z">
        <w:r w:rsidR="008961AE" w:rsidRPr="008961AE">
          <w:rPr>
            <w:rFonts w:ascii="Times New Roman" w:hAnsi="Times New Roman" w:cs="Times New Roman"/>
          </w:rPr>
          <w:t xml:space="preserve"> straightforward</w:t>
        </w:r>
      </w:ins>
      <w:ins w:id="1383" w:author="Benton, Deon" w:date="2026-05-21T20:43:00Z" w16du:dateUtc="2026-05-22T01:43:00Z">
        <w:r w:rsidR="00DF39FF">
          <w:rPr>
            <w:rFonts w:ascii="Times New Roman" w:hAnsi="Times New Roman" w:cs="Times New Roman"/>
          </w:rPr>
          <w:t>. In the Inferring Goals condition, for example,</w:t>
        </w:r>
      </w:ins>
      <w:ins w:id="1384" w:author="Benton, Deon" w:date="2026-05-21T20:44:00Z" w16du:dateUtc="2026-05-22T01:44:00Z">
        <w:r w:rsidR="00DF39FF">
          <w:rPr>
            <w:rFonts w:ascii="Times New Roman" w:hAnsi="Times New Roman" w:cs="Times New Roman"/>
          </w:rPr>
          <w:t xml:space="preserve"> n</w:t>
        </w:r>
      </w:ins>
      <w:ins w:id="1385" w:author="Benton, Deon" w:date="2026-05-21T16:51:00Z">
        <w:r w:rsidR="008961AE" w:rsidRPr="008961AE">
          <w:rPr>
            <w:rFonts w:ascii="Times New Roman" w:hAnsi="Times New Roman" w:cs="Times New Roman"/>
          </w:rPr>
          <w:t xml:space="preserve">etworks showed heightened looking to the Incongruent test event because </w:t>
        </w:r>
      </w:ins>
      <w:ins w:id="1386" w:author="Benton, Deon" w:date="2026-05-21T16:53:00Z" w16du:dateUtc="2026-05-21T21:53:00Z">
        <w:r w:rsidR="00AD1805">
          <w:rPr>
            <w:rFonts w:ascii="Times New Roman" w:hAnsi="Times New Roman" w:cs="Times New Roman"/>
          </w:rPr>
          <w:t>it</w:t>
        </w:r>
      </w:ins>
      <w:ins w:id="1387" w:author="Benton, Deon" w:date="2026-05-21T16:51:00Z">
        <w:r w:rsidR="008961AE" w:rsidRPr="008961AE">
          <w:rPr>
            <w:rFonts w:ascii="Times New Roman" w:hAnsi="Times New Roman" w:cs="Times New Roman"/>
          </w:rPr>
          <w:t xml:space="preserve"> violated </w:t>
        </w:r>
      </w:ins>
      <w:ins w:id="1388" w:author="Benton, Deon" w:date="2026-05-21T16:53:00Z" w16du:dateUtc="2026-05-21T21:53:00Z">
        <w:r w:rsidR="00352E96">
          <w:rPr>
            <w:rFonts w:ascii="Times New Roman" w:hAnsi="Times New Roman" w:cs="Times New Roman"/>
          </w:rPr>
          <w:t>a learned association</w:t>
        </w:r>
      </w:ins>
      <w:ins w:id="1389" w:author="Benton, Deon" w:date="2026-05-21T16:52:00Z" w16du:dateUtc="2026-05-21T21:52:00Z">
        <w:r w:rsidR="00AD1805">
          <w:rPr>
            <w:rFonts w:ascii="Times New Roman" w:hAnsi="Times New Roman" w:cs="Times New Roman"/>
          </w:rPr>
          <w:t xml:space="preserve"> </w:t>
        </w:r>
      </w:ins>
      <w:ins w:id="1390" w:author="Benton, Deon" w:date="2026-05-21T16:51:00Z">
        <w:r w:rsidR="008961AE" w:rsidRPr="008961AE">
          <w:rPr>
            <w:rFonts w:ascii="Times New Roman" w:hAnsi="Times New Roman" w:cs="Times New Roman"/>
          </w:rPr>
          <w:t>between curved motion, a small barrier, and a low jump, on the one hand, and spatial contiguity between an agent and its goal, on the other. No such violation occurred for the Congruent test event</w:t>
        </w:r>
      </w:ins>
      <w:ins w:id="1391" w:author="Benton, Deon" w:date="2026-05-21T16:52:00Z" w16du:dateUtc="2026-05-21T21:52:00Z">
        <w:r w:rsidR="00AD1805">
          <w:rPr>
            <w:rFonts w:ascii="Times New Roman" w:hAnsi="Times New Roman" w:cs="Times New Roman"/>
          </w:rPr>
          <w:t xml:space="preserve"> because the</w:t>
        </w:r>
      </w:ins>
      <w:ins w:id="1392" w:author="Benton, Deon" w:date="2026-05-21T16:51:00Z">
        <w:r w:rsidR="008961AE" w:rsidRPr="008961AE">
          <w:rPr>
            <w:rFonts w:ascii="Times New Roman" w:hAnsi="Times New Roman" w:cs="Times New Roman"/>
          </w:rPr>
          <w:t xml:space="preserve"> visual information accorded with that during pretraining.</w:t>
        </w:r>
      </w:ins>
      <w:ins w:id="1393" w:author="Benton, Deon" w:date="2026-05-21T16:51:00Z" w16du:dateUtc="2026-05-21T21:51:00Z">
        <w:r w:rsidR="008961AE">
          <w:rPr>
            <w:rFonts w:ascii="Times New Roman" w:hAnsi="Times New Roman" w:cs="Times New Roman"/>
          </w:rPr>
          <w:t xml:space="preserve"> </w:t>
        </w:r>
      </w:ins>
      <w:ins w:id="1394" w:author="Benton, Deon" w:date="2026-05-21T20:45:00Z" w16du:dateUtc="2026-05-22T01:45:00Z">
        <w:r w:rsidR="00DF39FF">
          <w:rPr>
            <w:rFonts w:ascii="Times New Roman" w:hAnsi="Times New Roman" w:cs="Times New Roman"/>
          </w:rPr>
          <w:t xml:space="preserve"> Similarly, </w:t>
        </w:r>
        <w:r w:rsidR="00DF39FF">
          <w:rPr>
            <w:rFonts w:ascii="Times New Roman" w:hAnsi="Times New Roman" w:cs="Times New Roman"/>
          </w:rPr>
          <w:t>networks</w:t>
        </w:r>
        <w:r w:rsidR="00DF39FF">
          <w:rPr>
            <w:rFonts w:ascii="Times New Roman" w:hAnsi="Times New Roman" w:cs="Times New Roman"/>
          </w:rPr>
          <w:t xml:space="preserve"> in the Inferring Constriants condition</w:t>
        </w:r>
        <w:r w:rsidR="00DF39FF">
          <w:rPr>
            <w:rFonts w:ascii="Times New Roman" w:hAnsi="Times New Roman" w:cs="Times New Roman"/>
          </w:rPr>
          <w:t xml:space="preserve"> looked longer at the No-Obstacle test event than at the Obstacle one because the presence of curved motion in the absence of an obstacle in the No-Obstacle event violated an association that was established during the pretraining phase between curved motion and obstacles; no such violation occurred in the Obstacle test event.</w:t>
        </w:r>
      </w:ins>
      <w:ins w:id="1395" w:author="Benton, Deon" w:date="2026-05-21T20:46:00Z" w16du:dateUtc="2026-05-22T01:46:00Z">
        <w:r w:rsidR="00DF39FF">
          <w:rPr>
            <w:rFonts w:ascii="Times New Roman" w:hAnsi="Times New Roman" w:cs="Times New Roman"/>
          </w:rPr>
          <w:t xml:space="preserve"> These results</w:t>
        </w:r>
      </w:ins>
      <w:ins w:id="1396" w:author="Benton, Deon" w:date="2026-05-21T20:47:00Z" w16du:dateUtc="2026-05-22T01:47:00Z">
        <w:r w:rsidR="00DF39FF">
          <w:rPr>
            <w:rFonts w:ascii="Times New Roman" w:hAnsi="Times New Roman" w:cs="Times New Roman"/>
          </w:rPr>
          <w:t xml:space="preserve"> </w:t>
        </w:r>
      </w:ins>
      <w:ins w:id="1397" w:author="Benton, Deon" w:date="2026-05-21T20:46:00Z" w16du:dateUtc="2026-05-22T01:46:00Z">
        <w:r w:rsidR="00DF39FF">
          <w:rPr>
            <w:rFonts w:ascii="Times New Roman" w:hAnsi="Times New Roman" w:cs="Times New Roman"/>
          </w:rPr>
          <w:t xml:space="preserve">indicate that ALIAS </w:t>
        </w:r>
      </w:ins>
      <w:ins w:id="1398" w:author="Benton, Deon" w:date="2026-05-21T20:47:00Z" w16du:dateUtc="2026-05-22T01:47:00Z">
        <w:r w:rsidR="00DF39FF">
          <w:rPr>
            <w:rFonts w:ascii="Times New Roman" w:hAnsi="Times New Roman" w:cs="Times New Roman"/>
          </w:rPr>
          <w:t xml:space="preserve">can capture the third target finding. </w:t>
        </w:r>
      </w:ins>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1F9D4376" w:rsidR="00BF52E3" w:rsidRDefault="00DF39FF" w:rsidP="001E79E1">
      <w:pPr>
        <w:spacing w:line="480" w:lineRule="auto"/>
        <w:ind w:firstLine="720"/>
        <w:contextualSpacing/>
        <w:rPr>
          <w:rFonts w:ascii="Times New Roman" w:hAnsi="Times New Roman" w:cs="Times New Roman"/>
        </w:rPr>
      </w:pPr>
      <w:ins w:id="1399" w:author="Benton, Deon" w:date="2026-05-21T20:48:00Z" w16du:dateUtc="2026-05-22T01:48:00Z">
        <w:r>
          <w:rPr>
            <w:rFonts w:ascii="Times New Roman" w:hAnsi="Times New Roman" w:cs="Times New Roman"/>
          </w:rPr>
          <w:t xml:space="preserve">Figure 11 shows that </w:t>
        </w:r>
      </w:ins>
      <w:ins w:id="1400" w:author="Benton, Deon" w:date="2026-05-21T20:50:00Z" w16du:dateUtc="2026-05-22T01:50:00Z">
        <w:r w:rsidR="008226AE">
          <w:rPr>
            <w:rFonts w:ascii="Times New Roman" w:hAnsi="Times New Roman" w:cs="Times New Roman"/>
          </w:rPr>
          <w:t>OM1</w:t>
        </w:r>
      </w:ins>
      <w:ins w:id="1401" w:author="Benton, Deon" w:date="2026-05-21T20:55:00Z" w16du:dateUtc="2026-05-22T01:55:00Z">
        <w:r w:rsidR="00857A89">
          <w:rPr>
            <w:rFonts w:ascii="Times New Roman" w:hAnsi="Times New Roman" w:cs="Times New Roman"/>
          </w:rPr>
          <w:t>0’s responses were</w:t>
        </w:r>
      </w:ins>
      <w:ins w:id="1402" w:author="Benton, Deon" w:date="2026-05-21T21:35:00Z" w16du:dateUtc="2026-05-22T02:35:00Z">
        <w:r w:rsidR="00110272">
          <w:rPr>
            <w:rFonts w:ascii="Times New Roman" w:hAnsi="Times New Roman" w:cs="Times New Roman"/>
          </w:rPr>
          <w:t xml:space="preserve"> exactly opposite that of ALIAS</w:t>
        </w:r>
      </w:ins>
      <w:ins w:id="1403" w:author="Benton, Deon" w:date="2026-05-21T21:36:00Z" w16du:dateUtc="2026-05-22T02:36:00Z">
        <w:r w:rsidR="00110272">
          <w:rPr>
            <w:rFonts w:ascii="Times New Roman" w:hAnsi="Times New Roman" w:cs="Times New Roman"/>
          </w:rPr>
          <w:t xml:space="preserve">: These networks looked longer at their condition’s </w:t>
        </w:r>
      </w:ins>
      <w:ins w:id="1404" w:author="Benton, Deon" w:date="2026-05-21T20:51:00Z" w16du:dateUtc="2026-05-22T01:51:00Z">
        <w:r w:rsidR="008226AE">
          <w:rPr>
            <w:rFonts w:ascii="Times New Roman" w:hAnsi="Times New Roman" w:cs="Times New Roman"/>
            <w:i/>
            <w:iCs/>
          </w:rPr>
          <w:t xml:space="preserve">efficient </w:t>
        </w:r>
        <w:r w:rsidR="008226AE">
          <w:rPr>
            <w:rFonts w:ascii="Times New Roman" w:hAnsi="Times New Roman" w:cs="Times New Roman"/>
          </w:rPr>
          <w:t xml:space="preserve">test event. </w:t>
        </w:r>
      </w:ins>
      <w:ins w:id="1405" w:author="Benton, Deon" w:date="2026-05-21T21:37:00Z" w16du:dateUtc="2026-05-22T02:37:00Z">
        <w:r w:rsidR="00A03E0C">
          <w:rPr>
            <w:rFonts w:ascii="Times New Roman" w:hAnsi="Times New Roman" w:cs="Times New Roman"/>
          </w:rPr>
          <w:t xml:space="preserve">These results indicate that </w:t>
        </w:r>
      </w:ins>
      <w:r w:rsidR="00037BD3">
        <w:rPr>
          <w:rFonts w:ascii="Times New Roman" w:hAnsi="Times New Roman" w:cs="Times New Roman"/>
        </w:rPr>
        <w:t>OM10</w:t>
      </w:r>
      <w:r w:rsidR="00FA723F" w:rsidRPr="00FA723F">
        <w:rPr>
          <w:rFonts w:ascii="Times New Roman" w:hAnsi="Times New Roman" w:cs="Times New Roman"/>
        </w:rPr>
        <w:t xml:space="preserve"> </w:t>
      </w:r>
      <w:ins w:id="1406" w:author="Benton, Deon" w:date="2026-05-21T20:52:00Z" w16du:dateUtc="2026-05-22T01:52:00Z">
        <w:r w:rsidR="008226AE">
          <w:rPr>
            <w:rFonts w:ascii="Times New Roman" w:hAnsi="Times New Roman" w:cs="Times New Roman"/>
          </w:rPr>
          <w:t xml:space="preserve">was unable to </w:t>
        </w:r>
      </w:ins>
      <w:r w:rsidR="00FA723F" w:rsidRPr="00FA723F">
        <w:rPr>
          <w:rFonts w:ascii="Times New Roman" w:hAnsi="Times New Roman" w:cs="Times New Roman"/>
        </w:rPr>
        <w:t xml:space="preserve">account for </w:t>
      </w:r>
      <w:ins w:id="1407" w:author="Benton, Deon" w:date="2026-05-21T20:52:00Z" w16du:dateUtc="2026-05-22T01:52:00Z">
        <w:r w:rsidR="008226AE">
          <w:rPr>
            <w:rFonts w:ascii="Times New Roman" w:hAnsi="Times New Roman" w:cs="Times New Roman"/>
          </w:rPr>
          <w:t xml:space="preserve">the </w:t>
        </w:r>
      </w:ins>
      <w:ins w:id="1408" w:author="Benton, Deon" w:date="2026-05-21T21:37:00Z" w16du:dateUtc="2026-05-22T02:37:00Z">
        <w:r w:rsidR="00A03E0C">
          <w:rPr>
            <w:rFonts w:ascii="Times New Roman" w:hAnsi="Times New Roman" w:cs="Times New Roman"/>
          </w:rPr>
          <w:t>finding</w:t>
        </w:r>
      </w:ins>
      <w:ins w:id="1409" w:author="Benton, Deon" w:date="2026-05-21T20:52:00Z" w16du:dateUtc="2026-05-22T01:52:00Z">
        <w:r w:rsidR="008226AE">
          <w:rPr>
            <w:rFonts w:ascii="Times New Roman" w:hAnsi="Times New Roman" w:cs="Times New Roman"/>
          </w:rPr>
          <w:t xml:space="preserve"> that </w:t>
        </w:r>
      </w:ins>
      <w:r w:rsidR="00FA723F" w:rsidRPr="00FA723F">
        <w:rPr>
          <w:rFonts w:ascii="Times New Roman" w:hAnsi="Times New Roman" w:cs="Times New Roman"/>
        </w:rPr>
        <w:t>infant</w:t>
      </w:r>
      <w:ins w:id="1410" w:author="Benton, Deon" w:date="2026-05-21T20:52:00Z" w16du:dateUtc="2026-05-22T01:52:00Z">
        <w:r w:rsidR="008226AE">
          <w:rPr>
            <w:rFonts w:ascii="Times New Roman" w:hAnsi="Times New Roman" w:cs="Times New Roman"/>
          </w:rPr>
          <w:t xml:space="preserve"> can putatively reason</w:t>
        </w:r>
      </w:ins>
      <w:r w:rsidR="00FA723F" w:rsidRPr="00FA723F">
        <w:rPr>
          <w:rFonts w:ascii="Times New Roman" w:hAnsi="Times New Roman" w:cs="Times New Roman"/>
        </w:rPr>
        <w:t xml:space="preserve">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047631A" w:rsidR="00A2767C" w:rsidRDefault="00B60C57" w:rsidP="005D2110">
      <w:pPr>
        <w:spacing w:line="480" w:lineRule="auto"/>
        <w:ind w:firstLine="720"/>
        <w:contextualSpacing/>
        <w:rPr>
          <w:rFonts w:ascii="Times New Roman" w:hAnsi="Times New Roman" w:cs="Times New Roman"/>
        </w:rPr>
      </w:pPr>
      <w:ins w:id="1411" w:author="Benton, Deon" w:date="2026-05-21T21:41:00Z" w16du:dateUtc="2026-05-22T02:41:00Z">
        <w:r>
          <w:rPr>
            <w:rFonts w:ascii="Times New Roman" w:hAnsi="Times New Roman" w:cs="Times New Roman"/>
          </w:rPr>
          <w:t xml:space="preserve">As </w:t>
        </w:r>
      </w:ins>
      <w:ins w:id="1412" w:author="Benton, Deon" w:date="2026-05-21T21:43:00Z" w16du:dateUtc="2026-05-22T02:43:00Z">
        <w:r w:rsidR="00634194">
          <w:rPr>
            <w:rFonts w:ascii="Times New Roman" w:hAnsi="Times New Roman" w:cs="Times New Roman"/>
          </w:rPr>
          <w:t>shown</w:t>
        </w:r>
      </w:ins>
      <w:ins w:id="1413" w:author="Benton, Deon" w:date="2026-05-21T21:41:00Z" w16du:dateUtc="2026-05-22T02:41:00Z">
        <w:r>
          <w:rPr>
            <w:rFonts w:ascii="Times New Roman" w:hAnsi="Times New Roman" w:cs="Times New Roman"/>
          </w:rPr>
          <w:t xml:space="preserve"> in Figure 1</w:t>
        </w:r>
      </w:ins>
      <w:ins w:id="1414" w:author="Benton, Deon" w:date="2026-05-21T21:50:00Z" w16du:dateUtc="2026-05-22T02:50:00Z">
        <w:r w:rsidR="00634194">
          <w:rPr>
            <w:rFonts w:ascii="Times New Roman" w:hAnsi="Times New Roman" w:cs="Times New Roman"/>
          </w:rPr>
          <w:t>2</w:t>
        </w:r>
      </w:ins>
      <w:ins w:id="1415" w:author="Benton, Deon" w:date="2026-05-21T21:41:00Z" w16du:dateUtc="2026-05-22T02:41:00Z">
        <w:r>
          <w:rPr>
            <w:rFonts w:ascii="Times New Roman" w:hAnsi="Times New Roman" w:cs="Times New Roman"/>
          </w:rPr>
          <w:t>, OM10-2 also faile</w:t>
        </w:r>
      </w:ins>
      <w:ins w:id="1416" w:author="Benton, Deon" w:date="2026-05-21T21:42:00Z" w16du:dateUtc="2026-05-22T02:42:00Z">
        <w:r>
          <w:rPr>
            <w:rFonts w:ascii="Times New Roman" w:hAnsi="Times New Roman" w:cs="Times New Roman"/>
          </w:rPr>
          <w:t xml:space="preserve">d to replicate the third target finding. This suggests that OM10’s failure </w:t>
        </w:r>
      </w:ins>
      <w:ins w:id="1417" w:author="Benton, Deon" w:date="2026-05-21T21:50:00Z" w16du:dateUtc="2026-05-22T02:50:00Z">
        <w:r w:rsidR="00634194">
          <w:rPr>
            <w:rFonts w:ascii="Times New Roman" w:hAnsi="Times New Roman" w:cs="Times New Roman"/>
          </w:rPr>
          <w:t xml:space="preserve">could not be attributed to limitations in how the Csibra et al. (2003) task was implemented. </w:t>
        </w:r>
      </w:ins>
      <w:ins w:id="1418" w:author="Benton, Deon" w:date="2026-05-21T21:42:00Z" w16du:dateUtc="2026-05-22T02:42:00Z">
        <w:r>
          <w:rPr>
            <w:rFonts w:ascii="Times New Roman" w:hAnsi="Times New Roman" w:cs="Times New Roman"/>
          </w:rPr>
          <w:t>was not due to</w:t>
        </w:r>
      </w:ins>
      <w:ins w:id="1419" w:author="Benton, Deon" w:date="2026-05-21T21:44:00Z" w16du:dateUtc="2026-05-22T02:44:00Z">
        <w:r w:rsidR="00634194">
          <w:rPr>
            <w:rFonts w:ascii="Times New Roman" w:hAnsi="Times New Roman" w:cs="Times New Roman"/>
          </w:rPr>
          <w:t xml:space="preserve"> its failure fai</w:t>
        </w:r>
      </w:ins>
      <w:ins w:id="1420" w:author="Benton, Deon" w:date="2026-05-21T21:45:00Z" w16du:dateUtc="2026-05-22T02:45:00Z">
        <w:r w:rsidR="00634194">
          <w:rPr>
            <w:rFonts w:ascii="Times New Roman" w:hAnsi="Times New Roman" w:cs="Times New Roman"/>
          </w:rPr>
          <w:t xml:space="preserve">thfully </w:t>
        </w:r>
      </w:ins>
      <w:ins w:id="1421" w:author="Benton, Deon" w:date="2026-05-21T21:44:00Z" w16du:dateUtc="2026-05-22T02:44:00Z">
        <w:r w:rsidR="00634194">
          <w:rPr>
            <w:rFonts w:ascii="Times New Roman" w:hAnsi="Times New Roman" w:cs="Times New Roman"/>
          </w:rPr>
          <w:t>to represent Csibra et al.’s (2003) task</w:t>
        </w:r>
      </w:ins>
      <w:ins w:id="1422" w:author="Benton, Deon" w:date="2026-05-21T21:45:00Z" w16du:dateUtc="2026-05-22T02:45:00Z">
        <w:r w:rsidR="00634194">
          <w:rPr>
            <w:rFonts w:ascii="Times New Roman" w:hAnsi="Times New Roman" w:cs="Times New Roman"/>
          </w:rPr>
          <w:t>.</w:t>
        </w:r>
      </w:ins>
      <w:ins w:id="1423" w:author="Benton, Deon" w:date="2026-05-21T21:44:00Z" w16du:dateUtc="2026-05-22T02:44:00Z">
        <w:r w:rsidR="00634194">
          <w:rPr>
            <w:rFonts w:ascii="Times New Roman" w:hAnsi="Times New Roman" w:cs="Times New Roman"/>
          </w:rPr>
          <w:t xml:space="preserve"> </w:t>
        </w:r>
      </w:ins>
      <w:r w:rsidR="00773551">
        <w:rPr>
          <w:rFonts w:ascii="Times New Roman" w:hAnsi="Times New Roman" w:cs="Times New Roman"/>
        </w:rPr>
        <w:t xml:space="preserve">Instead, </w:t>
      </w:r>
      <w:ins w:id="1424" w:author="Benton, Deon" w:date="2026-05-21T21:51:00Z" w16du:dateUtc="2026-05-22T02:51:00Z">
        <w:r w:rsidR="00634194">
          <w:rPr>
            <w:rFonts w:ascii="Times New Roman" w:hAnsi="Times New Roman" w:cs="Times New Roman"/>
          </w:rPr>
          <w:t>such failure</w:t>
        </w:r>
      </w:ins>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ins w:id="1425" w:author="Benton, Deon" w:date="2026-05-21T21:56:00Z" w16du:dateUtc="2026-05-22T02:56:00Z">
        <w:r w:rsidR="00297491">
          <w:rPr>
            <w:rFonts w:ascii="Times New Roman" w:hAnsi="Times New Roman" w:cs="Times New Roman"/>
          </w:rPr>
          <w:t>a fundamental inability of the model</w:t>
        </w:r>
      </w:ins>
      <w:ins w:id="1426" w:author="Benton, Deon" w:date="2026-05-21T21:54:00Z" w16du:dateUtc="2026-05-22T02:54:00Z">
        <w:r w:rsidR="00047626">
          <w:rPr>
            <w:rFonts w:ascii="Times New Roman" w:hAnsi="Times New Roman" w:cs="Times New Roman"/>
          </w:rPr>
          <w:t xml:space="preserve"> </w:t>
        </w:r>
      </w:ins>
      <w:ins w:id="1427" w:author="Benton, Deon" w:date="2026-05-21T21:55:00Z" w16du:dateUtc="2026-05-22T02:55:00Z">
        <w:r w:rsidR="00047626">
          <w:rPr>
            <w:rFonts w:ascii="Times New Roman" w:hAnsi="Times New Roman" w:cs="Times New Roman"/>
          </w:rPr>
          <w:t>to simulate the</w:t>
        </w:r>
      </w:ins>
      <w:ins w:id="1428" w:author="Benton, Deon" w:date="2026-05-21T21:52:00Z" w16du:dateUtc="2026-05-22T02:52:00Z">
        <w:r w:rsidR="00634194">
          <w:rPr>
            <w:rFonts w:ascii="Times New Roman" w:hAnsi="Times New Roman" w:cs="Times New Roman"/>
          </w:rPr>
          <w:t xml:space="preserve"> processes </w:t>
        </w:r>
      </w:ins>
      <w:ins w:id="1429" w:author="Benton, Deon" w:date="2026-05-21T21:55:00Z" w16du:dateUtc="2026-05-22T02:55:00Z">
        <w:r w:rsidR="00047626">
          <w:rPr>
            <w:rFonts w:ascii="Times New Roman" w:hAnsi="Times New Roman" w:cs="Times New Roman"/>
          </w:rPr>
          <w:t>underpinning infant action efficiency understanding</w:t>
        </w:r>
      </w:ins>
      <w:ins w:id="1430" w:author="Benton, Deon" w:date="2026-05-21T21:52:00Z" w16du:dateUtc="2026-05-22T02:52:00Z">
        <w:r w:rsidR="00634194">
          <w:rPr>
            <w:rFonts w:ascii="Times New Roman" w:hAnsi="Times New Roman" w:cs="Times New Roman"/>
          </w:rPr>
          <w:t>.</w:t>
        </w:r>
      </w:ins>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170004D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w:t>
      </w:r>
      <w:ins w:id="1431" w:author="Benton, Deon" w:date="2026-05-21T21:57:00Z" w16du:dateUtc="2026-05-22T02:57:00Z">
        <w:r w:rsidR="00B63495">
          <w:rPr>
            <w:rFonts w:ascii="Times New Roman" w:hAnsi="Times New Roman" w:cs="Times New Roman"/>
          </w:rPr>
          <w:t xml:space="preserve">looked longer at their condition’s </w:t>
        </w:r>
      </w:ins>
      <w:ins w:id="1432" w:author="Benton, Deon" w:date="2026-05-21T21:58:00Z" w16du:dateUtc="2026-05-22T02:58:00Z">
        <w:r w:rsidR="00B63495">
          <w:rPr>
            <w:rFonts w:ascii="Times New Roman" w:hAnsi="Times New Roman" w:cs="Times New Roman"/>
          </w:rPr>
          <w:t>inconsistent test event.</w:t>
        </w:r>
      </w:ins>
      <w:r w:rsidR="00EC79AC">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ins w:id="1433" w:author="Benton, Deon" w:date="2026-05-21T21:59:00Z" w16du:dateUtc="2026-05-22T02:59:00Z">
        <w:r w:rsidR="00B63495">
          <w:rPr>
            <w:rFonts w:ascii="Times New Roman" w:hAnsi="Times New Roman" w:cs="Times New Roman"/>
          </w:rPr>
          <w:t>, at least here,</w:t>
        </w:r>
      </w:ins>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w:t>
      </w:r>
      <w:ins w:id="1434" w:author="Benton, Deon" w:date="2026-05-21T21:59:00Z" w16du:dateUtc="2026-05-22T02:59:00Z">
        <w:r w:rsidR="00B63495">
          <w:rPr>
            <w:rFonts w:ascii="Times New Roman" w:hAnsi="Times New Roman" w:cs="Times New Roman"/>
          </w:rPr>
          <w:t xml:space="preserve">reproduce the third target finding. </w:t>
        </w:r>
      </w:ins>
      <w:r w:rsidR="008934D0">
        <w:rPr>
          <w:rFonts w:ascii="Times New Roman" w:hAnsi="Times New Roman" w:cs="Times New Roman"/>
        </w:rPr>
        <w:t xml:space="preserve">The fact that both </w:t>
      </w:r>
      <w:ins w:id="1435" w:author="Benton, Deon" w:date="2026-05-21T22:06:00Z" w16du:dateUtc="2026-05-22T03:06:00Z">
        <w:r w:rsidR="008934D0">
          <w:rPr>
            <w:rFonts w:ascii="Times New Roman" w:hAnsi="Times New Roman" w:cs="Times New Roman"/>
          </w:rPr>
          <w:t xml:space="preserve">models </w:t>
        </w:r>
      </w:ins>
      <w:r w:rsidR="008934D0">
        <w:rPr>
          <w:rFonts w:ascii="Times New Roman" w:hAnsi="Times New Roman" w:cs="Times New Roman"/>
        </w:rPr>
        <w:t xml:space="preserve">replicated </w:t>
      </w:r>
      <w:ins w:id="1436" w:author="Benton, Deon" w:date="2026-05-21T22:06:00Z" w16du:dateUtc="2026-05-22T03:06:00Z">
        <w:r w:rsidR="008934D0">
          <w:rPr>
            <w:rFonts w:ascii="Times New Roman" w:hAnsi="Times New Roman" w:cs="Times New Roman"/>
          </w:rPr>
          <w:t>infants’ looking responses in Csibra et al. (2003)</w:t>
        </w:r>
      </w:ins>
      <w:r w:rsidR="008934D0">
        <w:rPr>
          <w:rFonts w:ascii="Times New Roman" w:hAnsi="Times New Roman" w:cs="Times New Roman"/>
        </w:rPr>
        <w:t xml:space="preserve"> suggests that behavior previously interpreted as evidence for abstract, theory-like reasoning about goals, actions, and constraints can instead be explained by </w:t>
      </w:r>
      <w:ins w:id="1437" w:author="Benton, Deon" w:date="2026-05-21T22:07:00Z" w16du:dateUtc="2026-05-22T03:07:00Z">
        <w:r w:rsidR="008934D0">
          <w:rPr>
            <w:rFonts w:ascii="Times New Roman" w:hAnsi="Times New Roman" w:cs="Times New Roman"/>
          </w:rPr>
          <w:t>an associative learning mechanism that operates over differentially salient surface features.</w:t>
        </w:r>
      </w:ins>
      <w:r w:rsidR="008934D0">
        <w:rPr>
          <w:rFonts w:ascii="Times New Roman" w:hAnsi="Times New Roman" w:cs="Times New Roman"/>
        </w:rPr>
        <w:t xml:space="preserve"> </w:t>
      </w:r>
      <w:r w:rsidR="00A07AC9">
        <w:rPr>
          <w:rFonts w:ascii="Times New Roman" w:hAnsi="Times New Roman" w:cs="Times New Roman"/>
        </w:rPr>
        <w:t>At the same time,</w:t>
      </w:r>
      <w:ins w:id="1438" w:author="Benton, Deon" w:date="2026-05-21T22:05:00Z" w16du:dateUtc="2026-05-22T03:05:00Z">
        <w:r w:rsidR="008934D0">
          <w:rPr>
            <w:rFonts w:ascii="Times New Roman" w:hAnsi="Times New Roman" w:cs="Times New Roman"/>
          </w:rPr>
          <w:t xml:space="preserve"> however, </w:t>
        </w:r>
      </w:ins>
      <w:ins w:id="1439" w:author="Benton, Deon" w:date="2026-05-21T22:09:00Z" w16du:dateUtc="2026-05-22T03:09:00Z">
        <w:r w:rsidR="008934D0">
          <w:rPr>
            <w:rFonts w:ascii="Times New Roman" w:hAnsi="Times New Roman" w:cs="Times New Roman"/>
          </w:rPr>
          <w:t>the fact that</w:t>
        </w:r>
      </w:ins>
      <w:del w:id="1440" w:author="Benton, Deon" w:date="2026-05-21T22:09:00Z" w16du:dateUtc="2026-05-22T03:09:00Z">
        <w:r w:rsidR="00A07AC9" w:rsidDel="008934D0">
          <w:rPr>
            <w:rFonts w:ascii="Times New Roman" w:hAnsi="Times New Roman" w:cs="Times New Roman"/>
          </w:rPr>
          <w:delText xml:space="preserve"> </w:delText>
        </w:r>
      </w:del>
      <w:ins w:id="1441" w:author="Benton, Deon" w:date="2026-05-21T22:00:00Z" w16du:dateUtc="2026-05-22T03:00:00Z">
        <w:r w:rsidR="00B63495">
          <w:rPr>
            <w:rFonts w:ascii="Times New Roman" w:hAnsi="Times New Roman" w:cs="Times New Roman"/>
          </w:rPr>
          <w:t>ALIAS-2 failed to reproduce the first two target findings</w:t>
        </w:r>
      </w:ins>
      <w:ins w:id="1442" w:author="Benton, Deon" w:date="2026-05-21T22:09:00Z" w16du:dateUtc="2026-05-22T03:09:00Z">
        <w:r w:rsidR="008934D0">
          <w:rPr>
            <w:rFonts w:ascii="Times New Roman" w:hAnsi="Times New Roman" w:cs="Times New Roman"/>
          </w:rPr>
          <w:t xml:space="preserve"> indicates that it is a less veritable model of </w:t>
        </w:r>
        <w:r w:rsidR="008934D0">
          <w:rPr>
            <w:rFonts w:ascii="Times New Roman" w:hAnsi="Times New Roman" w:cs="Times New Roman"/>
          </w:rPr>
          <w:t>infant action efficiency understanding</w:t>
        </w:r>
        <w:r w:rsidR="008934D0">
          <w:rPr>
            <w:rFonts w:ascii="Times New Roman" w:hAnsi="Times New Roman" w:cs="Times New Roman"/>
          </w:rPr>
          <w:t xml:space="preserve"> than ALIAS.</w:t>
        </w:r>
      </w:ins>
      <w:del w:id="1443" w:author="Benton, Deon" w:date="2026-05-21T22:09:00Z" w16du:dateUtc="2026-05-22T03:09:00Z">
        <w:r w:rsidR="00D66C70" w:rsidDel="008934D0">
          <w:rPr>
            <w:rFonts w:ascii="Times New Roman" w:hAnsi="Times New Roman" w:cs="Times New Roman"/>
          </w:rPr>
          <w:delText xml:space="preserve"> </w:delText>
        </w:r>
      </w:del>
    </w:p>
    <w:p w14:paraId="3B88DEC8" w14:textId="4B0A5CDE" w:rsidR="00227F52" w:rsidRDefault="00920E40" w:rsidP="002935F4">
      <w:pPr>
        <w:spacing w:line="480" w:lineRule="auto"/>
        <w:ind w:firstLine="720"/>
        <w:contextualSpacing/>
        <w:rPr>
          <w:ins w:id="1444" w:author="Benton, Deon" w:date="2026-04-28T15:50:00Z" w16du:dateUtc="2026-04-28T20:50:00Z"/>
          <w:rFonts w:ascii="Times New Roman" w:hAnsi="Times New Roman" w:cs="Times New Roman"/>
        </w:rPr>
      </w:pPr>
      <w:ins w:id="1445" w:author="Benton, Deon" w:date="2026-05-21T22:13:00Z" w16du:dateUtc="2026-05-22T03:13:00Z">
        <w:r>
          <w:rPr>
            <w:rFonts w:ascii="Times New Roman" w:hAnsi="Times New Roman" w:cs="Times New Roman"/>
          </w:rPr>
          <w:lastRenderedPageBreak/>
          <w:t>One</w:t>
        </w:r>
      </w:ins>
      <w:ins w:id="1446" w:author="Benton, Deon" w:date="2026-05-21T22:11:00Z" w16du:dateUtc="2026-05-22T03:11:00Z">
        <w:r>
          <w:rPr>
            <w:rFonts w:ascii="Times New Roman" w:hAnsi="Times New Roman" w:cs="Times New Roman"/>
          </w:rPr>
          <w:t xml:space="preserve"> finding with which ALIAS might</w:t>
        </w:r>
      </w:ins>
      <w:ins w:id="1447" w:author="Benton, Deon" w:date="2026-05-21T22:13:00Z" w16du:dateUtc="2026-05-22T03:13:00Z">
        <w:r>
          <w:rPr>
            <w:rFonts w:ascii="Times New Roman" w:hAnsi="Times New Roman" w:cs="Times New Roman"/>
          </w:rPr>
          <w:t xml:space="preserve"> nonetheless</w:t>
        </w:r>
      </w:ins>
      <w:ins w:id="1448" w:author="Benton, Deon" w:date="2026-05-21T22:11:00Z" w16du:dateUtc="2026-05-22T03:11:00Z">
        <w:r>
          <w:rPr>
            <w:rFonts w:ascii="Times New Roman" w:hAnsi="Times New Roman" w:cs="Times New Roman"/>
          </w:rPr>
          <w:t xml:space="preserve"> be predicted to struggle is</w:t>
        </w:r>
      </w:ins>
      <w:ins w:id="1449" w:author="Benton, Deon" w:date="2026-05-21T22:15:00Z" w16du:dateUtc="2026-05-22T03:15:00Z">
        <w:r>
          <w:rPr>
            <w:rFonts w:ascii="Times New Roman" w:hAnsi="Times New Roman" w:cs="Times New Roman"/>
          </w:rPr>
          <w:t xml:space="preserve"> that by Liu and Spelke (2017)</w:t>
        </w:r>
      </w:ins>
      <w:r w:rsidR="001B4043">
        <w:rPr>
          <w:rFonts w:ascii="Times New Roman" w:hAnsi="Times New Roman" w:cs="Times New Roman"/>
        </w:rPr>
        <w:t xml:space="preserve"> </w:t>
      </w:r>
      <w:r w:rsidR="00922807">
        <w:rPr>
          <w:rFonts w:ascii="Times New Roman" w:hAnsi="Times New Roman" w:cs="Times New Roman"/>
        </w:rPr>
        <w:t>showing that</w:t>
      </w:r>
      <w:ins w:id="1450" w:author="Benton, Deon" w:date="2026-05-21T22:11:00Z" w16du:dateUtc="2026-05-22T03:11:00Z">
        <w:r>
          <w:rPr>
            <w:rFonts w:ascii="Times New Roman" w:hAnsi="Times New Roman" w:cs="Times New Roman"/>
          </w:rPr>
          <w:t xml:space="preserve"> </w:t>
        </w:r>
      </w:ins>
      <w:ins w:id="1451" w:author="Benton, Deon" w:date="2026-05-21T22:12:00Z" w16du:dateUtc="2026-05-22T03:12:00Z">
        <w:r>
          <w:rPr>
            <w:rFonts w:ascii="Times New Roman" w:hAnsi="Times New Roman" w:cs="Times New Roman"/>
          </w:rPr>
          <w:t xml:space="preserve">infants </w:t>
        </w:r>
      </w:ins>
      <w:ins w:id="1452" w:author="Benton, Deon" w:date="2026-05-21T22:14:00Z" w16du:dateUtc="2026-05-22T03:14:00Z">
        <w:r>
          <w:rPr>
            <w:rFonts w:ascii="Times New Roman" w:hAnsi="Times New Roman" w:cs="Times New Roman"/>
          </w:rPr>
          <w:t>apparently</w:t>
        </w:r>
      </w:ins>
      <w:ins w:id="1453" w:author="Benton, Deon" w:date="2026-05-21T22:12:00Z" w16du:dateUtc="2026-05-22T03:12:00Z">
        <w:r>
          <w:rPr>
            <w:rFonts w:ascii="Times New Roman" w:hAnsi="Times New Roman" w:cs="Times New Roman"/>
          </w:rPr>
          <w:t xml:space="preserve"> represent efficiency continuously rather than in an all-or-none</w:t>
        </w:r>
      </w:ins>
      <w:ins w:id="1454" w:author="Benton, Deon" w:date="2026-05-21T22:13:00Z" w16du:dateUtc="2026-05-22T03:13:00Z">
        <w:r>
          <w:rPr>
            <w:rFonts w:ascii="Times New Roman" w:hAnsi="Times New Roman" w:cs="Times New Roman"/>
          </w:rPr>
          <w:t xml:space="preserve"> fashion</w:t>
        </w:r>
      </w:ins>
      <w:ins w:id="1455" w:author="Benton, Deon" w:date="2026-05-21T22:15:00Z" w16du:dateUtc="2026-05-22T03:15:00Z">
        <w:r w:rsidR="00602B23">
          <w:rPr>
            <w:rFonts w:ascii="Times New Roman" w:hAnsi="Times New Roman" w:cs="Times New Roman"/>
          </w:rPr>
          <w:t>.</w:t>
        </w:r>
      </w:ins>
      <w:ins w:id="1456" w:author="Benton, Deon" w:date="2026-05-21T22:16:00Z" w16du:dateUtc="2026-05-22T03:16:00Z">
        <w:r w:rsidR="00602B23">
          <w:rPr>
            <w:rFonts w:ascii="Times New Roman" w:hAnsi="Times New Roman" w:cs="Times New Roman"/>
          </w:rPr>
          <w:t xml:space="preserve"> </w:t>
        </w:r>
      </w:ins>
      <w:ins w:id="1457" w:author="Benton, Deon" w:date="2026-05-21T22:22:00Z" w16du:dateUtc="2026-05-22T03:22:00Z">
        <w:r w:rsidR="00FA0FEE">
          <w:rPr>
            <w:rFonts w:ascii="Times New Roman" w:hAnsi="Times New Roman" w:cs="Times New Roman"/>
          </w:rPr>
          <w:t>Six-month-olds</w:t>
        </w:r>
      </w:ins>
      <w:ins w:id="1458" w:author="Benton, Deon" w:date="2026-05-21T22:16:00Z" w16du:dateUtc="2026-05-22T03:16:00Z">
        <w:r w:rsidR="00602B23">
          <w:rPr>
            <w:rFonts w:ascii="Times New Roman" w:hAnsi="Times New Roman" w:cs="Times New Roman"/>
          </w:rPr>
          <w:t xml:space="preserve"> </w:t>
        </w:r>
      </w:ins>
      <w:r w:rsidR="00A231E7">
        <w:rPr>
          <w:rFonts w:ascii="Times New Roman" w:hAnsi="Times New Roman" w:cs="Times New Roman"/>
        </w:rPr>
        <w:t>were habituated</w:t>
      </w:r>
      <w:ins w:id="1459" w:author="Benton, Deon" w:date="2026-05-21T22:22:00Z" w16du:dateUtc="2026-05-22T03:22:00Z">
        <w:r w:rsidR="00FA0FEE">
          <w:rPr>
            <w:rFonts w:ascii="Times New Roman" w:hAnsi="Times New Roman" w:cs="Times New Roman"/>
          </w:rPr>
          <w:t xml:space="preserve"> either</w:t>
        </w:r>
      </w:ins>
      <w:r w:rsidR="00A231E7" w:rsidRPr="00A231E7">
        <w:rPr>
          <w:rFonts w:ascii="Times New Roman" w:hAnsi="Times New Roman" w:cs="Times New Roman"/>
        </w:rPr>
        <w:t xml:space="preserve"> to </w:t>
      </w:r>
      <w:ins w:id="1460" w:author="Benton, Deon" w:date="2026-05-21T22:23:00Z" w16du:dateUtc="2026-05-22T03:23:00Z">
        <w:r w:rsidR="00FA0FEE">
          <w:rPr>
            <w:rFonts w:ascii="Times New Roman" w:hAnsi="Times New Roman" w:cs="Times New Roman"/>
          </w:rPr>
          <w:t>a constrained action event (Experiment 1</w:t>
        </w:r>
      </w:ins>
      <w:ins w:id="1461" w:author="Benton, Deon" w:date="2026-05-21T22:24:00Z" w16du:dateUtc="2026-05-22T03:24:00Z">
        <w:r w:rsidR="00FA0FEE">
          <w:rPr>
            <w:rFonts w:ascii="Times New Roman" w:hAnsi="Times New Roman" w:cs="Times New Roman"/>
          </w:rPr>
          <w:t>)</w:t>
        </w:r>
      </w:ins>
      <w:ins w:id="1462" w:author="Benton, Deon" w:date="2026-05-21T22:23:00Z" w16du:dateUtc="2026-05-22T03:23:00Z">
        <w:r w:rsidR="00FA0FEE">
          <w:rPr>
            <w:rFonts w:ascii="Times New Roman" w:hAnsi="Times New Roman" w:cs="Times New Roman"/>
          </w:rPr>
          <w:t xml:space="preserve"> or to an unconstrained one (Experiment 2)</w:t>
        </w:r>
      </w:ins>
      <w:ins w:id="1463" w:author="Benton, Deon" w:date="2026-05-21T22:24:00Z" w16du:dateUtc="2026-05-22T03:24:00Z">
        <w:r w:rsidR="00FA0FEE">
          <w:rPr>
            <w:rFonts w:ascii="Times New Roman" w:hAnsi="Times New Roman" w:cs="Times New Roman"/>
          </w:rPr>
          <w:t xml:space="preserve">. </w:t>
        </w:r>
      </w:ins>
      <w:ins w:id="1464" w:author="Benton, Deon" w:date="2026-05-21T22:18:00Z" w16du:dateUtc="2026-05-22T03:18:00Z">
        <w:r w:rsidR="00602B23">
          <w:rPr>
            <w:rFonts w:ascii="Times New Roman" w:hAnsi="Times New Roman" w:cs="Times New Roman"/>
          </w:rPr>
          <w:t>I</w:t>
        </w:r>
      </w:ins>
      <w:ins w:id="1465" w:author="Benton, Deon" w:date="2026-04-28T15:48:00Z" w16du:dateUtc="2026-04-28T20:48:00Z">
        <w:r w:rsidR="00747CCB">
          <w:rPr>
            <w:rFonts w:ascii="Times New Roman" w:hAnsi="Times New Roman" w:cs="Times New Roman"/>
          </w:rPr>
          <w:t xml:space="preserve">nfants were then tested </w:t>
        </w:r>
      </w:ins>
      <w:ins w:id="1466" w:author="Benton, Deon" w:date="2026-05-21T22:26:00Z" w16du:dateUtc="2026-05-22T03:26:00Z">
        <w:r w:rsidR="002935F4">
          <w:rPr>
            <w:rFonts w:ascii="Times New Roman" w:hAnsi="Times New Roman" w:cs="Times New Roman"/>
          </w:rPr>
          <w:t xml:space="preserve">either </w:t>
        </w:r>
      </w:ins>
      <w:ins w:id="1467" w:author="Benton, Deon" w:date="2026-04-28T15:48:00Z" w16du:dateUtc="2026-04-28T20:48:00Z">
        <w:r w:rsidR="00747CCB">
          <w:rPr>
            <w:rFonts w:ascii="Times New Roman" w:hAnsi="Times New Roman" w:cs="Times New Roman"/>
          </w:rPr>
          <w:t>on</w:t>
        </w:r>
      </w:ins>
      <w:ins w:id="1468" w:author="Benton, Deon" w:date="2026-04-28T15:49:00Z" w16du:dateUtc="2026-04-28T20:49:00Z">
        <w:r w:rsidR="00747CCB" w:rsidRPr="00A231E7">
          <w:rPr>
            <w:rFonts w:ascii="Times New Roman" w:hAnsi="Times New Roman" w:cs="Times New Roman"/>
          </w:rPr>
          <w:t xml:space="preserve"> </w:t>
        </w:r>
      </w:ins>
      <w:ins w:id="1469" w:author="Benton, Deon" w:date="2026-05-21T22:29:00Z" w16du:dateUtc="2026-05-22T03:29:00Z">
        <w:r w:rsidR="002935F4">
          <w:rPr>
            <w:rFonts w:ascii="Times New Roman" w:hAnsi="Times New Roman" w:cs="Times New Roman"/>
          </w:rPr>
          <w:t xml:space="preserve">constrained </w:t>
        </w:r>
      </w:ins>
      <w:ins w:id="1470" w:author="Benton, Deon" w:date="2026-05-16T01:04:00Z" w16du:dateUtc="2026-05-16T06:04:00Z">
        <w:r w:rsidR="00C727CC">
          <w:rPr>
            <w:rFonts w:ascii="Times New Roman" w:hAnsi="Times New Roman" w:cs="Times New Roman"/>
          </w:rPr>
          <w:t>Low, efficient</w:t>
        </w:r>
      </w:ins>
      <w:ins w:id="1471" w:author="Benton, Deon" w:date="2026-05-21T22:19:00Z" w16du:dateUtc="2026-05-22T03:19:00Z">
        <w:r w:rsidR="00602B23">
          <w:rPr>
            <w:rFonts w:ascii="Times New Roman" w:hAnsi="Times New Roman" w:cs="Times New Roman"/>
          </w:rPr>
          <w:t xml:space="preserve"> and High, inefficient</w:t>
        </w:r>
      </w:ins>
      <w:ins w:id="1472" w:author="Benton, Deon" w:date="2026-05-21T22:26:00Z" w16du:dateUtc="2026-05-22T03:26:00Z">
        <w:r w:rsidR="002935F4">
          <w:rPr>
            <w:rFonts w:ascii="Times New Roman" w:hAnsi="Times New Roman" w:cs="Times New Roman"/>
          </w:rPr>
          <w:t xml:space="preserve"> </w:t>
        </w:r>
      </w:ins>
      <w:ins w:id="1473" w:author="Benton, Deon" w:date="2026-05-21T22:19:00Z" w16du:dateUtc="2026-05-22T03:19:00Z">
        <w:r w:rsidR="00602B23">
          <w:rPr>
            <w:rFonts w:ascii="Times New Roman" w:hAnsi="Times New Roman" w:cs="Times New Roman"/>
          </w:rPr>
          <w:t>test events</w:t>
        </w:r>
      </w:ins>
      <w:ins w:id="1474" w:author="Benton, Deon" w:date="2026-05-21T22:26:00Z" w16du:dateUtc="2026-05-22T03:26:00Z">
        <w:r w:rsidR="002935F4">
          <w:rPr>
            <w:rFonts w:ascii="Times New Roman" w:hAnsi="Times New Roman" w:cs="Times New Roman"/>
          </w:rPr>
          <w:t xml:space="preserve"> (Experiment 1) or to unconstrained versions of these events</w:t>
        </w:r>
      </w:ins>
      <w:ins w:id="1475" w:author="Benton, Deon" w:date="2026-05-21T22:33:00Z" w16du:dateUtc="2026-05-22T03:33:00Z">
        <w:r w:rsidR="002935F4">
          <w:rPr>
            <w:rFonts w:ascii="Times New Roman" w:hAnsi="Times New Roman" w:cs="Times New Roman"/>
          </w:rPr>
          <w:t xml:space="preserve"> (Experiment 1)</w:t>
        </w:r>
      </w:ins>
      <w:ins w:id="1476" w:author="Benton, Deon" w:date="2026-05-21T22:27:00Z" w16du:dateUtc="2026-05-22T03:27:00Z">
        <w:r w:rsidR="002935F4">
          <w:rPr>
            <w:rFonts w:ascii="Times New Roman" w:hAnsi="Times New Roman" w:cs="Times New Roman"/>
          </w:rPr>
          <w:t xml:space="preserve">. </w:t>
        </w:r>
      </w:ins>
      <w:ins w:id="1477" w:author="Benton, Deon" w:date="2026-05-21T22:28:00Z" w16du:dateUtc="2026-05-22T03:28:00Z">
        <w:r w:rsidR="002935F4">
          <w:rPr>
            <w:rFonts w:ascii="Times New Roman" w:hAnsi="Times New Roman" w:cs="Times New Roman"/>
          </w:rPr>
          <w:t>Note that in the constrained High, inefficient test event</w:t>
        </w:r>
      </w:ins>
      <w:ins w:id="1478" w:author="Benton, Deon" w:date="2026-05-21T22:29:00Z" w16du:dateUtc="2026-05-22T03:29:00Z">
        <w:r w:rsidR="002935F4">
          <w:rPr>
            <w:rFonts w:ascii="Times New Roman" w:hAnsi="Times New Roman" w:cs="Times New Roman"/>
          </w:rPr>
          <w:t>, the agent</w:t>
        </w:r>
      </w:ins>
      <w:ins w:id="1479" w:author="Benton, Deon" w:date="2026-05-21T22:19:00Z" w16du:dateUtc="2026-05-22T03:19:00Z">
        <w:r w:rsidR="00602B23">
          <w:rPr>
            <w:rFonts w:ascii="Times New Roman" w:hAnsi="Times New Roman" w:cs="Times New Roman"/>
          </w:rPr>
          <w:t xml:space="preserve"> jumped much higher than needed t</w:t>
        </w:r>
      </w:ins>
      <w:ins w:id="1480" w:author="Benton, Deon" w:date="2026-05-21T22:20:00Z" w16du:dateUtc="2026-05-22T03:20:00Z">
        <w:r w:rsidR="00602B23">
          <w:rPr>
            <w:rFonts w:ascii="Times New Roman" w:hAnsi="Times New Roman" w:cs="Times New Roman"/>
          </w:rPr>
          <w:t>o clear the barrier</w:t>
        </w:r>
      </w:ins>
      <w:ins w:id="1481" w:author="Benton, Deon" w:date="2026-05-21T22:31:00Z" w16du:dateUtc="2026-05-22T03:31:00Z">
        <w:r w:rsidR="002935F4">
          <w:rPr>
            <w:rFonts w:ascii="Times New Roman" w:hAnsi="Times New Roman" w:cs="Times New Roman"/>
          </w:rPr>
          <w:t>.</w:t>
        </w:r>
      </w:ins>
      <w:ins w:id="1482" w:author="Benton, Deon" w:date="2026-04-28T15:49:00Z" w16du:dateUtc="2026-04-28T20:49:00Z">
        <w:r w:rsidR="00747CCB" w:rsidRPr="00A231E7">
          <w:rPr>
            <w:rFonts w:ascii="Times New Roman" w:hAnsi="Times New Roman" w:cs="Times New Roman"/>
          </w:rPr>
          <w:t xml:space="preserve"> </w:t>
        </w:r>
      </w:ins>
      <w:ins w:id="1483" w:author="Benton, Deon" w:date="2026-04-28T15:52:00Z" w16du:dateUtc="2026-04-28T20:52:00Z">
        <w:r w:rsidR="008050B6">
          <w:rPr>
            <w:rFonts w:ascii="Times New Roman" w:hAnsi="Times New Roman" w:cs="Times New Roman"/>
          </w:rPr>
          <w:t>Liu and Spelke (2017) found that infants</w:t>
        </w:r>
      </w:ins>
      <w:ins w:id="1484" w:author="Benton, Deon" w:date="2026-05-21T22:33:00Z" w16du:dateUtc="2026-05-22T03:33:00Z">
        <w:r w:rsidR="002935F4">
          <w:rPr>
            <w:rFonts w:ascii="Times New Roman" w:hAnsi="Times New Roman" w:cs="Times New Roman"/>
          </w:rPr>
          <w:t xml:space="preserve"> in Experiment 1</w:t>
        </w:r>
      </w:ins>
      <w:ins w:id="1485" w:author="Benton, Deon" w:date="2026-04-28T15:52:00Z" w16du:dateUtc="2026-04-28T20:52:00Z">
        <w:r w:rsidR="008050B6">
          <w:rPr>
            <w:rFonts w:ascii="Times New Roman" w:hAnsi="Times New Roman" w:cs="Times New Roman"/>
          </w:rPr>
          <w:t xml:space="preserve"> look</w:t>
        </w:r>
      </w:ins>
      <w:ins w:id="1486" w:author="Benton, Deon" w:date="2026-05-21T22:32:00Z" w16du:dateUtc="2026-05-22T03:32:00Z">
        <w:r w:rsidR="002935F4">
          <w:rPr>
            <w:rFonts w:ascii="Times New Roman" w:hAnsi="Times New Roman" w:cs="Times New Roman"/>
          </w:rPr>
          <w:t>ed</w:t>
        </w:r>
      </w:ins>
      <w:ins w:id="1487" w:author="Benton, Deon" w:date="2026-04-28T15:52:00Z" w16du:dateUtc="2026-04-28T20:52:00Z">
        <w:r w:rsidR="008050B6">
          <w:rPr>
            <w:rFonts w:ascii="Times New Roman" w:hAnsi="Times New Roman" w:cs="Times New Roman"/>
          </w:rPr>
          <w:t xml:space="preserve"> longer at the </w:t>
        </w:r>
      </w:ins>
      <w:ins w:id="1488" w:author="Benton, Deon" w:date="2026-05-16T01:08:00Z" w16du:dateUtc="2026-05-16T06:08:00Z">
        <w:r w:rsidR="00DD3452">
          <w:rPr>
            <w:rFonts w:ascii="Times New Roman" w:hAnsi="Times New Roman" w:cs="Times New Roman"/>
          </w:rPr>
          <w:t>H</w:t>
        </w:r>
      </w:ins>
      <w:ins w:id="1489" w:author="Benton, Deon" w:date="2026-04-28T15:52:00Z" w16du:dateUtc="2026-04-28T20:52:00Z">
        <w:r w:rsidR="008050B6">
          <w:rPr>
            <w:rFonts w:ascii="Times New Roman" w:hAnsi="Times New Roman" w:cs="Times New Roman"/>
          </w:rPr>
          <w:t xml:space="preserve">igh, inefficient test event than at the </w:t>
        </w:r>
      </w:ins>
      <w:ins w:id="1490" w:author="Benton, Deon" w:date="2026-05-16T01:08:00Z" w16du:dateUtc="2026-05-16T06:08:00Z">
        <w:r w:rsidR="00DD3452">
          <w:rPr>
            <w:rFonts w:ascii="Times New Roman" w:hAnsi="Times New Roman" w:cs="Times New Roman"/>
          </w:rPr>
          <w:t>L</w:t>
        </w:r>
      </w:ins>
      <w:ins w:id="1491" w:author="Benton, Deon" w:date="2026-04-28T15:52:00Z" w16du:dateUtc="2026-04-28T20:52:00Z">
        <w:r w:rsidR="008050B6">
          <w:rPr>
            <w:rFonts w:ascii="Times New Roman" w:hAnsi="Times New Roman" w:cs="Times New Roman"/>
          </w:rPr>
          <w:t>ow, efficient one</w:t>
        </w:r>
      </w:ins>
      <w:ins w:id="1492" w:author="Benton, Deon" w:date="2026-05-21T22:35:00Z" w16du:dateUtc="2026-05-22T03:35:00Z">
        <w:r w:rsidR="002935F4">
          <w:rPr>
            <w:rFonts w:ascii="Times New Roman" w:hAnsi="Times New Roman" w:cs="Times New Roman"/>
          </w:rPr>
          <w:t>. In contrast,</w:t>
        </w:r>
      </w:ins>
      <w:ins w:id="1493" w:author="Benton, Deon" w:date="2026-04-28T15:52:00Z" w16du:dateUtc="2026-04-28T20:52:00Z">
        <w:r w:rsidR="008050B6">
          <w:rPr>
            <w:rFonts w:ascii="Times New Roman" w:hAnsi="Times New Roman" w:cs="Times New Roman"/>
          </w:rPr>
          <w:t xml:space="preserve"> infants in Experiment 2 looked</w:t>
        </w:r>
      </w:ins>
      <w:ins w:id="1494" w:author="Benton, Deon" w:date="2026-05-21T22:35:00Z" w16du:dateUtc="2026-05-22T03:35:00Z">
        <w:r w:rsidR="002935F4">
          <w:rPr>
            <w:rFonts w:ascii="Times New Roman" w:hAnsi="Times New Roman" w:cs="Times New Roman"/>
          </w:rPr>
          <w:t xml:space="preserve"> numerically</w:t>
        </w:r>
      </w:ins>
      <w:ins w:id="1495" w:author="Benton, Deon" w:date="2026-05-21T22:36:00Z" w16du:dateUtc="2026-05-22T03:36:00Z">
        <w:r w:rsidR="002935F4">
          <w:rPr>
            <w:rFonts w:ascii="Times New Roman" w:hAnsi="Times New Roman" w:cs="Times New Roman"/>
          </w:rPr>
          <w:t>, but not significantly,</w:t>
        </w:r>
      </w:ins>
      <w:ins w:id="1496" w:author="Benton, Deon" w:date="2026-04-28T15:53:00Z" w16du:dateUtc="2026-04-28T20:53:00Z">
        <w:r w:rsidR="008050B6">
          <w:rPr>
            <w:rFonts w:ascii="Times New Roman" w:hAnsi="Times New Roman" w:cs="Times New Roman"/>
          </w:rPr>
          <w:t xml:space="preserve"> </w:t>
        </w:r>
      </w:ins>
      <w:ins w:id="1497" w:author="Benton, Deon" w:date="2026-05-21T22:36:00Z" w16du:dateUtc="2026-05-22T03:36:00Z">
        <w:r w:rsidR="002935F4">
          <w:rPr>
            <w:rFonts w:ascii="Times New Roman" w:hAnsi="Times New Roman" w:cs="Times New Roman"/>
          </w:rPr>
          <w:t xml:space="preserve">longer at </w:t>
        </w:r>
      </w:ins>
      <w:ins w:id="1498" w:author="Benton, Deon" w:date="2026-04-28T15:54:00Z" w16du:dateUtc="2026-04-28T20:54:00Z">
        <w:r w:rsidR="008050B6">
          <w:rPr>
            <w:rFonts w:ascii="Times New Roman" w:hAnsi="Times New Roman" w:cs="Times New Roman"/>
          </w:rPr>
          <w:t xml:space="preserve">the </w:t>
        </w:r>
      </w:ins>
      <w:ins w:id="1499" w:author="Benton, Deon" w:date="2026-05-16T01:04:00Z" w16du:dateUtc="2026-05-16T06:04:00Z">
        <w:r w:rsidR="00C727CC">
          <w:rPr>
            <w:rFonts w:ascii="Times New Roman" w:hAnsi="Times New Roman" w:cs="Times New Roman"/>
          </w:rPr>
          <w:t>L</w:t>
        </w:r>
      </w:ins>
      <w:ins w:id="1500" w:author="Benton, Deon" w:date="2026-04-28T15:54:00Z" w16du:dateUtc="2026-04-28T20:54:00Z">
        <w:r w:rsidR="008050B6">
          <w:rPr>
            <w:rFonts w:ascii="Times New Roman" w:hAnsi="Times New Roman" w:cs="Times New Roman"/>
          </w:rPr>
          <w:t xml:space="preserve">ow, efficient event than at the </w:t>
        </w:r>
      </w:ins>
      <w:ins w:id="1501" w:author="Benton, Deon" w:date="2026-05-21T22:36:00Z" w16du:dateUtc="2026-05-22T03:36:00Z">
        <w:r w:rsidR="002935F4">
          <w:rPr>
            <w:rFonts w:ascii="Times New Roman" w:hAnsi="Times New Roman" w:cs="Times New Roman"/>
          </w:rPr>
          <w:t>High, inefficient one</w:t>
        </w:r>
      </w:ins>
      <w:ins w:id="1502" w:author="Benton, Deon" w:date="2026-04-28T15:54:00Z" w16du:dateUtc="2026-04-28T20:54:00Z">
        <w:r w:rsidR="008050B6">
          <w:rPr>
            <w:rFonts w:ascii="Times New Roman" w:hAnsi="Times New Roman" w:cs="Times New Roman"/>
          </w:rPr>
          <w:t>.</w:t>
        </w:r>
      </w:ins>
    </w:p>
    <w:p w14:paraId="29C124F4" w14:textId="52418247" w:rsidR="00AF6628" w:rsidRDefault="00E80153" w:rsidP="00AF6628">
      <w:pPr>
        <w:spacing w:line="480" w:lineRule="auto"/>
        <w:ind w:firstLine="720"/>
        <w:contextualSpacing/>
        <w:rPr>
          <w:ins w:id="1503" w:author="Benton, Deon" w:date="2026-05-21T23:03:00Z" w16du:dateUtc="2026-05-22T04:03:00Z"/>
          <w:rFonts w:ascii="Times New Roman" w:hAnsi="Times New Roman" w:cs="Times New Roman"/>
        </w:rPr>
      </w:pPr>
      <w:ins w:id="1504" w:author="Benton, Deon" w:date="2026-05-21T22:36:00Z" w16du:dateUtc="2026-05-22T03:36:00Z">
        <w:r>
          <w:rPr>
            <w:rFonts w:ascii="Times New Roman" w:hAnsi="Times New Roman" w:cs="Times New Roman"/>
          </w:rPr>
          <w:t xml:space="preserve">In a </w:t>
        </w:r>
      </w:ins>
      <w:ins w:id="1505" w:author="Benton, Deon" w:date="2026-05-21T23:10:00Z" w16du:dateUtc="2026-05-22T04:10:00Z">
        <w:r w:rsidR="00D261BA">
          <w:rPr>
            <w:rFonts w:ascii="Times New Roman" w:hAnsi="Times New Roman" w:cs="Times New Roman"/>
          </w:rPr>
          <w:t>final</w:t>
        </w:r>
      </w:ins>
      <w:ins w:id="1506" w:author="Benton, Deon" w:date="2026-05-21T22:36:00Z" w16du:dateUtc="2026-05-22T03:36:00Z">
        <w:r>
          <w:rPr>
            <w:rFonts w:ascii="Times New Roman" w:hAnsi="Times New Roman" w:cs="Times New Roman"/>
          </w:rPr>
          <w:t xml:space="preserve"> experiment, </w:t>
        </w:r>
      </w:ins>
      <w:ins w:id="1507" w:author="Benton, Deon" w:date="2026-05-21T22:37:00Z" w16du:dateUtc="2026-05-22T03:37:00Z">
        <w:r>
          <w:rPr>
            <w:rFonts w:ascii="Times New Roman" w:hAnsi="Times New Roman" w:cs="Times New Roman"/>
          </w:rPr>
          <w:t>Liu and Spelke (2017) tested</w:t>
        </w:r>
      </w:ins>
      <w:ins w:id="1508" w:author="Benton, Deon" w:date="2026-04-28T15:50:00Z" w16du:dateUtc="2026-04-28T20:50:00Z">
        <w:r w:rsidR="00227F52">
          <w:rPr>
            <w:rFonts w:ascii="Times New Roman" w:hAnsi="Times New Roman" w:cs="Times New Roman"/>
          </w:rPr>
          <w:t xml:space="preserve"> whether</w:t>
        </w:r>
      </w:ins>
      <w:ins w:id="1509" w:author="Benton, Deon" w:date="2026-04-28T15:55:00Z" w16du:dateUtc="2026-04-28T20:55:00Z">
        <w:r w:rsidR="00801EFC">
          <w:rPr>
            <w:rFonts w:ascii="Times New Roman" w:hAnsi="Times New Roman" w:cs="Times New Roman"/>
          </w:rPr>
          <w:t xml:space="preserve"> infants expect agents</w:t>
        </w:r>
      </w:ins>
      <w:ins w:id="1510" w:author="Benton, Deon" w:date="2026-05-21T22:37:00Z" w16du:dateUtc="2026-05-22T03:37:00Z">
        <w:r>
          <w:rPr>
            <w:rFonts w:ascii="Times New Roman" w:hAnsi="Times New Roman" w:cs="Times New Roman"/>
          </w:rPr>
          <w:t xml:space="preserve"> whose actions were costly and inefficient in the past to continue behaving inefficiently</w:t>
        </w:r>
      </w:ins>
      <w:ins w:id="1511" w:author="Benton, Deon" w:date="2026-04-28T15:55:00Z" w16du:dateUtc="2026-04-28T20:55:00Z">
        <w:r w:rsidR="00801EFC">
          <w:rPr>
            <w:rFonts w:ascii="Times New Roman" w:hAnsi="Times New Roman" w:cs="Times New Roman"/>
          </w:rPr>
          <w:t xml:space="preserve"> </w:t>
        </w:r>
      </w:ins>
      <w:ins w:id="1512" w:author="Benton, Deon" w:date="2026-04-28T15:56:00Z" w16du:dateUtc="2026-04-28T20:56:00Z">
        <w:r w:rsidR="00801EFC">
          <w:rPr>
            <w:rFonts w:ascii="Times New Roman" w:hAnsi="Times New Roman" w:cs="Times New Roman"/>
          </w:rPr>
          <w:t>in a new situation</w:t>
        </w:r>
      </w:ins>
      <w:ins w:id="1513" w:author="Benton, Deon" w:date="2026-04-28T16:00:00Z" w16du:dateUtc="2026-04-28T21:00:00Z">
        <w:r w:rsidR="00E35595">
          <w:rPr>
            <w:rFonts w:ascii="Times New Roman" w:hAnsi="Times New Roman" w:cs="Times New Roman"/>
          </w:rPr>
          <w:t xml:space="preserve"> with a different set of constraints</w:t>
        </w:r>
      </w:ins>
      <w:ins w:id="1514" w:author="Benton, Deon" w:date="2026-04-28T15:50:00Z" w16du:dateUtc="2026-04-28T20:50:00Z">
        <w:r w:rsidR="00227F52">
          <w:rPr>
            <w:rFonts w:ascii="Times New Roman" w:hAnsi="Times New Roman" w:cs="Times New Roman"/>
          </w:rPr>
          <w:t xml:space="preserve">. </w:t>
        </w:r>
      </w:ins>
      <w:ins w:id="1515" w:author="Benton, Deon" w:date="2026-05-21T22:38:00Z" w16du:dateUtc="2026-05-22T03:38:00Z">
        <w:r>
          <w:rPr>
            <w:rFonts w:ascii="Times New Roman" w:hAnsi="Times New Roman" w:cs="Times New Roman"/>
          </w:rPr>
          <w:t>Infants were habituated to the event</w:t>
        </w:r>
      </w:ins>
      <w:ins w:id="1516" w:author="Benton, Deon" w:date="2026-04-28T16:01:00Z" w16du:dateUtc="2026-04-28T21:01:00Z">
        <w:r w:rsidR="007B5F29">
          <w:rPr>
            <w:rFonts w:ascii="Times New Roman" w:hAnsi="Times New Roman" w:cs="Times New Roman"/>
          </w:rPr>
          <w:t xml:space="preserve"> used in Experiment 2</w:t>
        </w:r>
      </w:ins>
      <w:ins w:id="1517" w:author="Benton, Deon" w:date="2026-05-21T22:38:00Z" w16du:dateUtc="2026-05-22T03:38:00Z">
        <w:r>
          <w:rPr>
            <w:rFonts w:ascii="Times New Roman" w:hAnsi="Times New Roman" w:cs="Times New Roman"/>
          </w:rPr>
          <w:t xml:space="preserve"> and then</w:t>
        </w:r>
      </w:ins>
      <w:ins w:id="1518" w:author="Benton, Deon" w:date="2026-04-28T16:02:00Z" w16du:dateUtc="2026-04-28T21:02:00Z">
        <w:r w:rsidR="007B5F29">
          <w:rPr>
            <w:rFonts w:ascii="Times New Roman" w:hAnsi="Times New Roman" w:cs="Times New Roman"/>
          </w:rPr>
          <w:t xml:space="preserve"> test</w:t>
        </w:r>
      </w:ins>
      <w:ins w:id="1519" w:author="Benton, Deon" w:date="2026-05-21T22:39:00Z" w16du:dateUtc="2026-05-22T03:39:00Z">
        <w:r>
          <w:rPr>
            <w:rFonts w:ascii="Times New Roman" w:hAnsi="Times New Roman" w:cs="Times New Roman"/>
          </w:rPr>
          <w:t>ed</w:t>
        </w:r>
      </w:ins>
      <w:ins w:id="1520" w:author="Benton, Deon" w:date="2026-04-28T16:02:00Z" w16du:dateUtc="2026-04-28T21:02:00Z">
        <w:r w:rsidR="007B5F29">
          <w:rPr>
            <w:rFonts w:ascii="Times New Roman" w:hAnsi="Times New Roman" w:cs="Times New Roman"/>
          </w:rPr>
          <w:t xml:space="preserve"> </w:t>
        </w:r>
      </w:ins>
      <w:ins w:id="1521" w:author="Benton, Deon" w:date="2026-05-21T22:38:00Z" w16du:dateUtc="2026-05-22T03:38:00Z">
        <w:r>
          <w:rPr>
            <w:rFonts w:ascii="Times New Roman" w:hAnsi="Times New Roman" w:cs="Times New Roman"/>
          </w:rPr>
          <w:t xml:space="preserve">on the </w:t>
        </w:r>
      </w:ins>
      <w:ins w:id="1522" w:author="Benton, Deon" w:date="2026-05-21T22:39:00Z" w16du:dateUtc="2026-05-22T03:39:00Z">
        <w:r>
          <w:rPr>
            <w:rFonts w:ascii="Times New Roman" w:hAnsi="Times New Roman" w:cs="Times New Roman"/>
          </w:rPr>
          <w:t xml:space="preserve">constrained </w:t>
        </w:r>
      </w:ins>
      <w:ins w:id="1523" w:author="Benton, Deon" w:date="2026-04-28T16:02:00Z" w16du:dateUtc="2026-04-28T21:02:00Z">
        <w:r w:rsidR="007B5F29">
          <w:rPr>
            <w:rFonts w:ascii="Times New Roman" w:hAnsi="Times New Roman" w:cs="Times New Roman"/>
          </w:rPr>
          <w:t xml:space="preserve">events used in Experiment </w:t>
        </w:r>
      </w:ins>
      <w:ins w:id="1524" w:author="Benton, Deon" w:date="2026-05-21T22:59:00Z" w16du:dateUtc="2026-05-22T03:59:00Z">
        <w:r w:rsidR="00AF6628">
          <w:rPr>
            <w:rFonts w:ascii="Times New Roman" w:hAnsi="Times New Roman" w:cs="Times New Roman"/>
          </w:rPr>
          <w:t>1</w:t>
        </w:r>
      </w:ins>
      <w:ins w:id="1525" w:author="Benton, Deon" w:date="2026-05-21T22:39:00Z" w16du:dateUtc="2026-05-22T03:39:00Z">
        <w:r>
          <w:rPr>
            <w:rFonts w:ascii="Times New Roman" w:hAnsi="Times New Roman" w:cs="Times New Roman"/>
          </w:rPr>
          <w:t xml:space="preserve">. Here, </w:t>
        </w:r>
      </w:ins>
      <w:ins w:id="1526" w:author="Benton, Deon" w:date="2026-04-28T16:03:00Z" w16du:dateUtc="2026-04-28T21:03:00Z">
        <w:r w:rsidR="007B5F29">
          <w:rPr>
            <w:rFonts w:ascii="Times New Roman" w:hAnsi="Times New Roman" w:cs="Times New Roman"/>
          </w:rPr>
          <w:t xml:space="preserve">infants looked longer at the </w:t>
        </w:r>
      </w:ins>
      <w:ins w:id="1527" w:author="Benton, Deon" w:date="2026-05-16T01:08:00Z" w16du:dateUtc="2026-05-16T06:08:00Z">
        <w:r w:rsidR="00DD3452">
          <w:rPr>
            <w:rFonts w:ascii="Times New Roman" w:hAnsi="Times New Roman" w:cs="Times New Roman"/>
          </w:rPr>
          <w:t>H</w:t>
        </w:r>
      </w:ins>
      <w:ins w:id="1528" w:author="Benton, Deon" w:date="2026-04-28T16:03:00Z" w16du:dateUtc="2026-04-28T21:03:00Z">
        <w:r w:rsidR="007B5F29">
          <w:rPr>
            <w:rFonts w:ascii="Times New Roman" w:hAnsi="Times New Roman" w:cs="Times New Roman"/>
          </w:rPr>
          <w:t xml:space="preserve">igh, inefficient test event than at the </w:t>
        </w:r>
      </w:ins>
      <w:ins w:id="1529" w:author="Benton, Deon" w:date="2026-05-16T01:04:00Z" w16du:dateUtc="2026-05-16T06:04:00Z">
        <w:r w:rsidR="00C727CC">
          <w:rPr>
            <w:rFonts w:ascii="Times New Roman" w:hAnsi="Times New Roman" w:cs="Times New Roman"/>
          </w:rPr>
          <w:t>L</w:t>
        </w:r>
      </w:ins>
      <w:ins w:id="1530" w:author="Benton, Deon" w:date="2026-04-28T16:03:00Z" w16du:dateUtc="2026-04-28T21:03:00Z">
        <w:r w:rsidR="007B5F29">
          <w:rPr>
            <w:rFonts w:ascii="Times New Roman" w:hAnsi="Times New Roman" w:cs="Times New Roman"/>
          </w:rPr>
          <w:t>ow, efficient one.</w:t>
        </w:r>
      </w:ins>
      <w:ins w:id="1531" w:author="Benton, Deon" w:date="2026-04-28T16:02:00Z" w16du:dateUtc="2026-04-28T21:02:00Z">
        <w:r w:rsidR="007B5F29">
          <w:rPr>
            <w:rFonts w:ascii="Times New Roman" w:hAnsi="Times New Roman" w:cs="Times New Roman"/>
          </w:rPr>
          <w:t xml:space="preserve"> </w:t>
        </w:r>
      </w:ins>
      <w:ins w:id="1532" w:author="Benton, Deon" w:date="2026-05-21T23:09:00Z" w16du:dateUtc="2026-05-22T04:09:00Z">
        <w:r w:rsidR="00D261BA">
          <w:rPr>
            <w:rFonts w:ascii="Times New Roman" w:hAnsi="Times New Roman" w:cs="Times New Roman"/>
          </w:rPr>
          <w:t>Considered together</w:t>
        </w:r>
      </w:ins>
      <w:ins w:id="1533" w:author="Benton, Deon" w:date="2026-04-28T16:05:00Z" w16du:dateUtc="2026-04-28T21:05:00Z">
        <w:r w:rsidR="008525EB">
          <w:rPr>
            <w:rFonts w:ascii="Times New Roman" w:hAnsi="Times New Roman" w:cs="Times New Roman"/>
          </w:rPr>
          <w:t>, these results were interpreted to mean</w:t>
        </w:r>
      </w:ins>
      <w:ins w:id="1534" w:author="Benton, Deon" w:date="2026-05-21T22:41:00Z" w16du:dateUtc="2026-05-22T03:41:00Z">
        <w:r>
          <w:rPr>
            <w:rFonts w:ascii="Times New Roman" w:hAnsi="Times New Roman" w:cs="Times New Roman"/>
          </w:rPr>
          <w:t xml:space="preserve"> </w:t>
        </w:r>
      </w:ins>
      <w:ins w:id="1535" w:author="Benton, Deon" w:date="2026-05-21T22:40:00Z" w16du:dateUtc="2026-05-22T03:40:00Z">
        <w:r>
          <w:rPr>
            <w:rFonts w:ascii="Times New Roman" w:hAnsi="Times New Roman" w:cs="Times New Roman"/>
          </w:rPr>
          <w:t xml:space="preserve">that </w:t>
        </w:r>
      </w:ins>
      <w:r w:rsidR="003F2FD0">
        <w:rPr>
          <w:rFonts w:ascii="Times New Roman" w:hAnsi="Times New Roman" w:cs="Times New Roman"/>
        </w:rPr>
        <w:t xml:space="preserve">infants </w:t>
      </w:r>
      <w:ins w:id="1536" w:author="Benton, Deon" w:date="2026-05-21T22:41:00Z" w16du:dateUtc="2026-05-22T03:41:00Z">
        <w:r>
          <w:rPr>
            <w:rFonts w:ascii="Times New Roman" w:hAnsi="Times New Roman" w:cs="Times New Roman"/>
          </w:rPr>
          <w:t>represent</w:t>
        </w:r>
      </w:ins>
      <w:ins w:id="1537" w:author="Benton, Deon" w:date="2026-04-28T16:04:00Z" w16du:dateUtc="2026-04-28T21:04:00Z">
        <w:r w:rsidR="008525EB">
          <w:rPr>
            <w:rFonts w:ascii="Times New Roman" w:hAnsi="Times New Roman" w:cs="Times New Roman"/>
          </w:rPr>
          <w:t xml:space="preserve"> </w:t>
        </w:r>
      </w:ins>
      <w:ins w:id="1538" w:author="Benton, Deon" w:date="2026-05-21T22:40:00Z" w16du:dateUtc="2026-05-22T03:40:00Z">
        <w:r>
          <w:rPr>
            <w:rFonts w:ascii="Times New Roman" w:hAnsi="Times New Roman" w:cs="Times New Roman"/>
          </w:rPr>
          <w:t xml:space="preserve">action </w:t>
        </w:r>
      </w:ins>
      <w:ins w:id="1539" w:author="Benton, Deon" w:date="2026-04-28T16:04:00Z" w16du:dateUtc="2026-04-28T21:04:00Z">
        <w:r w:rsidR="008525EB">
          <w:rPr>
            <w:rFonts w:ascii="Times New Roman" w:hAnsi="Times New Roman" w:cs="Times New Roman"/>
          </w:rPr>
          <w:t>efficiency</w:t>
        </w:r>
      </w:ins>
      <w:ins w:id="1540" w:author="Benton, Deon" w:date="2026-05-21T22:40:00Z" w16du:dateUtc="2026-05-22T03:40:00Z">
        <w:r>
          <w:rPr>
            <w:rFonts w:ascii="Times New Roman" w:hAnsi="Times New Roman" w:cs="Times New Roman"/>
          </w:rPr>
          <w:t xml:space="preserve"> continuously</w:t>
        </w:r>
      </w:ins>
      <w:ins w:id="1541" w:author="Benton, Deon" w:date="2026-05-21T22:41:00Z" w16du:dateUtc="2026-05-22T03:41:00Z">
        <w:r>
          <w:rPr>
            <w:rFonts w:ascii="Times New Roman" w:hAnsi="Times New Roman" w:cs="Times New Roman"/>
          </w:rPr>
          <w:t xml:space="preserve"> </w:t>
        </w:r>
      </w:ins>
      <w:ins w:id="1542" w:author="Benton, Deon" w:date="2026-05-21T23:01:00Z" w16du:dateUtc="2026-05-22T04:01:00Z">
        <w:r w:rsidR="00AF6628">
          <w:rPr>
            <w:rFonts w:ascii="Times New Roman" w:hAnsi="Times New Roman" w:cs="Times New Roman"/>
          </w:rPr>
          <w:t>and that</w:t>
        </w:r>
      </w:ins>
      <w:ins w:id="1543" w:author="Benton, Deon" w:date="2026-05-21T22:41:00Z" w16du:dateUtc="2026-05-22T03:41:00Z">
        <w:r>
          <w:rPr>
            <w:rFonts w:ascii="Times New Roman" w:hAnsi="Times New Roman" w:cs="Times New Roman"/>
          </w:rPr>
          <w:t xml:space="preserve"> they</w:t>
        </w:r>
      </w:ins>
      <w:ins w:id="1544" w:author="Benton, Deon" w:date="2026-05-21T22:43:00Z" w16du:dateUtc="2026-05-22T03:43:00Z">
        <w:r>
          <w:rPr>
            <w:rFonts w:ascii="Times New Roman" w:hAnsi="Times New Roman" w:cs="Times New Roman"/>
          </w:rPr>
          <w:t xml:space="preserve"> expect previously inefficient agents to behave</w:t>
        </w:r>
      </w:ins>
      <w:ins w:id="1545" w:author="Benton, Deon" w:date="2026-05-21T23:01:00Z" w16du:dateUtc="2026-05-22T04:01:00Z">
        <w:r w:rsidR="00AF6628">
          <w:rPr>
            <w:rFonts w:ascii="Times New Roman" w:hAnsi="Times New Roman" w:cs="Times New Roman"/>
          </w:rPr>
          <w:t xml:space="preserve"> efficiently </w:t>
        </w:r>
      </w:ins>
      <w:ins w:id="1546" w:author="Benton, Deon" w:date="2026-05-21T23:09:00Z" w16du:dateUtc="2026-05-22T04:09:00Z">
        <w:r w:rsidR="00D261BA">
          <w:rPr>
            <w:rFonts w:ascii="Times New Roman" w:hAnsi="Times New Roman" w:cs="Times New Roman"/>
          </w:rPr>
          <w:t>in the future</w:t>
        </w:r>
      </w:ins>
      <w:ins w:id="1547" w:author="Benton, Deon" w:date="2026-05-21T23:01:00Z" w16du:dateUtc="2026-05-22T04:01:00Z">
        <w:r w:rsidR="00AF6628">
          <w:rPr>
            <w:rFonts w:ascii="Times New Roman" w:hAnsi="Times New Roman" w:cs="Times New Roman"/>
          </w:rPr>
          <w:t>.</w:t>
        </w:r>
      </w:ins>
      <w:ins w:id="1548" w:author="Benton, Deon" w:date="2026-05-21T23:02:00Z" w16du:dateUtc="2026-05-22T04:02:00Z">
        <w:r w:rsidR="00AF6628">
          <w:rPr>
            <w:rFonts w:ascii="Times New Roman" w:hAnsi="Times New Roman" w:cs="Times New Roman"/>
          </w:rPr>
          <w:t xml:space="preserve"> These findings were </w:t>
        </w:r>
      </w:ins>
      <w:ins w:id="1549" w:author="Benton, Deon" w:date="2026-05-21T23:13:00Z" w16du:dateUtc="2026-05-22T04:13:00Z">
        <w:r w:rsidR="00D261BA">
          <w:rPr>
            <w:rFonts w:ascii="Times New Roman" w:hAnsi="Times New Roman" w:cs="Times New Roman"/>
          </w:rPr>
          <w:t xml:space="preserve">taken as support </w:t>
        </w:r>
      </w:ins>
      <w:ins w:id="1550" w:author="Benton, Deon" w:date="2026-05-21T23:03:00Z" w16du:dateUtc="2026-05-22T04:03:00Z">
        <w:r w:rsidR="00AF6628">
          <w:rPr>
            <w:rFonts w:ascii="Times New Roman" w:hAnsi="Times New Roman" w:cs="Times New Roman"/>
          </w:rPr>
          <w:t xml:space="preserve">Liu et al.’s (2026) </w:t>
        </w:r>
      </w:ins>
      <w:ins w:id="1551" w:author="Benton, Deon" w:date="2026-05-21T23:13:00Z" w16du:dateUtc="2026-05-22T04:13:00Z">
        <w:r w:rsidR="00D261BA">
          <w:rPr>
            <w:rFonts w:ascii="Times New Roman" w:hAnsi="Times New Roman" w:cs="Times New Roman"/>
          </w:rPr>
          <w:t>naïve psychology and physics systems.</w:t>
        </w:r>
      </w:ins>
    </w:p>
    <w:p w14:paraId="62E4C8AD" w14:textId="60A802EC" w:rsidR="00070634" w:rsidRDefault="00AF6628" w:rsidP="00AF6628">
      <w:pPr>
        <w:spacing w:line="480" w:lineRule="auto"/>
        <w:ind w:firstLine="720"/>
        <w:contextualSpacing/>
        <w:rPr>
          <w:rFonts w:ascii="Times New Roman" w:hAnsi="Times New Roman" w:cs="Times New Roman"/>
        </w:rPr>
      </w:pPr>
      <w:ins w:id="1552" w:author="Benton, Deon" w:date="2026-05-21T23:04:00Z" w16du:dateUtc="2026-05-22T04:04:00Z">
        <w:r>
          <w:rPr>
            <w:rFonts w:ascii="Times New Roman" w:hAnsi="Times New Roman" w:cs="Times New Roman"/>
          </w:rPr>
          <w:t>Simulation 4 tested whether</w:t>
        </w:r>
      </w:ins>
      <w:ins w:id="1553" w:author="Benton, Deon" w:date="2026-05-21T23:06:00Z" w16du:dateUtc="2026-05-22T04:06:00Z">
        <w:r w:rsidR="0042601D">
          <w:rPr>
            <w:rFonts w:ascii="Times New Roman" w:hAnsi="Times New Roman" w:cs="Times New Roman"/>
          </w:rPr>
          <w:t xml:space="preserve"> associative learning alone or combined with differential obstacle salience is sufficient to explain</w:t>
        </w:r>
      </w:ins>
      <w:ins w:id="1554" w:author="Benton, Deon" w:date="2026-05-21T23:04:00Z" w16du:dateUtc="2026-05-22T04:04:00Z">
        <w:r>
          <w:rPr>
            <w:rFonts w:ascii="Times New Roman" w:hAnsi="Times New Roman" w:cs="Times New Roman"/>
          </w:rPr>
          <w:t xml:space="preserve"> </w:t>
        </w:r>
      </w:ins>
      <w:r w:rsidR="004C5597">
        <w:rPr>
          <w:rFonts w:ascii="Times New Roman" w:hAnsi="Times New Roman" w:cs="Times New Roman"/>
        </w:rPr>
        <w:t>Liu and Spelke</w:t>
      </w:r>
      <w:ins w:id="1555" w:author="Benton, Deon" w:date="2026-05-21T23:07:00Z" w16du:dateUtc="2026-05-22T04:07:00Z">
        <w:r w:rsidR="0042601D">
          <w:rPr>
            <w:rFonts w:ascii="Times New Roman" w:hAnsi="Times New Roman" w:cs="Times New Roman"/>
          </w:rPr>
          <w:t>’s</w:t>
        </w:r>
      </w:ins>
      <w:r w:rsidR="004C5597">
        <w:rPr>
          <w:rFonts w:ascii="Times New Roman" w:hAnsi="Times New Roman" w:cs="Times New Roman"/>
        </w:rPr>
        <w:t xml:space="preserve"> (2017)</w:t>
      </w:r>
      <w:ins w:id="1556" w:author="Benton, Deon" w:date="2026-05-21T23:07:00Z" w16du:dateUtc="2026-05-22T04:07:00Z">
        <w:r w:rsidR="0042601D">
          <w:rPr>
            <w:rFonts w:ascii="Times New Roman" w:hAnsi="Times New Roman" w:cs="Times New Roman"/>
          </w:rPr>
          <w:t xml:space="preserve"> findings</w:t>
        </w:r>
      </w:ins>
      <w:r w:rsidR="009B5E7E">
        <w:rPr>
          <w:rFonts w:ascii="Times New Roman" w:hAnsi="Times New Roman" w:cs="Times New Roman"/>
        </w:rPr>
        <w:t xml:space="preserve">. </w:t>
      </w:r>
      <w:ins w:id="1557" w:author="Benton, Deon" w:date="2026-05-21T23:07:00Z" w16du:dateUtc="2026-05-22T04:07:00Z">
        <w:r w:rsidR="00D261BA">
          <w:rPr>
            <w:rFonts w:ascii="Times New Roman" w:hAnsi="Times New Roman" w:cs="Times New Roman"/>
          </w:rPr>
          <w:t>A positive finding would</w:t>
        </w:r>
      </w:ins>
      <w:r w:rsidR="009B5E7E">
        <w:rPr>
          <w:rFonts w:ascii="Times New Roman" w:hAnsi="Times New Roman" w:cs="Times New Roman"/>
        </w:rPr>
        <w:t xml:space="preserve"> undermine the</w:t>
      </w:r>
      <w:ins w:id="1558" w:author="Benton, Deon" w:date="2026-05-21T23:07:00Z" w16du:dateUtc="2026-05-22T04:07:00Z">
        <w:r w:rsidR="00D261BA">
          <w:rPr>
            <w:rFonts w:ascii="Times New Roman" w:hAnsi="Times New Roman" w:cs="Times New Roman"/>
          </w:rPr>
          <w:t xml:space="preserve"> claim that</w:t>
        </w:r>
      </w:ins>
      <w:ins w:id="1559" w:author="Benton, Deon" w:date="2026-05-21T23:12:00Z" w16du:dateUtc="2026-05-22T04:12:00Z">
        <w:r w:rsidR="00D261BA">
          <w:rPr>
            <w:rFonts w:ascii="Times New Roman" w:hAnsi="Times New Roman" w:cs="Times New Roman"/>
          </w:rPr>
          <w:t xml:space="preserve"> </w:t>
        </w:r>
      </w:ins>
      <w:ins w:id="1560" w:author="Benton, Deon" w:date="2026-05-21T23:14:00Z" w16du:dateUtc="2026-05-22T04:14:00Z">
        <w:r w:rsidR="001F3F99">
          <w:rPr>
            <w:rFonts w:ascii="Times New Roman" w:hAnsi="Times New Roman" w:cs="Times New Roman"/>
          </w:rPr>
          <w:t xml:space="preserve">the </w:t>
        </w:r>
      </w:ins>
      <w:ins w:id="1561" w:author="Benton, Deon" w:date="2026-05-21T23:15:00Z" w16du:dateUtc="2026-05-22T04:15:00Z">
        <w:r w:rsidR="001F3F99">
          <w:rPr>
            <w:rFonts w:ascii="Times New Roman" w:hAnsi="Times New Roman" w:cs="Times New Roman"/>
          </w:rPr>
          <w:t>aforementioned</w:t>
        </w:r>
      </w:ins>
      <w:ins w:id="1562" w:author="Benton, Deon" w:date="2026-05-21T23:14:00Z" w16du:dateUtc="2026-05-22T04:14:00Z">
        <w:r w:rsidR="00D261BA">
          <w:rPr>
            <w:rFonts w:ascii="Times New Roman" w:hAnsi="Times New Roman" w:cs="Times New Roman"/>
          </w:rPr>
          <w:t xml:space="preserve"> domain-specific systems</w:t>
        </w:r>
      </w:ins>
      <w:ins w:id="1563" w:author="Benton, Deon" w:date="2026-05-21T23:12:00Z" w16du:dateUtc="2026-05-22T04:12:00Z">
        <w:r w:rsidR="00D261BA">
          <w:rPr>
            <w:rFonts w:ascii="Times New Roman" w:hAnsi="Times New Roman" w:cs="Times New Roman"/>
          </w:rPr>
          <w:t xml:space="preserve"> underpinned</w:t>
        </w:r>
      </w:ins>
      <w:ins w:id="1564" w:author="Benton, Deon" w:date="2026-05-21T23:07:00Z" w16du:dateUtc="2026-05-22T04:07:00Z">
        <w:r w:rsidR="00D261BA">
          <w:rPr>
            <w:rFonts w:ascii="Times New Roman" w:hAnsi="Times New Roman" w:cs="Times New Roman"/>
          </w:rPr>
          <w:t xml:space="preserve"> infants’ </w:t>
        </w:r>
      </w:ins>
      <w:ins w:id="1565" w:author="Benton, Deon" w:date="2026-05-21T23:14:00Z" w16du:dateUtc="2026-05-22T04:14:00Z">
        <w:r w:rsidR="00D261BA">
          <w:rPr>
            <w:rFonts w:ascii="Times New Roman" w:hAnsi="Times New Roman" w:cs="Times New Roman"/>
          </w:rPr>
          <w:t xml:space="preserve">behavior in </w:t>
        </w:r>
      </w:ins>
      <w:r w:rsidR="00853CF6">
        <w:rPr>
          <w:rFonts w:ascii="Times New Roman" w:hAnsi="Times New Roman" w:cs="Times New Roman"/>
        </w:rPr>
        <w:t>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6A1F11F" w:rsidR="00747493" w:rsidRDefault="00524642" w:rsidP="00B40495">
      <w:pPr>
        <w:spacing w:line="480" w:lineRule="auto"/>
        <w:ind w:firstLine="720"/>
        <w:contextualSpacing/>
        <w:rPr>
          <w:ins w:id="1566" w:author="Benton, Deon" w:date="2026-05-17T00:41:00Z" w16du:dateUtc="2026-05-17T05:41: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ins w:id="1567" w:author="Benton, Deon" w:date="2026-05-21T23:16:00Z" w16du:dateUtc="2026-05-22T04:16:00Z">
        <w:r w:rsidR="00984CE4">
          <w:rPr>
            <w:rFonts w:ascii="Times New Roman" w:eastAsia="Times New Roman" w:hAnsi="Times New Roman" w:cs="Times New Roman"/>
          </w:rPr>
          <w:t xml:space="preserve"> could capture the fourth target finding. </w:t>
        </w:r>
      </w:ins>
      <w:ins w:id="1568" w:author="Benton, Deon" w:date="2026-05-21T23:36:00Z" w16du:dateUtc="2026-05-22T04:36:00Z">
        <w:r w:rsidR="006E3047">
          <w:rPr>
            <w:rFonts w:ascii="Times New Roman" w:eastAsia="Times New Roman" w:hAnsi="Times New Roman" w:cs="Times New Roman"/>
          </w:rPr>
          <w:t xml:space="preserve">The pretraining phase was shortened to </w:t>
        </w:r>
      </w:ins>
      <w:ins w:id="1569" w:author="Benton, Deon" w:date="2026-05-21T23:37:00Z" w16du:dateUtc="2026-05-22T04:37:00Z">
        <w:r w:rsidR="00620AC6">
          <w:rPr>
            <w:rFonts w:ascii="Times New Roman" w:eastAsia="Times New Roman" w:hAnsi="Times New Roman" w:cs="Times New Roman"/>
          </w:rPr>
          <w:t xml:space="preserve">450 epochs because </w:t>
        </w:r>
      </w:ins>
      <w:ins w:id="1570" w:author="Benton, Deon" w:date="2026-05-21T23:38:00Z" w16du:dateUtc="2026-05-22T04:38:00Z">
        <w:r w:rsidR="00620AC6">
          <w:rPr>
            <w:rFonts w:ascii="Times New Roman" w:eastAsia="Times New Roman" w:hAnsi="Times New Roman" w:cs="Times New Roman"/>
          </w:rPr>
          <w:t>Liu and Spelke (2017) tested 6-month-olds. Following pretraining, n</w:t>
        </w:r>
      </w:ins>
      <w:ins w:id="1571" w:author="Benton, Deon" w:date="2026-04-27T16:17:00Z" w16du:dateUtc="2026-04-27T21:17:00Z">
        <w:r w:rsidR="002A1166">
          <w:rPr>
            <w:rFonts w:ascii="Times New Roman" w:eastAsia="Times New Roman" w:hAnsi="Times New Roman" w:cs="Times New Roman"/>
          </w:rPr>
          <w:t>etworks</w:t>
        </w:r>
      </w:ins>
      <w:r w:rsidR="00FC5BDD">
        <w:rPr>
          <w:rFonts w:ascii="Times New Roman" w:eastAsia="Times New Roman" w:hAnsi="Times New Roman" w:cs="Times New Roman"/>
        </w:rPr>
        <w:t xml:space="preserve"> </w:t>
      </w:r>
      <w:ins w:id="1572" w:author="Benton, Deon" w:date="2026-05-21T23:17:00Z" w16du:dateUtc="2026-05-22T04:17:00Z">
        <w:r w:rsidR="00984CE4">
          <w:rPr>
            <w:rFonts w:ascii="Times New Roman" w:eastAsia="Times New Roman" w:hAnsi="Times New Roman" w:cs="Times New Roman"/>
          </w:rPr>
          <w:t>were habituated to</w:t>
        </w:r>
      </w:ins>
      <w:ins w:id="1573" w:author="Benton, Deon" w:date="2026-05-21T23:46:00Z" w16du:dateUtc="2026-05-22T04:46:00Z">
        <w:r w:rsidR="00D93C2C">
          <w:rPr>
            <w:rFonts w:ascii="Times New Roman" w:eastAsia="Times New Roman" w:hAnsi="Times New Roman" w:cs="Times New Roman"/>
          </w:rPr>
          <w:t xml:space="preserve"> and tested on</w:t>
        </w:r>
      </w:ins>
      <w:ins w:id="1574" w:author="Benton, Deon" w:date="2026-05-21T23:17:00Z" w16du:dateUtc="2026-05-22T04:17:00Z">
        <w:r w:rsidR="00984CE4">
          <w:rPr>
            <w:rFonts w:ascii="Times New Roman" w:eastAsia="Times New Roman" w:hAnsi="Times New Roman" w:cs="Times New Roman"/>
          </w:rPr>
          <w:t xml:space="preserve"> events analogous to those in</w:t>
        </w:r>
      </w:ins>
      <w:ins w:id="1575" w:author="Benton, Deon" w:date="2026-05-21T23:33:00Z" w16du:dateUtc="2026-05-22T04:33:00Z">
        <w:r w:rsidR="006E3047">
          <w:rPr>
            <w:rFonts w:ascii="Times New Roman" w:eastAsia="Times New Roman" w:hAnsi="Times New Roman" w:cs="Times New Roman"/>
          </w:rPr>
          <w:t xml:space="preserve"> Experiments 1-3 in</w:t>
        </w:r>
      </w:ins>
      <w:ins w:id="1576" w:author="Benton, Deon" w:date="2026-05-21T23:17:00Z" w16du:dateUtc="2026-05-22T04:17:00Z">
        <w:r w:rsidR="00984CE4">
          <w:rPr>
            <w:rFonts w:ascii="Times New Roman" w:eastAsia="Times New Roman" w:hAnsi="Times New Roman" w:cs="Times New Roman"/>
          </w:rPr>
          <w:t xml:space="preserve"> Liu et al. (20</w:t>
        </w:r>
        <w:r w:rsidR="00B40495">
          <w:rPr>
            <w:rFonts w:ascii="Times New Roman" w:eastAsia="Times New Roman" w:hAnsi="Times New Roman" w:cs="Times New Roman"/>
          </w:rPr>
          <w:t>17)</w:t>
        </w:r>
      </w:ins>
      <w:ins w:id="1577" w:author="Benton, Deon" w:date="2026-05-21T23:33:00Z" w16du:dateUtc="2026-05-22T04:33:00Z">
        <w:r w:rsidR="006E3047">
          <w:rPr>
            <w:rFonts w:ascii="Times New Roman" w:eastAsia="Times New Roman" w:hAnsi="Times New Roman" w:cs="Times New Roman"/>
          </w:rPr>
          <w:t>; twenty networks were assigned to each experiment</w:t>
        </w:r>
      </w:ins>
      <w:ins w:id="1578" w:author="Benton, Deon" w:date="2026-05-21T23:17:00Z" w16du:dateUtc="2026-05-22T04:17:00Z">
        <w:r w:rsidR="00B40495">
          <w:rPr>
            <w:rFonts w:ascii="Times New Roman" w:eastAsia="Times New Roman" w:hAnsi="Times New Roman" w:cs="Times New Roman"/>
          </w:rPr>
          <w:t xml:space="preserve">. </w:t>
        </w:r>
      </w:ins>
      <w:ins w:id="1579" w:author="Benton, Deon" w:date="2026-05-16T23:31:00Z" w16du:dateUtc="2026-05-17T04:31:00Z">
        <w:r w:rsidR="00717832">
          <w:rPr>
            <w:rFonts w:ascii="Times New Roman" w:hAnsi="Times New Roman" w:cs="Times New Roman"/>
          </w:rPr>
          <w:t>Unlike the previous simulation</w:t>
        </w:r>
      </w:ins>
      <w:ins w:id="1580" w:author="Benton, Deon" w:date="2026-05-21T23:18:00Z" w16du:dateUtc="2026-05-22T04:18:00Z">
        <w:r w:rsidR="00B40495">
          <w:rPr>
            <w:rFonts w:ascii="Times New Roman" w:hAnsi="Times New Roman" w:cs="Times New Roman"/>
          </w:rPr>
          <w:t>s</w:t>
        </w:r>
      </w:ins>
      <w:ins w:id="1581" w:author="Benton, Deon" w:date="2026-05-16T23:31:00Z" w16du:dateUtc="2026-05-17T04:31:00Z">
        <w:r w:rsidR="00717832">
          <w:rPr>
            <w:rFonts w:ascii="Times New Roman" w:hAnsi="Times New Roman" w:cs="Times New Roman"/>
          </w:rPr>
          <w:t xml:space="preserve">, however, </w:t>
        </w:r>
      </w:ins>
      <w:ins w:id="1582" w:author="Benton, Deon" w:date="2026-05-16T23:32:00Z" w16du:dateUtc="2026-05-17T04:32:00Z">
        <w:r w:rsidR="00AB7EA0">
          <w:rPr>
            <w:rFonts w:ascii="Times New Roman" w:hAnsi="Times New Roman" w:cs="Times New Roman"/>
          </w:rPr>
          <w:t>OM10</w:t>
        </w:r>
      </w:ins>
      <w:ins w:id="1583" w:author="Benton, Deon" w:date="2026-05-21T23:48:00Z" w16du:dateUtc="2026-05-22T04:48:00Z">
        <w:r w:rsidR="00DE4891">
          <w:rPr>
            <w:rFonts w:ascii="Times New Roman" w:hAnsi="Times New Roman" w:cs="Times New Roman"/>
          </w:rPr>
          <w:t xml:space="preserve"> was not </w:t>
        </w:r>
      </w:ins>
      <w:ins w:id="1584" w:author="Benton, Deon" w:date="2026-05-21T23:49:00Z" w16du:dateUtc="2026-05-22T04:49:00Z">
        <w:r w:rsidR="00DE4891">
          <w:rPr>
            <w:rFonts w:ascii="Times New Roman" w:hAnsi="Times New Roman" w:cs="Times New Roman"/>
          </w:rPr>
          <w:t>applied to Simulation 4</w:t>
        </w:r>
      </w:ins>
      <w:ins w:id="1585" w:author="Benton, Deon" w:date="2026-05-21T23:19:00Z" w16du:dateUtc="2026-05-22T04:19:00Z">
        <w:r w:rsidR="00B40495">
          <w:rPr>
            <w:rFonts w:ascii="Times New Roman" w:hAnsi="Times New Roman" w:cs="Times New Roman"/>
          </w:rPr>
          <w:t xml:space="preserve">. This </w:t>
        </w:r>
      </w:ins>
      <w:ins w:id="1586" w:author="Benton, Deon" w:date="2026-05-21T23:50:00Z" w16du:dateUtc="2026-05-22T04:50:00Z">
        <w:r w:rsidR="0074602D">
          <w:rPr>
            <w:rFonts w:ascii="Times New Roman" w:hAnsi="Times New Roman" w:cs="Times New Roman"/>
          </w:rPr>
          <w:t>is because</w:t>
        </w:r>
      </w:ins>
      <w:ins w:id="1587" w:author="Benton, Deon" w:date="2026-05-21T23:19:00Z" w16du:dateUtc="2026-05-22T04:19:00Z">
        <w:r w:rsidR="00B40495">
          <w:rPr>
            <w:rFonts w:ascii="Times New Roman" w:hAnsi="Times New Roman" w:cs="Times New Roman"/>
          </w:rPr>
          <w:t xml:space="preserve"> OM10 could not</w:t>
        </w:r>
      </w:ins>
      <w:ins w:id="1588" w:author="Benton, Deon" w:date="2026-05-21T23:20:00Z" w16du:dateUtc="2026-05-22T04:20:00Z">
        <w:r w:rsidR="00B40495">
          <w:rPr>
            <w:rFonts w:ascii="Times New Roman" w:hAnsi="Times New Roman" w:cs="Times New Roman"/>
          </w:rPr>
          <w:t xml:space="preserve"> meaningfully simulate Liu and Spelke</w:t>
        </w:r>
      </w:ins>
      <w:ins w:id="1589" w:author="Benton, Deon" w:date="2026-05-21T23:47:00Z" w16du:dateUtc="2026-05-22T04:47:00Z">
        <w:r w:rsidR="00D93C2C">
          <w:rPr>
            <w:rFonts w:ascii="Times New Roman" w:hAnsi="Times New Roman" w:cs="Times New Roman"/>
          </w:rPr>
          <w:t>’s</w:t>
        </w:r>
      </w:ins>
      <w:ins w:id="1590" w:author="Benton, Deon" w:date="2026-05-21T23:20:00Z" w16du:dateUtc="2026-05-22T04:20:00Z">
        <w:r w:rsidR="00B40495">
          <w:rPr>
            <w:rFonts w:ascii="Times New Roman" w:hAnsi="Times New Roman" w:cs="Times New Roman"/>
          </w:rPr>
          <w:t xml:space="preserve"> (2017) use</w:t>
        </w:r>
      </w:ins>
      <w:ins w:id="1591" w:author="Benton, Deon" w:date="2026-05-16T23:26:00Z" w16du:dateUtc="2026-05-17T04:26:00Z">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ins>
      <w:ins w:id="1592" w:author="Benton, Deon" w:date="2026-05-21T23:20:00Z" w16du:dateUtc="2026-05-22T04:20:00Z">
        <w:r w:rsidR="007D069A">
          <w:rPr>
            <w:rFonts w:ascii="Times New Roman" w:hAnsi="Times New Roman" w:cs="Times New Roman"/>
          </w:rPr>
          <w:t>across the habituation and test phases</w:t>
        </w:r>
      </w:ins>
      <w:ins w:id="1593" w:author="Benton, Deon" w:date="2026-05-21T23:23:00Z" w16du:dateUtc="2026-05-22T04:23:00Z">
        <w:r w:rsidR="007D069A">
          <w:rPr>
            <w:rFonts w:ascii="Times New Roman" w:hAnsi="Times New Roman" w:cs="Times New Roman"/>
          </w:rPr>
          <w:t xml:space="preserve"> in each experiment</w:t>
        </w:r>
      </w:ins>
      <w:ins w:id="1594" w:author="Benton, Deon" w:date="2026-05-21T23:20:00Z" w16du:dateUtc="2026-05-22T04:20:00Z">
        <w:r w:rsidR="007D069A">
          <w:rPr>
            <w:rFonts w:ascii="Times New Roman" w:hAnsi="Times New Roman" w:cs="Times New Roman"/>
          </w:rPr>
          <w:t>.</w:t>
        </w:r>
      </w:ins>
      <w:ins w:id="1595" w:author="Benton, Deon" w:date="2026-05-21T23:24:00Z" w16du:dateUtc="2026-05-22T04:24:00Z">
        <w:r w:rsidR="007D069A">
          <w:rPr>
            <w:rFonts w:ascii="Times New Roman" w:hAnsi="Times New Roman" w:cs="Times New Roman"/>
          </w:rPr>
          <w:t xml:space="preserve"> </w:t>
        </w:r>
      </w:ins>
      <w:ins w:id="1596" w:author="Benton, Deon" w:date="2026-05-21T23:47:00Z" w16du:dateUtc="2026-05-22T04:47:00Z">
        <w:r w:rsidR="00D93C2C">
          <w:rPr>
            <w:rFonts w:ascii="Times New Roman" w:hAnsi="Times New Roman" w:cs="Times New Roman"/>
          </w:rPr>
          <w:t xml:space="preserve">This is because </w:t>
        </w:r>
      </w:ins>
      <w:ins w:id="1597" w:author="Benton, Deon" w:date="2026-05-21T23:24:00Z" w16du:dateUtc="2026-05-22T04:24:00Z">
        <w:r w:rsidR="007D069A">
          <w:rPr>
            <w:rFonts w:ascii="Times New Roman" w:hAnsi="Times New Roman" w:cs="Times New Roman"/>
          </w:rPr>
          <w:t>OM10 omits barrier information during its prediction (or test) phase.</w:t>
        </w:r>
      </w:ins>
      <w:ins w:id="1598" w:author="Benton, Deon" w:date="2026-05-21T23:20:00Z" w16du:dateUtc="2026-05-22T04:20:00Z">
        <w:r w:rsidR="007D069A">
          <w:rPr>
            <w:rFonts w:ascii="Times New Roman" w:hAnsi="Times New Roman" w:cs="Times New Roman"/>
          </w:rPr>
          <w:t xml:space="preserve"> </w:t>
        </w:r>
      </w:ins>
      <w:ins w:id="1599" w:author="Benton, Deon" w:date="2026-05-21T23:26:00Z" w16du:dateUtc="2026-05-22T04:26:00Z">
        <w:r w:rsidR="007D069A">
          <w:rPr>
            <w:rFonts w:ascii="Times New Roman" w:hAnsi="Times New Roman" w:cs="Times New Roman"/>
          </w:rPr>
          <w:t xml:space="preserve">As such, </w:t>
        </w:r>
      </w:ins>
      <w:ins w:id="1600" w:author="Benton, Deon" w:date="2026-05-16T23:26:00Z" w16du:dateUtc="2026-05-17T04:26:00Z">
        <w:r w:rsidR="00717832" w:rsidRPr="006F4BF4">
          <w:rPr>
            <w:rFonts w:ascii="Times New Roman" w:hAnsi="Times New Roman" w:cs="Times New Roman"/>
          </w:rPr>
          <w:t>OM10</w:t>
        </w:r>
      </w:ins>
      <w:ins w:id="1601" w:author="Benton, Deon" w:date="2026-05-21T23:27:00Z" w16du:dateUtc="2026-05-22T04:27:00Z">
        <w:r w:rsidR="007D069A">
          <w:rPr>
            <w:rFonts w:ascii="Times New Roman" w:hAnsi="Times New Roman" w:cs="Times New Roman"/>
          </w:rPr>
          <w:t xml:space="preserve"> could not be used to simulate Liu and Spelke (2017).</w:t>
        </w:r>
      </w:ins>
      <w:ins w:id="1602" w:author="Benton, Deon" w:date="2026-05-16T23:26:00Z" w16du:dateUtc="2026-05-17T04:26:00Z">
        <w:r w:rsidR="00717832" w:rsidRPr="006F4BF4">
          <w:rPr>
            <w:rFonts w:ascii="Times New Roman" w:hAnsi="Times New Roman" w:cs="Times New Roman"/>
          </w:rPr>
          <w:t xml:space="preserve"> </w:t>
        </w:r>
      </w:ins>
      <w:ins w:id="1603" w:author="Benton, Deon" w:date="2026-05-21T23:27:00Z" w16du:dateUtc="2026-05-22T04:27:00Z">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ins>
      <w:ins w:id="1604" w:author="Benton, Deon" w:date="2026-05-17T00:33:00Z" w16du:dateUtc="2026-05-17T05:33:00Z">
        <w:r w:rsidR="00413771">
          <w:rPr>
            <w:rFonts w:ascii="Times New Roman" w:hAnsi="Times New Roman" w:cs="Times New Roman"/>
          </w:rPr>
          <w:t>not an</w:t>
        </w:r>
      </w:ins>
      <w:ins w:id="1605" w:author="Benton, Deon" w:date="2026-05-17T00:31:00Z" w16du:dateUtc="2026-05-17T05:31:00Z">
        <w:r w:rsidR="00413771">
          <w:rPr>
            <w:rFonts w:ascii="Times New Roman" w:hAnsi="Times New Roman" w:cs="Times New Roman"/>
          </w:rPr>
          <w:t xml:space="preserve"> in-principle limitation</w:t>
        </w:r>
      </w:ins>
      <w:ins w:id="1606" w:author="Benton, Deon" w:date="2026-05-17T00:33:00Z" w16du:dateUtc="2026-05-17T05:33:00Z">
        <w:r w:rsidR="00413771">
          <w:rPr>
            <w:rFonts w:ascii="Times New Roman" w:hAnsi="Times New Roman" w:cs="Times New Roman"/>
          </w:rPr>
          <w:t xml:space="preserve"> of this model</w:t>
        </w:r>
      </w:ins>
      <w:ins w:id="1607" w:author="Benton, Deon" w:date="2026-05-21T23:28:00Z" w16du:dateUtc="2026-05-22T04:28:00Z">
        <w:r w:rsidR="006E3047">
          <w:rPr>
            <w:rFonts w:ascii="Times New Roman" w:hAnsi="Times New Roman" w:cs="Times New Roman"/>
          </w:rPr>
          <w:t>. Although</w:t>
        </w:r>
      </w:ins>
      <w:ins w:id="1608" w:author="Benton, Deon" w:date="2026-05-17T00:33:00Z" w16du:dateUtc="2026-05-17T05:33:00Z">
        <w:r w:rsidR="00413771">
          <w:rPr>
            <w:rFonts w:ascii="Times New Roman" w:hAnsi="Times New Roman" w:cs="Times New Roman"/>
          </w:rPr>
          <w:t xml:space="preserve"> it </w:t>
        </w:r>
      </w:ins>
      <w:ins w:id="1609" w:author="Benton, Deon" w:date="2026-05-21T23:28:00Z" w16du:dateUtc="2026-05-22T04:28:00Z">
        <w:r w:rsidR="006E3047">
          <w:rPr>
            <w:rFonts w:ascii="Times New Roman" w:hAnsi="Times New Roman" w:cs="Times New Roman"/>
          </w:rPr>
          <w:t>would be</w:t>
        </w:r>
      </w:ins>
      <w:ins w:id="1610" w:author="Benton, Deon" w:date="2026-05-17T00:33:00Z" w16du:dateUtc="2026-05-17T05:33:00Z">
        <w:r w:rsidR="00413771">
          <w:rPr>
            <w:rFonts w:ascii="Times New Roman" w:hAnsi="Times New Roman" w:cs="Times New Roman"/>
          </w:rPr>
          <w:t xml:space="preserve"> straightforward to</w:t>
        </w:r>
      </w:ins>
      <w:ins w:id="1611" w:author="Benton, Deon" w:date="2026-05-17T00:31:00Z" w16du:dateUtc="2026-05-17T05:31:00Z">
        <w:r w:rsidR="00413771">
          <w:rPr>
            <w:rFonts w:ascii="Times New Roman" w:hAnsi="Times New Roman" w:cs="Times New Roman"/>
          </w:rPr>
          <w:t xml:space="preserve"> </w:t>
        </w:r>
      </w:ins>
      <w:ins w:id="1612" w:author="Benton, Deon" w:date="2026-05-21T23:28:00Z" w16du:dateUtc="2026-05-22T04:28:00Z">
        <w:r w:rsidR="006E3047">
          <w:rPr>
            <w:rFonts w:ascii="Times New Roman" w:hAnsi="Times New Roman" w:cs="Times New Roman"/>
          </w:rPr>
          <w:t>present obstacle information during OM10’s test phase,</w:t>
        </w:r>
      </w:ins>
      <w:ins w:id="1613" w:author="Benton, Deon" w:date="2026-05-17T00:33:00Z" w16du:dateUtc="2026-05-17T05:33:00Z">
        <w:r w:rsidR="00413771">
          <w:rPr>
            <w:rFonts w:ascii="Times New Roman" w:hAnsi="Times New Roman" w:cs="Times New Roman"/>
          </w:rPr>
          <w:t xml:space="preserve"> doing</w:t>
        </w:r>
      </w:ins>
      <w:ins w:id="1614" w:author="Benton, Deon" w:date="2026-05-16T23:26:00Z" w16du:dateUtc="2026-05-17T04:26:00Z">
        <w:r w:rsidR="00717832" w:rsidRPr="006F4BF4">
          <w:rPr>
            <w:rFonts w:ascii="Times New Roman" w:hAnsi="Times New Roman" w:cs="Times New Roman"/>
          </w:rPr>
          <w:t xml:space="preserve"> so would </w:t>
        </w:r>
      </w:ins>
      <w:ins w:id="1615" w:author="Benton, Deon" w:date="2026-05-21T23:29:00Z" w16du:dateUtc="2026-05-22T04:29:00Z">
        <w:r w:rsidR="006E3047">
          <w:rPr>
            <w:rFonts w:ascii="Times New Roman" w:hAnsi="Times New Roman" w:cs="Times New Roman"/>
          </w:rPr>
          <w:t>radically depart</w:t>
        </w:r>
      </w:ins>
      <w:ins w:id="1616" w:author="Benton, Deon" w:date="2026-05-16T23:26:00Z" w16du:dateUtc="2026-05-17T04:26:00Z">
        <w:r w:rsidR="00717832" w:rsidRPr="006F4BF4">
          <w:rPr>
            <w:rFonts w:ascii="Times New Roman" w:hAnsi="Times New Roman" w:cs="Times New Roman"/>
          </w:rPr>
          <w:t xml:space="preserve"> from</w:t>
        </w:r>
      </w:ins>
      <w:ins w:id="1617" w:author="Benton, Deon" w:date="2026-05-21T23:29:00Z" w16du:dateUtc="2026-05-22T04:29:00Z">
        <w:r w:rsidR="006E3047">
          <w:rPr>
            <w:rFonts w:ascii="Times New Roman" w:hAnsi="Times New Roman" w:cs="Times New Roman"/>
          </w:rPr>
          <w:t xml:space="preserve"> how it was implemented in the </w:t>
        </w:r>
      </w:ins>
      <w:ins w:id="1618" w:author="Benton, Deon" w:date="2026-05-21T23:30:00Z" w16du:dateUtc="2026-05-22T04:30:00Z">
        <w:r w:rsidR="006E3047">
          <w:rPr>
            <w:rFonts w:ascii="Times New Roman" w:hAnsi="Times New Roman" w:cs="Times New Roman"/>
          </w:rPr>
          <w:t>previous simulations and, more importantly, from</w:t>
        </w:r>
      </w:ins>
      <w:ins w:id="1619" w:author="Benton, Deon" w:date="2026-05-21T23:29:00Z" w16du:dateUtc="2026-05-22T04:29:00Z">
        <w:r w:rsidR="006E3047">
          <w:rPr>
            <w:rFonts w:ascii="Times New Roman" w:hAnsi="Times New Roman" w:cs="Times New Roman"/>
          </w:rPr>
          <w:t xml:space="preserve"> Overwalle’s (2010) original conception of</w:t>
        </w:r>
      </w:ins>
      <w:ins w:id="1620" w:author="Benton, Deon" w:date="2026-05-21T23:30:00Z" w16du:dateUtc="2026-05-22T04:30:00Z">
        <w:r w:rsidR="006E3047">
          <w:rPr>
            <w:rFonts w:ascii="Times New Roman" w:hAnsi="Times New Roman" w:cs="Times New Roman"/>
          </w:rPr>
          <w:t xml:space="preserve"> it.</w:t>
        </w:r>
      </w:ins>
      <w:ins w:id="1621" w:author="Benton, Deon" w:date="2026-05-21T23:29:00Z" w16du:dateUtc="2026-05-22T04:29:00Z">
        <w:r w:rsidR="006E3047">
          <w:rPr>
            <w:rFonts w:ascii="Times New Roman" w:hAnsi="Times New Roman" w:cs="Times New Roman"/>
          </w:rPr>
          <w:t xml:space="preserve"> </w:t>
        </w:r>
      </w:ins>
      <w:ins w:id="1622" w:author="Benton, Deon" w:date="2026-05-21T23:41:00Z" w16du:dateUtc="2026-05-22T04:41:00Z">
        <w:r w:rsidR="00620AC6">
          <w:rPr>
            <w:rFonts w:ascii="Times New Roman" w:hAnsi="Times New Roman" w:cs="Times New Roman"/>
          </w:rPr>
          <w:t xml:space="preserve">ALIAS’s performance was thus only compared to that of </w:t>
        </w:r>
      </w:ins>
      <w:ins w:id="1623" w:author="Benton, Deon" w:date="2026-05-17T00:40:00Z" w16du:dateUtc="2026-05-17T05:40:00Z">
        <w:r w:rsidR="00747493">
          <w:rPr>
            <w:rFonts w:ascii="Times New Roman" w:hAnsi="Times New Roman" w:cs="Times New Roman"/>
          </w:rPr>
          <w:t xml:space="preserve">OM10-2 </w:t>
        </w:r>
      </w:ins>
      <w:ins w:id="1624" w:author="Benton, Deon" w:date="2026-05-21T23:30:00Z" w16du:dateUtc="2026-05-22T04:30:00Z">
        <w:r w:rsidR="006E3047">
          <w:rPr>
            <w:rFonts w:ascii="Times New Roman" w:hAnsi="Times New Roman" w:cs="Times New Roman"/>
          </w:rPr>
          <w:t xml:space="preserve">and ALIAS-2 </w:t>
        </w:r>
      </w:ins>
      <w:ins w:id="1625" w:author="Benton, Deon" w:date="2026-05-21T23:32:00Z" w16du:dateUtc="2026-05-22T04:32:00Z">
        <w:r w:rsidR="006E3047">
          <w:rPr>
            <w:rFonts w:ascii="Times New Roman" w:hAnsi="Times New Roman" w:cs="Times New Roman"/>
          </w:rPr>
          <w:t>in Simulation 4</w:t>
        </w:r>
      </w:ins>
      <w:ins w:id="1626" w:author="Benton, Deon" w:date="2026-05-21T23:31:00Z" w16du:dateUtc="2026-05-22T04:31:00Z">
        <w:r w:rsidR="006E3047">
          <w:rPr>
            <w:rFonts w:ascii="Times New Roman" w:hAnsi="Times New Roman" w:cs="Times New Roman"/>
          </w:rPr>
          <w:t xml:space="preserve">. </w:t>
        </w:r>
      </w:ins>
      <w:ins w:id="1627" w:author="Benton, Deon" w:date="2026-05-21T23:39:00Z" w16du:dateUtc="2026-05-22T04:39:00Z">
        <w:r w:rsidR="00620AC6">
          <w:rPr>
            <w:rFonts w:ascii="Times New Roman" w:hAnsi="Times New Roman" w:cs="Times New Roman"/>
          </w:rPr>
          <w:t>Note that</w:t>
        </w:r>
      </w:ins>
      <w:ins w:id="1628" w:author="Benton, Deon" w:date="2026-05-21T23:43:00Z" w16du:dateUtc="2026-05-22T04:43:00Z">
        <w:r w:rsidR="00620AC6">
          <w:rPr>
            <w:rFonts w:ascii="Times New Roman" w:hAnsi="Times New Roman" w:cs="Times New Roman"/>
          </w:rPr>
          <w:t xml:space="preserve"> because OM10-2 did not </w:t>
        </w:r>
      </w:ins>
      <w:ins w:id="1629" w:author="Benton, Deon" w:date="2026-05-17T00:44:00Z" w16du:dateUtc="2026-05-17T05:44:00Z">
        <w:r w:rsidR="00747493">
          <w:rPr>
            <w:rFonts w:ascii="Times New Roman" w:hAnsi="Times New Roman" w:cs="Times New Roman"/>
          </w:rPr>
          <w:t>implement a pretraining phase,</w:t>
        </w:r>
      </w:ins>
      <w:ins w:id="1630" w:author="Benton, Deon" w:date="2026-05-21T23:43:00Z" w16du:dateUtc="2026-05-22T04:43:00Z">
        <w:r w:rsidR="00620AC6">
          <w:rPr>
            <w:rFonts w:ascii="Times New Roman" w:hAnsi="Times New Roman" w:cs="Times New Roman"/>
          </w:rPr>
          <w:t xml:space="preserve"> it could not simulate</w:t>
        </w:r>
      </w:ins>
      <w:ins w:id="1631" w:author="Benton, Deon" w:date="2026-05-17T00:44:00Z" w16du:dateUtc="2026-05-17T05:44:00Z">
        <w:r w:rsidR="00747493">
          <w:rPr>
            <w:rFonts w:ascii="Times New Roman" w:hAnsi="Times New Roman" w:cs="Times New Roman"/>
          </w:rPr>
          <w:t xml:space="preserve"> developmental age </w:t>
        </w:r>
      </w:ins>
      <w:ins w:id="1632" w:author="Benton, Deon" w:date="2026-05-21T23:43:00Z" w16du:dateUtc="2026-05-22T04:43:00Z">
        <w:r w:rsidR="00620AC6">
          <w:rPr>
            <w:rFonts w:ascii="Times New Roman" w:hAnsi="Times New Roman" w:cs="Times New Roman"/>
          </w:rPr>
          <w:t>like ALI</w:t>
        </w:r>
      </w:ins>
      <w:ins w:id="1633" w:author="Benton, Deon" w:date="2026-05-21T23:44:00Z" w16du:dateUtc="2026-05-22T04:44:00Z">
        <w:r w:rsidR="00620AC6">
          <w:rPr>
            <w:rFonts w:ascii="Times New Roman" w:hAnsi="Times New Roman" w:cs="Times New Roman"/>
          </w:rPr>
          <w:t>AS or ALIAS-2.</w:t>
        </w:r>
      </w:ins>
      <w:ins w:id="1634" w:author="Benton, Deon" w:date="2026-05-21T23:45:00Z" w16du:dateUtc="2026-05-22T04:45:00Z">
        <w:r w:rsidR="00ED7D11">
          <w:rPr>
            <w:rFonts w:ascii="Times New Roman" w:hAnsi="Times New Roman" w:cs="Times New Roman"/>
          </w:rPr>
          <w:t xml:space="preserve"> As was true for ALIAS, 20 </w:t>
        </w:r>
        <w:r w:rsidR="00ED7D11">
          <w:rPr>
            <w:rFonts w:ascii="Times New Roman" w:eastAsia="Times New Roman" w:hAnsi="Times New Roman" w:cs="Times New Roman"/>
          </w:rPr>
          <w:t>networks were assigned to each experiment</w:t>
        </w:r>
        <w:r w:rsidR="00ED7D11">
          <w:rPr>
            <w:rFonts w:ascii="Times New Roman" w:eastAsia="Times New Roman" w:hAnsi="Times New Roman" w:cs="Times New Roman"/>
          </w:rPr>
          <w:t xml:space="preserve"> foach model.</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1600E9E"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635"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636"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w:t>
      </w:r>
    </w:p>
    <w:p w14:paraId="19B1429A" w14:textId="77777777" w:rsidR="001540F3" w:rsidRDefault="001540F3" w:rsidP="00524642">
      <w:pPr>
        <w:spacing w:line="480" w:lineRule="auto"/>
        <w:contextualSpacing/>
        <w:rPr>
          <w:ins w:id="1637" w:author="Benton, Deon" w:date="2026-04-28T16:18:00Z" w16du:dateUtc="2026-04-28T21:18:00Z"/>
          <w:rFonts w:ascii="Times New Roman" w:hAnsi="Times New Roman" w:cs="Times New Roman"/>
        </w:rPr>
      </w:pPr>
    </w:p>
    <w:p w14:paraId="512FBC5F" w14:textId="625B06DC" w:rsidR="009C5E1C" w:rsidRDefault="001540F3" w:rsidP="001540F3">
      <w:pPr>
        <w:spacing w:line="480" w:lineRule="auto"/>
        <w:ind w:firstLine="720"/>
        <w:contextualSpacing/>
        <w:rPr>
          <w:ins w:id="1638" w:author="Benton, Deon" w:date="2026-04-28T16:29:00Z" w16du:dateUtc="2026-04-28T21:29:00Z"/>
          <w:rFonts w:ascii="Times New Roman" w:hAnsi="Times New Roman" w:cs="Times New Roman"/>
        </w:rPr>
      </w:pPr>
      <w:ins w:id="1639" w:author="Benton, Deon" w:date="2026-04-28T16:18:00Z" w16du:dateUtc="2026-04-28T21:18:00Z">
        <w:r>
          <w:rPr>
            <w:rFonts w:ascii="Times New Roman" w:hAnsi="Times New Roman" w:cs="Times New Roman"/>
          </w:rPr>
          <w:t xml:space="preserve">Figure 14 shows </w:t>
        </w:r>
      </w:ins>
      <w:ins w:id="1640" w:author="Benton, Deon" w:date="2026-05-21T23:50:00Z" w16du:dateUtc="2026-05-22T04:50:00Z">
        <w:r w:rsidR="006F558F">
          <w:rPr>
            <w:rFonts w:ascii="Times New Roman" w:hAnsi="Times New Roman" w:cs="Times New Roman"/>
          </w:rPr>
          <w:t xml:space="preserve">ALIAS’s </w:t>
        </w:r>
      </w:ins>
      <w:ins w:id="1641" w:author="Benton, Deon" w:date="2026-05-21T23:51:00Z" w16du:dateUtc="2026-05-22T04:51:00Z">
        <w:r w:rsidR="006F558F">
          <w:rPr>
            <w:rFonts w:ascii="Times New Roman" w:hAnsi="Times New Roman" w:cs="Times New Roman"/>
          </w:rPr>
          <w:t>treatment of the High, inefficient and Low, efficient test events across the three experiments</w:t>
        </w:r>
      </w:ins>
      <w:ins w:id="1642" w:author="Benton, Deon" w:date="2026-04-28T16:19:00Z" w16du:dateUtc="2026-04-28T21:19:00Z">
        <w:r w:rsidR="00156837">
          <w:rPr>
            <w:rFonts w:ascii="Times New Roman" w:hAnsi="Times New Roman" w:cs="Times New Roman"/>
          </w:rPr>
          <w:t xml:space="preserve">. </w:t>
        </w:r>
      </w:ins>
      <w:ins w:id="1643" w:author="Benton, Deon" w:date="2026-05-21T23:52:00Z" w16du:dateUtc="2026-05-22T04:52:00Z">
        <w:r w:rsidR="006F558F">
          <w:rPr>
            <w:rFonts w:ascii="Times New Roman" w:hAnsi="Times New Roman" w:cs="Times New Roman"/>
          </w:rPr>
          <w:t>Networks—like infants</w:t>
        </w:r>
      </w:ins>
      <w:ins w:id="1644" w:author="Benton, Deon" w:date="2026-04-28T16:22:00Z" w16du:dateUtc="2026-04-28T21:22:00Z">
        <w:r w:rsidR="00C25EF4">
          <w:rPr>
            <w:rFonts w:ascii="Times New Roman" w:hAnsi="Times New Roman" w:cs="Times New Roman"/>
          </w:rPr>
          <w:t xml:space="preserve"> in Experiment</w:t>
        </w:r>
      </w:ins>
      <w:ins w:id="1645" w:author="Benton, Deon" w:date="2026-04-28T16:24:00Z" w16du:dateUtc="2026-04-28T21:24:00Z">
        <w:r w:rsidR="004C293F">
          <w:rPr>
            <w:rFonts w:ascii="Times New Roman" w:hAnsi="Times New Roman" w:cs="Times New Roman"/>
          </w:rPr>
          <w:t>s</w:t>
        </w:r>
      </w:ins>
      <w:ins w:id="1646" w:author="Benton, Deon" w:date="2026-04-28T16:22:00Z" w16du:dateUtc="2026-04-28T21:22:00Z">
        <w:r w:rsidR="00C25EF4">
          <w:rPr>
            <w:rFonts w:ascii="Times New Roman" w:hAnsi="Times New Roman" w:cs="Times New Roman"/>
          </w:rPr>
          <w:t xml:space="preserve"> 1</w:t>
        </w:r>
      </w:ins>
      <w:ins w:id="1647" w:author="Benton, Deon" w:date="2026-04-28T16:24:00Z" w16du:dateUtc="2026-04-28T21:24:00Z">
        <w:r w:rsidR="004C293F">
          <w:rPr>
            <w:rFonts w:ascii="Times New Roman" w:hAnsi="Times New Roman" w:cs="Times New Roman"/>
          </w:rPr>
          <w:t xml:space="preserve"> and 3</w:t>
        </w:r>
      </w:ins>
      <w:ins w:id="1648" w:author="Benton, Deon" w:date="2026-04-28T16:22:00Z" w16du:dateUtc="2026-04-28T21:22:00Z">
        <w:r w:rsidR="00C25EF4">
          <w:rPr>
            <w:rFonts w:ascii="Times New Roman" w:hAnsi="Times New Roman" w:cs="Times New Roman"/>
          </w:rPr>
          <w:t xml:space="preserve"> </w:t>
        </w:r>
      </w:ins>
      <w:ins w:id="1649" w:author="Benton, Deon" w:date="2026-05-21T23:52:00Z" w16du:dateUtc="2026-05-22T04:52:00Z">
        <w:r w:rsidR="006F558F">
          <w:rPr>
            <w:rFonts w:ascii="Times New Roman" w:hAnsi="Times New Roman" w:cs="Times New Roman"/>
          </w:rPr>
          <w:t>in Liu and Spelke (2017)—</w:t>
        </w:r>
      </w:ins>
      <w:ins w:id="1650" w:author="Benton, Deon" w:date="2026-04-28T16:20:00Z" w16du:dateUtc="2026-04-28T21:20:00Z">
        <w:r w:rsidR="00156837">
          <w:rPr>
            <w:rFonts w:ascii="Times New Roman" w:hAnsi="Times New Roman" w:cs="Times New Roman"/>
          </w:rPr>
          <w:t xml:space="preserve">looked </w:t>
        </w:r>
      </w:ins>
      <w:ins w:id="1651" w:author="Benton, Deon" w:date="2026-04-28T16:22:00Z" w16du:dateUtc="2026-04-28T21:22:00Z">
        <w:r w:rsidR="00C25EF4">
          <w:rPr>
            <w:rFonts w:ascii="Times New Roman" w:hAnsi="Times New Roman" w:cs="Times New Roman"/>
          </w:rPr>
          <w:t>longer at</w:t>
        </w:r>
      </w:ins>
      <w:ins w:id="1652" w:author="Benton, Deon" w:date="2026-05-21T23:52:00Z" w16du:dateUtc="2026-05-22T04:52:00Z">
        <w:r w:rsidR="006F558F">
          <w:rPr>
            <w:rFonts w:ascii="Times New Roman" w:hAnsi="Times New Roman" w:cs="Times New Roman"/>
          </w:rPr>
          <w:t xml:space="preserve"> </w:t>
        </w:r>
      </w:ins>
      <w:ins w:id="1653" w:author="Benton, Deon" w:date="2026-04-28T16:20:00Z" w16du:dateUtc="2026-04-28T21:20:00Z">
        <w:r w:rsidR="00156837">
          <w:rPr>
            <w:rFonts w:ascii="Times New Roman" w:hAnsi="Times New Roman" w:cs="Times New Roman"/>
          </w:rPr>
          <w:t xml:space="preserve">the </w:t>
        </w:r>
      </w:ins>
      <w:ins w:id="1654" w:author="Benton, Deon" w:date="2026-05-16T01:01:00Z" w16du:dateUtc="2026-05-16T06:01:00Z">
        <w:r w:rsidR="00340CFD">
          <w:rPr>
            <w:rFonts w:ascii="Times New Roman" w:hAnsi="Times New Roman" w:cs="Times New Roman"/>
          </w:rPr>
          <w:t>High, inefficient</w:t>
        </w:r>
      </w:ins>
      <w:ins w:id="1655" w:author="Benton, Deon" w:date="2026-04-28T16:20:00Z" w16du:dateUtc="2026-04-28T21:20:00Z">
        <w:r w:rsidR="00156837">
          <w:rPr>
            <w:rFonts w:ascii="Times New Roman" w:hAnsi="Times New Roman" w:cs="Times New Roman"/>
          </w:rPr>
          <w:t xml:space="preserve"> </w:t>
        </w:r>
      </w:ins>
      <w:ins w:id="1656" w:author="Benton, Deon" w:date="2026-05-21T23:53:00Z" w16du:dateUtc="2026-05-22T04:53:00Z">
        <w:r w:rsidR="006F558F">
          <w:rPr>
            <w:rFonts w:ascii="Times New Roman" w:hAnsi="Times New Roman" w:cs="Times New Roman"/>
          </w:rPr>
          <w:t>than at the Low, efficient one.</w:t>
        </w:r>
      </w:ins>
      <w:r w:rsidR="00FB65D8">
        <w:rPr>
          <w:rFonts w:ascii="Times New Roman" w:hAnsi="Times New Roman" w:cs="Times New Roman"/>
        </w:rPr>
        <w:t xml:space="preserve"> This was true overall and across different </w:t>
      </w:r>
      <w:ins w:id="1657" w:author="Benton, Deon" w:date="2026-05-21T23:53:00Z" w16du:dateUtc="2026-05-22T04:53:00Z">
        <w:r w:rsidR="006F558F">
          <w:rPr>
            <w:rFonts w:ascii="Times New Roman" w:hAnsi="Times New Roman" w:cs="Times New Roman"/>
          </w:rPr>
          <w:t>habituation epochs</w:t>
        </w:r>
      </w:ins>
      <w:r w:rsidR="00FB65D8">
        <w:rPr>
          <w:rFonts w:ascii="Times New Roman" w:hAnsi="Times New Roman" w:cs="Times New Roman"/>
        </w:rPr>
        <w:t>.</w:t>
      </w:r>
      <w:ins w:id="1658" w:author="Benton, Deon" w:date="2026-04-28T16:22:00Z" w16du:dateUtc="2026-04-28T21:22:00Z">
        <w:r w:rsidR="00C25EF4">
          <w:rPr>
            <w:rFonts w:ascii="Times New Roman" w:hAnsi="Times New Roman" w:cs="Times New Roman"/>
          </w:rPr>
          <w:t xml:space="preserve"> In</w:t>
        </w:r>
      </w:ins>
      <w:ins w:id="1659" w:author="Benton, Deon" w:date="2026-04-28T16:21:00Z" w16du:dateUtc="2026-04-28T21:21:00Z">
        <w:r w:rsidR="00C25EF4">
          <w:rPr>
            <w:rFonts w:ascii="Times New Roman" w:hAnsi="Times New Roman" w:cs="Times New Roman"/>
          </w:rPr>
          <w:t xml:space="preserve"> contrast, networks in Experiment 2</w:t>
        </w:r>
      </w:ins>
      <w:ins w:id="1660" w:author="Benton, Deon" w:date="2026-04-28T16:22:00Z" w16du:dateUtc="2026-04-28T21:22:00Z">
        <w:r w:rsidR="00C25EF4">
          <w:rPr>
            <w:rFonts w:ascii="Times New Roman" w:hAnsi="Times New Roman" w:cs="Times New Roman"/>
          </w:rPr>
          <w:t>—like infants in</w:t>
        </w:r>
      </w:ins>
      <w:ins w:id="1661" w:author="Benton, Deon" w:date="2026-04-28T16:23:00Z" w16du:dateUtc="2026-04-28T21:23:00Z">
        <w:r w:rsidR="00C25EF4">
          <w:rPr>
            <w:rFonts w:ascii="Times New Roman" w:hAnsi="Times New Roman" w:cs="Times New Roman"/>
          </w:rPr>
          <w:t xml:space="preserve"> the corresponding behavioral experiment—</w:t>
        </w:r>
      </w:ins>
      <w:ins w:id="1662" w:author="Benton, Deon" w:date="2026-05-21T23:54:00Z" w16du:dateUtc="2026-05-22T04:54:00Z">
        <w:r w:rsidR="006F558F">
          <w:rPr>
            <w:rFonts w:ascii="Times New Roman" w:hAnsi="Times New Roman" w:cs="Times New Roman"/>
          </w:rPr>
          <w:t>looked slightly numerically</w:t>
        </w:r>
      </w:ins>
      <w:ins w:id="1663" w:author="Benton, Deon" w:date="2026-04-28T16:23:00Z" w16du:dateUtc="2026-04-28T21:23:00Z">
        <w:r w:rsidR="004C293F">
          <w:rPr>
            <w:rFonts w:ascii="Times New Roman" w:hAnsi="Times New Roman" w:cs="Times New Roman"/>
          </w:rPr>
          <w:t xml:space="preserve"> longer</w:t>
        </w:r>
      </w:ins>
      <w:ins w:id="1664" w:author="Benton, Deon" w:date="2026-04-28T16:18:00Z" w16du:dateUtc="2026-04-28T21:18:00Z">
        <w:r>
          <w:rPr>
            <w:rFonts w:ascii="Times New Roman" w:hAnsi="Times New Roman" w:cs="Times New Roman"/>
          </w:rPr>
          <w:t xml:space="preserve"> </w:t>
        </w:r>
      </w:ins>
      <w:ins w:id="1665" w:author="Benton, Deon" w:date="2026-04-28T16:24:00Z" w16du:dateUtc="2026-04-28T21:24:00Z">
        <w:r w:rsidR="004C293F">
          <w:rPr>
            <w:rFonts w:ascii="Times New Roman" w:hAnsi="Times New Roman" w:cs="Times New Roman"/>
          </w:rPr>
          <w:t xml:space="preserve">at the </w:t>
        </w:r>
      </w:ins>
      <w:ins w:id="1666" w:author="Benton, Deon" w:date="2026-05-16T01:05:00Z" w16du:dateUtc="2026-05-16T06:05:00Z">
        <w:r w:rsidR="00DD3452">
          <w:rPr>
            <w:rFonts w:ascii="Times New Roman" w:hAnsi="Times New Roman" w:cs="Times New Roman"/>
          </w:rPr>
          <w:t>L</w:t>
        </w:r>
      </w:ins>
      <w:ins w:id="1667" w:author="Benton, Deon" w:date="2026-04-28T16:24:00Z" w16du:dateUtc="2026-04-28T21:24:00Z">
        <w:r w:rsidR="004C293F">
          <w:rPr>
            <w:rFonts w:ascii="Times New Roman" w:hAnsi="Times New Roman" w:cs="Times New Roman"/>
          </w:rPr>
          <w:t xml:space="preserve">ow, efficient </w:t>
        </w:r>
      </w:ins>
      <w:ins w:id="1668" w:author="Benton, Deon" w:date="2026-05-21T23:54:00Z" w16du:dateUtc="2026-05-22T04:54:00Z">
        <w:r w:rsidR="00FB3019">
          <w:rPr>
            <w:rFonts w:ascii="Times New Roman" w:hAnsi="Times New Roman" w:cs="Times New Roman"/>
          </w:rPr>
          <w:t>than at the High, inefficient test event</w:t>
        </w:r>
      </w:ins>
      <w:r w:rsidR="00B4792C">
        <w:rPr>
          <w:rFonts w:ascii="Times New Roman" w:hAnsi="Times New Roman" w:cs="Times New Roman"/>
        </w:rPr>
        <w:t xml:space="preserve">. </w:t>
      </w:r>
      <w:ins w:id="1669" w:author="Benton, Deon" w:date="2026-05-21T23:55:00Z" w16du:dateUtc="2026-05-22T04:55:00Z">
        <w:r w:rsidR="00FB3019">
          <w:rPr>
            <w:rFonts w:ascii="Times New Roman" w:hAnsi="Times New Roman" w:cs="Times New Roman"/>
          </w:rPr>
          <w:t>The fact that a</w:t>
        </w:r>
      </w:ins>
      <w:ins w:id="1670"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ins w:id="1671" w:author="Benton, Deon" w:date="2026-05-21T23:55:00Z" w16du:dateUtc="2026-05-22T04:55:00Z">
        <w:r w:rsidR="00FB3019">
          <w:rPr>
            <w:rFonts w:ascii="Times New Roman" w:hAnsi="Times New Roman" w:cs="Times New Roman"/>
          </w:rPr>
          <w:t xml:space="preserve"> explicit</w:t>
        </w:r>
      </w:ins>
      <w:r w:rsidR="00630B2A">
        <w:rPr>
          <w:rFonts w:ascii="Times New Roman" w:hAnsi="Times New Roman" w:cs="Times New Roman"/>
        </w:rPr>
        <w:t xml:space="preserve"> </w:t>
      </w:r>
      <w:ins w:id="1672"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673" w:author="Benton, Deon" w:date="2026-04-28T16:27:00Z" w16du:dateUtc="2026-04-28T21:27:00Z">
        <w:r w:rsidR="00676E55">
          <w:rPr>
            <w:rFonts w:ascii="Times New Roman" w:hAnsi="Times New Roman" w:cs="Times New Roman"/>
          </w:rPr>
          <w:t xml:space="preserve">utility </w:t>
        </w:r>
      </w:ins>
      <w:ins w:id="1674" w:author="Benton, Deon" w:date="2026-05-21T23:55:00Z" w16du:dateUtc="2026-05-22T04:55:00Z">
        <w:r w:rsidR="00FB3019">
          <w:rPr>
            <w:rFonts w:ascii="Times New Roman" w:hAnsi="Times New Roman" w:cs="Times New Roman"/>
          </w:rPr>
          <w:t>could nonetheless reproduce the fourth target finding</w:t>
        </w:r>
      </w:ins>
      <w:ins w:id="1675" w:author="Benton, Deon" w:date="2026-04-28T16:30:00Z" w16du:dateUtc="2026-04-28T21:30:00Z">
        <w:r w:rsidR="00A8046D">
          <w:rPr>
            <w:rFonts w:ascii="Times New Roman" w:hAnsi="Times New Roman" w:cs="Times New Roman"/>
          </w:rPr>
          <w:t xml:space="preserve"> </w:t>
        </w:r>
      </w:ins>
      <w:ins w:id="1676" w:author="Benton, Deon" w:date="2026-04-28T16:28:00Z" w16du:dateUtc="2026-04-28T21:28:00Z">
        <w:r w:rsidR="009C5E1C">
          <w:rPr>
            <w:rFonts w:ascii="Times New Roman" w:hAnsi="Times New Roman" w:cs="Times New Roman"/>
          </w:rPr>
          <w:t xml:space="preserve">lends additional support to </w:t>
        </w:r>
      </w:ins>
      <w:ins w:id="1677" w:author="Benton, Deon" w:date="2026-05-15T21:04:00Z" w16du:dateUtc="2026-05-16T02:04:00Z">
        <w:r w:rsidR="00B8241C">
          <w:rPr>
            <w:rFonts w:ascii="Times New Roman" w:hAnsi="Times New Roman" w:cs="Times New Roman"/>
          </w:rPr>
          <w:t xml:space="preserve">the </w:t>
        </w:r>
      </w:ins>
      <w:ins w:id="1678" w:author="Benton, Deon" w:date="2026-05-21T23:55:00Z" w16du:dateUtc="2026-05-22T04:55:00Z">
        <w:r w:rsidR="00FB3019">
          <w:rPr>
            <w:rFonts w:ascii="Times New Roman" w:hAnsi="Times New Roman" w:cs="Times New Roman"/>
          </w:rPr>
          <w:t>contention</w:t>
        </w:r>
      </w:ins>
      <w:ins w:id="1679" w:author="Benton, Deon" w:date="2026-05-15T21:04:00Z" w16du:dateUtc="2026-05-16T02:04:00Z">
        <w:r w:rsidR="00B8241C">
          <w:rPr>
            <w:rFonts w:ascii="Times New Roman" w:hAnsi="Times New Roman" w:cs="Times New Roman"/>
          </w:rPr>
          <w:t xml:space="preserve"> that such</w:t>
        </w:r>
      </w:ins>
      <w:ins w:id="1680" w:author="Benton, Deon" w:date="2026-04-28T16:28:00Z" w16du:dateUtc="2026-04-28T21:28:00Z">
        <w:r w:rsidR="009C5E1C">
          <w:rPr>
            <w:rFonts w:ascii="Times New Roman" w:hAnsi="Times New Roman" w:cs="Times New Roman"/>
          </w:rPr>
          <w:t xml:space="preserve"> concepts </w:t>
        </w:r>
      </w:ins>
      <w:ins w:id="1681" w:author="Benton, Deon" w:date="2026-05-21T23:56:00Z" w16du:dateUtc="2026-05-22T04:56:00Z">
        <w:r w:rsidR="00FB3019">
          <w:rPr>
            <w:rFonts w:ascii="Times New Roman" w:hAnsi="Times New Roman" w:cs="Times New Roman"/>
          </w:rPr>
          <w:t>may not be necessary to account for so-called action efficiency understanding in infants.</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682"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683"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684"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0B9F1924" w:rsidR="00E1149B" w:rsidRDefault="00F32F86" w:rsidP="00EF724B">
      <w:pPr>
        <w:spacing w:line="480" w:lineRule="auto"/>
        <w:ind w:firstLine="720"/>
        <w:contextualSpacing/>
        <w:rPr>
          <w:ins w:id="1685" w:author="Benton, Deon" w:date="2026-05-17T01:02:00Z" w16du:dateUtc="2026-05-17T06:02:00Z"/>
          <w:rFonts w:ascii="Times New Roman" w:hAnsi="Times New Roman" w:cs="Times New Roman"/>
        </w:rPr>
      </w:pPr>
      <w:ins w:id="1686" w:author="Benton, Deon" w:date="2026-05-21T23:57:00Z" w16du:dateUtc="2026-05-22T04:57:00Z">
        <w:r>
          <w:rPr>
            <w:rFonts w:ascii="Times New Roman" w:hAnsi="Times New Roman" w:cs="Times New Roman"/>
          </w:rPr>
          <w:t>Although OM10-2</w:t>
        </w:r>
      </w:ins>
      <w:ins w:id="1687" w:author="Benton, Deon" w:date="2026-05-17T00:57:00Z" w16du:dateUtc="2026-05-17T05:57:00Z">
        <w:r w:rsidR="00E075A2">
          <w:rPr>
            <w:rFonts w:ascii="Times New Roman" w:hAnsi="Times New Roman" w:cs="Times New Roman"/>
          </w:rPr>
          <w:t xml:space="preserve"> captured infants’ looking responses in Experiment 3</w:t>
        </w:r>
      </w:ins>
      <w:ins w:id="1688" w:author="Benton, Deon" w:date="2026-05-22T00:01:00Z" w16du:dateUtc="2026-05-22T05:01:00Z">
        <w:r w:rsidR="0007648B">
          <w:rPr>
            <w:rFonts w:ascii="Times New Roman" w:hAnsi="Times New Roman" w:cs="Times New Roman"/>
          </w:rPr>
          <w:t>—showing slightly more critical unit activation following the High, inefficient test event than the Low, efficient test event—</w:t>
        </w:r>
      </w:ins>
      <w:ins w:id="1689" w:author="Benton, Deon" w:date="2026-05-21T23:57:00Z" w16du:dateUtc="2026-05-22T04:57:00Z">
        <w:r>
          <w:rPr>
            <w:rFonts w:ascii="Times New Roman" w:hAnsi="Times New Roman" w:cs="Times New Roman"/>
          </w:rPr>
          <w:t>it</w:t>
        </w:r>
      </w:ins>
      <w:ins w:id="1690" w:author="Benton, Deon" w:date="2026-05-17T00:58:00Z" w16du:dateUtc="2026-05-17T05:58:00Z">
        <w:r w:rsidR="00294E8B">
          <w:rPr>
            <w:rFonts w:ascii="Times New Roman" w:hAnsi="Times New Roman" w:cs="Times New Roman"/>
          </w:rPr>
          <w:t xml:space="preserve"> failed to capture infants’ responses in</w:t>
        </w:r>
      </w:ins>
      <w:r w:rsidR="00E0420F">
        <w:rPr>
          <w:rFonts w:ascii="Times New Roman" w:hAnsi="Times New Roman" w:cs="Times New Roman"/>
        </w:rPr>
        <w:t xml:space="preserve"> Experiments 1 and </w:t>
      </w:r>
      <w:ins w:id="1691"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ins w:id="1692"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w:t>
      </w:r>
      <w:ins w:id="1693" w:author="Benton, Deon" w:date="2026-05-21T23:58:00Z" w16du:dateUtc="2026-05-22T04:58:00Z">
        <w:r w:rsidR="0007648B">
          <w:rPr>
            <w:rFonts w:ascii="Times New Roman" w:hAnsi="Times New Roman" w:cs="Times New Roman"/>
          </w:rPr>
          <w:t xml:space="preserve"> caused slightly more activation of the critical units than the High, </w:t>
        </w:r>
      </w:ins>
      <w:ins w:id="1694" w:author="Benton, Deon" w:date="2026-05-21T23:59:00Z" w16du:dateUtc="2026-05-22T04:59:00Z">
        <w:r w:rsidR="0007648B">
          <w:rPr>
            <w:rFonts w:ascii="Times New Roman" w:hAnsi="Times New Roman" w:cs="Times New Roman"/>
          </w:rPr>
          <w:t>inefficient</w:t>
        </w:r>
      </w:ins>
      <w:ins w:id="1695" w:author="Benton, Deon" w:date="2026-05-21T23:58:00Z" w16du:dateUtc="2026-05-22T04:58:00Z">
        <w:r w:rsidR="0007648B">
          <w:rPr>
            <w:rFonts w:ascii="Times New Roman" w:hAnsi="Times New Roman" w:cs="Times New Roman"/>
          </w:rPr>
          <w:t xml:space="preserve"> </w:t>
        </w:r>
      </w:ins>
      <w:ins w:id="1696" w:author="Benton, Deon" w:date="2026-05-21T23:59:00Z" w16du:dateUtc="2026-05-22T04:59:00Z">
        <w:r w:rsidR="0007648B">
          <w:rPr>
            <w:rFonts w:ascii="Times New Roman" w:hAnsi="Times New Roman" w:cs="Times New Roman"/>
          </w:rPr>
          <w:t>test event.</w:t>
        </w:r>
      </w:ins>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ins w:id="1697" w:author="Benton, Deon" w:date="2026-05-22T00:00:00Z" w16du:dateUtc="2026-05-22T05:00:00Z">
        <w:r w:rsidR="0007648B">
          <w:rPr>
            <w:rFonts w:ascii="Times New Roman" w:hAnsi="Times New Roman" w:cs="Times New Roman"/>
          </w:rPr>
          <w:t xml:space="preserve">. </w:t>
        </w:r>
        <w:r w:rsidR="0007648B">
          <w:rPr>
            <w:rFonts w:ascii="Times New Roman" w:hAnsi="Times New Roman" w:cs="Times New Roman"/>
          </w:rPr>
          <w:t>These results are shown in Figure 15</w:t>
        </w:r>
        <w:r w:rsidR="0007648B">
          <w:rPr>
            <w:rFonts w:ascii="Times New Roman" w:hAnsi="Times New Roman" w:cs="Times New Roman"/>
          </w:rPr>
          <w:t>.</w:t>
        </w:r>
      </w:ins>
      <w:ins w:id="1698" w:author="Benton, Deon" w:date="2026-05-22T00:02:00Z" w16du:dateUtc="2026-05-22T05:02:00Z">
        <w:r w:rsidR="0007648B">
          <w:rPr>
            <w:rFonts w:ascii="Times New Roman" w:hAnsi="Times New Roman" w:cs="Times New Roman"/>
          </w:rPr>
          <w:t xml:space="preserve"> </w:t>
        </w:r>
      </w:ins>
      <w:r w:rsidR="004A3269">
        <w:rPr>
          <w:rFonts w:ascii="Times New Roman" w:hAnsi="Times New Roman" w:cs="Times New Roman"/>
        </w:rPr>
        <w:t xml:space="preserve">These findings suggest that simply improving </w:t>
      </w:r>
      <w:r w:rsidR="004656FC">
        <w:rPr>
          <w:rFonts w:ascii="Times New Roman" w:hAnsi="Times New Roman" w:cs="Times New Roman"/>
        </w:rPr>
        <w:t xml:space="preserve">OM10’s fidelity to </w:t>
      </w:r>
      <w:ins w:id="1699" w:author="Benton, Deon" w:date="2026-05-22T00:03:00Z" w16du:dateUtc="2026-05-22T05:03:00Z">
        <w:r w:rsidR="0007648B">
          <w:rPr>
            <w:rFonts w:ascii="Times New Roman" w:hAnsi="Times New Roman" w:cs="Times New Roman"/>
          </w:rPr>
          <w:t xml:space="preserve">Liu and Spelke’s (2017) </w:t>
        </w:r>
      </w:ins>
      <w:r w:rsidR="004A3269">
        <w:rPr>
          <w:rFonts w:ascii="Times New Roman" w:hAnsi="Times New Roman" w:cs="Times New Roman"/>
        </w:rPr>
        <w:t xml:space="preserve">task structure </w:t>
      </w:r>
      <w:ins w:id="1700"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E09D400"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701" w:author="Benton, Deon" w:date="2026-05-17T00:53:00Z" w16du:dateUtc="2026-05-17T05:53:00Z">
        <w:r w:rsidR="00014507">
          <w:rPr>
            <w:rFonts w:ascii="Times New Roman" w:hAnsi="Times New Roman" w:cs="Times New Roman"/>
            <w:b/>
            <w:bCs/>
            <w:i w:val="0"/>
            <w:iCs w:val="0"/>
            <w:noProof/>
            <w:color w:val="auto"/>
            <w:sz w:val="24"/>
            <w:szCs w:val="24"/>
          </w:rPr>
          <w:t>16</w:t>
        </w:r>
      </w:ins>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702"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703"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0C82E7B6" w:rsidR="0019688A" w:rsidRDefault="00FD3E65" w:rsidP="005A2886">
      <w:pPr>
        <w:spacing w:line="480" w:lineRule="auto"/>
        <w:ind w:firstLine="720"/>
        <w:contextualSpacing/>
        <w:rPr>
          <w:ins w:id="1704" w:author="Benton, Deon" w:date="2026-05-15T21:09:00Z" w16du:dateUtc="2026-05-16T02:09:00Z"/>
          <w:rFonts w:ascii="Times New Roman" w:hAnsi="Times New Roman" w:cs="Times New Roman"/>
        </w:rPr>
      </w:pPr>
      <w:ins w:id="1705" w:author="Benton, Deon" w:date="2026-05-22T00:07:00Z" w16du:dateUtc="2026-05-22T05:07:00Z">
        <w:r>
          <w:rPr>
            <w:rFonts w:ascii="Times New Roman" w:hAnsi="Times New Roman" w:cs="Times New Roman"/>
          </w:rPr>
          <w:t xml:space="preserve">ALIAS-2’s performance was examined next to determine whether </w:t>
        </w:r>
      </w:ins>
      <w:ins w:id="1706" w:author="Benton, Deon" w:date="2026-05-22T00:08:00Z" w16du:dateUtc="2026-05-22T05:08:00Z">
        <w:r>
          <w:rPr>
            <w:rFonts w:ascii="Times New Roman" w:hAnsi="Times New Roman" w:cs="Times New Roman"/>
          </w:rPr>
          <w:t xml:space="preserve">associative learning alone is sufficient to capture the fourth target finding. </w:t>
        </w:r>
      </w:ins>
      <w:ins w:id="1707" w:author="Benton, Deon" w:date="2026-05-22T00:09:00Z" w16du:dateUtc="2026-05-22T05:09:00Z">
        <w:r w:rsidR="00302752">
          <w:rPr>
            <w:rFonts w:ascii="Times New Roman" w:hAnsi="Times New Roman" w:cs="Times New Roman"/>
          </w:rPr>
          <w:t>The results—which are shown above in Figure 16—showed that it</w:t>
        </w:r>
      </w:ins>
      <w:ins w:id="1708" w:author="Benton, Deon" w:date="2026-05-22T00:10:00Z" w16du:dateUtc="2026-05-22T05:10:00Z">
        <w:r w:rsidR="00302752">
          <w:rPr>
            <w:rFonts w:ascii="Times New Roman" w:hAnsi="Times New Roman" w:cs="Times New Roman"/>
          </w:rPr>
          <w:t xml:space="preserve"> mostly</w:t>
        </w:r>
      </w:ins>
      <w:ins w:id="1709" w:author="Benton, Deon" w:date="2026-05-22T00:09:00Z" w16du:dateUtc="2026-05-22T05:09:00Z">
        <w:r w:rsidR="00302752">
          <w:rPr>
            <w:rFonts w:ascii="Times New Roman" w:hAnsi="Times New Roman" w:cs="Times New Roman"/>
          </w:rPr>
          <w:t xml:space="preserve"> could. </w:t>
        </w:r>
      </w:ins>
      <w:ins w:id="1710" w:author="Benton, Deon" w:date="2026-05-22T00:11:00Z" w16du:dateUtc="2026-05-22T05:11:00Z">
        <w:r w:rsidR="00302752">
          <w:rPr>
            <w:rFonts w:ascii="Times New Roman" w:hAnsi="Times New Roman" w:cs="Times New Roman"/>
          </w:rPr>
          <w:t xml:space="preserve">Specifically, </w:t>
        </w:r>
      </w:ins>
      <w:del w:id="1711" w:author="Benton, Deon" w:date="2026-05-22T00:11:00Z" w16du:dateUtc="2026-05-22T05:11:00Z">
        <w:r w:rsidR="00E92E04" w:rsidDel="00302752">
          <w:rPr>
            <w:rFonts w:ascii="Times New Roman" w:hAnsi="Times New Roman" w:cs="Times New Roman"/>
          </w:rPr>
          <w:delText>N</w:delText>
        </w:r>
      </w:del>
      <w:ins w:id="1712" w:author="Benton, Deon" w:date="2026-05-22T00:11:00Z" w16du:dateUtc="2026-05-22T05:11:00Z">
        <w:r w:rsidR="00302752">
          <w:rPr>
            <w:rFonts w:ascii="Times New Roman" w:hAnsi="Times New Roman" w:cs="Times New Roman"/>
          </w:rPr>
          <w:t>n</w:t>
        </w:r>
      </w:ins>
      <w:r w:rsidR="00E92E04">
        <w:rPr>
          <w:rFonts w:ascii="Times New Roman" w:hAnsi="Times New Roman" w:cs="Times New Roman"/>
        </w:rPr>
        <w:t xml:space="preserve">etworks in Experiments 1 and 3 </w:t>
      </w:r>
      <w:ins w:id="1713" w:author="Benton, Deon" w:date="2026-05-22T00:11:00Z" w16du:dateUtc="2026-05-22T05:11:00Z">
        <w:r w:rsidR="00302752">
          <w:rPr>
            <w:rFonts w:ascii="Times New Roman" w:hAnsi="Times New Roman" w:cs="Times New Roman"/>
          </w:rPr>
          <w:t>looked longer at the</w:t>
        </w:r>
      </w:ins>
      <w:r w:rsidR="00E92E04">
        <w:rPr>
          <w:rFonts w:ascii="Times New Roman" w:hAnsi="Times New Roman" w:cs="Times New Roman"/>
        </w:rPr>
        <w:t xml:space="preserve"> High</w:t>
      </w:r>
      <w:ins w:id="1714"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715" w:author="Benton, Deon" w:date="2026-05-17T01:04:00Z" w16du:dateUtc="2026-05-17T06:04:00Z">
        <w:r w:rsidR="00274863">
          <w:rPr>
            <w:rFonts w:ascii="Times New Roman" w:hAnsi="Times New Roman" w:cs="Times New Roman"/>
          </w:rPr>
          <w:t xml:space="preserve"> </w:t>
        </w:r>
      </w:ins>
      <w:ins w:id="1716" w:author="Benton, Deon" w:date="2026-05-22T00:11:00Z" w16du:dateUtc="2026-05-22T05:11:00Z">
        <w:r w:rsidR="00302752">
          <w:rPr>
            <w:rFonts w:ascii="Times New Roman" w:hAnsi="Times New Roman" w:cs="Times New Roman"/>
          </w:rPr>
          <w:t>at</w:t>
        </w:r>
      </w:ins>
      <w:r w:rsidR="00E92E04">
        <w:rPr>
          <w:rFonts w:ascii="Times New Roman" w:hAnsi="Times New Roman" w:cs="Times New Roman"/>
        </w:rPr>
        <w:t xml:space="preserve"> the Low</w:t>
      </w:r>
      <w:ins w:id="1717" w:author="Benton, Deon" w:date="2026-05-17T01:04:00Z" w16du:dateUtc="2026-05-17T06:04:00Z">
        <w:r w:rsidR="00274863">
          <w:rPr>
            <w:rFonts w:ascii="Times New Roman" w:hAnsi="Times New Roman" w:cs="Times New Roman"/>
          </w:rPr>
          <w:t>, efficient one</w:t>
        </w:r>
      </w:ins>
      <w:ins w:id="1718" w:author="Benton, Deon" w:date="2026-05-17T01:05:00Z" w16du:dateUtc="2026-05-17T06:05:00Z">
        <w:r w:rsidR="00274863">
          <w:rPr>
            <w:rFonts w:ascii="Times New Roman" w:hAnsi="Times New Roman" w:cs="Times New Roman"/>
          </w:rPr>
          <w:t>.</w:t>
        </w:r>
      </w:ins>
      <w:ins w:id="1719" w:author="Benton, Deon" w:date="2026-05-22T00:10:00Z" w16du:dateUtc="2026-05-22T05:10:00Z">
        <w:r w:rsidR="00302752">
          <w:rPr>
            <w:rFonts w:ascii="Times New Roman" w:hAnsi="Times New Roman" w:cs="Times New Roman"/>
          </w:rPr>
          <w:t xml:space="preserve"> </w:t>
        </w:r>
      </w:ins>
      <w:ins w:id="1720" w:author="Benton, Deon" w:date="2026-05-22T00:12:00Z" w16du:dateUtc="2026-05-22T05:12:00Z">
        <w:r w:rsidR="00302752">
          <w:rPr>
            <w:rFonts w:ascii="Times New Roman" w:hAnsi="Times New Roman" w:cs="Times New Roman"/>
          </w:rPr>
          <w:t>However, in the Control condition, networks looked about equally lo</w:t>
        </w:r>
      </w:ins>
      <w:ins w:id="1721" w:author="Benton, Deon" w:date="2026-05-22T00:13:00Z" w16du:dateUtc="2026-05-22T05:13:00Z">
        <w:r w:rsidR="00302752">
          <w:rPr>
            <w:rFonts w:ascii="Times New Roman" w:hAnsi="Times New Roman" w:cs="Times New Roman"/>
          </w:rPr>
          <w:t>ng</w:t>
        </w:r>
      </w:ins>
      <w:ins w:id="1722" w:author="Benton, Deon" w:date="2026-05-22T00:12:00Z" w16du:dateUtc="2026-05-22T05:12:00Z">
        <w:r w:rsidR="00302752">
          <w:rPr>
            <w:rFonts w:ascii="Times New Roman" w:hAnsi="Times New Roman" w:cs="Times New Roman"/>
          </w:rPr>
          <w:t xml:space="preserve"> at both test events. This </w:t>
        </w:r>
      </w:ins>
      <w:ins w:id="1723" w:author="Benton, Deon" w:date="2026-05-22T00:13:00Z" w16du:dateUtc="2026-05-22T05:13:00Z">
        <w:r w:rsidR="00302752">
          <w:rPr>
            <w:rFonts w:ascii="Times New Roman" w:hAnsi="Times New Roman" w:cs="Times New Roman"/>
          </w:rPr>
          <w:t>latter finding c</w:t>
        </w:r>
      </w:ins>
      <w:ins w:id="1724" w:author="Benton, Deon" w:date="2026-05-22T00:14:00Z" w16du:dateUtc="2026-05-22T05:14:00Z">
        <w:r w:rsidR="00302752">
          <w:rPr>
            <w:rFonts w:ascii="Times New Roman" w:hAnsi="Times New Roman" w:cs="Times New Roman"/>
          </w:rPr>
          <w:t>onflicts with ALIAS’s and infants’ tendency to look numerically longer at the Low, efficient than at the High, i</w:t>
        </w:r>
      </w:ins>
      <w:ins w:id="1725" w:author="Benton, Deon" w:date="2026-05-22T00:15:00Z" w16du:dateUtc="2026-05-22T05:15:00Z">
        <w:r w:rsidR="00302752">
          <w:rPr>
            <w:rFonts w:ascii="Times New Roman" w:hAnsi="Times New Roman" w:cs="Times New Roman"/>
          </w:rPr>
          <w:t>nefficient test event.</w:t>
        </w:r>
      </w:ins>
      <w:ins w:id="1726" w:author="Benton, Deon" w:date="2026-05-22T00:12:00Z" w16du:dateUtc="2026-05-22T05:12:00Z">
        <w:r w:rsidR="00302752">
          <w:rPr>
            <w:rFonts w:ascii="Times New Roman" w:hAnsi="Times New Roman" w:cs="Times New Roman"/>
          </w:rPr>
          <w:t xml:space="preserve"> </w:t>
        </w:r>
      </w:ins>
      <w:ins w:id="1727" w:author="Benton, Deon" w:date="2026-05-22T00:15:00Z" w16du:dateUtc="2026-05-22T05:15:00Z">
        <w:r w:rsidR="00302752">
          <w:rPr>
            <w:rFonts w:ascii="Times New Roman" w:hAnsi="Times New Roman" w:cs="Times New Roman"/>
          </w:rPr>
          <w:t xml:space="preserve">ALIAS-2’s performance suggest that associative learning </w:t>
        </w:r>
      </w:ins>
      <w:ins w:id="1728" w:author="Benton, Deon" w:date="2026-05-22T00:16:00Z" w16du:dateUtc="2026-05-22T05:16:00Z">
        <w:r w:rsidR="00302752">
          <w:rPr>
            <w:rFonts w:ascii="Times New Roman" w:hAnsi="Times New Roman" w:cs="Times New Roman"/>
          </w:rPr>
          <w:t>is mostly</w:t>
        </w:r>
      </w:ins>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w:t>
      </w:r>
      <w:ins w:id="1729"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730" w:author="Benton, Deon" w:date="2026-05-17T01:06:00Z" w16du:dateUtc="2026-05-17T06:06:00Z">
        <w:r w:rsidR="00274863">
          <w:rPr>
            <w:rFonts w:ascii="Times New Roman" w:hAnsi="Times New Roman" w:cs="Times New Roman"/>
          </w:rPr>
          <w:t xml:space="preserve">differential barrier salience </w:t>
        </w:r>
      </w:ins>
      <w:ins w:id="1731" w:author="Benton, Deon" w:date="2026-05-22T00:16:00Z" w16du:dateUtc="2026-05-22T05:16:00Z">
        <w:r w:rsidR="00302752">
          <w:rPr>
            <w:rFonts w:ascii="Times New Roman" w:hAnsi="Times New Roman" w:cs="Times New Roman"/>
          </w:rPr>
          <w:t xml:space="preserve">may nonetheless be necessary to capture the full range </w:t>
        </w:r>
      </w:ins>
      <w:ins w:id="1732" w:author="Benton, Deon" w:date="2026-05-22T00:17:00Z" w16du:dateUtc="2026-05-22T05:17:00Z">
        <w:r w:rsidR="00302752">
          <w:rPr>
            <w:rFonts w:ascii="Times New Roman" w:hAnsi="Times New Roman" w:cs="Times New Roman"/>
          </w:rPr>
          <w:t>of results related to the fourth target finding.</w:t>
        </w:r>
      </w:ins>
    </w:p>
    <w:p w14:paraId="3943714A" w14:textId="27E58765" w:rsidR="003A21FB" w:rsidRDefault="005E1414" w:rsidP="00282A7A">
      <w:pPr>
        <w:spacing w:line="480" w:lineRule="auto"/>
        <w:ind w:firstLine="720"/>
        <w:contextualSpacing/>
        <w:rPr>
          <w:ins w:id="1733" w:author="Benton, Deon" w:date="2026-04-28T16:18:00Z" w16du:dateUtc="2026-04-28T21:18:00Z"/>
          <w:rFonts w:ascii="Times New Roman" w:hAnsi="Times New Roman" w:cs="Times New Roman"/>
        </w:rPr>
      </w:pPr>
      <w:ins w:id="1734" w:author="Benton, Deon" w:date="2026-05-22T00:17:00Z" w16du:dateUtc="2026-05-22T05:17:00Z">
        <w:r>
          <w:rPr>
            <w:rFonts w:ascii="Times New Roman" w:hAnsi="Times New Roman" w:cs="Times New Roman"/>
          </w:rPr>
          <w:lastRenderedPageBreak/>
          <w:t>In terms of the mechanistic basis of ALIAS’s be</w:t>
        </w:r>
      </w:ins>
      <w:ins w:id="1735" w:author="Benton, Deon" w:date="2026-05-22T00:18:00Z" w16du:dateUtc="2026-05-22T05:18:00Z">
        <w:r>
          <w:rPr>
            <w:rFonts w:ascii="Times New Roman" w:hAnsi="Times New Roman" w:cs="Times New Roman"/>
          </w:rPr>
          <w:t xml:space="preserve">havior, </w:t>
        </w:r>
      </w:ins>
      <w:ins w:id="1736" w:author="Benton, Deon" w:date="2026-05-22T02:09:00Z" w16du:dateUtc="2026-05-22T07:09:00Z">
        <w:r w:rsidR="006C2CB8" w:rsidRPr="006C2CB8">
          <w:rPr>
            <w:rFonts w:ascii="Times New Roman" w:hAnsi="Times New Roman" w:cs="Times New Roman"/>
          </w:rPr>
          <w:t>the reason networks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is that the presentation of a small obstacle, high jump, and substantial vertical clearance during the High, inefficient test event violated the association that networks formed among a small obstacle, low jump, small vertical clearance during the pretraining phase.</w:t>
        </w:r>
        <w:r w:rsidR="006C2CB8" w:rsidRPr="006C2CB8">
          <w:rPr>
            <w:rFonts w:ascii="Times New Roman" w:hAnsi="Times New Roman" w:cs="Times New Roman"/>
          </w:rPr>
          <w:t xml:space="preserve"> </w:t>
        </w:r>
      </w:ins>
      <w:ins w:id="1737" w:author="Benton, Deon" w:date="2026-05-15T21:29:00Z" w16du:dateUtc="2026-05-16T02:29:00Z">
        <w:r w:rsidR="00756E4C">
          <w:rPr>
            <w:rFonts w:ascii="Times New Roman" w:hAnsi="Times New Roman" w:cs="Times New Roman"/>
          </w:rPr>
          <w:t xml:space="preserve">In contrast, </w:t>
        </w:r>
      </w:ins>
      <w:ins w:id="1738" w:author="Benton, Deon" w:date="2026-05-22T02:11:00Z" w16du:dateUtc="2026-05-22T07:11:00Z">
        <w:r w:rsidR="006C2CB8">
          <w:rPr>
            <w:rFonts w:ascii="Times New Roman" w:hAnsi="Times New Roman" w:cs="Times New Roman"/>
          </w:rPr>
          <w:t xml:space="preserve">the reason networks showed attenuated looking to the Low, efficient test event during the same experiments is that </w:t>
        </w:r>
      </w:ins>
      <w:ins w:id="1739" w:author="Benton, Deon" w:date="2026-05-15T21:29:00Z" w16du:dateUtc="2026-05-16T02:29:00Z">
        <w:r w:rsidR="00756E4C">
          <w:rPr>
            <w:rFonts w:ascii="Times New Roman" w:hAnsi="Times New Roman" w:cs="Times New Roman"/>
          </w:rPr>
          <w:t xml:space="preserve">the visual information </w:t>
        </w:r>
      </w:ins>
      <w:ins w:id="1740" w:author="Benton, Deon" w:date="2026-05-22T02:11:00Z" w16du:dateUtc="2026-05-22T07:11:00Z">
        <w:r w:rsidR="006C2CB8">
          <w:rPr>
            <w:rFonts w:ascii="Times New Roman" w:hAnsi="Times New Roman" w:cs="Times New Roman"/>
          </w:rPr>
          <w:t>associated with this event</w:t>
        </w:r>
      </w:ins>
      <w:ins w:id="1741" w:author="Benton, Deon" w:date="2026-05-22T02:12:00Z" w16du:dateUtc="2026-05-22T07:12:00Z">
        <w:r w:rsidR="006C2CB8">
          <w:rPr>
            <w:rFonts w:ascii="Times New Roman" w:hAnsi="Times New Roman" w:cs="Times New Roman"/>
          </w:rPr>
          <w:t xml:space="preserve"> (e.g., </w:t>
        </w:r>
        <w:r w:rsidR="006C2CB8">
          <w:rPr>
            <w:rFonts w:ascii="Times New Roman" w:hAnsi="Times New Roman" w:cs="Times New Roman"/>
          </w:rPr>
          <w:t xml:space="preserve">a small obstacle, low jump, </w:t>
        </w:r>
        <w:r w:rsidR="006C2CB8">
          <w:rPr>
            <w:rFonts w:ascii="Times New Roman" w:hAnsi="Times New Roman" w:cs="Times New Roman"/>
          </w:rPr>
          <w:t xml:space="preserve">and </w:t>
        </w:r>
        <w:r w:rsidR="006C2CB8">
          <w:rPr>
            <w:rFonts w:ascii="Times New Roman" w:hAnsi="Times New Roman" w:cs="Times New Roman"/>
          </w:rPr>
          <w:t>low vertical clearance</w:t>
        </w:r>
        <w:r w:rsidR="006C2CB8">
          <w:rPr>
            <w:rFonts w:ascii="Times New Roman" w:hAnsi="Times New Roman" w:cs="Times New Roman"/>
          </w:rPr>
          <w:t xml:space="preserve">) </w:t>
        </w:r>
      </w:ins>
      <w:ins w:id="1742" w:author="Benton, Deon" w:date="2026-05-17T01:14:00Z" w16du:dateUtc="2026-05-17T06:14:00Z">
        <w:r w:rsidR="00282A7A">
          <w:rPr>
            <w:rFonts w:ascii="Times New Roman" w:hAnsi="Times New Roman" w:cs="Times New Roman"/>
          </w:rPr>
          <w:t xml:space="preserve"> </w:t>
        </w:r>
      </w:ins>
      <w:ins w:id="1743" w:author="Benton, Deon" w:date="2026-05-22T02:12:00Z" w16du:dateUtc="2026-05-22T07:12:00Z">
        <w:r w:rsidR="006C2CB8">
          <w:rPr>
            <w:rFonts w:ascii="Times New Roman" w:hAnsi="Times New Roman" w:cs="Times New Roman"/>
          </w:rPr>
          <w:t xml:space="preserve">overlapped with that </w:t>
        </w:r>
      </w:ins>
      <w:ins w:id="1744" w:author="Benton, Deon" w:date="2026-05-22T02:11:00Z" w16du:dateUtc="2026-05-22T07:11:00Z">
        <w:r w:rsidR="006C2CB8">
          <w:rPr>
            <w:rFonts w:ascii="Times New Roman" w:hAnsi="Times New Roman" w:cs="Times New Roman"/>
          </w:rPr>
          <w:t>experienced during pretraining</w:t>
        </w:r>
      </w:ins>
      <w:ins w:id="1745" w:author="Benton, Deon" w:date="2026-05-22T02:12:00Z" w16du:dateUtc="2026-05-22T07:12:00Z">
        <w:r w:rsidR="006C2CB8">
          <w:rPr>
            <w:rFonts w:ascii="Times New Roman" w:hAnsi="Times New Roman" w:cs="Times New Roman"/>
          </w:rPr>
          <w:t xml:space="preserve"> </w:t>
        </w:r>
        <w:r w:rsidR="006C2CB8">
          <w:rPr>
            <w:rFonts w:ascii="Times New Roman" w:hAnsi="Times New Roman" w:cs="Times New Roman"/>
          </w:rPr>
          <w:t>(e.g., a small obstacle, low jump, and low vertical clearance)</w:t>
        </w:r>
      </w:ins>
      <w:ins w:id="1746" w:author="Benton, Deon" w:date="2026-05-22T02:11:00Z" w16du:dateUtc="2026-05-22T07:11:00Z">
        <w:r w:rsidR="006C2CB8">
          <w:rPr>
            <w:rFonts w:ascii="Times New Roman" w:hAnsi="Times New Roman" w:cs="Times New Roman"/>
          </w:rPr>
          <w:t xml:space="preserve">. </w:t>
        </w:r>
      </w:ins>
      <w:ins w:id="1747" w:author="Benton, Deon" w:date="2026-05-15T21:29:00Z" w16du:dateUtc="2026-05-16T02:29:00Z">
        <w:r w:rsidR="00756E4C">
          <w:rPr>
            <w:rFonts w:ascii="Times New Roman" w:hAnsi="Times New Roman" w:cs="Times New Roman"/>
          </w:rPr>
          <w:t xml:space="preserve"> </w:t>
        </w:r>
      </w:ins>
    </w:p>
    <w:p w14:paraId="3570B0DF" w14:textId="3DEC11A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ins w:id="1748" w:author="Benton, Deon" w:date="2026-05-22T02:18:00Z" w16du:dateUtc="2026-05-22T07:18:00Z">
        <w:r w:rsidR="00A047E6" w:rsidRPr="00A047E6">
          <w:rPr>
            <w:rFonts w:ascii="Times New Roman" w:hAnsi="Times New Roman" w:cs="Times New Roman"/>
          </w:rPr>
          <w:t xml:space="preserve">The goal of this simulation was to determine whether ALIAS could reproduce </w:t>
        </w:r>
      </w:ins>
      <w:ins w:id="1749" w:author="Benton, Deon" w:date="2026-05-22T02:19:00Z" w16du:dateUtc="2026-05-22T07:19:00Z">
        <w:r w:rsidR="00A047E6">
          <w:rPr>
            <w:rFonts w:ascii="Times New Roman" w:hAnsi="Times New Roman" w:cs="Times New Roman"/>
          </w:rPr>
          <w:t xml:space="preserve">the find that </w:t>
        </w:r>
      </w:ins>
      <w:ins w:id="1750" w:author="Benton, Deon" w:date="2026-05-22T02:18:00Z" w16du:dateUtc="2026-05-22T07:18:00Z">
        <w:r w:rsidR="00A047E6" w:rsidRPr="00A047E6">
          <w:rPr>
            <w:rFonts w:ascii="Times New Roman" w:hAnsi="Times New Roman" w:cs="Times New Roman"/>
          </w:rPr>
          <w:t>infants</w:t>
        </w:r>
      </w:ins>
      <w:ins w:id="1751" w:author="Benton, Deon" w:date="2026-05-22T02:19:00Z" w16du:dateUtc="2026-05-22T07:19:00Z">
        <w:r w:rsidR="00A047E6">
          <w:rPr>
            <w:rFonts w:ascii="Times New Roman" w:hAnsi="Times New Roman" w:cs="Times New Roman"/>
          </w:rPr>
          <w:t xml:space="preserve"> can apparently</w:t>
        </w:r>
      </w:ins>
      <w:ins w:id="1752" w:author="Benton, Deon" w:date="2026-05-22T02:18:00Z" w16du:dateUtc="2026-05-22T07:18:00Z">
        <w:r w:rsidR="00A047E6" w:rsidRPr="00A047E6">
          <w:rPr>
            <w:rFonts w:ascii="Times New Roman" w:hAnsi="Times New Roman" w:cs="Times New Roman"/>
          </w:rPr>
          <w:t xml:space="preserve"> represent action efficiency in a graded or continuous manner. </w:t>
        </w:r>
      </w:ins>
      <w:ins w:id="1753" w:author="Benton, Deon" w:date="2026-05-22T02:21:00Z" w16du:dateUtc="2026-05-22T07:21:00Z">
        <w:r w:rsidR="00A047E6">
          <w:rPr>
            <w:rFonts w:ascii="Times New Roman" w:hAnsi="Times New Roman" w:cs="Times New Roman"/>
          </w:rPr>
          <w:t>The results revea</w:t>
        </w:r>
      </w:ins>
      <w:ins w:id="1754" w:author="Benton, Deon" w:date="2026-05-22T02:22:00Z" w16du:dateUtc="2026-05-22T07:22:00Z">
        <w:r w:rsidR="00A047E6">
          <w:rPr>
            <w:rFonts w:ascii="Times New Roman" w:hAnsi="Times New Roman" w:cs="Times New Roman"/>
          </w:rPr>
          <w:t>led that</w:t>
        </w:r>
      </w:ins>
      <w:ins w:id="1755" w:author="Benton, Deon" w:date="2026-05-22T02:25:00Z" w16du:dateUtc="2026-05-22T07:25:00Z">
        <w:r w:rsidR="00D767C4">
          <w:rPr>
            <w:rFonts w:ascii="Times New Roman" w:hAnsi="Times New Roman" w:cs="Times New Roman"/>
          </w:rPr>
          <w:t xml:space="preserve"> not only could</w:t>
        </w:r>
      </w:ins>
      <w:ins w:id="1756" w:author="Benton, Deon" w:date="2026-05-22T02:22:00Z" w16du:dateUtc="2026-05-22T07:22:00Z">
        <w:r w:rsidR="00A047E6">
          <w:rPr>
            <w:rFonts w:ascii="Times New Roman" w:hAnsi="Times New Roman" w:cs="Times New Roman"/>
          </w:rPr>
          <w:t xml:space="preserve"> ALIAS </w:t>
        </w:r>
      </w:ins>
      <w:ins w:id="1757" w:author="Benton, Deon" w:date="2026-05-22T02:25:00Z" w16du:dateUtc="2026-05-22T07:25:00Z">
        <w:r w:rsidR="00D767C4">
          <w:rPr>
            <w:rFonts w:ascii="Times New Roman" w:hAnsi="Times New Roman" w:cs="Times New Roman"/>
          </w:rPr>
          <w:t xml:space="preserve">capture the fourth target finding, </w:t>
        </w:r>
      </w:ins>
      <w:ins w:id="1758" w:author="Benton, Deon" w:date="2026-05-22T02:26:00Z" w16du:dateUtc="2026-05-22T07:26:00Z">
        <w:r w:rsidR="00D767C4">
          <w:rPr>
            <w:rFonts w:ascii="Times New Roman" w:hAnsi="Times New Roman" w:cs="Times New Roman"/>
          </w:rPr>
          <w:t>but it provided a better qualitative fit to the data than ALIAS-2. This suggest that</w:t>
        </w:r>
      </w:ins>
      <w:ins w:id="1759" w:author="Benton, Deon" w:date="2026-05-22T02:27:00Z" w16du:dateUtc="2026-05-22T07:27:00Z">
        <w:r w:rsidR="00D767C4">
          <w:rPr>
            <w:rFonts w:ascii="Times New Roman" w:hAnsi="Times New Roman" w:cs="Times New Roman"/>
          </w:rPr>
          <w:t xml:space="preserve"> associative learning—combined with the assumption that obstacles that are peripheral to curved motion—have reduced salience</w:t>
        </w:r>
      </w:ins>
      <w:ins w:id="1760" w:author="Benton, Deon" w:date="2026-05-22T02:26:00Z" w16du:dateUtc="2026-05-22T07:26:00Z">
        <w:r w:rsidR="00D767C4">
          <w:rPr>
            <w:rFonts w:ascii="Times New Roman" w:hAnsi="Times New Roman" w:cs="Times New Roman"/>
          </w:rPr>
          <w:t xml:space="preserve"> is necessary to reproduce infants’ looking responses across the experiments in Liu and Spelke (2013)</w:t>
        </w:r>
      </w:ins>
      <w:ins w:id="1761" w:author="Benton, Deon" w:date="2026-05-22T02:22:00Z" w16du:dateUtc="2026-05-22T07:22:00Z">
        <w:r w:rsidR="00A047E6">
          <w:rPr>
            <w:rFonts w:ascii="Times New Roman" w:hAnsi="Times New Roman" w:cs="Times New Roman"/>
          </w:rPr>
          <w:t xml:space="preserve">. </w:t>
        </w:r>
      </w:ins>
      <w:ins w:id="1762" w:author="Benton, Deon" w:date="2026-05-22T02:28:00Z" w16du:dateUtc="2026-05-22T07:28:00Z">
        <w:r w:rsidR="00D767C4">
          <w:rPr>
            <w:rFonts w:ascii="Times New Roman" w:hAnsi="Times New Roman" w:cs="Times New Roman"/>
          </w:rPr>
          <w:t>By contrast</w:t>
        </w:r>
      </w:ins>
      <w:r w:rsidR="00CF3BF7" w:rsidRPr="00CF3BF7">
        <w:rPr>
          <w:rFonts w:ascii="Times New Roman" w:hAnsi="Times New Roman" w:cs="Times New Roman"/>
        </w:rPr>
        <w:t>, OM10</w:t>
      </w:r>
      <w:ins w:id="1763"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764"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ins w:id="1765" w:author="Benton, Deon" w:date="2026-05-22T02:28:00Z" w16du:dateUtc="2026-05-22T07:28:00Z">
        <w:r w:rsidR="005C5DC0">
          <w:rPr>
            <w:rFonts w:ascii="Times New Roman" w:hAnsi="Times New Roman" w:cs="Times New Roman"/>
          </w:rPr>
          <w:t>these findings, whic</w:t>
        </w:r>
      </w:ins>
      <w:ins w:id="1766" w:author="Benton, Deon" w:date="2026-05-22T02:29:00Z" w16du:dateUtc="2026-05-22T07:29:00Z">
        <w:r w:rsidR="005C5DC0">
          <w:rPr>
            <w:rFonts w:ascii="Times New Roman" w:hAnsi="Times New Roman" w:cs="Times New Roman"/>
          </w:rPr>
          <w:t>h</w:t>
        </w:r>
      </w:ins>
      <w:r w:rsidR="00CF3BF7" w:rsidRPr="00CF3BF7">
        <w:rPr>
          <w:rFonts w:ascii="Times New Roman" w:hAnsi="Times New Roman" w:cs="Times New Roman"/>
        </w:rPr>
        <w:t xml:space="preserve"> suggests that simply improving a connectionist model’s fidelity to the</w:t>
      </w:r>
      <w:ins w:id="1767" w:author="Benton, Deon" w:date="2026-05-22T02:29:00Z" w16du:dateUtc="2026-05-22T07:29:00Z">
        <w:r w:rsidR="005C5DC0">
          <w:rPr>
            <w:rFonts w:ascii="Times New Roman" w:hAnsi="Times New Roman" w:cs="Times New Roman"/>
          </w:rPr>
          <w:t xml:space="preserve"> structure of a task</w:t>
        </w:r>
      </w:ins>
      <w:r w:rsidR="00CF3BF7" w:rsidRPr="00CF3BF7">
        <w:rPr>
          <w:rFonts w:ascii="Times New Roman" w:hAnsi="Times New Roman" w:cs="Times New Roman"/>
        </w:rPr>
        <w:t xml:space="preserve"> </w:t>
      </w:r>
      <w:ins w:id="1768" w:author="Benton, Deon" w:date="2026-05-22T02:29:00Z" w16du:dateUtc="2026-05-22T07:29:00Z">
        <w:r w:rsidR="005C5DC0">
          <w:rPr>
            <w:rFonts w:ascii="Times New Roman" w:hAnsi="Times New Roman" w:cs="Times New Roman"/>
          </w:rPr>
          <w:t>is insufficient.</w:t>
        </w:r>
      </w:ins>
      <w:r w:rsidR="00CF3BF7" w:rsidRPr="00CF3BF7">
        <w:rPr>
          <w:rFonts w:ascii="Times New Roman" w:hAnsi="Times New Roman" w:cs="Times New Roman"/>
        </w:rPr>
        <w:t xml:space="preserve"> </w:t>
      </w:r>
    </w:p>
    <w:p w14:paraId="5C1A08E7" w14:textId="788CF0AA" w:rsidR="00B83463" w:rsidRDefault="00C51108" w:rsidP="00B83463">
      <w:pPr>
        <w:spacing w:line="480" w:lineRule="auto"/>
        <w:contextualSpacing/>
        <w:rPr>
          <w:ins w:id="1769" w:author="Benton, Deon" w:date="2026-05-22T02:43:00Z" w16du:dateUtc="2026-05-22T07:43:00Z"/>
          <w:rFonts w:ascii="Times New Roman" w:hAnsi="Times New Roman" w:cs="Times New Roman"/>
        </w:rPr>
      </w:pPr>
      <w:r>
        <w:rPr>
          <w:rFonts w:ascii="Times New Roman" w:hAnsi="Times New Roman" w:cs="Times New Roman"/>
        </w:rPr>
        <w:tab/>
      </w:r>
      <w:ins w:id="1770" w:author="Benton, Deon" w:date="2026-05-22T02:30:00Z" w16du:dateUtc="2026-05-22T07:30:00Z">
        <w:r w:rsidR="005C5DC0" w:rsidRPr="005C5DC0">
          <w:rPr>
            <w:rFonts w:ascii="Times New Roman" w:hAnsi="Times New Roman" w:cs="Times New Roman"/>
          </w:rPr>
          <w:t xml:space="preserve">Despite </w:t>
        </w:r>
      </w:ins>
      <w:ins w:id="1771" w:author="Benton, Deon" w:date="2026-05-22T02:31:00Z" w16du:dateUtc="2026-05-22T07:31:00Z">
        <w:r w:rsidR="005C5DC0">
          <w:rPr>
            <w:rFonts w:ascii="Times New Roman" w:hAnsi="Times New Roman" w:cs="Times New Roman"/>
          </w:rPr>
          <w:t>ALIAS’s success in reproducing the first four target findings</w:t>
        </w:r>
      </w:ins>
      <w:ins w:id="1772" w:author="Benton, Deon" w:date="2026-05-22T02:30:00Z" w16du:dateUtc="2026-05-22T07:30:00Z">
        <w:r w:rsidR="005C5DC0" w:rsidRPr="005C5DC0">
          <w:rPr>
            <w:rFonts w:ascii="Times New Roman" w:hAnsi="Times New Roman" w:cs="Times New Roman"/>
          </w:rPr>
          <w:t xml:space="preserve">, it remained important to </w:t>
        </w:r>
      </w:ins>
      <w:ins w:id="1773" w:author="Benton, Deon" w:date="2026-05-22T02:31:00Z" w16du:dateUtc="2026-05-22T07:31:00Z">
        <w:r w:rsidR="005C5DC0">
          <w:rPr>
            <w:rFonts w:ascii="Times New Roman" w:hAnsi="Times New Roman" w:cs="Times New Roman"/>
          </w:rPr>
          <w:t>demonstrate that this model</w:t>
        </w:r>
      </w:ins>
      <w:ins w:id="1774" w:author="Benton, Deon" w:date="2026-05-22T02:30:00Z" w16du:dateUtc="2026-05-22T07:30:00Z">
        <w:r w:rsidR="005C5DC0" w:rsidRPr="005C5DC0">
          <w:rPr>
            <w:rFonts w:ascii="Times New Roman" w:hAnsi="Times New Roman" w:cs="Times New Roman"/>
          </w:rPr>
          <w:t xml:space="preserve"> could </w:t>
        </w:r>
      </w:ins>
      <w:ins w:id="1775" w:author="Benton, Deon" w:date="2026-05-22T02:32:00Z" w16du:dateUtc="2026-05-22T07:32:00Z">
        <w:r w:rsidR="005C5DC0">
          <w:rPr>
            <w:rFonts w:ascii="Times New Roman" w:hAnsi="Times New Roman" w:cs="Times New Roman"/>
          </w:rPr>
          <w:t>also capture the finding that much</w:t>
        </w:r>
      </w:ins>
      <w:ins w:id="1776" w:author="Benton, Deon" w:date="2026-05-22T02:30:00Z" w16du:dateUtc="2026-05-22T07:30:00Z">
        <w:r w:rsidR="005C5DC0" w:rsidRPr="005C5DC0">
          <w:rPr>
            <w:rFonts w:ascii="Times New Roman" w:hAnsi="Times New Roman" w:cs="Times New Roman"/>
          </w:rPr>
          <w:t xml:space="preserve"> younger infants </w:t>
        </w:r>
      </w:ins>
      <w:ins w:id="1777" w:author="Benton, Deon" w:date="2026-05-22T02:32:00Z" w16du:dateUtc="2026-05-22T07:32:00Z">
        <w:r w:rsidR="005C5DC0">
          <w:rPr>
            <w:rFonts w:ascii="Times New Roman" w:hAnsi="Times New Roman" w:cs="Times New Roman"/>
          </w:rPr>
          <w:t>appear to be sensitive to an action’s efficiency.</w:t>
        </w:r>
      </w:ins>
      <w:ins w:id="1778" w:author="Benton, Deon" w:date="2026-05-22T02:30:00Z" w16du:dateUtc="2026-05-22T07:30:00Z">
        <w:r w:rsidR="005C5DC0" w:rsidRPr="005C5DC0">
          <w:rPr>
            <w:rFonts w:ascii="Times New Roman" w:hAnsi="Times New Roman" w:cs="Times New Roman"/>
          </w:rPr>
          <w:t xml:space="preserve"> Of particular </w:t>
        </w:r>
      </w:ins>
      <w:ins w:id="1779" w:author="Benton, Deon" w:date="2026-05-22T02:36:00Z" w16du:dateUtc="2026-05-22T07:36:00Z">
        <w:r w:rsidR="00A8146F">
          <w:rPr>
            <w:rFonts w:ascii="Times New Roman" w:hAnsi="Times New Roman" w:cs="Times New Roman"/>
          </w:rPr>
          <w:t>note</w:t>
        </w:r>
      </w:ins>
      <w:ins w:id="1780" w:author="Benton, Deon" w:date="2026-05-22T02:30:00Z" w16du:dateUtc="2026-05-22T07:30:00Z">
        <w:r w:rsidR="005C5DC0" w:rsidRPr="005C5DC0">
          <w:rPr>
            <w:rFonts w:ascii="Times New Roman" w:hAnsi="Times New Roman" w:cs="Times New Roman"/>
          </w:rPr>
          <w:t xml:space="preserve"> </w:t>
        </w:r>
      </w:ins>
      <w:ins w:id="1781" w:author="Benton, Deon" w:date="2026-05-22T02:33:00Z" w16du:dateUtc="2026-05-22T07:33:00Z">
        <w:r w:rsidR="005C5DC0">
          <w:rPr>
            <w:rFonts w:ascii="Times New Roman" w:hAnsi="Times New Roman" w:cs="Times New Roman"/>
          </w:rPr>
          <w:t xml:space="preserve">here </w:t>
        </w:r>
      </w:ins>
      <w:ins w:id="1782" w:author="Benton, Deon" w:date="2026-05-22T02:35:00Z" w16du:dateUtc="2026-05-22T07:35:00Z">
        <w:r w:rsidR="00016948">
          <w:rPr>
            <w:rFonts w:ascii="Times New Roman" w:hAnsi="Times New Roman" w:cs="Times New Roman"/>
          </w:rPr>
          <w:t xml:space="preserve">is </w:t>
        </w:r>
      </w:ins>
      <w:ins w:id="1783" w:author="Benton, Deon" w:date="2026-05-22T02:37:00Z" w16du:dateUtc="2026-05-22T07:37:00Z">
        <w:r w:rsidR="00A8146F">
          <w:rPr>
            <w:rFonts w:ascii="Times New Roman" w:hAnsi="Times New Roman" w:cs="Times New Roman"/>
          </w:rPr>
          <w:t>Skerry et al.’s (2013) finding</w:t>
        </w:r>
      </w:ins>
      <w:ins w:id="1784" w:author="Benton, Deon" w:date="2026-05-22T02:35:00Z" w16du:dateUtc="2026-05-22T07:35:00Z">
        <w:r w:rsidR="00A8146F">
          <w:rPr>
            <w:rFonts w:ascii="Times New Roman" w:hAnsi="Times New Roman" w:cs="Times New Roman"/>
          </w:rPr>
          <w:t xml:space="preserve"> </w:t>
        </w:r>
      </w:ins>
      <w:ins w:id="1785" w:author="Benton, Deon" w:date="2026-05-22T02:37:00Z" w16du:dateUtc="2026-05-22T07:37:00Z">
        <w:r w:rsidR="00A8146F">
          <w:rPr>
            <w:rFonts w:ascii="Times New Roman" w:hAnsi="Times New Roman" w:cs="Times New Roman"/>
          </w:rPr>
          <w:t xml:space="preserve">that a </w:t>
        </w:r>
      </w:ins>
      <w:ins w:id="1786" w:author="Benton, Deon" w:date="2026-05-22T02:35:00Z" w16du:dateUtc="2026-05-22T07:35:00Z">
        <w:r w:rsidR="00A8146F">
          <w:rPr>
            <w:rFonts w:ascii="Times New Roman" w:hAnsi="Times New Roman" w:cs="Times New Roman"/>
          </w:rPr>
          <w:t>small amount of</w:t>
        </w:r>
      </w:ins>
      <w:ins w:id="1787" w:author="Benton, Deon" w:date="2026-05-22T02:30:00Z" w16du:dateUtc="2026-05-22T07:30:00Z">
        <w:r w:rsidR="005C5DC0" w:rsidRPr="005C5DC0">
          <w:rPr>
            <w:rFonts w:ascii="Times New Roman" w:hAnsi="Times New Roman" w:cs="Times New Roman"/>
          </w:rPr>
          <w:t xml:space="preserve"> sticky-mitten reaching experience was </w:t>
        </w:r>
      </w:ins>
      <w:ins w:id="1788" w:author="Benton, Deon" w:date="2026-05-22T02:36:00Z" w16du:dateUtc="2026-05-22T07:36:00Z">
        <w:r w:rsidR="00A8146F">
          <w:rPr>
            <w:rFonts w:ascii="Times New Roman" w:hAnsi="Times New Roman" w:cs="Times New Roman"/>
          </w:rPr>
          <w:t>sufficient for pre-reaching 3-month-olds to show looking patterns that resembled those</w:t>
        </w:r>
      </w:ins>
      <w:ins w:id="1789" w:author="Benton, Deon" w:date="2026-05-22T02:30:00Z" w16du:dateUtc="2026-05-22T07:30:00Z">
        <w:r w:rsidR="005C5DC0" w:rsidRPr="005C5DC0">
          <w:rPr>
            <w:rFonts w:ascii="Times New Roman" w:hAnsi="Times New Roman" w:cs="Times New Roman"/>
          </w:rPr>
          <w:t xml:space="preserve"> of older infants.</w:t>
        </w:r>
      </w:ins>
      <w:ins w:id="1790" w:author="Benton, Deon" w:date="2026-05-22T02:37:00Z" w16du:dateUtc="2026-05-22T07:37:00Z">
        <w:r w:rsidR="00A8146F">
          <w:rPr>
            <w:rFonts w:ascii="Times New Roman" w:hAnsi="Times New Roman" w:cs="Times New Roman"/>
          </w:rPr>
          <w:t xml:space="preserve"> </w:t>
        </w:r>
      </w:ins>
      <w:ins w:id="1791" w:author="Benton, Deon" w:date="2026-05-22T02:55:00Z" w16du:dateUtc="2026-05-22T07:55:00Z">
        <w:r w:rsidR="00214CFE">
          <w:rPr>
            <w:rFonts w:ascii="Times New Roman" w:hAnsi="Times New Roman" w:cs="Times New Roman"/>
          </w:rPr>
          <w:t>S</w:t>
        </w:r>
        <w:r w:rsidR="00214CFE" w:rsidRPr="00214CFE">
          <w:rPr>
            <w:rFonts w:ascii="Times New Roman" w:hAnsi="Times New Roman" w:cs="Times New Roman"/>
          </w:rPr>
          <w:t xml:space="preserve">imulation 5 tested whether, in the absence of extensive action-observation experience during pretraining, </w:t>
        </w:r>
        <w:r w:rsidR="00214CFE" w:rsidRPr="00214CFE">
          <w:rPr>
            <w:rFonts w:ascii="Times New Roman" w:hAnsi="Times New Roman" w:cs="Times New Roman"/>
          </w:rPr>
          <w:lastRenderedPageBreak/>
          <w:t xml:space="preserve">the </w:t>
        </w:r>
      </w:ins>
      <w:ins w:id="1792" w:author="Benton, Deon" w:date="2026-05-22T02:56:00Z" w16du:dateUtc="2026-05-22T07:56:00Z">
        <w:r w:rsidR="00214CFE">
          <w:rPr>
            <w:rFonts w:ascii="Times New Roman" w:hAnsi="Times New Roman" w:cs="Times New Roman"/>
          </w:rPr>
          <w:t>notion that</w:t>
        </w:r>
      </w:ins>
      <w:ins w:id="1793" w:author="Benton, Deon" w:date="2026-05-22T02:55:00Z" w16du:dateUtc="2026-05-22T07:55:00Z">
        <w:r w:rsidR="00214CFE" w:rsidRPr="00214CFE">
          <w:rPr>
            <w:rFonts w:ascii="Times New Roman" w:hAnsi="Times New Roman" w:cs="Times New Roman"/>
          </w:rPr>
          <w:t xml:space="preserve"> effective action experience temporarily heightens infants’ attention to their own straight reaching trajectories—</w:t>
        </w:r>
      </w:ins>
      <w:ins w:id="1794" w:author="Benton, Deon" w:date="2026-05-22T02:56:00Z" w16du:dateUtc="2026-05-22T07:56:00Z">
        <w:r w:rsidR="00214CFE">
          <w:rPr>
            <w:rFonts w:ascii="Times New Roman" w:hAnsi="Times New Roman" w:cs="Times New Roman"/>
          </w:rPr>
          <w:t>such that a</w:t>
        </w:r>
      </w:ins>
      <w:ins w:id="1795" w:author="Benton, Deon" w:date="2026-05-22T02:55:00Z" w16du:dateUtc="2026-05-22T07:55:00Z">
        <w:r w:rsidR="00214CFE" w:rsidRPr="00214CFE">
          <w:rPr>
            <w:rFonts w:ascii="Times New Roman" w:hAnsi="Times New Roman" w:cs="Times New Roman"/>
          </w:rPr>
          <w:t xml:space="preserve"> subsequent </w:t>
        </w:r>
      </w:ins>
      <w:ins w:id="1796" w:author="Benton, Deon" w:date="2026-05-22T02:56:00Z" w16du:dateUtc="2026-05-22T07:56:00Z">
        <w:r w:rsidR="00214CFE">
          <w:rPr>
            <w:rFonts w:ascii="Times New Roman" w:hAnsi="Times New Roman" w:cs="Times New Roman"/>
          </w:rPr>
          <w:t>straight trajectory event is rendered relatively more familiar than curved</w:t>
        </w:r>
        <w:r w:rsidR="009144A4">
          <w:rPr>
            <w:rFonts w:ascii="Times New Roman" w:hAnsi="Times New Roman" w:cs="Times New Roman"/>
          </w:rPr>
          <w:t xml:space="preserve"> tr</w:t>
        </w:r>
      </w:ins>
      <w:ins w:id="1797" w:author="Benton, Deon" w:date="2026-05-22T02:57:00Z" w16du:dateUtc="2026-05-22T07:57:00Z">
        <w:r w:rsidR="009144A4">
          <w:rPr>
            <w:rFonts w:ascii="Times New Roman" w:hAnsi="Times New Roman" w:cs="Times New Roman"/>
          </w:rPr>
          <w:t>ajectory event</w:t>
        </w:r>
      </w:ins>
      <w:ins w:id="1798" w:author="Benton, Deon" w:date="2026-05-22T02:55:00Z" w16du:dateUtc="2026-05-22T07:55:00Z">
        <w:r w:rsidR="00214CFE" w:rsidRPr="00214CFE">
          <w:rPr>
            <w:rFonts w:ascii="Times New Roman" w:hAnsi="Times New Roman" w:cs="Times New Roman"/>
          </w:rPr>
          <w:t>—would enable ALIAS to capture the fourth target finding.</w:t>
        </w:r>
        <w:r w:rsidR="00214CFE">
          <w:rPr>
            <w:rFonts w:ascii="Times New Roman" w:hAnsi="Times New Roman" w:cs="Times New Roman"/>
          </w:rPr>
          <w:t xml:space="preserve"> </w:t>
        </w:r>
      </w:ins>
      <w:ins w:id="1799" w:author="Benton, Deon" w:date="2026-05-22T02:39:00Z" w16du:dateUtc="2026-05-22T07:39:00Z">
        <w:r w:rsidR="00A8146F">
          <w:rPr>
            <w:rFonts w:ascii="Times New Roman" w:hAnsi="Times New Roman" w:cs="Times New Roman"/>
          </w:rPr>
          <w:t xml:space="preserve">This simulation only focused on </w:t>
        </w:r>
      </w:ins>
      <w:ins w:id="1800" w:author="Benton, Deon" w:date="2026-05-22T02:30:00Z" w16du:dateUtc="2026-05-22T07:30:00Z">
        <w:r w:rsidR="005C5DC0" w:rsidRPr="005C5DC0">
          <w:rPr>
            <w:rFonts w:ascii="Times New Roman" w:hAnsi="Times New Roman" w:cs="Times New Roman"/>
          </w:rPr>
          <w:t xml:space="preserve">ALIAS and ALIAS-2 </w:t>
        </w:r>
      </w:ins>
      <w:ins w:id="1801" w:author="Benton, Deon" w:date="2026-05-22T02:43:00Z" w16du:dateUtc="2026-05-22T07:43:00Z">
        <w:r w:rsidR="00A8146F">
          <w:rPr>
            <w:rFonts w:ascii="Times New Roman" w:hAnsi="Times New Roman" w:cs="Times New Roman"/>
          </w:rPr>
          <w:t>because these</w:t>
        </w:r>
      </w:ins>
      <w:ins w:id="1802" w:author="Benton, Deon" w:date="2026-05-22T02:39:00Z" w16du:dateUtc="2026-05-22T07:39:00Z">
        <w:r w:rsidR="00A8146F">
          <w:rPr>
            <w:rFonts w:ascii="Times New Roman" w:hAnsi="Times New Roman" w:cs="Times New Roman"/>
          </w:rPr>
          <w:t xml:space="preserve"> were the only two models </w:t>
        </w:r>
      </w:ins>
      <w:ins w:id="1803" w:author="Benton, Deon" w:date="2026-05-22T02:43:00Z" w16du:dateUtc="2026-05-22T07:43:00Z">
        <w:r w:rsidR="00A8146F">
          <w:rPr>
            <w:rFonts w:ascii="Times New Roman" w:hAnsi="Times New Roman" w:cs="Times New Roman"/>
          </w:rPr>
          <w:t>capable of simulating development.</w:t>
        </w:r>
      </w:ins>
    </w:p>
    <w:p w14:paraId="46E6372D" w14:textId="77777777" w:rsidR="00A8146F" w:rsidRDefault="00A8146F" w:rsidP="00B83463">
      <w:pPr>
        <w:spacing w:line="480" w:lineRule="auto"/>
        <w:contextualSpacing/>
        <w:rPr>
          <w:ins w:id="1804" w:author="Benton, Deon" w:date="2026-05-01T21:22:00Z" w16du:dateUtc="2026-05-02T02:22:00Z"/>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ins w:id="1805" w:author="Benton, Deon" w:date="2026-05-01T21:22:00Z" w16du:dateUtc="2026-05-02T02:22:00Z">
        <w:r>
          <w:rPr>
            <w:rFonts w:ascii="Times New Roman" w:hAnsi="Times New Roman" w:cs="Times New Roman"/>
            <w:b/>
            <w:bCs/>
          </w:rPr>
          <w:t>Simulation 5</w:t>
        </w:r>
      </w:ins>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593B9A26" w:rsidR="000259E2" w:rsidRDefault="00FC305F" w:rsidP="00F37CAD">
      <w:pPr>
        <w:spacing w:line="480" w:lineRule="auto"/>
        <w:ind w:firstLine="720"/>
        <w:contextualSpacing/>
        <w:rPr>
          <w:ins w:id="1806" w:author="Benton, Deon" w:date="2026-05-04T10:39:00Z" w16du:dateUtc="2026-05-04T15:39:00Z"/>
          <w:rFonts w:ascii="Times New Roman" w:eastAsia="Times New Roman" w:hAnsi="Times New Roman" w:cs="Times New Roman"/>
        </w:rPr>
      </w:pPr>
      <w:ins w:id="1807"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808" w:author="Benton, Deon" w:date="2026-05-02T10:02:00Z" w16du:dateUtc="2026-05-02T15:02:00Z">
        <w:r w:rsidR="00BA4878">
          <w:rPr>
            <w:rFonts w:ascii="Times New Roman" w:eastAsia="Times New Roman" w:hAnsi="Times New Roman" w:cs="Times New Roman"/>
          </w:rPr>
          <w:t xml:space="preserve"> To simulate </w:t>
        </w:r>
      </w:ins>
      <w:ins w:id="1809"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810"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811" w:author="Benton, Deon" w:date="2026-05-02T10:06:00Z" w16du:dateUtc="2026-05-02T15:06:00Z">
        <w:r w:rsidR="00BA4878">
          <w:rPr>
            <w:rFonts w:ascii="Times New Roman" w:eastAsia="Times New Roman" w:hAnsi="Times New Roman" w:cs="Times New Roman"/>
          </w:rPr>
          <w:t xml:space="preserve">450 and 900 epochs in Simulations 1-4. Here, </w:t>
        </w:r>
      </w:ins>
      <w:ins w:id="1812"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813"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814" w:author="Benton, Deon" w:date="2026-05-02T10:09:00Z" w16du:dateUtc="2026-05-02T15:09:00Z">
        <w:r w:rsidR="00BA4878">
          <w:rPr>
            <w:rFonts w:ascii="Times New Roman" w:eastAsia="Times New Roman" w:hAnsi="Times New Roman" w:cs="Times New Roman"/>
          </w:rPr>
          <w:t xml:space="preserve"> units</w:t>
        </w:r>
      </w:ins>
      <w:ins w:id="1815" w:author="Benton, Deon" w:date="2026-05-02T10:10:00Z" w16du:dateUtc="2026-05-02T15:10:00Z">
        <w:r w:rsidR="00907380">
          <w:rPr>
            <w:rFonts w:ascii="Times New Roman" w:eastAsia="Times New Roman" w:hAnsi="Times New Roman" w:cs="Times New Roman"/>
          </w:rPr>
          <w:t xml:space="preserve"> to 10; Simulations 1-4 </w:t>
        </w:r>
      </w:ins>
      <w:ins w:id="1816" w:author="Benton, Deon" w:date="2026-05-02T10:17:00Z" w16du:dateUtc="2026-05-02T15:17:00Z">
        <w:r w:rsidR="00907380">
          <w:rPr>
            <w:rFonts w:ascii="Times New Roman" w:eastAsia="Times New Roman" w:hAnsi="Times New Roman" w:cs="Times New Roman"/>
          </w:rPr>
          <w:t xml:space="preserve">used </w:t>
        </w:r>
      </w:ins>
      <w:ins w:id="1817" w:author="Benton, Deon" w:date="2026-05-02T10:10:00Z" w16du:dateUtc="2026-05-02T15:10:00Z">
        <w:r w:rsidR="00907380">
          <w:rPr>
            <w:rFonts w:ascii="Times New Roman" w:eastAsia="Times New Roman" w:hAnsi="Times New Roman" w:cs="Times New Roman"/>
          </w:rPr>
          <w:t>between</w:t>
        </w:r>
      </w:ins>
      <w:ins w:id="1818" w:author="Benton, Deon" w:date="2026-05-02T10:13:00Z" w16du:dateUtc="2026-05-02T15:13:00Z">
        <w:r w:rsidR="00907380">
          <w:rPr>
            <w:rFonts w:ascii="Times New Roman" w:eastAsia="Times New Roman" w:hAnsi="Times New Roman" w:cs="Times New Roman"/>
          </w:rPr>
          <w:t xml:space="preserve"> 30 and 50</w:t>
        </w:r>
      </w:ins>
      <w:ins w:id="1819" w:author="Benton, Deon" w:date="2026-05-02T10:18:00Z" w16du:dateUtc="2026-05-02T15:18:00Z">
        <w:r w:rsidR="00907380">
          <w:rPr>
            <w:rFonts w:ascii="Times New Roman" w:eastAsia="Times New Roman" w:hAnsi="Times New Roman" w:cs="Times New Roman"/>
          </w:rPr>
          <w:t xml:space="preserve"> hidden units</w:t>
        </w:r>
      </w:ins>
      <w:ins w:id="1820" w:author="Benton, Deon" w:date="2026-05-02T10:09:00Z" w16du:dateUtc="2026-05-02T15:09:00Z">
        <w:r w:rsidR="00BA4878">
          <w:rPr>
            <w:rFonts w:ascii="Times New Roman" w:eastAsia="Times New Roman" w:hAnsi="Times New Roman" w:cs="Times New Roman"/>
          </w:rPr>
          <w:t>.</w:t>
        </w:r>
      </w:ins>
      <w:ins w:id="1821" w:author="Benton, Deon" w:date="2026-05-02T10:10:00Z" w16du:dateUtc="2026-05-02T15:10:00Z">
        <w:r w:rsidR="00907380">
          <w:rPr>
            <w:rFonts w:ascii="Times New Roman" w:eastAsia="Times New Roman" w:hAnsi="Times New Roman" w:cs="Times New Roman"/>
          </w:rPr>
          <w:t xml:space="preserve"> As discussed earlier</w:t>
        </w:r>
      </w:ins>
      <w:ins w:id="1822" w:author="Benton, Deon" w:date="2026-05-02T10:11:00Z" w16du:dateUtc="2026-05-02T15:11:00Z">
        <w:r w:rsidR="00907380">
          <w:rPr>
            <w:rFonts w:ascii="Times New Roman" w:eastAsia="Times New Roman" w:hAnsi="Times New Roman" w:cs="Times New Roman"/>
          </w:rPr>
          <w:t xml:space="preserve">, </w:t>
        </w:r>
      </w:ins>
      <w:ins w:id="1823" w:author="Benton, Deon" w:date="2026-05-03T20:50:00Z" w16du:dateUtc="2026-05-04T01:50:00Z">
        <w:r w:rsidR="00693966">
          <w:rPr>
            <w:rFonts w:ascii="Times New Roman" w:eastAsia="Times New Roman" w:hAnsi="Times New Roman" w:cs="Times New Roman"/>
          </w:rPr>
          <w:t>this is a</w:t>
        </w:r>
      </w:ins>
      <w:ins w:id="1824" w:author="Benton, Deon" w:date="2026-05-03T20:42:00Z" w16du:dateUtc="2026-05-04T01:42:00Z">
        <w:r w:rsidR="00880864">
          <w:rPr>
            <w:rFonts w:ascii="Times New Roman" w:eastAsia="Times New Roman" w:hAnsi="Times New Roman" w:cs="Times New Roman"/>
          </w:rPr>
          <w:t xml:space="preserve"> </w:t>
        </w:r>
      </w:ins>
      <w:ins w:id="1825" w:author="Benton, Deon" w:date="2026-05-03T20:51:00Z" w16du:dateUtc="2026-05-04T01:51:00Z">
        <w:r w:rsidR="00693966">
          <w:rPr>
            <w:rFonts w:ascii="Times New Roman" w:eastAsia="Times New Roman" w:hAnsi="Times New Roman" w:cs="Times New Roman"/>
          </w:rPr>
          <w:t>hyper</w:t>
        </w:r>
      </w:ins>
      <w:ins w:id="1826" w:author="Benton, Deon" w:date="2026-05-03T20:42:00Z" w16du:dateUtc="2026-05-04T01:42:00Z">
        <w:r w:rsidR="00880864">
          <w:rPr>
            <w:rFonts w:ascii="Times New Roman" w:eastAsia="Times New Roman" w:hAnsi="Times New Roman" w:cs="Times New Roman"/>
          </w:rPr>
          <w:t>parameter that</w:t>
        </w:r>
      </w:ins>
      <w:ins w:id="1827" w:author="Benton, Deon" w:date="2026-05-02T10:13:00Z" w16du:dateUtc="2026-05-02T15:13:00Z">
        <w:r w:rsidR="00907380">
          <w:rPr>
            <w:rFonts w:ascii="Times New Roman" w:eastAsia="Times New Roman" w:hAnsi="Times New Roman" w:cs="Times New Roman"/>
          </w:rPr>
          <w:t xml:space="preserve"> </w:t>
        </w:r>
      </w:ins>
      <w:ins w:id="1828" w:author="Benton, Deon" w:date="2026-05-03T20:43:00Z" w16du:dateUtc="2026-05-04T01:43:00Z">
        <w:r w:rsidR="00880864">
          <w:rPr>
            <w:rFonts w:ascii="Times New Roman" w:eastAsia="Times New Roman" w:hAnsi="Times New Roman" w:cs="Times New Roman"/>
          </w:rPr>
          <w:t>corresponds to</w:t>
        </w:r>
      </w:ins>
      <w:ins w:id="1829" w:author="Benton, Deon" w:date="2026-05-02T10:11:00Z" w16du:dateUtc="2026-05-02T15:11:00Z">
        <w:r w:rsidR="00907380">
          <w:rPr>
            <w:rFonts w:ascii="Times New Roman" w:eastAsia="Times New Roman" w:hAnsi="Times New Roman" w:cs="Times New Roman"/>
          </w:rPr>
          <w:t xml:space="preserve"> </w:t>
        </w:r>
      </w:ins>
      <w:ins w:id="1830" w:author="Benton, Deon" w:date="2026-05-03T20:51:00Z" w16du:dateUtc="2026-05-04T01:51:00Z">
        <w:r w:rsidR="00693966">
          <w:rPr>
            <w:rFonts w:ascii="Times New Roman" w:eastAsia="Times New Roman" w:hAnsi="Times New Roman" w:cs="Times New Roman"/>
          </w:rPr>
          <w:t>a network’s</w:t>
        </w:r>
      </w:ins>
      <w:ins w:id="1831" w:author="Benton, Deon" w:date="2026-05-02T10:14:00Z" w16du:dateUtc="2026-05-02T15:14:00Z">
        <w:r w:rsidR="00907380">
          <w:rPr>
            <w:rFonts w:ascii="Times New Roman" w:eastAsia="Times New Roman" w:hAnsi="Times New Roman" w:cs="Times New Roman"/>
          </w:rPr>
          <w:t xml:space="preserve"> storage </w:t>
        </w:r>
      </w:ins>
      <w:ins w:id="1832" w:author="Benton, Deon" w:date="2026-05-02T10:12:00Z" w16du:dateUtc="2026-05-02T15:12:00Z">
        <w:r w:rsidR="00907380">
          <w:rPr>
            <w:rFonts w:ascii="Times New Roman" w:eastAsia="Times New Roman" w:hAnsi="Times New Roman" w:cs="Times New Roman"/>
          </w:rPr>
          <w:t xml:space="preserve">capacity; more hidden units </w:t>
        </w:r>
      </w:ins>
      <w:ins w:id="1833" w:author="Benton, Deon" w:date="2026-05-03T20:43:00Z" w16du:dateUtc="2026-05-04T01:43:00Z">
        <w:r w:rsidR="00880864">
          <w:rPr>
            <w:rFonts w:ascii="Times New Roman" w:eastAsia="Times New Roman" w:hAnsi="Times New Roman" w:cs="Times New Roman"/>
          </w:rPr>
          <w:t>translates to</w:t>
        </w:r>
      </w:ins>
      <w:ins w:id="1834" w:author="Benton, Deon" w:date="2026-05-02T10:12:00Z" w16du:dateUtc="2026-05-02T15:12:00Z">
        <w:r w:rsidR="00907380">
          <w:rPr>
            <w:rFonts w:ascii="Times New Roman" w:eastAsia="Times New Roman" w:hAnsi="Times New Roman" w:cs="Times New Roman"/>
          </w:rPr>
          <w:t xml:space="preserve"> greater storage.</w:t>
        </w:r>
      </w:ins>
      <w:ins w:id="1835" w:author="Benton, Deon" w:date="2026-05-02T10:09:00Z" w16du:dateUtc="2026-05-02T15:09:00Z">
        <w:r w:rsidR="00BA4878">
          <w:rPr>
            <w:rFonts w:ascii="Times New Roman" w:eastAsia="Times New Roman" w:hAnsi="Times New Roman" w:cs="Times New Roman"/>
          </w:rPr>
          <w:t xml:space="preserve"> The final change related </w:t>
        </w:r>
      </w:ins>
      <w:ins w:id="1836"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837" w:author="Benton, Deon" w:date="2026-05-02T10:28:00Z" w16du:dateUtc="2026-05-02T15:28:00Z">
        <w:r w:rsidR="001A7034">
          <w:rPr>
            <w:rFonts w:ascii="Times New Roman" w:eastAsia="Times New Roman" w:hAnsi="Times New Roman" w:cs="Times New Roman"/>
          </w:rPr>
          <w:t>fo</w:t>
        </w:r>
      </w:ins>
      <w:ins w:id="1838" w:author="Benton, Deon" w:date="2026-05-02T10:18:00Z" w16du:dateUtc="2026-05-02T15:18:00Z">
        <w:r w:rsidR="007A780F">
          <w:rPr>
            <w:rFonts w:ascii="Times New Roman" w:eastAsia="Times New Roman" w:hAnsi="Times New Roman" w:cs="Times New Roman"/>
          </w:rPr>
          <w:t>llowed</w:t>
        </w:r>
      </w:ins>
      <w:ins w:id="1839"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840"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841" w:author="Benton, Deon" w:date="2026-05-04T10:43:00Z" w16du:dateUtc="2026-05-04T15:43:00Z">
        <w:r w:rsidR="00EC7F17">
          <w:rPr>
            <w:rFonts w:ascii="Times New Roman" w:eastAsia="Times New Roman" w:hAnsi="Times New Roman" w:cs="Times New Roman"/>
          </w:rPr>
          <w:t xml:space="preserve">. </w:t>
        </w:r>
      </w:ins>
      <w:ins w:id="1842" w:author="Benton, Deon" w:date="2026-05-04T11:21:00Z" w16du:dateUtc="2026-05-04T16:21:00Z">
        <w:r w:rsidR="00FE51D9">
          <w:rPr>
            <w:rFonts w:ascii="Times New Roman" w:eastAsia="Times New Roman" w:hAnsi="Times New Roman" w:cs="Times New Roman"/>
          </w:rPr>
          <w:t xml:space="preserve">The motion that networks in both conditions were shown during this phase was a straight trajectory. This </w:t>
        </w:r>
        <w:r w:rsidR="00FE51D9">
          <w:rPr>
            <w:rFonts w:ascii="Times New Roman" w:eastAsia="Times New Roman" w:hAnsi="Times New Roman" w:cs="Times New Roman"/>
          </w:rPr>
          <w:lastRenderedPageBreak/>
          <w:t>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843" w:author="Benton, Deon" w:date="2026-05-03T20:43:00Z" w16du:dateUtc="2026-05-04T01:43:00Z"/>
          <w:rFonts w:ascii="Times New Roman" w:eastAsia="Times New Roman" w:hAnsi="Times New Roman" w:cs="Times New Roman"/>
        </w:rPr>
      </w:pPr>
      <w:ins w:id="1844" w:author="Benton, Deon" w:date="2026-05-04T10:39:00Z" w16du:dateUtc="2026-05-04T15:39:00Z">
        <w:r>
          <w:rPr>
            <w:rFonts w:ascii="Times New Roman" w:eastAsia="Times New Roman" w:hAnsi="Times New Roman" w:cs="Times New Roman"/>
          </w:rPr>
          <w:t>In terms of the length of this phase, it</w:t>
        </w:r>
      </w:ins>
      <w:ins w:id="1845" w:author="Benton, Deon" w:date="2026-05-04T10:08:00Z" w16du:dateUtc="2026-05-04T15:08:00Z">
        <w:r w:rsidR="00C305AF">
          <w:rPr>
            <w:rFonts w:ascii="Times New Roman" w:eastAsia="Times New Roman" w:hAnsi="Times New Roman" w:cs="Times New Roman"/>
          </w:rPr>
          <w:t>—like the habituation phase—</w:t>
        </w:r>
      </w:ins>
      <w:ins w:id="1846" w:author="Benton, Deon" w:date="2026-05-04T10:07:00Z" w16du:dateUtc="2026-05-04T15:07:00Z">
        <w:r w:rsidR="00C305AF">
          <w:rPr>
            <w:rFonts w:ascii="Times New Roman" w:eastAsia="Times New Roman" w:hAnsi="Times New Roman" w:cs="Times New Roman"/>
          </w:rPr>
          <w:t xml:space="preserve">ranged </w:t>
        </w:r>
      </w:ins>
      <w:ins w:id="1847" w:author="Benton, Deon" w:date="2026-05-04T10:39:00Z" w16du:dateUtc="2026-05-04T15:39:00Z">
        <w:r>
          <w:rPr>
            <w:rFonts w:ascii="Times New Roman" w:eastAsia="Times New Roman" w:hAnsi="Times New Roman" w:cs="Times New Roman"/>
          </w:rPr>
          <w:t>from</w:t>
        </w:r>
      </w:ins>
      <w:ins w:id="1848"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849" w:author="Benton, Deon" w:date="2026-05-04T10:27:00Z" w16du:dateUtc="2026-05-04T15:27:00Z">
        <w:r w:rsidR="005A2397">
          <w:rPr>
            <w:rFonts w:ascii="Times New Roman" w:eastAsia="Times New Roman" w:hAnsi="Times New Roman" w:cs="Times New Roman"/>
          </w:rPr>
          <w:t xml:space="preserve">A range </w:t>
        </w:r>
      </w:ins>
      <w:ins w:id="1850" w:author="Benton, Deon" w:date="2026-05-04T10:45:00Z" w16du:dateUtc="2026-05-04T15:45:00Z">
        <w:r w:rsidR="00F37CAD">
          <w:rPr>
            <w:rFonts w:ascii="Times New Roman" w:eastAsia="Times New Roman" w:hAnsi="Times New Roman" w:cs="Times New Roman"/>
          </w:rPr>
          <w:t>of values were used</w:t>
        </w:r>
      </w:ins>
      <w:ins w:id="1851" w:author="Benton, Deon" w:date="2026-05-04T10:27:00Z" w16du:dateUtc="2026-05-04T15:27:00Z">
        <w:r w:rsidR="005A2397">
          <w:rPr>
            <w:rFonts w:ascii="Times New Roman" w:eastAsia="Times New Roman" w:hAnsi="Times New Roman" w:cs="Times New Roman"/>
          </w:rPr>
          <w:t xml:space="preserve"> rather </w:t>
        </w:r>
      </w:ins>
      <w:ins w:id="1852" w:author="Benton, Deon" w:date="2026-05-04T10:45:00Z" w16du:dateUtc="2026-05-04T15:45:00Z">
        <w:r w:rsidR="00F37CAD">
          <w:rPr>
            <w:rFonts w:ascii="Times New Roman" w:eastAsia="Times New Roman" w:hAnsi="Times New Roman" w:cs="Times New Roman"/>
          </w:rPr>
          <w:t>than one specific value</w:t>
        </w:r>
      </w:ins>
      <w:ins w:id="1853" w:author="Benton, Deon" w:date="2026-05-04T10:27:00Z" w16du:dateUtc="2026-05-04T15:27:00Z">
        <w:r w:rsidR="005A2397">
          <w:rPr>
            <w:rFonts w:ascii="Times New Roman" w:eastAsia="Times New Roman" w:hAnsi="Times New Roman" w:cs="Times New Roman"/>
          </w:rPr>
          <w:t xml:space="preserve"> because the original report did not specify </w:t>
        </w:r>
      </w:ins>
      <w:ins w:id="1854" w:author="Benton, Deon" w:date="2026-05-04T10:28:00Z" w16du:dateUtc="2026-05-04T15:28:00Z">
        <w:r w:rsidR="005A2397">
          <w:rPr>
            <w:rFonts w:ascii="Times New Roman" w:eastAsia="Times New Roman" w:hAnsi="Times New Roman" w:cs="Times New Roman"/>
          </w:rPr>
          <w:t>the duration of the action phase.</w:t>
        </w:r>
      </w:ins>
      <w:ins w:id="1855" w:author="Benton, Deon" w:date="2026-05-04T10:30:00Z" w16du:dateUtc="2026-05-04T15:30:00Z">
        <w:r w:rsidR="00994946">
          <w:rPr>
            <w:rFonts w:ascii="Times New Roman" w:eastAsia="Times New Roman" w:hAnsi="Times New Roman" w:cs="Times New Roman"/>
          </w:rPr>
          <w:t xml:space="preserve"> Although </w:t>
        </w:r>
      </w:ins>
      <w:ins w:id="1856" w:author="Benton, Deon" w:date="2026-05-04T10:33:00Z" w16du:dateUtc="2026-05-04T15:33:00Z">
        <w:r w:rsidR="00D92D32">
          <w:rPr>
            <w:rFonts w:ascii="Times New Roman" w:eastAsia="Times New Roman" w:hAnsi="Times New Roman" w:cs="Times New Roman"/>
          </w:rPr>
          <w:t xml:space="preserve">this </w:t>
        </w:r>
      </w:ins>
      <w:ins w:id="1857" w:author="Benton, Deon" w:date="2026-05-04T10:48:00Z" w16du:dateUtc="2026-05-04T15:48:00Z">
        <w:r w:rsidR="00CD3B31">
          <w:rPr>
            <w:rFonts w:ascii="Times New Roman" w:eastAsia="Times New Roman" w:hAnsi="Times New Roman" w:cs="Times New Roman"/>
          </w:rPr>
          <w:t>meant that</w:t>
        </w:r>
      </w:ins>
      <w:ins w:id="1858" w:author="Benton, Deon" w:date="2026-05-04T10:33:00Z" w16du:dateUtc="2026-05-04T15:33:00Z">
        <w:r w:rsidR="00D92D32">
          <w:rPr>
            <w:rFonts w:ascii="Times New Roman" w:eastAsia="Times New Roman" w:hAnsi="Times New Roman" w:cs="Times New Roman"/>
          </w:rPr>
          <w:t xml:space="preserve"> some liberties</w:t>
        </w:r>
      </w:ins>
      <w:ins w:id="1859" w:author="Benton, Deon" w:date="2026-05-04T10:35:00Z" w16du:dateUtc="2026-05-04T15:35:00Z">
        <w:r w:rsidR="00137079">
          <w:rPr>
            <w:rFonts w:ascii="Times New Roman" w:eastAsia="Times New Roman" w:hAnsi="Times New Roman" w:cs="Times New Roman"/>
          </w:rPr>
          <w:t xml:space="preserve"> </w:t>
        </w:r>
      </w:ins>
      <w:ins w:id="1860" w:author="Benton, Deon" w:date="2026-05-04T10:48:00Z" w16du:dateUtc="2026-05-04T15:48:00Z">
        <w:r w:rsidR="00CD3B31">
          <w:rPr>
            <w:rFonts w:ascii="Times New Roman" w:eastAsia="Times New Roman" w:hAnsi="Times New Roman" w:cs="Times New Roman"/>
          </w:rPr>
          <w:t>had to be taken to implement this</w:t>
        </w:r>
      </w:ins>
      <w:ins w:id="1861" w:author="Benton, Deon" w:date="2026-05-04T10:35:00Z" w16du:dateUtc="2026-05-04T15:35:00Z">
        <w:r w:rsidR="008F4FEB">
          <w:rPr>
            <w:rFonts w:ascii="Times New Roman" w:eastAsia="Times New Roman" w:hAnsi="Times New Roman" w:cs="Times New Roman"/>
          </w:rPr>
          <w:t xml:space="preserve"> aspect of the task</w:t>
        </w:r>
      </w:ins>
      <w:ins w:id="1862" w:author="Benton, Deon" w:date="2026-05-04T10:30:00Z" w16du:dateUtc="2026-05-04T15:30:00Z">
        <w:r w:rsidR="00994946">
          <w:rPr>
            <w:rFonts w:ascii="Times New Roman" w:eastAsia="Times New Roman" w:hAnsi="Times New Roman" w:cs="Times New Roman"/>
          </w:rPr>
          <w:t xml:space="preserve">, this range </w:t>
        </w:r>
      </w:ins>
      <w:ins w:id="1863" w:author="Benton, Deon" w:date="2026-05-04T10:35:00Z" w16du:dateUtc="2026-05-04T15:35:00Z">
        <w:r w:rsidR="0085192A">
          <w:rPr>
            <w:rFonts w:ascii="Times New Roman" w:eastAsia="Times New Roman" w:hAnsi="Times New Roman" w:cs="Times New Roman"/>
          </w:rPr>
          <w:t>reflected the</w:t>
        </w:r>
      </w:ins>
      <w:ins w:id="1864" w:author="Benton, Deon" w:date="2026-05-04T10:31:00Z" w16du:dateUtc="2026-05-04T15:31:00Z">
        <w:r w:rsidR="00D92D32">
          <w:rPr>
            <w:rFonts w:ascii="Times New Roman" w:eastAsia="Times New Roman" w:hAnsi="Times New Roman" w:cs="Times New Roman"/>
          </w:rPr>
          <w:t xml:space="preserve"> brief nature of a typical action phase.</w:t>
        </w:r>
      </w:ins>
      <w:ins w:id="1865" w:author="Benton, Deon" w:date="2026-05-04T10:27:00Z" w16du:dateUtc="2026-05-04T15:27:00Z">
        <w:r w:rsidR="005A2397">
          <w:rPr>
            <w:rFonts w:ascii="Times New Roman" w:eastAsia="Times New Roman" w:hAnsi="Times New Roman" w:cs="Times New Roman"/>
          </w:rPr>
          <w:t xml:space="preserve"> </w:t>
        </w:r>
      </w:ins>
      <w:ins w:id="1866"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867" w:author="Benton, Deon" w:date="2026-05-04T10:36:00Z" w16du:dateUtc="2026-05-04T15:36:00Z">
        <w:r w:rsidR="00586440">
          <w:rPr>
            <w:rFonts w:ascii="Times New Roman" w:eastAsia="Times New Roman" w:hAnsi="Times New Roman" w:cs="Times New Roman"/>
          </w:rPr>
          <w:t>the action and habituation phases</w:t>
        </w:r>
      </w:ins>
      <w:ins w:id="1868" w:author="Benton, Deon" w:date="2026-05-03T21:01:00Z" w16du:dateUtc="2026-05-04T02:01:00Z">
        <w:r w:rsidR="00666B57" w:rsidRPr="00666B57">
          <w:rPr>
            <w:rFonts w:ascii="Times New Roman" w:eastAsia="Times New Roman" w:hAnsi="Times New Roman" w:cs="Times New Roman"/>
          </w:rPr>
          <w:t xml:space="preserve"> were identical. </w:t>
        </w:r>
      </w:ins>
      <w:ins w:id="1869" w:author="Benton, Deon" w:date="2026-05-04T10:49:00Z" w16du:dateUtc="2026-05-04T15:49:00Z">
        <w:r w:rsidR="00CD3B31">
          <w:rPr>
            <w:rFonts w:ascii="Times New Roman" w:eastAsia="Times New Roman" w:hAnsi="Times New Roman" w:cs="Times New Roman"/>
          </w:rPr>
          <w:t>Thus,</w:t>
        </w:r>
      </w:ins>
      <w:ins w:id="1870" w:author="Benton, Deon" w:date="2026-05-04T10:36:00Z" w16du:dateUtc="2026-05-04T15:36:00Z">
        <w:r w:rsidR="000F5624">
          <w:rPr>
            <w:rFonts w:ascii="Times New Roman" w:eastAsia="Times New Roman" w:hAnsi="Times New Roman" w:cs="Times New Roman"/>
          </w:rPr>
          <w:t xml:space="preserve"> if the</w:t>
        </w:r>
      </w:ins>
      <w:ins w:id="1871" w:author="Benton, Deon" w:date="2026-05-03T21:01:00Z" w16du:dateUtc="2026-05-04T02:01:00Z">
        <w:r w:rsidR="00666B57" w:rsidRPr="00666B57">
          <w:rPr>
            <w:rFonts w:ascii="Times New Roman" w:eastAsia="Times New Roman" w:hAnsi="Times New Roman" w:cs="Times New Roman"/>
          </w:rPr>
          <w:t xml:space="preserve"> habituation phase </w:t>
        </w:r>
      </w:ins>
      <w:ins w:id="1872" w:author="Benton, Deon" w:date="2026-05-04T10:36:00Z" w16du:dateUtc="2026-05-04T15:36:00Z">
        <w:r w:rsidR="000F5624">
          <w:rPr>
            <w:rFonts w:ascii="Times New Roman" w:eastAsia="Times New Roman" w:hAnsi="Times New Roman" w:cs="Times New Roman"/>
          </w:rPr>
          <w:t>was 9 epochs in length during</w:t>
        </w:r>
      </w:ins>
      <w:ins w:id="1873" w:author="Benton, Deon" w:date="2026-05-03T21:01:00Z" w16du:dateUtc="2026-05-04T02:01:00Z">
        <w:r w:rsidR="00666B57" w:rsidRPr="00666B57">
          <w:rPr>
            <w:rFonts w:ascii="Times New Roman" w:eastAsia="Times New Roman" w:hAnsi="Times New Roman" w:cs="Times New Roman"/>
          </w:rPr>
          <w:t xml:space="preserve"> a given run</w:t>
        </w:r>
      </w:ins>
      <w:ins w:id="1874" w:author="Benton, Deon" w:date="2026-05-04T10:36:00Z" w16du:dateUtc="2026-05-04T15:36:00Z">
        <w:r w:rsidR="000F5624">
          <w:rPr>
            <w:rFonts w:ascii="Times New Roman" w:eastAsia="Times New Roman" w:hAnsi="Times New Roman" w:cs="Times New Roman"/>
          </w:rPr>
          <w:t xml:space="preserve"> of the model</w:t>
        </w:r>
      </w:ins>
      <w:ins w:id="1875" w:author="Benton, Deon" w:date="2026-05-03T21:01:00Z" w16du:dateUtc="2026-05-04T02:01:00Z">
        <w:r w:rsidR="00666B57" w:rsidRPr="00666B57">
          <w:rPr>
            <w:rFonts w:ascii="Times New Roman" w:eastAsia="Times New Roman" w:hAnsi="Times New Roman" w:cs="Times New Roman"/>
          </w:rPr>
          <w:t xml:space="preserve">, the action phase </w:t>
        </w:r>
      </w:ins>
      <w:ins w:id="1876" w:author="Benton, Deon" w:date="2026-05-04T10:36:00Z" w16du:dateUtc="2026-05-04T15:36:00Z">
        <w:r w:rsidR="000F5624">
          <w:rPr>
            <w:rFonts w:ascii="Times New Roman" w:eastAsia="Times New Roman" w:hAnsi="Times New Roman" w:cs="Times New Roman"/>
          </w:rPr>
          <w:t xml:space="preserve">was also 9 epochs </w:t>
        </w:r>
      </w:ins>
      <w:ins w:id="1877" w:author="Benton, Deon" w:date="2026-05-04T10:37:00Z" w16du:dateUtc="2026-05-04T15:37:00Z">
        <w:r w:rsidR="000F5624">
          <w:rPr>
            <w:rFonts w:ascii="Times New Roman" w:eastAsia="Times New Roman" w:hAnsi="Times New Roman" w:cs="Times New Roman"/>
          </w:rPr>
          <w:t>in length</w:t>
        </w:r>
      </w:ins>
      <w:ins w:id="1878"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879" w:author="Benton, Deon" w:date="2026-05-01T21:33:00Z" w16du:dateUtc="2026-05-02T02:33:00Z"/>
          <w:rFonts w:ascii="Times New Roman" w:eastAsia="Times New Roman" w:hAnsi="Times New Roman" w:cs="Times New Roman"/>
        </w:rPr>
      </w:pPr>
      <w:ins w:id="1880" w:author="Benton, Deon" w:date="2026-05-03T21:01:00Z" w16du:dateUtc="2026-05-04T02:01:00Z">
        <w:r>
          <w:rPr>
            <w:rFonts w:ascii="Times New Roman" w:eastAsia="Times New Roman" w:hAnsi="Times New Roman" w:cs="Times New Roman"/>
          </w:rPr>
          <w:t xml:space="preserve">As was true </w:t>
        </w:r>
      </w:ins>
      <w:ins w:id="1881" w:author="Benton, Deon" w:date="2026-05-04T10:00:00Z" w16du:dateUtc="2026-05-04T15:00:00Z">
        <w:r w:rsidR="00E56AA3">
          <w:rPr>
            <w:rFonts w:ascii="Times New Roman" w:eastAsia="Times New Roman" w:hAnsi="Times New Roman" w:cs="Times New Roman"/>
          </w:rPr>
          <w:t>for</w:t>
        </w:r>
      </w:ins>
      <w:ins w:id="1882" w:author="Benton, Deon" w:date="2026-05-03T21:01:00Z" w16du:dateUtc="2026-05-04T02:01:00Z">
        <w:r>
          <w:rPr>
            <w:rFonts w:ascii="Times New Roman" w:eastAsia="Times New Roman" w:hAnsi="Times New Roman" w:cs="Times New Roman"/>
          </w:rPr>
          <w:t xml:space="preserve"> infants in Skerry et al. (2013), n</w:t>
        </w:r>
      </w:ins>
      <w:ins w:id="1883" w:author="Benton, Deon" w:date="2026-05-02T10:36:00Z" w16du:dateUtc="2026-05-02T15:36:00Z">
        <w:r w:rsidR="00A02814">
          <w:rPr>
            <w:rFonts w:ascii="Times New Roman" w:eastAsia="Times New Roman" w:hAnsi="Times New Roman" w:cs="Times New Roman"/>
          </w:rPr>
          <w:t>etwork</w:t>
        </w:r>
      </w:ins>
      <w:ins w:id="1884" w:author="Benton, Deon" w:date="2026-05-04T10:00:00Z" w16du:dateUtc="2026-05-04T15:00:00Z">
        <w:r w:rsidR="00E56AA3">
          <w:rPr>
            <w:rFonts w:ascii="Times New Roman" w:eastAsia="Times New Roman" w:hAnsi="Times New Roman" w:cs="Times New Roman"/>
          </w:rPr>
          <w:t>s</w:t>
        </w:r>
      </w:ins>
      <w:ins w:id="1885" w:author="Benton, Deon" w:date="2026-05-03T21:01:00Z" w16du:dateUtc="2026-05-04T02:01:00Z">
        <w:r w:rsidR="00BC40DC">
          <w:rPr>
            <w:rFonts w:ascii="Times New Roman" w:eastAsia="Times New Roman" w:hAnsi="Times New Roman" w:cs="Times New Roman"/>
          </w:rPr>
          <w:t xml:space="preserve"> </w:t>
        </w:r>
      </w:ins>
      <w:ins w:id="1886" w:author="Benton, Deon" w:date="2026-05-02T10:36:00Z" w16du:dateUtc="2026-05-02T15:36:00Z">
        <w:r w:rsidR="00A02814">
          <w:rPr>
            <w:rFonts w:ascii="Times New Roman" w:eastAsia="Times New Roman" w:hAnsi="Times New Roman" w:cs="Times New Roman"/>
          </w:rPr>
          <w:t xml:space="preserve">were assigned </w:t>
        </w:r>
      </w:ins>
      <w:ins w:id="1887" w:author="Benton, Deon" w:date="2026-05-04T13:20:00Z" w16du:dateUtc="2026-05-04T18:20:00Z">
        <w:r w:rsidR="003F2A08">
          <w:rPr>
            <w:rFonts w:ascii="Times New Roman" w:eastAsia="Times New Roman" w:hAnsi="Times New Roman" w:cs="Times New Roman"/>
          </w:rPr>
          <w:t>to one of three conditions:</w:t>
        </w:r>
      </w:ins>
      <w:ins w:id="1888" w:author="Benton, Deon" w:date="2026-05-02T10:36:00Z" w16du:dateUtc="2026-05-02T15:36:00Z">
        <w:r w:rsidR="00A02814">
          <w:rPr>
            <w:rFonts w:ascii="Times New Roman" w:eastAsia="Times New Roman" w:hAnsi="Times New Roman" w:cs="Times New Roman"/>
          </w:rPr>
          <w:t xml:space="preserve"> Effective Action</w:t>
        </w:r>
      </w:ins>
      <w:ins w:id="1889" w:author="Benton, Deon" w:date="2026-05-04T13:20:00Z" w16du:dateUtc="2026-05-04T18:20:00Z">
        <w:r w:rsidR="003F2A08">
          <w:rPr>
            <w:rFonts w:ascii="Times New Roman" w:eastAsia="Times New Roman" w:hAnsi="Times New Roman" w:cs="Times New Roman"/>
          </w:rPr>
          <w:t xml:space="preserve">, </w:t>
        </w:r>
      </w:ins>
      <w:ins w:id="1890" w:author="Benton, Deon" w:date="2026-05-02T10:36:00Z" w16du:dateUtc="2026-05-02T15:36:00Z">
        <w:r w:rsidR="00A02814">
          <w:rPr>
            <w:rFonts w:ascii="Times New Roman" w:eastAsia="Times New Roman" w:hAnsi="Times New Roman" w:cs="Times New Roman"/>
          </w:rPr>
          <w:t>Ineffective Action</w:t>
        </w:r>
      </w:ins>
      <w:ins w:id="1891" w:author="Benton, Deon" w:date="2026-05-04T13:20:00Z" w16du:dateUtc="2026-05-04T18:20:00Z">
        <w:r w:rsidR="003F2A08">
          <w:rPr>
            <w:rFonts w:ascii="Times New Roman" w:eastAsia="Times New Roman" w:hAnsi="Times New Roman" w:cs="Times New Roman"/>
          </w:rPr>
          <w:t>, or No Training</w:t>
        </w:r>
      </w:ins>
      <w:ins w:id="1892" w:author="Benton, Deon" w:date="2026-05-02T10:36:00Z" w16du:dateUtc="2026-05-02T15:36:00Z">
        <w:r w:rsidR="00A02814">
          <w:rPr>
            <w:rFonts w:ascii="Times New Roman" w:eastAsia="Times New Roman" w:hAnsi="Times New Roman" w:cs="Times New Roman"/>
          </w:rPr>
          <w:t>.</w:t>
        </w:r>
      </w:ins>
      <w:ins w:id="1893"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894" w:author="Benton, Deon" w:date="2026-05-04T11:24:00Z" w16du:dateUtc="2026-05-04T16:24:00Z">
        <w:r w:rsidR="00E21A3E">
          <w:rPr>
            <w:rFonts w:ascii="Times New Roman" w:eastAsia="Times New Roman" w:hAnsi="Times New Roman" w:cs="Times New Roman"/>
          </w:rPr>
          <w:t>The</w:t>
        </w:r>
      </w:ins>
      <w:ins w:id="1895" w:author="Benton, Deon" w:date="2026-05-04T11:22:00Z" w16du:dateUtc="2026-05-04T16:22:00Z">
        <w:r w:rsidR="00592DAE">
          <w:rPr>
            <w:rFonts w:ascii="Times New Roman" w:eastAsia="Times New Roman" w:hAnsi="Times New Roman" w:cs="Times New Roman"/>
          </w:rPr>
          <w:t xml:space="preserve"> assumption </w:t>
        </w:r>
      </w:ins>
      <w:ins w:id="1896" w:author="Benton, Deon" w:date="2026-05-04T11:24:00Z" w16du:dateUtc="2026-05-04T16:24:00Z">
        <w:r w:rsidR="00592DAE">
          <w:rPr>
            <w:rFonts w:ascii="Times New Roman" w:eastAsia="Times New Roman" w:hAnsi="Times New Roman" w:cs="Times New Roman"/>
          </w:rPr>
          <w:t xml:space="preserve">that </w:t>
        </w:r>
      </w:ins>
      <w:ins w:id="1897" w:author="Benton, Deon" w:date="2026-05-04T11:25:00Z" w16du:dateUtc="2026-05-04T16:25:00Z">
        <w:r w:rsidR="00E21A3E">
          <w:rPr>
            <w:rFonts w:ascii="Times New Roman" w:eastAsia="Times New Roman" w:hAnsi="Times New Roman" w:cs="Times New Roman"/>
          </w:rPr>
          <w:t xml:space="preserve">effective rather than ineffective </w:t>
        </w:r>
      </w:ins>
      <w:ins w:id="1898" w:author="Benton, Deon" w:date="2026-05-04T11:24:00Z" w16du:dateUtc="2026-05-04T16:24:00Z">
        <w:r w:rsidR="00592DAE">
          <w:rPr>
            <w:rFonts w:ascii="Times New Roman" w:eastAsia="Times New Roman" w:hAnsi="Times New Roman" w:cs="Times New Roman"/>
          </w:rPr>
          <w:t xml:space="preserve">sticky-mittens experience </w:t>
        </w:r>
      </w:ins>
      <w:ins w:id="1899" w:author="Benton, Deon" w:date="2026-05-04T11:25:00Z" w16du:dateUtc="2026-05-04T16:25:00Z">
        <w:r w:rsidR="00E21A3E">
          <w:rPr>
            <w:rFonts w:ascii="Times New Roman" w:eastAsia="Times New Roman" w:hAnsi="Times New Roman" w:cs="Times New Roman"/>
          </w:rPr>
          <w:t>heightens</w:t>
        </w:r>
      </w:ins>
      <w:ins w:id="1900" w:author="Benton, Deon" w:date="2026-05-04T11:23:00Z" w16du:dateUtc="2026-05-04T16:23:00Z">
        <w:r w:rsidR="00592DAE">
          <w:rPr>
            <w:rFonts w:ascii="Times New Roman" w:eastAsia="Times New Roman" w:hAnsi="Times New Roman" w:cs="Times New Roman"/>
          </w:rPr>
          <w:t xml:space="preserve"> </w:t>
        </w:r>
      </w:ins>
      <w:ins w:id="1901" w:author="Benton, Deon" w:date="2026-05-04T11:24:00Z" w16du:dateUtc="2026-05-04T16:24:00Z">
        <w:r w:rsidR="00592DAE">
          <w:rPr>
            <w:rFonts w:ascii="Times New Roman" w:eastAsia="Times New Roman" w:hAnsi="Times New Roman" w:cs="Times New Roman"/>
          </w:rPr>
          <w:t xml:space="preserve">infants’ </w:t>
        </w:r>
      </w:ins>
      <w:ins w:id="1902" w:author="Benton, Deon" w:date="2026-05-04T11:23:00Z" w16du:dateUtc="2026-05-04T16:23:00Z">
        <w:r w:rsidR="00592DAE">
          <w:rPr>
            <w:rFonts w:ascii="Times New Roman" w:eastAsia="Times New Roman" w:hAnsi="Times New Roman" w:cs="Times New Roman"/>
          </w:rPr>
          <w:t>attention</w:t>
        </w:r>
      </w:ins>
      <w:ins w:id="1903"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904" w:author="Benton, Deon" w:date="2026-05-04T11:25:00Z" w16du:dateUtc="2026-05-04T16:25:00Z">
        <w:r w:rsidR="00E21A3E">
          <w:rPr>
            <w:rFonts w:ascii="Times New Roman" w:eastAsia="Times New Roman" w:hAnsi="Times New Roman" w:cs="Times New Roman"/>
          </w:rPr>
          <w:t xml:space="preserve"> for </w:t>
        </w:r>
      </w:ins>
      <w:ins w:id="1905" w:author="Benton, Deon" w:date="2026-05-04T11:26:00Z" w16du:dateUtc="2026-05-04T16:26:00Z">
        <w:r w:rsidR="00E21A3E">
          <w:rPr>
            <w:rFonts w:ascii="Times New Roman" w:eastAsia="Times New Roman" w:hAnsi="Times New Roman" w:cs="Times New Roman"/>
          </w:rPr>
          <w:t xml:space="preserve">networks </w:t>
        </w:r>
      </w:ins>
      <w:ins w:id="1906" w:author="Benton, Deon" w:date="2026-05-04T11:27:00Z" w16du:dateUtc="2026-05-04T16:27:00Z">
        <w:r w:rsidR="00CB44E1">
          <w:rPr>
            <w:rFonts w:ascii="Times New Roman" w:eastAsia="Times New Roman" w:hAnsi="Times New Roman" w:cs="Times New Roman"/>
          </w:rPr>
          <w:t>in the</w:t>
        </w:r>
      </w:ins>
      <w:ins w:id="1907" w:author="Benton, Deon" w:date="2026-05-04T11:26:00Z" w16du:dateUtc="2026-05-04T16:26:00Z">
        <w:r w:rsidR="00E21A3E">
          <w:rPr>
            <w:rFonts w:ascii="Times New Roman" w:eastAsia="Times New Roman" w:hAnsi="Times New Roman" w:cs="Times New Roman"/>
          </w:rPr>
          <w:t xml:space="preserve"> Effective Action condition</w:t>
        </w:r>
      </w:ins>
      <w:ins w:id="1908" w:author="Benton, Deon" w:date="2026-05-04T11:28:00Z" w16du:dateUtc="2026-05-04T16:28:00Z">
        <w:r w:rsidR="008B237A">
          <w:rPr>
            <w:rFonts w:ascii="Times New Roman" w:eastAsia="Times New Roman" w:hAnsi="Times New Roman" w:cs="Times New Roman"/>
          </w:rPr>
          <w:t xml:space="preserve">. A lower learning rate was </w:t>
        </w:r>
      </w:ins>
      <w:ins w:id="1909" w:author="Benton, Deon" w:date="2026-05-04T12:30:00Z" w16du:dateUtc="2026-05-04T17:30:00Z">
        <w:r w:rsidR="00394185">
          <w:rPr>
            <w:rFonts w:ascii="Times New Roman" w:eastAsia="Times New Roman" w:hAnsi="Times New Roman" w:cs="Times New Roman"/>
          </w:rPr>
          <w:t>used</w:t>
        </w:r>
      </w:ins>
      <w:ins w:id="1910" w:author="Benton, Deon" w:date="2026-05-04T11:28:00Z" w16du:dateUtc="2026-05-04T16:28:00Z">
        <w:r w:rsidR="008B237A">
          <w:rPr>
            <w:rFonts w:ascii="Times New Roman" w:eastAsia="Times New Roman" w:hAnsi="Times New Roman" w:cs="Times New Roman"/>
          </w:rPr>
          <w:t xml:space="preserve"> during </w:t>
        </w:r>
      </w:ins>
      <w:ins w:id="1911" w:author="Benton, Deon" w:date="2026-05-04T11:29:00Z" w16du:dateUtc="2026-05-04T16:29:00Z">
        <w:r w:rsidR="008B237A">
          <w:rPr>
            <w:rFonts w:ascii="Times New Roman" w:eastAsia="Times New Roman" w:hAnsi="Times New Roman" w:cs="Times New Roman"/>
          </w:rPr>
          <w:t>the pretraining phase than that used</w:t>
        </w:r>
      </w:ins>
      <w:ins w:id="1912"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913"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914"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915" w:author="Benton, Deon" w:date="2026-05-04T11:40:00Z" w16du:dateUtc="2026-05-04T16:40:00Z">
        <w:r w:rsidR="00A53D96">
          <w:rPr>
            <w:rFonts w:ascii="Times New Roman" w:eastAsia="Times New Roman" w:hAnsi="Times New Roman" w:cs="Times New Roman"/>
          </w:rPr>
          <w:t xml:space="preserve"> </w:t>
        </w:r>
      </w:ins>
      <w:ins w:id="1916" w:author="Benton, Deon" w:date="2026-05-04T12:31:00Z" w16du:dateUtc="2026-05-04T17:31:00Z">
        <w:r w:rsidR="00394185">
          <w:rPr>
            <w:rFonts w:ascii="Times New Roman" w:eastAsia="Times New Roman" w:hAnsi="Times New Roman" w:cs="Times New Roman"/>
          </w:rPr>
          <w:t>this attentional boost is short-lived</w:t>
        </w:r>
      </w:ins>
      <w:ins w:id="1917" w:author="Benton, Deon" w:date="2026-05-04T11:29:00Z" w16du:dateUtc="2026-05-04T16:29:00Z">
        <w:r w:rsidR="008B237A">
          <w:rPr>
            <w:rFonts w:ascii="Times New Roman" w:eastAsia="Times New Roman" w:hAnsi="Times New Roman" w:cs="Times New Roman"/>
          </w:rPr>
          <w:t xml:space="preserve"> </w:t>
        </w:r>
      </w:ins>
      <w:ins w:id="1918" w:author="Benton, Deon" w:date="2026-05-04T11:30:00Z" w16du:dateUtc="2026-05-04T16:30:00Z">
        <w:r w:rsidR="008B237A">
          <w:rPr>
            <w:rFonts w:ascii="Times New Roman" w:eastAsia="Times New Roman" w:hAnsi="Times New Roman" w:cs="Times New Roman"/>
          </w:rPr>
          <w:t xml:space="preserve">was implemented by </w:t>
        </w:r>
      </w:ins>
      <w:ins w:id="1919" w:author="Benton, Deon" w:date="2026-05-04T11:32:00Z" w16du:dateUtc="2026-05-04T16:32:00Z">
        <w:r w:rsidR="004E3A37">
          <w:rPr>
            <w:rFonts w:ascii="Times New Roman" w:eastAsia="Times New Roman" w:hAnsi="Times New Roman" w:cs="Times New Roman"/>
          </w:rPr>
          <w:t>resetting</w:t>
        </w:r>
      </w:ins>
      <w:ins w:id="1920"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921" w:author="Benton, Deon" w:date="2026-05-04T11:31:00Z" w16du:dateUtc="2026-05-04T16:31:00Z">
        <w:r w:rsidR="004E3A37">
          <w:rPr>
            <w:rFonts w:ascii="Times New Roman" w:eastAsia="Times New Roman" w:hAnsi="Times New Roman" w:cs="Times New Roman"/>
          </w:rPr>
          <w:t>. Th</w:t>
        </w:r>
      </w:ins>
      <w:ins w:id="1922" w:author="Benton, Deon" w:date="2026-05-04T11:32:00Z" w16du:dateUtc="2026-05-04T16:32:00Z">
        <w:r w:rsidR="004E3A37">
          <w:rPr>
            <w:rFonts w:ascii="Times New Roman" w:eastAsia="Times New Roman" w:hAnsi="Times New Roman" w:cs="Times New Roman"/>
          </w:rPr>
          <w:t>e</w:t>
        </w:r>
      </w:ins>
      <w:ins w:id="1923"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924" w:author="Benton, Deon" w:date="2026-05-04T11:34:00Z" w16du:dateUtc="2026-05-04T16:34:00Z">
        <w:r w:rsidR="00682AFF">
          <w:rPr>
            <w:rFonts w:ascii="Times New Roman" w:eastAsia="Times New Roman" w:hAnsi="Times New Roman" w:cs="Times New Roman"/>
          </w:rPr>
          <w:t>Action condition.</w:t>
        </w:r>
      </w:ins>
      <w:ins w:id="1925" w:author="Benton, Deon" w:date="2026-05-04T11:32:00Z" w16du:dateUtc="2026-05-04T16:32:00Z">
        <w:r w:rsidR="004E3A37">
          <w:rPr>
            <w:rFonts w:ascii="Times New Roman" w:eastAsia="Times New Roman" w:hAnsi="Times New Roman" w:cs="Times New Roman"/>
          </w:rPr>
          <w:t xml:space="preserve"> </w:t>
        </w:r>
      </w:ins>
      <w:ins w:id="1926" w:author="Benton, Deon" w:date="2026-05-04T11:36:00Z" w16du:dateUtc="2026-05-04T16:36:00Z">
        <w:r w:rsidR="00C90E65">
          <w:rPr>
            <w:rFonts w:ascii="Times New Roman" w:eastAsia="Times New Roman" w:hAnsi="Times New Roman" w:cs="Times New Roman"/>
          </w:rPr>
          <w:t xml:space="preserve">In all other </w:t>
        </w:r>
      </w:ins>
      <w:ins w:id="1927" w:author="Benton, Deon" w:date="2026-05-04T12:07:00Z" w16du:dateUtc="2026-05-04T17:07:00Z">
        <w:r w:rsidR="00F94E6F">
          <w:rPr>
            <w:rFonts w:ascii="Times New Roman" w:eastAsia="Times New Roman" w:hAnsi="Times New Roman" w:cs="Times New Roman"/>
          </w:rPr>
          <w:t>respect</w:t>
        </w:r>
      </w:ins>
      <w:ins w:id="1928" w:author="Benton, Deon" w:date="2026-05-04T11:36:00Z" w16du:dateUtc="2026-05-04T16:36:00Z">
        <w:r w:rsidR="00C90E65">
          <w:rPr>
            <w:rFonts w:ascii="Times New Roman" w:eastAsia="Times New Roman" w:hAnsi="Times New Roman" w:cs="Times New Roman"/>
          </w:rPr>
          <w:t>s, these two conditions were identical</w:t>
        </w:r>
      </w:ins>
      <w:ins w:id="1929" w:author="Benton, Deon" w:date="2026-05-04T12:07:00Z" w16du:dateUtc="2026-05-04T17:07:00Z">
        <w:r w:rsidR="00F94E6F">
          <w:rPr>
            <w:rFonts w:ascii="Times New Roman" w:eastAsia="Times New Roman" w:hAnsi="Times New Roman" w:cs="Times New Roman"/>
          </w:rPr>
          <w:t xml:space="preserve"> to one another</w:t>
        </w:r>
      </w:ins>
      <w:ins w:id="1930" w:author="Benton, Deon" w:date="2026-05-04T11:36:00Z" w16du:dateUtc="2026-05-04T16:36:00Z">
        <w:r w:rsidR="00C90E65">
          <w:rPr>
            <w:rFonts w:ascii="Times New Roman" w:eastAsia="Times New Roman" w:hAnsi="Times New Roman" w:cs="Times New Roman"/>
          </w:rPr>
          <w:t>.</w:t>
        </w:r>
      </w:ins>
      <w:ins w:id="1931" w:author="Benton, Deon" w:date="2026-05-04T13:16:00Z" w16du:dateUtc="2026-05-04T18:16:00Z">
        <w:r w:rsidR="008239C6">
          <w:rPr>
            <w:rFonts w:ascii="Times New Roman" w:eastAsia="Times New Roman" w:hAnsi="Times New Roman" w:cs="Times New Roman"/>
          </w:rPr>
          <w:t xml:space="preserve"> Specifically, within </w:t>
        </w:r>
      </w:ins>
      <w:ins w:id="1932" w:author="Benton, Deon" w:date="2026-05-04T13:47:00Z" w16du:dateUtc="2026-05-04T18:47:00Z">
        <w:r w:rsidR="00F913E8">
          <w:rPr>
            <w:rFonts w:ascii="Times New Roman" w:eastAsia="Times New Roman" w:hAnsi="Times New Roman" w:cs="Times New Roman"/>
          </w:rPr>
          <w:t xml:space="preserve">the </w:t>
        </w:r>
      </w:ins>
      <w:ins w:id="1933" w:author="Benton, Deon" w:date="2026-05-04T13:48:00Z" w16du:dateUtc="2026-05-04T18:48:00Z">
        <w:r w:rsidR="00F913E8">
          <w:rPr>
            <w:rFonts w:ascii="Times New Roman" w:eastAsia="Times New Roman" w:hAnsi="Times New Roman" w:cs="Times New Roman"/>
          </w:rPr>
          <w:t>Effective Action condition</w:t>
        </w:r>
      </w:ins>
      <w:ins w:id="1934" w:author="Benton, Deon" w:date="2026-05-04T13:16:00Z" w16du:dateUtc="2026-05-04T18:16:00Z">
        <w:r w:rsidR="008239C6">
          <w:rPr>
            <w:rFonts w:ascii="Times New Roman" w:eastAsia="Times New Roman" w:hAnsi="Times New Roman" w:cs="Times New Roman"/>
          </w:rPr>
          <w:t xml:space="preserve">, </w:t>
        </w:r>
        <w:r w:rsidR="008239C6">
          <w:rPr>
            <w:rFonts w:ascii="Times New Roman" w:eastAsia="Times New Roman" w:hAnsi="Times New Roman" w:cs="Times New Roman"/>
          </w:rPr>
          <w:lastRenderedPageBreak/>
          <w:t xml:space="preserve">networks were assigned either to the Experimental </w:t>
        </w:r>
      </w:ins>
      <w:ins w:id="1935" w:author="Benton, Deon" w:date="2026-05-04T13:52:00Z" w16du:dateUtc="2026-05-04T18:52:00Z">
        <w:r w:rsidR="00857299">
          <w:rPr>
            <w:rFonts w:ascii="Times New Roman" w:eastAsia="Times New Roman" w:hAnsi="Times New Roman" w:cs="Times New Roman"/>
          </w:rPr>
          <w:t>sub-</w:t>
        </w:r>
      </w:ins>
      <w:ins w:id="1936" w:author="Benton, Deon" w:date="2026-05-04T13:16:00Z" w16du:dateUtc="2026-05-04T18:16:00Z">
        <w:r w:rsidR="008239C6">
          <w:rPr>
            <w:rFonts w:ascii="Times New Roman" w:eastAsia="Times New Roman" w:hAnsi="Times New Roman" w:cs="Times New Roman"/>
          </w:rPr>
          <w:t>condition or to</w:t>
        </w:r>
      </w:ins>
      <w:ins w:id="1937" w:author="Benton, Deon" w:date="2026-05-04T13:17:00Z" w16du:dateUtc="2026-05-04T18:17:00Z">
        <w:r w:rsidR="008239C6">
          <w:rPr>
            <w:rFonts w:ascii="Times New Roman" w:eastAsia="Times New Roman" w:hAnsi="Times New Roman" w:cs="Times New Roman"/>
          </w:rPr>
          <w:t xml:space="preserve"> the Control </w:t>
        </w:r>
      </w:ins>
      <w:ins w:id="1938" w:author="Benton, Deon" w:date="2026-05-04T13:52:00Z" w16du:dateUtc="2026-05-04T18:52:00Z">
        <w:r w:rsidR="00857299">
          <w:rPr>
            <w:rFonts w:ascii="Times New Roman" w:eastAsia="Times New Roman" w:hAnsi="Times New Roman" w:cs="Times New Roman"/>
          </w:rPr>
          <w:t>sub-</w:t>
        </w:r>
      </w:ins>
      <w:ins w:id="1939"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940" w:author="Benton, Deon" w:date="2026-05-04T13:19:00Z" w16du:dateUtc="2026-05-04T18:19:00Z">
        <w:r w:rsidR="003F2A08">
          <w:rPr>
            <w:rFonts w:ascii="Times New Roman" w:eastAsia="Times New Roman" w:hAnsi="Times New Roman" w:cs="Times New Roman"/>
          </w:rPr>
          <w:t xml:space="preserve">Skerry et al.’s (2013) </w:t>
        </w:r>
      </w:ins>
      <w:ins w:id="1941" w:author="Benton, Deon" w:date="2026-05-04T13:17:00Z" w16du:dateUtc="2026-05-04T18:17:00Z">
        <w:r w:rsidR="008239C6">
          <w:rPr>
            <w:rFonts w:ascii="Times New Roman" w:eastAsia="Times New Roman" w:hAnsi="Times New Roman" w:cs="Times New Roman"/>
          </w:rPr>
          <w:t>Experiments 1 and 4 in Skerry et al. (2013), whereas the Con</w:t>
        </w:r>
      </w:ins>
      <w:ins w:id="1942" w:author="Benton, Deon" w:date="2026-05-04T13:18:00Z" w16du:dateUtc="2026-05-04T18:18:00Z">
        <w:r w:rsidR="008239C6">
          <w:rPr>
            <w:rFonts w:ascii="Times New Roman" w:eastAsia="Times New Roman" w:hAnsi="Times New Roman" w:cs="Times New Roman"/>
          </w:rPr>
          <w:t xml:space="preserve">trol condition corresponded to </w:t>
        </w:r>
      </w:ins>
      <w:ins w:id="1943" w:author="Benton, Deon" w:date="2026-05-04T13:19:00Z" w16du:dateUtc="2026-05-04T18:19:00Z">
        <w:r w:rsidR="003F2A08">
          <w:rPr>
            <w:rFonts w:ascii="Times New Roman" w:eastAsia="Times New Roman" w:hAnsi="Times New Roman" w:cs="Times New Roman"/>
          </w:rPr>
          <w:t xml:space="preserve">their </w:t>
        </w:r>
      </w:ins>
      <w:ins w:id="1944"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945" w:author="Benton, Deon" w:date="2026-05-04T13:19:00Z" w16du:dateUtc="2026-05-04T18:19:00Z">
        <w:r w:rsidR="003F2A08">
          <w:rPr>
            <w:rFonts w:ascii="Times New Roman" w:eastAsia="Times New Roman" w:hAnsi="Times New Roman" w:cs="Times New Roman"/>
          </w:rPr>
          <w:t xml:space="preserve"> </w:t>
        </w:r>
      </w:ins>
      <w:ins w:id="1946" w:author="Benton, Deon" w:date="2026-05-04T13:48:00Z" w16du:dateUtc="2026-05-04T18:48:00Z">
        <w:r w:rsidR="00F913E8">
          <w:rPr>
            <w:rFonts w:ascii="Times New Roman" w:eastAsia="Times New Roman" w:hAnsi="Times New Roman" w:cs="Times New Roman"/>
          </w:rPr>
          <w:t xml:space="preserve"> Given that </w:t>
        </w:r>
      </w:ins>
      <w:ins w:id="1947" w:author="Benton, Deon" w:date="2026-05-04T13:50:00Z" w16du:dateUtc="2026-05-04T18:50:00Z">
        <w:r w:rsidR="00261000">
          <w:rPr>
            <w:rFonts w:ascii="Times New Roman" w:eastAsia="Times New Roman" w:hAnsi="Times New Roman" w:cs="Times New Roman"/>
          </w:rPr>
          <w:t xml:space="preserve">the </w:t>
        </w:r>
      </w:ins>
      <w:ins w:id="1948" w:author="Benton, Deon" w:date="2026-05-04T13:48:00Z" w16du:dateUtc="2026-05-04T18:48:00Z">
        <w:r w:rsidR="00F913E8">
          <w:rPr>
            <w:rFonts w:ascii="Times New Roman" w:eastAsia="Times New Roman" w:hAnsi="Times New Roman" w:cs="Times New Roman"/>
          </w:rPr>
          <w:t xml:space="preserve">Ineffective </w:t>
        </w:r>
      </w:ins>
      <w:ins w:id="1949" w:author="Benton, Deon" w:date="2026-05-04T13:45:00Z" w16du:dateUtc="2026-05-04T18:45:00Z">
        <w:r w:rsidR="00894DE7">
          <w:rPr>
            <w:rFonts w:ascii="Times New Roman" w:eastAsia="Times New Roman" w:hAnsi="Times New Roman" w:cs="Times New Roman"/>
          </w:rPr>
          <w:t>A</w:t>
        </w:r>
      </w:ins>
      <w:ins w:id="1950" w:author="Benton, Deon" w:date="2026-05-04T13:49:00Z" w16du:dateUtc="2026-05-04T18:49:00Z">
        <w:r w:rsidR="00F913E8">
          <w:rPr>
            <w:rFonts w:ascii="Times New Roman" w:eastAsia="Times New Roman" w:hAnsi="Times New Roman" w:cs="Times New Roman"/>
          </w:rPr>
          <w:t>ction condition</w:t>
        </w:r>
      </w:ins>
      <w:ins w:id="1951" w:author="Benton, Deon" w:date="2026-05-04T13:50:00Z" w16du:dateUtc="2026-05-04T18:50:00Z">
        <w:r w:rsidR="00261000">
          <w:rPr>
            <w:rFonts w:ascii="Times New Roman" w:eastAsia="Times New Roman" w:hAnsi="Times New Roman" w:cs="Times New Roman"/>
          </w:rPr>
          <w:t xml:space="preserve"> did not include a Control </w:t>
        </w:r>
      </w:ins>
      <w:ins w:id="1952" w:author="Benton, Deon" w:date="2026-05-04T13:51:00Z" w16du:dateUtc="2026-05-04T18:51:00Z">
        <w:r w:rsidR="00261000">
          <w:rPr>
            <w:rFonts w:ascii="Times New Roman" w:eastAsia="Times New Roman" w:hAnsi="Times New Roman" w:cs="Times New Roman"/>
          </w:rPr>
          <w:t>sub-</w:t>
        </w:r>
      </w:ins>
      <w:ins w:id="1953" w:author="Benton, Deon" w:date="2026-05-04T13:50:00Z" w16du:dateUtc="2026-05-04T18:50:00Z">
        <w:r w:rsidR="00261000">
          <w:rPr>
            <w:rFonts w:ascii="Times New Roman" w:eastAsia="Times New Roman" w:hAnsi="Times New Roman" w:cs="Times New Roman"/>
          </w:rPr>
          <w:t xml:space="preserve">condition in Skerry et al. </w:t>
        </w:r>
      </w:ins>
      <w:ins w:id="1954" w:author="Benton, Deon" w:date="2026-05-04T13:51:00Z" w16du:dateUtc="2026-05-04T18:51:00Z">
        <w:r w:rsidR="00261000">
          <w:rPr>
            <w:rFonts w:ascii="Times New Roman" w:eastAsia="Times New Roman" w:hAnsi="Times New Roman" w:cs="Times New Roman"/>
          </w:rPr>
          <w:t>(2012)</w:t>
        </w:r>
      </w:ins>
      <w:ins w:id="1955"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956" w:author="Benton, Deon" w:date="2026-05-04T13:51:00Z" w16du:dateUtc="2026-05-04T18:51:00Z">
        <w:r w:rsidR="00261000">
          <w:rPr>
            <w:rFonts w:ascii="Times New Roman" w:eastAsia="Times New Roman" w:hAnsi="Times New Roman" w:cs="Times New Roman"/>
          </w:rPr>
          <w:t>sub-</w:t>
        </w:r>
      </w:ins>
      <w:ins w:id="1957" w:author="Benton, Deon" w:date="2026-05-04T13:50:00Z" w16du:dateUtc="2026-05-04T18:50:00Z">
        <w:r w:rsidR="00261000">
          <w:rPr>
            <w:rFonts w:ascii="Times New Roman" w:eastAsia="Times New Roman" w:hAnsi="Times New Roman" w:cs="Times New Roman"/>
          </w:rPr>
          <w:t>condition</w:t>
        </w:r>
      </w:ins>
      <w:ins w:id="1958" w:author="Benton, Deon" w:date="2026-05-04T13:54:00Z" w16du:dateUtc="2026-05-04T18:54:00Z">
        <w:r w:rsidR="0060782C">
          <w:rPr>
            <w:rFonts w:ascii="Times New Roman" w:eastAsia="Times New Roman" w:hAnsi="Times New Roman" w:cs="Times New Roman"/>
          </w:rPr>
          <w:t>; that is, networks in this condition were habituated to an eve</w:t>
        </w:r>
      </w:ins>
      <w:ins w:id="1959" w:author="Benton, Deon" w:date="2026-05-04T13:55:00Z" w16du:dateUtc="2026-05-04T18:55:00Z">
        <w:r w:rsidR="0060782C">
          <w:rPr>
            <w:rFonts w:ascii="Times New Roman" w:eastAsia="Times New Roman" w:hAnsi="Times New Roman" w:cs="Times New Roman"/>
          </w:rPr>
          <w:t>nt in which</w:t>
        </w:r>
      </w:ins>
      <w:ins w:id="1960" w:author="Benton, Deon" w:date="2026-05-04T13:51:00Z" w16du:dateUtc="2026-05-04T18:51:00Z">
        <w:r w:rsidR="00857299">
          <w:rPr>
            <w:rFonts w:ascii="Times New Roman" w:eastAsia="Times New Roman" w:hAnsi="Times New Roman" w:cs="Times New Roman"/>
          </w:rPr>
          <w:t xml:space="preserve"> </w:t>
        </w:r>
      </w:ins>
      <w:ins w:id="1961" w:author="Benton, Deon" w:date="2026-05-04T13:50:00Z" w16du:dateUtc="2026-05-04T18:50:00Z">
        <w:r w:rsidR="00261000">
          <w:rPr>
            <w:rFonts w:ascii="Times New Roman" w:eastAsia="Times New Roman" w:hAnsi="Times New Roman" w:cs="Times New Roman"/>
          </w:rPr>
          <w:t>arced motion occurred over rather than besides the obstacle.</w:t>
        </w:r>
      </w:ins>
      <w:ins w:id="1962" w:author="Benton, Deon" w:date="2026-05-04T13:45:00Z" w16du:dateUtc="2026-05-04T18:45:00Z">
        <w:r w:rsidR="00894DE7">
          <w:rPr>
            <w:rFonts w:ascii="Times New Roman" w:eastAsia="Times New Roman" w:hAnsi="Times New Roman" w:cs="Times New Roman"/>
          </w:rPr>
          <w:t xml:space="preserve"> </w:t>
        </w:r>
      </w:ins>
      <w:ins w:id="1963" w:author="Benton, Deon" w:date="2026-05-04T13:52:00Z" w16du:dateUtc="2026-05-04T18:52:00Z">
        <w:r w:rsidR="00857299">
          <w:rPr>
            <w:rFonts w:ascii="Times New Roman" w:eastAsia="Times New Roman" w:hAnsi="Times New Roman" w:cs="Times New Roman"/>
          </w:rPr>
          <w:t>Th</w:t>
        </w:r>
      </w:ins>
      <w:ins w:id="1964"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965" w:author="Benton, Deon" w:date="2026-05-04T13:55:00Z" w16du:dateUtc="2026-05-04T18:55:00Z">
        <w:r w:rsidR="0060782C">
          <w:rPr>
            <w:rFonts w:ascii="Times New Roman" w:eastAsia="Times New Roman" w:hAnsi="Times New Roman" w:cs="Times New Roman"/>
          </w:rPr>
          <w:t xml:space="preserve"> (2013)</w:t>
        </w:r>
      </w:ins>
      <w:ins w:id="1966"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967"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968" w:author="Benton, Deon" w:date="2026-05-04T13:55:00Z" w16du:dateUtc="2026-05-04T18:55:00Z"/>
          <w:rFonts w:ascii="Times New Roman" w:eastAsia="Times New Roman" w:hAnsi="Times New Roman" w:cs="Times New Roman"/>
          <w:b/>
          <w:bCs/>
        </w:rPr>
      </w:pPr>
      <w:ins w:id="1969"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970"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971"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972"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973"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974" w:author="Benton, Deon" w:date="2026-05-04T21:43:00Z" w16du:dateUtc="2026-05-05T02:43:00Z">
        <w:r>
          <w:rPr>
            <w:rFonts w:ascii="Times New Roman" w:eastAsia="Times New Roman" w:hAnsi="Times New Roman" w:cs="Times New Roman"/>
          </w:rPr>
          <w:t xml:space="preserve">Figure 18 shows the performance of </w:t>
        </w:r>
      </w:ins>
      <w:ins w:id="1975"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976" w:author="Benton, Deon" w:date="2026-05-04T21:44:00Z" w16du:dateUtc="2026-05-05T02:44:00Z">
        <w:r>
          <w:rPr>
            <w:rFonts w:ascii="Times New Roman" w:eastAsia="Times New Roman" w:hAnsi="Times New Roman" w:cs="Times New Roman"/>
          </w:rPr>
          <w:t xml:space="preserve"> across habituation epochs and overall.</w:t>
        </w:r>
      </w:ins>
      <w:ins w:id="1977"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978" w:author="Benton, Deon" w:date="2026-05-07T13:48:00Z" w16du:dateUtc="2026-05-07T18:48:00Z">
        <w:r w:rsidR="00FD21A1">
          <w:rPr>
            <w:rFonts w:ascii="Times New Roman" w:eastAsia="Times New Roman" w:hAnsi="Times New Roman" w:cs="Times New Roman"/>
          </w:rPr>
          <w:t>;</w:t>
        </w:r>
      </w:ins>
      <w:ins w:id="1979"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980"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98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982"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983"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984"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985"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98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98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988" w:author="Benton, Deon" w:date="2026-05-07T15:33:00Z" w16du:dateUtc="2026-05-07T20:33:00Z">
        <w:r w:rsidR="009754B6">
          <w:rPr>
            <w:rFonts w:ascii="Times New Roman" w:eastAsia="Times New Roman" w:hAnsi="Times New Roman" w:cs="Times New Roman"/>
          </w:rPr>
          <w:t>al</w:t>
        </w:r>
      </w:ins>
      <w:ins w:id="1989" w:author="Benton, Deon" w:date="2026-05-07T13:51:00Z" w16du:dateUtc="2026-05-07T18:51:00Z">
        <w:r w:rsidR="00DF3EF3">
          <w:rPr>
            <w:rFonts w:ascii="Times New Roman" w:eastAsia="Times New Roman" w:hAnsi="Times New Roman" w:cs="Times New Roman"/>
          </w:rPr>
          <w:t xml:space="preserve"> boost that networks experience </w:t>
        </w:r>
      </w:ins>
      <w:ins w:id="199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991" w:author="Benton, Deon" w:date="2026-05-07T13:51:00Z" w16du:dateUtc="2026-05-07T18:51:00Z">
        <w:r w:rsidR="00DF3EF3">
          <w:rPr>
            <w:rFonts w:ascii="Times New Roman" w:eastAsia="Times New Roman" w:hAnsi="Times New Roman" w:cs="Times New Roman"/>
          </w:rPr>
          <w:t xml:space="preserve">? </w:t>
        </w:r>
      </w:ins>
      <w:ins w:id="199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99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994" w:author="Benton, Deon" w:date="2026-05-07T15:35:00Z" w16du:dateUtc="2026-05-07T20:35:00Z">
        <w:r w:rsidR="000446CE">
          <w:rPr>
            <w:rFonts w:ascii="Times New Roman" w:eastAsia="Times New Roman" w:hAnsi="Times New Roman" w:cs="Times New Roman"/>
          </w:rPr>
          <w:t xml:space="preserve"> </w:t>
        </w:r>
      </w:ins>
      <w:ins w:id="1995" w:author="Benton, Deon" w:date="2026-05-07T15:38:00Z" w16du:dateUtc="2026-05-07T20:38:00Z">
        <w:r w:rsidR="008A4328">
          <w:rPr>
            <w:rFonts w:ascii="Times New Roman" w:eastAsia="Times New Roman" w:hAnsi="Times New Roman" w:cs="Times New Roman"/>
          </w:rPr>
          <w:t xml:space="preserve">To </w:t>
        </w:r>
      </w:ins>
      <w:ins w:id="1996" w:author="Benton, Deon" w:date="2026-05-07T15:39:00Z" w16du:dateUtc="2026-05-07T20:39:00Z">
        <w:r w:rsidR="008A4328">
          <w:rPr>
            <w:rFonts w:ascii="Times New Roman" w:eastAsia="Times New Roman" w:hAnsi="Times New Roman" w:cs="Times New Roman"/>
          </w:rPr>
          <w:t xml:space="preserve">evaluate this question, a new set </w:t>
        </w:r>
      </w:ins>
      <w:ins w:id="1997" w:author="Benton, Deon" w:date="2026-05-07T15:50:00Z" w16du:dateUtc="2026-05-07T20:50:00Z">
        <w:r w:rsidR="009E22D9">
          <w:rPr>
            <w:rFonts w:ascii="Times New Roman" w:eastAsia="Times New Roman" w:hAnsi="Times New Roman" w:cs="Times New Roman"/>
          </w:rPr>
          <w:t xml:space="preserve">of </w:t>
        </w:r>
      </w:ins>
      <w:ins w:id="199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99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200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2001"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200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200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2004" w:author="Benton, Deon" w:date="2026-05-07T15:40:00Z" w16du:dateUtc="2026-05-07T20:40:00Z">
        <w:r w:rsidR="008A4328">
          <w:rPr>
            <w:rFonts w:ascii="Times New Roman" w:eastAsia="Times New Roman" w:hAnsi="Times New Roman" w:cs="Times New Roman"/>
          </w:rPr>
          <w:t>the Effective Action condition.</w:t>
        </w:r>
      </w:ins>
      <w:ins w:id="2005" w:author="Benton, Deon" w:date="2026-05-07T15:41:00Z" w16du:dateUtc="2026-05-07T20:41:00Z">
        <w:r w:rsidR="008A4328">
          <w:rPr>
            <w:rFonts w:ascii="Times New Roman" w:eastAsia="Times New Roman" w:hAnsi="Times New Roman" w:cs="Times New Roman"/>
          </w:rPr>
          <w:t xml:space="preserve"> </w:t>
        </w:r>
      </w:ins>
      <w:ins w:id="200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200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200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200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2010" w:author="Benton, Deon" w:date="2026-05-07T15:47:00Z" w16du:dateUtc="2026-05-07T20:47:00Z">
        <w:r w:rsidR="00DF1082">
          <w:rPr>
            <w:rFonts w:ascii="Times New Roman" w:eastAsia="Times New Roman" w:hAnsi="Times New Roman" w:cs="Times New Roman"/>
          </w:rPr>
          <w:t xml:space="preserve">simply that the present account assumes that </w:t>
        </w:r>
      </w:ins>
      <w:ins w:id="2011" w:author="Benton, Deon" w:date="2026-05-07T15:45:00Z" w16du:dateUtc="2026-05-07T20:45:00Z">
        <w:r w:rsidR="00E91E3F">
          <w:rPr>
            <w:rFonts w:ascii="Times New Roman" w:eastAsia="Times New Roman" w:hAnsi="Times New Roman" w:cs="Times New Roman"/>
          </w:rPr>
          <w:t>to the ext</w:t>
        </w:r>
      </w:ins>
      <w:ins w:id="201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2013" w:author="Benton, Deon" w:date="2026-05-07T15:47:00Z" w16du:dateUtc="2026-05-07T20:47:00Z">
        <w:r w:rsidR="00DF1082">
          <w:rPr>
            <w:rFonts w:ascii="Times New Roman" w:eastAsia="Times New Roman" w:hAnsi="Times New Roman" w:cs="Times New Roman"/>
          </w:rPr>
          <w:t>such a boost occurred</w:t>
        </w:r>
      </w:ins>
      <w:ins w:id="2014" w:author="Benton, Deon" w:date="2026-05-07T15:46:00Z" w16du:dateUtc="2026-05-07T20:46:00Z">
        <w:r w:rsidR="00E91E3F">
          <w:rPr>
            <w:rFonts w:ascii="Times New Roman" w:eastAsia="Times New Roman" w:hAnsi="Times New Roman" w:cs="Times New Roman"/>
          </w:rPr>
          <w:t xml:space="preserve"> in the Effective Action condition. </w:t>
        </w:r>
      </w:ins>
      <w:ins w:id="201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201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74E0978">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2017"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2018"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2019"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2020" w:author="Benton, Deon" w:date="2026-05-07T13:49:00Z" w16du:dateUtc="2026-05-07T18:49:00Z">
        <w:r w:rsidR="002024D6">
          <w:rPr>
            <w:rFonts w:ascii="Times New Roman" w:eastAsia="Times New Roman" w:hAnsi="Times New Roman" w:cs="Times New Roman"/>
          </w:rPr>
          <w:t>relative spatial position.</w:t>
        </w:r>
      </w:ins>
      <w:ins w:id="2021"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2022"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2023"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2024"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2025" w:author="Benton, Deon" w:date="2026-05-11T13:23:00Z" w16du:dateUtc="2026-05-11T18:23:00Z"/>
          <w:rFonts w:ascii="Times New Roman" w:eastAsia="Times New Roman" w:hAnsi="Times New Roman" w:cs="Times New Roman"/>
        </w:rPr>
      </w:pPr>
      <w:ins w:id="2026" w:author="Benton, Deon" w:date="2026-05-10T16:42:00Z" w16du:dateUtc="2026-05-10T21:42:00Z">
        <w:r>
          <w:rPr>
            <w:rFonts w:ascii="Times New Roman" w:eastAsia="Times New Roman" w:hAnsi="Times New Roman" w:cs="Times New Roman"/>
          </w:rPr>
          <w:t>A longstanding assumption in the deve</w:t>
        </w:r>
      </w:ins>
      <w:ins w:id="2027" w:author="Benton, Deon" w:date="2026-05-10T16:43:00Z" w16du:dateUtc="2026-05-10T21:43:00Z">
        <w:r>
          <w:rPr>
            <w:rFonts w:ascii="Times New Roman" w:eastAsia="Times New Roman" w:hAnsi="Times New Roman" w:cs="Times New Roman"/>
          </w:rPr>
          <w:t>lopmental cognitive sciences is that infants</w:t>
        </w:r>
      </w:ins>
      <w:ins w:id="2028" w:author="Benton, Deon" w:date="2026-05-10T16:49:00Z" w16du:dateUtc="2026-05-10T21:49:00Z">
        <w:r w:rsidR="00F546D6">
          <w:rPr>
            <w:rFonts w:ascii="Times New Roman" w:eastAsia="Times New Roman" w:hAnsi="Times New Roman" w:cs="Times New Roman"/>
          </w:rPr>
          <w:t xml:space="preserve"> possess domain-specific mechanisms that enable</w:t>
        </w:r>
      </w:ins>
      <w:ins w:id="2029" w:author="Benton, Deon" w:date="2026-05-10T16:50:00Z" w16du:dateUtc="2026-05-10T21:50:00Z">
        <w:r w:rsidR="00F546D6">
          <w:rPr>
            <w:rFonts w:ascii="Times New Roman" w:eastAsia="Times New Roman" w:hAnsi="Times New Roman" w:cs="Times New Roman"/>
          </w:rPr>
          <w:t xml:space="preserve"> them</w:t>
        </w:r>
      </w:ins>
      <w:ins w:id="2030" w:author="Benton, Deon" w:date="2026-05-10T16:49:00Z" w16du:dateUtc="2026-05-10T21:49:00Z">
        <w:r w:rsidR="00F546D6">
          <w:rPr>
            <w:rFonts w:ascii="Times New Roman" w:eastAsia="Times New Roman" w:hAnsi="Times New Roman" w:cs="Times New Roman"/>
          </w:rPr>
          <w:t xml:space="preserve"> to reason about</w:t>
        </w:r>
      </w:ins>
      <w:ins w:id="2031" w:author="Benton, Deon" w:date="2026-05-10T16:50:00Z" w16du:dateUtc="2026-05-10T21:50:00Z">
        <w:r w:rsidR="00F546D6">
          <w:rPr>
            <w:rFonts w:ascii="Times New Roman" w:eastAsia="Times New Roman" w:hAnsi="Times New Roman" w:cs="Times New Roman"/>
          </w:rPr>
          <w:t xml:space="preserve"> </w:t>
        </w:r>
      </w:ins>
      <w:ins w:id="2032" w:author="Benton, Deon" w:date="2026-05-10T16:49:00Z" w16du:dateUtc="2026-05-10T21:49:00Z">
        <w:r w:rsidR="00F546D6">
          <w:rPr>
            <w:rFonts w:ascii="Times New Roman" w:eastAsia="Times New Roman" w:hAnsi="Times New Roman" w:cs="Times New Roman"/>
          </w:rPr>
          <w:t>actions</w:t>
        </w:r>
      </w:ins>
      <w:ins w:id="2033" w:author="Benton, Deon" w:date="2026-05-10T16:47:00Z" w16du:dateUtc="2026-05-10T21:47:00Z">
        <w:r>
          <w:rPr>
            <w:rFonts w:ascii="Times New Roman" w:eastAsia="Times New Roman" w:hAnsi="Times New Roman" w:cs="Times New Roman"/>
          </w:rPr>
          <w:t xml:space="preserve"> </w:t>
        </w:r>
      </w:ins>
      <w:ins w:id="2034" w:author="Benton, Deon" w:date="2026-05-10T16:48:00Z" w16du:dateUtc="2026-05-10T21:48:00Z">
        <w:r>
          <w:rPr>
            <w:rFonts w:ascii="Times New Roman" w:eastAsia="Times New Roman" w:hAnsi="Times New Roman" w:cs="Times New Roman"/>
          </w:rPr>
          <w:t xml:space="preserve">in terms of </w:t>
        </w:r>
      </w:ins>
      <w:ins w:id="2035" w:author="Benton, Deon" w:date="2026-05-10T16:50:00Z" w16du:dateUtc="2026-05-10T21:50:00Z">
        <w:r w:rsidR="00F546D6">
          <w:rPr>
            <w:rFonts w:ascii="Times New Roman" w:eastAsia="Times New Roman" w:hAnsi="Times New Roman" w:cs="Times New Roman"/>
          </w:rPr>
          <w:t>their</w:t>
        </w:r>
      </w:ins>
      <w:ins w:id="2036" w:author="Benton, Deon" w:date="2026-05-10T16:46:00Z" w16du:dateUtc="2026-05-10T21:46:00Z">
        <w:r>
          <w:rPr>
            <w:rFonts w:ascii="Times New Roman" w:eastAsia="Times New Roman" w:hAnsi="Times New Roman" w:cs="Times New Roman"/>
          </w:rPr>
          <w:t xml:space="preserve"> efficiency, cost, and subjective utility.</w:t>
        </w:r>
      </w:ins>
      <w:ins w:id="2037" w:author="Benton, Deon" w:date="2026-05-10T16:51:00Z" w16du:dateUtc="2026-05-10T21:51:00Z">
        <w:r w:rsidR="00F546D6">
          <w:rPr>
            <w:rFonts w:ascii="Times New Roman" w:eastAsia="Times New Roman" w:hAnsi="Times New Roman" w:cs="Times New Roman"/>
          </w:rPr>
          <w:t xml:space="preserve"> </w:t>
        </w:r>
      </w:ins>
      <w:ins w:id="2038" w:author="Benton, Deon" w:date="2026-05-10T17:12:00Z" w16du:dateUtc="2026-05-10T22:12:00Z">
        <w:r w:rsidR="00474C41">
          <w:rPr>
            <w:rFonts w:ascii="Times New Roman" w:eastAsia="Times New Roman" w:hAnsi="Times New Roman" w:cs="Times New Roman"/>
          </w:rPr>
          <w:t>The</w:t>
        </w:r>
      </w:ins>
      <w:ins w:id="2039" w:author="Benton, Deon" w:date="2026-05-10T17:11:00Z" w16du:dateUtc="2026-05-10T22:11:00Z">
        <w:r w:rsidR="00474C41">
          <w:rPr>
            <w:rFonts w:ascii="Times New Roman" w:eastAsia="Times New Roman" w:hAnsi="Times New Roman" w:cs="Times New Roman"/>
          </w:rPr>
          <w:t xml:space="preserve"> teleological stance, </w:t>
        </w:r>
      </w:ins>
      <w:ins w:id="2040" w:author="Benton, Deon" w:date="2026-05-10T17:13:00Z" w16du:dateUtc="2026-05-10T22:13:00Z">
        <w:r w:rsidR="00474C41">
          <w:rPr>
            <w:rFonts w:ascii="Times New Roman" w:eastAsia="Times New Roman" w:hAnsi="Times New Roman" w:cs="Times New Roman"/>
          </w:rPr>
          <w:t>naïve utility calculus,</w:t>
        </w:r>
      </w:ins>
      <w:ins w:id="2041" w:author="Benton, Deon" w:date="2026-05-11T12:47:00Z" w16du:dateUtc="2026-05-11T17:47:00Z">
        <w:r w:rsidR="0072578D">
          <w:rPr>
            <w:rFonts w:ascii="Times New Roman" w:eastAsia="Times New Roman" w:hAnsi="Times New Roman" w:cs="Times New Roman"/>
          </w:rPr>
          <w:t xml:space="preserve"> a</w:t>
        </w:r>
      </w:ins>
      <w:ins w:id="2042" w:author="Benton, Deon" w:date="2026-05-11T12:48:00Z" w16du:dateUtc="2026-05-11T17:48:00Z">
        <w:r w:rsidR="0072578D">
          <w:rPr>
            <w:rFonts w:ascii="Times New Roman" w:eastAsia="Times New Roman" w:hAnsi="Times New Roman" w:cs="Times New Roman"/>
          </w:rPr>
          <w:t>nd a proposal by Liu et al. (2026)</w:t>
        </w:r>
      </w:ins>
      <w:ins w:id="2043" w:author="Benton, Deon" w:date="2026-05-10T17:13:00Z" w16du:dateUtc="2026-05-10T22:13:00Z">
        <w:r w:rsidR="00474C41">
          <w:rPr>
            <w:rFonts w:ascii="Times New Roman" w:eastAsia="Times New Roman" w:hAnsi="Times New Roman" w:cs="Times New Roman"/>
          </w:rPr>
          <w:t xml:space="preserve"> are three examples.</w:t>
        </w:r>
      </w:ins>
      <w:ins w:id="2044"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2045" w:author="Benton, Deon" w:date="2026-05-10T17:28:00Z" w16du:dateUtc="2026-05-10T22:28:00Z">
        <w:r w:rsidR="00F16C69">
          <w:rPr>
            <w:rFonts w:ascii="Times New Roman" w:eastAsia="Times New Roman" w:hAnsi="Times New Roman" w:cs="Times New Roman"/>
          </w:rPr>
          <w:t xml:space="preserve">each of these </w:t>
        </w:r>
      </w:ins>
      <w:ins w:id="2046" w:author="Benton, Deon" w:date="2026-05-10T17:45:00Z" w16du:dateUtc="2026-05-10T22:45:00Z">
        <w:r w:rsidR="00511E70">
          <w:rPr>
            <w:rFonts w:ascii="Times New Roman" w:eastAsia="Times New Roman" w:hAnsi="Times New Roman" w:cs="Times New Roman"/>
          </w:rPr>
          <w:t>perspectives</w:t>
        </w:r>
      </w:ins>
      <w:ins w:id="2047" w:author="Benton, Deon" w:date="2026-05-10T17:28:00Z" w16du:dateUtc="2026-05-10T22:28:00Z">
        <w:r w:rsidR="00F16C69">
          <w:rPr>
            <w:rFonts w:ascii="Times New Roman" w:eastAsia="Times New Roman" w:hAnsi="Times New Roman" w:cs="Times New Roman"/>
          </w:rPr>
          <w:t xml:space="preserve"> has </w:t>
        </w:r>
      </w:ins>
      <w:ins w:id="2048" w:author="Benton, Deon" w:date="2026-05-10T17:23:00Z" w16du:dateUtc="2026-05-10T22:23:00Z">
        <w:r w:rsidR="00F16C69">
          <w:rPr>
            <w:rFonts w:ascii="Times New Roman" w:eastAsia="Times New Roman" w:hAnsi="Times New Roman" w:cs="Times New Roman"/>
          </w:rPr>
          <w:t xml:space="preserve">empirical support </w:t>
        </w:r>
      </w:ins>
      <w:ins w:id="2049" w:author="Benton, Deon" w:date="2026-05-10T17:28:00Z" w16du:dateUtc="2026-05-10T22:28:00Z">
        <w:r w:rsidR="00F16C69">
          <w:rPr>
            <w:rFonts w:ascii="Times New Roman" w:eastAsia="Times New Roman" w:hAnsi="Times New Roman" w:cs="Times New Roman"/>
          </w:rPr>
          <w:t xml:space="preserve">and </w:t>
        </w:r>
      </w:ins>
      <w:ins w:id="2050" w:author="Benton, Deon" w:date="2026-05-10T17:34:00Z" w16du:dateUtc="2026-05-10T22:34:00Z">
        <w:r w:rsidR="00EE0F83">
          <w:rPr>
            <w:rFonts w:ascii="Times New Roman" w:eastAsia="Times New Roman" w:hAnsi="Times New Roman" w:cs="Times New Roman"/>
          </w:rPr>
          <w:t>intuitive appea</w:t>
        </w:r>
      </w:ins>
      <w:ins w:id="2051" w:author="Benton, Deon" w:date="2026-05-11T12:48:00Z" w16du:dateUtc="2026-05-11T17:48:00Z">
        <w:r w:rsidR="009964B5">
          <w:rPr>
            <w:rFonts w:ascii="Times New Roman" w:eastAsia="Times New Roman" w:hAnsi="Times New Roman" w:cs="Times New Roman"/>
          </w:rPr>
          <w:t xml:space="preserve">l, </w:t>
        </w:r>
      </w:ins>
      <w:ins w:id="2052" w:author="Benton, Deon" w:date="2026-05-10T17:46:00Z" w16du:dateUtc="2026-05-10T22:46:00Z">
        <w:r w:rsidR="00511E70">
          <w:rPr>
            <w:rFonts w:ascii="Times New Roman" w:eastAsia="Times New Roman" w:hAnsi="Times New Roman" w:cs="Times New Roman"/>
          </w:rPr>
          <w:t>I argue</w:t>
        </w:r>
      </w:ins>
      <w:ins w:id="2053" w:author="Benton, Deon" w:date="2026-05-11T12:48:00Z" w16du:dateUtc="2026-05-11T17:48:00Z">
        <w:r w:rsidR="009964B5">
          <w:rPr>
            <w:rFonts w:ascii="Times New Roman" w:eastAsia="Times New Roman" w:hAnsi="Times New Roman" w:cs="Times New Roman"/>
          </w:rPr>
          <w:t>d</w:t>
        </w:r>
      </w:ins>
      <w:ins w:id="2054" w:author="Benton, Deon" w:date="2026-05-10T17:46:00Z" w16du:dateUtc="2026-05-10T22:46:00Z">
        <w:r w:rsidR="00511E70">
          <w:rPr>
            <w:rFonts w:ascii="Times New Roman" w:eastAsia="Times New Roman" w:hAnsi="Times New Roman" w:cs="Times New Roman"/>
          </w:rPr>
          <w:t xml:space="preserve"> here that </w:t>
        </w:r>
      </w:ins>
      <w:ins w:id="2055" w:author="Benton, Deon" w:date="2026-05-10T17:42:00Z" w16du:dateUtc="2026-05-10T22:42:00Z">
        <w:r w:rsidR="00511E70">
          <w:rPr>
            <w:rFonts w:ascii="Times New Roman" w:eastAsia="Times New Roman" w:hAnsi="Times New Roman" w:cs="Times New Roman"/>
          </w:rPr>
          <w:t xml:space="preserve">infants’ behaviors </w:t>
        </w:r>
      </w:ins>
      <w:ins w:id="2056" w:author="Benton, Deon" w:date="2026-05-10T17:43:00Z" w16du:dateUtc="2026-05-10T22:43:00Z">
        <w:r w:rsidR="00511E70">
          <w:rPr>
            <w:rFonts w:ascii="Times New Roman" w:eastAsia="Times New Roman" w:hAnsi="Times New Roman" w:cs="Times New Roman"/>
          </w:rPr>
          <w:t xml:space="preserve">in </w:t>
        </w:r>
      </w:ins>
      <w:ins w:id="2057" w:author="Benton, Deon" w:date="2026-05-16T15:39:00Z" w16du:dateUtc="2026-05-16T20:39:00Z">
        <w:r w:rsidR="00DB0881">
          <w:rPr>
            <w:rFonts w:ascii="Times New Roman" w:eastAsia="Times New Roman" w:hAnsi="Times New Roman" w:cs="Times New Roman"/>
          </w:rPr>
          <w:t>action efficiency understanding</w:t>
        </w:r>
      </w:ins>
      <w:ins w:id="2058" w:author="Benton, Deon" w:date="2026-05-10T17:46:00Z" w16du:dateUtc="2026-05-10T22:46:00Z">
        <w:r w:rsidR="00511E70">
          <w:rPr>
            <w:rFonts w:ascii="Times New Roman" w:eastAsia="Times New Roman" w:hAnsi="Times New Roman" w:cs="Times New Roman"/>
          </w:rPr>
          <w:t xml:space="preserve"> studies </w:t>
        </w:r>
      </w:ins>
      <w:ins w:id="2059" w:author="Benton, Deon" w:date="2026-05-10T17:43:00Z" w16du:dateUtc="2026-05-10T22:43:00Z">
        <w:r w:rsidR="00511E70">
          <w:rPr>
            <w:rFonts w:ascii="Times New Roman" w:eastAsia="Times New Roman" w:hAnsi="Times New Roman" w:cs="Times New Roman"/>
          </w:rPr>
          <w:t xml:space="preserve">can be explained without </w:t>
        </w:r>
      </w:ins>
      <w:ins w:id="2060" w:author="Benton, Deon" w:date="2026-05-11T12:48:00Z" w16du:dateUtc="2026-05-11T17:48:00Z">
        <w:r w:rsidR="004F52C1">
          <w:rPr>
            <w:rFonts w:ascii="Times New Roman" w:eastAsia="Times New Roman" w:hAnsi="Times New Roman" w:cs="Times New Roman"/>
          </w:rPr>
          <w:t>appealing to them. I showed that a model</w:t>
        </w:r>
      </w:ins>
      <w:ins w:id="2061"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2062" w:author="Benton, Deon" w:date="2026-05-10T17:45:00Z" w16du:dateUtc="2026-05-10T22:45:00Z">
        <w:r w:rsidR="00511E70">
          <w:rPr>
            <w:rFonts w:ascii="Times New Roman" w:eastAsia="Times New Roman" w:hAnsi="Times New Roman" w:cs="Times New Roman"/>
          </w:rPr>
          <w:t xml:space="preserve"> peripherally located obstacles have reduced </w:t>
        </w:r>
      </w:ins>
      <w:ins w:id="2063" w:author="Benton, Deon" w:date="2026-05-11T12:49:00Z" w16du:dateUtc="2026-05-11T17:49:00Z">
        <w:r w:rsidR="00370A5A">
          <w:rPr>
            <w:rFonts w:ascii="Times New Roman" w:eastAsia="Times New Roman" w:hAnsi="Times New Roman" w:cs="Times New Roman"/>
          </w:rPr>
          <w:t>sa</w:t>
        </w:r>
      </w:ins>
      <w:ins w:id="2064"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2065" w:author="Benton, Deon" w:date="2026-05-11T12:52:00Z" w16du:dateUtc="2026-05-11T17:52:00Z">
        <w:r w:rsidR="006779F0">
          <w:rPr>
            <w:rFonts w:ascii="Times New Roman" w:eastAsia="Times New Roman" w:hAnsi="Times New Roman" w:cs="Times New Roman"/>
          </w:rPr>
          <w:t xml:space="preserve"> also</w:t>
        </w:r>
      </w:ins>
      <w:ins w:id="2066" w:author="Benton, Deon" w:date="2026-05-11T12:50:00Z" w16du:dateUtc="2026-05-11T17:50:00Z">
        <w:r w:rsidR="00370A5A">
          <w:rPr>
            <w:rFonts w:ascii="Times New Roman" w:eastAsia="Times New Roman" w:hAnsi="Times New Roman" w:cs="Times New Roman"/>
          </w:rPr>
          <w:t xml:space="preserve"> </w:t>
        </w:r>
      </w:ins>
      <w:ins w:id="2067"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2068" w:author="Benton, Deon" w:date="2026-05-11T12:52:00Z" w16du:dateUtc="2026-05-11T17:52:00Z">
        <w:r w:rsidR="006779F0">
          <w:rPr>
            <w:rFonts w:ascii="Times New Roman" w:eastAsia="Times New Roman" w:hAnsi="Times New Roman" w:cs="Times New Roman"/>
          </w:rPr>
          <w:t>it</w:t>
        </w:r>
      </w:ins>
      <w:ins w:id="2069" w:author="Benton, Deon" w:date="2026-05-11T12:51:00Z" w16du:dateUtc="2026-05-11T17:51:00Z">
        <w:r w:rsidR="006779F0">
          <w:rPr>
            <w:rFonts w:ascii="Times New Roman" w:eastAsia="Times New Roman" w:hAnsi="Times New Roman" w:cs="Times New Roman"/>
          </w:rPr>
          <w:t xml:space="preserve"> that omit</w:t>
        </w:r>
      </w:ins>
      <w:ins w:id="2070" w:author="Benton, Deon" w:date="2026-05-11T12:52:00Z" w16du:dateUtc="2026-05-11T17:52:00Z">
        <w:r w:rsidR="006779F0">
          <w:rPr>
            <w:rFonts w:ascii="Times New Roman" w:eastAsia="Times New Roman" w:hAnsi="Times New Roman" w:cs="Times New Roman"/>
          </w:rPr>
          <w:t>ted</w:t>
        </w:r>
      </w:ins>
      <w:ins w:id="2071" w:author="Benton, Deon" w:date="2026-05-11T12:51:00Z" w16du:dateUtc="2026-05-11T17:51:00Z">
        <w:r w:rsidR="006779F0">
          <w:rPr>
            <w:rFonts w:ascii="Times New Roman" w:eastAsia="Times New Roman" w:hAnsi="Times New Roman" w:cs="Times New Roman"/>
          </w:rPr>
          <w:t xml:space="preserve"> differential obstacle salience and</w:t>
        </w:r>
      </w:ins>
      <w:ins w:id="2072" w:author="Benton, Deon" w:date="2026-05-11T12:52:00Z" w16du:dateUtc="2026-05-11T17:52:00Z">
        <w:r w:rsidR="006779F0">
          <w:rPr>
            <w:rFonts w:ascii="Times New Roman" w:eastAsia="Times New Roman" w:hAnsi="Times New Roman" w:cs="Times New Roman"/>
          </w:rPr>
          <w:t xml:space="preserve"> even</w:t>
        </w:r>
      </w:ins>
      <w:ins w:id="2073" w:author="Benton, Deon" w:date="2026-05-11T12:51:00Z" w16du:dateUtc="2026-05-11T17:51:00Z">
        <w:r w:rsidR="006779F0">
          <w:rPr>
            <w:rFonts w:ascii="Times New Roman" w:eastAsia="Times New Roman" w:hAnsi="Times New Roman" w:cs="Times New Roman"/>
          </w:rPr>
          <w:t xml:space="preserve"> outperform</w:t>
        </w:r>
      </w:ins>
      <w:ins w:id="2074" w:author="Benton, Deon" w:date="2026-05-11T12:52:00Z" w16du:dateUtc="2026-05-11T17:52:00Z">
        <w:r w:rsidR="006779F0">
          <w:rPr>
            <w:rFonts w:ascii="Times New Roman" w:eastAsia="Times New Roman" w:hAnsi="Times New Roman" w:cs="Times New Roman"/>
          </w:rPr>
          <w:t>ed</w:t>
        </w:r>
      </w:ins>
      <w:ins w:id="2075" w:author="Benton, Deon" w:date="2026-05-11T12:51:00Z" w16du:dateUtc="2026-05-11T17:51:00Z">
        <w:r w:rsidR="006779F0">
          <w:rPr>
            <w:rFonts w:ascii="Times New Roman" w:eastAsia="Times New Roman" w:hAnsi="Times New Roman" w:cs="Times New Roman"/>
          </w:rPr>
          <w:t xml:space="preserve"> alternative</w:t>
        </w:r>
      </w:ins>
      <w:ins w:id="2076"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2077" w:author="Benton, Deon" w:date="2026-05-11T12:52:00Z" w16du:dateUtc="2026-05-11T17:52:00Z">
        <w:r w:rsidR="006779F0">
          <w:rPr>
            <w:rFonts w:ascii="Times New Roman" w:eastAsia="Times New Roman" w:hAnsi="Times New Roman" w:cs="Times New Roman"/>
          </w:rPr>
          <w:t xml:space="preserve"> This </w:t>
        </w:r>
      </w:ins>
      <w:ins w:id="2078" w:author="Benton, Deon" w:date="2026-05-11T12:53:00Z" w16du:dateUtc="2026-05-11T17:53:00Z">
        <w:r w:rsidR="006779F0">
          <w:rPr>
            <w:rFonts w:ascii="Times New Roman" w:eastAsia="Times New Roman" w:hAnsi="Times New Roman" w:cs="Times New Roman"/>
          </w:rPr>
          <w:t>suggests that ALIAS may be a</w:t>
        </w:r>
      </w:ins>
      <w:ins w:id="2079" w:author="Benton, Deon" w:date="2026-05-11T12:52:00Z" w16du:dateUtc="2026-05-11T17:52:00Z">
        <w:r w:rsidR="006779F0">
          <w:rPr>
            <w:rFonts w:ascii="Times New Roman" w:eastAsia="Times New Roman" w:hAnsi="Times New Roman" w:cs="Times New Roman"/>
          </w:rPr>
          <w:t xml:space="preserve"> viable cont</w:t>
        </w:r>
      </w:ins>
      <w:ins w:id="2080" w:author="Benton, Deon" w:date="2026-05-11T12:53:00Z" w16du:dateUtc="2026-05-11T17:53:00Z">
        <w:r w:rsidR="006779F0">
          <w:rPr>
            <w:rFonts w:ascii="Times New Roman" w:eastAsia="Times New Roman" w:hAnsi="Times New Roman" w:cs="Times New Roman"/>
          </w:rPr>
          <w:t>ender to</w:t>
        </w:r>
      </w:ins>
      <w:ins w:id="2081" w:author="Benton, Deon" w:date="2026-05-11T12:54:00Z" w16du:dateUtc="2026-05-11T17:54:00Z">
        <w:r w:rsidR="0049469B">
          <w:rPr>
            <w:rFonts w:ascii="Times New Roman" w:eastAsia="Times New Roman" w:hAnsi="Times New Roman" w:cs="Times New Roman"/>
          </w:rPr>
          <w:t xml:space="preserve"> existing domain-specific accounts of infants’ </w:t>
        </w:r>
      </w:ins>
      <w:ins w:id="2082" w:author="Benton, Deon" w:date="2026-05-16T15:39:00Z" w16du:dateUtc="2026-05-16T20:39:00Z">
        <w:r w:rsidR="00DB0881">
          <w:rPr>
            <w:rFonts w:ascii="Times New Roman" w:eastAsia="Times New Roman" w:hAnsi="Times New Roman" w:cs="Times New Roman"/>
          </w:rPr>
          <w:t>action efficiency understanding</w:t>
        </w:r>
      </w:ins>
      <w:ins w:id="2083" w:author="Benton, Deon" w:date="2026-05-11T12:54:00Z" w16du:dateUtc="2026-05-11T17:54:00Z">
        <w:r w:rsidR="0049469B">
          <w:rPr>
            <w:rFonts w:ascii="Times New Roman" w:eastAsia="Times New Roman" w:hAnsi="Times New Roman" w:cs="Times New Roman"/>
          </w:rPr>
          <w:t>.</w:t>
        </w:r>
      </w:ins>
      <w:ins w:id="2084"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2085" w:author="Benton, Deon" w:date="2026-05-10T17:31:00Z" w16du:dateUtc="2026-05-10T22:31:00Z"/>
          <w:rFonts w:ascii="Times New Roman" w:eastAsia="Times New Roman" w:hAnsi="Times New Roman" w:cs="Times New Roman"/>
        </w:rPr>
      </w:pPr>
      <w:ins w:id="2086"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2087" w:author="Benton, Deon" w:date="2026-05-16T15:39:00Z" w16du:dateUtc="2026-05-16T20:39:00Z">
        <w:r w:rsidR="00DB0881">
          <w:rPr>
            <w:rFonts w:ascii="Times New Roman" w:eastAsia="Times New Roman" w:hAnsi="Times New Roman" w:cs="Times New Roman"/>
          </w:rPr>
          <w:t>action efficiency understanding</w:t>
        </w:r>
      </w:ins>
      <w:ins w:id="2088"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2089"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2090" w:author="Benton, Deon" w:date="2026-05-11T13:47:00Z" w16du:dateUtc="2026-05-11T18:47:00Z">
        <w:r w:rsidRPr="000A4069">
          <w:rPr>
            <w:rFonts w:ascii="Times New Roman" w:eastAsia="Times New Roman" w:hAnsi="Times New Roman" w:cs="Times New Roman"/>
          </w:rPr>
          <w:t xml:space="preserve">and its </w:t>
        </w:r>
      </w:ins>
      <w:ins w:id="2091" w:author="Benton, Deon" w:date="2026-05-11T13:48:00Z" w16du:dateUtc="2026-05-11T18:48:00Z">
        <w:r w:rsidR="000B65F9">
          <w:rPr>
            <w:rFonts w:ascii="Times New Roman" w:eastAsia="Times New Roman" w:hAnsi="Times New Roman" w:cs="Times New Roman"/>
          </w:rPr>
          <w:t xml:space="preserve">resulting </w:t>
        </w:r>
      </w:ins>
      <w:ins w:id="2092" w:author="Benton, Deon" w:date="2026-05-11T13:49:00Z" w16du:dateUtc="2026-05-11T18:49:00Z">
        <w:r w:rsidR="000B65F9">
          <w:rPr>
            <w:rFonts w:ascii="Times New Roman" w:eastAsia="Times New Roman" w:hAnsi="Times New Roman" w:cs="Times New Roman"/>
          </w:rPr>
          <w:t xml:space="preserve">behaviors </w:t>
        </w:r>
      </w:ins>
      <w:ins w:id="2093"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2094" w:author="Benton, Deon" w:date="2026-05-16T15:39:00Z" w16du:dateUtc="2026-05-16T20:39:00Z">
        <w:r w:rsidR="00DB0881">
          <w:rPr>
            <w:rFonts w:ascii="Times New Roman" w:eastAsia="Times New Roman" w:hAnsi="Times New Roman" w:cs="Times New Roman"/>
          </w:rPr>
          <w:t>action efficiency understanding</w:t>
        </w:r>
      </w:ins>
      <w:ins w:id="2095"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2096"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2097" w:author="Benton, Deon" w:date="2026-05-11T13:49:00Z" w16du:dateUtc="2026-05-11T18:49:00Z"/>
          <w:rFonts w:ascii="Times New Roman" w:eastAsia="Times New Roman" w:hAnsi="Times New Roman" w:cs="Times New Roman"/>
          <w:b/>
          <w:bCs/>
        </w:rPr>
      </w:pPr>
      <w:ins w:id="2098"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2099" w:author="Benton, Deon" w:date="2026-05-11T16:16:00Z" w16du:dateUtc="2026-05-11T21:16:00Z"/>
          <w:rFonts w:ascii="Times New Roman" w:eastAsia="Times New Roman" w:hAnsi="Times New Roman" w:cs="Times New Roman"/>
        </w:rPr>
      </w:pPr>
      <w:ins w:id="2100" w:author="Benton, Deon" w:date="2026-05-11T15:12:00Z" w16du:dateUtc="2026-05-11T20:12:00Z">
        <w:r>
          <w:rPr>
            <w:rFonts w:ascii="Times New Roman" w:eastAsia="Times New Roman" w:hAnsi="Times New Roman" w:cs="Times New Roman"/>
          </w:rPr>
          <w:t xml:space="preserve">Computational modeling </w:t>
        </w:r>
      </w:ins>
      <w:ins w:id="2101"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2102" w:author="Benton, Deon" w:date="2026-05-11T15:12:00Z" w16du:dateUtc="2026-05-11T20:12:00Z">
        <w:r>
          <w:rPr>
            <w:rFonts w:ascii="Times New Roman" w:eastAsia="Times New Roman" w:hAnsi="Times New Roman" w:cs="Times New Roman"/>
          </w:rPr>
          <w:t xml:space="preserve">. One is that </w:t>
        </w:r>
      </w:ins>
      <w:ins w:id="2103" w:author="Benton, Deon" w:date="2026-05-11T15:30:00Z" w16du:dateUtc="2026-05-11T20:30:00Z">
        <w:r w:rsidR="00D52E07">
          <w:rPr>
            <w:rFonts w:ascii="Times New Roman" w:eastAsia="Times New Roman" w:hAnsi="Times New Roman" w:cs="Times New Roman"/>
          </w:rPr>
          <w:t>they force</w:t>
        </w:r>
      </w:ins>
      <w:ins w:id="2104" w:author="Benton, Deon" w:date="2026-05-11T15:13:00Z" w16du:dateUtc="2026-05-11T20:13:00Z">
        <w:r w:rsidR="00E3067B">
          <w:rPr>
            <w:rFonts w:ascii="Times New Roman" w:eastAsia="Times New Roman" w:hAnsi="Times New Roman" w:cs="Times New Roman"/>
          </w:rPr>
          <w:t xml:space="preserve"> researchers to be explicit about</w:t>
        </w:r>
      </w:ins>
      <w:ins w:id="2105"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2106" w:author="Benton, Deon" w:date="2026-05-11T15:32:00Z" w16du:dateUtc="2026-05-11T20:32:00Z">
        <w:r w:rsidR="0010402B">
          <w:rPr>
            <w:rFonts w:ascii="Times New Roman" w:eastAsia="Times New Roman" w:hAnsi="Times New Roman" w:cs="Times New Roman"/>
          </w:rPr>
          <w:t xml:space="preserve">model </w:t>
        </w:r>
      </w:ins>
      <w:ins w:id="2107" w:author="Benton, Deon" w:date="2026-05-11T15:15:00Z" w16du:dateUtc="2026-05-11T20:15:00Z">
        <w:r w:rsidR="00E3067B">
          <w:rPr>
            <w:rFonts w:ascii="Times New Roman" w:eastAsia="Times New Roman" w:hAnsi="Times New Roman" w:cs="Times New Roman"/>
          </w:rPr>
          <w:t>of some developmental phenomenon, theorists must be</w:t>
        </w:r>
      </w:ins>
      <w:ins w:id="2108" w:author="Benton, Deon" w:date="2026-05-11T15:16:00Z" w16du:dateUtc="2026-05-11T20:16:00Z">
        <w:r w:rsidR="009B0432">
          <w:rPr>
            <w:rFonts w:ascii="Times New Roman" w:eastAsia="Times New Roman" w:hAnsi="Times New Roman" w:cs="Times New Roman"/>
          </w:rPr>
          <w:t xml:space="preserve"> explicit about how</w:t>
        </w:r>
      </w:ins>
      <w:ins w:id="2109" w:author="Benton, Deon" w:date="2026-05-11T15:17:00Z" w16du:dateUtc="2026-05-11T20:17:00Z">
        <w:r w:rsidR="009B0432">
          <w:rPr>
            <w:rFonts w:ascii="Times New Roman" w:eastAsia="Times New Roman" w:hAnsi="Times New Roman" w:cs="Times New Roman"/>
          </w:rPr>
          <w:t xml:space="preserve"> external events are </w:t>
        </w:r>
      </w:ins>
      <w:ins w:id="2110" w:author="Benton, Deon" w:date="2026-05-11T15:18:00Z" w16du:dateUtc="2026-05-11T20:18:00Z">
        <w:r w:rsidR="007F1AA9">
          <w:rPr>
            <w:rFonts w:ascii="Times New Roman" w:eastAsia="Times New Roman" w:hAnsi="Times New Roman" w:cs="Times New Roman"/>
          </w:rPr>
          <w:t>represented, what</w:t>
        </w:r>
      </w:ins>
      <w:ins w:id="2111"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2112"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2113"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2114"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2115" w:author="Benton, Deon" w:date="2026-05-11T15:19:00Z" w16du:dateUtc="2026-05-11T20:19:00Z">
        <w:r w:rsidR="007F1AA9">
          <w:rPr>
            <w:rFonts w:ascii="Times New Roman" w:eastAsia="Times New Roman" w:hAnsi="Times New Roman" w:cs="Times New Roman"/>
          </w:rPr>
          <w:t xml:space="preserve"> (e.g., Benton</w:t>
        </w:r>
      </w:ins>
      <w:ins w:id="2116" w:author="Benton, Deon" w:date="2026-05-11T15:21:00Z" w16du:dateUtc="2026-05-11T20:21:00Z">
        <w:r w:rsidR="00D72801">
          <w:rPr>
            <w:rFonts w:ascii="Times New Roman" w:eastAsia="Times New Roman" w:hAnsi="Times New Roman" w:cs="Times New Roman"/>
          </w:rPr>
          <w:t>, 2022, 2023</w:t>
        </w:r>
      </w:ins>
      <w:ins w:id="2117" w:author="Benton, Deon" w:date="2026-05-11T15:19:00Z" w16du:dateUtc="2026-05-11T20:19:00Z">
        <w:r w:rsidR="007F1AA9">
          <w:rPr>
            <w:rFonts w:ascii="Times New Roman" w:eastAsia="Times New Roman" w:hAnsi="Times New Roman" w:cs="Times New Roman"/>
          </w:rPr>
          <w:t>;</w:t>
        </w:r>
      </w:ins>
      <w:ins w:id="2118" w:author="Benton, Deon" w:date="2026-05-11T15:22:00Z" w16du:dateUtc="2026-05-11T20:22:00Z">
        <w:r w:rsidR="004525F4">
          <w:rPr>
            <w:rFonts w:ascii="Times New Roman" w:eastAsia="Times New Roman" w:hAnsi="Times New Roman" w:cs="Times New Roman"/>
          </w:rPr>
          <w:t xml:space="preserve"> Mareschal &amp; Thomas, 2007;</w:t>
        </w:r>
      </w:ins>
      <w:ins w:id="2119" w:author="Benton, Deon" w:date="2026-05-11T15:19:00Z" w16du:dateUtc="2026-05-11T20:19:00Z">
        <w:r w:rsidR="007F1AA9">
          <w:rPr>
            <w:rFonts w:ascii="Times New Roman" w:eastAsia="Times New Roman" w:hAnsi="Times New Roman" w:cs="Times New Roman"/>
          </w:rPr>
          <w:t xml:space="preserve"> </w:t>
        </w:r>
      </w:ins>
      <w:ins w:id="2120" w:author="Benton, Deon" w:date="2026-05-11T15:21:00Z" w16du:dateUtc="2026-05-11T20:21:00Z">
        <w:r w:rsidR="00D72801">
          <w:rPr>
            <w:rFonts w:ascii="Times New Roman" w:eastAsia="Times New Roman" w:hAnsi="Times New Roman" w:cs="Times New Roman"/>
          </w:rPr>
          <w:t xml:space="preserve">Munakata et al., 2003; </w:t>
        </w:r>
      </w:ins>
      <w:ins w:id="2121" w:author="Benton, Deon" w:date="2026-05-11T15:19:00Z" w16du:dateUtc="2026-05-11T20:19:00Z">
        <w:r w:rsidR="007F1AA9">
          <w:rPr>
            <w:rFonts w:ascii="Times New Roman" w:eastAsia="Times New Roman" w:hAnsi="Times New Roman" w:cs="Times New Roman"/>
          </w:rPr>
          <w:t>Singh et al., 20</w:t>
        </w:r>
      </w:ins>
      <w:ins w:id="2122" w:author="Benton, Deon" w:date="2026-05-11T15:20:00Z" w16du:dateUtc="2026-05-11T20:20:00Z">
        <w:r w:rsidR="00D72801">
          <w:rPr>
            <w:rFonts w:ascii="Times New Roman" w:eastAsia="Times New Roman" w:hAnsi="Times New Roman" w:cs="Times New Roman"/>
          </w:rPr>
          <w:t>25; Yermolayeva &amp; Rakison, 2014)</w:t>
        </w:r>
      </w:ins>
      <w:ins w:id="2123"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2124"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2125"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212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2127"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2128"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2129"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2130"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2131" w:author="Benton, Deon" w:date="2026-05-11T15:51:00Z" w16du:dateUtc="2026-05-11T20:51:00Z">
        <w:r w:rsidR="00D71F2D">
          <w:rPr>
            <w:rFonts w:ascii="Times New Roman" w:eastAsia="Times New Roman" w:hAnsi="Times New Roman" w:cs="Times New Roman"/>
          </w:rPr>
          <w:t xml:space="preserve"> a potentially interesting question concerns</w:t>
        </w:r>
      </w:ins>
      <w:ins w:id="2132"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2133" w:author="Benton, Deon" w:date="2026-05-11T15:53:00Z" w16du:dateUtc="2026-05-11T20:53:00Z">
        <w:r w:rsidR="00D71F2D">
          <w:rPr>
            <w:rFonts w:ascii="Times New Roman" w:eastAsia="Times New Roman" w:hAnsi="Times New Roman" w:cs="Times New Roman"/>
          </w:rPr>
          <w:t xml:space="preserve"> that is</w:t>
        </w:r>
      </w:ins>
      <w:ins w:id="2134" w:author="Benton, Deon" w:date="2026-05-11T15:50:00Z" w16du:dateUtc="2026-05-11T20:50:00Z">
        <w:r w:rsidRPr="003773A2">
          <w:rPr>
            <w:rFonts w:ascii="Times New Roman" w:eastAsia="Times New Roman" w:hAnsi="Times New Roman" w:cs="Times New Roman"/>
          </w:rPr>
          <w:t xml:space="preserve"> tethered to the ground</w:t>
        </w:r>
      </w:ins>
      <w:ins w:id="2135" w:author="Benton, Deon" w:date="2026-05-11T15:53:00Z" w16du:dateUtc="2026-05-11T20:53:00Z">
        <w:r w:rsidR="00D71F2D">
          <w:rPr>
            <w:rFonts w:ascii="Times New Roman" w:eastAsia="Times New Roman" w:hAnsi="Times New Roman" w:cs="Times New Roman"/>
          </w:rPr>
          <w:t xml:space="preserve"> as is typical in these studies</w:t>
        </w:r>
      </w:ins>
      <w:ins w:id="2136"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2137"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2138" w:author="Benton, Deon" w:date="2026-05-16T15:39:00Z" w16du:dateUtc="2026-05-16T20:39:00Z">
        <w:r w:rsidR="00DB0881">
          <w:rPr>
            <w:rFonts w:ascii="Times New Roman" w:eastAsia="Times New Roman" w:hAnsi="Times New Roman" w:cs="Times New Roman"/>
          </w:rPr>
          <w:t>action efficiency understanding</w:t>
        </w:r>
      </w:ins>
      <w:ins w:id="2139"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2140"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2141" w:author="Benton, Deon" w:date="2026-05-11T16:03:00Z" w16du:dateUtc="2026-05-11T21:03:00Z">
        <w:r w:rsidR="007B31A4">
          <w:rPr>
            <w:rFonts w:ascii="Times New Roman" w:eastAsia="Times New Roman" w:hAnsi="Times New Roman" w:cs="Times New Roman"/>
          </w:rPr>
          <w:t>critical factor determining</w:t>
        </w:r>
      </w:ins>
      <w:ins w:id="2142" w:author="Benton, Deon" w:date="2026-05-11T16:01:00Z" w16du:dateUtc="2026-05-11T21:01:00Z">
        <w:r w:rsidR="009D7B9A">
          <w:rPr>
            <w:rFonts w:ascii="Times New Roman" w:eastAsia="Times New Roman" w:hAnsi="Times New Roman" w:cs="Times New Roman"/>
          </w:rPr>
          <w:t xml:space="preserve"> whether a </w:t>
        </w:r>
      </w:ins>
      <w:ins w:id="2143" w:author="Benton, Deon" w:date="2026-05-11T16:03:00Z" w16du:dateUtc="2026-05-11T21:03:00Z">
        <w:r w:rsidR="007B31A4">
          <w:rPr>
            <w:rFonts w:ascii="Times New Roman" w:eastAsia="Times New Roman" w:hAnsi="Times New Roman" w:cs="Times New Roman"/>
          </w:rPr>
          <w:t xml:space="preserve">strong </w:t>
        </w:r>
      </w:ins>
      <w:ins w:id="2144"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2145"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2146" w:author="Benton, Deon" w:date="2026-05-11T16:00:00Z" w16du:dateUtc="2026-05-11T21:00:00Z">
        <w:r w:rsidR="009D7B9A" w:rsidRPr="009D7B9A">
          <w:rPr>
            <w:rFonts w:ascii="Times New Roman" w:eastAsia="Times New Roman" w:hAnsi="Times New Roman" w:cs="Times New Roman"/>
          </w:rPr>
          <w:t>.</w:t>
        </w:r>
      </w:ins>
      <w:ins w:id="2147"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2148"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2149"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2150"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2151"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2152"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2153" w:author="Benton, Deon" w:date="2026-05-11T16:15:00Z" w16du:dateUtc="2026-05-11T21:15:00Z">
        <w:r w:rsidR="006A350C" w:rsidRPr="006A350C">
          <w:rPr>
            <w:rFonts w:ascii="Times New Roman" w:eastAsia="Times New Roman" w:hAnsi="Times New Roman" w:cs="Times New Roman"/>
          </w:rPr>
          <w:t xml:space="preserve">. </w:t>
        </w:r>
      </w:ins>
      <w:ins w:id="2154"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2155"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2156"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2157"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2158"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2159"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2160"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2161"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many different kinds of events have been used in</w:t>
      </w:r>
      <w:ins w:id="2162" w:author="Benton, Deon" w:date="2026-05-12T11:22:00Z" w16du:dateUtc="2026-05-12T16:22:00Z">
        <w:r>
          <w:rPr>
            <w:rFonts w:ascii="Times New Roman" w:eastAsia="Times New Roman" w:hAnsi="Times New Roman" w:cs="Times New Roman"/>
          </w:rPr>
          <w:t xml:space="preserve"> </w:t>
        </w:r>
      </w:ins>
      <w:ins w:id="2163" w:author="Benton, Deon" w:date="2026-05-16T15:39:00Z" w16du:dateUtc="2026-05-16T20:39:00Z">
        <w:r w:rsidR="00DB0881">
          <w:rPr>
            <w:rFonts w:ascii="Times New Roman" w:eastAsia="Times New Roman" w:hAnsi="Times New Roman" w:cs="Times New Roman"/>
          </w:rPr>
          <w:t>action efficiency understanding</w:t>
        </w:r>
      </w:ins>
      <w:ins w:id="2164"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2165" w:author="Benton, Deon" w:date="2026-05-12T11:22:00Z" w16du:dateUtc="2026-05-12T16:22:00Z">
        <w:r>
          <w:rPr>
            <w:rFonts w:ascii="Times New Roman" w:eastAsia="Times New Roman" w:hAnsi="Times New Roman" w:cs="Times New Roman"/>
          </w:rPr>
          <w:t>, another interesting question that might be asked</w:t>
        </w:r>
      </w:ins>
      <w:ins w:id="2166" w:author="Benton, Deon" w:date="2026-05-12T14:23:00Z" w16du:dateUtc="2026-05-12T19:23:00Z">
        <w:r w:rsidR="00CC107C">
          <w:rPr>
            <w:rFonts w:ascii="Times New Roman" w:eastAsia="Times New Roman" w:hAnsi="Times New Roman" w:cs="Times New Roman"/>
          </w:rPr>
          <w:t xml:space="preserve"> concerns </w:t>
        </w:r>
      </w:ins>
      <w:ins w:id="2167" w:author="Benton, Deon" w:date="2026-05-12T14:24:00Z" w16du:dateUtc="2026-05-12T19:24:00Z">
        <w:r w:rsidR="00CC107C">
          <w:rPr>
            <w:rFonts w:ascii="Times New Roman" w:eastAsia="Times New Roman" w:hAnsi="Times New Roman" w:cs="Times New Roman"/>
          </w:rPr>
          <w:t xml:space="preserve">ALIAS’s performance </w:t>
        </w:r>
      </w:ins>
      <w:ins w:id="2168"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2169" w:author="Benton, Deon" w:date="2026-05-12T11:38:00Z" w16du:dateUtc="2026-05-12T16:38:00Z">
        <w:r w:rsidR="00771092">
          <w:rPr>
            <w:rFonts w:ascii="Times New Roman" w:eastAsia="Times New Roman" w:hAnsi="Times New Roman" w:cs="Times New Roman"/>
          </w:rPr>
          <w:t>inefficient test</w:t>
        </w:r>
      </w:ins>
      <w:ins w:id="2170" w:author="Benton, Deon" w:date="2026-05-12T11:23:00Z" w16du:dateUtc="2026-05-12T16:23:00Z">
        <w:r>
          <w:rPr>
            <w:rFonts w:ascii="Times New Roman" w:eastAsia="Times New Roman" w:hAnsi="Times New Roman" w:cs="Times New Roman"/>
          </w:rPr>
          <w:t xml:space="preserve"> events</w:t>
        </w:r>
      </w:ins>
      <w:ins w:id="2171" w:author="Benton, Deon" w:date="2026-05-12T14:27:00Z" w16du:dateUtc="2026-05-12T19:27:00Z">
        <w:r w:rsidR="006F0305">
          <w:rPr>
            <w:rFonts w:ascii="Times New Roman" w:eastAsia="Times New Roman" w:hAnsi="Times New Roman" w:cs="Times New Roman"/>
          </w:rPr>
          <w:t xml:space="preserve"> or two different efficient events</w:t>
        </w:r>
      </w:ins>
      <w:ins w:id="2172"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2173" w:author="Benton, Deon" w:date="2026-05-12T11:39:00Z" w16du:dateUtc="2026-05-12T16:39:00Z">
        <w:r w:rsidR="00D75744">
          <w:rPr>
            <w:rFonts w:ascii="Times New Roman" w:eastAsia="Times New Roman" w:hAnsi="Times New Roman" w:cs="Times New Roman"/>
          </w:rPr>
          <w:t xml:space="preserve"> were tested on</w:t>
        </w:r>
      </w:ins>
      <w:ins w:id="2174" w:author="Benton, Deon" w:date="2026-05-12T13:30:00Z" w16du:dateUtc="2026-05-12T18:30:00Z">
        <w:r w:rsidR="00CB1ED7">
          <w:rPr>
            <w:rFonts w:ascii="Times New Roman" w:eastAsia="Times New Roman" w:hAnsi="Times New Roman" w:cs="Times New Roman"/>
          </w:rPr>
          <w:t xml:space="preserve"> Liu and Spelke’s (2017)</w:t>
        </w:r>
      </w:ins>
      <w:ins w:id="2175" w:author="Benton, Deon" w:date="2026-05-12T11:39:00Z" w16du:dateUtc="2026-05-12T16:39:00Z">
        <w:r w:rsidR="00D75744">
          <w:rPr>
            <w:rFonts w:ascii="Times New Roman" w:eastAsia="Times New Roman" w:hAnsi="Times New Roman" w:cs="Times New Roman"/>
          </w:rPr>
          <w:t xml:space="preserve"> </w:t>
        </w:r>
      </w:ins>
      <w:ins w:id="2176" w:author="Benton, Deon" w:date="2026-05-12T14:28:00Z" w16du:dateUtc="2026-05-12T19:28:00Z">
        <w:r w:rsidR="006F0305">
          <w:rPr>
            <w:rFonts w:ascii="Times New Roman" w:eastAsia="Times New Roman" w:hAnsi="Times New Roman" w:cs="Times New Roman"/>
          </w:rPr>
          <w:t>Low</w:t>
        </w:r>
      </w:ins>
      <w:ins w:id="2177" w:author="Benton, Deon" w:date="2026-05-12T13:29:00Z" w16du:dateUtc="2026-05-12T18:29:00Z">
        <w:r w:rsidR="00CB1ED7">
          <w:rPr>
            <w:rFonts w:ascii="Times New Roman" w:eastAsia="Times New Roman" w:hAnsi="Times New Roman" w:cs="Times New Roman"/>
          </w:rPr>
          <w:t>, efficient test event</w:t>
        </w:r>
      </w:ins>
      <w:ins w:id="2178" w:author="Benton, Deon" w:date="2026-05-12T13:30:00Z" w16du:dateUtc="2026-05-12T18:30:00Z">
        <w:r w:rsidR="00CB1ED7">
          <w:rPr>
            <w:rFonts w:ascii="Times New Roman" w:eastAsia="Times New Roman" w:hAnsi="Times New Roman" w:cs="Times New Roman"/>
          </w:rPr>
          <w:t xml:space="preserve"> and Gerge</w:t>
        </w:r>
      </w:ins>
      <w:ins w:id="2179" w:author="Benton, Deon" w:date="2026-05-12T13:31:00Z" w16du:dateUtc="2026-05-12T18:31:00Z">
        <w:r w:rsidR="00CB1ED7">
          <w:rPr>
            <w:rFonts w:ascii="Times New Roman" w:eastAsia="Times New Roman" w:hAnsi="Times New Roman" w:cs="Times New Roman"/>
          </w:rPr>
          <w:t xml:space="preserve">ly et al.’s (1995) </w:t>
        </w:r>
      </w:ins>
      <w:ins w:id="2180" w:author="Benton, Deon" w:date="2026-05-12T14:25:00Z" w16du:dateUtc="2026-05-12T19:25:00Z">
        <w:r w:rsidR="00AC5A5D">
          <w:rPr>
            <w:rFonts w:ascii="Times New Roman" w:eastAsia="Times New Roman" w:hAnsi="Times New Roman" w:cs="Times New Roman"/>
          </w:rPr>
          <w:t xml:space="preserve">barrierless </w:t>
        </w:r>
      </w:ins>
      <w:ins w:id="2181" w:author="Benton, Deon" w:date="2026-05-12T14:28:00Z" w16du:dateUtc="2026-05-12T19:28:00Z">
        <w:r w:rsidR="006F0305">
          <w:rPr>
            <w:rFonts w:ascii="Times New Roman" w:eastAsia="Times New Roman" w:hAnsi="Times New Roman" w:cs="Times New Roman"/>
          </w:rPr>
          <w:t>efficient</w:t>
        </w:r>
      </w:ins>
      <w:ins w:id="2182" w:author="Benton, Deon" w:date="2026-05-12T13:31:00Z" w16du:dateUtc="2026-05-12T18:31:00Z">
        <w:r w:rsidR="00CB1ED7">
          <w:rPr>
            <w:rFonts w:ascii="Times New Roman" w:eastAsia="Times New Roman" w:hAnsi="Times New Roman" w:cs="Times New Roman"/>
          </w:rPr>
          <w:t xml:space="preserve"> test event</w:t>
        </w:r>
      </w:ins>
      <w:ins w:id="2183" w:author="Benton, Deon" w:date="2026-05-12T14:26:00Z" w16du:dateUtc="2026-05-12T19:26:00Z">
        <w:r w:rsidR="006F0305">
          <w:rPr>
            <w:rFonts w:ascii="Times New Roman" w:eastAsia="Times New Roman" w:hAnsi="Times New Roman" w:cs="Times New Roman"/>
          </w:rPr>
          <w:t xml:space="preserve">? </w:t>
        </w:r>
      </w:ins>
      <w:ins w:id="2184"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2185"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2186" w:author="Benton, Deon" w:date="2026-05-12T14:31:00Z" w16du:dateUtc="2026-05-12T19:31:00Z">
        <w:r w:rsidR="007443EE">
          <w:rPr>
            <w:rFonts w:ascii="Times New Roman" w:eastAsia="Times New Roman" w:hAnsi="Times New Roman" w:cs="Times New Roman"/>
          </w:rPr>
          <w:t xml:space="preserve"> </w:t>
        </w:r>
      </w:ins>
      <w:ins w:id="2187"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2188" w:author="Benton, Deon" w:date="2026-05-12T14:37:00Z" w16du:dateUtc="2026-05-12T19:37:00Z">
        <w:r w:rsidR="00EA7895">
          <w:rPr>
            <w:rFonts w:ascii="Times New Roman" w:eastAsia="Times New Roman" w:hAnsi="Times New Roman" w:cs="Times New Roman"/>
          </w:rPr>
          <w:t>the</w:t>
        </w:r>
      </w:ins>
      <w:ins w:id="2189" w:author="Benton, Deon" w:date="2026-05-12T14:36:00Z" w16du:dateUtc="2026-05-12T19:36:00Z">
        <w:r w:rsidR="00EA7895">
          <w:rPr>
            <w:rFonts w:ascii="Times New Roman" w:eastAsia="Times New Roman" w:hAnsi="Times New Roman" w:cs="Times New Roman"/>
          </w:rPr>
          <w:t xml:space="preserve"> High, inefficient</w:t>
        </w:r>
      </w:ins>
      <w:ins w:id="2190" w:author="Benton, Deon" w:date="2026-05-12T14:48:00Z" w16du:dateUtc="2026-05-12T19:48:00Z">
        <w:r w:rsidR="00E10A8D">
          <w:rPr>
            <w:rFonts w:ascii="Times New Roman" w:eastAsia="Times New Roman" w:hAnsi="Times New Roman" w:cs="Times New Roman"/>
          </w:rPr>
          <w:t xml:space="preserve"> </w:t>
        </w:r>
      </w:ins>
      <w:ins w:id="2191" w:author="Benton, Deon" w:date="2026-05-12T14:51:00Z" w16du:dateUtc="2026-05-12T19:51:00Z">
        <w:r w:rsidR="00B854F3">
          <w:rPr>
            <w:rFonts w:ascii="Times New Roman" w:eastAsia="Times New Roman" w:hAnsi="Times New Roman" w:cs="Times New Roman"/>
          </w:rPr>
          <w:t>test event from</w:t>
        </w:r>
      </w:ins>
      <w:ins w:id="2192" w:author="Benton, Deon" w:date="2026-05-12T14:48:00Z" w16du:dateUtc="2026-05-12T19:48:00Z">
        <w:r w:rsidR="00E10A8D">
          <w:rPr>
            <w:rFonts w:ascii="Times New Roman" w:eastAsia="Times New Roman" w:hAnsi="Times New Roman" w:cs="Times New Roman"/>
          </w:rPr>
          <w:t xml:space="preserve"> Simulation 4a</w:t>
        </w:r>
      </w:ins>
      <w:ins w:id="2193" w:author="Benton, Deon" w:date="2026-05-12T14:37:00Z" w16du:dateUtc="2026-05-12T19:37:00Z">
        <w:r w:rsidR="00EA7895">
          <w:rPr>
            <w:rFonts w:ascii="Times New Roman" w:eastAsia="Times New Roman" w:hAnsi="Times New Roman" w:cs="Times New Roman"/>
          </w:rPr>
          <w:t xml:space="preserve"> and</w:t>
        </w:r>
      </w:ins>
      <w:ins w:id="2194" w:author="Benton, Deon" w:date="2026-05-12T14:48:00Z" w16du:dateUtc="2026-05-12T19:48:00Z">
        <w:r w:rsidR="00E10A8D">
          <w:rPr>
            <w:rFonts w:ascii="Times New Roman" w:eastAsia="Times New Roman" w:hAnsi="Times New Roman" w:cs="Times New Roman"/>
          </w:rPr>
          <w:t xml:space="preserve"> the</w:t>
        </w:r>
      </w:ins>
      <w:ins w:id="2195" w:author="Benton, Deon" w:date="2026-05-12T14:37:00Z" w16du:dateUtc="2026-05-12T19:37:00Z">
        <w:r w:rsidR="00EA7895">
          <w:rPr>
            <w:rFonts w:ascii="Times New Roman" w:eastAsia="Times New Roman" w:hAnsi="Times New Roman" w:cs="Times New Roman"/>
          </w:rPr>
          <w:t xml:space="preserve"> inefficient</w:t>
        </w:r>
      </w:ins>
      <w:ins w:id="2196"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2197" w:author="Benton, Deon" w:date="2026-05-12T14:51:00Z" w16du:dateUtc="2026-05-12T19:51:00Z">
        <w:r w:rsidR="00B854F3">
          <w:rPr>
            <w:rFonts w:ascii="Times New Roman" w:eastAsia="Times New Roman" w:hAnsi="Times New Roman" w:cs="Times New Roman"/>
          </w:rPr>
          <w:t>from</w:t>
        </w:r>
      </w:ins>
      <w:ins w:id="2198" w:author="Benton, Deon" w:date="2026-05-12T14:48:00Z" w16du:dateUtc="2026-05-12T19:48:00Z">
        <w:r w:rsidR="00E10A8D">
          <w:rPr>
            <w:rFonts w:ascii="Times New Roman" w:eastAsia="Times New Roman" w:hAnsi="Times New Roman" w:cs="Times New Roman"/>
          </w:rPr>
          <w:t xml:space="preserve"> Sim</w:t>
        </w:r>
      </w:ins>
      <w:ins w:id="2199" w:author="Benton, Deon" w:date="2026-05-12T14:49:00Z" w16du:dateUtc="2026-05-12T19:49:00Z">
        <w:r w:rsidR="00E10A8D">
          <w:rPr>
            <w:rFonts w:ascii="Times New Roman" w:eastAsia="Times New Roman" w:hAnsi="Times New Roman" w:cs="Times New Roman"/>
          </w:rPr>
          <w:t>ulation 1a</w:t>
        </w:r>
      </w:ins>
      <w:ins w:id="2200"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2201"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2202"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2203"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2204" w:author="Benton, Deon" w:date="2026-05-15T21:34:00Z" w16du:dateUtc="2026-05-16T02:34:00Z">
        <w:r w:rsidR="00FD18C8">
          <w:rPr>
            <w:rFonts w:ascii="Times New Roman" w:eastAsia="Times New Roman" w:hAnsi="Times New Roman" w:cs="Times New Roman"/>
          </w:rPr>
          <w:t>here</w:t>
        </w:r>
      </w:ins>
      <w:ins w:id="2205"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2206" w:author="Benton, Deon" w:date="2026-05-15T21:34:00Z" w16du:dateUtc="2026-05-16T02:34:00Z">
        <w:r w:rsidR="00FD18C8">
          <w:rPr>
            <w:rFonts w:ascii="Times New Roman" w:eastAsia="Times New Roman" w:hAnsi="Times New Roman" w:cs="Times New Roman"/>
          </w:rPr>
          <w:t xml:space="preserve"> because</w:t>
        </w:r>
      </w:ins>
      <w:ins w:id="2207" w:author="Benton, Deon" w:date="2026-05-12T17:00:00Z" w16du:dateUtc="2026-05-12T22:00:00Z">
        <w:r w:rsidR="0045705D" w:rsidRPr="0045705D">
          <w:rPr>
            <w:rFonts w:ascii="Times New Roman" w:eastAsia="Times New Roman" w:hAnsi="Times New Roman" w:cs="Times New Roman"/>
          </w:rPr>
          <w:t xml:space="preserve"> </w:t>
        </w:r>
      </w:ins>
      <w:ins w:id="2208" w:author="Benton, Deon" w:date="2026-05-13T10:55:00Z" w16du:dateUtc="2026-05-13T15:55:00Z">
        <w:r w:rsidR="00AA5ADC">
          <w:rPr>
            <w:rFonts w:ascii="Times New Roman" w:eastAsia="Times New Roman" w:hAnsi="Times New Roman" w:cs="Times New Roman"/>
          </w:rPr>
          <w:t>some of the</w:t>
        </w:r>
      </w:ins>
      <w:ins w:id="2209"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2210" w:author="Benton, Deon" w:date="2026-05-15T21:34:00Z" w16du:dateUtc="2026-05-16T02:34:00Z">
        <w:r w:rsidR="00FD18C8">
          <w:rPr>
            <w:rFonts w:ascii="Times New Roman" w:eastAsia="Times New Roman" w:hAnsi="Times New Roman" w:cs="Times New Roman"/>
          </w:rPr>
          <w:t>is event</w:t>
        </w:r>
      </w:ins>
      <w:ins w:id="2211" w:author="Benton, Deon" w:date="2026-05-13T10:57:00Z" w16du:dateUtc="2026-05-13T15:57:00Z">
        <w:r w:rsidR="00B71065">
          <w:rPr>
            <w:rFonts w:ascii="Times New Roman" w:eastAsia="Times New Roman" w:hAnsi="Times New Roman" w:cs="Times New Roman"/>
          </w:rPr>
          <w:t>—</w:t>
        </w:r>
      </w:ins>
      <w:ins w:id="2212" w:author="Benton, Deon" w:date="2026-05-13T18:44:00Z" w16du:dateUtc="2026-05-13T23:44:00Z">
        <w:r w:rsidR="005C059E">
          <w:rPr>
            <w:rFonts w:ascii="Times New Roman" w:eastAsia="Times New Roman" w:hAnsi="Times New Roman" w:cs="Times New Roman"/>
          </w:rPr>
          <w:t>specifically that</w:t>
        </w:r>
      </w:ins>
      <w:ins w:id="2213" w:author="Benton, Deon" w:date="2026-05-13T10:57:00Z" w16du:dateUtc="2026-05-13T15:57:00Z">
        <w:r w:rsidR="00B71065">
          <w:rPr>
            <w:rFonts w:ascii="Times New Roman" w:eastAsia="Times New Roman" w:hAnsi="Times New Roman" w:cs="Times New Roman"/>
          </w:rPr>
          <w:t xml:space="preserve"> pertaining to </w:t>
        </w:r>
      </w:ins>
      <w:ins w:id="2214" w:author="Benton, Deon" w:date="2026-05-13T18:44:00Z" w16du:dateUtc="2026-05-13T23:44:00Z">
        <w:r w:rsidR="00903C7F">
          <w:rPr>
            <w:rFonts w:ascii="Times New Roman" w:eastAsia="Times New Roman" w:hAnsi="Times New Roman" w:cs="Times New Roman"/>
          </w:rPr>
          <w:t>a now absent obstacle</w:t>
        </w:r>
      </w:ins>
      <w:ins w:id="2215" w:author="Benton, Deon" w:date="2026-05-13T10:57:00Z" w16du:dateUtc="2026-05-13T15:57:00Z">
        <w:r w:rsidR="00B71065">
          <w:rPr>
            <w:rFonts w:ascii="Times New Roman" w:eastAsia="Times New Roman" w:hAnsi="Times New Roman" w:cs="Times New Roman"/>
          </w:rPr>
          <w:t>—</w:t>
        </w:r>
      </w:ins>
      <w:ins w:id="2216" w:author="Benton, Deon" w:date="2026-05-12T17:00:00Z" w16du:dateUtc="2026-05-12T22:00:00Z">
        <w:r w:rsidR="0045705D" w:rsidRPr="0045705D">
          <w:rPr>
            <w:rFonts w:ascii="Times New Roman" w:eastAsia="Times New Roman" w:hAnsi="Times New Roman" w:cs="Times New Roman"/>
          </w:rPr>
          <w:t>strongly activated a</w:t>
        </w:r>
      </w:ins>
      <w:ins w:id="2217" w:author="Benton, Deon" w:date="2026-05-13T10:58:00Z" w16du:dateUtc="2026-05-13T15:58:00Z">
        <w:r w:rsidR="00CA6849">
          <w:rPr>
            <w:rFonts w:ascii="Times New Roman" w:eastAsia="Times New Roman" w:hAnsi="Times New Roman" w:cs="Times New Roman"/>
          </w:rPr>
          <w:t>n</w:t>
        </w:r>
      </w:ins>
      <w:ins w:id="2218"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2219" w:author="Benton, Deon" w:date="2026-05-13T10:52:00Z" w16du:dateUtc="2026-05-13T15:52:00Z">
        <w:r w:rsidR="00782CD9">
          <w:rPr>
            <w:rFonts w:ascii="Times New Roman" w:eastAsia="Times New Roman" w:hAnsi="Times New Roman" w:cs="Times New Roman"/>
          </w:rPr>
          <w:t xml:space="preserve">. </w:t>
        </w:r>
      </w:ins>
      <w:ins w:id="2220" w:author="Benton, Deon" w:date="2026-05-13T18:45:00Z" w16du:dateUtc="2026-05-13T23:45:00Z">
        <w:r w:rsidR="000A32AC">
          <w:rPr>
            <w:rFonts w:ascii="Times New Roman" w:eastAsia="Times New Roman" w:hAnsi="Times New Roman" w:cs="Times New Roman"/>
          </w:rPr>
          <w:t>T</w:t>
        </w:r>
      </w:ins>
      <w:ins w:id="2221" w:author="Benton, Deon" w:date="2026-05-13T18:46:00Z" w16du:dateUtc="2026-05-13T23:46:00Z">
        <w:r w:rsidR="000A32AC">
          <w:rPr>
            <w:rFonts w:ascii="Times New Roman" w:eastAsia="Times New Roman" w:hAnsi="Times New Roman" w:cs="Times New Roman"/>
          </w:rPr>
          <w:t xml:space="preserve">he </w:t>
        </w:r>
      </w:ins>
      <w:ins w:id="2222" w:author="Benton, Deon" w:date="2026-05-13T18:47:00Z" w16du:dateUtc="2026-05-13T23:47:00Z">
        <w:r w:rsidR="000A32AC">
          <w:rPr>
            <w:rFonts w:ascii="Times New Roman" w:eastAsia="Times New Roman" w:hAnsi="Times New Roman" w:cs="Times New Roman"/>
          </w:rPr>
          <w:t>reason for this is that the motion that corresponded to</w:t>
        </w:r>
      </w:ins>
      <w:ins w:id="2223" w:author="Benton, Deon" w:date="2026-05-13T18:50:00Z" w16du:dateUtc="2026-05-13T23:50:00Z">
        <w:r w:rsidR="00FC61E6">
          <w:rPr>
            <w:rFonts w:ascii="Times New Roman" w:eastAsia="Times New Roman" w:hAnsi="Times New Roman" w:cs="Times New Roman"/>
          </w:rPr>
          <w:t xml:space="preserve">, </w:t>
        </w:r>
      </w:ins>
      <w:ins w:id="2224" w:author="Benton, Deon" w:date="2026-05-13T18:47:00Z" w16du:dateUtc="2026-05-13T23:47:00Z">
        <w:r w:rsidR="000A32AC">
          <w:rPr>
            <w:rFonts w:ascii="Times New Roman" w:eastAsia="Times New Roman" w:hAnsi="Times New Roman" w:cs="Times New Roman"/>
          </w:rPr>
          <w:t>and was associated with,</w:t>
        </w:r>
      </w:ins>
      <w:ins w:id="2225" w:author="Benton, Deon" w:date="2026-05-13T18:46:00Z" w16du:dateUtc="2026-05-13T23:46:00Z">
        <w:r w:rsidR="000A32AC">
          <w:rPr>
            <w:rFonts w:ascii="Times New Roman" w:eastAsia="Times New Roman" w:hAnsi="Times New Roman" w:cs="Times New Roman"/>
          </w:rPr>
          <w:t xml:space="preserve"> such missing information during </w:t>
        </w:r>
      </w:ins>
      <w:ins w:id="2226" w:author="Benton, Deon" w:date="2026-05-13T18:47:00Z" w16du:dateUtc="2026-05-13T23:47:00Z">
        <w:r w:rsidR="000A32AC">
          <w:rPr>
            <w:rFonts w:ascii="Times New Roman" w:eastAsia="Times New Roman" w:hAnsi="Times New Roman" w:cs="Times New Roman"/>
          </w:rPr>
          <w:t>pretraining was a straight trajectory</w:t>
        </w:r>
      </w:ins>
      <w:ins w:id="2227"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2228" w:author="Benton, Deon" w:date="2026-05-13T18:47:00Z" w16du:dateUtc="2026-05-13T23:47:00Z">
        <w:r w:rsidR="000A32AC">
          <w:rPr>
            <w:rFonts w:ascii="Times New Roman" w:eastAsia="Times New Roman" w:hAnsi="Times New Roman" w:cs="Times New Roman"/>
          </w:rPr>
          <w:t xml:space="preserve">. </w:t>
        </w:r>
      </w:ins>
      <w:ins w:id="2229" w:author="Benton, Deon" w:date="2026-05-13T18:48:00Z" w16du:dateUtc="2026-05-13T23:48:00Z">
        <w:r w:rsidR="000A32AC">
          <w:rPr>
            <w:rFonts w:ascii="Times New Roman" w:eastAsia="Times New Roman" w:hAnsi="Times New Roman" w:cs="Times New Roman"/>
          </w:rPr>
          <w:t>Ultimately, however, this</w:t>
        </w:r>
      </w:ins>
      <w:ins w:id="2230" w:author="Benton, Deon" w:date="2026-05-13T18:50:00Z" w16du:dateUtc="2026-05-13T23:50:00Z">
        <w:r w:rsidR="00FC61E6">
          <w:rPr>
            <w:rFonts w:ascii="Times New Roman" w:eastAsia="Times New Roman" w:hAnsi="Times New Roman" w:cs="Times New Roman"/>
          </w:rPr>
          <w:t xml:space="preserve"> learned association</w:t>
        </w:r>
      </w:ins>
      <w:ins w:id="2231" w:author="Benton, Deon" w:date="2026-05-13T18:48:00Z" w16du:dateUtc="2026-05-13T23:48:00Z">
        <w:r w:rsidR="000A32AC">
          <w:rPr>
            <w:rFonts w:ascii="Times New Roman" w:eastAsia="Times New Roman" w:hAnsi="Times New Roman" w:cs="Times New Roman"/>
          </w:rPr>
          <w:t xml:space="preserve"> was at</w:t>
        </w:r>
      </w:ins>
      <w:ins w:id="2232" w:author="Benton, Deon" w:date="2026-05-12T17:00:00Z" w16du:dateUtc="2026-05-12T22:00:00Z">
        <w:r w:rsidR="0045705D" w:rsidRPr="0045705D">
          <w:rPr>
            <w:rFonts w:ascii="Times New Roman" w:eastAsia="Times New Roman" w:hAnsi="Times New Roman" w:cs="Times New Roman"/>
          </w:rPr>
          <w:t xml:space="preserve"> odds with the</w:t>
        </w:r>
      </w:ins>
      <w:ins w:id="2233" w:author="Benton, Deon" w:date="2026-05-13T18:53:00Z" w16du:dateUtc="2026-05-13T23:53:00Z">
        <w:r w:rsidR="00C14E54">
          <w:rPr>
            <w:rFonts w:ascii="Times New Roman" w:eastAsia="Times New Roman" w:hAnsi="Times New Roman" w:cs="Times New Roman"/>
          </w:rPr>
          <w:t xml:space="preserve"> </w:t>
        </w:r>
      </w:ins>
      <w:ins w:id="2234" w:author="Benton, Deon" w:date="2026-05-15T21:36:00Z" w16du:dateUtc="2026-05-16T02:36:00Z">
        <w:r w:rsidR="00060832">
          <w:rPr>
            <w:rFonts w:ascii="Times New Roman" w:eastAsia="Times New Roman" w:hAnsi="Times New Roman" w:cs="Times New Roman"/>
          </w:rPr>
          <w:t xml:space="preserve">visual </w:t>
        </w:r>
      </w:ins>
      <w:ins w:id="2235" w:author="Benton, Deon" w:date="2026-05-13T18:53:00Z" w16du:dateUtc="2026-05-13T23:53:00Z">
        <w:r w:rsidR="00C14E54">
          <w:rPr>
            <w:rFonts w:ascii="Times New Roman" w:eastAsia="Times New Roman" w:hAnsi="Times New Roman" w:cs="Times New Roman"/>
          </w:rPr>
          <w:t>information presented in</w:t>
        </w:r>
      </w:ins>
      <w:ins w:id="2236" w:author="Benton, Deon" w:date="2026-05-12T17:00:00Z" w16du:dateUtc="2026-05-12T22:00:00Z">
        <w:r w:rsidR="0045705D" w:rsidRPr="0045705D">
          <w:rPr>
            <w:rFonts w:ascii="Times New Roman" w:eastAsia="Times New Roman" w:hAnsi="Times New Roman" w:cs="Times New Roman"/>
          </w:rPr>
          <w:t xml:space="preserve"> the </w:t>
        </w:r>
      </w:ins>
      <w:ins w:id="2237" w:author="Benton, Deon" w:date="2026-05-13T18:48:00Z" w16du:dateUtc="2026-05-13T23:48:00Z">
        <w:r w:rsidR="00FC61E6">
          <w:rPr>
            <w:rFonts w:ascii="Times New Roman" w:eastAsia="Times New Roman" w:hAnsi="Times New Roman" w:cs="Times New Roman"/>
          </w:rPr>
          <w:t>Inconsistent test event</w:t>
        </w:r>
      </w:ins>
      <w:ins w:id="2238" w:author="Benton, Deon" w:date="2026-05-13T18:54:00Z" w16du:dateUtc="2026-05-13T23:54:00Z">
        <w:r w:rsidR="00C14E54">
          <w:rPr>
            <w:rFonts w:ascii="Times New Roman" w:eastAsia="Times New Roman" w:hAnsi="Times New Roman" w:cs="Times New Roman"/>
          </w:rPr>
          <w:t>—</w:t>
        </w:r>
      </w:ins>
      <w:ins w:id="2239" w:author="Benton, Deon" w:date="2026-05-13T18:56:00Z" w16du:dateUtc="2026-05-13T23:56:00Z">
        <w:r w:rsidR="00C14E54">
          <w:rPr>
            <w:rFonts w:ascii="Times New Roman" w:eastAsia="Times New Roman" w:hAnsi="Times New Roman" w:cs="Times New Roman"/>
          </w:rPr>
          <w:t xml:space="preserve">this event presented networks </w:t>
        </w:r>
      </w:ins>
      <w:ins w:id="2240" w:author="Benton, Deon" w:date="2026-05-13T18:58:00Z" w16du:dateUtc="2026-05-13T23:58:00Z">
        <w:r w:rsidR="00C14E54">
          <w:rPr>
            <w:rFonts w:ascii="Times New Roman" w:eastAsia="Times New Roman" w:hAnsi="Times New Roman" w:cs="Times New Roman"/>
          </w:rPr>
          <w:t>with barrierless</w:t>
        </w:r>
      </w:ins>
      <w:ins w:id="2241" w:author="Benton, Deon" w:date="2026-05-12T17:00:00Z" w16du:dateUtc="2026-05-12T22:00:00Z">
        <w:r w:rsidR="0045705D" w:rsidRPr="0045705D">
          <w:rPr>
            <w:rFonts w:ascii="Times New Roman" w:eastAsia="Times New Roman" w:hAnsi="Times New Roman" w:cs="Times New Roman"/>
          </w:rPr>
          <w:t xml:space="preserve"> curved motion. </w:t>
        </w:r>
      </w:ins>
      <w:ins w:id="2242" w:author="Benton, Deon" w:date="2026-05-13T18:57:00Z" w16du:dateUtc="2026-05-13T23:57:00Z">
        <w:r w:rsidR="00C14E54">
          <w:rPr>
            <w:rFonts w:ascii="Times New Roman" w:eastAsia="Times New Roman" w:hAnsi="Times New Roman" w:cs="Times New Roman"/>
          </w:rPr>
          <w:t>This discrepancy between what networks were shown and what they</w:t>
        </w:r>
      </w:ins>
      <w:ins w:id="2243" w:author="Benton, Deon" w:date="2026-05-13T18:58:00Z" w16du:dateUtc="2026-05-13T23:58:00Z">
        <w:r w:rsidR="00C14E54">
          <w:rPr>
            <w:rFonts w:ascii="Times New Roman" w:eastAsia="Times New Roman" w:hAnsi="Times New Roman" w:cs="Times New Roman"/>
          </w:rPr>
          <w:t xml:space="preserve"> expected</w:t>
        </w:r>
      </w:ins>
      <w:ins w:id="2244" w:author="Benton, Deon" w:date="2026-05-15T21:37:00Z" w16du:dateUtc="2026-05-16T02:37:00Z">
        <w:r w:rsidR="00880C9B">
          <w:rPr>
            <w:rFonts w:ascii="Times New Roman" w:eastAsia="Times New Roman" w:hAnsi="Times New Roman" w:cs="Times New Roman"/>
          </w:rPr>
          <w:t>, in turn,</w:t>
        </w:r>
      </w:ins>
      <w:ins w:id="2245" w:author="Benton, Deon" w:date="2026-05-12T17:00:00Z" w16du:dateUtc="2026-05-12T22:00:00Z">
        <w:r w:rsidR="0045705D" w:rsidRPr="0045705D">
          <w:rPr>
            <w:rFonts w:ascii="Times New Roman" w:eastAsia="Times New Roman" w:hAnsi="Times New Roman" w:cs="Times New Roman"/>
          </w:rPr>
          <w:t xml:space="preserve"> </w:t>
        </w:r>
      </w:ins>
      <w:ins w:id="2246" w:author="Benton, Deon" w:date="2026-05-15T21:36:00Z" w16du:dateUtc="2026-05-16T02:36:00Z">
        <w:r w:rsidR="00880C9B">
          <w:rPr>
            <w:rFonts w:ascii="Times New Roman" w:eastAsia="Times New Roman" w:hAnsi="Times New Roman" w:cs="Times New Roman"/>
          </w:rPr>
          <w:t>resulted</w:t>
        </w:r>
      </w:ins>
      <w:ins w:id="2247" w:author="Benton, Deon" w:date="2026-05-12T17:00:00Z" w16du:dateUtc="2026-05-12T22:00:00Z">
        <w:r w:rsidR="0045705D" w:rsidRPr="0045705D">
          <w:rPr>
            <w:rFonts w:ascii="Times New Roman" w:eastAsia="Times New Roman" w:hAnsi="Times New Roman" w:cs="Times New Roman"/>
          </w:rPr>
          <w:t xml:space="preserve"> </w:t>
        </w:r>
      </w:ins>
      <w:ins w:id="2248" w:author="Benton, Deon" w:date="2026-05-15T21:37:00Z" w16du:dateUtc="2026-05-16T02:37:00Z">
        <w:r w:rsidR="002824DD">
          <w:rPr>
            <w:rFonts w:ascii="Times New Roman" w:eastAsia="Times New Roman" w:hAnsi="Times New Roman" w:cs="Times New Roman"/>
          </w:rPr>
          <w:t xml:space="preserve">in </w:t>
        </w:r>
      </w:ins>
      <w:ins w:id="2249" w:author="Benton, Deon" w:date="2026-05-12T17:00:00Z" w16du:dateUtc="2026-05-12T22:00:00Z">
        <w:r w:rsidR="0045705D" w:rsidRPr="0045705D">
          <w:rPr>
            <w:rFonts w:ascii="Times New Roman" w:eastAsia="Times New Roman" w:hAnsi="Times New Roman" w:cs="Times New Roman"/>
          </w:rPr>
          <w:t>multiple sources of error.</w:t>
        </w:r>
      </w:ins>
      <w:ins w:id="2250" w:author="Benton, Deon" w:date="2026-05-13T19:00:00Z" w16du:dateUtc="2026-05-14T00:00:00Z">
        <w:r w:rsidR="00C14E54">
          <w:rPr>
            <w:rFonts w:ascii="Times New Roman" w:eastAsia="Times New Roman" w:hAnsi="Times New Roman" w:cs="Times New Roman"/>
          </w:rPr>
          <w:t xml:space="preserve"> One </w:t>
        </w:r>
      </w:ins>
      <w:ins w:id="2251" w:author="Benton, Deon" w:date="2026-05-13T19:03:00Z" w16du:dateUtc="2026-05-14T00:03:00Z">
        <w:r w:rsidR="007C0E1B">
          <w:rPr>
            <w:rFonts w:ascii="Times New Roman" w:eastAsia="Times New Roman" w:hAnsi="Times New Roman" w:cs="Times New Roman"/>
          </w:rPr>
          <w:t>source</w:t>
        </w:r>
      </w:ins>
      <w:ins w:id="2252" w:author="Benton, Deon" w:date="2026-05-13T19:00:00Z" w16du:dateUtc="2026-05-14T00:00:00Z">
        <w:r w:rsidR="00C14E54">
          <w:rPr>
            <w:rFonts w:ascii="Times New Roman" w:eastAsia="Times New Roman" w:hAnsi="Times New Roman" w:cs="Times New Roman"/>
          </w:rPr>
          <w:t xml:space="preserve"> of error </w:t>
        </w:r>
      </w:ins>
      <w:ins w:id="2253" w:author="Benton, Deon" w:date="2026-05-15T21:38:00Z" w16du:dateUtc="2026-05-16T02:38:00Z">
        <w:r w:rsidR="00DF2953">
          <w:rPr>
            <w:rFonts w:ascii="Times New Roman" w:eastAsia="Times New Roman" w:hAnsi="Times New Roman" w:cs="Times New Roman"/>
          </w:rPr>
          <w:t>was networks’ erroneous</w:t>
        </w:r>
      </w:ins>
      <w:ins w:id="2254" w:author="Benton, Deon" w:date="2026-05-12T17:00:00Z" w16du:dateUtc="2026-05-12T22:00:00Z">
        <w:r w:rsidR="0045705D" w:rsidRPr="0045705D">
          <w:rPr>
            <w:rFonts w:ascii="Times New Roman" w:eastAsia="Times New Roman" w:hAnsi="Times New Roman" w:cs="Times New Roman"/>
          </w:rPr>
          <w:t xml:space="preserve"> </w:t>
        </w:r>
      </w:ins>
      <w:ins w:id="2255" w:author="Benton, Deon" w:date="2026-05-15T21:38:00Z" w16du:dateUtc="2026-05-16T02:38:00Z">
        <w:r w:rsidR="00DF2953">
          <w:rPr>
            <w:rFonts w:ascii="Times New Roman" w:eastAsia="Times New Roman" w:hAnsi="Times New Roman" w:cs="Times New Roman"/>
          </w:rPr>
          <w:t>prediction of straight</w:t>
        </w:r>
      </w:ins>
      <w:ins w:id="2256" w:author="Benton, Deon" w:date="2026-05-15T21:40:00Z" w16du:dateUtc="2026-05-16T02:40:00Z">
        <w:r w:rsidR="00C201B3">
          <w:rPr>
            <w:rFonts w:ascii="Times New Roman" w:eastAsia="Times New Roman" w:hAnsi="Times New Roman" w:cs="Times New Roman"/>
          </w:rPr>
          <w:t xml:space="preserve"> motion—due to the fact that an obstacle was missing in this event—</w:t>
        </w:r>
      </w:ins>
      <w:ins w:id="2257" w:author="Benton, Deon" w:date="2026-05-12T17:00:00Z" w16du:dateUtc="2026-05-12T22:00:00Z">
        <w:r w:rsidR="0045705D" w:rsidRPr="0045705D">
          <w:rPr>
            <w:rFonts w:ascii="Times New Roman" w:eastAsia="Times New Roman" w:hAnsi="Times New Roman" w:cs="Times New Roman"/>
          </w:rPr>
          <w:t>r</w:t>
        </w:r>
      </w:ins>
      <w:ins w:id="2258" w:author="Benton, Deon" w:date="2026-05-15T21:40:00Z" w16du:dateUtc="2026-05-16T02:40:00Z">
        <w:r w:rsidR="00C201B3">
          <w:rPr>
            <w:rFonts w:ascii="Times New Roman" w:eastAsia="Times New Roman" w:hAnsi="Times New Roman" w:cs="Times New Roman"/>
          </w:rPr>
          <w:t>a</w:t>
        </w:r>
      </w:ins>
      <w:ins w:id="2259" w:author="Benton, Deon" w:date="2026-05-12T17:00:00Z" w16du:dateUtc="2026-05-12T22:00:00Z">
        <w:r w:rsidR="0045705D" w:rsidRPr="0045705D">
          <w:rPr>
            <w:rFonts w:ascii="Times New Roman" w:eastAsia="Times New Roman" w:hAnsi="Times New Roman" w:cs="Times New Roman"/>
          </w:rPr>
          <w:t xml:space="preserve">ther than </w:t>
        </w:r>
      </w:ins>
      <w:ins w:id="2260" w:author="Benton, Deon" w:date="2026-05-15T21:38:00Z" w16du:dateUtc="2026-05-16T02:38:00Z">
        <w:r w:rsidR="00D129C2">
          <w:rPr>
            <w:rFonts w:ascii="Times New Roman" w:eastAsia="Times New Roman" w:hAnsi="Times New Roman" w:cs="Times New Roman"/>
          </w:rPr>
          <w:t xml:space="preserve">the </w:t>
        </w:r>
      </w:ins>
      <w:ins w:id="2261" w:author="Benton, Deon" w:date="2026-05-13T19:03:00Z" w16du:dateUtc="2026-05-14T00:03:00Z">
        <w:r w:rsidR="007C0E1B">
          <w:rPr>
            <w:rFonts w:ascii="Times New Roman" w:eastAsia="Times New Roman" w:hAnsi="Times New Roman" w:cs="Times New Roman"/>
          </w:rPr>
          <w:t xml:space="preserve">observed </w:t>
        </w:r>
      </w:ins>
      <w:ins w:id="2262" w:author="Benton, Deon" w:date="2026-05-12T17:00:00Z" w16du:dateUtc="2026-05-12T22:00:00Z">
        <w:r w:rsidR="0045705D" w:rsidRPr="0045705D">
          <w:rPr>
            <w:rFonts w:ascii="Times New Roman" w:eastAsia="Times New Roman" w:hAnsi="Times New Roman" w:cs="Times New Roman"/>
          </w:rPr>
          <w:t>curved motion</w:t>
        </w:r>
      </w:ins>
      <w:ins w:id="2263"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2264" w:author="Benton, Deon" w:date="2026-05-15T21:39:00Z" w16du:dateUtc="2026-05-16T02:39:00Z">
        <w:r w:rsidR="00972845">
          <w:rPr>
            <w:rFonts w:ascii="Times New Roman" w:eastAsia="Times New Roman" w:hAnsi="Times New Roman" w:cs="Times New Roman"/>
          </w:rPr>
          <w:t>was</w:t>
        </w:r>
      </w:ins>
      <w:ins w:id="2265" w:author="Benton, Deon" w:date="2026-05-13T19:03:00Z" w16du:dateUtc="2026-05-14T00:03:00Z">
        <w:r w:rsidR="007C0E1B" w:rsidRPr="007C0E1B">
          <w:rPr>
            <w:rFonts w:ascii="Times New Roman" w:eastAsia="Times New Roman" w:hAnsi="Times New Roman" w:cs="Times New Roman"/>
          </w:rPr>
          <w:t xml:space="preserve"> </w:t>
        </w:r>
      </w:ins>
      <w:ins w:id="2266" w:author="Benton, Deon" w:date="2026-05-13T19:08:00Z" w16du:dateUtc="2026-05-14T00:08:00Z">
        <w:r w:rsidR="007C0E1B">
          <w:rPr>
            <w:rFonts w:ascii="Times New Roman" w:eastAsia="Times New Roman" w:hAnsi="Times New Roman" w:cs="Times New Roman"/>
          </w:rPr>
          <w:t xml:space="preserve">networks’ </w:t>
        </w:r>
      </w:ins>
      <w:ins w:id="2267" w:author="Benton, Deon" w:date="2026-05-15T21:39:00Z" w16du:dateUtc="2026-05-16T02:39:00Z">
        <w:r w:rsidR="00972845">
          <w:rPr>
            <w:rFonts w:ascii="Times New Roman" w:eastAsia="Times New Roman" w:hAnsi="Times New Roman" w:cs="Times New Roman"/>
          </w:rPr>
          <w:t>mistaken</w:t>
        </w:r>
      </w:ins>
      <w:ins w:id="2268" w:author="Benton, Deon" w:date="2026-05-13T19:09:00Z" w16du:dateUtc="2026-05-14T00:09:00Z">
        <w:r w:rsidR="007C0E1B">
          <w:rPr>
            <w:rFonts w:ascii="Times New Roman" w:eastAsia="Times New Roman" w:hAnsi="Times New Roman" w:cs="Times New Roman"/>
          </w:rPr>
          <w:t xml:space="preserve"> prediction of</w:t>
        </w:r>
      </w:ins>
      <w:ins w:id="2269" w:author="Benton, Deon" w:date="2026-05-13T19:06:00Z" w16du:dateUtc="2026-05-14T00:06:00Z">
        <w:r w:rsidR="007C0E1B">
          <w:rPr>
            <w:rFonts w:ascii="Times New Roman" w:eastAsia="Times New Roman" w:hAnsi="Times New Roman" w:cs="Times New Roman"/>
          </w:rPr>
          <w:t xml:space="preserve"> no vertical clearance</w:t>
        </w:r>
      </w:ins>
      <w:ins w:id="2270" w:author="Benton, Deon" w:date="2026-05-13T19:07:00Z" w16du:dateUtc="2026-05-14T00:07:00Z">
        <w:r w:rsidR="007C0E1B">
          <w:rPr>
            <w:rFonts w:ascii="Times New Roman" w:eastAsia="Times New Roman" w:hAnsi="Times New Roman" w:cs="Times New Roman"/>
          </w:rPr>
          <w:t xml:space="preserve">—due to </w:t>
        </w:r>
      </w:ins>
      <w:ins w:id="2271" w:author="Benton, Deon" w:date="2026-05-13T19:09:00Z" w16du:dateUtc="2026-05-14T00:09:00Z">
        <w:r w:rsidR="007C0E1B">
          <w:rPr>
            <w:rFonts w:ascii="Times New Roman" w:eastAsia="Times New Roman" w:hAnsi="Times New Roman" w:cs="Times New Roman"/>
          </w:rPr>
          <w:t>an expectation of</w:t>
        </w:r>
      </w:ins>
      <w:ins w:id="2272" w:author="Benton, Deon" w:date="2026-05-13T19:07:00Z" w16du:dateUtc="2026-05-14T00:07:00Z">
        <w:r w:rsidR="007C0E1B">
          <w:rPr>
            <w:rFonts w:ascii="Times New Roman" w:eastAsia="Times New Roman" w:hAnsi="Times New Roman" w:cs="Times New Roman"/>
          </w:rPr>
          <w:t xml:space="preserve"> straight motion—rather than </w:t>
        </w:r>
      </w:ins>
      <w:ins w:id="2273" w:author="Benton, Deon" w:date="2026-05-13T19:09:00Z" w16du:dateUtc="2026-05-14T00:09:00Z">
        <w:r w:rsidR="007C0E1B">
          <w:rPr>
            <w:rFonts w:ascii="Times New Roman" w:eastAsia="Times New Roman" w:hAnsi="Times New Roman" w:cs="Times New Roman"/>
          </w:rPr>
          <w:t xml:space="preserve">of </w:t>
        </w:r>
      </w:ins>
      <w:ins w:id="2274" w:author="Benton, Deon" w:date="2026-05-13T19:10:00Z" w16du:dateUtc="2026-05-14T00:10:00Z">
        <w:r w:rsidR="007C0E1B">
          <w:rPr>
            <w:rFonts w:ascii="Times New Roman" w:eastAsia="Times New Roman" w:hAnsi="Times New Roman" w:cs="Times New Roman"/>
          </w:rPr>
          <w:t xml:space="preserve">the </w:t>
        </w:r>
      </w:ins>
      <w:ins w:id="2275" w:author="Benton, Deon" w:date="2026-05-13T19:07:00Z" w16du:dateUtc="2026-05-14T00:07:00Z">
        <w:r w:rsidR="007C0E1B">
          <w:rPr>
            <w:rFonts w:ascii="Times New Roman" w:eastAsia="Times New Roman" w:hAnsi="Times New Roman" w:cs="Times New Roman"/>
          </w:rPr>
          <w:t xml:space="preserve">large vertical clearance that </w:t>
        </w:r>
      </w:ins>
      <w:ins w:id="2276" w:author="Benton, Deon" w:date="2026-05-13T19:10:00Z" w16du:dateUtc="2026-05-14T00:10:00Z">
        <w:r w:rsidR="007C0E1B">
          <w:rPr>
            <w:rFonts w:ascii="Times New Roman" w:eastAsia="Times New Roman" w:hAnsi="Times New Roman" w:cs="Times New Roman"/>
          </w:rPr>
          <w:t xml:space="preserve">networks actually observed. </w:t>
        </w:r>
      </w:ins>
      <w:ins w:id="2277"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2278" w:author="Benton, Deon" w:date="2026-05-14T18:44:00Z" w16du:dateUtc="2026-05-14T23:44:00Z"/>
          <w:rFonts w:ascii="Times New Roman" w:eastAsia="Times New Roman" w:hAnsi="Times New Roman" w:cs="Times New Roman"/>
        </w:rPr>
      </w:pPr>
      <w:ins w:id="2279" w:author="Benton, Deon" w:date="2026-05-13T19:10:00Z" w16du:dateUtc="2026-05-14T00:10:00Z">
        <w:r>
          <w:rPr>
            <w:rFonts w:ascii="Times New Roman" w:eastAsia="Times New Roman" w:hAnsi="Times New Roman" w:cs="Times New Roman"/>
          </w:rPr>
          <w:t>The reason the</w:t>
        </w:r>
      </w:ins>
      <w:ins w:id="2280"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2281" w:author="Benton, Deon" w:date="2026-05-13T19:10:00Z" w16du:dateUtc="2026-05-14T00:10:00Z">
        <w:r>
          <w:rPr>
            <w:rFonts w:ascii="Times New Roman" w:eastAsia="Times New Roman" w:hAnsi="Times New Roman" w:cs="Times New Roman"/>
          </w:rPr>
          <w:t xml:space="preserve">was </w:t>
        </w:r>
      </w:ins>
      <w:ins w:id="2282" w:author="Benton, Deon" w:date="2026-05-12T17:00:00Z" w16du:dateUtc="2026-05-12T22:00:00Z">
        <w:r w:rsidR="0045705D" w:rsidRPr="0045705D">
          <w:rPr>
            <w:rFonts w:ascii="Times New Roman" w:eastAsia="Times New Roman" w:hAnsi="Times New Roman" w:cs="Times New Roman"/>
          </w:rPr>
          <w:t xml:space="preserve">because </w:t>
        </w:r>
      </w:ins>
      <w:ins w:id="2283" w:author="Benton, Deon" w:date="2026-05-13T19:10:00Z" w16du:dateUtc="2026-05-14T00:10:00Z">
        <w:r>
          <w:rPr>
            <w:rFonts w:ascii="Times New Roman" w:eastAsia="Times New Roman" w:hAnsi="Times New Roman" w:cs="Times New Roman"/>
          </w:rPr>
          <w:t>the input information associated w</w:t>
        </w:r>
      </w:ins>
      <w:ins w:id="2284" w:author="Benton, Deon" w:date="2026-05-13T19:11:00Z" w16du:dateUtc="2026-05-14T00:11:00Z">
        <w:r>
          <w:rPr>
            <w:rFonts w:ascii="Times New Roman" w:eastAsia="Times New Roman" w:hAnsi="Times New Roman" w:cs="Times New Roman"/>
          </w:rPr>
          <w:t xml:space="preserve">ith this event </w:t>
        </w:r>
      </w:ins>
      <w:ins w:id="2285" w:author="Benton, Deon" w:date="2026-05-12T17:00:00Z" w16du:dateUtc="2026-05-12T22:00:00Z">
        <w:r w:rsidR="0045705D" w:rsidRPr="0045705D">
          <w:rPr>
            <w:rFonts w:ascii="Times New Roman" w:eastAsia="Times New Roman" w:hAnsi="Times New Roman" w:cs="Times New Roman"/>
          </w:rPr>
          <w:t>was</w:t>
        </w:r>
      </w:ins>
      <w:ins w:id="2286" w:author="Benton, Deon" w:date="2026-05-13T19:11:00Z" w16du:dateUtc="2026-05-14T00:11:00Z">
        <w:r>
          <w:rPr>
            <w:rFonts w:ascii="Times New Roman" w:eastAsia="Times New Roman" w:hAnsi="Times New Roman" w:cs="Times New Roman"/>
          </w:rPr>
          <w:t xml:space="preserve"> much more</w:t>
        </w:r>
      </w:ins>
      <w:ins w:id="2287" w:author="Benton, Deon" w:date="2026-05-12T17:00:00Z" w16du:dateUtc="2026-05-12T22:00:00Z">
        <w:r w:rsidR="0045705D" w:rsidRPr="0045705D">
          <w:rPr>
            <w:rFonts w:ascii="Times New Roman" w:eastAsia="Times New Roman" w:hAnsi="Times New Roman" w:cs="Times New Roman"/>
          </w:rPr>
          <w:t xml:space="preserve"> consistent with</w:t>
        </w:r>
      </w:ins>
      <w:ins w:id="2288"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2289" w:author="Benton, Deon" w:date="2026-05-13T19:13:00Z" w16du:dateUtc="2026-05-14T00:13:00Z">
        <w:r w:rsidR="00870BB3" w:rsidRPr="00870BB3">
          <w:rPr>
            <w:rFonts w:ascii="Times New Roman" w:eastAsia="Times New Roman" w:hAnsi="Times New Roman" w:cs="Times New Roman"/>
          </w:rPr>
          <w:t xml:space="preserve">. </w:t>
        </w:r>
      </w:ins>
      <w:ins w:id="2290" w:author="Benton, Deon" w:date="2026-05-15T21:41:00Z" w16du:dateUtc="2026-05-16T02:41:00Z">
        <w:r w:rsidR="00645AFD">
          <w:rPr>
            <w:rFonts w:ascii="Times New Roman" w:eastAsia="Times New Roman" w:hAnsi="Times New Roman" w:cs="Times New Roman"/>
          </w:rPr>
          <w:t>As such, there were fewer c</w:t>
        </w:r>
      </w:ins>
      <w:ins w:id="2291"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292" w:author="Benton, Deon" w:date="2026-05-13T19:13:00Z" w16du:dateUtc="2026-05-14T00:13:00Z">
        <w:r w:rsidR="00870BB3" w:rsidRPr="00870BB3">
          <w:rPr>
            <w:rFonts w:ascii="Times New Roman" w:eastAsia="Times New Roman" w:hAnsi="Times New Roman" w:cs="Times New Roman"/>
          </w:rPr>
          <w:t xml:space="preserve"> </w:t>
        </w:r>
      </w:ins>
      <w:ins w:id="2293" w:author="Benton, Deon" w:date="2026-05-15T21:41:00Z" w16du:dateUtc="2026-05-16T02:41:00Z">
        <w:r w:rsidR="00645AFD">
          <w:rPr>
            <w:rFonts w:ascii="Times New Roman" w:eastAsia="Times New Roman" w:hAnsi="Times New Roman" w:cs="Times New Roman"/>
          </w:rPr>
          <w:t xml:space="preserve">The </w:t>
        </w:r>
      </w:ins>
      <w:ins w:id="2294" w:author="Benton, Deon" w:date="2026-05-15T21:42:00Z" w16du:dateUtc="2026-05-16T02:42:00Z">
        <w:r w:rsidR="007146A4">
          <w:rPr>
            <w:rFonts w:ascii="Times New Roman" w:eastAsia="Times New Roman" w:hAnsi="Times New Roman" w:cs="Times New Roman"/>
          </w:rPr>
          <w:t xml:space="preserve">contributors </w:t>
        </w:r>
      </w:ins>
      <w:ins w:id="2295"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296"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2297" w:author="Benton, Deon" w:date="2026-05-15T18:51:00Z" w16du:dateUtc="2026-05-15T23:51:00Z"/>
          <w:rFonts w:ascii="Times New Roman" w:eastAsia="Times New Roman" w:hAnsi="Times New Roman" w:cs="Times New Roman"/>
        </w:rPr>
      </w:pPr>
      <w:ins w:id="2298"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2299" w:author="Benton, Deon" w:date="2026-05-15T18:08:00Z" w16du:dateUtc="2026-05-15T23:08:00Z">
        <w:r>
          <w:rPr>
            <w:rFonts w:ascii="Times New Roman" w:eastAsia="Times New Roman" w:hAnsi="Times New Roman" w:cs="Times New Roman"/>
          </w:rPr>
          <w:t>these result</w:t>
        </w:r>
      </w:ins>
      <w:ins w:id="2300" w:author="Benton, Deon" w:date="2026-05-15T18:09:00Z" w16du:dateUtc="2026-05-15T23:09:00Z">
        <w:r>
          <w:rPr>
            <w:rFonts w:ascii="Times New Roman" w:eastAsia="Times New Roman" w:hAnsi="Times New Roman" w:cs="Times New Roman"/>
          </w:rPr>
          <w:t xml:space="preserve">s are potentially theoretically significant because they are </w:t>
        </w:r>
      </w:ins>
      <w:ins w:id="2301"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2302" w:author="Benton, Deon" w:date="2026-05-15T18:09:00Z" w16du:dateUtc="2026-05-15T23:09:00Z">
        <w:r>
          <w:rPr>
            <w:rFonts w:ascii="Times New Roman" w:eastAsia="Times New Roman" w:hAnsi="Times New Roman" w:cs="Times New Roman"/>
          </w:rPr>
          <w:t xml:space="preserve"> those predicted by any of the </w:t>
        </w:r>
      </w:ins>
      <w:ins w:id="2303" w:author="Benton, Deon" w:date="2026-05-15T18:13:00Z" w16du:dateUtc="2026-05-15T23:13:00Z">
        <w:r w:rsidR="00D144A5">
          <w:rPr>
            <w:rFonts w:ascii="Times New Roman" w:eastAsia="Times New Roman" w:hAnsi="Times New Roman" w:cs="Times New Roman"/>
          </w:rPr>
          <w:t xml:space="preserve">present </w:t>
        </w:r>
      </w:ins>
      <w:ins w:id="2304" w:author="Benton, Deon" w:date="2026-05-15T18:09:00Z" w16du:dateUtc="2026-05-15T23:09:00Z">
        <w:r>
          <w:rPr>
            <w:rFonts w:ascii="Times New Roman" w:eastAsia="Times New Roman" w:hAnsi="Times New Roman" w:cs="Times New Roman"/>
          </w:rPr>
          <w:t xml:space="preserve">domain-specific proposals for the same </w:t>
        </w:r>
      </w:ins>
      <w:ins w:id="2305"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306" w:author="Benton, Deon" w:date="2026-05-15T18:14:00Z" w16du:dateUtc="2026-05-15T23:14:00Z">
        <w:r w:rsidR="00D144A5">
          <w:rPr>
            <w:rFonts w:ascii="Times New Roman" w:eastAsia="Times New Roman" w:hAnsi="Times New Roman" w:cs="Times New Roman"/>
          </w:rPr>
          <w:t>I</w:t>
        </w:r>
      </w:ins>
      <w:ins w:id="2307"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308" w:author="Benton, Deon" w:date="2026-05-15T18:16:00Z" w16du:dateUtc="2026-05-15T23:16:00Z">
        <w:r w:rsidR="00AA2ECA">
          <w:rPr>
            <w:rFonts w:ascii="Times New Roman" w:eastAsia="Times New Roman" w:hAnsi="Times New Roman" w:cs="Times New Roman"/>
          </w:rPr>
          <w:t xml:space="preserve">This is because not only </w:t>
        </w:r>
      </w:ins>
      <w:ins w:id="2309"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2310" w:author="Benton, Deon" w:date="2026-05-15T18:37:00Z" w16du:dateUtc="2026-05-15T23:37:00Z">
        <w:r w:rsidR="004175EF">
          <w:rPr>
            <w:rFonts w:ascii="Times New Roman" w:eastAsia="Times New Roman" w:hAnsi="Times New Roman" w:cs="Times New Roman"/>
          </w:rPr>
          <w:t>inefficient,</w:t>
        </w:r>
      </w:ins>
      <w:ins w:id="2311" w:author="Benton, Deon" w:date="2026-05-15T18:17:00Z" w16du:dateUtc="2026-05-15T23:17:00Z">
        <w:r w:rsidR="00AA2ECA">
          <w:rPr>
            <w:rFonts w:ascii="Times New Roman" w:eastAsia="Times New Roman" w:hAnsi="Times New Roman" w:cs="Times New Roman"/>
          </w:rPr>
          <w:t xml:space="preserve"> but</w:t>
        </w:r>
      </w:ins>
      <w:ins w:id="2312" w:author="Benton, Deon" w:date="2026-05-15T18:37:00Z" w16du:dateUtc="2026-05-15T23:37:00Z">
        <w:r w:rsidR="004175EF">
          <w:rPr>
            <w:rFonts w:ascii="Times New Roman" w:eastAsia="Times New Roman" w:hAnsi="Times New Roman" w:cs="Times New Roman"/>
          </w:rPr>
          <w:t xml:space="preserve"> it is also the case that</w:t>
        </w:r>
      </w:ins>
      <w:ins w:id="2313" w:author="Benton, Deon" w:date="2026-05-15T18:17:00Z" w16du:dateUtc="2026-05-15T23:17:00Z">
        <w:r w:rsidR="00AA2ECA">
          <w:rPr>
            <w:rFonts w:ascii="Times New Roman" w:eastAsia="Times New Roman" w:hAnsi="Times New Roman" w:cs="Times New Roman"/>
          </w:rPr>
          <w:t xml:space="preserve"> the</w:t>
        </w:r>
      </w:ins>
      <w:ins w:id="2314" w:author="Benton, Deon" w:date="2026-05-15T18:18:00Z" w16du:dateUtc="2026-05-15T23:18:00Z">
        <w:r w:rsidR="00AA2ECA">
          <w:rPr>
            <w:rFonts w:ascii="Times New Roman" w:eastAsia="Times New Roman" w:hAnsi="Times New Roman" w:cs="Times New Roman"/>
          </w:rPr>
          <w:t xml:space="preserve"> actions themselves are equally costly. </w:t>
        </w:r>
      </w:ins>
      <w:ins w:id="2315" w:author="Benton, Deon" w:date="2026-05-15T18:37:00Z" w16du:dateUtc="2026-05-15T23:37:00Z">
        <w:r w:rsidR="004175EF">
          <w:rPr>
            <w:rFonts w:ascii="Times New Roman" w:eastAsia="Times New Roman" w:hAnsi="Times New Roman" w:cs="Times New Roman"/>
          </w:rPr>
          <w:t xml:space="preserve">This stems from the fact that the </w:t>
        </w:r>
      </w:ins>
      <w:ins w:id="2316" w:author="Benton, Deon" w:date="2026-05-15T18:38:00Z" w16du:dateUtc="2026-05-15T23:38:00Z">
        <w:r w:rsidR="004175EF">
          <w:rPr>
            <w:rFonts w:ascii="Times New Roman" w:eastAsia="Times New Roman" w:hAnsi="Times New Roman" w:cs="Times New Roman"/>
          </w:rPr>
          <w:t>agent jumps to the same height</w:t>
        </w:r>
      </w:ins>
      <w:ins w:id="2317" w:author="Benton, Deon" w:date="2026-05-15T18:39:00Z" w16du:dateUtc="2026-05-15T23:39:00Z">
        <w:r w:rsidR="004175EF">
          <w:rPr>
            <w:rFonts w:ascii="Times New Roman" w:eastAsia="Times New Roman" w:hAnsi="Times New Roman" w:cs="Times New Roman"/>
          </w:rPr>
          <w:t>—</w:t>
        </w:r>
      </w:ins>
      <w:ins w:id="2318" w:author="Benton, Deon" w:date="2026-05-15T18:38:00Z" w16du:dateUtc="2026-05-15T23:38:00Z">
        <w:r w:rsidR="004175EF">
          <w:rPr>
            <w:rFonts w:ascii="Times New Roman" w:eastAsia="Times New Roman" w:hAnsi="Times New Roman" w:cs="Times New Roman"/>
          </w:rPr>
          <w:t>and</w:t>
        </w:r>
      </w:ins>
      <w:ins w:id="2319" w:author="Benton, Deon" w:date="2026-05-15T18:39:00Z" w16du:dateUtc="2026-05-15T23:39:00Z">
        <w:r w:rsidR="004175EF">
          <w:rPr>
            <w:rFonts w:ascii="Times New Roman" w:eastAsia="Times New Roman" w:hAnsi="Times New Roman" w:cs="Times New Roman"/>
          </w:rPr>
          <w:t xml:space="preserve"> therefore incurs the same cost</w:t>
        </w:r>
      </w:ins>
      <w:ins w:id="2320" w:author="Benton, Deon" w:date="2026-05-15T18:41:00Z" w16du:dateUtc="2026-05-15T23:41:00Z">
        <w:r w:rsidR="00F430BB">
          <w:rPr>
            <w:rFonts w:ascii="Times New Roman" w:eastAsia="Times New Roman" w:hAnsi="Times New Roman" w:cs="Times New Roman"/>
          </w:rPr>
          <w:t>—</w:t>
        </w:r>
      </w:ins>
      <w:ins w:id="2321" w:author="Benton, Deon" w:date="2026-05-15T18:39:00Z" w16du:dateUtc="2026-05-15T23:39:00Z">
        <w:r w:rsidR="004175EF">
          <w:rPr>
            <w:rFonts w:ascii="Times New Roman" w:eastAsia="Times New Roman" w:hAnsi="Times New Roman" w:cs="Times New Roman"/>
          </w:rPr>
          <w:t>in both</w:t>
        </w:r>
      </w:ins>
      <w:ins w:id="2322" w:author="Benton, Deon" w:date="2026-05-15T18:37:00Z" w16du:dateUtc="2026-05-15T23:37:00Z">
        <w:r w:rsidR="004175EF">
          <w:rPr>
            <w:rFonts w:ascii="Times New Roman" w:eastAsia="Times New Roman" w:hAnsi="Times New Roman" w:cs="Times New Roman"/>
          </w:rPr>
          <w:t xml:space="preserve"> test events. </w:t>
        </w:r>
      </w:ins>
      <w:ins w:id="2323" w:author="Benton, Deon" w:date="2026-05-15T18:19:00Z" w16du:dateUtc="2026-05-15T23:19:00Z">
        <w:r w:rsidR="00AA2ECA">
          <w:rPr>
            <w:rFonts w:ascii="Times New Roman" w:eastAsia="Times New Roman" w:hAnsi="Times New Roman" w:cs="Times New Roman"/>
          </w:rPr>
          <w:t xml:space="preserve"> </w:t>
        </w:r>
      </w:ins>
      <w:ins w:id="2324" w:author="Benton, Deon" w:date="2026-05-15T18:39:00Z" w16du:dateUtc="2026-05-15T23:39:00Z">
        <w:r w:rsidR="00F430BB">
          <w:rPr>
            <w:rFonts w:ascii="Times New Roman" w:eastAsia="Times New Roman" w:hAnsi="Times New Roman" w:cs="Times New Roman"/>
          </w:rPr>
          <w:t>Importantly, t</w:t>
        </w:r>
      </w:ins>
      <w:ins w:id="2325" w:author="Benton, Deon" w:date="2026-05-15T18:40:00Z" w16du:dateUtc="2026-05-15T23:40:00Z">
        <w:r w:rsidR="00F430BB">
          <w:rPr>
            <w:rFonts w:ascii="Times New Roman" w:eastAsia="Times New Roman" w:hAnsi="Times New Roman" w:cs="Times New Roman"/>
          </w:rPr>
          <w:t>h</w:t>
        </w:r>
      </w:ins>
      <w:ins w:id="2326" w:author="Benton, Deon" w:date="2026-05-15T18:39:00Z" w16du:dateUtc="2026-05-15T23:39:00Z">
        <w:r w:rsidR="00F430BB">
          <w:rPr>
            <w:rFonts w:ascii="Times New Roman" w:eastAsia="Times New Roman" w:hAnsi="Times New Roman" w:cs="Times New Roman"/>
          </w:rPr>
          <w:t xml:space="preserve">is conclusion is not without basis. </w:t>
        </w:r>
      </w:ins>
      <w:ins w:id="2327" w:author="Benton, Deon" w:date="2026-05-15T18:42:00Z" w16du:dateUtc="2026-05-15T23:42:00Z">
        <w:r w:rsidR="00F430BB">
          <w:rPr>
            <w:rFonts w:ascii="Times New Roman" w:eastAsia="Times New Roman" w:hAnsi="Times New Roman" w:cs="Times New Roman"/>
          </w:rPr>
          <w:t>Th</w:t>
        </w:r>
      </w:ins>
      <w:ins w:id="2328"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2329" w:author="Benton, Deon" w:date="2026-05-15T18:45:00Z" w16du:dateUtc="2026-05-15T23:45:00Z">
        <w:r w:rsidR="00F430BB">
          <w:rPr>
            <w:rFonts w:ascii="Times New Roman" w:eastAsia="Times New Roman" w:hAnsi="Times New Roman" w:cs="Times New Roman"/>
          </w:rPr>
          <w:t xml:space="preserve"> (for that information, see </w:t>
        </w:r>
      </w:ins>
      <w:ins w:id="2330" w:author="Benton, Deon" w:date="2026-05-15T18:46:00Z" w16du:dateUtc="2026-05-15T23:46:00Z">
        <w:r w:rsidR="00B44489">
          <w:rPr>
            <w:rFonts w:ascii="Times New Roman" w:eastAsia="Times New Roman" w:hAnsi="Times New Roman" w:cs="Times New Roman"/>
          </w:rPr>
          <w:t>Jara-Ettinger et al., 2016</w:t>
        </w:r>
      </w:ins>
      <w:ins w:id="2331" w:author="Benton, Deon" w:date="2026-05-15T18:47:00Z" w16du:dateUtc="2026-05-15T23:47:00Z">
        <w:r w:rsidR="00B44489">
          <w:rPr>
            <w:rFonts w:ascii="Times New Roman" w:eastAsia="Times New Roman" w:hAnsi="Times New Roman" w:cs="Times New Roman"/>
          </w:rPr>
          <w:t>; Jara-Etttinger et al., 2020</w:t>
        </w:r>
      </w:ins>
      <w:ins w:id="2332" w:author="Benton, Deon" w:date="2026-05-15T18:46:00Z" w16du:dateUtc="2026-05-15T23:46:00Z">
        <w:r w:rsidR="00B44489">
          <w:rPr>
            <w:rFonts w:ascii="Times New Roman" w:eastAsia="Times New Roman" w:hAnsi="Times New Roman" w:cs="Times New Roman"/>
          </w:rPr>
          <w:t>)</w:t>
        </w:r>
      </w:ins>
      <w:ins w:id="2333" w:author="Benton, Deon" w:date="2026-05-15T18:43:00Z" w16du:dateUtc="2026-05-15T23:43:00Z">
        <w:r w:rsidR="00F430BB">
          <w:rPr>
            <w:rFonts w:ascii="Times New Roman" w:eastAsia="Times New Roman" w:hAnsi="Times New Roman" w:cs="Times New Roman"/>
          </w:rPr>
          <w:t xml:space="preserve">, </w:t>
        </w:r>
      </w:ins>
      <w:ins w:id="2334" w:author="Benton, Deon" w:date="2026-05-15T18:44:00Z" w16du:dateUtc="2026-05-15T23:44:00Z">
        <w:r w:rsidR="00F430BB">
          <w:rPr>
            <w:rFonts w:ascii="Times New Roman" w:eastAsia="Times New Roman" w:hAnsi="Times New Roman" w:cs="Times New Roman"/>
          </w:rPr>
          <w:t xml:space="preserve">an aspect of this model that is </w:t>
        </w:r>
      </w:ins>
      <w:ins w:id="2335" w:author="Benton, Deon" w:date="2026-05-15T18:47:00Z" w16du:dateUtc="2026-05-15T23:47:00Z">
        <w:r w:rsidR="00B44489">
          <w:rPr>
            <w:rFonts w:ascii="Times New Roman" w:eastAsia="Times New Roman" w:hAnsi="Times New Roman" w:cs="Times New Roman"/>
          </w:rPr>
          <w:t>worth highlighting here is</w:t>
        </w:r>
      </w:ins>
      <w:ins w:id="2336" w:author="Benton, Deon" w:date="2026-05-15T18:44:00Z" w16du:dateUtc="2026-05-15T23:44:00Z">
        <w:r w:rsidR="00F430BB">
          <w:rPr>
            <w:rFonts w:ascii="Times New Roman" w:eastAsia="Times New Roman" w:hAnsi="Times New Roman" w:cs="Times New Roman"/>
          </w:rPr>
          <w:t xml:space="preserve"> that </w:t>
        </w:r>
      </w:ins>
      <w:ins w:id="2337" w:author="Benton, Deon" w:date="2026-05-15T18:48:00Z" w16du:dateUtc="2026-05-15T23:48:00Z">
        <w:r w:rsidR="00B44489">
          <w:rPr>
            <w:rFonts w:ascii="Times New Roman" w:eastAsia="Times New Roman" w:hAnsi="Times New Roman" w:cs="Times New Roman"/>
          </w:rPr>
          <w:t xml:space="preserve">in the model </w:t>
        </w:r>
      </w:ins>
      <w:ins w:id="2338" w:author="Benton, Deon" w:date="2026-05-15T18:44:00Z" w16du:dateUtc="2026-05-15T23:44:00Z">
        <w:r w:rsidR="00F430BB">
          <w:rPr>
            <w:rFonts w:ascii="Times New Roman" w:eastAsia="Times New Roman" w:hAnsi="Times New Roman" w:cs="Times New Roman"/>
          </w:rPr>
          <w:t>cost is defined in terms o</w:t>
        </w:r>
      </w:ins>
      <w:ins w:id="2339" w:author="Benton, Deon" w:date="2026-05-15T18:45:00Z" w16du:dateUtc="2026-05-15T23:45:00Z">
        <w:r w:rsidR="00F430BB">
          <w:rPr>
            <w:rFonts w:ascii="Times New Roman" w:eastAsia="Times New Roman" w:hAnsi="Times New Roman" w:cs="Times New Roman"/>
          </w:rPr>
          <w:t>f an agent’s actions (or more formally, its policy</w:t>
        </w:r>
      </w:ins>
      <w:ins w:id="2340" w:author="Benton, Deon" w:date="2026-05-15T18:48:00Z" w16du:dateUtc="2026-05-15T23:48:00Z">
        <w:r w:rsidR="00B44489">
          <w:rPr>
            <w:rFonts w:ascii="Times New Roman" w:eastAsia="Times New Roman" w:hAnsi="Times New Roman" w:cs="Times New Roman"/>
          </w:rPr>
          <w:t>)</w:t>
        </w:r>
      </w:ins>
      <w:ins w:id="2341" w:author="Benton, Deon" w:date="2026-05-15T18:26:00Z" w16du:dateUtc="2026-05-15T23:26:00Z">
        <w:r w:rsidR="00DE305C">
          <w:rPr>
            <w:rFonts w:ascii="Times New Roman" w:eastAsia="Times New Roman" w:hAnsi="Times New Roman" w:cs="Times New Roman"/>
          </w:rPr>
          <w:t>—</w:t>
        </w:r>
      </w:ins>
      <w:ins w:id="2342" w:author="Benton, Deon" w:date="2026-05-15T18:36:00Z" w16du:dateUtc="2026-05-15T23:36:00Z">
        <w:r w:rsidR="00500F56">
          <w:rPr>
            <w:rFonts w:ascii="Times New Roman" w:eastAsia="Times New Roman" w:hAnsi="Times New Roman" w:cs="Times New Roman"/>
          </w:rPr>
          <w:t>this policy is equivalent</w:t>
        </w:r>
      </w:ins>
      <w:ins w:id="2343"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2344" w:author="Benton, Deon" w:date="2026-05-15T19:21:00Z" w16du:dateUtc="2026-05-16T00:21:00Z"/>
          <w:rFonts w:ascii="Times New Roman" w:eastAsia="Times New Roman" w:hAnsi="Times New Roman" w:cs="Times New Roman"/>
        </w:rPr>
      </w:pPr>
      <w:ins w:id="2345" w:author="Benton, Deon" w:date="2026-05-15T18:52:00Z" w16du:dateUtc="2026-05-15T23:52:00Z">
        <w:r>
          <w:rPr>
            <w:rFonts w:ascii="Times New Roman" w:eastAsia="Times New Roman" w:hAnsi="Times New Roman" w:cs="Times New Roman"/>
          </w:rPr>
          <w:t>In addition to testing the first prediction</w:t>
        </w:r>
      </w:ins>
      <w:ins w:id="2346" w:author="Benton, Deon" w:date="2026-05-15T18:53:00Z" w16du:dateUtc="2026-05-15T23:53:00Z">
        <w:r>
          <w:rPr>
            <w:rFonts w:ascii="Times New Roman" w:eastAsia="Times New Roman" w:hAnsi="Times New Roman" w:cs="Times New Roman"/>
          </w:rPr>
          <w:t xml:space="preserve"> </w:t>
        </w:r>
      </w:ins>
      <w:ins w:id="2347" w:author="Benton, Deon" w:date="2026-05-15T18:54:00Z" w16du:dateUtc="2026-05-15T23:54:00Z">
        <w:r w:rsidR="005B7892">
          <w:rPr>
            <w:rFonts w:ascii="Times New Roman" w:eastAsia="Times New Roman" w:hAnsi="Times New Roman" w:cs="Times New Roman"/>
          </w:rPr>
          <w:t xml:space="preserve">of </w:t>
        </w:r>
      </w:ins>
      <w:ins w:id="2348"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2349" w:author="Benton, Deon" w:date="2026-05-15T18:52:00Z" w16du:dateUtc="2026-05-15T23:52:00Z">
        <w:r>
          <w:rPr>
            <w:rFonts w:ascii="Times New Roman" w:eastAsia="Times New Roman" w:hAnsi="Times New Roman" w:cs="Times New Roman"/>
          </w:rPr>
          <w:t xml:space="preserve">, </w:t>
        </w:r>
      </w:ins>
      <w:ins w:id="2350" w:author="Benton, Deon" w:date="2026-05-15T18:55:00Z" w16du:dateUtc="2026-05-15T23:55:00Z">
        <w:r w:rsidR="005B7892">
          <w:rPr>
            <w:rFonts w:ascii="Times New Roman" w:eastAsia="Times New Roman" w:hAnsi="Times New Roman" w:cs="Times New Roman"/>
          </w:rPr>
          <w:t xml:space="preserve">it will also be important in future research </w:t>
        </w:r>
      </w:ins>
      <w:ins w:id="2351" w:author="Benton, Deon" w:date="2026-05-15T18:52:00Z" w16du:dateUtc="2026-05-15T23:52:00Z">
        <w:r>
          <w:rPr>
            <w:rFonts w:ascii="Times New Roman" w:eastAsia="Times New Roman" w:hAnsi="Times New Roman" w:cs="Times New Roman"/>
          </w:rPr>
          <w:t>to</w:t>
        </w:r>
      </w:ins>
      <w:ins w:id="2352" w:author="Benton, Deon" w:date="2026-05-15T18:53:00Z" w16du:dateUtc="2026-05-15T23:53:00Z">
        <w:r>
          <w:rPr>
            <w:rFonts w:ascii="Times New Roman" w:eastAsia="Times New Roman" w:hAnsi="Times New Roman" w:cs="Times New Roman"/>
          </w:rPr>
          <w:t xml:space="preserve"> test th</w:t>
        </w:r>
      </w:ins>
      <w:ins w:id="2353" w:author="Benton, Deon" w:date="2026-05-15T18:54:00Z" w16du:dateUtc="2026-05-15T23:54:00Z">
        <w:r w:rsidR="005B7892">
          <w:rPr>
            <w:rFonts w:ascii="Times New Roman" w:eastAsia="Times New Roman" w:hAnsi="Times New Roman" w:cs="Times New Roman"/>
          </w:rPr>
          <w:t xml:space="preserve">e predictions </w:t>
        </w:r>
      </w:ins>
      <w:ins w:id="2354"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2355" w:author="Benton, Deon" w:date="2026-05-15T18:54:00Z" w16du:dateUtc="2026-05-15T23:54:00Z">
        <w:r w:rsidR="005B7892">
          <w:rPr>
            <w:rFonts w:ascii="Times New Roman" w:eastAsia="Times New Roman" w:hAnsi="Times New Roman" w:cs="Times New Roman"/>
          </w:rPr>
          <w:t xml:space="preserve"> The current account would be supported if </w:t>
        </w:r>
      </w:ins>
      <w:ins w:id="2356" w:author="Benton, Deon" w:date="2026-05-15T18:52:00Z" w16du:dateUtc="2026-05-15T23:52:00Z">
        <w:r>
          <w:rPr>
            <w:rFonts w:ascii="Times New Roman" w:eastAsia="Times New Roman" w:hAnsi="Times New Roman" w:cs="Times New Roman"/>
          </w:rPr>
          <w:t xml:space="preserve"> </w:t>
        </w:r>
      </w:ins>
      <w:ins w:id="2357" w:author="Benton, Deon" w:date="2026-05-15T18:55:00Z" w16du:dateUtc="2026-05-15T23:55:00Z">
        <w:r w:rsidR="008E49B9">
          <w:rPr>
            <w:rFonts w:ascii="Times New Roman" w:eastAsia="Times New Roman" w:hAnsi="Times New Roman" w:cs="Times New Roman"/>
          </w:rPr>
          <w:t>infants’ looking behaviors aligns</w:t>
        </w:r>
      </w:ins>
      <w:ins w:id="2358"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2359" w:author="Benton, Deon" w:date="2026-05-15T18:57:00Z" w16du:dateUtc="2026-05-15T23:57:00Z">
        <w:r w:rsidR="00147883">
          <w:rPr>
            <w:rFonts w:ascii="Times New Roman" w:eastAsia="Times New Roman" w:hAnsi="Times New Roman" w:cs="Times New Roman"/>
          </w:rPr>
          <w:t>two simulations presented in this section</w:t>
        </w:r>
      </w:ins>
      <w:ins w:id="2360" w:author="Benton, Deon" w:date="2026-05-15T18:58:00Z" w16du:dateUtc="2026-05-15T23:58:00Z">
        <w:r w:rsidR="00147883">
          <w:rPr>
            <w:rFonts w:ascii="Times New Roman" w:eastAsia="Times New Roman" w:hAnsi="Times New Roman" w:cs="Times New Roman"/>
          </w:rPr>
          <w:t xml:space="preserve">; </w:t>
        </w:r>
      </w:ins>
      <w:ins w:id="2361"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2362" w:author="Benton, Deon" w:date="2026-05-15T19:00:00Z" w16du:dateUtc="2026-05-16T00:00:00Z">
        <w:r w:rsidR="00147883">
          <w:rPr>
            <w:rFonts w:ascii="Times New Roman" w:eastAsia="Times New Roman" w:hAnsi="Times New Roman" w:cs="Times New Roman"/>
          </w:rPr>
          <w:t>sufficiently powered study, infants look equally long at</w:t>
        </w:r>
      </w:ins>
      <w:ins w:id="2363" w:author="Benton, Deon" w:date="2026-05-15T19:01:00Z" w16du:dateUtc="2026-05-16T00:01:00Z">
        <w:r w:rsidR="00147883">
          <w:rPr>
            <w:rFonts w:ascii="Times New Roman" w:eastAsia="Times New Roman" w:hAnsi="Times New Roman" w:cs="Times New Roman"/>
          </w:rPr>
          <w:t xml:space="preserve"> the</w:t>
        </w:r>
      </w:ins>
      <w:ins w:id="2364" w:author="Benton, Deon" w:date="2026-05-15T19:00:00Z" w16du:dateUtc="2026-05-16T00:00:00Z">
        <w:r w:rsidR="00147883">
          <w:rPr>
            <w:rFonts w:ascii="Times New Roman" w:eastAsia="Times New Roman" w:hAnsi="Times New Roman" w:cs="Times New Roman"/>
          </w:rPr>
          <w:t xml:space="preserve"> test events corresponding to those in </w:t>
        </w:r>
      </w:ins>
      <w:ins w:id="2365" w:author="Benton, Deon" w:date="2026-05-15T19:01:00Z" w16du:dateUtc="2026-05-16T00:01:00Z">
        <w:r w:rsidR="00147883">
          <w:rPr>
            <w:rFonts w:ascii="Times New Roman" w:eastAsia="Times New Roman" w:hAnsi="Times New Roman" w:cs="Times New Roman"/>
          </w:rPr>
          <w:t>both of the simulations reported here</w:t>
        </w:r>
      </w:ins>
      <w:ins w:id="2366" w:author="Benton, Deon" w:date="2026-05-15T18:56:00Z" w16du:dateUtc="2026-05-15T23:56:00Z">
        <w:r w:rsidR="00147883">
          <w:rPr>
            <w:rFonts w:ascii="Times New Roman" w:eastAsia="Times New Roman" w:hAnsi="Times New Roman" w:cs="Times New Roman"/>
          </w:rPr>
          <w:t>.</w:t>
        </w:r>
      </w:ins>
      <w:ins w:id="2367"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2368" w:author="Benton, Deon" w:date="2026-05-15T19:04:00Z" w16du:dateUtc="2026-05-16T00:04:00Z">
        <w:r w:rsidR="00147883">
          <w:rPr>
            <w:rFonts w:ascii="Times New Roman" w:eastAsia="Times New Roman" w:hAnsi="Times New Roman" w:cs="Times New Roman"/>
          </w:rPr>
          <w:t>analogue</w:t>
        </w:r>
      </w:ins>
      <w:ins w:id="2369"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2370" w:author="Benton, Deon" w:date="2026-05-15T19:04:00Z" w16du:dateUtc="2026-05-16T00:04:00Z">
        <w:r w:rsidR="00147883">
          <w:rPr>
            <w:rFonts w:ascii="Times New Roman" w:eastAsia="Times New Roman" w:hAnsi="Times New Roman" w:cs="Times New Roman"/>
          </w:rPr>
          <w:t>the domain-specific proposals</w:t>
        </w:r>
      </w:ins>
      <w:ins w:id="2371" w:author="Benton, Deon" w:date="2026-05-15T19:07:00Z" w16du:dateUtc="2026-05-16T00:07:00Z">
        <w:r w:rsidR="0067797E">
          <w:rPr>
            <w:rFonts w:ascii="Times New Roman" w:eastAsia="Times New Roman" w:hAnsi="Times New Roman" w:cs="Times New Roman"/>
          </w:rPr>
          <w:t xml:space="preserve"> may</w:t>
        </w:r>
      </w:ins>
      <w:ins w:id="2372" w:author="Benton, Deon" w:date="2026-05-15T19:04:00Z" w16du:dateUtc="2026-05-16T00:04:00Z">
        <w:r w:rsidR="00147883">
          <w:rPr>
            <w:rFonts w:ascii="Times New Roman" w:eastAsia="Times New Roman" w:hAnsi="Times New Roman" w:cs="Times New Roman"/>
          </w:rPr>
          <w:t xml:space="preserve"> be</w:t>
        </w:r>
      </w:ins>
      <w:ins w:id="2373" w:author="Benton, Deon" w:date="2026-05-15T19:07:00Z" w16du:dateUtc="2026-05-16T00:07:00Z">
        <w:r w:rsidR="0067797E">
          <w:rPr>
            <w:rFonts w:ascii="Times New Roman" w:eastAsia="Times New Roman" w:hAnsi="Times New Roman" w:cs="Times New Roman"/>
          </w:rPr>
          <w:t xml:space="preserve">tter </w:t>
        </w:r>
      </w:ins>
      <w:ins w:id="2374"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2375" w:author="Benton, Deon" w:date="2026-05-15T19:04:00Z" w16du:dateUtc="2026-05-16T00:04:00Z">
        <w:r w:rsidR="00147883">
          <w:rPr>
            <w:rFonts w:ascii="Times New Roman" w:eastAsia="Times New Roman" w:hAnsi="Times New Roman" w:cs="Times New Roman"/>
          </w:rPr>
          <w:t>’ responses in a behavioral analogue</w:t>
        </w:r>
      </w:ins>
      <w:ins w:id="2376" w:author="Benton, Deon" w:date="2026-05-15T19:05:00Z" w16du:dateUtc="2026-05-16T00:05:00Z">
        <w:r w:rsidR="00147883">
          <w:rPr>
            <w:rFonts w:ascii="Times New Roman" w:eastAsia="Times New Roman" w:hAnsi="Times New Roman" w:cs="Times New Roman"/>
          </w:rPr>
          <w:t xml:space="preserve"> of the other simulation</w:t>
        </w:r>
      </w:ins>
      <w:ins w:id="2377"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2378" w:author="Benton, Deon" w:date="2026-05-15T19:07:00Z" w16du:dateUtc="2026-05-16T00:07:00Z">
        <w:r w:rsidR="0067797E">
          <w:rPr>
            <w:rFonts w:ascii="Times New Roman" w:eastAsia="Times New Roman" w:hAnsi="Times New Roman" w:cs="Times New Roman"/>
          </w:rPr>
          <w:t>people’s</w:t>
        </w:r>
      </w:ins>
      <w:ins w:id="2379" w:author="Benton, Deon" w:date="2026-05-15T19:03:00Z" w16du:dateUtc="2026-05-16T00:03:00Z">
        <w:r w:rsidR="00147883">
          <w:rPr>
            <w:rFonts w:ascii="Times New Roman" w:eastAsia="Times New Roman" w:hAnsi="Times New Roman" w:cs="Times New Roman"/>
          </w:rPr>
          <w:t xml:space="preserve"> actions</w:t>
        </w:r>
      </w:ins>
      <w:ins w:id="2380" w:author="Benton, Deon" w:date="2026-05-15T19:14:00Z" w16du:dateUtc="2026-05-16T00:14:00Z">
        <w:r w:rsidR="0067797E">
          <w:rPr>
            <w:rFonts w:ascii="Times New Roman" w:eastAsia="Times New Roman" w:hAnsi="Times New Roman" w:cs="Times New Roman"/>
          </w:rPr>
          <w:t>. Such a finding would also</w:t>
        </w:r>
      </w:ins>
      <w:ins w:id="2381" w:author="Benton, Deon" w:date="2026-05-15T19:05:00Z" w16du:dateUtc="2026-05-16T00:05:00Z">
        <w:r w:rsidR="00147883">
          <w:rPr>
            <w:rFonts w:ascii="Times New Roman" w:eastAsia="Times New Roman" w:hAnsi="Times New Roman" w:cs="Times New Roman"/>
          </w:rPr>
          <w:t xml:space="preserve"> with recent work s</w:t>
        </w:r>
      </w:ins>
      <w:ins w:id="2382" w:author="Benton, Deon" w:date="2026-05-15T19:07:00Z" w16du:dateUtc="2026-05-16T00:07:00Z">
        <w:r w:rsidR="0067797E">
          <w:rPr>
            <w:rFonts w:ascii="Times New Roman" w:eastAsia="Times New Roman" w:hAnsi="Times New Roman" w:cs="Times New Roman"/>
          </w:rPr>
          <w:t>uggesting</w:t>
        </w:r>
      </w:ins>
      <w:ins w:id="2383" w:author="Benton, Deon" w:date="2026-05-15T19:05:00Z" w16du:dateUtc="2026-05-16T00:05:00Z">
        <w:r w:rsidR="00147883">
          <w:rPr>
            <w:rFonts w:ascii="Times New Roman" w:eastAsia="Times New Roman" w:hAnsi="Times New Roman" w:cs="Times New Roman"/>
          </w:rPr>
          <w:t xml:space="preserve"> that</w:t>
        </w:r>
      </w:ins>
      <w:ins w:id="2384"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2385" w:author="Benton, Deon" w:date="2026-05-15T19:14:00Z" w16du:dateUtc="2026-05-16T00:14:00Z">
        <w:r w:rsidR="0067797E">
          <w:rPr>
            <w:rFonts w:ascii="Times New Roman" w:eastAsia="Times New Roman" w:hAnsi="Times New Roman" w:cs="Times New Roman"/>
          </w:rPr>
          <w:t>(</w:t>
        </w:r>
      </w:ins>
      <w:ins w:id="2386" w:author="Benton, Deon" w:date="2026-05-15T19:11:00Z" w16du:dateUtc="2026-05-16T00:11:00Z">
        <w:r w:rsidR="0067797E">
          <w:rPr>
            <w:rFonts w:ascii="Times New Roman" w:eastAsia="Times New Roman" w:hAnsi="Times New Roman" w:cs="Times New Roman"/>
          </w:rPr>
          <w:t>Slone &amp; Johnson, 201</w:t>
        </w:r>
      </w:ins>
      <w:ins w:id="2387" w:author="Benton, Deon" w:date="2026-05-15T19:12:00Z" w16du:dateUtc="2026-05-16T00:12:00Z">
        <w:r w:rsidR="0067797E">
          <w:rPr>
            <w:rFonts w:ascii="Times New Roman" w:eastAsia="Times New Roman" w:hAnsi="Times New Roman" w:cs="Times New Roman"/>
          </w:rPr>
          <w:t xml:space="preserve">8) may be governed by </w:t>
        </w:r>
      </w:ins>
      <w:ins w:id="2388" w:author="Benton, Deon" w:date="2026-05-15T19:05:00Z" w16du:dateUtc="2026-05-16T00:05:00Z">
        <w:r w:rsidR="00147883">
          <w:rPr>
            <w:rFonts w:ascii="Times New Roman" w:eastAsia="Times New Roman" w:hAnsi="Times New Roman" w:cs="Times New Roman"/>
          </w:rPr>
          <w:t>multiple</w:t>
        </w:r>
      </w:ins>
      <w:ins w:id="2389" w:author="Benton, Deon" w:date="2026-05-15T19:12:00Z" w16du:dateUtc="2026-05-16T00:12:00Z">
        <w:r w:rsidR="0067797E">
          <w:rPr>
            <w:rFonts w:ascii="Times New Roman" w:eastAsia="Times New Roman" w:hAnsi="Times New Roman" w:cs="Times New Roman"/>
          </w:rPr>
          <w:t xml:space="preserve"> cognitive</w:t>
        </w:r>
      </w:ins>
      <w:ins w:id="2390" w:author="Benton, Deon" w:date="2026-05-15T19:05:00Z" w16du:dateUtc="2026-05-16T00:05:00Z">
        <w:r w:rsidR="00147883">
          <w:rPr>
            <w:rFonts w:ascii="Times New Roman" w:eastAsia="Times New Roman" w:hAnsi="Times New Roman" w:cs="Times New Roman"/>
          </w:rPr>
          <w:t xml:space="preserve"> </w:t>
        </w:r>
      </w:ins>
      <w:ins w:id="2391" w:author="Benton, Deon" w:date="2026-05-15T19:07:00Z" w16du:dateUtc="2026-05-16T00:07:00Z">
        <w:r w:rsidR="0067797E">
          <w:rPr>
            <w:rFonts w:ascii="Times New Roman" w:eastAsia="Times New Roman" w:hAnsi="Times New Roman" w:cs="Times New Roman"/>
          </w:rPr>
          <w:t>mechanisms</w:t>
        </w:r>
      </w:ins>
      <w:ins w:id="2392" w:author="Benton, Deon" w:date="2026-05-15T18:56:00Z" w16du:dateUtc="2026-05-15T23:56:00Z">
        <w:r w:rsidR="00147883">
          <w:rPr>
            <w:rFonts w:ascii="Times New Roman" w:eastAsia="Times New Roman" w:hAnsi="Times New Roman" w:cs="Times New Roman"/>
          </w:rPr>
          <w:t xml:space="preserve">. </w:t>
        </w:r>
      </w:ins>
      <w:ins w:id="2393" w:author="Benton, Deon" w:date="2026-05-15T19:19:00Z" w16du:dateUtc="2026-05-16T00:19:00Z">
        <w:r w:rsidR="0049541C">
          <w:rPr>
            <w:rFonts w:ascii="Times New Roman" w:eastAsia="Times New Roman" w:hAnsi="Times New Roman" w:cs="Times New Roman"/>
          </w:rPr>
          <w:t>Only by testing the</w:t>
        </w:r>
      </w:ins>
      <w:ins w:id="2394" w:author="Benton, Deon" w:date="2026-05-15T19:20:00Z" w16du:dateUtc="2026-05-16T00:20:00Z">
        <w:r w:rsidR="0049541C">
          <w:rPr>
            <w:rFonts w:ascii="Times New Roman" w:eastAsia="Times New Roman" w:hAnsi="Times New Roman" w:cs="Times New Roman"/>
          </w:rPr>
          <w:t xml:space="preserve"> current</w:t>
        </w:r>
      </w:ins>
      <w:ins w:id="2395" w:author="Benton, Deon" w:date="2026-05-15T19:19:00Z" w16du:dateUtc="2026-05-16T00:19:00Z">
        <w:r w:rsidR="0049541C">
          <w:rPr>
            <w:rFonts w:ascii="Times New Roman" w:eastAsia="Times New Roman" w:hAnsi="Times New Roman" w:cs="Times New Roman"/>
          </w:rPr>
          <w:t xml:space="preserve"> predictions in</w:t>
        </w:r>
      </w:ins>
      <w:ins w:id="2396" w:author="Benton, Deon" w:date="2026-05-15T19:20:00Z" w16du:dateUtc="2026-05-16T00:20:00Z">
        <w:r w:rsidR="0049541C">
          <w:rPr>
            <w:rFonts w:ascii="Times New Roman" w:eastAsia="Times New Roman" w:hAnsi="Times New Roman" w:cs="Times New Roman"/>
          </w:rPr>
          <w:t xml:space="preserve"> future</w:t>
        </w:r>
      </w:ins>
      <w:ins w:id="2397" w:author="Benton, Deon" w:date="2026-05-15T19:19:00Z" w16du:dateUtc="2026-05-16T00:19:00Z">
        <w:r w:rsidR="0049541C">
          <w:rPr>
            <w:rFonts w:ascii="Times New Roman" w:eastAsia="Times New Roman" w:hAnsi="Times New Roman" w:cs="Times New Roman"/>
          </w:rPr>
          <w:t xml:space="preserve"> </w:t>
        </w:r>
      </w:ins>
      <w:ins w:id="2398" w:author="Benton, Deon" w:date="2026-05-15T19:20:00Z" w16du:dateUtc="2026-05-16T00:20:00Z">
        <w:r w:rsidR="0049541C">
          <w:rPr>
            <w:rFonts w:ascii="Times New Roman" w:eastAsia="Times New Roman" w:hAnsi="Times New Roman" w:cs="Times New Roman"/>
          </w:rPr>
          <w:t>behavioral</w:t>
        </w:r>
      </w:ins>
      <w:ins w:id="2399" w:author="Benton, Deon" w:date="2026-05-15T19:19:00Z" w16du:dateUtc="2026-05-16T00:19:00Z">
        <w:r w:rsidR="0049541C">
          <w:rPr>
            <w:rFonts w:ascii="Times New Roman" w:eastAsia="Times New Roman" w:hAnsi="Times New Roman" w:cs="Times New Roman"/>
          </w:rPr>
          <w:t xml:space="preserve"> experiment</w:t>
        </w:r>
      </w:ins>
      <w:ins w:id="2400" w:author="Benton, Deon" w:date="2026-05-15T19:20:00Z" w16du:dateUtc="2026-05-16T00:20:00Z">
        <w:r w:rsidR="0049541C">
          <w:rPr>
            <w:rFonts w:ascii="Times New Roman" w:eastAsia="Times New Roman" w:hAnsi="Times New Roman" w:cs="Times New Roman"/>
          </w:rPr>
          <w:t>s</w:t>
        </w:r>
      </w:ins>
      <w:ins w:id="2401" w:author="Benton, Deon" w:date="2026-05-15T19:19:00Z" w16du:dateUtc="2026-05-16T00:19:00Z">
        <w:r w:rsidR="0049541C">
          <w:rPr>
            <w:rFonts w:ascii="Times New Roman" w:eastAsia="Times New Roman" w:hAnsi="Times New Roman" w:cs="Times New Roman"/>
          </w:rPr>
          <w:t xml:space="preserve"> can</w:t>
        </w:r>
      </w:ins>
      <w:ins w:id="2402"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403"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404"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405"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406"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407"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ins w:id="2408"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409"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410"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411"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412" w:author="Benton, Deon" w:date="2026-05-16T16:03:00Z" w16du:dateUtc="2026-05-16T21:03:00Z">
        <w:r w:rsidR="008D00E0">
          <w:rPr>
            <w:rFonts w:ascii="Times New Roman" w:eastAsia="Times New Roman" w:hAnsi="Times New Roman" w:cs="Times New Roman"/>
          </w:rPr>
          <w:t xml:space="preserve">—of which studies assessing infants’ </w:t>
        </w:r>
      </w:ins>
      <w:ins w:id="2413"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414"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415" w:author="Benton, Deon" w:date="2026-05-16T16:04:00Z" w16du:dateUtc="2026-05-16T21:04:00Z">
        <w:r w:rsidR="008D00E0">
          <w:rPr>
            <w:rFonts w:ascii="Times New Roman" w:eastAsia="Times New Roman" w:hAnsi="Times New Roman" w:cs="Times New Roman"/>
          </w:rPr>
          <w:t xml:space="preserve"> </w:t>
        </w:r>
      </w:ins>
      <w:ins w:id="2416"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417"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418"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419"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420" w:author="Benton, Deon" w:date="2026-05-16T16:11:00Z" w16du:dateUtc="2026-05-16T21:11:00Z">
        <w:r w:rsidRPr="004B23E6">
          <w:rPr>
            <w:rFonts w:ascii="Times New Roman" w:eastAsia="Times New Roman" w:hAnsi="Times New Roman" w:cs="Times New Roman"/>
          </w:rPr>
          <w:t xml:space="preserve"> surface features</w:t>
        </w:r>
      </w:ins>
      <w:ins w:id="2421"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422"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423" w:author="Benton, Deon" w:date="2026-05-16T16:11:00Z" w16du:dateUtc="2026-05-16T21:11:00Z">
        <w:r w:rsidRPr="004B23E6">
          <w:rPr>
            <w:rFonts w:ascii="Times New Roman" w:eastAsia="Times New Roman" w:hAnsi="Times New Roman" w:cs="Times New Roman"/>
          </w:rPr>
          <w:t xml:space="preserve"> and infants’ real-world action experience.</w:t>
        </w:r>
      </w:ins>
      <w:ins w:id="2424" w:author="Benton, Deon" w:date="2026-05-16T16:14:00Z" w16du:dateUtc="2026-05-16T21:14:00Z">
        <w:r>
          <w:rPr>
            <w:rFonts w:ascii="Times New Roman" w:eastAsia="Times New Roman" w:hAnsi="Times New Roman" w:cs="Times New Roman"/>
          </w:rPr>
          <w:t xml:space="preserve"> The central goal of the current paper was to determine</w:t>
        </w:r>
      </w:ins>
      <w:ins w:id="2425"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426"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427" w:author="Benton, Deon" w:date="2026-05-16T16:15:00Z" w16du:dateUtc="2026-05-16T21:15:00Z">
        <w:r w:rsidR="004B23E6">
          <w:rPr>
            <w:rFonts w:ascii="Times New Roman" w:eastAsia="Times New Roman" w:hAnsi="Times New Roman" w:cs="Times New Roman"/>
          </w:rPr>
          <w:t xml:space="preserve"> </w:t>
        </w:r>
      </w:ins>
      <w:ins w:id="2428"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429"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430" w:author="Benton, Deon" w:date="2026-05-16T16:15:00Z" w16du:dateUtc="2026-05-16T21:15:00Z">
        <w:r w:rsidR="004B23E6">
          <w:rPr>
            <w:rFonts w:ascii="Times New Roman" w:eastAsia="Times New Roman" w:hAnsi="Times New Roman" w:cs="Times New Roman"/>
          </w:rPr>
          <w:t xml:space="preserve"> </w:t>
        </w:r>
      </w:ins>
      <w:ins w:id="2431" w:author="Benton, Deon" w:date="2026-05-16T16:18:00Z" w16du:dateUtc="2026-05-16T21:18:00Z">
        <w:r w:rsidR="004B23E6">
          <w:rPr>
            <w:rFonts w:ascii="Times New Roman" w:eastAsia="Times New Roman" w:hAnsi="Times New Roman" w:cs="Times New Roman"/>
          </w:rPr>
          <w:t xml:space="preserve">new </w:t>
        </w:r>
      </w:ins>
      <w:ins w:id="2432" w:author="Benton, Deon" w:date="2026-05-16T16:15:00Z" w16du:dateUtc="2026-05-16T21:15:00Z">
        <w:r w:rsidR="004B23E6">
          <w:rPr>
            <w:rFonts w:ascii="Times New Roman" w:eastAsia="Times New Roman" w:hAnsi="Times New Roman" w:cs="Times New Roman"/>
          </w:rPr>
          <w:t xml:space="preserve">connectionist model called </w:t>
        </w:r>
      </w:ins>
      <w:ins w:id="2433"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434" w:author="Benton, Deon" w:date="2026-05-16T16:18:00Z" w16du:dateUtc="2026-05-16T21:18:00Z">
        <w:r w:rsidR="004B23E6">
          <w:rPr>
            <w:rFonts w:ascii="Times New Roman" w:eastAsia="Times New Roman" w:hAnsi="Times New Roman" w:cs="Times New Roman"/>
          </w:rPr>
          <w:t xml:space="preserve"> these </w:t>
        </w:r>
      </w:ins>
      <w:ins w:id="2435"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436" w:author="Benton, Deon" w:date="2026-05-16T16:16:00Z" w16du:dateUtc="2026-05-16T21:16:00Z">
        <w:r w:rsidR="004B23E6">
          <w:rPr>
            <w:rFonts w:ascii="Times New Roman" w:eastAsia="Times New Roman" w:hAnsi="Times New Roman" w:cs="Times New Roman"/>
          </w:rPr>
          <w:t xml:space="preserve"> but </w:t>
        </w:r>
      </w:ins>
      <w:ins w:id="2437"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438"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439"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440"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441"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442" w:author="Benton, Deon" w:date="2026-05-16T20:03:00Z" w16du:dateUtc="2026-05-17T01:03:00Z">
        <w:r w:rsidR="00985A4A">
          <w:rPr>
            <w:rFonts w:ascii="Times New Roman" w:eastAsia="Times New Roman" w:hAnsi="Times New Roman" w:cs="Times New Roman"/>
          </w:rPr>
          <w:t xml:space="preserve">of action efficiency </w:t>
        </w:r>
      </w:ins>
      <w:ins w:id="2443" w:author="Benton, Deon" w:date="2026-05-16T20:04:00Z" w16du:dateUtc="2026-05-17T01:04:00Z">
        <w:r w:rsidR="00985A4A">
          <w:rPr>
            <w:rFonts w:ascii="Times New Roman" w:eastAsia="Times New Roman" w:hAnsi="Times New Roman" w:cs="Times New Roman"/>
          </w:rPr>
          <w:t>understanding in infants</w:t>
        </w:r>
      </w:ins>
      <w:ins w:id="2444"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(Overwalle, 2010)</w:t>
      </w:r>
      <w:ins w:id="2445" w:author="Benton, Deon" w:date="2026-05-16T16:21:00Z" w16du:dateUtc="2026-05-16T21:21:00Z">
        <w:r w:rsidR="006C2BEB" w:rsidRPr="006C2BEB">
          <w:rPr>
            <w:rFonts w:ascii="Times New Roman" w:eastAsia="Times New Roman" w:hAnsi="Times New Roman" w:cs="Times New Roman"/>
          </w:rPr>
          <w:t>, or an extended version of that model</w:t>
        </w:r>
      </w:ins>
      <w:ins w:id="2446" w:author="Benton, Deon" w:date="2026-05-16T16:22:00Z" w16du:dateUtc="2026-05-16T21:22:00Z">
        <w:r w:rsidR="006C2BEB">
          <w:rPr>
            <w:rFonts w:ascii="Times New Roman" w:eastAsia="Times New Roman" w:hAnsi="Times New Roman" w:cs="Times New Roman"/>
          </w:rPr>
          <w:t xml:space="preserve"> called OM10-2.</w:t>
        </w:r>
      </w:ins>
      <w:ins w:id="2447"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1—which </w:t>
      </w:r>
      <w:ins w:id="2448" w:author="Benton, Deon" w:date="2026-05-16T19:56:00Z" w16du:dateUtc="2026-05-17T00:56:00Z">
        <w:r w:rsidR="00985A4A">
          <w:rPr>
            <w:rFonts w:ascii="Times New Roman" w:eastAsia="Times New Roman" w:hAnsi="Times New Roman" w:cs="Times New Roman"/>
          </w:rPr>
          <w:t xml:space="preserve">shows </w:t>
        </w:r>
      </w:ins>
      <w:ins w:id="2449" w:author="Benton, Deon" w:date="2026-05-16T19:57:00Z" w16du:dateUtc="2026-05-17T00:57:00Z">
        <w:r w:rsidR="00985A4A">
          <w:rPr>
            <w:rFonts w:ascii="Times New Roman" w:eastAsia="Times New Roman" w:hAnsi="Times New Roman" w:cs="Times New Roman"/>
          </w:rPr>
          <w:t xml:space="preserve">the qualitative fits of </w:t>
        </w:r>
      </w:ins>
      <w:ins w:id="2450" w:author="Benton, Deon" w:date="2026-05-16T20:04:00Z" w16du:dateUtc="2026-05-17T01:04:00Z">
        <w:r w:rsidR="004620D0">
          <w:rPr>
            <w:rFonts w:ascii="Times New Roman" w:eastAsia="Times New Roman" w:hAnsi="Times New Roman" w:cs="Times New Roman"/>
          </w:rPr>
          <w:t>each of</w:t>
        </w:r>
      </w:ins>
      <w:ins w:id="2451" w:author="Benton, Deon" w:date="2026-05-16T19:57:00Z" w16du:dateUtc="2026-05-17T00:57:00Z">
        <w:r w:rsidR="00985A4A">
          <w:rPr>
            <w:rFonts w:ascii="Times New Roman" w:eastAsia="Times New Roman" w:hAnsi="Times New Roman" w:cs="Times New Roman"/>
          </w:rPr>
          <w:t xml:space="preserve"> </w:t>
        </w:r>
      </w:ins>
      <w:ins w:id="2452" w:author="Benton, Deon" w:date="2026-05-16T20:04:00Z" w16du:dateUtc="2026-05-17T01:04:00Z">
        <w:r w:rsidR="00254310">
          <w:rPr>
            <w:rFonts w:ascii="Times New Roman" w:eastAsia="Times New Roman" w:hAnsi="Times New Roman" w:cs="Times New Roman"/>
          </w:rPr>
          <w:t>these models to the five target findings</w:t>
        </w:r>
      </w:ins>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operating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453"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454"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455"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the simulations reported here make a number of</w:t>
      </w:r>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 looking behaviors in existing action efficiency understanding studies reflects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456"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 xml:space="preserve">via processes identical to those in </w:t>
      </w:r>
      <w:r w:rsidR="00D55910">
        <w:rPr>
          <w:rFonts w:ascii="Times New Roman" w:eastAsia="Times New Roman" w:hAnsi="Times New Roman" w:cs="Times New Roman"/>
        </w:rPr>
        <w:lastRenderedPageBreak/>
        <w:t>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457"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458"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was outlined in the Introduction, </w:t>
        </w:r>
      </w:ins>
      <w:ins w:id="2459"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460"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461"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462"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463" w:author="Benton, Deon" w:date="2026-05-18T10:28:00Z" w16du:dateUtc="2026-05-18T15:28:00Z">
        <w:r w:rsidR="00C00953">
          <w:rPr>
            <w:rFonts w:ascii="Times New Roman" w:eastAsia="Times New Roman" w:hAnsi="Times New Roman" w:cs="Times New Roman"/>
          </w:rPr>
          <w:t>and eliminated the need to modify the</w:t>
        </w:r>
      </w:ins>
      <w:ins w:id="2464"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465" w:author="Benton, Deon" w:date="2026-05-18T10:28:00Z" w16du:dateUtc="2026-05-18T15:28:00Z">
        <w:r w:rsidR="00C00953">
          <w:rPr>
            <w:rFonts w:ascii="Times New Roman" w:eastAsia="Times New Roman" w:hAnsi="Times New Roman" w:cs="Times New Roman"/>
          </w:rPr>
          <w:t xml:space="preserve"> to capture different findings</w:t>
        </w:r>
      </w:ins>
      <w:ins w:id="2466" w:author="Benton, Deon" w:date="2026-05-18T10:25:00Z" w16du:dateUtc="2026-05-18T15:25:00Z">
        <w:r w:rsidR="00C6675C" w:rsidRPr="00C6675C">
          <w:rPr>
            <w:rFonts w:ascii="Times New Roman" w:eastAsia="Times New Roman" w:hAnsi="Times New Roman" w:cs="Times New Roman"/>
          </w:rPr>
          <w:t xml:space="preserve">. </w:t>
        </w:r>
      </w:ins>
      <w:ins w:id="2467" w:author="Benton, Deon" w:date="2026-05-18T10:28:00Z" w16du:dateUtc="2026-05-18T15:28:00Z">
        <w:r w:rsidR="00C3267F">
          <w:rPr>
            <w:rFonts w:ascii="Times New Roman" w:eastAsia="Times New Roman" w:hAnsi="Times New Roman" w:cs="Times New Roman"/>
          </w:rPr>
          <w:t>This latter point is especially important because</w:t>
        </w:r>
      </w:ins>
      <w:ins w:id="2468" w:author="Benton, Deon" w:date="2026-05-18T10:25:00Z" w16du:dateUtc="2026-05-18T15:25:00Z">
        <w:r w:rsidR="00C6675C" w:rsidRPr="00C6675C">
          <w:rPr>
            <w:rFonts w:ascii="Times New Roman" w:eastAsia="Times New Roman" w:hAnsi="Times New Roman" w:cs="Times New Roman"/>
          </w:rPr>
          <w:t xml:space="preserve"> extensive </w:t>
        </w:r>
      </w:ins>
      <w:ins w:id="2469" w:author="Benton, Deon" w:date="2026-05-18T10:28:00Z" w16du:dateUtc="2026-05-18T15:28:00Z">
        <w:r w:rsidR="00C3267F">
          <w:rPr>
            <w:rFonts w:ascii="Times New Roman" w:eastAsia="Times New Roman" w:hAnsi="Times New Roman" w:cs="Times New Roman"/>
          </w:rPr>
          <w:t>modifications to the model’s underlying architecture</w:t>
        </w:r>
      </w:ins>
      <w:ins w:id="2470" w:author="Benton, Deon" w:date="2026-05-18T10:25:00Z" w16du:dateUtc="2026-05-18T15:25:00Z">
        <w:r w:rsidR="00C6675C" w:rsidRPr="00C6675C">
          <w:rPr>
            <w:rFonts w:ascii="Times New Roman" w:eastAsia="Times New Roman" w:hAnsi="Times New Roman" w:cs="Times New Roman"/>
          </w:rPr>
          <w:t xml:space="preserve"> would make it difficult to </w:t>
        </w:r>
      </w:ins>
      <w:ins w:id="2471"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472" w:author="Benton, Deon" w:date="2026-05-18T10:40:00Z" w16du:dateUtc="2026-05-18T15:40:00Z">
        <w:r w:rsidR="0028125D">
          <w:rPr>
            <w:rFonts w:ascii="Times New Roman" w:eastAsia="Times New Roman" w:hAnsi="Times New Roman" w:cs="Times New Roman"/>
          </w:rPr>
          <w:t>del’s</w:t>
        </w:r>
      </w:ins>
      <w:ins w:id="2473" w:author="Benton, Deon" w:date="2026-05-18T10:30:00Z" w16du:dateUtc="2026-05-18T15:30:00Z">
        <w:r w:rsidR="00C3267F">
          <w:rPr>
            <w:rFonts w:ascii="Times New Roman" w:eastAsia="Times New Roman" w:hAnsi="Times New Roman" w:cs="Times New Roman"/>
          </w:rPr>
          <w:t xml:space="preserve"> explanatory breadth</w:t>
        </w:r>
      </w:ins>
      <w:ins w:id="2474" w:author="Benton, Deon" w:date="2026-05-18T10:25:00Z" w16du:dateUtc="2026-05-18T15:25:00Z">
        <w:r w:rsidR="00C6675C" w:rsidRPr="00C6675C">
          <w:rPr>
            <w:rFonts w:ascii="Times New Roman" w:eastAsia="Times New Roman" w:hAnsi="Times New Roman" w:cs="Times New Roman"/>
          </w:rPr>
          <w:t xml:space="preserve"> </w:t>
        </w:r>
      </w:ins>
      <w:ins w:id="2475" w:author="Benton, Deon" w:date="2026-05-18T10:40:00Z" w16du:dateUtc="2026-05-18T15:40:00Z">
        <w:r w:rsidR="0028125D">
          <w:rPr>
            <w:rFonts w:ascii="Times New Roman" w:eastAsia="Times New Roman" w:hAnsi="Times New Roman" w:cs="Times New Roman"/>
          </w:rPr>
          <w:t>or to atheoretical changes to its architecture.</w:t>
        </w:r>
      </w:ins>
      <w:ins w:id="2476"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477" w:author="Benton, Deon" w:date="2026-05-18T10:25:00Z" w16du:dateUtc="2026-05-18T15:25:00Z">
        <w:r w:rsidRPr="00C6675C">
          <w:rPr>
            <w:rFonts w:ascii="Times New Roman" w:eastAsia="Times New Roman" w:hAnsi="Times New Roman" w:cs="Times New Roman"/>
          </w:rPr>
          <w:t>At the same time,</w:t>
        </w:r>
      </w:ins>
      <w:ins w:id="2478" w:author="Benton, Deon" w:date="2026-05-18T10:31:00Z" w16du:dateUtc="2026-05-18T15:31:00Z">
        <w:r w:rsidR="0099604C">
          <w:rPr>
            <w:rFonts w:ascii="Times New Roman" w:eastAsia="Times New Roman" w:hAnsi="Times New Roman" w:cs="Times New Roman"/>
          </w:rPr>
          <w:t xml:space="preserve"> a potential downside </w:t>
        </w:r>
      </w:ins>
      <w:ins w:id="2479" w:author="Benton, Deon" w:date="2026-05-18T10:33:00Z" w16du:dateUtc="2026-05-18T15:33:00Z">
        <w:r w:rsidR="00096467">
          <w:rPr>
            <w:rFonts w:ascii="Times New Roman" w:eastAsia="Times New Roman" w:hAnsi="Times New Roman" w:cs="Times New Roman"/>
          </w:rPr>
          <w:t>of the current approach</w:t>
        </w:r>
      </w:ins>
      <w:ins w:id="2480" w:author="Benton, Deon" w:date="2026-05-18T10:31:00Z" w16du:dateUtc="2026-05-18T15:31:00Z">
        <w:r w:rsidR="0099604C">
          <w:rPr>
            <w:rFonts w:ascii="Times New Roman" w:eastAsia="Times New Roman" w:hAnsi="Times New Roman" w:cs="Times New Roman"/>
          </w:rPr>
          <w:t xml:space="preserve"> is that</w:t>
        </w:r>
      </w:ins>
      <w:ins w:id="2481"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482" w:author="Benton, Deon" w:date="2026-05-18T10:34:00Z" w16du:dateUtc="2026-05-18T15:34:00Z">
        <w:r w:rsidR="00096467">
          <w:rPr>
            <w:rFonts w:ascii="Times New Roman" w:eastAsia="Times New Roman" w:hAnsi="Times New Roman" w:cs="Times New Roman"/>
          </w:rPr>
          <w:t xml:space="preserve">. This is because </w:t>
        </w:r>
      </w:ins>
      <w:ins w:id="2483" w:author="Benton, Deon" w:date="2026-05-18T10:43:00Z" w16du:dateUtc="2026-05-18T15:43:00Z">
        <w:r w:rsidR="00FC2966">
          <w:rPr>
            <w:rFonts w:ascii="Times New Roman" w:eastAsia="Times New Roman" w:hAnsi="Times New Roman" w:cs="Times New Roman"/>
          </w:rPr>
          <w:t>there are studies that assess infant action understanding</w:t>
        </w:r>
      </w:ins>
      <w:ins w:id="2484" w:author="Benton, Deon" w:date="2026-05-18T10:25:00Z" w16du:dateUtc="2026-05-18T15:25:00Z">
        <w:r w:rsidRPr="00C6675C">
          <w:rPr>
            <w:rFonts w:ascii="Times New Roman" w:eastAsia="Times New Roman" w:hAnsi="Times New Roman" w:cs="Times New Roman"/>
          </w:rPr>
          <w:t xml:space="preserve"> </w:t>
        </w:r>
      </w:ins>
      <w:ins w:id="2485"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486"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487" w:author="Benton, Deon" w:date="2026-05-18T10:34:00Z" w16du:dateUtc="2026-05-18T15:34:00Z">
        <w:r w:rsidR="00F02122">
          <w:rPr>
            <w:rFonts w:ascii="Times New Roman" w:eastAsia="Times New Roman" w:hAnsi="Times New Roman" w:cs="Times New Roman"/>
          </w:rPr>
          <w:t xml:space="preserve"> A paradigmatic example of </w:t>
        </w:r>
      </w:ins>
      <w:ins w:id="2488" w:author="Benton, Deon" w:date="2026-05-18T10:42:00Z" w16du:dateUtc="2026-05-18T15:42:00Z">
        <w:r w:rsidR="00DB5059">
          <w:rPr>
            <w:rFonts w:ascii="Times New Roman" w:eastAsia="Times New Roman" w:hAnsi="Times New Roman" w:cs="Times New Roman"/>
          </w:rPr>
          <w:t>such</w:t>
        </w:r>
      </w:ins>
      <w:ins w:id="2489" w:author="Benton, Deon" w:date="2026-05-18T10:34:00Z" w16du:dateUtc="2026-05-18T15:34:00Z">
        <w:r w:rsidR="00F02122">
          <w:rPr>
            <w:rFonts w:ascii="Times New Roman" w:eastAsia="Times New Roman" w:hAnsi="Times New Roman" w:cs="Times New Roman"/>
          </w:rPr>
          <w:t xml:space="preserve"> a study is that by Woodward (1998)</w:t>
        </w:r>
      </w:ins>
      <w:ins w:id="2490" w:author="Benton, Deon" w:date="2026-05-18T10:45:00Z" w16du:dateUtc="2026-05-18T15:45:00Z">
        <w:r w:rsidR="001F3669">
          <w:rPr>
            <w:rFonts w:ascii="Times New Roman" w:eastAsia="Times New Roman" w:hAnsi="Times New Roman" w:cs="Times New Roman"/>
          </w:rPr>
          <w:t xml:space="preserve">. This study—which was less about whether </w:t>
        </w:r>
      </w:ins>
      <w:ins w:id="2491" w:author="Benton, Deon" w:date="2026-05-18T10:48:00Z" w16du:dateUtc="2026-05-18T15:48:00Z">
        <w:r w:rsidR="001F3669">
          <w:rPr>
            <w:rFonts w:ascii="Times New Roman" w:eastAsia="Times New Roman" w:hAnsi="Times New Roman" w:cs="Times New Roman"/>
          </w:rPr>
          <w:t xml:space="preserve">infants </w:t>
        </w:r>
      </w:ins>
      <w:ins w:id="2492" w:author="Benton, Deon" w:date="2026-05-18T10:47:00Z" w16du:dateUtc="2026-05-18T15:47:00Z">
        <w:r w:rsidR="001F3669">
          <w:rPr>
            <w:rFonts w:ascii="Times New Roman" w:eastAsia="Times New Roman" w:hAnsi="Times New Roman" w:cs="Times New Roman"/>
          </w:rPr>
          <w:t>are sensitive to an action’s efficiency</w:t>
        </w:r>
      </w:ins>
      <w:ins w:id="2493" w:author="Benton, Deon" w:date="2026-05-18T10:45:00Z" w16du:dateUtc="2026-05-18T15:45:00Z">
        <w:r w:rsidR="001F3669">
          <w:rPr>
            <w:rFonts w:ascii="Times New Roman" w:eastAsia="Times New Roman" w:hAnsi="Times New Roman" w:cs="Times New Roman"/>
          </w:rPr>
          <w:t xml:space="preserve"> and more</w:t>
        </w:r>
      </w:ins>
      <w:ins w:id="2494" w:author="Benton, Deon" w:date="2026-05-18T10:47:00Z" w16du:dateUtc="2026-05-18T15:47:00Z">
        <w:r w:rsidR="001F3669">
          <w:rPr>
            <w:rFonts w:ascii="Times New Roman" w:eastAsia="Times New Roman" w:hAnsi="Times New Roman" w:cs="Times New Roman"/>
          </w:rPr>
          <w:t xml:space="preserve"> about</w:t>
        </w:r>
      </w:ins>
      <w:ins w:id="2495" w:author="Benton, Deon" w:date="2026-05-18T10:45:00Z" w16du:dateUtc="2026-05-18T15:45:00Z">
        <w:r w:rsidR="001F3669">
          <w:rPr>
            <w:rFonts w:ascii="Times New Roman" w:eastAsia="Times New Roman" w:hAnsi="Times New Roman" w:cs="Times New Roman"/>
          </w:rPr>
          <w:t xml:space="preserve"> </w:t>
        </w:r>
      </w:ins>
      <w:ins w:id="2496" w:author="Benton, Deon" w:date="2026-05-18T10:46:00Z" w16du:dateUtc="2026-05-18T15:46:00Z">
        <w:r w:rsidR="001F3669">
          <w:rPr>
            <w:rFonts w:ascii="Times New Roman" w:eastAsia="Times New Roman" w:hAnsi="Times New Roman" w:cs="Times New Roman"/>
          </w:rPr>
          <w:t xml:space="preserve">whether infants can </w:t>
        </w:r>
        <w:r w:rsidR="001F3669">
          <w:rPr>
            <w:rFonts w:ascii="Times New Roman" w:eastAsia="Times New Roman" w:hAnsi="Times New Roman" w:cs="Times New Roman"/>
          </w:rPr>
          <w:lastRenderedPageBreak/>
          <w:t>detect an agent’s goal</w:t>
        </w:r>
      </w:ins>
      <w:ins w:id="2497" w:author="Benton, Deon" w:date="2026-05-18T10:48:00Z" w16du:dateUtc="2026-05-18T15:48:00Z">
        <w:r w:rsidR="001F3669">
          <w:rPr>
            <w:rFonts w:ascii="Times New Roman" w:eastAsia="Times New Roman" w:hAnsi="Times New Roman" w:cs="Times New Roman"/>
          </w:rPr>
          <w:t xml:space="preserve">—showed </w:t>
        </w:r>
      </w:ins>
      <w:ins w:id="2498"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499"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500" w:author="Benton, Deon" w:date="2026-05-18T10:35:00Z" w16du:dateUtc="2026-05-18T15:35:00Z">
        <w:r w:rsidR="00123B68">
          <w:rPr>
            <w:rFonts w:ascii="Times New Roman" w:eastAsia="Times New Roman" w:hAnsi="Times New Roman" w:cs="Times New Roman"/>
          </w:rPr>
          <w:t xml:space="preserve"> </w:t>
        </w:r>
      </w:ins>
      <w:ins w:id="2501"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502" w:author="Benton, Deon" w:date="2026-05-18T10:44:00Z" w16du:dateUtc="2026-05-18T15:44:00Z">
        <w:r w:rsidR="00FC2966">
          <w:rPr>
            <w:rFonts w:ascii="Times New Roman" w:eastAsia="Times New Roman" w:hAnsi="Times New Roman" w:cs="Times New Roman"/>
          </w:rPr>
          <w:t>A corollary of this is that the</w:t>
        </w:r>
      </w:ins>
      <w:ins w:id="2503"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504" w:author="Benton, Deon" w:date="2026-05-18T10:48:00Z" w16du:dateUtc="2026-05-18T15:48:00Z">
        <w:r w:rsidR="00732FC7">
          <w:rPr>
            <w:rFonts w:ascii="Times New Roman" w:eastAsia="Times New Roman" w:hAnsi="Times New Roman" w:cs="Times New Roman"/>
          </w:rPr>
          <w:t>action understanding literature broadly</w:t>
        </w:r>
      </w:ins>
      <w:ins w:id="2505" w:author="Benton, Deon" w:date="2026-05-18T10:25:00Z" w16du:dateUtc="2026-05-18T15:25:00Z">
        <w:r w:rsidRPr="00C6675C">
          <w:rPr>
            <w:rFonts w:ascii="Times New Roman" w:eastAsia="Times New Roman" w:hAnsi="Times New Roman" w:cs="Times New Roman"/>
          </w:rPr>
          <w:t xml:space="preserve"> can be explained by </w:t>
        </w:r>
      </w:ins>
      <w:ins w:id="2506" w:author="Benton, Deon" w:date="2026-05-18T10:45:00Z" w16du:dateUtc="2026-05-18T15:45:00Z">
        <w:r w:rsidR="00FC2966">
          <w:rPr>
            <w:rFonts w:ascii="Times New Roman" w:eastAsia="Times New Roman" w:hAnsi="Times New Roman" w:cs="Times New Roman"/>
          </w:rPr>
          <w:t>ALIAS</w:t>
        </w:r>
      </w:ins>
      <w:ins w:id="2507"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508" w:author="Benton, Deon" w:date="2026-05-18T10:49:00Z" w16du:dateUtc="2026-05-18T15:49:00Z">
        <w:r w:rsidR="00732FC7">
          <w:rPr>
            <w:rFonts w:ascii="Times New Roman" w:eastAsia="Times New Roman" w:hAnsi="Times New Roman" w:cs="Times New Roman"/>
          </w:rPr>
          <w:t xml:space="preserve"> </w:t>
        </w:r>
      </w:ins>
      <w:ins w:id="2509" w:author="Benton, Deon" w:date="2026-05-18T10:25:00Z" w16du:dateUtc="2026-05-18T15:25:00Z">
        <w:r w:rsidRPr="00C6675C">
          <w:rPr>
            <w:rFonts w:ascii="Times New Roman" w:eastAsia="Times New Roman" w:hAnsi="Times New Roman" w:cs="Times New Roman"/>
          </w:rPr>
          <w:t xml:space="preserve">can </w:t>
        </w:r>
      </w:ins>
      <w:ins w:id="2510"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511"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512" w:author="Benton, Deon" w:date="2026-05-18T10:51:00Z" w16du:dateUtc="2026-05-18T15:51:00Z">
        <w:r>
          <w:rPr>
            <w:rFonts w:ascii="Times New Roman" w:eastAsia="Times New Roman" w:hAnsi="Times New Roman" w:cs="Times New Roman"/>
          </w:rPr>
          <w:t xml:space="preserve"> </w:t>
        </w:r>
      </w:ins>
      <w:ins w:id="2513" w:author="Benton, Deon" w:date="2026-05-18T10:55:00Z" w16du:dateUtc="2026-05-18T15:55:00Z">
        <w:r w:rsidR="00C85217">
          <w:rPr>
            <w:rFonts w:ascii="Times New Roman" w:eastAsia="Times New Roman" w:hAnsi="Times New Roman" w:cs="Times New Roman"/>
          </w:rPr>
          <w:t>by tracing precisely how they process information</w:t>
        </w:r>
      </w:ins>
      <w:ins w:id="2514" w:author="Benton, Deon" w:date="2026-05-18T10:57:00Z" w16du:dateUtc="2026-05-18T15:57:00Z">
        <w:r w:rsidR="000B3CD1">
          <w:rPr>
            <w:rFonts w:ascii="Times New Roman" w:eastAsia="Times New Roman" w:hAnsi="Times New Roman" w:cs="Times New Roman"/>
          </w:rPr>
          <w:t>,</w:t>
        </w:r>
      </w:ins>
      <w:ins w:id="2515" w:author="Benton, Deon" w:date="2026-05-18T10:55:00Z" w16du:dateUtc="2026-05-18T15:55:00Z">
        <w:r w:rsidR="00C85217">
          <w:rPr>
            <w:rFonts w:ascii="Times New Roman" w:eastAsia="Times New Roman" w:hAnsi="Times New Roman" w:cs="Times New Roman"/>
          </w:rPr>
          <w:t xml:space="preserve"> </w:t>
        </w:r>
      </w:ins>
      <w:ins w:id="2516" w:author="Benton, Deon" w:date="2026-05-18T10:51:00Z" w16du:dateUtc="2026-05-18T15:51:00Z">
        <w:r>
          <w:rPr>
            <w:rFonts w:ascii="Times New Roman" w:eastAsia="Times New Roman" w:hAnsi="Times New Roman" w:cs="Times New Roman"/>
          </w:rPr>
          <w:t xml:space="preserve">they can </w:t>
        </w:r>
      </w:ins>
      <w:ins w:id="2517"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518" w:author="Benton, Deon" w:date="2026-05-18T10:57:00Z" w16du:dateUtc="2026-05-18T15:57:00Z">
        <w:r w:rsidR="000B3CD1">
          <w:rPr>
            <w:rFonts w:ascii="Times New Roman" w:eastAsia="Times New Roman" w:hAnsi="Times New Roman" w:cs="Times New Roman"/>
          </w:rPr>
          <w:t xml:space="preserve"> in the human mind</w:t>
        </w:r>
      </w:ins>
      <w:ins w:id="2519"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520"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521" w:author="Benton, Deon" w:date="2026-05-18T10:59:00Z" w16du:dateUtc="2026-05-18T15:59:00Z">
        <w:r w:rsidR="00984284">
          <w:rPr>
            <w:rFonts w:ascii="Times New Roman" w:eastAsia="Times New Roman" w:hAnsi="Times New Roman" w:cs="Times New Roman"/>
          </w:rPr>
          <w:t xml:space="preserve"> instantiating proposed mechanisms</w:t>
        </w:r>
      </w:ins>
      <w:ins w:id="2522" w:author="Benton, Deon" w:date="2026-05-18T11:00:00Z" w16du:dateUtc="2026-05-18T16:00:00Z">
        <w:r w:rsidR="00984284">
          <w:rPr>
            <w:rFonts w:ascii="Times New Roman" w:eastAsia="Times New Roman" w:hAnsi="Times New Roman" w:cs="Times New Roman"/>
          </w:rPr>
          <w:t>,</w:t>
        </w:r>
      </w:ins>
      <w:ins w:id="2523" w:author="Benton, Deon" w:date="2026-05-18T10:59:00Z" w16du:dateUtc="2026-05-18T15:59:00Z">
        <w:r w:rsidR="00984284">
          <w:rPr>
            <w:rFonts w:ascii="Times New Roman" w:eastAsia="Times New Roman" w:hAnsi="Times New Roman" w:cs="Times New Roman"/>
          </w:rPr>
          <w:t xml:space="preserve"> </w:t>
        </w:r>
      </w:ins>
      <w:ins w:id="2524" w:author="Benton, Deon" w:date="2026-05-18T11:00:00Z" w16du:dateUtc="2026-05-18T16:00:00Z">
        <w:r w:rsidR="00984284">
          <w:rPr>
            <w:rFonts w:ascii="Times New Roman" w:eastAsia="Times New Roman" w:hAnsi="Times New Roman" w:cs="Times New Roman"/>
          </w:rPr>
          <w:lastRenderedPageBreak/>
          <w:t xml:space="preserve">evaluating </w:t>
        </w:r>
      </w:ins>
      <w:ins w:id="2525" w:author="Benton, Deon" w:date="2026-05-18T11:01:00Z" w16du:dateUtc="2026-05-18T16:01:00Z">
        <w:r w:rsidR="00E01649">
          <w:rPr>
            <w:rFonts w:ascii="Times New Roman" w:eastAsia="Times New Roman" w:hAnsi="Times New Roman" w:cs="Times New Roman"/>
          </w:rPr>
          <w:t>their consequences</w:t>
        </w:r>
      </w:ins>
      <w:ins w:id="2526" w:author="Benton, Deon" w:date="2026-05-18T11:00:00Z" w16du:dateUtc="2026-05-18T16:00:00Z">
        <w:r w:rsidR="00984284">
          <w:rPr>
            <w:rFonts w:ascii="Times New Roman" w:eastAsia="Times New Roman" w:hAnsi="Times New Roman" w:cs="Times New Roman"/>
          </w:rPr>
          <w:t xml:space="preserve"> on the model’s behavior</w:t>
        </w:r>
      </w:ins>
      <w:ins w:id="2527" w:author="Benton, Deon" w:date="2026-05-18T11:01:00Z" w16du:dateUtc="2026-05-18T16:01:00Z">
        <w:r w:rsidR="00E01649">
          <w:rPr>
            <w:rFonts w:ascii="Times New Roman" w:eastAsia="Times New Roman" w:hAnsi="Times New Roman" w:cs="Times New Roman"/>
          </w:rPr>
          <w:t xml:space="preserve"> in a running simulation</w:t>
        </w:r>
      </w:ins>
      <w:ins w:id="2528" w:author="Benton, Deon" w:date="2026-05-18T11:00:00Z" w16du:dateUtc="2026-05-18T16:00:00Z">
        <w:r w:rsidR="00984284">
          <w:rPr>
            <w:rFonts w:ascii="Times New Roman" w:eastAsia="Times New Roman" w:hAnsi="Times New Roman" w:cs="Times New Roman"/>
          </w:rPr>
          <w:t>,</w:t>
        </w:r>
      </w:ins>
      <w:ins w:id="2529"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530"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531"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532"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533"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534" w:author="Benton, Deon" w:date="2026-05-18T11:15:00Z" w16du:dateUtc="2026-05-18T16:15:00Z">
        <w:r w:rsidR="00F76F9D">
          <w:rPr>
            <w:rFonts w:ascii="Times New Roman" w:eastAsia="Times New Roman" w:hAnsi="Times New Roman" w:cs="Times New Roman"/>
          </w:rPr>
          <w:t xml:space="preserve"> in the action efficiency underst</w:t>
        </w:r>
      </w:ins>
      <w:ins w:id="2535" w:author="Benton, Deon" w:date="2026-05-18T11:16:00Z" w16du:dateUtc="2026-05-18T16:16:00Z">
        <w:r w:rsidR="00F76F9D">
          <w:rPr>
            <w:rFonts w:ascii="Times New Roman" w:eastAsia="Times New Roman" w:hAnsi="Times New Roman" w:cs="Times New Roman"/>
          </w:rPr>
          <w:t xml:space="preserve">anding literature. </w:t>
        </w:r>
      </w:ins>
      <w:ins w:id="2536"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537" w:author="Benton, Deon" w:date="2026-05-18T11:16:00Z" w16du:dateUtc="2026-05-18T16:16:00Z">
        <w:r w:rsidR="00F76F9D">
          <w:rPr>
            <w:rFonts w:ascii="Times New Roman" w:eastAsia="Times New Roman" w:hAnsi="Times New Roman" w:cs="Times New Roman"/>
          </w:rPr>
          <w:t>—</w:t>
        </w:r>
      </w:ins>
      <w:ins w:id="2538"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w:t>
        </w:r>
        <w:r w:rsidR="00B414C6" w:rsidRPr="008F5140">
          <w:rPr>
            <w:rFonts w:ascii="Times New Roman" w:eastAsia="Times New Roman" w:hAnsi="Times New Roman" w:cs="Times New Roman"/>
          </w:rPr>
          <w:lastRenderedPageBreak/>
          <w:t xml:space="preserve">better than competing connectionist accounts. </w:t>
        </w:r>
      </w:ins>
      <w:ins w:id="2539" w:author="Benton, Deon" w:date="2026-05-18T11:21:00Z" w16du:dateUtc="2026-05-18T16:21:00Z">
        <w:r w:rsidR="006C5A94">
          <w:rPr>
            <w:rFonts w:ascii="Times New Roman" w:eastAsia="Times New Roman" w:hAnsi="Times New Roman" w:cs="Times New Roman"/>
          </w:rPr>
          <w:t xml:space="preserve">Importantly, the </w:t>
        </w:r>
      </w:ins>
      <w:ins w:id="2540"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541" w:author="Benton, Deon" w:date="2026-05-18T11:21:00Z" w16du:dateUtc="2026-05-18T16:21:00Z">
        <w:r w:rsidR="006C5A94">
          <w:rPr>
            <w:rFonts w:ascii="Times New Roman" w:eastAsia="Times New Roman" w:hAnsi="Times New Roman" w:cs="Times New Roman"/>
          </w:rPr>
          <w:t>key behavioral</w:t>
        </w:r>
      </w:ins>
      <w:ins w:id="2542" w:author="Benton, Deon" w:date="2026-05-18T11:20:00Z" w16du:dateUtc="2026-05-18T16:20:00Z">
        <w:r w:rsidR="006C5A94">
          <w:rPr>
            <w:rFonts w:ascii="Times New Roman" w:eastAsia="Times New Roman" w:hAnsi="Times New Roman" w:cs="Times New Roman"/>
          </w:rPr>
          <w:t xml:space="preserve"> findings in this literature.</w:t>
        </w:r>
      </w:ins>
      <w:ins w:id="2543" w:author="Benton, Deon" w:date="2026-05-18T11:21:00Z" w16du:dateUtc="2026-05-18T16:21:00Z">
        <w:r w:rsidR="006C5A94">
          <w:rPr>
            <w:rFonts w:ascii="Times New Roman" w:eastAsia="Times New Roman" w:hAnsi="Times New Roman" w:cs="Times New Roman"/>
          </w:rPr>
          <w:t xml:space="preserve"> </w:t>
        </w:r>
      </w:ins>
      <w:ins w:id="2544" w:author="Benton, Deon" w:date="2026-05-18T11:22:00Z" w16du:dateUtc="2026-05-18T16:22:00Z">
        <w:r w:rsidR="00FB675F">
          <w:rPr>
            <w:rFonts w:ascii="Times New Roman" w:eastAsia="Times New Roman" w:hAnsi="Times New Roman" w:cs="Times New Roman"/>
          </w:rPr>
          <w:t xml:space="preserve">This work also included detailed discussions </w:t>
        </w:r>
      </w:ins>
      <w:ins w:id="2545"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546" w:author="Benton, Deon" w:date="2026-05-18T11:24:00Z" w16du:dateUtc="2026-05-18T16:24:00Z">
        <w:r w:rsidR="00FB675F">
          <w:rPr>
            <w:rFonts w:ascii="Times New Roman" w:eastAsia="Times New Roman" w:hAnsi="Times New Roman" w:cs="Times New Roman"/>
          </w:rPr>
          <w:t>and generated</w:t>
        </w:r>
      </w:ins>
      <w:ins w:id="2547" w:author="Benton, Deon" w:date="2026-05-18T11:23:00Z" w16du:dateUtc="2026-05-18T16:23:00Z">
        <w:r w:rsidR="00FB675F">
          <w:rPr>
            <w:rFonts w:ascii="Times New Roman" w:eastAsia="Times New Roman" w:hAnsi="Times New Roman" w:cs="Times New Roman"/>
          </w:rPr>
          <w:t xml:space="preserve"> a number of novel predictions that </w:t>
        </w:r>
      </w:ins>
      <w:ins w:id="2548" w:author="Benton, Deon" w:date="2026-05-18T11:24:00Z" w16du:dateUtc="2026-05-18T16:24:00Z">
        <w:r w:rsidR="00FB675F">
          <w:rPr>
            <w:rFonts w:ascii="Times New Roman" w:eastAsia="Times New Roman" w:hAnsi="Times New Roman" w:cs="Times New Roman"/>
          </w:rPr>
          <w:t xml:space="preserve">should be tested in future research. </w:t>
        </w:r>
      </w:ins>
      <w:ins w:id="2549" w:author="Benton, Deon" w:date="2026-05-18T11:20:00Z" w16du:dateUtc="2026-05-18T16:20:00Z">
        <w:r w:rsidR="006C5A94" w:rsidRPr="008F5140">
          <w:rPr>
            <w:rFonts w:ascii="Times New Roman" w:eastAsia="Times New Roman" w:hAnsi="Times New Roman" w:cs="Times New Roman"/>
          </w:rPr>
          <w:t xml:space="preserve">More broadly, the </w:t>
        </w:r>
      </w:ins>
      <w:ins w:id="2550" w:author="Benton, Deon" w:date="2026-05-18T11:26:00Z" w16du:dateUtc="2026-05-18T16:26:00Z">
        <w:r w:rsidR="00FF7BFD">
          <w:rPr>
            <w:rFonts w:ascii="Times New Roman" w:eastAsia="Times New Roman" w:hAnsi="Times New Roman" w:cs="Times New Roman"/>
          </w:rPr>
          <w:t>current simulations speak to, and</w:t>
        </w:r>
      </w:ins>
      <w:ins w:id="2551" w:author="Benton, Deon" w:date="2026-05-18T11:20:00Z" w16du:dateUtc="2026-05-18T16:20:00Z">
        <w:r w:rsidR="006C5A94" w:rsidRPr="008F5140">
          <w:rPr>
            <w:rFonts w:ascii="Times New Roman" w:eastAsia="Times New Roman" w:hAnsi="Times New Roman" w:cs="Times New Roman"/>
          </w:rPr>
          <w:t xml:space="preserve"> reinforce</w:t>
        </w:r>
      </w:ins>
      <w:ins w:id="2552" w:author="Benton, Deon" w:date="2026-05-18T11:26:00Z" w16du:dateUtc="2026-05-18T16:26:00Z">
        <w:r w:rsidR="00FF7BFD">
          <w:rPr>
            <w:rFonts w:ascii="Times New Roman" w:eastAsia="Times New Roman" w:hAnsi="Times New Roman" w:cs="Times New Roman"/>
          </w:rPr>
          <w:t>,</w:t>
        </w:r>
      </w:ins>
      <w:ins w:id="2553" w:author="Benton, Deon" w:date="2026-05-18T11:20:00Z" w16du:dateUtc="2026-05-18T16:20:00Z">
        <w:r w:rsidR="006C5A94" w:rsidRPr="008F5140">
          <w:rPr>
            <w:rFonts w:ascii="Times New Roman" w:eastAsia="Times New Roman" w:hAnsi="Times New Roman" w:cs="Times New Roman"/>
          </w:rPr>
          <w:t xml:space="preserve"> a </w:t>
        </w:r>
      </w:ins>
      <w:ins w:id="2554" w:author="Benton, Deon" w:date="2026-05-18T11:26:00Z" w16du:dateUtc="2026-05-18T16:26:00Z">
        <w:r w:rsidR="00FF7BFD">
          <w:rPr>
            <w:rFonts w:ascii="Times New Roman" w:eastAsia="Times New Roman" w:hAnsi="Times New Roman" w:cs="Times New Roman"/>
          </w:rPr>
          <w:t xml:space="preserve">recurring point in the </w:t>
        </w:r>
      </w:ins>
      <w:ins w:id="2555"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556"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557"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558" w:author="Benton, Deon" w:date="2026-05-18T11:26:00Z" w16du:dateUtc="2026-05-18T16:26:00Z">
        <w:r w:rsidR="00EF5F2D">
          <w:rPr>
            <w:rFonts w:ascii="Times New Roman" w:eastAsia="Times New Roman" w:hAnsi="Times New Roman" w:cs="Times New Roman"/>
          </w:rPr>
          <w:t>,</w:t>
        </w:r>
      </w:ins>
      <w:ins w:id="2559" w:author="Benton, Deon" w:date="2026-05-18T11:20:00Z" w16du:dateUtc="2026-05-18T16:20:00Z">
        <w:r w:rsidR="006C5A94" w:rsidRPr="008F5140">
          <w:rPr>
            <w:rFonts w:ascii="Times New Roman" w:eastAsia="Times New Roman" w:hAnsi="Times New Roman" w:cs="Times New Roman"/>
          </w:rPr>
          <w:t xml:space="preserve"> it is </w:t>
        </w:r>
      </w:ins>
      <w:ins w:id="2560" w:author="Benton, Deon" w:date="2026-05-18T11:27:00Z" w16du:dateUtc="2026-05-18T16:27:00Z">
        <w:r w:rsidR="00EF5F2D">
          <w:rPr>
            <w:rFonts w:ascii="Times New Roman" w:eastAsia="Times New Roman" w:hAnsi="Times New Roman" w:cs="Times New Roman"/>
          </w:rPr>
          <w:t>important to determine</w:t>
        </w:r>
      </w:ins>
      <w:ins w:id="2561" w:author="Benton, Deon" w:date="2026-05-18T11:28:00Z" w16du:dateUtc="2026-05-18T16:28:00Z">
        <w:r w:rsidR="00EF5F2D">
          <w:rPr>
            <w:rFonts w:ascii="Times New Roman" w:eastAsia="Times New Roman" w:hAnsi="Times New Roman" w:cs="Times New Roman"/>
          </w:rPr>
          <w:t xml:space="preserve"> first</w:t>
        </w:r>
      </w:ins>
      <w:ins w:id="2562" w:author="Benton, Deon" w:date="2026-05-18T11:20:00Z" w16du:dateUtc="2026-05-18T16:20:00Z">
        <w:r w:rsidR="006C5A94" w:rsidRPr="008F5140">
          <w:rPr>
            <w:rFonts w:ascii="Times New Roman" w:eastAsia="Times New Roman" w:hAnsi="Times New Roman" w:cs="Times New Roman"/>
          </w:rPr>
          <w:t xml:space="preserve"> whether </w:t>
        </w:r>
      </w:ins>
      <w:ins w:id="2563" w:author="Benton, Deon" w:date="2026-05-18T11:28:00Z" w16du:dateUtc="2026-05-18T16:28:00Z">
        <w:r w:rsidR="00EF5F2D">
          <w:rPr>
            <w:rFonts w:ascii="Times New Roman" w:eastAsia="Times New Roman" w:hAnsi="Times New Roman" w:cs="Times New Roman"/>
          </w:rPr>
          <w:t xml:space="preserve">more </w:t>
        </w:r>
      </w:ins>
      <w:ins w:id="2564"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565" w:author="Benton, Deon" w:date="2026-05-18T11:28:00Z" w16du:dateUtc="2026-05-18T16:28:00Z">
        <w:r w:rsidR="00EF5F2D">
          <w:rPr>
            <w:rFonts w:ascii="Times New Roman" w:eastAsia="Times New Roman" w:hAnsi="Times New Roman" w:cs="Times New Roman"/>
          </w:rPr>
          <w:t>the same performance</w:t>
        </w:r>
      </w:ins>
      <w:ins w:id="2566" w:author="Benton, Deon" w:date="2026-05-18T11:20:00Z" w16du:dateUtc="2026-05-18T16:20:00Z">
        <w:r w:rsidR="006C5A94" w:rsidRPr="008F5140">
          <w:rPr>
            <w:rFonts w:ascii="Times New Roman" w:eastAsia="Times New Roman" w:hAnsi="Times New Roman" w:cs="Times New Roman"/>
          </w:rPr>
          <w:t xml:space="preserve">. </w:t>
        </w:r>
      </w:ins>
      <w:ins w:id="2567"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568" w:author="Benton, Deon" w:date="2026-05-18T11:29:00Z" w16du:dateUtc="2026-05-18T16:29:00Z">
        <w:r w:rsidR="00413F2E">
          <w:rPr>
            <w:rFonts w:ascii="Times New Roman" w:eastAsia="Times New Roman" w:hAnsi="Times New Roman" w:cs="Times New Roman"/>
          </w:rPr>
          <w:t>an action’s efficiency</w:t>
        </w:r>
      </w:ins>
      <w:ins w:id="2569" w:author="Benton, Deon" w:date="2026-05-18T11:28:00Z" w16du:dateUtc="2026-05-18T16:28:00Z">
        <w:r w:rsidR="00EF5F2D">
          <w:rPr>
            <w:rFonts w:ascii="Times New Roman" w:eastAsia="Times New Roman" w:hAnsi="Times New Roman" w:cs="Times New Roman"/>
          </w:rPr>
          <w:t>, the current simulations suggest that it</w:t>
        </w:r>
      </w:ins>
      <w:ins w:id="2570"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0E9F" w14:textId="77777777" w:rsidR="00813612" w:rsidRDefault="00813612" w:rsidP="00391C7E">
      <w:pPr>
        <w:spacing w:after="0" w:line="240" w:lineRule="auto"/>
      </w:pPr>
      <w:r>
        <w:separator/>
      </w:r>
    </w:p>
  </w:endnote>
  <w:endnote w:type="continuationSeparator" w:id="0">
    <w:p w14:paraId="2C1F5912" w14:textId="77777777" w:rsidR="00813612" w:rsidRDefault="0081361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DAE20" w14:textId="77777777" w:rsidR="00813612" w:rsidRDefault="00813612" w:rsidP="00391C7E">
      <w:pPr>
        <w:spacing w:after="0" w:line="240" w:lineRule="auto"/>
      </w:pPr>
      <w:r>
        <w:separator/>
      </w:r>
    </w:p>
  </w:footnote>
  <w:footnote w:type="continuationSeparator" w:id="0">
    <w:p w14:paraId="2DBD7C42" w14:textId="77777777" w:rsidR="00813612" w:rsidRDefault="00813612" w:rsidP="00391C7E">
      <w:pPr>
        <w:spacing w:after="0" w:line="240" w:lineRule="auto"/>
      </w:pPr>
      <w:r>
        <w:continuationSeparator/>
      </w:r>
    </w:p>
  </w:footnote>
  <w:footnote w:id="1">
    <w:p w14:paraId="085C6712" w14:textId="71146BCA" w:rsidR="00A5503F" w:rsidRPr="00A5503F" w:rsidRDefault="00A5503F" w:rsidP="00A5503F">
      <w:pPr>
        <w:pStyle w:val="FootnoteText"/>
        <w:spacing w:line="480" w:lineRule="auto"/>
        <w:rPr>
          <w:rFonts w:ascii="Times New Roman" w:hAnsi="Times New Roman" w:cs="Times New Roman"/>
          <w:sz w:val="24"/>
          <w:szCs w:val="24"/>
        </w:rPr>
      </w:pPr>
      <w:ins w:id="514" w:author="Benton, Deon" w:date="2026-05-21T20:16:00Z" w16du:dateUtc="2026-05-22T01:16: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ins>
      <w:ins w:id="515" w:author="Benton, Deon" w:date="2026-05-21T20:17:00Z" w16du:dateUtc="2026-05-22T01:17:00Z">
        <w:r w:rsidRPr="00A5503F">
          <w:rPr>
            <w:rFonts w:ascii="Times New Roman" w:hAnsi="Times New Roman" w:cs="Times New Roman"/>
            <w:sz w:val="24"/>
            <w:szCs w:val="24"/>
          </w:rPr>
          <w:t>Note that the ability to form prototypes develops between 3 and 4 months of age (e.g., Bomba &amp; Siqueland, 1983; Younger, 1985)</w:t>
        </w:r>
        <w:r w:rsidRPr="00A5503F">
          <w:rPr>
            <w:rFonts w:ascii="Times New Roman" w:hAnsi="Times New Roman" w:cs="Times New Roman"/>
            <w:sz w:val="24"/>
            <w:szCs w:val="24"/>
          </w:rPr>
          <w:t>.</w:t>
        </w:r>
      </w:ins>
    </w:p>
  </w:footnote>
  <w:footnote w:id="2">
    <w:p w14:paraId="0CF81D02" w14:textId="77777777" w:rsidR="007942CC" w:rsidRPr="00A5503F" w:rsidRDefault="007942CC" w:rsidP="00A5503F">
      <w:pPr>
        <w:pStyle w:val="FootnoteText"/>
        <w:spacing w:line="480" w:lineRule="auto"/>
        <w:rPr>
          <w:ins w:id="871" w:author="Benton, Deon" w:date="2026-05-19T19:57:00Z" w16du:dateUtc="2026-05-20T00:57:00Z"/>
          <w:rFonts w:ascii="Times New Roman" w:hAnsi="Times New Roman" w:cs="Times New Roman"/>
          <w:sz w:val="24"/>
          <w:szCs w:val="24"/>
        </w:rPr>
      </w:pPr>
      <w:ins w:id="872" w:author="Benton, Deon" w:date="2026-05-19T19:57:00Z" w16du:dateUtc="2026-05-20T00:57:00Z">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ins>
    </w:p>
    <w:p w14:paraId="257D82AF" w14:textId="77777777" w:rsidR="007942CC" w:rsidRPr="009E47D6" w:rsidRDefault="007942CC" w:rsidP="00A5503F">
      <w:pPr>
        <w:pStyle w:val="FootnoteText"/>
        <w:spacing w:line="480" w:lineRule="auto"/>
        <w:rPr>
          <w:ins w:id="873" w:author="Benton, Deon" w:date="2026-05-19T19:57:00Z" w16du:dateUtc="2026-05-20T00:57:00Z"/>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C6CBE"/>
    <w:rsid w:val="000C7475"/>
    <w:rsid w:val="000D00F9"/>
    <w:rsid w:val="000D05F9"/>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E7EFE"/>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91"/>
    <w:rsid w:val="002974C4"/>
    <w:rsid w:val="00297BF6"/>
    <w:rsid w:val="00297E73"/>
    <w:rsid w:val="002A0037"/>
    <w:rsid w:val="002A040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4FB"/>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1F"/>
    <w:rsid w:val="005509E0"/>
    <w:rsid w:val="00550F57"/>
    <w:rsid w:val="005510C2"/>
    <w:rsid w:val="005515E3"/>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0AC6"/>
    <w:rsid w:val="00621102"/>
    <w:rsid w:val="00621721"/>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CB8"/>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876"/>
    <w:rsid w:val="00762AB4"/>
    <w:rsid w:val="00762BC8"/>
    <w:rsid w:val="00762F90"/>
    <w:rsid w:val="0076308D"/>
    <w:rsid w:val="007636E8"/>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069A"/>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4ED"/>
    <w:rsid w:val="0086760B"/>
    <w:rsid w:val="00867CF7"/>
    <w:rsid w:val="00870188"/>
    <w:rsid w:val="008708A3"/>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13"/>
    <w:rsid w:val="008913F2"/>
    <w:rsid w:val="0089147C"/>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B80"/>
    <w:rsid w:val="008D14E2"/>
    <w:rsid w:val="008D17DA"/>
    <w:rsid w:val="008D19B2"/>
    <w:rsid w:val="008D22A1"/>
    <w:rsid w:val="008D2812"/>
    <w:rsid w:val="008D2955"/>
    <w:rsid w:val="008D351D"/>
    <w:rsid w:val="008D3D0D"/>
    <w:rsid w:val="008D41DE"/>
    <w:rsid w:val="008D46EC"/>
    <w:rsid w:val="008D5215"/>
    <w:rsid w:val="008D61A0"/>
    <w:rsid w:val="008D6A75"/>
    <w:rsid w:val="008D714C"/>
    <w:rsid w:val="008D719B"/>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628"/>
    <w:rsid w:val="00AF69DE"/>
    <w:rsid w:val="00AF6FD2"/>
    <w:rsid w:val="00AF7951"/>
    <w:rsid w:val="00AF7DDD"/>
    <w:rsid w:val="00B00200"/>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0EAD"/>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495"/>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DA8"/>
    <w:rsid w:val="00B62F20"/>
    <w:rsid w:val="00B63244"/>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89"/>
    <w:rsid w:val="00BA6275"/>
    <w:rsid w:val="00BA6736"/>
    <w:rsid w:val="00BA7139"/>
    <w:rsid w:val="00BA759D"/>
    <w:rsid w:val="00BA7609"/>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C65"/>
    <w:rsid w:val="00D42F21"/>
    <w:rsid w:val="00D43B9A"/>
    <w:rsid w:val="00D441B3"/>
    <w:rsid w:val="00D447B4"/>
    <w:rsid w:val="00D45295"/>
    <w:rsid w:val="00D452F1"/>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BAA"/>
    <w:rsid w:val="00E14D7A"/>
    <w:rsid w:val="00E14E86"/>
    <w:rsid w:val="00E1605A"/>
    <w:rsid w:val="00E160A7"/>
    <w:rsid w:val="00E164AF"/>
    <w:rsid w:val="00E1679A"/>
    <w:rsid w:val="00E1685A"/>
    <w:rsid w:val="00E16F0B"/>
    <w:rsid w:val="00E17375"/>
    <w:rsid w:val="00E17426"/>
    <w:rsid w:val="00E17676"/>
    <w:rsid w:val="00E17857"/>
    <w:rsid w:val="00E17877"/>
    <w:rsid w:val="00E17934"/>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5FF"/>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D7D11"/>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1396"/>
    <w:rsid w:val="00F71A9E"/>
    <w:rsid w:val="00F728A6"/>
    <w:rsid w:val="00F72A7D"/>
    <w:rsid w:val="00F72C4A"/>
    <w:rsid w:val="00F737C1"/>
    <w:rsid w:val="00F737F5"/>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99A"/>
    <w:rsid w:val="00F97C90"/>
    <w:rsid w:val="00F97CDD"/>
    <w:rsid w:val="00F97D08"/>
    <w:rsid w:val="00FA08CD"/>
    <w:rsid w:val="00FA0AFC"/>
    <w:rsid w:val="00FA0DA0"/>
    <w:rsid w:val="00FA0FEE"/>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3E65"/>
    <w:rsid w:val="00FD40E6"/>
    <w:rsid w:val="00FD43BA"/>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91</Pages>
  <Words>22563</Words>
  <Characters>128615</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62</cp:revision>
  <dcterms:created xsi:type="dcterms:W3CDTF">2026-05-22T00:12:00Z</dcterms:created>
  <dcterms:modified xsi:type="dcterms:W3CDTF">2026-05-22T07:57:00Z</dcterms:modified>
</cp:coreProperties>
</file>