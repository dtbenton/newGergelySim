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One reason is that 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 w:author="Benton, Deon" w:date="2026-05-01T10:10:00Z" w16du:dateUtc="2026-05-01T15:10:00Z">
        <w:r w:rsidR="000D26F7">
          <w:rPr>
            <w:rFonts w:ascii="Times New Roman" w:hAnsi="Times New Roman" w:cs="Times New Roman"/>
          </w:rPr>
          <w:t xml:space="preserve">Given these interpretational issues, </w:t>
        </w:r>
      </w:ins>
      <w:ins w:id="2" w:author="Benton, Deon" w:date="2026-05-01T10:13:00Z" w16du:dateUtc="2026-05-01T15:13:00Z">
        <w:r w:rsidR="00E72C2E">
          <w:rPr>
            <w:rFonts w:ascii="Times New Roman" w:hAnsi="Times New Roman" w:cs="Times New Roman"/>
          </w:rPr>
          <w:t xml:space="preserve">this study will not be discussed further. </w:t>
        </w:r>
      </w:ins>
      <w:ins w:id="3" w:author="Benton, Deon" w:date="2026-05-01T10:10:00Z" w16du:dateUtc="2026-05-01T15:10:00Z">
        <w:r w:rsidR="000D26F7">
          <w:rPr>
            <w:rFonts w:ascii="Times New Roman" w:hAnsi="Times New Roman" w:cs="Times New Roman"/>
          </w:rPr>
          <w:t>It shou</w:t>
        </w:r>
      </w:ins>
      <w:ins w:id="4"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5"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6"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7" w:author="Benton, Deon" w:date="2026-05-01T10:13:00Z" w16du:dateUtc="2026-05-01T15:13:00Z">
        <w:r w:rsidR="00E72C2E">
          <w:rPr>
            <w:rFonts w:ascii="Times New Roman" w:hAnsi="Times New Roman" w:cs="Times New Roman"/>
          </w:rPr>
          <w:t>.</w:t>
        </w:r>
      </w:ins>
      <w:ins w:id="8"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9" w:author="Benton, Deon" w:date="2026-05-01T10:34:00Z" w16du:dateUtc="2026-05-01T15:34:00Z"/>
          <w:rFonts w:ascii="Times New Roman" w:hAnsi="Times New Roman" w:cs="Times New Roman"/>
        </w:rPr>
      </w:pPr>
      <w:ins w:id="10" w:author="Benton, Deon" w:date="2026-05-01T10:01:00Z" w16du:dateUtc="2026-05-01T15:01:00Z">
        <w:r>
          <w:rPr>
            <w:rFonts w:ascii="Times New Roman" w:hAnsi="Times New Roman" w:cs="Times New Roman"/>
          </w:rPr>
          <w:t xml:space="preserve">The challenge that </w:t>
        </w:r>
      </w:ins>
      <w:ins w:id="11" w:author="Benton, Deon" w:date="2026-05-01T10:13:00Z" w16du:dateUtc="2026-05-01T15:13:00Z">
        <w:r w:rsidR="00E72C2E">
          <w:rPr>
            <w:rFonts w:ascii="Times New Roman" w:hAnsi="Times New Roman" w:cs="Times New Roman"/>
          </w:rPr>
          <w:t>the findings</w:t>
        </w:r>
      </w:ins>
      <w:ins w:id="12" w:author="Benton, Deon" w:date="2026-05-01T10:01:00Z" w16du:dateUtc="2026-05-01T15:01:00Z">
        <w:r>
          <w:rPr>
            <w:rFonts w:ascii="Times New Roman" w:hAnsi="Times New Roman" w:cs="Times New Roman"/>
          </w:rPr>
          <w:t xml:space="preserve"> by Skerry et al. (2013)</w:t>
        </w:r>
      </w:ins>
      <w:ins w:id="13" w:author="Benton, Deon" w:date="2026-05-01T10:14:00Z" w16du:dateUtc="2026-05-01T15:14:00Z">
        <w:r w:rsidR="00E72C2E">
          <w:rPr>
            <w:rFonts w:ascii="Times New Roman" w:hAnsi="Times New Roman" w:cs="Times New Roman"/>
          </w:rPr>
          <w:t xml:space="preserve"> </w:t>
        </w:r>
      </w:ins>
      <w:ins w:id="14"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15"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16" w:author="Benton, Deon" w:date="2026-05-01T10:02:00Z" w16du:dateUtc="2026-05-01T15:02:00Z">
        <w:r>
          <w:rPr>
            <w:rFonts w:ascii="Times New Roman" w:hAnsi="Times New Roman" w:cs="Times New Roman"/>
          </w:rPr>
          <w:t xml:space="preserve"> </w:t>
        </w:r>
      </w:ins>
      <w:ins w:id="17"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18"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19"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0" w:author="Benton, Deon" w:date="2026-05-01T11:57:00Z" w16du:dateUtc="2026-05-01T16:57:00Z">
        <w:r w:rsidR="00FF369D">
          <w:rPr>
            <w:rFonts w:ascii="Times New Roman" w:hAnsi="Times New Roman" w:cs="Times New Roman"/>
          </w:rPr>
          <w:t>have largely been</w:t>
        </w:r>
      </w:ins>
      <w:ins w:id="21" w:author="Benton, Deon" w:date="2026-05-01T11:56:00Z" w16du:dateUtc="2026-05-01T16:56:00Z">
        <w:r w:rsidR="00FF369D" w:rsidRPr="00FF369D">
          <w:rPr>
            <w:rFonts w:ascii="Times New Roman" w:hAnsi="Times New Roman" w:cs="Times New Roman"/>
          </w:rPr>
          <w:t xml:space="preserve"> unsuccessful—and the immediate success</w:t>
        </w:r>
      </w:ins>
      <w:ins w:id="22" w:author="Benton, Deon" w:date="2026-05-01T11:57:00Z" w16du:dateUtc="2026-05-01T16:57:00Z">
        <w:r w:rsidR="00E61CDE">
          <w:rPr>
            <w:rFonts w:ascii="Times New Roman" w:hAnsi="Times New Roman" w:cs="Times New Roman"/>
          </w:rPr>
          <w:t xml:space="preserve"> that infants experience when </w:t>
        </w:r>
      </w:ins>
      <w:ins w:id="23" w:author="Benton, Deon" w:date="2026-05-01T11:58:00Z" w16du:dateUtc="2026-05-01T16:58:00Z">
        <w:r w:rsidR="00E61CDE">
          <w:rPr>
            <w:rFonts w:ascii="Times New Roman" w:hAnsi="Times New Roman" w:cs="Times New Roman"/>
          </w:rPr>
          <w:t>infants attempt the very same actions during a</w:t>
        </w:r>
      </w:ins>
      <w:ins w:id="24" w:author="Benton, Deon" w:date="2026-05-01T11:56:00Z" w16du:dateUtc="2026-05-01T16:56:00Z">
        <w:r w:rsidR="00FF369D" w:rsidRPr="00FF369D">
          <w:rPr>
            <w:rFonts w:ascii="Times New Roman" w:hAnsi="Times New Roman" w:cs="Times New Roman"/>
          </w:rPr>
          <w:t xml:space="preserve"> sticky-mittens manipulation. </w:t>
        </w:r>
      </w:ins>
      <w:ins w:id="25" w:author="Benton, Deon" w:date="2026-05-01T11:58:00Z" w16du:dateUtc="2026-05-01T16:58:00Z">
        <w:r w:rsidR="00E61CDE">
          <w:rPr>
            <w:rFonts w:ascii="Times New Roman" w:hAnsi="Times New Roman" w:cs="Times New Roman"/>
          </w:rPr>
          <w:t>As it relates to Skerry et al. (2013),</w:t>
        </w:r>
      </w:ins>
      <w:ins w:id="26" w:author="Benton, Deon" w:date="2026-05-01T11:51:00Z" w16du:dateUtc="2026-05-01T16:51:00Z">
        <w:r w:rsidR="00435732">
          <w:rPr>
            <w:rFonts w:ascii="Times New Roman" w:hAnsi="Times New Roman" w:cs="Times New Roman"/>
          </w:rPr>
          <w:t xml:space="preserve"> i</w:t>
        </w:r>
      </w:ins>
      <w:ins w:id="27" w:author="Benton, Deon" w:date="2026-05-01T11:47:00Z" w16du:dateUtc="2026-05-01T16:47:00Z">
        <w:r w:rsidR="004A69E7">
          <w:rPr>
            <w:rFonts w:ascii="Times New Roman" w:hAnsi="Times New Roman" w:cs="Times New Roman"/>
          </w:rPr>
          <w:t>f</w:t>
        </w:r>
      </w:ins>
      <w:ins w:id="28" w:author="Benton, Deon" w:date="2026-05-01T11:50:00Z" w16du:dateUtc="2026-05-01T16:50:00Z">
        <w:r w:rsidR="004A69E7">
          <w:rPr>
            <w:rFonts w:ascii="Times New Roman" w:hAnsi="Times New Roman" w:cs="Times New Roman"/>
          </w:rPr>
          <w:t xml:space="preserve"> the 3-month-olds tested in </w:t>
        </w:r>
      </w:ins>
      <w:ins w:id="29" w:author="Benton, Deon" w:date="2026-05-01T11:58:00Z" w16du:dateUtc="2026-05-01T16:58:00Z">
        <w:r w:rsidR="00E61CDE">
          <w:rPr>
            <w:rFonts w:ascii="Times New Roman" w:hAnsi="Times New Roman" w:cs="Times New Roman"/>
          </w:rPr>
          <w:t>that study</w:t>
        </w:r>
      </w:ins>
      <w:ins w:id="30" w:author="Benton, Deon" w:date="2026-05-01T11:50:00Z" w16du:dateUtc="2026-05-01T16:50:00Z">
        <w:r w:rsidR="004A69E7">
          <w:rPr>
            <w:rFonts w:ascii="Times New Roman" w:hAnsi="Times New Roman" w:cs="Times New Roman"/>
          </w:rPr>
          <w:t xml:space="preserve"> learned that</w:t>
        </w:r>
      </w:ins>
      <w:ins w:id="31" w:author="Benton, Deon" w:date="2026-05-01T11:47:00Z" w16du:dateUtc="2026-05-01T16:47:00Z">
        <w:r w:rsidR="004A69E7">
          <w:rPr>
            <w:rFonts w:ascii="Times New Roman" w:hAnsi="Times New Roman" w:cs="Times New Roman"/>
          </w:rPr>
          <w:t xml:space="preserve"> </w:t>
        </w:r>
      </w:ins>
      <w:ins w:id="32"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33" w:author="Benton, Deon" w:date="2026-05-01T11:59:00Z" w16du:dateUtc="2026-05-01T16:59:00Z">
        <w:r w:rsidR="00E61CDE">
          <w:rPr>
            <w:rFonts w:ascii="Times New Roman" w:hAnsi="Times New Roman" w:cs="Times New Roman"/>
          </w:rPr>
          <w:t>typically been ineffective</w:t>
        </w:r>
      </w:ins>
      <w:ins w:id="34" w:author="Benton, Deon" w:date="2026-05-01T11:48:00Z" w16du:dateUtc="2026-05-01T16:48:00Z">
        <w:r w:rsidR="004A69E7">
          <w:rPr>
            <w:rFonts w:ascii="Times New Roman" w:hAnsi="Times New Roman" w:cs="Times New Roman"/>
          </w:rPr>
          <w:t>,</w:t>
        </w:r>
      </w:ins>
      <w:ins w:id="35" w:author="Benton, Deon" w:date="2026-05-01T11:59:00Z" w16du:dateUtc="2026-05-01T16:59:00Z">
        <w:r w:rsidR="00E61CDE">
          <w:rPr>
            <w:rFonts w:ascii="Times New Roman" w:hAnsi="Times New Roman" w:cs="Times New Roman"/>
          </w:rPr>
          <w:t xml:space="preserve"> then</w:t>
        </w:r>
      </w:ins>
      <w:ins w:id="36" w:author="Benton, Deon" w:date="2026-05-01T11:48:00Z" w16du:dateUtc="2026-05-01T16:48:00Z">
        <w:r w:rsidR="004A69E7">
          <w:rPr>
            <w:rFonts w:ascii="Times New Roman" w:hAnsi="Times New Roman" w:cs="Times New Roman"/>
          </w:rPr>
          <w:t xml:space="preserve"> the unanticipated success of their reaches</w:t>
        </w:r>
      </w:ins>
      <w:ins w:id="37" w:author="Benton, Deon" w:date="2026-05-01T11:52:00Z" w16du:dateUtc="2026-05-01T16:52:00Z">
        <w:r w:rsidR="00435732">
          <w:rPr>
            <w:rFonts w:ascii="Times New Roman" w:hAnsi="Times New Roman" w:cs="Times New Roman"/>
          </w:rPr>
          <w:t>—as well as the contingent feedback that accompanies them—</w:t>
        </w:r>
      </w:ins>
      <w:ins w:id="38" w:author="Benton, Deon" w:date="2026-05-01T11:48:00Z" w16du:dateUtc="2026-05-01T16:48:00Z">
        <w:r w:rsidR="004A69E7">
          <w:rPr>
            <w:rFonts w:ascii="Times New Roman" w:hAnsi="Times New Roman" w:cs="Times New Roman"/>
          </w:rPr>
          <w:t>during a sticky-mittens experience may be inherently attention-grabbing</w:t>
        </w:r>
      </w:ins>
      <w:ins w:id="39" w:author="Benton, Deon" w:date="2026-05-01T12:26:00Z" w16du:dateUtc="2026-05-01T17:26:00Z">
        <w:r w:rsidR="009358CD">
          <w:rPr>
            <w:rFonts w:ascii="Times New Roman" w:hAnsi="Times New Roman" w:cs="Times New Roman"/>
          </w:rPr>
          <w:t xml:space="preserve"> and attention-heightening</w:t>
        </w:r>
      </w:ins>
      <w:ins w:id="40" w:author="Benton, Deon" w:date="2026-05-01T11:59:00Z" w16du:dateUtc="2026-05-01T16:59:00Z">
        <w:r w:rsidR="00CE106E">
          <w:rPr>
            <w:rFonts w:ascii="Times New Roman" w:hAnsi="Times New Roman" w:cs="Times New Roman"/>
          </w:rPr>
          <w:t xml:space="preserve">. </w:t>
        </w:r>
      </w:ins>
      <w:ins w:id="41"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42"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w:t>
        </w:r>
        <w:r w:rsidR="00C3263E">
          <w:rPr>
            <w:rFonts w:ascii="Times New Roman" w:hAnsi="Times New Roman" w:cs="Times New Roman"/>
          </w:rPr>
          <w:lastRenderedPageBreak/>
          <w:t>sticky-mittens experience may heighten infants</w:t>
        </w:r>
      </w:ins>
      <w:ins w:id="43" w:author="Benton, Deon" w:date="2026-05-01T10:26:00Z" w16du:dateUtc="2026-05-01T15:26:00Z">
        <w:r w:rsidR="009C3982">
          <w:rPr>
            <w:rFonts w:ascii="Times New Roman" w:hAnsi="Times New Roman" w:cs="Times New Roman"/>
          </w:rPr>
          <w:t>’</w:t>
        </w:r>
      </w:ins>
      <w:ins w:id="44" w:author="Benton, Deon" w:date="2026-05-01T10:22:00Z" w16du:dateUtc="2026-05-01T15:22:00Z">
        <w:r w:rsidR="00C3263E">
          <w:rPr>
            <w:rFonts w:ascii="Times New Roman" w:hAnsi="Times New Roman" w:cs="Times New Roman"/>
          </w:rPr>
          <w:t xml:space="preserve"> attention </w:t>
        </w:r>
      </w:ins>
      <w:ins w:id="45" w:author="Benton, Deon" w:date="2026-05-01T11:37:00Z" w16du:dateUtc="2026-05-01T16:37:00Z">
        <w:r w:rsidR="008B5039">
          <w:rPr>
            <w:rFonts w:ascii="Times New Roman" w:hAnsi="Times New Roman" w:cs="Times New Roman"/>
          </w:rPr>
          <w:t>to, encoding of, and learning about the</w:t>
        </w:r>
      </w:ins>
      <w:ins w:id="46" w:author="Benton, Deon" w:date="2026-05-01T10:23:00Z" w16du:dateUtc="2026-05-01T15:23:00Z">
        <w:r w:rsidR="00C3263E">
          <w:rPr>
            <w:rFonts w:ascii="Times New Roman" w:hAnsi="Times New Roman" w:cs="Times New Roman"/>
          </w:rPr>
          <w:t xml:space="preserve"> </w:t>
        </w:r>
      </w:ins>
      <w:ins w:id="47" w:author="Benton, Deon" w:date="2026-05-01T10:26:00Z" w16du:dateUtc="2026-05-01T15:26:00Z">
        <w:r w:rsidR="009C3982">
          <w:rPr>
            <w:rFonts w:ascii="Times New Roman" w:hAnsi="Times New Roman" w:cs="Times New Roman"/>
          </w:rPr>
          <w:t xml:space="preserve">surface </w:t>
        </w:r>
      </w:ins>
      <w:ins w:id="48" w:author="Benton, Deon" w:date="2026-05-01T10:23:00Z" w16du:dateUtc="2026-05-01T15:23:00Z">
        <w:r w:rsidR="00C3263E">
          <w:rPr>
            <w:rFonts w:ascii="Times New Roman" w:hAnsi="Times New Roman" w:cs="Times New Roman"/>
          </w:rPr>
          <w:t>features</w:t>
        </w:r>
      </w:ins>
      <w:ins w:id="49" w:author="Benton, Deon" w:date="2026-05-01T11:37:00Z" w16du:dateUtc="2026-05-01T16:37:00Z">
        <w:r w:rsidR="008B5039">
          <w:rPr>
            <w:rFonts w:ascii="Times New Roman" w:hAnsi="Times New Roman" w:cs="Times New Roman"/>
          </w:rPr>
          <w:t xml:space="preserve"> of a task</w:t>
        </w:r>
      </w:ins>
      <w:ins w:id="50" w:author="Benton, Deon" w:date="2026-05-01T11:35:00Z" w16du:dateUtc="2026-05-01T16:35:00Z">
        <w:r w:rsidR="00AF60B8">
          <w:rPr>
            <w:rFonts w:ascii="Times New Roman" w:hAnsi="Times New Roman" w:cs="Times New Roman"/>
          </w:rPr>
          <w:t xml:space="preserve">, Needham et al. </w:t>
        </w:r>
      </w:ins>
      <w:ins w:id="51" w:author="Benton, Deon" w:date="2026-05-01T11:36:00Z" w16du:dateUtc="2026-05-01T16:36:00Z">
        <w:r w:rsidR="00AF60B8">
          <w:rPr>
            <w:rFonts w:ascii="Times New Roman" w:hAnsi="Times New Roman" w:cs="Times New Roman"/>
          </w:rPr>
          <w:t xml:space="preserve">(2002) </w:t>
        </w:r>
      </w:ins>
      <w:del w:id="52" w:author="Benton, Deon" w:date="2026-05-01T10:23:00Z" w16du:dateUtc="2026-05-01T15:23:00Z">
        <w:r w:rsidR="00510876" w:rsidDel="00C3263E">
          <w:rPr>
            <w:rFonts w:ascii="Times New Roman" w:hAnsi="Times New Roman" w:cs="Times New Roman"/>
          </w:rPr>
          <w:delText xml:space="preserve"> </w:delText>
        </w:r>
      </w:del>
      <w:ins w:id="53"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54"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55" w:author="Benton, Deon" w:date="2026-05-01T10:27:00Z" w16du:dateUtc="2026-05-01T15:27:00Z">
        <w:r w:rsidR="00EC4C11">
          <w:rPr>
            <w:rFonts w:ascii="Times New Roman" w:hAnsi="Times New Roman" w:cs="Times New Roman"/>
          </w:rPr>
          <w:t>a</w:t>
        </w:r>
      </w:ins>
      <w:ins w:id="56"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57" w:author="Benton, Deon" w:date="2026-05-01T10:30:00Z" w16du:dateUtc="2026-05-01T15:30:00Z">
        <w:r w:rsidR="003852DA">
          <w:rPr>
            <w:rFonts w:ascii="Times New Roman" w:hAnsi="Times New Roman" w:cs="Times New Roman"/>
          </w:rPr>
          <w:t>object’s</w:t>
        </w:r>
      </w:ins>
      <w:ins w:id="58" w:author="Benton, Deon" w:date="2026-05-01T10:27:00Z" w16du:dateUtc="2026-05-01T15:27:00Z">
        <w:r w:rsidR="00EC4C11">
          <w:rPr>
            <w:rFonts w:ascii="Times New Roman" w:hAnsi="Times New Roman" w:cs="Times New Roman"/>
          </w:rPr>
          <w:t xml:space="preserve"> visible </w:t>
        </w:r>
      </w:ins>
      <w:ins w:id="59" w:author="Benton, Deon" w:date="2026-05-01T10:29:00Z" w16du:dateUtc="2026-05-01T15:29:00Z">
        <w:r w:rsidR="00EC4C11">
          <w:rPr>
            <w:rFonts w:ascii="Times New Roman" w:hAnsi="Times New Roman" w:cs="Times New Roman"/>
          </w:rPr>
          <w:t>features</w:t>
        </w:r>
      </w:ins>
      <w:ins w:id="60" w:author="Benton, Deon" w:date="2026-05-01T10:28:00Z" w16du:dateUtc="2026-05-01T15:28:00Z">
        <w:r w:rsidR="00EC4C11">
          <w:rPr>
            <w:rFonts w:ascii="Times New Roman" w:hAnsi="Times New Roman" w:cs="Times New Roman"/>
          </w:rPr>
          <w:t>. The contention that</w:t>
        </w:r>
      </w:ins>
      <w:ins w:id="61" w:author="Benton, Deon" w:date="2026-05-01T10:31:00Z" w16du:dateUtc="2026-05-01T15:31:00Z">
        <w:r w:rsidR="003852DA">
          <w:rPr>
            <w:rFonts w:ascii="Times New Roman" w:hAnsi="Times New Roman" w:cs="Times New Roman"/>
          </w:rPr>
          <w:t xml:space="preserve"> sticky-mittens experience induces a short-lived attentional</w:t>
        </w:r>
      </w:ins>
      <w:ins w:id="62" w:author="Benton, Deon" w:date="2026-05-01T10:32:00Z" w16du:dateUtc="2026-05-01T15:32:00Z">
        <w:r w:rsidR="00D24343">
          <w:rPr>
            <w:rFonts w:ascii="Times New Roman" w:hAnsi="Times New Roman" w:cs="Times New Roman"/>
          </w:rPr>
          <w:t xml:space="preserve"> boost</w:t>
        </w:r>
      </w:ins>
      <w:ins w:id="63" w:author="Benton, Deon" w:date="2026-05-01T10:28:00Z" w16du:dateUtc="2026-05-01T15:28:00Z">
        <w:r w:rsidR="00EC4C11">
          <w:rPr>
            <w:rFonts w:ascii="Times New Roman" w:hAnsi="Times New Roman" w:cs="Times New Roman"/>
          </w:rPr>
          <w:t xml:space="preserve"> also has empirical support. For example, </w:t>
        </w:r>
      </w:ins>
      <w:ins w:id="64"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65"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66" w:author="Benton, Deon" w:date="2026-05-01T12:32:00Z" w16du:dateUtc="2026-05-01T17:32:00Z">
        <w:r>
          <w:rPr>
            <w:rFonts w:ascii="Times New Roman" w:hAnsi="Times New Roman" w:cs="Times New Roman"/>
          </w:rPr>
          <w:t xml:space="preserve">In addition to attending to the properties of the objects </w:t>
        </w:r>
      </w:ins>
      <w:ins w:id="67" w:author="Benton, Deon" w:date="2026-05-01T12:37:00Z" w16du:dateUtc="2026-05-01T17:37:00Z">
        <w:r w:rsidR="00BA34AC">
          <w:rPr>
            <w:rFonts w:ascii="Times New Roman" w:hAnsi="Times New Roman" w:cs="Times New Roman"/>
          </w:rPr>
          <w:t>during a sticky-mittens experience</w:t>
        </w:r>
      </w:ins>
      <w:ins w:id="68" w:author="Benton, Deon" w:date="2026-05-01T12:32:00Z" w16du:dateUtc="2026-05-01T17:32:00Z">
        <w:r>
          <w:rPr>
            <w:rFonts w:ascii="Times New Roman" w:hAnsi="Times New Roman" w:cs="Times New Roman"/>
          </w:rPr>
          <w:t xml:space="preserve">, </w:t>
        </w:r>
      </w:ins>
      <w:ins w:id="69" w:author="Benton, Deon" w:date="2026-05-01T12:37:00Z" w16du:dateUtc="2026-05-01T17:37:00Z">
        <w:r w:rsidR="00BA34AC">
          <w:rPr>
            <w:rFonts w:ascii="Times New Roman" w:hAnsi="Times New Roman" w:cs="Times New Roman"/>
          </w:rPr>
          <w:t xml:space="preserve">successful reaches may enable </w:t>
        </w:r>
      </w:ins>
      <w:ins w:id="70" w:author="Benton, Deon" w:date="2026-05-01T11:33:00Z" w16du:dateUtc="2026-05-01T16:33:00Z">
        <w:r w:rsidR="00492918">
          <w:rPr>
            <w:rFonts w:ascii="Times New Roman" w:hAnsi="Times New Roman" w:cs="Times New Roman"/>
          </w:rPr>
          <w:t xml:space="preserve">infants </w:t>
        </w:r>
      </w:ins>
      <w:ins w:id="71" w:author="Benton, Deon" w:date="2026-05-01T12:37:00Z" w16du:dateUtc="2026-05-01T17:37:00Z">
        <w:r w:rsidR="00BA34AC">
          <w:rPr>
            <w:rFonts w:ascii="Times New Roman" w:hAnsi="Times New Roman" w:cs="Times New Roman"/>
          </w:rPr>
          <w:t>incidentally to encode</w:t>
        </w:r>
      </w:ins>
      <w:ins w:id="72"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73" w:author="Benton, Deon" w:date="2026-05-01T12:38:00Z" w16du:dateUtc="2026-05-01T17:38:00Z">
        <w:r w:rsidR="00BA34AC">
          <w:rPr>
            <w:rFonts w:ascii="Times New Roman" w:hAnsi="Times New Roman" w:cs="Times New Roman"/>
          </w:rPr>
          <w:t>may</w:t>
        </w:r>
      </w:ins>
      <w:ins w:id="74"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75" w:author="Benton, Deon" w:date="2026-05-01T12:39:00Z" w16du:dateUtc="2026-05-01T17:39:00Z">
        <w:r w:rsidR="000B20EE">
          <w:rPr>
            <w:rFonts w:ascii="Times New Roman" w:hAnsi="Times New Roman" w:cs="Times New Roman"/>
          </w:rPr>
          <w:t xml:space="preserve">) </w:t>
        </w:r>
      </w:ins>
      <w:ins w:id="76" w:author="Benton, Deon" w:date="2026-05-01T13:00:00Z" w16du:dateUtc="2026-05-01T18:00:00Z">
        <w:r w:rsidR="00C92A5E">
          <w:rPr>
            <w:rFonts w:ascii="Times New Roman" w:hAnsi="Times New Roman" w:cs="Times New Roman"/>
          </w:rPr>
          <w:t xml:space="preserve">of their arms </w:t>
        </w:r>
      </w:ins>
      <w:ins w:id="77" w:author="Benton, Deon" w:date="2026-05-01T12:39:00Z" w16du:dateUtc="2026-05-01T17:39:00Z">
        <w:r w:rsidR="000B20EE">
          <w:rPr>
            <w:rFonts w:ascii="Times New Roman" w:hAnsi="Times New Roman" w:cs="Times New Roman"/>
          </w:rPr>
          <w:t>and trajectory</w:t>
        </w:r>
      </w:ins>
      <w:ins w:id="78" w:author="Benton, Deon" w:date="2026-05-01T12:59:00Z" w16du:dateUtc="2026-05-01T17:59:00Z">
        <w:r w:rsidR="00C92A5E">
          <w:rPr>
            <w:rFonts w:ascii="Times New Roman" w:hAnsi="Times New Roman" w:cs="Times New Roman"/>
          </w:rPr>
          <w:t xml:space="preserve"> (i.e., </w:t>
        </w:r>
      </w:ins>
      <w:ins w:id="79" w:author="Benton, Deon" w:date="2026-05-01T13:00:00Z" w16du:dateUtc="2026-05-01T18:00:00Z">
        <w:r w:rsidR="00C92A5E">
          <w:rPr>
            <w:rFonts w:ascii="Times New Roman" w:hAnsi="Times New Roman" w:cs="Times New Roman"/>
          </w:rPr>
          <w:t>the directness</w:t>
        </w:r>
      </w:ins>
      <w:ins w:id="80" w:author="Benton, Deon" w:date="2026-05-01T12:59:00Z" w16du:dateUtc="2026-05-01T17:59:00Z">
        <w:r w:rsidR="00C92A5E">
          <w:rPr>
            <w:rFonts w:ascii="Times New Roman" w:hAnsi="Times New Roman" w:cs="Times New Roman"/>
          </w:rPr>
          <w:t>)</w:t>
        </w:r>
      </w:ins>
      <w:ins w:id="81"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82"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83"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84" w:author="Benton, Deon" w:date="2026-05-01T12:45:00Z" w16du:dateUtc="2026-05-01T17:45:00Z">
        <w:r w:rsidR="002A5F73">
          <w:rPr>
            <w:rFonts w:ascii="Times New Roman" w:hAnsi="Times New Roman" w:cs="Times New Roman"/>
          </w:rPr>
          <w:t xml:space="preserve">Infants may </w:t>
        </w:r>
      </w:ins>
      <w:del w:id="85" w:author="Benton, Deon" w:date="2026-05-01T13:05:00Z" w16du:dateUtc="2026-05-01T18:05:00Z">
        <w:r w:rsidR="00BA34AC" w:rsidRPr="00BE2E9B" w:rsidDel="008A2E25">
          <w:rPr>
            <w:rFonts w:ascii="Times New Roman" w:hAnsi="Times New Roman" w:cs="Times New Roman"/>
          </w:rPr>
          <w:delText xml:space="preserve"> </w:delText>
        </w:r>
      </w:del>
      <w:ins w:id="86" w:author="Benton, Deon" w:date="2026-05-01T12:41:00Z" w16du:dateUtc="2026-05-01T17:41:00Z">
        <w:r w:rsidR="001664C2">
          <w:rPr>
            <w:rFonts w:ascii="Times New Roman" w:hAnsi="Times New Roman" w:cs="Times New Roman"/>
          </w:rPr>
          <w:t xml:space="preserve">notice that each time they </w:t>
        </w:r>
      </w:ins>
      <w:ins w:id="87" w:author="Benton, Deon" w:date="2026-05-01T12:42:00Z" w16du:dateUtc="2026-05-01T17:42:00Z">
        <w:r w:rsidR="001664C2">
          <w:rPr>
            <w:rFonts w:ascii="Times New Roman" w:hAnsi="Times New Roman" w:cs="Times New Roman"/>
          </w:rPr>
          <w:t>contact and attempt to retrieve an object, their arms are extended</w:t>
        </w:r>
      </w:ins>
      <w:ins w:id="88" w:author="Benton, Deon" w:date="2026-05-01T12:46:00Z" w16du:dateUtc="2026-05-01T17:46:00Z">
        <w:r w:rsidR="00C41ED8">
          <w:rPr>
            <w:rFonts w:ascii="Times New Roman" w:hAnsi="Times New Roman" w:cs="Times New Roman"/>
          </w:rPr>
          <w:t xml:space="preserve"> </w:t>
        </w:r>
      </w:ins>
      <w:ins w:id="89" w:author="Benton, Deon" w:date="2026-05-01T12:49:00Z" w16du:dateUtc="2026-05-01T17:49:00Z">
        <w:r w:rsidR="001B02CA">
          <w:rPr>
            <w:rFonts w:ascii="Times New Roman" w:hAnsi="Times New Roman" w:cs="Times New Roman"/>
          </w:rPr>
          <w:t>forward from the body</w:t>
        </w:r>
      </w:ins>
      <w:ins w:id="90" w:author="Benton, Deon" w:date="2026-05-01T12:50:00Z" w16du:dateUtc="2026-05-01T17:50:00Z">
        <w:r w:rsidR="008E07C3">
          <w:rPr>
            <w:rFonts w:ascii="Times New Roman" w:hAnsi="Times New Roman" w:cs="Times New Roman"/>
          </w:rPr>
          <w:t xml:space="preserve"> in a relatively straight configuration</w:t>
        </w:r>
      </w:ins>
      <w:ins w:id="91" w:author="Benton, Deon" w:date="2026-05-01T12:49:00Z" w16du:dateUtc="2026-05-01T17:49:00Z">
        <w:r w:rsidR="001B02CA">
          <w:rPr>
            <w:rFonts w:ascii="Times New Roman" w:hAnsi="Times New Roman" w:cs="Times New Roman"/>
          </w:rPr>
          <w:t xml:space="preserve"> and follow</w:t>
        </w:r>
      </w:ins>
      <w:ins w:id="92" w:author="Benton, Deon" w:date="2026-05-01T12:46:00Z" w16du:dateUtc="2026-05-01T17:46:00Z">
        <w:r w:rsidR="00C41ED8">
          <w:rPr>
            <w:rFonts w:ascii="Times New Roman" w:hAnsi="Times New Roman" w:cs="Times New Roman"/>
          </w:rPr>
          <w:t xml:space="preserve"> </w:t>
        </w:r>
      </w:ins>
      <w:ins w:id="93" w:author="Benton, Deon" w:date="2026-05-01T12:49:00Z" w16du:dateUtc="2026-05-01T17:49:00Z">
        <w:r w:rsidR="001B02CA">
          <w:rPr>
            <w:rFonts w:ascii="Times New Roman" w:hAnsi="Times New Roman" w:cs="Times New Roman"/>
          </w:rPr>
          <w:t xml:space="preserve">a </w:t>
        </w:r>
      </w:ins>
      <w:ins w:id="94"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95"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96" w:author="Benton, Deon" w:date="2026-05-01T12:50:00Z" w16du:dateUtc="2026-05-01T17:50:00Z">
        <w:r w:rsidR="008E07C3">
          <w:rPr>
            <w:rFonts w:ascii="Times New Roman" w:hAnsi="Times New Roman" w:cs="Times New Roman"/>
          </w:rPr>
          <w:t>An illustr</w:t>
        </w:r>
      </w:ins>
      <w:ins w:id="97" w:author="Benton, Deon" w:date="2026-05-01T12:51:00Z" w16du:dateUtc="2026-05-01T17:51:00Z">
        <w:r w:rsidR="008E07C3">
          <w:rPr>
            <w:rFonts w:ascii="Times New Roman" w:hAnsi="Times New Roman" w:cs="Times New Roman"/>
          </w:rPr>
          <w:t xml:space="preserve">ative example of this </w:t>
        </w:r>
      </w:ins>
      <w:ins w:id="98" w:author="Benton, Deon" w:date="2026-05-01T12:53:00Z" w16du:dateUtc="2026-05-01T17:53:00Z">
        <w:r w:rsidR="00686D71">
          <w:rPr>
            <w:rFonts w:ascii="Times New Roman" w:hAnsi="Times New Roman" w:cs="Times New Roman"/>
          </w:rPr>
          <w:t>is</w:t>
        </w:r>
      </w:ins>
      <w:ins w:id="99"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100" w:author="Benton, Deon" w:date="2026-05-01T12:54:00Z" w16du:dateUtc="2026-05-01T17:54:00Z">
        <w:r w:rsidR="00686D71">
          <w:rPr>
            <w:rFonts w:ascii="Times New Roman" w:hAnsi="Times New Roman" w:cs="Times New Roman"/>
          </w:rPr>
          <w:t xml:space="preserve">a </w:t>
        </w:r>
      </w:ins>
      <w:ins w:id="101" w:author="Benton, Deon" w:date="2026-05-01T12:55:00Z" w16du:dateUtc="2026-05-01T17:55:00Z">
        <w:r w:rsidR="0039487E">
          <w:rPr>
            <w:rFonts w:ascii="Times New Roman" w:hAnsi="Times New Roman" w:cs="Times New Roman"/>
          </w:rPr>
          <w:t>highchair</w:t>
        </w:r>
      </w:ins>
      <w:ins w:id="102" w:author="Benton, Deon" w:date="2026-05-01T12:54:00Z" w16du:dateUtc="2026-05-01T17:54:00Z">
        <w:r w:rsidR="0039487E">
          <w:rPr>
            <w:rFonts w:ascii="Times New Roman" w:hAnsi="Times New Roman" w:cs="Times New Roman"/>
          </w:rPr>
          <w:t xml:space="preserve"> in anticipation of a snack</w:t>
        </w:r>
      </w:ins>
      <w:ins w:id="103" w:author="Benton, Deon" w:date="2026-05-01T13:06:00Z" w16du:dateUtc="2026-05-01T18:06:00Z">
        <w:r w:rsidR="008A2E25">
          <w:rPr>
            <w:rFonts w:ascii="Times New Roman" w:hAnsi="Times New Roman" w:cs="Times New Roman"/>
          </w:rPr>
          <w:t>. In such moments, the</w:t>
        </w:r>
      </w:ins>
      <w:ins w:id="104" w:author="Benton, Deon" w:date="2026-05-01T12:57:00Z" w16du:dateUtc="2026-05-01T17:57:00Z">
        <w:r w:rsidR="000A7280">
          <w:rPr>
            <w:rFonts w:ascii="Times New Roman" w:hAnsi="Times New Roman" w:cs="Times New Roman"/>
          </w:rPr>
          <w:t xml:space="preserve"> arms are relatively st</w:t>
        </w:r>
      </w:ins>
      <w:ins w:id="105" w:author="Benton, Deon" w:date="2026-05-01T12:58:00Z" w16du:dateUtc="2026-05-01T17:58:00Z">
        <w:r w:rsidR="000A7280">
          <w:rPr>
            <w:rFonts w:ascii="Times New Roman" w:hAnsi="Times New Roman" w:cs="Times New Roman"/>
          </w:rPr>
          <w:t>raight</w:t>
        </w:r>
      </w:ins>
      <w:ins w:id="106" w:author="Benton, Deon" w:date="2026-05-01T13:06:00Z" w16du:dateUtc="2026-05-01T18:06:00Z">
        <w:r w:rsidR="008A2E25">
          <w:rPr>
            <w:rFonts w:ascii="Times New Roman" w:hAnsi="Times New Roman" w:cs="Times New Roman"/>
          </w:rPr>
          <w:t xml:space="preserve">, </w:t>
        </w:r>
      </w:ins>
      <w:ins w:id="107"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108"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109"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110"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111"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112" w:author="Benton, Deon" w:date="2026-05-01T13:01:00Z" w16du:dateUtc="2026-05-01T18:01:00Z">
        <w:r w:rsidR="0081612A">
          <w:rPr>
            <w:rFonts w:ascii="Times New Roman" w:hAnsi="Times New Roman" w:cs="Times New Roman"/>
          </w:rPr>
          <w:t xml:space="preserve"> or the trajectory of </w:t>
        </w:r>
      </w:ins>
      <w:ins w:id="113" w:author="Benton, Deon" w:date="2026-05-01T13:08:00Z" w16du:dateUtc="2026-05-01T18:08:00Z">
        <w:r w:rsidR="00361582">
          <w:rPr>
            <w:rFonts w:ascii="Times New Roman" w:hAnsi="Times New Roman" w:cs="Times New Roman"/>
          </w:rPr>
          <w:t>a reach is not perfectly linear</w:t>
        </w:r>
      </w:ins>
      <w:ins w:id="114" w:author="Benton, Deon" w:date="2026-05-01T13:09:00Z" w16du:dateUtc="2026-05-01T18:09:00Z">
        <w:r w:rsidR="00361582">
          <w:rPr>
            <w:rFonts w:ascii="Times New Roman" w:hAnsi="Times New Roman" w:cs="Times New Roman"/>
          </w:rPr>
          <w:t>,</w:t>
        </w:r>
      </w:ins>
      <w:ins w:id="115" w:author="Benton, Deon" w:date="2026-05-01T13:02:00Z" w16du:dateUtc="2026-05-01T18:02:00Z">
        <w:r w:rsidR="0081612A">
          <w:rPr>
            <w:rFonts w:ascii="Times New Roman" w:hAnsi="Times New Roman" w:cs="Times New Roman"/>
          </w:rPr>
          <w:t xml:space="preserve"> </w:t>
        </w:r>
      </w:ins>
      <w:ins w:id="116"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w:t>
      </w:r>
      <w:ins w:id="117"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118" w:author="Benton, Deon" w:date="2026-05-01T13:10:00Z" w16du:dateUtc="2026-05-01T18:10:00Z">
        <w:r w:rsidR="00300630">
          <w:rPr>
            <w:rFonts w:ascii="Times New Roman" w:hAnsi="Times New Roman" w:cs="Times New Roman"/>
          </w:rPr>
          <w:t>If</w:t>
        </w:r>
      </w:ins>
      <w:ins w:id="119"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120"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121"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122"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123" w:author="Benton, Deon" w:date="2026-05-01T13:12:00Z" w16du:dateUtc="2026-05-01T18:12:00Z">
        <w:r w:rsidR="004645FE" w:rsidDel="000F1D20">
          <w:rPr>
            <w:rFonts w:ascii="Times New Roman" w:hAnsi="Times New Roman" w:cs="Times New Roman"/>
          </w:rPr>
          <w:delText xml:space="preserve">this </w:delText>
        </w:r>
      </w:del>
      <w:ins w:id="124"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125" w:author="Benton, Deon" w:date="2026-05-01T13:12:00Z" w16du:dateUtc="2026-05-01T18:12:00Z">
        <w:r w:rsidR="000F1D20">
          <w:rPr>
            <w:rFonts w:ascii="Times New Roman" w:hAnsi="Times New Roman" w:cs="Times New Roman"/>
          </w:rPr>
          <w:t>. I</w:t>
        </w:r>
      </w:ins>
      <w:ins w:id="126"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127"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128"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129"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130"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131"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132"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133" w:author="Benton, Deon" w:date="2026-05-01T13:15:00Z" w16du:dateUtc="2026-05-01T18:15:00Z">
        <w:r>
          <w:rPr>
            <w:rFonts w:ascii="Times New Roman" w:hAnsi="Times New Roman" w:cs="Times New Roman"/>
          </w:rPr>
          <w:t>This account—at least as it has been presented thus far—raises an important question</w:t>
        </w:r>
      </w:ins>
      <w:ins w:id="134" w:author="Benton, Deon" w:date="2026-05-01T13:16:00Z" w16du:dateUtc="2026-05-01T18:16:00Z">
        <w:r w:rsidR="00680AC3">
          <w:rPr>
            <w:rFonts w:ascii="Times New Roman" w:hAnsi="Times New Roman" w:cs="Times New Roman"/>
          </w:rPr>
          <w:t>:</w:t>
        </w:r>
      </w:ins>
      <w:ins w:id="135" w:author="Benton, Deon" w:date="2026-05-01T13:15:00Z" w16du:dateUtc="2026-05-01T18:15:00Z">
        <w:r>
          <w:rPr>
            <w:rFonts w:ascii="Times New Roman" w:hAnsi="Times New Roman" w:cs="Times New Roman"/>
          </w:rPr>
          <w:t xml:space="preserve"> </w:t>
        </w:r>
      </w:ins>
      <w:ins w:id="136" w:author="Benton, Deon" w:date="2026-05-01T13:16:00Z" w16du:dateUtc="2026-05-01T18:16:00Z">
        <w:r w:rsidR="00680AC3">
          <w:rPr>
            <w:rFonts w:ascii="Times New Roman" w:hAnsi="Times New Roman" w:cs="Times New Roman"/>
          </w:rPr>
          <w:t xml:space="preserve">How do </w:t>
        </w:r>
      </w:ins>
      <w:ins w:id="137"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138"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139"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140" w:author="Benton, Deon" w:date="2026-05-01T13:15:00Z" w16du:dateUtc="2026-05-01T18:15:00Z">
        <w:r w:rsidR="00680AC3">
          <w:rPr>
            <w:rFonts w:ascii="Times New Roman" w:hAnsi="Times New Roman" w:cs="Times New Roman"/>
          </w:rPr>
          <w:t xml:space="preserve"> </w:t>
        </w:r>
      </w:ins>
      <w:ins w:id="141"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142" w:author="Benton, Deon" w:date="2026-05-01T13:17:00Z" w16du:dateUtc="2026-05-01T18:17:00Z">
        <w:r w:rsidR="00BB1924">
          <w:rPr>
            <w:rFonts w:ascii="Times New Roman" w:hAnsi="Times New Roman" w:cs="Times New Roman"/>
          </w:rPr>
          <w:t xml:space="preserve"> a mapping seems necessary for</w:t>
        </w:r>
      </w:ins>
      <w:ins w:id="143" w:author="Benton, Deon" w:date="2026-05-01T13:18:00Z" w16du:dateUtc="2026-05-01T18:18:00Z">
        <w:r w:rsidR="00BB1924">
          <w:rPr>
            <w:rFonts w:ascii="Times New Roman" w:hAnsi="Times New Roman" w:cs="Times New Roman"/>
          </w:rPr>
          <w:t xml:space="preserve"> pre-reaching infants to perceive the efficient test event as familiar.</w:t>
        </w:r>
      </w:ins>
      <w:ins w:id="144"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145" w:author="Benton, Deon" w:date="2026-05-01T13:18:00Z" w16du:dateUtc="2026-05-01T18:18:00Z">
        <w:r w:rsidR="00BB1924">
          <w:rPr>
            <w:rFonts w:ascii="Times New Roman" w:hAnsi="Times New Roman" w:cs="Times New Roman"/>
          </w:rPr>
          <w:t xml:space="preserve">o this apparent conundrum begins with the </w:t>
        </w:r>
      </w:ins>
      <w:ins w:id="146"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147"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148"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149"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150" w:author="Benton, Deon" w:date="2026-05-01T13:21:00Z" w16du:dateUtc="2026-05-01T18:21:00Z">
        <w:r w:rsidR="004229FE">
          <w:rPr>
            <w:rFonts w:ascii="Times New Roman" w:hAnsi="Times New Roman" w:cs="Times New Roman"/>
          </w:rPr>
          <w:t xml:space="preserve">It may be the case that </w:t>
        </w:r>
      </w:ins>
      <w:ins w:id="151"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152"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153"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154" w:author="Benton, Deon" w:date="2026-05-01T13:25:00Z" w16du:dateUtc="2026-05-01T18:25:00Z">
        <w:r w:rsidR="00472971">
          <w:rPr>
            <w:rFonts w:ascii="Times New Roman" w:hAnsi="Times New Roman" w:cs="Times New Roman"/>
          </w:rPr>
          <w:t xml:space="preserve">infants can </w:t>
        </w:r>
      </w:ins>
      <w:ins w:id="155" w:author="Benton, Deon" w:date="2026-05-01T13:34:00Z" w16du:dateUtc="2026-05-01T18:34:00Z">
        <w:r w:rsidR="005E5E72">
          <w:rPr>
            <w:rFonts w:ascii="Times New Roman" w:hAnsi="Times New Roman" w:cs="Times New Roman"/>
          </w:rPr>
          <w:t>see their own actions</w:t>
        </w:r>
      </w:ins>
      <w:ins w:id="156"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157"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w:t>
      </w:r>
      <w:r w:rsidR="001F5E86">
        <w:rPr>
          <w:rFonts w:ascii="Times New Roman" w:hAnsi="Times New Roman" w:cs="Times New Roman"/>
        </w:rPr>
        <w:lastRenderedPageBreak/>
        <w:t xml:space="preserve">This </w:t>
      </w:r>
      <w:ins w:id="158"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159"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160"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161" w:author="Benton, Deon" w:date="2026-05-01T13:26:00Z" w16du:dateUtc="2026-05-01T18:26:00Z">
        <w:r w:rsidR="000F3AD5">
          <w:rPr>
            <w:rFonts w:ascii="Times New Roman" w:hAnsi="Times New Roman" w:cs="Times New Roman"/>
          </w:rPr>
          <w:t xml:space="preserve"> likely var</w:t>
        </w:r>
      </w:ins>
      <w:ins w:id="162" w:author="Benton, Deon" w:date="2026-05-01T13:27:00Z" w16du:dateUtc="2026-05-01T18:27:00Z">
        <w:r w:rsidR="000F3AD5">
          <w:rPr>
            <w:rFonts w:ascii="Times New Roman" w:hAnsi="Times New Roman" w:cs="Times New Roman"/>
          </w:rPr>
          <w:t>y</w:t>
        </w:r>
      </w:ins>
      <w:ins w:id="163"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164" w:author="Benton, Deon" w:date="2026-05-01T13:35:00Z" w16du:dateUtc="2026-05-01T18:35:00Z">
        <w:r w:rsidR="005E5E72">
          <w:rPr>
            <w:rFonts w:ascii="Times New Roman" w:hAnsi="Times New Roman" w:cs="Times New Roman"/>
          </w:rPr>
          <w:t>S</w:t>
        </w:r>
      </w:ins>
      <w:ins w:id="165" w:author="Benton, Deon" w:date="2026-05-01T13:28:00Z" w16du:dateUtc="2026-05-01T18:28:00Z">
        <w:r w:rsidR="00060065">
          <w:rPr>
            <w:rFonts w:ascii="Times New Roman" w:hAnsi="Times New Roman" w:cs="Times New Roman"/>
          </w:rPr>
          <w:t>uch variability need not undermine the present account</w:t>
        </w:r>
      </w:ins>
      <w:ins w:id="166" w:author="Benton, Deon" w:date="2026-05-01T13:35:00Z" w16du:dateUtc="2026-05-01T18:35:00Z">
        <w:r w:rsidR="005E5E72">
          <w:rPr>
            <w:rFonts w:ascii="Times New Roman" w:hAnsi="Times New Roman" w:cs="Times New Roman"/>
          </w:rPr>
          <w:t>, however</w:t>
        </w:r>
      </w:ins>
      <w:ins w:id="167"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168"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169"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170"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171" w:author="Benton, Deon" w:date="2026-05-01T16:22:00Z" w16du:dateUtc="2026-05-01T21:22:00Z">
        <w:r w:rsidR="005B323D">
          <w:rPr>
            <w:rFonts w:ascii="Times New Roman" w:hAnsi="Times New Roman" w:cs="Times New Roman"/>
          </w:rPr>
          <w:t xml:space="preserve">reach </w:t>
        </w:r>
      </w:ins>
      <w:ins w:id="172"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173"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174"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175"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176"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177"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178" w:author="Benton, Deon" w:date="2026-05-01T16:23:00Z" w16du:dateUtc="2026-05-01T21:23:00Z">
        <w:r w:rsidR="00745DE1">
          <w:rPr>
            <w:rFonts w:ascii="Times New Roman" w:hAnsi="Times New Roman" w:cs="Times New Roman"/>
          </w:rPr>
          <w:t xml:space="preserve">Fortunately, </w:t>
        </w:r>
      </w:ins>
      <w:ins w:id="179" w:author="Benton, Deon" w:date="2026-05-01T16:25:00Z" w16du:dateUtc="2026-05-01T21:25:00Z">
        <w:r w:rsidR="00F9599E">
          <w:rPr>
            <w:rFonts w:ascii="Times New Roman" w:hAnsi="Times New Roman" w:cs="Times New Roman"/>
          </w:rPr>
          <w:t>it is now known</w:t>
        </w:r>
      </w:ins>
      <w:ins w:id="180"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181"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182" w:author="Benton, Deon" w:date="2026-05-01T16:23:00Z" w16du:dateUtc="2026-05-01T21:23:00Z">
        <w:r w:rsidR="00745DE1">
          <w:rPr>
            <w:rFonts w:ascii="Times New Roman" w:hAnsi="Times New Roman" w:cs="Times New Roman"/>
          </w:rPr>
          <w:t>comes online some</w:t>
        </w:r>
      </w:ins>
      <w:ins w:id="183"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w:t>
      </w:r>
      <w:ins w:id="184" w:author="Benton, Deon" w:date="2026-05-01T16:24:00Z" w16du:dateUtc="2026-05-01T21:24:00Z">
        <w:r w:rsidR="00745DE1">
          <w:rPr>
            <w:rFonts w:ascii="Times New Roman" w:hAnsi="Times New Roman" w:cs="Times New Roman"/>
          </w:rPr>
          <w:t xml:space="preserve"> </w:t>
        </w:r>
      </w:ins>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ins w:id="185"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186"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187"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188"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189" w:author="Benton, Deon" w:date="2026-05-01T13:37:00Z" w16du:dateUtc="2026-05-01T18:37:00Z">
        <w:r w:rsidR="00BC5E9D">
          <w:rPr>
            <w:rFonts w:ascii="Times New Roman" w:hAnsi="Times New Roman" w:cs="Times New Roman"/>
          </w:rPr>
          <w:t>perceptual appearance or “lo</w:t>
        </w:r>
      </w:ins>
      <w:ins w:id="190"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191"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192" w:author="Benton, Deon" w:date="2026-05-01T13:39:00Z" w16du:dateUtc="2026-05-01T18:39:00Z">
        <w:r w:rsidR="00CD166A">
          <w:rPr>
            <w:rFonts w:ascii="Times New Roman" w:hAnsi="Times New Roman" w:cs="Times New Roman"/>
          </w:rPr>
          <w:t xml:space="preserve">observing </w:t>
        </w:r>
      </w:ins>
      <w:ins w:id="193"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194" w:author="Benton, Deon" w:date="2026-05-01T13:39:00Z" w16du:dateUtc="2026-05-01T18:39:00Z">
        <w:r w:rsidR="00CD166A">
          <w:rPr>
            <w:rFonts w:ascii="Times New Roman" w:hAnsi="Times New Roman" w:cs="Times New Roman"/>
          </w:rPr>
          <w:t xml:space="preserve"> </w:t>
        </w:r>
      </w:ins>
      <w:del w:id="195" w:author="Benton, Deon" w:date="2026-05-01T13:39:00Z" w16du:dateUtc="2026-05-01T18:39:00Z">
        <w:r w:rsidR="005F2777" w:rsidDel="00CD166A">
          <w:rPr>
            <w:rFonts w:ascii="Times New Roman" w:hAnsi="Times New Roman" w:cs="Times New Roman"/>
          </w:rPr>
          <w:delText xml:space="preserve"> </w:delText>
        </w:r>
      </w:del>
      <w:ins w:id="196" w:author="Benton, Deon" w:date="2026-05-01T13:38:00Z" w16du:dateUtc="2026-05-01T18:38:00Z">
        <w:r w:rsidR="00CD166A">
          <w:rPr>
            <w:rFonts w:ascii="Times New Roman" w:hAnsi="Times New Roman" w:cs="Times New Roman"/>
          </w:rPr>
          <w:t xml:space="preserve">pre-reaching </w:t>
        </w:r>
      </w:ins>
      <w:ins w:id="197" w:author="Benton, Deon" w:date="2026-05-01T13:39:00Z" w16du:dateUtc="2026-05-01T18:39:00Z">
        <w:r w:rsidR="00CD166A">
          <w:rPr>
            <w:rFonts w:ascii="Times New Roman" w:hAnsi="Times New Roman" w:cs="Times New Roman"/>
          </w:rPr>
          <w:t>infants</w:t>
        </w:r>
      </w:ins>
      <w:ins w:id="198" w:author="Benton, Deon" w:date="2026-05-01T13:38:00Z" w16du:dateUtc="2026-05-01T18:38:00Z">
        <w:r w:rsidR="00CD166A">
          <w:rPr>
            <w:rFonts w:ascii="Times New Roman" w:hAnsi="Times New Roman" w:cs="Times New Roman"/>
          </w:rPr>
          <w:t xml:space="preserve"> </w:t>
        </w:r>
      </w:ins>
      <w:ins w:id="199" w:author="Benton, Deon" w:date="2026-05-01T13:40:00Z" w16du:dateUtc="2026-05-01T18:40:00Z">
        <w:r w:rsidR="00CD166A">
          <w:rPr>
            <w:rFonts w:ascii="Times New Roman" w:hAnsi="Times New Roman" w:cs="Times New Roman"/>
          </w:rPr>
          <w:t>do</w:t>
        </w:r>
      </w:ins>
      <w:ins w:id="200" w:author="Benton, Deon" w:date="2026-05-01T13:38:00Z" w16du:dateUtc="2026-05-01T18:38:00Z">
        <w:r w:rsidR="00CD166A">
          <w:rPr>
            <w:rFonts w:ascii="Times New Roman" w:hAnsi="Times New Roman" w:cs="Times New Roman"/>
          </w:rPr>
          <w:t xml:space="preserve"> when viewing</w:t>
        </w:r>
      </w:ins>
      <w:ins w:id="201"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202"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203"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204"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205"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206"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207"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208"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209" w:author="Benton, Deon" w:date="2026-05-01T13:43:00Z" w16du:dateUtc="2026-05-01T18:43:00Z">
        <w:r w:rsidR="00E12DF6">
          <w:rPr>
            <w:rFonts w:ascii="Times New Roman" w:hAnsi="Times New Roman" w:cs="Times New Roman"/>
          </w:rPr>
          <w:t xml:space="preserve">—such that </w:t>
        </w:r>
      </w:ins>
      <w:ins w:id="210" w:author="Benton, Deon" w:date="2026-05-01T13:48:00Z" w16du:dateUtc="2026-05-01T18:48:00Z">
        <w:r w:rsidR="00A0611F">
          <w:rPr>
            <w:rFonts w:ascii="Times New Roman" w:hAnsi="Times New Roman" w:cs="Times New Roman"/>
          </w:rPr>
          <w:t>weaker representations are associated with longer looking</w:t>
        </w:r>
      </w:ins>
      <w:ins w:id="211"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212"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should render the efficient event</w:t>
      </w:r>
      <w:ins w:id="213" w:author="Benton, Deon" w:date="2026-05-01T13:50:00Z" w16du:dateUtc="2026-05-01T18:50:00Z">
        <w:r w:rsidR="004E06C5">
          <w:rPr>
            <w:rFonts w:ascii="Times New Roman" w:hAnsi="Times New Roman" w:cs="Times New Roman"/>
          </w:rPr>
          <w:t xml:space="preserve"> relatively familiar and, therefore,</w:t>
        </w:r>
      </w:ins>
      <w:ins w:id="214"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215" w:author="Benton, Deon" w:date="2026-05-01T16:28:00Z" w16du:dateUtc="2026-05-01T21:28:00Z">
        <w:r w:rsidR="00320CB7">
          <w:rPr>
            <w:rFonts w:ascii="Times New Roman" w:hAnsi="Times New Roman" w:cs="Times New Roman"/>
          </w:rPr>
          <w:t>The downstream effect of this is that infants should spend</w:t>
        </w:r>
      </w:ins>
      <w:ins w:id="216" w:author="Benton, Deon" w:date="2026-05-01T13:45:00Z" w16du:dateUtc="2026-05-01T18:45:00Z">
        <w:r w:rsidR="0089147C">
          <w:rPr>
            <w:rFonts w:ascii="Times New Roman" w:hAnsi="Times New Roman" w:cs="Times New Roman"/>
          </w:rPr>
          <w:t xml:space="preserve"> </w:t>
        </w:r>
      </w:ins>
      <w:ins w:id="217" w:author="Benton, Deon" w:date="2026-05-01T16:28:00Z" w16du:dateUtc="2026-05-01T21:28:00Z">
        <w:r w:rsidR="006535B5">
          <w:rPr>
            <w:rFonts w:ascii="Times New Roman" w:hAnsi="Times New Roman" w:cs="Times New Roman"/>
          </w:rPr>
          <w:t>minimal time</w:t>
        </w:r>
      </w:ins>
      <w:ins w:id="218"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219" w:author="Benton, Deon" w:date="2026-05-01T13:51:00Z" w16du:dateUtc="2026-05-01T18:51:00Z">
        <w:r w:rsidR="00217C7B">
          <w:rPr>
            <w:rFonts w:ascii="Times New Roman" w:hAnsi="Times New Roman" w:cs="Times New Roman"/>
          </w:rPr>
          <w:t xml:space="preserve"> </w:t>
        </w:r>
      </w:ins>
      <w:ins w:id="220" w:author="Benton, Deon" w:date="2026-05-01T13:45:00Z" w16du:dateUtc="2026-05-01T18:45:00Z">
        <w:r w:rsidR="0089147C">
          <w:rPr>
            <w:rFonts w:ascii="Times New Roman" w:hAnsi="Times New Roman" w:cs="Times New Roman"/>
          </w:rPr>
          <w:t>no comparable representation</w:t>
        </w:r>
      </w:ins>
      <w:ins w:id="221" w:author="Benton, Deon" w:date="2026-05-01T16:28:00Z" w16du:dateUtc="2026-05-01T21:28:00Z">
        <w:r w:rsidR="00411887">
          <w:rPr>
            <w:rFonts w:ascii="Times New Roman" w:hAnsi="Times New Roman" w:cs="Times New Roman"/>
          </w:rPr>
          <w:t xml:space="preserve"> </w:t>
        </w:r>
      </w:ins>
      <w:ins w:id="222" w:author="Benton, Deon" w:date="2026-05-01T13:50:00Z" w16du:dateUtc="2026-05-01T18:50:00Z">
        <w:r w:rsidR="00217C7B">
          <w:rPr>
            <w:rFonts w:ascii="Times New Roman" w:hAnsi="Times New Roman" w:cs="Times New Roman"/>
          </w:rPr>
          <w:t>exists</w:t>
        </w:r>
      </w:ins>
      <w:ins w:id="223"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224" w:author="Benton, Deon" w:date="2026-05-01T13:46:00Z" w16du:dateUtc="2026-05-01T18:46:00Z">
        <w:r w:rsidR="0089147C">
          <w:rPr>
            <w:rFonts w:ascii="Times New Roman" w:hAnsi="Times New Roman" w:cs="Times New Roman"/>
          </w:rPr>
          <w:t>d elicit long</w:t>
        </w:r>
      </w:ins>
      <w:ins w:id="225" w:author="Benton, Deon" w:date="2026-05-01T13:51:00Z" w16du:dateUtc="2026-05-01T18:51:00Z">
        <w:r w:rsidR="00217C7B">
          <w:rPr>
            <w:rFonts w:ascii="Times New Roman" w:hAnsi="Times New Roman" w:cs="Times New Roman"/>
          </w:rPr>
          <w:t>er looking precisely because a</w:t>
        </w:r>
      </w:ins>
      <w:ins w:id="226"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227" w:author="Benton, Deon" w:date="2026-05-01T13:46:00Z" w16du:dateUtc="2026-05-01T18:46:00Z">
        <w:r w:rsidR="0089147C">
          <w:rPr>
            <w:rFonts w:ascii="Times New Roman" w:hAnsi="Times New Roman" w:cs="Times New Roman"/>
          </w:rPr>
          <w:t xml:space="preserve"> before it too </w:t>
        </w:r>
      </w:ins>
      <w:ins w:id="228" w:author="Benton, Deon" w:date="2026-05-01T16:29:00Z" w16du:dateUtc="2026-05-01T21:29:00Z">
        <w:r w:rsidR="00411887">
          <w:rPr>
            <w:rFonts w:ascii="Times New Roman" w:hAnsi="Times New Roman" w:cs="Times New Roman"/>
          </w:rPr>
          <w:t>becomes</w:t>
        </w:r>
      </w:ins>
      <w:ins w:id="229"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230" w:author="Benton, Deon" w:date="2026-05-01T13:54:00Z" w16du:dateUtc="2026-05-01T18:54:00Z">
        <w:r w:rsidR="00930FEC">
          <w:rPr>
            <w:rFonts w:ascii="Times New Roman" w:hAnsi="Times New Roman" w:cs="Times New Roman"/>
          </w:rPr>
          <w:t xml:space="preserve">In </w:t>
        </w:r>
        <w:r w:rsidR="00930FEC">
          <w:rPr>
            <w:rFonts w:ascii="Times New Roman" w:hAnsi="Times New Roman" w:cs="Times New Roman"/>
          </w:rPr>
          <w:lastRenderedPageBreak/>
          <w:t>sum, pre-reaching infants</w:t>
        </w:r>
      </w:ins>
      <w:ins w:id="231" w:author="Benton, Deon" w:date="2026-05-01T16:29:00Z" w16du:dateUtc="2026-05-01T21:29:00Z">
        <w:r w:rsidR="00411887">
          <w:rPr>
            <w:rFonts w:ascii="Times New Roman" w:hAnsi="Times New Roman" w:cs="Times New Roman"/>
          </w:rPr>
          <w:t>’ looking behaviors</w:t>
        </w:r>
      </w:ins>
      <w:ins w:id="232" w:author="Benton, Deon" w:date="2026-05-01T13:54:00Z" w16du:dateUtc="2026-05-01T18:54:00Z">
        <w:r w:rsidR="00930FEC">
          <w:rPr>
            <w:rFonts w:ascii="Times New Roman" w:hAnsi="Times New Roman" w:cs="Times New Roman"/>
          </w:rPr>
          <w:t xml:space="preserve"> in studies </w:t>
        </w:r>
      </w:ins>
      <w:ins w:id="233" w:author="Benton, Deon" w:date="2026-05-01T16:29:00Z" w16du:dateUtc="2026-05-01T21:29:00Z">
        <w:r w:rsidR="00411887">
          <w:rPr>
            <w:rFonts w:ascii="Times New Roman" w:hAnsi="Times New Roman" w:cs="Times New Roman"/>
          </w:rPr>
          <w:t>like</w:t>
        </w:r>
      </w:ins>
      <w:ins w:id="234" w:author="Benton, Deon" w:date="2026-05-01T13:54:00Z" w16du:dateUtc="2026-05-01T18:54:00Z">
        <w:r w:rsidR="00930FEC">
          <w:rPr>
            <w:rFonts w:ascii="Times New Roman" w:hAnsi="Times New Roman" w:cs="Times New Roman"/>
          </w:rPr>
          <w:t xml:space="preserve"> Skerry et al</w:t>
        </w:r>
      </w:ins>
      <w:ins w:id="235" w:author="Benton, Deon" w:date="2026-05-01T13:55:00Z" w16du:dateUtc="2026-05-01T18:55:00Z">
        <w:r w:rsidR="00930FEC">
          <w:rPr>
            <w:rFonts w:ascii="Times New Roman" w:hAnsi="Times New Roman" w:cs="Times New Roman"/>
          </w:rPr>
          <w:t>. (2013) can be explained in terms of</w:t>
        </w:r>
      </w:ins>
      <w:ins w:id="236"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237" w:author="Benton, Deon" w:date="2026-05-01T16:30:00Z" w16du:dateUtc="2026-05-01T21:30:00Z">
        <w:r w:rsidR="00411887">
          <w:rPr>
            <w:rFonts w:ascii="Times New Roman" w:hAnsi="Times New Roman" w:cs="Times New Roman"/>
          </w:rPr>
          <w:t>es</w:t>
        </w:r>
      </w:ins>
      <w:ins w:id="238"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239" w:author="Benton, Deon" w:date="2026-05-01T16:07:00Z" w16du:dateUtc="2026-05-01T21:07:00Z">
        <w:r w:rsidR="00016DD5">
          <w:rPr>
            <w:rFonts w:ascii="Times New Roman" w:hAnsi="Times New Roman" w:cs="Times New Roman"/>
          </w:rPr>
          <w:t xml:space="preserve">when </w:t>
        </w:r>
      </w:ins>
      <w:ins w:id="240" w:author="Benton, Deon" w:date="2026-05-01T13:56:00Z" w16du:dateUtc="2026-05-01T18:56:00Z">
        <w:r w:rsidR="00120B35">
          <w:rPr>
            <w:rFonts w:ascii="Times New Roman" w:hAnsi="Times New Roman" w:cs="Times New Roman"/>
          </w:rPr>
          <w:t xml:space="preserve">sticky-mittens experience </w:t>
        </w:r>
      </w:ins>
      <w:ins w:id="241" w:author="Benton, Deon" w:date="2026-05-01T16:07:00Z" w16du:dateUtc="2026-05-01T21:07:00Z">
        <w:r w:rsidR="008F1FBD">
          <w:rPr>
            <w:rFonts w:ascii="Times New Roman" w:hAnsi="Times New Roman" w:cs="Times New Roman"/>
          </w:rPr>
          <w:t>heightens infants’</w:t>
        </w:r>
      </w:ins>
      <w:ins w:id="242" w:author="Benton, Deon" w:date="2026-05-01T13:56:00Z" w16du:dateUtc="2026-05-01T18:56:00Z">
        <w:r w:rsidR="00120B35">
          <w:rPr>
            <w:rFonts w:ascii="Times New Roman" w:hAnsi="Times New Roman" w:cs="Times New Roman"/>
          </w:rPr>
          <w:t xml:space="preserve"> attention </w:t>
        </w:r>
      </w:ins>
      <w:ins w:id="243" w:author="Benton, Deon" w:date="2026-05-01T13:57:00Z" w16du:dateUtc="2026-05-01T18:57:00Z">
        <w:r w:rsidR="00120B35">
          <w:rPr>
            <w:rFonts w:ascii="Times New Roman" w:hAnsi="Times New Roman" w:cs="Times New Roman"/>
          </w:rPr>
          <w:t>to</w:t>
        </w:r>
      </w:ins>
      <w:ins w:id="244" w:author="Benton, Deon" w:date="2026-05-01T16:30:00Z" w16du:dateUtc="2026-05-01T21:30:00Z">
        <w:r w:rsidR="00411887">
          <w:rPr>
            <w:rFonts w:ascii="Times New Roman" w:hAnsi="Times New Roman" w:cs="Times New Roman"/>
          </w:rPr>
          <w:t>, and</w:t>
        </w:r>
      </w:ins>
      <w:ins w:id="245" w:author="Benton, Deon" w:date="2026-05-01T13:56:00Z" w16du:dateUtc="2026-05-01T18:56:00Z">
        <w:r w:rsidR="00120B35">
          <w:rPr>
            <w:rFonts w:ascii="Times New Roman" w:hAnsi="Times New Roman" w:cs="Times New Roman"/>
          </w:rPr>
          <w:t xml:space="preserve"> </w:t>
        </w:r>
      </w:ins>
      <w:ins w:id="246" w:author="Benton, Deon" w:date="2026-05-01T16:30:00Z" w16du:dateUtc="2026-05-01T21:30:00Z">
        <w:r w:rsidR="004D3C8A">
          <w:rPr>
            <w:rFonts w:ascii="Times New Roman" w:hAnsi="Times New Roman" w:cs="Times New Roman"/>
          </w:rPr>
          <w:t xml:space="preserve">enhance their </w:t>
        </w:r>
      </w:ins>
      <w:ins w:id="247" w:author="Benton, Deon" w:date="2026-05-01T13:56:00Z" w16du:dateUtc="2026-05-01T18:56:00Z">
        <w:r w:rsidR="00120B35">
          <w:rPr>
            <w:rFonts w:ascii="Times New Roman" w:hAnsi="Times New Roman" w:cs="Times New Roman"/>
          </w:rPr>
          <w:t>encoding of</w:t>
        </w:r>
      </w:ins>
      <w:ins w:id="248" w:author="Benton, Deon" w:date="2026-05-01T16:07:00Z" w16du:dateUtc="2026-05-01T21:07:00Z">
        <w:r w:rsidR="008F1FBD">
          <w:rPr>
            <w:rFonts w:ascii="Times New Roman" w:hAnsi="Times New Roman" w:cs="Times New Roman"/>
          </w:rPr>
          <w:t>,</w:t>
        </w:r>
      </w:ins>
      <w:ins w:id="249" w:author="Benton, Deon" w:date="2026-05-01T13:56:00Z" w16du:dateUtc="2026-05-01T18:56:00Z">
        <w:r w:rsidR="00120B35">
          <w:rPr>
            <w:rFonts w:ascii="Times New Roman" w:hAnsi="Times New Roman" w:cs="Times New Roman"/>
          </w:rPr>
          <w:t xml:space="preserve"> such </w:t>
        </w:r>
      </w:ins>
      <w:ins w:id="250" w:author="Benton, Deon" w:date="2026-05-01T16:08:00Z" w16du:dateUtc="2026-05-01T21:08:00Z">
        <w:r w:rsidR="008F1FBD">
          <w:rPr>
            <w:rFonts w:ascii="Times New Roman" w:hAnsi="Times New Roman" w:cs="Times New Roman"/>
          </w:rPr>
          <w:t>action</w:t>
        </w:r>
      </w:ins>
      <w:ins w:id="251" w:author="Benton, Deon" w:date="2026-05-01T13:56:00Z" w16du:dateUtc="2026-05-01T18:56:00Z">
        <w:r w:rsidR="00120B35">
          <w:rPr>
            <w:rFonts w:ascii="Times New Roman" w:hAnsi="Times New Roman" w:cs="Times New Roman"/>
          </w:rPr>
          <w:t>s</w:t>
        </w:r>
      </w:ins>
      <w:ins w:id="252" w:author="Benton, Deon" w:date="2026-05-01T13:57:00Z" w16du:dateUtc="2026-05-01T18:57:00Z">
        <w:r w:rsidR="000217C9">
          <w:rPr>
            <w:rFonts w:ascii="Times New Roman" w:hAnsi="Times New Roman" w:cs="Times New Roman"/>
          </w:rPr>
          <w:t xml:space="preserve">; abstract notions of efficiency or </w:t>
        </w:r>
      </w:ins>
      <w:ins w:id="253" w:author="Benton, Deon" w:date="2026-05-01T16:08:00Z" w16du:dateUtc="2026-05-01T21:08:00Z">
        <w:r w:rsidR="00A966ED">
          <w:rPr>
            <w:rFonts w:ascii="Times New Roman" w:hAnsi="Times New Roman" w:cs="Times New Roman"/>
          </w:rPr>
          <w:t xml:space="preserve">domain-specific mechanisms that </w:t>
        </w:r>
      </w:ins>
      <w:ins w:id="254" w:author="Benton, Deon" w:date="2026-05-01T16:30:00Z" w16du:dateUtc="2026-05-01T21:30:00Z">
        <w:r w:rsidR="00F00631">
          <w:rPr>
            <w:rFonts w:ascii="Times New Roman" w:hAnsi="Times New Roman" w:cs="Times New Roman"/>
          </w:rPr>
          <w:t>subserve them</w:t>
        </w:r>
      </w:ins>
      <w:ins w:id="255"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256"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257" w:author="Benton, Deon" w:date="2026-05-01T16:31:00Z" w16du:dateUtc="2026-05-01T21:31:00Z">
        <w:r>
          <w:rPr>
            <w:rFonts w:ascii="Times New Roman" w:hAnsi="Times New Roman" w:cs="Times New Roman"/>
          </w:rPr>
          <w:t>a series of simulations</w:t>
        </w:r>
      </w:ins>
      <w:ins w:id="258" w:author="Benton, Deon" w:date="2026-05-01T20:39:00Z" w16du:dateUtc="2026-05-02T01:39:00Z">
        <w:r w:rsidR="00BD309B">
          <w:rPr>
            <w:rFonts w:ascii="Times New Roman" w:hAnsi="Times New Roman" w:cs="Times New Roman"/>
          </w:rPr>
          <w:t xml:space="preserve"> that</w:t>
        </w:r>
      </w:ins>
      <w:ins w:id="259" w:author="Benton, Deon" w:date="2026-05-01T16:31:00Z" w16du:dateUtc="2026-05-01T21:31:00Z">
        <w:r>
          <w:rPr>
            <w:rFonts w:ascii="Times New Roman" w:hAnsi="Times New Roman" w:cs="Times New Roman"/>
          </w:rPr>
          <w:t xml:space="preserve"> demonstrat</w:t>
        </w:r>
      </w:ins>
      <w:ins w:id="260" w:author="Benton, Deon" w:date="2026-05-01T20:39:00Z" w16du:dateUtc="2026-05-02T01:39:00Z">
        <w:r w:rsidR="00BD309B">
          <w:rPr>
            <w:rFonts w:ascii="Times New Roman" w:hAnsi="Times New Roman" w:cs="Times New Roman"/>
          </w:rPr>
          <w:t>e</w:t>
        </w:r>
      </w:ins>
      <w:ins w:id="261" w:author="Benton, Deon" w:date="2026-05-01T16:31:00Z" w16du:dateUtc="2026-05-01T21:31:00Z">
        <w:r>
          <w:rPr>
            <w:rFonts w:ascii="Times New Roman" w:hAnsi="Times New Roman" w:cs="Times New Roman"/>
          </w:rPr>
          <w:t xml:space="preserve"> that </w:t>
        </w:r>
      </w:ins>
      <w:ins w:id="262" w:author="Benton, Deon" w:date="2026-05-01T15:59:00Z" w16du:dateUtc="2026-05-01T20:59:00Z">
        <w:r w:rsidR="00617B5C">
          <w:rPr>
            <w:rFonts w:ascii="Times New Roman" w:hAnsi="Times New Roman" w:cs="Times New Roman"/>
          </w:rPr>
          <w:t>th</w:t>
        </w:r>
      </w:ins>
      <w:ins w:id="263" w:author="Benton, Deon" w:date="2026-05-01T20:39:00Z" w16du:dateUtc="2026-05-02T01:39:00Z">
        <w:r w:rsidR="00BD309B">
          <w:rPr>
            <w:rFonts w:ascii="Times New Roman" w:hAnsi="Times New Roman" w:cs="Times New Roman"/>
          </w:rPr>
          <w:t>e present</w:t>
        </w:r>
      </w:ins>
      <w:ins w:id="264" w:author="Benton, Deon" w:date="2026-05-01T15:59:00Z" w16du:dateUtc="2026-05-01T20:59:00Z">
        <w:r w:rsidR="00617B5C">
          <w:rPr>
            <w:rFonts w:ascii="Times New Roman" w:hAnsi="Times New Roman" w:cs="Times New Roman"/>
          </w:rPr>
          <w:t xml:space="preserve"> </w:t>
        </w:r>
      </w:ins>
      <w:ins w:id="265" w:author="Benton, Deon" w:date="2026-05-01T16:00:00Z" w16du:dateUtc="2026-05-01T21:00:00Z">
        <w:r w:rsidR="00617B5C">
          <w:rPr>
            <w:rFonts w:ascii="Times New Roman" w:hAnsi="Times New Roman" w:cs="Times New Roman"/>
          </w:rPr>
          <w:t>mechanistic proposal</w:t>
        </w:r>
      </w:ins>
      <w:ins w:id="266" w:author="Benton, Deon" w:date="2026-05-01T15:59:00Z" w16du:dateUtc="2026-05-01T20:59:00Z">
        <w:r w:rsidR="00617B5C">
          <w:rPr>
            <w:rFonts w:ascii="Times New Roman" w:hAnsi="Times New Roman" w:cs="Times New Roman"/>
          </w:rPr>
          <w:t>—when instantiated in a connectionist computational model—can</w:t>
        </w:r>
      </w:ins>
      <w:ins w:id="267"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268" w:author="Benton, Deon" w:date="2026-05-01T16:10:00Z" w16du:dateUtc="2026-05-01T21:10:00Z">
        <w:r w:rsidR="002B6388">
          <w:rPr>
            <w:rFonts w:ascii="Times New Roman" w:hAnsi="Times New Roman" w:cs="Times New Roman"/>
          </w:rPr>
          <w:t>turning to these simulations</w:t>
        </w:r>
      </w:ins>
      <w:ins w:id="269" w:author="Benton, Deon" w:date="2026-05-01T16:02:00Z" w16du:dateUtc="2026-05-01T21:02:00Z">
        <w:r w:rsidR="00D7476B">
          <w:rPr>
            <w:rFonts w:ascii="Times New Roman" w:hAnsi="Times New Roman" w:cs="Times New Roman"/>
          </w:rPr>
          <w:t>,</w:t>
        </w:r>
      </w:ins>
      <w:ins w:id="270" w:author="Benton, Deon" w:date="2026-05-01T16:01:00Z" w16du:dateUtc="2026-05-01T21:01:00Z">
        <w:r w:rsidR="00D7476B">
          <w:rPr>
            <w:rFonts w:ascii="Times New Roman" w:hAnsi="Times New Roman" w:cs="Times New Roman"/>
          </w:rPr>
          <w:t xml:space="preserve"> </w:t>
        </w:r>
      </w:ins>
      <w:ins w:id="271" w:author="Benton, Deon" w:date="2026-05-01T16:32:00Z" w16du:dateUtc="2026-05-01T21:32:00Z">
        <w:r w:rsidR="003148AF">
          <w:rPr>
            <w:rFonts w:ascii="Times New Roman" w:hAnsi="Times New Roman" w:cs="Times New Roman"/>
          </w:rPr>
          <w:t xml:space="preserve">however, </w:t>
        </w:r>
      </w:ins>
      <w:ins w:id="272" w:author="Benton, Deon" w:date="2026-05-01T16:01:00Z" w16du:dateUtc="2026-05-01T21:01:00Z">
        <w:r w:rsidR="00D7476B">
          <w:rPr>
            <w:rFonts w:ascii="Times New Roman" w:hAnsi="Times New Roman" w:cs="Times New Roman"/>
          </w:rPr>
          <w:t xml:space="preserve">two </w:t>
        </w:r>
      </w:ins>
      <w:ins w:id="273" w:author="Benton, Deon" w:date="2026-05-01T16:32:00Z" w16du:dateUtc="2026-05-01T21:32:00Z">
        <w:r w:rsidR="004E05F7">
          <w:rPr>
            <w:rFonts w:ascii="Times New Roman" w:hAnsi="Times New Roman" w:cs="Times New Roman"/>
          </w:rPr>
          <w:t xml:space="preserve">points </w:t>
        </w:r>
      </w:ins>
      <w:ins w:id="274" w:author="Benton, Deon" w:date="2026-05-01T16:10:00Z" w16du:dateUtc="2026-05-01T21:10:00Z">
        <w:r w:rsidR="002B6388">
          <w:rPr>
            <w:rFonts w:ascii="Times New Roman" w:hAnsi="Times New Roman" w:cs="Times New Roman"/>
          </w:rPr>
          <w:t>merit clarification</w:t>
        </w:r>
      </w:ins>
      <w:ins w:id="275" w:author="Benton, Deon" w:date="2026-05-01T16:02:00Z" w16du:dateUtc="2026-05-01T21:02:00Z">
        <w:r w:rsidR="00D7476B">
          <w:rPr>
            <w:rFonts w:ascii="Times New Roman" w:hAnsi="Times New Roman" w:cs="Times New Roman"/>
          </w:rPr>
          <w:t>.</w:t>
        </w:r>
      </w:ins>
      <w:ins w:id="276" w:author="Benton, Deon" w:date="2026-05-01T15:59:00Z" w16du:dateUtc="2026-05-01T20:59:00Z">
        <w:r w:rsidR="00617B5C">
          <w:rPr>
            <w:rFonts w:ascii="Times New Roman" w:hAnsi="Times New Roman" w:cs="Times New Roman"/>
          </w:rPr>
          <w:t xml:space="preserve"> </w:t>
        </w:r>
      </w:ins>
      <w:ins w:id="277"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278"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279" w:author="Benton, Deon" w:date="2026-05-01T16:10:00Z" w16du:dateUtc="2026-05-01T21:10:00Z">
        <w:r w:rsidR="002B6388">
          <w:rPr>
            <w:rFonts w:ascii="Times New Roman" w:hAnsi="Times New Roman" w:cs="Times New Roman"/>
          </w:rPr>
          <w:t>ar</w:t>
        </w:r>
      </w:ins>
      <w:ins w:id="280" w:author="Benton, Deon" w:date="2026-05-01T16:11:00Z" w16du:dateUtc="2026-05-01T21:11:00Z">
        <w:r w:rsidR="002B6388">
          <w:rPr>
            <w:rFonts w:ascii="Times New Roman" w:hAnsi="Times New Roman" w:cs="Times New Roman"/>
          </w:rPr>
          <w:t>e</w:t>
        </w:r>
      </w:ins>
      <w:ins w:id="281"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domain-general associative learning</w:t>
      </w:r>
      <w:r w:rsidR="009F7A89">
        <w:rPr>
          <w:rFonts w:ascii="Times New Roman" w:hAnsi="Times New Roman" w:cs="Times New Roman"/>
        </w:rPr>
        <w:t>—</w:t>
      </w:r>
      <w:ins w:id="282"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283" w:author="Benton, Deon" w:date="2026-05-01T16:11:00Z" w16du:dateUtc="2026-05-01T21:11:00Z">
        <w:r w:rsidR="00A709A0">
          <w:rPr>
            <w:rFonts w:ascii="Times New Roman" w:hAnsi="Times New Roman" w:cs="Times New Roman"/>
          </w:rPr>
          <w:t xml:space="preserve"> grounded in </w:t>
        </w:r>
      </w:ins>
      <w:ins w:id="284" w:author="Benton, Deon" w:date="2026-05-01T16:12:00Z" w16du:dateUtc="2026-05-01T21:12:00Z">
        <w:r w:rsidR="00A709A0">
          <w:rPr>
            <w:rFonts w:ascii="Times New Roman" w:hAnsi="Times New Roman" w:cs="Times New Roman"/>
          </w:rPr>
          <w:t>everyday experience</w:t>
        </w:r>
      </w:ins>
      <w:ins w:id="285" w:author="Benton, Deon" w:date="2026-05-01T16:13:00Z" w16du:dateUtc="2026-05-01T21:13:00Z">
        <w:r w:rsidR="00A709A0">
          <w:rPr>
            <w:rFonts w:ascii="Times New Roman" w:hAnsi="Times New Roman" w:cs="Times New Roman"/>
          </w:rPr>
          <w:t xml:space="preserve"> and</w:t>
        </w:r>
      </w:ins>
      <w:ins w:id="286"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287"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288" w:author="Benton, Deon" w:date="2026-05-01T16:12:00Z" w16du:dateUtc="2026-05-01T21:12:00Z">
        <w:r w:rsidR="00A709A0">
          <w:rPr>
            <w:rFonts w:ascii="Times New Roman" w:hAnsi="Times New Roman" w:cs="Times New Roman"/>
          </w:rPr>
          <w:t xml:space="preserve">, and forms connections </w:t>
        </w:r>
      </w:ins>
      <w:ins w:id="289" w:author="Benton, Deon" w:date="2026-05-01T16:13:00Z" w16du:dateUtc="2026-05-01T21:13:00Z">
        <w:r w:rsidR="00A709A0">
          <w:rPr>
            <w:rFonts w:ascii="Times New Roman" w:hAnsi="Times New Roman" w:cs="Times New Roman"/>
          </w:rPr>
          <w:t xml:space="preserve">between and </w:t>
        </w:r>
      </w:ins>
      <w:ins w:id="290"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291"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292"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293"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294" w:author="Benton, Deon" w:date="2026-05-01T16:14:00Z" w16du:dateUtc="2026-05-01T21:14:00Z">
        <w:r w:rsidR="008A0DE0">
          <w:rPr>
            <w:rFonts w:ascii="Times New Roman" w:hAnsi="Times New Roman" w:cs="Times New Roman"/>
          </w:rPr>
          <w:t>Second,</w:t>
        </w:r>
      </w:ins>
      <w:ins w:id="295" w:author="Benton, Deon" w:date="2026-05-01T16:03:00Z" w16du:dateUtc="2026-05-01T21:03:00Z">
        <w:r w:rsidR="00D7476B">
          <w:rPr>
            <w:rFonts w:ascii="Times New Roman" w:hAnsi="Times New Roman" w:cs="Times New Roman"/>
          </w:rPr>
          <w:t xml:space="preserve"> </w:t>
        </w:r>
      </w:ins>
      <w:ins w:id="296"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297"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298"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299"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300" w:author="Benton, Deon" w:date="2026-05-01T16:04:00Z" w16du:dateUtc="2026-05-01T21:04:00Z">
        <w:r w:rsidR="00BC2A35">
          <w:rPr>
            <w:rFonts w:ascii="Times New Roman" w:hAnsi="Times New Roman" w:cs="Times New Roman"/>
          </w:rPr>
          <w:t xml:space="preserve"> without recourse to rich notions of actions, efficiency, or cost</w:t>
        </w:r>
      </w:ins>
      <w:ins w:id="301" w:author="Benton, Deon" w:date="2026-05-01T16:14:00Z" w16du:dateUtc="2026-05-01T21:14:00Z">
        <w:r w:rsidR="008A0DE0">
          <w:rPr>
            <w:rFonts w:ascii="Times New Roman" w:hAnsi="Times New Roman" w:cs="Times New Roman"/>
          </w:rPr>
          <w:t>, the impl</w:t>
        </w:r>
      </w:ins>
      <w:ins w:id="302" w:author="Benton, Deon" w:date="2026-05-01T16:15:00Z" w16du:dateUtc="2026-05-01T21:15:00Z">
        <w:r w:rsidR="008A0DE0">
          <w:rPr>
            <w:rFonts w:ascii="Times New Roman" w:hAnsi="Times New Roman" w:cs="Times New Roman"/>
          </w:rPr>
          <w:t xml:space="preserve">ications of the current work </w:t>
        </w:r>
      </w:ins>
      <w:ins w:id="303"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304"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305" w:author="Benton, Deon" w:date="2026-05-01T16:16:00Z" w16du:dateUtc="2026-05-01T21:16:00Z">
        <w:r w:rsidR="009F1EC1">
          <w:rPr>
            <w:rFonts w:ascii="Times New Roman" w:hAnsi="Times New Roman" w:cs="Times New Roman"/>
          </w:rPr>
          <w:t xml:space="preserve"> that</w:t>
        </w:r>
      </w:ins>
      <w:ins w:id="306"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307"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308"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309"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310"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311"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312"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r w:rsidR="00F67E24">
        <w:rPr>
          <w:rFonts w:ascii="Times New Roman" w:hAnsi="Times New Roman" w:cs="Times New Roman"/>
        </w:rPr>
        <w:lastRenderedPageBreak/>
        <w:t>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313"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314"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315"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316"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317"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318"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319" w:author="Benton, Deon" w:date="2026-05-01T20:42:00Z" w16du:dateUtc="2026-05-02T01:42:00Z">
        <w:r w:rsidR="006F7263">
          <w:rPr>
            <w:rFonts w:ascii="Times New Roman" w:hAnsi="Times New Roman" w:cs="Times New Roman"/>
          </w:rPr>
          <w:t>assess the model’s ability</w:t>
        </w:r>
      </w:ins>
      <w:ins w:id="320" w:author="Benton, Deon" w:date="2026-05-01T20:43:00Z" w16du:dateUtc="2026-05-02T01:43:00Z">
        <w:r w:rsidR="006F7263">
          <w:rPr>
            <w:rFonts w:ascii="Times New Roman" w:hAnsi="Times New Roman" w:cs="Times New Roman"/>
          </w:rPr>
          <w:t xml:space="preserve"> to</w:t>
        </w:r>
      </w:ins>
      <w:ins w:id="321"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322"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323"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324"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325"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326" w:author="Benton, Deon" w:date="2026-05-01T20:46:00Z" w16du:dateUtc="2026-05-02T01:46:00Z">
        <w:r w:rsidR="00492F56">
          <w:rPr>
            <w:rFonts w:ascii="Times New Roman" w:eastAsia="Times New Roman" w:hAnsi="Times New Roman" w:cs="Times New Roman"/>
          </w:rPr>
          <w:t xml:space="preserve"> in enough detail that </w:t>
        </w:r>
      </w:ins>
      <w:ins w:id="327"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328" w:author="Benton, Deon" w:date="2026-05-01T20:49:00Z" w16du:dateUtc="2026-05-02T01:49:00Z">
        <w:r w:rsidR="00E836BA">
          <w:rPr>
            <w:rFonts w:ascii="Times New Roman" w:eastAsia="Times New Roman" w:hAnsi="Times New Roman" w:cs="Times New Roman"/>
          </w:rPr>
          <w:t xml:space="preserve">are preserved </w:t>
        </w:r>
      </w:ins>
      <w:ins w:id="329"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330"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331"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332"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xml:space="preserve">; infants look </w:t>
      </w:r>
      <w:r w:rsidR="00C66C18">
        <w:rPr>
          <w:rFonts w:ascii="Times New Roman" w:hAnsi="Times New Roman" w:cs="Times New Roman"/>
        </w:rPr>
        <w:lastRenderedPageBreak/>
        <w:t>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333"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334"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335"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336" w:author="Benton, Deon" w:date="2026-05-01T20:51:00Z" w16du:dateUtc="2026-05-02T01:51:00Z">
        <w:r w:rsidR="00971205">
          <w:rPr>
            <w:rFonts w:ascii="Times New Roman" w:hAnsi="Times New Roman" w:cs="Times New Roman"/>
          </w:rPr>
          <w:t>studies that adopt</w:t>
        </w:r>
      </w:ins>
      <w:ins w:id="337"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account with </w:t>
      </w:r>
      <w:ins w:id="338"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339"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One is OM10. Another is an extension of OM10, OM10-2, that more faithfully represents the task structure of the studies from which the present target behaviors were derived. A final model 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 xml:space="preserve">A final point that is </w:t>
      </w:r>
      <w:r w:rsidR="00715DDD">
        <w:rPr>
          <w:rFonts w:ascii="Times New Roman" w:hAnsi="Times New Roman" w:cs="Times New Roman"/>
        </w:rPr>
        <w:lastRenderedPageBreak/>
        <w:t>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w:t>
      </w:r>
      <w:r w:rsidR="00FF110D">
        <w:rPr>
          <w:rFonts w:ascii="Times New Roman" w:hAnsi="Times New Roman" w:cs="Times New Roman"/>
        </w:rPr>
        <w:lastRenderedPageBreak/>
        <w:t>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CC8ECF7"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w:t>
      </w:r>
      <w:r w:rsidR="00C21D3F" w:rsidRPr="00385ADB">
        <w:rPr>
          <w:rFonts w:ascii="Times New Roman" w:hAnsi="Times New Roman" w:cs="Times New Roman"/>
          <w:i w:val="0"/>
          <w:iCs w:val="0"/>
          <w:color w:val="000000" w:themeColor="text1"/>
          <w:sz w:val="24"/>
          <w:szCs w:val="24"/>
        </w:rPr>
        <w:lastRenderedPageBreak/>
        <w:t xml:space="preserve">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lastRenderedPageBreak/>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B033CD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353FD">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B033CD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353FD">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50CE7811"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71C42C7A"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DD08D53"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0ED4F418"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w:t>
      </w:r>
      <w:r w:rsidR="00CF0FB0">
        <w:rPr>
          <w:rFonts w:ascii="Times New Roman" w:eastAsia="Times New Roman" w:hAnsi="Times New Roman" w:cs="Times New Roman"/>
        </w:rPr>
        <w:lastRenderedPageBreak/>
        <w:t>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actions that putatively vary in their 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 xml:space="preserve">alls into </w:t>
      </w:r>
      <w:r w:rsidR="00642345">
        <w:rPr>
          <w:rFonts w:ascii="Times New Roman" w:eastAsia="Times New Roman" w:hAnsi="Times New Roman" w:cs="Times New Roman"/>
        </w:rPr>
        <w:lastRenderedPageBreak/>
        <w:t>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Overwalle (2010). However, the fact that </w:t>
      </w:r>
      <w:r w:rsidR="001366F3">
        <w:rPr>
          <w:rFonts w:ascii="Times New Roman" w:hAnsi="Times New Roman" w:cs="Times New Roman"/>
        </w:rPr>
        <w:t>an extended version of OM10—which, in its design, is more closely aligned with the task structure of typical action understanding studies than the original Overwalle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w:t>
      </w:r>
      <w:r w:rsidR="001C40F2">
        <w:rPr>
          <w:rFonts w:ascii="Times New Roman" w:eastAsia="Times New Roman" w:hAnsi="Times New Roman" w:cs="Times New Roman"/>
        </w:rPr>
        <w:lastRenderedPageBreak/>
        <w:t xml:space="preserve">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w:t>
      </w:r>
      <w:r w:rsidR="008764BA">
        <w:rPr>
          <w:rFonts w:ascii="Times New Roman" w:eastAsia="Times New Roman" w:hAnsi="Times New Roman" w:cs="Times New Roman"/>
        </w:rPr>
        <w:lastRenderedPageBreak/>
        <w:t xml:space="preserve">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21DA0DA1"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8353FD">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lastRenderedPageBreak/>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w:t>
      </w:r>
      <w:r w:rsidR="001C642A">
        <w:rPr>
          <w:rFonts w:ascii="Times New Roman" w:hAnsi="Times New Roman" w:cs="Times New Roman"/>
        </w:rPr>
        <w:lastRenderedPageBreak/>
        <w:t xml:space="preserve">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w:t>
      </w:r>
      <w:r w:rsidR="00E2240B">
        <w:rPr>
          <w:rFonts w:ascii="Times New Roman" w:eastAsia="Times New Roman" w:hAnsi="Times New Roman" w:cs="Times New Roman"/>
        </w:rPr>
        <w:lastRenderedPageBreak/>
        <w:t>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by observing objects with features typical of animates and inanimates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8DEBA2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230F13F5"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2808E301"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8353FD">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656FFA1F"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3B81D1D5"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3F86FC0A"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340"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341"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342" w:author="Benton, Deon" w:date="2026-04-28T15:48:00Z" w16du:dateUtc="2026-04-28T20:48:00Z">
        <w:r w:rsidR="00747CCB">
          <w:rPr>
            <w:rFonts w:ascii="Times New Roman" w:hAnsi="Times New Roman" w:cs="Times New Roman"/>
          </w:rPr>
          <w:t xml:space="preserve"> These infants were then tested on two events</w:t>
        </w:r>
      </w:ins>
      <w:ins w:id="343"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344"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345"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346" w:author="Benton, Deon" w:date="2026-04-28T15:49:00Z" w16du:dateUtc="2026-04-28T20:49:00Z">
        <w:r w:rsidR="00227F52">
          <w:rPr>
            <w:rFonts w:ascii="Times New Roman" w:hAnsi="Times New Roman" w:cs="Times New Roman"/>
          </w:rPr>
          <w:t xml:space="preserve"> and tested on the same </w:t>
        </w:r>
      </w:ins>
      <w:ins w:id="347" w:author="Benton, Deon" w:date="2026-04-28T15:50:00Z" w16du:dateUtc="2026-04-28T20:50:00Z">
        <w:r w:rsidR="00227F52">
          <w:rPr>
            <w:rFonts w:ascii="Times New Roman" w:hAnsi="Times New Roman" w:cs="Times New Roman"/>
          </w:rPr>
          <w:t xml:space="preserve">events except that the barrier was located peripherally. </w:t>
        </w:r>
      </w:ins>
      <w:ins w:id="348" w:author="Benton, Deon" w:date="2026-04-28T15:52:00Z" w16du:dateUtc="2026-04-28T20:52:00Z">
        <w:r w:rsidR="008050B6">
          <w:rPr>
            <w:rFonts w:ascii="Times New Roman" w:hAnsi="Times New Roman" w:cs="Times New Roman"/>
          </w:rPr>
          <w:t>Liu and Spelke (2017) found that only when the barrier was located beneath the curved motion did infants look longer at the high, inefficient test event than at the low, inefficient one; infants in Experiment 2 looked</w:t>
        </w:r>
      </w:ins>
      <w:ins w:id="349" w:author="Benton, Deon" w:date="2026-04-28T15:53:00Z" w16du:dateUtc="2026-04-28T20:53:00Z">
        <w:r w:rsidR="008050B6">
          <w:rPr>
            <w:rFonts w:ascii="Times New Roman" w:hAnsi="Times New Roman" w:cs="Times New Roman"/>
          </w:rPr>
          <w:t xml:space="preserve"> </w:t>
        </w:r>
      </w:ins>
      <w:ins w:id="350" w:author="Benton, Deon" w:date="2026-04-28T15:54:00Z" w16du:dateUtc="2026-04-28T20:54:00Z">
        <w:r w:rsidR="008050B6">
          <w:rPr>
            <w:rFonts w:ascii="Times New Roman" w:hAnsi="Times New Roman" w:cs="Times New Roman"/>
          </w:rPr>
          <w:t xml:space="preserve">about equally long at both test events. If anything, </w:t>
        </w:r>
      </w:ins>
      <w:ins w:id="351" w:author="Benton, Deon" w:date="2026-04-28T15:53:00Z" w16du:dateUtc="2026-04-28T20:53:00Z">
        <w:r w:rsidR="008050B6">
          <w:rPr>
            <w:rFonts w:ascii="Times New Roman" w:hAnsi="Times New Roman" w:cs="Times New Roman"/>
          </w:rPr>
          <w:t>there was a</w:t>
        </w:r>
      </w:ins>
      <w:ins w:id="352" w:author="Benton, Deon" w:date="2026-04-28T15:54:00Z" w16du:dateUtc="2026-04-28T20:54:00Z">
        <w:r w:rsidR="008050B6">
          <w:rPr>
            <w:rFonts w:ascii="Times New Roman" w:hAnsi="Times New Roman" w:cs="Times New Roman"/>
          </w:rPr>
          <w:t xml:space="preserve"> numerical, but still</w:t>
        </w:r>
      </w:ins>
      <w:ins w:id="353" w:author="Benton, Deon" w:date="2026-04-28T15:53:00Z" w16du:dateUtc="2026-04-28T20:53:00Z">
        <w:r w:rsidR="008050B6">
          <w:rPr>
            <w:rFonts w:ascii="Times New Roman" w:hAnsi="Times New Roman" w:cs="Times New Roman"/>
          </w:rPr>
          <w:t xml:space="preserve"> non</w:t>
        </w:r>
      </w:ins>
      <w:ins w:id="354" w:author="Benton, Deon" w:date="2026-04-28T15:55:00Z" w16du:dateUtc="2026-04-28T20:55:00Z">
        <w:r w:rsidR="008050B6">
          <w:rPr>
            <w:rFonts w:ascii="Times New Roman" w:hAnsi="Times New Roman" w:cs="Times New Roman"/>
          </w:rPr>
          <w:t>-significant,</w:t>
        </w:r>
      </w:ins>
      <w:ins w:id="355" w:author="Benton, Deon" w:date="2026-04-28T15:53:00Z" w16du:dateUtc="2026-04-28T20:53:00Z">
        <w:r w:rsidR="008050B6">
          <w:rPr>
            <w:rFonts w:ascii="Times New Roman" w:hAnsi="Times New Roman" w:cs="Times New Roman"/>
          </w:rPr>
          <w:t xml:space="preserve"> tendency for</w:t>
        </w:r>
      </w:ins>
      <w:ins w:id="356" w:author="Benton, Deon" w:date="2026-04-28T15:54:00Z" w16du:dateUtc="2026-04-28T20:54:00Z">
        <w:r w:rsidR="008050B6">
          <w:rPr>
            <w:rFonts w:ascii="Times New Roman" w:hAnsi="Times New Roman" w:cs="Times New Roman"/>
          </w:rPr>
          <w:t xml:space="preserve"> </w:t>
        </w:r>
      </w:ins>
      <w:ins w:id="357" w:author="Benton, Deon" w:date="2026-04-28T16:00:00Z" w16du:dateUtc="2026-04-28T21:00:00Z">
        <w:r w:rsidR="003C325C">
          <w:rPr>
            <w:rFonts w:ascii="Times New Roman" w:hAnsi="Times New Roman" w:cs="Times New Roman"/>
          </w:rPr>
          <w:t>infants in Experiment 2</w:t>
        </w:r>
      </w:ins>
      <w:ins w:id="358" w:author="Benton, Deon" w:date="2026-04-28T15:54:00Z" w16du:dateUtc="2026-04-28T20:54:00Z">
        <w:r w:rsidR="008050B6">
          <w:rPr>
            <w:rFonts w:ascii="Times New Roman" w:hAnsi="Times New Roman" w:cs="Times New Roman"/>
          </w:rPr>
          <w:t xml:space="preserve"> to look longer at the low, efficient event than at the high on</w:t>
        </w:r>
      </w:ins>
      <w:ins w:id="359" w:author="Benton, Deon" w:date="2026-04-28T15:55:00Z" w16du:dateUtc="2026-04-28T20:55:00Z">
        <w:r w:rsidR="008050B6">
          <w:rPr>
            <w:rFonts w:ascii="Times New Roman" w:hAnsi="Times New Roman" w:cs="Times New Roman"/>
          </w:rPr>
          <w:t>e</w:t>
        </w:r>
      </w:ins>
      <w:ins w:id="360"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361" w:author="Benton, Deon" w:date="2026-04-28T15:50:00Z" w16du:dateUtc="2026-04-28T20:50:00Z">
        <w:r>
          <w:rPr>
            <w:rFonts w:ascii="Times New Roman" w:hAnsi="Times New Roman" w:cs="Times New Roman"/>
          </w:rPr>
          <w:t>One question that these studies raised was whether</w:t>
        </w:r>
      </w:ins>
      <w:ins w:id="362" w:author="Benton, Deon" w:date="2026-04-28T15:55:00Z" w16du:dateUtc="2026-04-28T20:55:00Z">
        <w:r w:rsidR="00801EFC">
          <w:rPr>
            <w:rFonts w:ascii="Times New Roman" w:hAnsi="Times New Roman" w:cs="Times New Roman"/>
          </w:rPr>
          <w:t xml:space="preserve"> infants expect agents that </w:t>
        </w:r>
      </w:ins>
      <w:ins w:id="363" w:author="Benton, Deon" w:date="2026-04-28T15:56:00Z" w16du:dateUtc="2026-04-28T20:56:00Z">
        <w:r w:rsidR="00801EFC">
          <w:rPr>
            <w:rFonts w:ascii="Times New Roman" w:hAnsi="Times New Roman" w:cs="Times New Roman"/>
          </w:rPr>
          <w:t>engage</w:t>
        </w:r>
      </w:ins>
      <w:ins w:id="364" w:author="Benton, Deon" w:date="2026-04-28T16:00:00Z" w16du:dateUtc="2026-04-28T21:00:00Z">
        <w:r w:rsidR="001534A0">
          <w:rPr>
            <w:rFonts w:ascii="Times New Roman" w:hAnsi="Times New Roman" w:cs="Times New Roman"/>
          </w:rPr>
          <w:t>d</w:t>
        </w:r>
      </w:ins>
      <w:ins w:id="365" w:author="Benton, Deon" w:date="2026-04-28T15:56:00Z" w16du:dateUtc="2026-04-28T20:56:00Z">
        <w:r w:rsidR="00801EFC">
          <w:rPr>
            <w:rFonts w:ascii="Times New Roman" w:hAnsi="Times New Roman" w:cs="Times New Roman"/>
          </w:rPr>
          <w:t xml:space="preserve"> in </w:t>
        </w:r>
      </w:ins>
      <w:ins w:id="366" w:author="Benton, Deon" w:date="2026-04-28T16:00:00Z" w16du:dateUtc="2026-04-28T21:00:00Z">
        <w:r w:rsidR="001534A0">
          <w:rPr>
            <w:rFonts w:ascii="Times New Roman" w:hAnsi="Times New Roman" w:cs="Times New Roman"/>
          </w:rPr>
          <w:t>inefficient and costly</w:t>
        </w:r>
      </w:ins>
      <w:ins w:id="367" w:author="Benton, Deon" w:date="2026-04-28T15:56:00Z" w16du:dateUtc="2026-04-28T20:56:00Z">
        <w:r w:rsidR="00801EFC">
          <w:rPr>
            <w:rFonts w:ascii="Times New Roman" w:hAnsi="Times New Roman" w:cs="Times New Roman"/>
          </w:rPr>
          <w:t xml:space="preserve"> actions in the past to continue to do so in a new situation</w:t>
        </w:r>
      </w:ins>
      <w:ins w:id="368" w:author="Benton, Deon" w:date="2026-04-28T16:00:00Z" w16du:dateUtc="2026-04-28T21:00:00Z">
        <w:r w:rsidR="00E35595">
          <w:rPr>
            <w:rFonts w:ascii="Times New Roman" w:hAnsi="Times New Roman" w:cs="Times New Roman"/>
          </w:rPr>
          <w:t xml:space="preserve"> with a different set of constraints</w:t>
        </w:r>
      </w:ins>
      <w:ins w:id="369" w:author="Benton, Deon" w:date="2026-04-28T15:50:00Z" w16du:dateUtc="2026-04-28T20:50:00Z">
        <w:r>
          <w:rPr>
            <w:rFonts w:ascii="Times New Roman" w:hAnsi="Times New Roman" w:cs="Times New Roman"/>
          </w:rPr>
          <w:t xml:space="preserve">. To address this question, Liu and Spelke (2017) </w:t>
        </w:r>
      </w:ins>
      <w:ins w:id="370" w:author="Benton, Deon" w:date="2026-04-28T15:51:00Z" w16du:dateUtc="2026-04-28T20:51:00Z">
        <w:r>
          <w:rPr>
            <w:rFonts w:ascii="Times New Roman" w:hAnsi="Times New Roman" w:cs="Times New Roman"/>
          </w:rPr>
          <w:t xml:space="preserve">habituated </w:t>
        </w:r>
      </w:ins>
      <w:ins w:id="371" w:author="Benton, Deon" w:date="2026-04-28T15:57:00Z" w16du:dateUtc="2026-04-28T20:57:00Z">
        <w:r w:rsidR="00801EFC">
          <w:rPr>
            <w:rFonts w:ascii="Times New Roman" w:hAnsi="Times New Roman" w:cs="Times New Roman"/>
          </w:rPr>
          <w:t xml:space="preserve">a third set of infants to the </w:t>
        </w:r>
      </w:ins>
      <w:ins w:id="372" w:author="Benton, Deon" w:date="2026-04-28T16:01:00Z" w16du:dateUtc="2026-04-28T21:01:00Z">
        <w:r w:rsidR="007B5F29">
          <w:rPr>
            <w:rFonts w:ascii="Times New Roman" w:hAnsi="Times New Roman" w:cs="Times New Roman"/>
          </w:rPr>
          <w:t>habituation event used in Experiment 2</w:t>
        </w:r>
      </w:ins>
      <w:ins w:id="373" w:author="Benton, Deon" w:date="2026-04-28T15:57:00Z" w16du:dateUtc="2026-04-28T20:57:00Z">
        <w:r w:rsidR="00801EFC">
          <w:rPr>
            <w:rFonts w:ascii="Times New Roman" w:hAnsi="Times New Roman" w:cs="Times New Roman"/>
          </w:rPr>
          <w:t>.</w:t>
        </w:r>
      </w:ins>
      <w:ins w:id="374"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375" w:author="Benton, Deon" w:date="2026-04-28T16:02:00Z" w16du:dateUtc="2026-04-28T21:02:00Z">
        <w:r w:rsidR="007B5F29">
          <w:rPr>
            <w:rFonts w:ascii="Times New Roman" w:hAnsi="Times New Roman" w:cs="Times New Roman"/>
          </w:rPr>
          <w:t xml:space="preserve"> a barrier, however, these</w:t>
        </w:r>
      </w:ins>
      <w:ins w:id="376" w:author="Benton, Deon" w:date="2026-04-28T15:57:00Z" w16du:dateUtc="2026-04-28T20:57:00Z">
        <w:r w:rsidR="00801EFC">
          <w:rPr>
            <w:rFonts w:ascii="Times New Roman" w:hAnsi="Times New Roman" w:cs="Times New Roman"/>
          </w:rPr>
          <w:t xml:space="preserve"> </w:t>
        </w:r>
      </w:ins>
      <w:ins w:id="377" w:author="Benton, Deon" w:date="2026-04-28T16:02:00Z" w16du:dateUtc="2026-04-28T21:02:00Z">
        <w:r w:rsidR="007B5F29">
          <w:rPr>
            <w:rFonts w:ascii="Times New Roman" w:hAnsi="Times New Roman" w:cs="Times New Roman"/>
          </w:rPr>
          <w:t>infants</w:t>
        </w:r>
      </w:ins>
      <w:ins w:id="378" w:author="Benton, Deon" w:date="2026-04-28T15:57:00Z" w16du:dateUtc="2026-04-28T20:57:00Z">
        <w:r w:rsidR="00801EFC">
          <w:rPr>
            <w:rFonts w:ascii="Times New Roman" w:hAnsi="Times New Roman" w:cs="Times New Roman"/>
          </w:rPr>
          <w:t xml:space="preserve"> were </w:t>
        </w:r>
      </w:ins>
      <w:ins w:id="379" w:author="Benton, Deon" w:date="2026-04-28T16:02:00Z" w16du:dateUtc="2026-04-28T21:02:00Z">
        <w:r w:rsidR="007B5F29">
          <w:rPr>
            <w:rFonts w:ascii="Times New Roman" w:hAnsi="Times New Roman" w:cs="Times New Roman"/>
          </w:rPr>
          <w:t xml:space="preserve">tested on the test events used in Experiment 1, </w:t>
        </w:r>
      </w:ins>
      <w:ins w:id="380" w:author="Benton, Deon" w:date="2026-04-28T15:57:00Z" w16du:dateUtc="2026-04-28T20:57:00Z">
        <w:r w:rsidR="00801EFC">
          <w:rPr>
            <w:rFonts w:ascii="Times New Roman" w:hAnsi="Times New Roman" w:cs="Times New Roman"/>
          </w:rPr>
          <w:t>which the barrier was located beneath the arced motion.</w:t>
        </w:r>
      </w:ins>
      <w:ins w:id="381" w:author="Benton, Deon" w:date="2026-04-28T15:58:00Z" w16du:dateUtc="2026-04-28T20:58:00Z">
        <w:r w:rsidR="003C325C">
          <w:rPr>
            <w:rFonts w:ascii="Times New Roman" w:hAnsi="Times New Roman" w:cs="Times New Roman"/>
          </w:rPr>
          <w:t xml:space="preserve"> </w:t>
        </w:r>
      </w:ins>
      <w:ins w:id="382"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383" w:author="Benton, Deon" w:date="2026-04-28T16:02:00Z" w16du:dateUtc="2026-04-28T21:02:00Z">
        <w:r w:rsidR="007B5F29">
          <w:rPr>
            <w:rFonts w:ascii="Times New Roman" w:hAnsi="Times New Roman" w:cs="Times New Roman"/>
          </w:rPr>
          <w:t xml:space="preserve"> </w:t>
        </w:r>
      </w:ins>
      <w:ins w:id="384"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385"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386" w:author="Benton, Deon" w:date="2026-04-28T16:06:00Z" w16du:dateUtc="2026-04-28T21:06:00Z">
        <w:r w:rsidR="00D26DDC">
          <w:rPr>
            <w:rFonts w:ascii="Times New Roman" w:hAnsi="Times New Roman" w:cs="Times New Roman"/>
          </w:rPr>
          <w:t xml:space="preserve">Second, if the </w:t>
        </w:r>
      </w:ins>
      <w:ins w:id="387" w:author="Benton, Deon" w:date="2026-04-28T16:07:00Z" w16du:dateUtc="2026-04-28T21:07:00Z">
        <w:r w:rsidR="00D26DDC">
          <w:rPr>
            <w:rFonts w:ascii="Times New Roman" w:hAnsi="Times New Roman" w:cs="Times New Roman"/>
          </w:rPr>
          <w:t>environmental</w:t>
        </w:r>
      </w:ins>
      <w:ins w:id="388" w:author="Benton, Deon" w:date="2026-04-28T16:06:00Z" w16du:dateUtc="2026-04-28T21:06:00Z">
        <w:r w:rsidR="00D26DDC">
          <w:rPr>
            <w:rFonts w:ascii="Times New Roman" w:hAnsi="Times New Roman" w:cs="Times New Roman"/>
          </w:rPr>
          <w:t xml:space="preserve"> context does not change, infants no longer expect agents to behave </w:t>
        </w:r>
      </w:ins>
      <w:ins w:id="389"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390" w:author="Benton, Deon" w:date="2026-04-28T16:08:00Z" w16du:dateUtc="2026-04-28T21:08:00Z">
        <w:r w:rsidR="00C543EB">
          <w:rPr>
            <w:rFonts w:ascii="Times New Roman" w:hAnsi="Times New Roman" w:cs="Times New Roman"/>
          </w:rPr>
          <w:t xml:space="preserve"> a new situation that differs from the old one.</w:t>
        </w:r>
      </w:ins>
      <w:ins w:id="391"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392"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393" w:author="Benton, Deon" w:date="2026-04-28T16:10:00Z" w16du:dateUtc="2026-04-28T21:10:00Z">
        <w:r w:rsidR="00B503E5">
          <w:rPr>
            <w:rFonts w:ascii="Times New Roman" w:hAnsi="Times New Roman" w:cs="Times New Roman"/>
          </w:rPr>
          <w:t xml:space="preserve">ing account of these data. This is because </w:t>
        </w:r>
      </w:ins>
      <w:ins w:id="394" w:author="Benton, Deon" w:date="2026-04-29T21:23:00Z" w16du:dateUtc="2026-04-30T02:23:00Z">
        <w:r w:rsidR="009351FD">
          <w:rPr>
            <w:rFonts w:ascii="Times New Roman" w:hAnsi="Times New Roman" w:cs="Times New Roman"/>
          </w:rPr>
          <w:t xml:space="preserve">it might be thought that </w:t>
        </w:r>
      </w:ins>
      <w:ins w:id="395"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396"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397" w:author="Benton, Deon" w:date="2026-04-29T21:23:00Z" w16du:dateUtc="2026-04-30T02:23:00Z">
        <w:r w:rsidR="009351FD">
          <w:rPr>
            <w:rFonts w:ascii="Times New Roman" w:hAnsi="Times New Roman" w:cs="Times New Roman"/>
          </w:rPr>
          <w:t>are</w:t>
        </w:r>
      </w:ins>
      <w:ins w:id="398"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399"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400" w:author="Benton, Deon" w:date="2026-04-28T16:11:00Z" w16du:dateUtc="2026-04-28T21:11:00Z">
        <w:r w:rsidR="00B503E5">
          <w:rPr>
            <w:rFonts w:ascii="Times New Roman" w:hAnsi="Times New Roman" w:cs="Times New Roman"/>
          </w:rPr>
          <w:t xml:space="preserve">infants should show an equivalent increase in looking </w:t>
        </w:r>
      </w:ins>
      <w:ins w:id="401" w:author="Benton, Deon" w:date="2026-04-28T16:12:00Z" w16du:dateUtc="2026-04-28T21:12:00Z">
        <w:r w:rsidR="00CE3B81">
          <w:rPr>
            <w:rFonts w:ascii="Times New Roman" w:hAnsi="Times New Roman" w:cs="Times New Roman"/>
          </w:rPr>
          <w:t>at</w:t>
        </w:r>
      </w:ins>
      <w:ins w:id="402"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403"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404" w:author="Benton, Deon" w:date="2026-04-28T16:13:00Z" w16du:dateUtc="2026-04-28T21:13:00Z">
        <w:r w:rsidR="00CE3B81">
          <w:rPr>
            <w:rFonts w:ascii="Times New Roman" w:hAnsi="Times New Roman" w:cs="Times New Roman"/>
          </w:rPr>
          <w:t xml:space="preserve">a barrier </w:t>
        </w:r>
      </w:ins>
      <w:ins w:id="405" w:author="Benton, Deon" w:date="2026-04-28T16:12:00Z" w16du:dateUtc="2026-04-28T21:12:00Z">
        <w:r w:rsidR="00CE3B81">
          <w:rPr>
            <w:rFonts w:ascii="Times New Roman" w:hAnsi="Times New Roman" w:cs="Times New Roman"/>
          </w:rPr>
          <w:t>and arced motio</w:t>
        </w:r>
      </w:ins>
      <w:ins w:id="406"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407"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408"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409" w:author="Benton, Deon" w:date="2026-04-28T16:15:00Z" w16du:dateUtc="2026-04-28T21:15:00Z">
        <w:r w:rsidR="009E16A8">
          <w:rPr>
            <w:rFonts w:ascii="Times New Roman" w:hAnsi="Times New Roman" w:cs="Times New Roman"/>
          </w:rPr>
          <w:t>; the low, efficient event involves two changes relative to that seen during habituation</w:t>
        </w:r>
      </w:ins>
      <w:ins w:id="410"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411" w:author="Benton, Deon" w:date="2026-04-28T16:15:00Z" w16du:dateUtc="2026-04-28T21:15:00Z">
        <w:r w:rsidR="009E16A8">
          <w:rPr>
            <w:rFonts w:ascii="Times New Roman" w:hAnsi="Times New Roman" w:cs="Times New Roman"/>
          </w:rPr>
          <w:t>, whereas the high, inefficient event involve</w:t>
        </w:r>
      </w:ins>
      <w:ins w:id="412"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413"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414"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r w:rsidR="00ED360E">
        <w:rPr>
          <w:rFonts w:ascii="Times New Roman" w:hAnsi="Times New Roman" w:cs="Times New Roman"/>
        </w:rPr>
        <w:lastRenderedPageBreak/>
        <w:t>Spelke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415"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416" w:author="Benton, Deon" w:date="2026-04-27T16:14:00Z" w16du:dateUtc="2026-04-27T21:14:00Z">
        <w:r w:rsidR="00184AC3">
          <w:rPr>
            <w:rFonts w:ascii="Times New Roman" w:eastAsia="Times New Roman" w:hAnsi="Times New Roman" w:cs="Times New Roman"/>
          </w:rPr>
          <w:t xml:space="preserve"> </w:t>
        </w:r>
      </w:ins>
      <w:ins w:id="417"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418" w:author="Benton, Deon" w:date="2026-04-27T16:13:00Z" w16du:dateUtc="2026-04-27T21:13:00Z">
        <w:r w:rsidR="00184AC3">
          <w:rPr>
            <w:rFonts w:ascii="Times New Roman" w:hAnsi="Times New Roman" w:cs="Times New Roman"/>
          </w:rPr>
          <w:t xml:space="preserve"> </w:t>
        </w:r>
      </w:ins>
      <w:ins w:id="419" w:author="Benton, Deon" w:date="2026-04-27T16:16:00Z" w16du:dateUtc="2026-04-27T21:16:00Z">
        <w:r w:rsidR="001B35E7">
          <w:rPr>
            <w:rFonts w:ascii="Times New Roman" w:hAnsi="Times New Roman" w:cs="Times New Roman"/>
          </w:rPr>
          <w:t xml:space="preserve">These events were implemented in an identical manner </w:t>
        </w:r>
      </w:ins>
      <w:ins w:id="420"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421"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422" w:author="Benton, Deon" w:date="2026-04-27T16:15:00Z" w16du:dateUtc="2026-04-27T21:15:00Z">
        <w:r w:rsidR="001B35E7">
          <w:rPr>
            <w:rFonts w:ascii="Times New Roman" w:hAnsi="Times New Roman" w:cs="Times New Roman"/>
          </w:rPr>
          <w:t xml:space="preserve"> because this model does not simulate </w:t>
        </w:r>
      </w:ins>
      <w:ins w:id="423"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Overwalle (2010)</w:t>
      </w:r>
      <w:r w:rsidR="000F7618">
        <w:rPr>
          <w:rFonts w:ascii="Times New Roman" w:hAnsi="Times New Roman" w:cs="Times New Roman"/>
        </w:rPr>
        <w:t xml:space="preserve"> to ALIAS.</w:t>
      </w:r>
      <w:ins w:id="424" w:author="Benton, Deon" w:date="2026-04-27T16:18:00Z" w16du:dateUtc="2026-04-27T21:18:00Z">
        <w:r w:rsidR="002A1166">
          <w:rPr>
            <w:rFonts w:ascii="Times New Roman" w:hAnsi="Times New Roman" w:cs="Times New Roman"/>
          </w:rPr>
          <w:t xml:space="preserve"> </w:t>
        </w:r>
      </w:ins>
    </w:p>
    <w:p w14:paraId="584C7EB1" w14:textId="1F9C28FE" w:rsidR="00CE60BA" w:rsidRDefault="002A1166" w:rsidP="00853CF6">
      <w:pPr>
        <w:spacing w:line="480" w:lineRule="auto"/>
        <w:ind w:firstLine="720"/>
        <w:contextualSpacing/>
        <w:rPr>
          <w:rFonts w:ascii="Times New Roman" w:hAnsi="Times New Roman" w:cs="Times New Roman"/>
        </w:rPr>
      </w:pPr>
      <w:ins w:id="425"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426"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427"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428"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429" w:author="Benton, Deon" w:date="2026-04-27T16:21:00Z" w16du:dateUtc="2026-04-27T21:21:00Z">
        <w:r w:rsidR="000B332C">
          <w:rPr>
            <w:rFonts w:ascii="Times New Roman" w:hAnsi="Times New Roman" w:cs="Times New Roman"/>
          </w:rPr>
          <w:t xml:space="preserve">Although there are presumably many </w:t>
        </w:r>
      </w:ins>
      <w:ins w:id="430" w:author="Benton, Deon" w:date="2026-04-27T16:22:00Z" w16du:dateUtc="2026-04-27T21:22:00Z">
        <w:r w:rsidR="000B332C">
          <w:rPr>
            <w:rFonts w:ascii="Times New Roman" w:hAnsi="Times New Roman" w:cs="Times New Roman"/>
          </w:rPr>
          <w:t>solutions to this problem</w:t>
        </w:r>
      </w:ins>
      <w:ins w:id="431" w:author="Benton, Deon" w:date="2026-04-27T16:21:00Z" w16du:dateUtc="2026-04-27T21:21:00Z">
        <w:r w:rsidR="000B332C">
          <w:rPr>
            <w:rFonts w:ascii="Times New Roman" w:hAnsi="Times New Roman" w:cs="Times New Roman"/>
          </w:rPr>
          <w:t xml:space="preserve">, </w:t>
        </w:r>
      </w:ins>
      <w:ins w:id="432" w:author="Benton, Deon" w:date="2026-04-27T16:28:00Z" w16du:dateUtc="2026-04-27T21:28:00Z">
        <w:r w:rsidR="0001243D">
          <w:rPr>
            <w:rFonts w:ascii="Times New Roman" w:hAnsi="Times New Roman" w:cs="Times New Roman"/>
          </w:rPr>
          <w:t xml:space="preserve">at least for the present purposes, </w:t>
        </w:r>
      </w:ins>
      <w:ins w:id="433" w:author="Benton, Deon" w:date="2026-04-27T16:21:00Z" w16du:dateUtc="2026-04-27T21:21:00Z">
        <w:r w:rsidR="000B332C">
          <w:rPr>
            <w:rFonts w:ascii="Times New Roman" w:hAnsi="Times New Roman" w:cs="Times New Roman"/>
          </w:rPr>
          <w:t>the approach that was adopte</w:t>
        </w:r>
      </w:ins>
      <w:ins w:id="434"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ins w:id="435" w:author="Benton, Deon" w:date="2026-04-27T16:27:00Z" w16du:dateUtc="2026-04-27T21:27:00Z">
        <w:r w:rsidR="005F03E5">
          <w:rPr>
            <w:rFonts w:ascii="Times New Roman" w:hAnsi="Times New Roman" w:cs="Times New Roman"/>
          </w:rPr>
          <w:t xml:space="preserve"> </w:t>
        </w:r>
      </w:ins>
      <w:del w:id="436" w:author="Benton, Deon" w:date="2026-04-27T16:28:00Z" w16du:dateUtc="2026-04-27T21:28:00Z">
        <w:r w:rsidR="00D03595" w:rsidDel="0001243D">
          <w:rPr>
            <w:rFonts w:ascii="Times New Roman" w:hAnsi="Times New Roman" w:cs="Times New Roman"/>
          </w:rPr>
          <w:delText xml:space="preserve"> </w:delText>
        </w:r>
      </w:del>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437"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438"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action-understanding studies by removing any </w:t>
      </w:r>
      <w:r w:rsidR="00467319">
        <w:rPr>
          <w:rFonts w:ascii="Times New Roman" w:hAnsi="Times New Roman" w:cs="Times New Roman"/>
        </w:rPr>
        <w:lastRenderedPageBreak/>
        <w:t>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model.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r w:rsidR="00CE60BA">
        <w:rPr>
          <w:rFonts w:ascii="Times New Roman" w:hAnsi="Times New Roman" w:cs="Times New Roman"/>
        </w:rPr>
        <w:t>was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Recall that this was the approach taken in the first three simulations as well as in Overwalle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369F0FF6"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Spelke (2017).</w:t>
      </w:r>
    </w:p>
    <w:p w14:paraId="19B1429A" w14:textId="77777777" w:rsidR="001540F3" w:rsidRDefault="001540F3" w:rsidP="00524642">
      <w:pPr>
        <w:spacing w:line="480" w:lineRule="auto"/>
        <w:contextualSpacing/>
        <w:rPr>
          <w:ins w:id="439"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440" w:author="Benton, Deon" w:date="2026-04-28T16:29:00Z" w16du:dateUtc="2026-04-28T21:29:00Z"/>
          <w:rFonts w:ascii="Times New Roman" w:hAnsi="Times New Roman" w:cs="Times New Roman"/>
        </w:rPr>
      </w:pPr>
      <w:ins w:id="441"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442"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443" w:author="Benton, Deon" w:date="2026-04-28T16:20:00Z" w16du:dateUtc="2026-04-28T21:20:00Z">
        <w:r w:rsidR="00156837">
          <w:rPr>
            <w:rFonts w:ascii="Times New Roman" w:hAnsi="Times New Roman" w:cs="Times New Roman"/>
          </w:rPr>
          <w:t xml:space="preserve">hose in Liu and Spelke (2017). As was true for </w:t>
        </w:r>
      </w:ins>
      <w:ins w:id="444" w:author="Benton, Deon" w:date="2026-04-28T16:22:00Z" w16du:dateUtc="2026-04-28T21:22:00Z">
        <w:r w:rsidR="00C25EF4">
          <w:rPr>
            <w:rFonts w:ascii="Times New Roman" w:hAnsi="Times New Roman" w:cs="Times New Roman"/>
          </w:rPr>
          <w:t>infants in Experiment</w:t>
        </w:r>
      </w:ins>
      <w:ins w:id="445" w:author="Benton, Deon" w:date="2026-04-28T16:24:00Z" w16du:dateUtc="2026-04-28T21:24:00Z">
        <w:r w:rsidR="004C293F">
          <w:rPr>
            <w:rFonts w:ascii="Times New Roman" w:hAnsi="Times New Roman" w:cs="Times New Roman"/>
          </w:rPr>
          <w:t>s</w:t>
        </w:r>
      </w:ins>
      <w:ins w:id="446" w:author="Benton, Deon" w:date="2026-04-28T16:22:00Z" w16du:dateUtc="2026-04-28T21:22:00Z">
        <w:r w:rsidR="00C25EF4">
          <w:rPr>
            <w:rFonts w:ascii="Times New Roman" w:hAnsi="Times New Roman" w:cs="Times New Roman"/>
          </w:rPr>
          <w:t xml:space="preserve"> 1</w:t>
        </w:r>
      </w:ins>
      <w:ins w:id="447" w:author="Benton, Deon" w:date="2026-04-28T16:24:00Z" w16du:dateUtc="2026-04-28T21:24:00Z">
        <w:r w:rsidR="004C293F">
          <w:rPr>
            <w:rFonts w:ascii="Times New Roman" w:hAnsi="Times New Roman" w:cs="Times New Roman"/>
          </w:rPr>
          <w:t xml:space="preserve"> and 3</w:t>
        </w:r>
      </w:ins>
      <w:ins w:id="448" w:author="Benton, Deon" w:date="2026-04-28T16:22:00Z" w16du:dateUtc="2026-04-28T21:22:00Z">
        <w:r w:rsidR="00C25EF4">
          <w:rPr>
            <w:rFonts w:ascii="Times New Roman" w:hAnsi="Times New Roman" w:cs="Times New Roman"/>
          </w:rPr>
          <w:t xml:space="preserve"> of</w:t>
        </w:r>
      </w:ins>
      <w:ins w:id="449" w:author="Benton, Deon" w:date="2026-04-28T16:20:00Z" w16du:dateUtc="2026-04-28T21:20:00Z">
        <w:r w:rsidR="00156837">
          <w:rPr>
            <w:rFonts w:ascii="Times New Roman" w:hAnsi="Times New Roman" w:cs="Times New Roman"/>
          </w:rPr>
          <w:t xml:space="preserve"> that study, networks in </w:t>
        </w:r>
      </w:ins>
      <w:ins w:id="450" w:author="Benton, Deon" w:date="2026-04-28T16:25:00Z" w16du:dateUtc="2026-04-28T21:25:00Z">
        <w:r w:rsidR="004C293F">
          <w:rPr>
            <w:rFonts w:ascii="Times New Roman" w:hAnsi="Times New Roman" w:cs="Times New Roman"/>
          </w:rPr>
          <w:t xml:space="preserve">the </w:t>
        </w:r>
      </w:ins>
      <w:ins w:id="451" w:author="Benton, Deon" w:date="2026-04-28T16:22:00Z" w16du:dateUtc="2026-04-28T21:22:00Z">
        <w:r w:rsidR="00C25EF4">
          <w:rPr>
            <w:rFonts w:ascii="Times New Roman" w:hAnsi="Times New Roman" w:cs="Times New Roman"/>
          </w:rPr>
          <w:t xml:space="preserve">simulation analogue of </w:t>
        </w:r>
      </w:ins>
      <w:ins w:id="452" w:author="Benton, Deon" w:date="2026-04-28T16:24:00Z" w16du:dateUtc="2026-04-28T21:24:00Z">
        <w:r w:rsidR="004C293F">
          <w:rPr>
            <w:rFonts w:ascii="Times New Roman" w:hAnsi="Times New Roman" w:cs="Times New Roman"/>
          </w:rPr>
          <w:t>these experiments</w:t>
        </w:r>
      </w:ins>
      <w:ins w:id="453" w:author="Benton, Deon" w:date="2026-04-28T16:20:00Z" w16du:dateUtc="2026-04-28T21:20:00Z">
        <w:r w:rsidR="00156837">
          <w:rPr>
            <w:rFonts w:ascii="Times New Roman" w:hAnsi="Times New Roman" w:cs="Times New Roman"/>
          </w:rPr>
          <w:t xml:space="preserve"> looked </w:t>
        </w:r>
      </w:ins>
      <w:ins w:id="454" w:author="Benton, Deon" w:date="2026-04-28T16:22:00Z" w16du:dateUtc="2026-04-28T21:22:00Z">
        <w:r w:rsidR="00C25EF4">
          <w:rPr>
            <w:rFonts w:ascii="Times New Roman" w:hAnsi="Times New Roman" w:cs="Times New Roman"/>
          </w:rPr>
          <w:t>longer at—</w:t>
        </w:r>
      </w:ins>
      <w:ins w:id="455"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456" w:author="Benton, Deon" w:date="2026-04-28T16:21:00Z" w16du:dateUtc="2026-04-28T21:21:00Z">
        <w:r w:rsidR="00156837">
          <w:rPr>
            <w:rFonts w:ascii="Times New Roman" w:hAnsi="Times New Roman" w:cs="Times New Roman"/>
          </w:rPr>
          <w:t>event</w:t>
        </w:r>
      </w:ins>
      <w:ins w:id="457"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458"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459" w:author="Benton, Deon" w:date="2026-04-28T16:22:00Z" w16du:dateUtc="2026-04-28T21:22:00Z">
        <w:r w:rsidR="00C25EF4">
          <w:rPr>
            <w:rFonts w:ascii="Times New Roman" w:hAnsi="Times New Roman" w:cs="Times New Roman"/>
          </w:rPr>
          <w:t xml:space="preserve"> In</w:t>
        </w:r>
      </w:ins>
      <w:ins w:id="460" w:author="Benton, Deon" w:date="2026-04-28T16:21:00Z" w16du:dateUtc="2026-04-28T21:21:00Z">
        <w:r w:rsidR="00C25EF4">
          <w:rPr>
            <w:rFonts w:ascii="Times New Roman" w:hAnsi="Times New Roman" w:cs="Times New Roman"/>
          </w:rPr>
          <w:t xml:space="preserve"> contrast, networks in Experiment 2</w:t>
        </w:r>
      </w:ins>
      <w:ins w:id="461" w:author="Benton, Deon" w:date="2026-04-28T16:22:00Z" w16du:dateUtc="2026-04-28T21:22:00Z">
        <w:r w:rsidR="00C25EF4">
          <w:rPr>
            <w:rFonts w:ascii="Times New Roman" w:hAnsi="Times New Roman" w:cs="Times New Roman"/>
          </w:rPr>
          <w:t>—like infants in</w:t>
        </w:r>
      </w:ins>
      <w:ins w:id="462" w:author="Benton, Deon" w:date="2026-04-28T16:23:00Z" w16du:dateUtc="2026-04-28T21:23:00Z">
        <w:r w:rsidR="00C25EF4">
          <w:rPr>
            <w:rFonts w:ascii="Times New Roman" w:hAnsi="Times New Roman" w:cs="Times New Roman"/>
          </w:rPr>
          <w:t xml:space="preserve"> the corresponding behavioral experiment—</w:t>
        </w:r>
      </w:ins>
      <w:ins w:id="463" w:author="Benton, Deon" w:date="2026-04-28T16:21:00Z" w16du:dateUtc="2026-04-28T21:21:00Z">
        <w:r w:rsidR="00C25EF4">
          <w:rPr>
            <w:rFonts w:ascii="Times New Roman" w:hAnsi="Times New Roman" w:cs="Times New Roman"/>
          </w:rPr>
          <w:lastRenderedPageBreak/>
          <w:t>looked about equally long at both test events</w:t>
        </w:r>
      </w:ins>
      <w:ins w:id="464" w:author="Benton, Deon" w:date="2026-04-28T16:23:00Z" w16du:dateUtc="2026-04-28T21:23:00Z">
        <w:r w:rsidR="004C293F">
          <w:rPr>
            <w:rFonts w:ascii="Times New Roman" w:hAnsi="Times New Roman" w:cs="Times New Roman"/>
          </w:rPr>
          <w:t xml:space="preserve">. </w:t>
        </w:r>
      </w:ins>
      <w:ins w:id="465" w:author="Benton, Deon" w:date="2026-04-28T16:26:00Z" w16du:dateUtc="2026-04-28T21:26:00Z">
        <w:r w:rsidR="004707E2">
          <w:rPr>
            <w:rFonts w:ascii="Times New Roman" w:hAnsi="Times New Roman" w:cs="Times New Roman"/>
          </w:rPr>
          <w:t>As</w:t>
        </w:r>
      </w:ins>
      <w:ins w:id="466" w:author="Benton, Deon" w:date="2026-04-28T16:23:00Z" w16du:dateUtc="2026-04-28T21:23:00Z">
        <w:r w:rsidR="004C293F">
          <w:rPr>
            <w:rFonts w:ascii="Times New Roman" w:hAnsi="Times New Roman" w:cs="Times New Roman"/>
          </w:rPr>
          <w:t xml:space="preserve"> was</w:t>
        </w:r>
      </w:ins>
      <w:ins w:id="467" w:author="Benton, Deon" w:date="2026-04-28T16:26:00Z" w16du:dateUtc="2026-04-28T21:26:00Z">
        <w:r w:rsidR="004707E2">
          <w:rPr>
            <w:rFonts w:ascii="Times New Roman" w:hAnsi="Times New Roman" w:cs="Times New Roman"/>
          </w:rPr>
          <w:t xml:space="preserve"> also</w:t>
        </w:r>
      </w:ins>
      <w:ins w:id="468" w:author="Benton, Deon" w:date="2026-04-28T16:23:00Z" w16du:dateUtc="2026-04-28T21:23:00Z">
        <w:r w:rsidR="004C293F">
          <w:rPr>
            <w:rFonts w:ascii="Times New Roman" w:hAnsi="Times New Roman" w:cs="Times New Roman"/>
          </w:rPr>
          <w:t xml:space="preserve"> true for infants</w:t>
        </w:r>
      </w:ins>
      <w:ins w:id="469"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470" w:author="Benton, Deon" w:date="2026-04-28T16:23:00Z" w16du:dateUtc="2026-04-28T21:23:00Z">
        <w:r w:rsidR="004C293F">
          <w:rPr>
            <w:rFonts w:ascii="Times New Roman" w:hAnsi="Times New Roman" w:cs="Times New Roman"/>
          </w:rPr>
          <w:t xml:space="preserve">, </w:t>
        </w:r>
      </w:ins>
      <w:ins w:id="471" w:author="Benton, Deon" w:date="2026-04-28T16:26:00Z" w16du:dateUtc="2026-04-28T21:26:00Z">
        <w:r w:rsidR="004707E2">
          <w:rPr>
            <w:rFonts w:ascii="Times New Roman" w:hAnsi="Times New Roman" w:cs="Times New Roman"/>
          </w:rPr>
          <w:t>networks in the simulation analogue of it showed a</w:t>
        </w:r>
      </w:ins>
      <w:ins w:id="472" w:author="Benton, Deon" w:date="2026-04-28T16:23:00Z" w16du:dateUtc="2026-04-28T21:23:00Z">
        <w:r w:rsidR="004C293F">
          <w:rPr>
            <w:rFonts w:ascii="Times New Roman" w:hAnsi="Times New Roman" w:cs="Times New Roman"/>
          </w:rPr>
          <w:t xml:space="preserve"> slight numerica</w:t>
        </w:r>
      </w:ins>
      <w:ins w:id="473" w:author="Benton, Deon" w:date="2026-04-28T16:24:00Z" w16du:dateUtc="2026-04-28T21:24:00Z">
        <w:r w:rsidR="004C293F">
          <w:rPr>
            <w:rFonts w:ascii="Times New Roman" w:hAnsi="Times New Roman" w:cs="Times New Roman"/>
          </w:rPr>
          <w:t>l</w:t>
        </w:r>
      </w:ins>
      <w:ins w:id="474" w:author="Benton, Deon" w:date="2026-04-28T16:23:00Z" w16du:dateUtc="2026-04-28T21:23:00Z">
        <w:r w:rsidR="004C293F">
          <w:rPr>
            <w:rFonts w:ascii="Times New Roman" w:hAnsi="Times New Roman" w:cs="Times New Roman"/>
          </w:rPr>
          <w:t xml:space="preserve"> tendency to look longer</w:t>
        </w:r>
      </w:ins>
      <w:ins w:id="475" w:author="Benton, Deon" w:date="2026-04-28T16:18:00Z" w16du:dateUtc="2026-04-28T21:18:00Z">
        <w:r>
          <w:rPr>
            <w:rFonts w:ascii="Times New Roman" w:hAnsi="Times New Roman" w:cs="Times New Roman"/>
          </w:rPr>
          <w:t xml:space="preserve"> </w:t>
        </w:r>
      </w:ins>
      <w:ins w:id="476"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to these test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Spelke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477"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478"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479" w:author="Benton, Deon" w:date="2026-04-28T16:27:00Z" w16du:dateUtc="2026-04-28T21:27:00Z">
        <w:r w:rsidR="00676E55">
          <w:rPr>
            <w:rFonts w:ascii="Times New Roman" w:hAnsi="Times New Roman" w:cs="Times New Roman"/>
          </w:rPr>
          <w:t xml:space="preserve">utility can </w:t>
        </w:r>
      </w:ins>
      <w:ins w:id="480" w:author="Benton, Deon" w:date="2026-04-28T16:30:00Z" w16du:dateUtc="2026-04-28T21:30:00Z">
        <w:r w:rsidR="00A8046D">
          <w:rPr>
            <w:rFonts w:ascii="Times New Roman" w:hAnsi="Times New Roman" w:cs="Times New Roman"/>
          </w:rPr>
          <w:t xml:space="preserve">nonetheless </w:t>
        </w:r>
      </w:ins>
      <w:ins w:id="481" w:author="Benton, Deon" w:date="2026-04-28T16:27:00Z" w16du:dateUtc="2026-04-28T21:27:00Z">
        <w:r w:rsidR="00676E55">
          <w:rPr>
            <w:rFonts w:ascii="Times New Roman" w:hAnsi="Times New Roman" w:cs="Times New Roman"/>
          </w:rPr>
          <w:t>qualitatively reproduce infants’ looking behaviors</w:t>
        </w:r>
      </w:ins>
      <w:ins w:id="482"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483" w:author="Benton, Deon" w:date="2026-04-28T16:30:00Z" w16du:dateUtc="2026-04-28T21:30:00Z">
        <w:r w:rsidR="00A8046D">
          <w:rPr>
            <w:rFonts w:ascii="Times New Roman" w:hAnsi="Times New Roman" w:cs="Times New Roman"/>
          </w:rPr>
          <w:t xml:space="preserve"> such patterns of looking; associative learning might be sufficient.</w:t>
        </w:r>
      </w:ins>
      <w:ins w:id="484"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5F365B05"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in Experiment 1 and those in Experiments 2 and 3. These experiments correspond to those in Liu and Spelke (2017).</w:t>
      </w:r>
    </w:p>
    <w:p w14:paraId="0EA0D3BC" w14:textId="77777777" w:rsidR="000027B6" w:rsidRPr="000027B6" w:rsidRDefault="000027B6" w:rsidP="000027B6">
      <w:pPr>
        <w:rPr>
          <w:ins w:id="485" w:author="Benton, Deon" w:date="2026-04-28T16:29:00Z" w16du:dateUtc="2026-04-28T21:29:00Z"/>
        </w:rPr>
      </w:pPr>
    </w:p>
    <w:p w14:paraId="7E2C574B" w14:textId="01049806" w:rsidR="00524642" w:rsidRDefault="00A8046D" w:rsidP="00EF724B">
      <w:pPr>
        <w:spacing w:line="480" w:lineRule="auto"/>
        <w:ind w:firstLine="720"/>
        <w:contextualSpacing/>
        <w:rPr>
          <w:rFonts w:ascii="Times New Roman" w:hAnsi="Times New Roman" w:cs="Times New Roman"/>
        </w:rPr>
      </w:pPr>
      <w:ins w:id="486" w:author="Benton, Deon" w:date="2026-04-28T16:31:00Z" w16du:dateUtc="2026-04-28T21:31:00Z">
        <w:r>
          <w:rPr>
            <w:rFonts w:ascii="Times New Roman" w:hAnsi="Times New Roman" w:cs="Times New Roman"/>
          </w:rPr>
          <w:t xml:space="preserve">As with the previous simulations, a different pattern of performance </w:t>
        </w:r>
      </w:ins>
      <w:ins w:id="487"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488" w:author="Benton, Deon" w:date="2026-04-29T10:38:00Z" w16du:dateUtc="2026-04-29T15:38:00Z">
        <w:r w:rsidR="005839CC">
          <w:rPr>
            <w:rFonts w:ascii="Times New Roman" w:hAnsi="Times New Roman" w:cs="Times New Roman"/>
          </w:rPr>
          <w:t xml:space="preserve">s shown in Figure 15. </w:t>
        </w:r>
      </w:ins>
      <w:ins w:id="489" w:author="Benton, Deon" w:date="2026-04-29T10:43:00Z" w16du:dateUtc="2026-04-29T15:43:00Z">
        <w:r w:rsidR="000E0FAD">
          <w:rPr>
            <w:rFonts w:ascii="Times New Roman" w:hAnsi="Times New Roman" w:cs="Times New Roman"/>
          </w:rPr>
          <w:t>The figure shows that for networks in Experiment 1,</w:t>
        </w:r>
      </w:ins>
      <w:ins w:id="490" w:author="Benton, Deon" w:date="2026-04-29T10:37:00Z" w16du:dateUtc="2026-04-29T15:37:00Z">
        <w:r w:rsidR="005839CC">
          <w:rPr>
            <w:rFonts w:ascii="Times New Roman" w:hAnsi="Times New Roman" w:cs="Times New Roman"/>
          </w:rPr>
          <w:t xml:space="preserve"> </w:t>
        </w:r>
      </w:ins>
      <w:ins w:id="491"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critical units were activated to a greater extent during the Low test event than during the High one.</w:t>
        </w:r>
        <w:r w:rsidR="004F77B5">
          <w:rPr>
            <w:rFonts w:ascii="Times New Roman" w:hAnsi="Times New Roman" w:cs="Times New Roman"/>
          </w:rPr>
          <w:t xml:space="preserve"> </w:t>
        </w:r>
      </w:ins>
      <w:ins w:id="492" w:author="Benton, Deon" w:date="2026-04-29T10:46:00Z" w16du:dateUtc="2026-04-29T15:46:00Z">
        <w:r w:rsidR="00CA285F">
          <w:rPr>
            <w:rFonts w:ascii="Times New Roman" w:hAnsi="Times New Roman" w:cs="Times New Roman"/>
          </w:rPr>
          <w:t>In contrast,</w:t>
        </w:r>
      </w:ins>
      <w:ins w:id="493" w:author="Benton, Deon" w:date="2026-04-29T10:44:00Z" w16du:dateUtc="2026-04-29T15:44:00Z">
        <w:r w:rsidR="00CA285F">
          <w:rPr>
            <w:rFonts w:ascii="Times New Roman" w:hAnsi="Times New Roman" w:cs="Times New Roman"/>
          </w:rPr>
          <w:t xml:space="preserve"> these units wre activated to the same degree during both test events</w:t>
        </w:r>
      </w:ins>
      <w:ins w:id="494" w:author="Benton, Deon" w:date="2026-04-29T10:46:00Z" w16du:dateUtc="2026-04-29T15:46:00Z">
        <w:r w:rsidR="00CA285F">
          <w:rPr>
            <w:rFonts w:ascii="Times New Roman" w:hAnsi="Times New Roman" w:cs="Times New Roman"/>
          </w:rPr>
          <w:t xml:space="preserve"> for networks in Experiments 2 and 3</w:t>
        </w:r>
      </w:ins>
      <w:ins w:id="495"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496"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497" w:author="Benton, Deon" w:date="2026-04-29T10:57:00Z" w16du:dateUtc="2026-04-29T15:57:00Z">
        <w:r w:rsidR="001001BD">
          <w:rPr>
            <w:rFonts w:ascii="Times New Roman" w:hAnsi="Times New Roman" w:cs="Times New Roman"/>
          </w:rPr>
          <w:t xml:space="preserve"> simulati</w:t>
        </w:r>
      </w:ins>
      <w:ins w:id="498" w:author="Benton, Deon" w:date="2026-04-29T11:02:00Z" w16du:dateUtc="2026-04-29T16:02:00Z">
        <w:r w:rsidR="0065326F">
          <w:rPr>
            <w:rFonts w:ascii="Times New Roman" w:hAnsi="Times New Roman" w:cs="Times New Roman"/>
          </w:rPr>
          <w:t>ng</w:t>
        </w:r>
      </w:ins>
      <w:ins w:id="499" w:author="Benton, Deon" w:date="2026-04-29T10:57:00Z" w16du:dateUtc="2026-04-29T15:57:00Z">
        <w:r w:rsidR="001001BD">
          <w:rPr>
            <w:rFonts w:ascii="Times New Roman" w:hAnsi="Times New Roman" w:cs="Times New Roman"/>
          </w:rPr>
          <w:t xml:space="preserve"> control conditions</w:t>
        </w:r>
      </w:ins>
      <w:ins w:id="500" w:author="Benton, Deon" w:date="2026-04-29T10:58:00Z" w16du:dateUtc="2026-04-29T15:58:00Z">
        <w:r w:rsidR="001001BD">
          <w:rPr>
            <w:rFonts w:ascii="Times New Roman" w:hAnsi="Times New Roman" w:cs="Times New Roman"/>
          </w:rPr>
          <w:t xml:space="preserve"> with this model</w:t>
        </w:r>
      </w:ins>
      <w:ins w:id="501" w:author="Benton, Deon" w:date="2026-04-29T10:57:00Z" w16du:dateUtc="2026-04-29T15:57:00Z">
        <w:r w:rsidR="001001BD">
          <w:rPr>
            <w:rFonts w:ascii="Times New Roman" w:hAnsi="Times New Roman" w:cs="Times New Roman"/>
          </w:rPr>
          <w:t xml:space="preserve">—which </w:t>
        </w:r>
      </w:ins>
      <w:ins w:id="502" w:author="Benton, Deon" w:date="2026-04-29T12:28:00Z" w16du:dateUtc="2026-04-29T17:28:00Z">
        <w:r w:rsidR="00E94431">
          <w:rPr>
            <w:rFonts w:ascii="Times New Roman" w:hAnsi="Times New Roman" w:cs="Times New Roman"/>
          </w:rPr>
          <w:t>the corresponding behavioral experiments</w:t>
        </w:r>
      </w:ins>
      <w:ins w:id="503" w:author="Benton, Deon" w:date="2026-04-29T12:29:00Z" w16du:dateUtc="2026-04-29T17:29:00Z">
        <w:r w:rsidR="00E94431">
          <w:rPr>
            <w:rFonts w:ascii="Times New Roman" w:hAnsi="Times New Roman" w:cs="Times New Roman"/>
          </w:rPr>
          <w:t xml:space="preserve"> served as i</w:t>
        </w:r>
      </w:ins>
      <w:ins w:id="504" w:author="Benton, Deon" w:date="2026-04-29T10:57:00Z" w16du:dateUtc="2026-04-29T15:57:00Z">
        <w:r w:rsidR="001001BD">
          <w:rPr>
            <w:rFonts w:ascii="Times New Roman" w:hAnsi="Times New Roman" w:cs="Times New Roman"/>
          </w:rPr>
          <w:t>n Liu and Spelke (201</w:t>
        </w:r>
      </w:ins>
      <w:ins w:id="505"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506" w:author="Benton, Deon" w:date="2026-04-29T10:50:00Z" w16du:dateUtc="2026-04-29T15:50:00Z">
        <w:r w:rsidR="003C5985">
          <w:rPr>
            <w:rFonts w:ascii="Times New Roman" w:hAnsi="Times New Roman" w:cs="Times New Roman"/>
          </w:rPr>
          <w:t>.</w:t>
        </w:r>
      </w:ins>
      <w:ins w:id="507" w:author="Benton, Deon" w:date="2026-04-29T10:59:00Z" w16du:dateUtc="2026-04-29T15:59:00Z">
        <w:r w:rsidR="00784567">
          <w:rPr>
            <w:rFonts w:ascii="Times New Roman" w:hAnsi="Times New Roman" w:cs="Times New Roman"/>
          </w:rPr>
          <w:t xml:space="preserve"> </w:t>
        </w:r>
      </w:ins>
      <w:ins w:id="508" w:author="Benton, Deon" w:date="2026-04-29T11:10:00Z" w16du:dateUtc="2026-04-29T16:10:00Z">
        <w:r w:rsidR="00B7179B">
          <w:rPr>
            <w:rFonts w:ascii="Times New Roman" w:hAnsi="Times New Roman" w:cs="Times New Roman"/>
          </w:rPr>
          <w:t xml:space="preserve">Including </w:t>
        </w:r>
      </w:ins>
      <w:ins w:id="509" w:author="Benton, Deon" w:date="2026-04-29T11:03:00Z" w16du:dateUtc="2026-04-29T16:03:00Z">
        <w:r w:rsidR="0065326F">
          <w:rPr>
            <w:rFonts w:ascii="Times New Roman" w:hAnsi="Times New Roman" w:cs="Times New Roman"/>
          </w:rPr>
          <w:t xml:space="preserve">obstacles in the simulation of Experiments 1 and 2 </w:t>
        </w:r>
      </w:ins>
      <w:ins w:id="510" w:author="Benton, Deon" w:date="2026-04-29T11:05:00Z" w16du:dateUtc="2026-04-29T16:05:00Z">
        <w:r w:rsidR="007909D0">
          <w:rPr>
            <w:rFonts w:ascii="Times New Roman" w:hAnsi="Times New Roman" w:cs="Times New Roman"/>
          </w:rPr>
          <w:t>would</w:t>
        </w:r>
      </w:ins>
      <w:ins w:id="511" w:author="Benton, Deon" w:date="2026-04-29T11:10:00Z" w16du:dateUtc="2026-04-29T16:10:00Z">
        <w:r w:rsidR="00B7179B">
          <w:rPr>
            <w:rFonts w:ascii="Times New Roman" w:hAnsi="Times New Roman" w:cs="Times New Roman"/>
          </w:rPr>
          <w:t xml:space="preserve"> thus</w:t>
        </w:r>
      </w:ins>
      <w:ins w:id="512" w:author="Benton, Deon" w:date="2026-04-29T11:00:00Z" w16du:dateUtc="2026-04-29T16:00:00Z">
        <w:r w:rsidR="00784567">
          <w:rPr>
            <w:rFonts w:ascii="Times New Roman" w:hAnsi="Times New Roman" w:cs="Times New Roman"/>
          </w:rPr>
          <w:t xml:space="preserve"> </w:t>
        </w:r>
      </w:ins>
      <w:ins w:id="513" w:author="Benton, Deon" w:date="2026-04-29T11:11:00Z" w16du:dateUtc="2026-04-29T16:11:00Z">
        <w:r w:rsidR="003836F7">
          <w:rPr>
            <w:rFonts w:ascii="Times New Roman" w:hAnsi="Times New Roman" w:cs="Times New Roman"/>
          </w:rPr>
          <w:t xml:space="preserve">constitute a </w:t>
        </w:r>
      </w:ins>
      <w:ins w:id="514" w:author="Benton, Deon" w:date="2026-04-29T11:18:00Z" w16du:dateUtc="2026-04-29T16:18:00Z">
        <w:r w:rsidR="00EF724B">
          <w:rPr>
            <w:rFonts w:ascii="Times New Roman" w:hAnsi="Times New Roman" w:cs="Times New Roman"/>
          </w:rPr>
          <w:t>significant</w:t>
        </w:r>
      </w:ins>
      <w:ins w:id="515" w:author="Benton, Deon" w:date="2026-04-29T11:11:00Z" w16du:dateUtc="2026-04-29T16:11:00Z">
        <w:r w:rsidR="003836F7">
          <w:rPr>
            <w:rFonts w:ascii="Times New Roman" w:hAnsi="Times New Roman" w:cs="Times New Roman"/>
          </w:rPr>
          <w:t xml:space="preserve"> departure from</w:t>
        </w:r>
      </w:ins>
      <w:ins w:id="516" w:author="Benton, Deon" w:date="2026-04-29T11:01:00Z" w16du:dateUtc="2026-04-29T16:01:00Z">
        <w:r w:rsidR="000E2038">
          <w:rPr>
            <w:rFonts w:ascii="Times New Roman" w:hAnsi="Times New Roman" w:cs="Times New Roman"/>
          </w:rPr>
          <w:t xml:space="preserve"> </w:t>
        </w:r>
      </w:ins>
      <w:ins w:id="517" w:author="Benton, Deon" w:date="2026-04-29T11:04:00Z" w16du:dateUtc="2026-04-29T16:04:00Z">
        <w:r w:rsidR="0065326F">
          <w:rPr>
            <w:rFonts w:ascii="Times New Roman" w:hAnsi="Times New Roman" w:cs="Times New Roman"/>
          </w:rPr>
          <w:t xml:space="preserve">how </w:t>
        </w:r>
      </w:ins>
      <w:ins w:id="518" w:author="Benton, Deon" w:date="2026-04-29T11:05:00Z" w16du:dateUtc="2026-04-29T16:05:00Z">
        <w:r w:rsidR="007909D0">
          <w:rPr>
            <w:rFonts w:ascii="Times New Roman" w:hAnsi="Times New Roman" w:cs="Times New Roman"/>
          </w:rPr>
          <w:t>Overwalle (2010) used this model to simulate the control condition in Gergely et al. (1995)</w:t>
        </w:r>
      </w:ins>
      <w:ins w:id="519" w:author="Benton, Deon" w:date="2026-04-29T11:14:00Z" w16du:dateUtc="2026-04-29T16:14:00Z">
        <w:r w:rsidR="005D6354">
          <w:rPr>
            <w:rFonts w:ascii="Times New Roman" w:hAnsi="Times New Roman" w:cs="Times New Roman"/>
          </w:rPr>
          <w:t xml:space="preserve"> and how these conditions were </w:t>
        </w:r>
      </w:ins>
      <w:ins w:id="520" w:author="Benton, Deon" w:date="2026-04-29T11:17:00Z" w16du:dateUtc="2026-04-29T16:17:00Z">
        <w:r w:rsidR="00525C2F">
          <w:rPr>
            <w:rFonts w:ascii="Times New Roman" w:hAnsi="Times New Roman" w:cs="Times New Roman"/>
          </w:rPr>
          <w:t>implemented in</w:t>
        </w:r>
      </w:ins>
      <w:ins w:id="521" w:author="Benton, Deon" w:date="2026-04-29T11:14:00Z" w16du:dateUtc="2026-04-29T16:14:00Z">
        <w:r w:rsidR="005D6354">
          <w:rPr>
            <w:rFonts w:ascii="Times New Roman" w:hAnsi="Times New Roman" w:cs="Times New Roman"/>
          </w:rPr>
          <w:t xml:space="preserve"> the previous simulations</w:t>
        </w:r>
      </w:ins>
      <w:ins w:id="522" w:author="Benton, Deon" w:date="2026-04-29T11:05:00Z" w16du:dateUtc="2026-04-29T16:05:00Z">
        <w:r w:rsidR="007909D0">
          <w:rPr>
            <w:rFonts w:ascii="Times New Roman" w:hAnsi="Times New Roman" w:cs="Times New Roman"/>
          </w:rPr>
          <w:t xml:space="preserve">. </w:t>
        </w:r>
      </w:ins>
      <w:ins w:id="523" w:author="Benton, Deon" w:date="2026-04-29T11:12:00Z" w16du:dateUtc="2026-04-29T16:12:00Z">
        <w:r w:rsidR="003836F7">
          <w:rPr>
            <w:rFonts w:ascii="Times New Roman" w:hAnsi="Times New Roman" w:cs="Times New Roman"/>
          </w:rPr>
          <w:t xml:space="preserve">In those simulations, </w:t>
        </w:r>
      </w:ins>
      <w:ins w:id="524" w:author="Benton, Deon" w:date="2026-04-29T11:14:00Z" w16du:dateUtc="2026-04-29T16:14:00Z">
        <w:r w:rsidR="005D6354">
          <w:rPr>
            <w:rFonts w:ascii="Times New Roman" w:hAnsi="Times New Roman" w:cs="Times New Roman"/>
          </w:rPr>
          <w:t>barrier</w:t>
        </w:r>
      </w:ins>
      <w:ins w:id="525" w:author="Benton, Deon" w:date="2026-04-29T11:15:00Z" w16du:dateUtc="2026-04-29T16:15:00Z">
        <w:r w:rsidR="005D6354">
          <w:rPr>
            <w:rFonts w:ascii="Times New Roman" w:hAnsi="Times New Roman" w:cs="Times New Roman"/>
          </w:rPr>
          <w:t xml:space="preserve">-less control conditions were </w:t>
        </w:r>
      </w:ins>
      <w:ins w:id="526" w:author="Benton, Deon" w:date="2026-04-29T11:08:00Z" w16du:dateUtc="2026-04-29T16:08:00Z">
        <w:r w:rsidR="00E21F53">
          <w:rPr>
            <w:rFonts w:ascii="Times New Roman" w:hAnsi="Times New Roman" w:cs="Times New Roman"/>
          </w:rPr>
          <w:t>treated</w:t>
        </w:r>
      </w:ins>
      <w:ins w:id="527"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528"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529"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530" w:author="Benton, Deon" w:date="2026-04-29T11:17:00Z" w16du:dateUtc="2026-04-29T16:17:00Z">
        <w:r w:rsidR="00525C2F">
          <w:rPr>
            <w:rFonts w:ascii="Times New Roman" w:hAnsi="Times New Roman" w:cs="Times New Roman"/>
          </w:rPr>
          <w:t>; relaxing this constraint here would effectivel</w:t>
        </w:r>
      </w:ins>
      <w:ins w:id="531" w:author="Benton, Deon" w:date="2026-04-29T11:18:00Z" w16du:dateUtc="2026-04-29T16:18:00Z">
        <w:r w:rsidR="00525C2F">
          <w:rPr>
            <w:rFonts w:ascii="Times New Roman" w:hAnsi="Times New Roman" w:cs="Times New Roman"/>
          </w:rPr>
          <w:t>y transform OM10 into a fundamentally different model</w:t>
        </w:r>
      </w:ins>
      <w:ins w:id="532"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15BD675D"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8353FD">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in Liu and Spelke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Spelke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1EE8A8BC"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8353FD">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533"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Spelke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r w:rsidR="0021682D">
        <w:rPr>
          <w:rFonts w:ascii="Times New Roman" w:hAnsi="Times New Roman" w:cs="Times New Roman"/>
        </w:rPr>
        <w:lastRenderedPageBreak/>
        <w:t>Spelke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Spelke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Spelke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Spelke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534"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535"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536"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537"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538" w:author="Benton, Deon" w:date="2026-05-01T21:03:00Z" w16du:dateUtc="2026-05-02T02:03:00Z">
        <w:r w:rsidR="00B4247F">
          <w:rPr>
            <w:rFonts w:ascii="Times New Roman" w:hAnsi="Times New Roman" w:cs="Times New Roman"/>
          </w:rPr>
          <w:t xml:space="preserve"> surface features of </w:t>
        </w:r>
      </w:ins>
      <w:ins w:id="539"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540"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541"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542"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543"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544" w:author="Benton, Deon" w:date="2026-05-01T21:07:00Z" w16du:dateUtc="2026-05-02T02:07:00Z">
        <w:r w:rsidR="00B4247F">
          <w:rPr>
            <w:rFonts w:ascii="Times New Roman" w:hAnsi="Times New Roman" w:cs="Times New Roman"/>
          </w:rPr>
          <w:t>It i</w:t>
        </w:r>
      </w:ins>
      <w:ins w:id="545" w:author="Benton, Deon" w:date="2026-05-01T21:08:00Z" w16du:dateUtc="2026-05-02T02:08:00Z">
        <w:r w:rsidR="00B4247F">
          <w:rPr>
            <w:rFonts w:ascii="Times New Roman" w:hAnsi="Times New Roman" w:cs="Times New Roman"/>
          </w:rPr>
          <w:t>s worth noting that because</w:t>
        </w:r>
      </w:ins>
      <w:ins w:id="546" w:author="Benton, Deon" w:date="2026-05-01T21:09:00Z" w16du:dateUtc="2026-05-02T02:09:00Z">
        <w:r w:rsidR="00F61EFC">
          <w:rPr>
            <w:rFonts w:ascii="Times New Roman" w:hAnsi="Times New Roman" w:cs="Times New Roman"/>
          </w:rPr>
          <w:t xml:space="preserve"> there is no way to model developmental age with</w:t>
        </w:r>
      </w:ins>
      <w:ins w:id="547" w:author="Benton, Deon" w:date="2026-05-01T21:08:00Z" w16du:dateUtc="2026-05-02T02:08:00Z">
        <w:r w:rsidR="00B4247F">
          <w:rPr>
            <w:rFonts w:ascii="Times New Roman" w:hAnsi="Times New Roman" w:cs="Times New Roman"/>
          </w:rPr>
          <w:t xml:space="preserve"> OM10</w:t>
        </w:r>
      </w:ins>
      <w:ins w:id="548" w:author="Benton, Deon" w:date="2026-05-01T21:10:00Z" w16du:dateUtc="2026-05-02T02:10:00Z">
        <w:r w:rsidR="00F61EFC">
          <w:rPr>
            <w:rFonts w:ascii="Times New Roman" w:hAnsi="Times New Roman" w:cs="Times New Roman"/>
          </w:rPr>
          <w:t xml:space="preserve">, the performance of ALIAS </w:t>
        </w:r>
      </w:ins>
      <w:ins w:id="549" w:author="Benton, Deon" w:date="2026-05-01T21:11:00Z" w16du:dateUtc="2026-05-02T02:11:00Z">
        <w:r w:rsidR="00F61EFC">
          <w:rPr>
            <w:rFonts w:ascii="Times New Roman" w:hAnsi="Times New Roman" w:cs="Times New Roman"/>
          </w:rPr>
          <w:t>and ALIAS-2 was not compared to that of OM10 or OM10-2.</w:t>
        </w:r>
      </w:ins>
      <w:ins w:id="550" w:author="Benton, Deon" w:date="2026-05-01T21:12:00Z" w16du:dateUtc="2026-05-02T02:12:00Z">
        <w:r w:rsidR="00F61EFC">
          <w:rPr>
            <w:rFonts w:ascii="Times New Roman" w:hAnsi="Times New Roman" w:cs="Times New Roman"/>
          </w:rPr>
          <w:t xml:space="preserve"> </w:t>
        </w:r>
      </w:ins>
      <w:ins w:id="551" w:author="Benton, Deon" w:date="2026-05-01T21:08:00Z" w16du:dateUtc="2026-05-02T02:08:00Z">
        <w:r w:rsidR="00B4247F">
          <w:rPr>
            <w:rFonts w:ascii="Times New Roman" w:hAnsi="Times New Roman" w:cs="Times New Roman"/>
          </w:rPr>
          <w:t xml:space="preserve"> </w:t>
        </w:r>
      </w:ins>
      <w:ins w:id="552" w:author="Benton, Deon" w:date="2026-05-01T21:21:00Z" w16du:dateUtc="2026-05-02T02:21:00Z">
        <w:r w:rsidR="009A111D">
          <w:rPr>
            <w:rFonts w:ascii="Times New Roman" w:hAnsi="Times New Roman" w:cs="Times New Roman"/>
          </w:rPr>
          <w:t xml:space="preserve">In general, </w:t>
        </w:r>
      </w:ins>
      <w:ins w:id="553" w:author="Benton, Deon" w:date="2026-05-01T21:19:00Z" w16du:dateUtc="2026-05-02T02:19:00Z">
        <w:r w:rsidR="009A111D">
          <w:rPr>
            <w:rFonts w:ascii="Times New Roman" w:hAnsi="Times New Roman" w:cs="Times New Roman"/>
          </w:rPr>
          <w:t>OM10</w:t>
        </w:r>
      </w:ins>
      <w:ins w:id="554" w:author="Benton, Deon" w:date="2026-05-01T21:21:00Z" w16du:dateUtc="2026-05-02T02:21:00Z">
        <w:r w:rsidR="009A111D">
          <w:rPr>
            <w:rFonts w:ascii="Times New Roman" w:hAnsi="Times New Roman" w:cs="Times New Roman"/>
          </w:rPr>
          <w:t>’s inability to simulate age</w:t>
        </w:r>
      </w:ins>
      <w:ins w:id="555" w:author="Benton, Deon" w:date="2026-05-01T21:23:00Z" w16du:dateUtc="2026-05-02T02:23:00Z">
        <w:r w:rsidR="00B83463">
          <w:rPr>
            <w:rFonts w:ascii="Times New Roman" w:hAnsi="Times New Roman" w:cs="Times New Roman"/>
          </w:rPr>
          <w:t xml:space="preserve"> represents </w:t>
        </w:r>
      </w:ins>
      <w:ins w:id="556" w:author="Benton, Deon" w:date="2026-05-01T21:15:00Z" w16du:dateUtc="2026-05-02T02:15:00Z">
        <w:r w:rsidR="00236C94">
          <w:rPr>
            <w:rFonts w:ascii="Times New Roman" w:hAnsi="Times New Roman" w:cs="Times New Roman"/>
          </w:rPr>
          <w:t>a significant limitation because it means that this model cannot b</w:t>
        </w:r>
      </w:ins>
      <w:ins w:id="557" w:author="Benton, Deon" w:date="2026-05-01T21:16:00Z" w16du:dateUtc="2026-05-02T02:16:00Z">
        <w:r w:rsidR="00236C94">
          <w:rPr>
            <w:rFonts w:ascii="Times New Roman" w:hAnsi="Times New Roman" w:cs="Times New Roman"/>
          </w:rPr>
          <w:t xml:space="preserve">e </w:t>
        </w:r>
      </w:ins>
      <w:ins w:id="558" w:author="Benton, Deon" w:date="2026-05-01T21:20:00Z" w16du:dateUtc="2026-05-02T02:20:00Z">
        <w:r w:rsidR="009A111D">
          <w:rPr>
            <w:rFonts w:ascii="Times New Roman" w:hAnsi="Times New Roman" w:cs="Times New Roman"/>
          </w:rPr>
          <w:t>used</w:t>
        </w:r>
      </w:ins>
      <w:ins w:id="559"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560"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561"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562" w:author="Benton, Deon" w:date="2026-05-04T10:39:00Z" w16du:dateUtc="2026-05-04T15:39:00Z"/>
          <w:rFonts w:ascii="Times New Roman" w:eastAsia="Times New Roman" w:hAnsi="Times New Roman" w:cs="Times New Roman"/>
        </w:rPr>
      </w:pPr>
      <w:ins w:id="563"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564" w:author="Benton, Deon" w:date="2026-05-02T10:02:00Z" w16du:dateUtc="2026-05-02T15:02:00Z">
        <w:r w:rsidR="00BA4878">
          <w:rPr>
            <w:rFonts w:ascii="Times New Roman" w:eastAsia="Times New Roman" w:hAnsi="Times New Roman" w:cs="Times New Roman"/>
          </w:rPr>
          <w:t xml:space="preserve"> To simulate </w:t>
        </w:r>
      </w:ins>
      <w:ins w:id="565"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566"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567" w:author="Benton, Deon" w:date="2026-05-02T10:06:00Z" w16du:dateUtc="2026-05-02T15:06:00Z">
        <w:r w:rsidR="00BA4878">
          <w:rPr>
            <w:rFonts w:ascii="Times New Roman" w:eastAsia="Times New Roman" w:hAnsi="Times New Roman" w:cs="Times New Roman"/>
          </w:rPr>
          <w:t xml:space="preserve">450 and 900 epochs in Simulations 1-4. Here, </w:t>
        </w:r>
      </w:ins>
      <w:ins w:id="568"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569"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570" w:author="Benton, Deon" w:date="2026-05-02T10:09:00Z" w16du:dateUtc="2026-05-02T15:09:00Z">
        <w:r w:rsidR="00BA4878">
          <w:rPr>
            <w:rFonts w:ascii="Times New Roman" w:eastAsia="Times New Roman" w:hAnsi="Times New Roman" w:cs="Times New Roman"/>
          </w:rPr>
          <w:t xml:space="preserve"> units</w:t>
        </w:r>
      </w:ins>
      <w:ins w:id="571" w:author="Benton, Deon" w:date="2026-05-02T10:10:00Z" w16du:dateUtc="2026-05-02T15:10:00Z">
        <w:r w:rsidR="00907380">
          <w:rPr>
            <w:rFonts w:ascii="Times New Roman" w:eastAsia="Times New Roman" w:hAnsi="Times New Roman" w:cs="Times New Roman"/>
          </w:rPr>
          <w:t xml:space="preserve"> to 10; Simulations 1-4 </w:t>
        </w:r>
      </w:ins>
      <w:ins w:id="572" w:author="Benton, Deon" w:date="2026-05-02T10:17:00Z" w16du:dateUtc="2026-05-02T15:17:00Z">
        <w:r w:rsidR="00907380">
          <w:rPr>
            <w:rFonts w:ascii="Times New Roman" w:eastAsia="Times New Roman" w:hAnsi="Times New Roman" w:cs="Times New Roman"/>
          </w:rPr>
          <w:t xml:space="preserve">used </w:t>
        </w:r>
      </w:ins>
      <w:ins w:id="573" w:author="Benton, Deon" w:date="2026-05-02T10:10:00Z" w16du:dateUtc="2026-05-02T15:10:00Z">
        <w:r w:rsidR="00907380">
          <w:rPr>
            <w:rFonts w:ascii="Times New Roman" w:eastAsia="Times New Roman" w:hAnsi="Times New Roman" w:cs="Times New Roman"/>
          </w:rPr>
          <w:t>between</w:t>
        </w:r>
      </w:ins>
      <w:ins w:id="574" w:author="Benton, Deon" w:date="2026-05-02T10:13:00Z" w16du:dateUtc="2026-05-02T15:13:00Z">
        <w:r w:rsidR="00907380">
          <w:rPr>
            <w:rFonts w:ascii="Times New Roman" w:eastAsia="Times New Roman" w:hAnsi="Times New Roman" w:cs="Times New Roman"/>
          </w:rPr>
          <w:t xml:space="preserve"> 30 and 50</w:t>
        </w:r>
      </w:ins>
      <w:ins w:id="575" w:author="Benton, Deon" w:date="2026-05-02T10:18:00Z" w16du:dateUtc="2026-05-02T15:18:00Z">
        <w:r w:rsidR="00907380">
          <w:rPr>
            <w:rFonts w:ascii="Times New Roman" w:eastAsia="Times New Roman" w:hAnsi="Times New Roman" w:cs="Times New Roman"/>
          </w:rPr>
          <w:t xml:space="preserve"> hidden units</w:t>
        </w:r>
      </w:ins>
      <w:ins w:id="576" w:author="Benton, Deon" w:date="2026-05-02T10:09:00Z" w16du:dateUtc="2026-05-02T15:09:00Z">
        <w:r w:rsidR="00BA4878">
          <w:rPr>
            <w:rFonts w:ascii="Times New Roman" w:eastAsia="Times New Roman" w:hAnsi="Times New Roman" w:cs="Times New Roman"/>
          </w:rPr>
          <w:t>.</w:t>
        </w:r>
      </w:ins>
      <w:ins w:id="577" w:author="Benton, Deon" w:date="2026-05-02T10:10:00Z" w16du:dateUtc="2026-05-02T15:10:00Z">
        <w:r w:rsidR="00907380">
          <w:rPr>
            <w:rFonts w:ascii="Times New Roman" w:eastAsia="Times New Roman" w:hAnsi="Times New Roman" w:cs="Times New Roman"/>
          </w:rPr>
          <w:t xml:space="preserve"> As discussed earlier</w:t>
        </w:r>
      </w:ins>
      <w:ins w:id="578" w:author="Benton, Deon" w:date="2026-05-02T10:11:00Z" w16du:dateUtc="2026-05-02T15:11:00Z">
        <w:r w:rsidR="00907380">
          <w:rPr>
            <w:rFonts w:ascii="Times New Roman" w:eastAsia="Times New Roman" w:hAnsi="Times New Roman" w:cs="Times New Roman"/>
          </w:rPr>
          <w:t xml:space="preserve">, </w:t>
        </w:r>
      </w:ins>
      <w:ins w:id="579" w:author="Benton, Deon" w:date="2026-05-03T20:50:00Z" w16du:dateUtc="2026-05-04T01:50:00Z">
        <w:r w:rsidR="00693966">
          <w:rPr>
            <w:rFonts w:ascii="Times New Roman" w:eastAsia="Times New Roman" w:hAnsi="Times New Roman" w:cs="Times New Roman"/>
          </w:rPr>
          <w:t>this is a</w:t>
        </w:r>
      </w:ins>
      <w:ins w:id="580" w:author="Benton, Deon" w:date="2026-05-03T20:42:00Z" w16du:dateUtc="2026-05-04T01:42:00Z">
        <w:r w:rsidR="00880864">
          <w:rPr>
            <w:rFonts w:ascii="Times New Roman" w:eastAsia="Times New Roman" w:hAnsi="Times New Roman" w:cs="Times New Roman"/>
          </w:rPr>
          <w:t xml:space="preserve"> </w:t>
        </w:r>
      </w:ins>
      <w:ins w:id="581" w:author="Benton, Deon" w:date="2026-05-03T20:51:00Z" w16du:dateUtc="2026-05-04T01:51:00Z">
        <w:r w:rsidR="00693966">
          <w:rPr>
            <w:rFonts w:ascii="Times New Roman" w:eastAsia="Times New Roman" w:hAnsi="Times New Roman" w:cs="Times New Roman"/>
          </w:rPr>
          <w:t>hyper</w:t>
        </w:r>
      </w:ins>
      <w:ins w:id="582" w:author="Benton, Deon" w:date="2026-05-03T20:42:00Z" w16du:dateUtc="2026-05-04T01:42:00Z">
        <w:r w:rsidR="00880864">
          <w:rPr>
            <w:rFonts w:ascii="Times New Roman" w:eastAsia="Times New Roman" w:hAnsi="Times New Roman" w:cs="Times New Roman"/>
          </w:rPr>
          <w:t>parameter that</w:t>
        </w:r>
      </w:ins>
      <w:ins w:id="583" w:author="Benton, Deon" w:date="2026-05-02T10:13:00Z" w16du:dateUtc="2026-05-02T15:13:00Z">
        <w:r w:rsidR="00907380">
          <w:rPr>
            <w:rFonts w:ascii="Times New Roman" w:eastAsia="Times New Roman" w:hAnsi="Times New Roman" w:cs="Times New Roman"/>
          </w:rPr>
          <w:t xml:space="preserve"> </w:t>
        </w:r>
      </w:ins>
      <w:ins w:id="584" w:author="Benton, Deon" w:date="2026-05-03T20:43:00Z" w16du:dateUtc="2026-05-04T01:43:00Z">
        <w:r w:rsidR="00880864">
          <w:rPr>
            <w:rFonts w:ascii="Times New Roman" w:eastAsia="Times New Roman" w:hAnsi="Times New Roman" w:cs="Times New Roman"/>
          </w:rPr>
          <w:t>corresponds to</w:t>
        </w:r>
      </w:ins>
      <w:ins w:id="585" w:author="Benton, Deon" w:date="2026-05-02T10:11:00Z" w16du:dateUtc="2026-05-02T15:11:00Z">
        <w:r w:rsidR="00907380">
          <w:rPr>
            <w:rFonts w:ascii="Times New Roman" w:eastAsia="Times New Roman" w:hAnsi="Times New Roman" w:cs="Times New Roman"/>
          </w:rPr>
          <w:t xml:space="preserve"> </w:t>
        </w:r>
      </w:ins>
      <w:ins w:id="586" w:author="Benton, Deon" w:date="2026-05-03T20:51:00Z" w16du:dateUtc="2026-05-04T01:51:00Z">
        <w:r w:rsidR="00693966">
          <w:rPr>
            <w:rFonts w:ascii="Times New Roman" w:eastAsia="Times New Roman" w:hAnsi="Times New Roman" w:cs="Times New Roman"/>
          </w:rPr>
          <w:t>a network’s</w:t>
        </w:r>
      </w:ins>
      <w:ins w:id="587" w:author="Benton, Deon" w:date="2026-05-02T10:14:00Z" w16du:dateUtc="2026-05-02T15:14:00Z">
        <w:r w:rsidR="00907380">
          <w:rPr>
            <w:rFonts w:ascii="Times New Roman" w:eastAsia="Times New Roman" w:hAnsi="Times New Roman" w:cs="Times New Roman"/>
          </w:rPr>
          <w:t xml:space="preserve"> storage </w:t>
        </w:r>
      </w:ins>
      <w:ins w:id="588" w:author="Benton, Deon" w:date="2026-05-02T10:12:00Z" w16du:dateUtc="2026-05-02T15:12:00Z">
        <w:r w:rsidR="00907380">
          <w:rPr>
            <w:rFonts w:ascii="Times New Roman" w:eastAsia="Times New Roman" w:hAnsi="Times New Roman" w:cs="Times New Roman"/>
          </w:rPr>
          <w:t xml:space="preserve">capacity; more hidden units </w:t>
        </w:r>
      </w:ins>
      <w:ins w:id="589" w:author="Benton, Deon" w:date="2026-05-03T20:43:00Z" w16du:dateUtc="2026-05-04T01:43:00Z">
        <w:r w:rsidR="00880864">
          <w:rPr>
            <w:rFonts w:ascii="Times New Roman" w:eastAsia="Times New Roman" w:hAnsi="Times New Roman" w:cs="Times New Roman"/>
          </w:rPr>
          <w:t>translates to</w:t>
        </w:r>
      </w:ins>
      <w:ins w:id="590" w:author="Benton, Deon" w:date="2026-05-02T10:12:00Z" w16du:dateUtc="2026-05-02T15:12:00Z">
        <w:r w:rsidR="00907380">
          <w:rPr>
            <w:rFonts w:ascii="Times New Roman" w:eastAsia="Times New Roman" w:hAnsi="Times New Roman" w:cs="Times New Roman"/>
          </w:rPr>
          <w:t xml:space="preserve"> greater storage.</w:t>
        </w:r>
      </w:ins>
      <w:ins w:id="591"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592"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593" w:author="Benton, Deon" w:date="2026-05-02T10:28:00Z" w16du:dateUtc="2026-05-02T15:28:00Z">
        <w:r w:rsidR="001A7034">
          <w:rPr>
            <w:rFonts w:ascii="Times New Roman" w:eastAsia="Times New Roman" w:hAnsi="Times New Roman" w:cs="Times New Roman"/>
          </w:rPr>
          <w:t>fo</w:t>
        </w:r>
      </w:ins>
      <w:ins w:id="594" w:author="Benton, Deon" w:date="2026-05-02T10:18:00Z" w16du:dateUtc="2026-05-02T15:18:00Z">
        <w:r w:rsidR="007A780F">
          <w:rPr>
            <w:rFonts w:ascii="Times New Roman" w:eastAsia="Times New Roman" w:hAnsi="Times New Roman" w:cs="Times New Roman"/>
          </w:rPr>
          <w:t>llowed</w:t>
        </w:r>
      </w:ins>
      <w:ins w:id="595"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596"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597" w:author="Benton, Deon" w:date="2026-05-04T10:43:00Z" w16du:dateUtc="2026-05-04T15:43:00Z">
        <w:r w:rsidR="00EC7F17">
          <w:rPr>
            <w:rFonts w:ascii="Times New Roman" w:eastAsia="Times New Roman" w:hAnsi="Times New Roman" w:cs="Times New Roman"/>
          </w:rPr>
          <w:t xml:space="preserve">. </w:t>
        </w:r>
      </w:ins>
      <w:ins w:id="598"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599" w:author="Benton, Deon" w:date="2026-05-03T20:43:00Z" w16du:dateUtc="2026-05-04T01:43:00Z"/>
          <w:rFonts w:ascii="Times New Roman" w:eastAsia="Times New Roman" w:hAnsi="Times New Roman" w:cs="Times New Roman"/>
        </w:rPr>
      </w:pPr>
      <w:ins w:id="600" w:author="Benton, Deon" w:date="2026-05-04T10:39:00Z" w16du:dateUtc="2026-05-04T15:39:00Z">
        <w:r>
          <w:rPr>
            <w:rFonts w:ascii="Times New Roman" w:eastAsia="Times New Roman" w:hAnsi="Times New Roman" w:cs="Times New Roman"/>
          </w:rPr>
          <w:t>In terms of the length of this phase, it</w:t>
        </w:r>
      </w:ins>
      <w:ins w:id="601" w:author="Benton, Deon" w:date="2026-05-04T10:08:00Z" w16du:dateUtc="2026-05-04T15:08:00Z">
        <w:r w:rsidR="00C305AF">
          <w:rPr>
            <w:rFonts w:ascii="Times New Roman" w:eastAsia="Times New Roman" w:hAnsi="Times New Roman" w:cs="Times New Roman"/>
          </w:rPr>
          <w:t>—like the habituation phase—</w:t>
        </w:r>
      </w:ins>
      <w:ins w:id="602" w:author="Benton, Deon" w:date="2026-05-04T10:07:00Z" w16du:dateUtc="2026-05-04T15:07:00Z">
        <w:r w:rsidR="00C305AF">
          <w:rPr>
            <w:rFonts w:ascii="Times New Roman" w:eastAsia="Times New Roman" w:hAnsi="Times New Roman" w:cs="Times New Roman"/>
          </w:rPr>
          <w:t xml:space="preserve">ranged </w:t>
        </w:r>
      </w:ins>
      <w:ins w:id="603" w:author="Benton, Deon" w:date="2026-05-04T10:39:00Z" w16du:dateUtc="2026-05-04T15:39:00Z">
        <w:r>
          <w:rPr>
            <w:rFonts w:ascii="Times New Roman" w:eastAsia="Times New Roman" w:hAnsi="Times New Roman" w:cs="Times New Roman"/>
          </w:rPr>
          <w:t>from</w:t>
        </w:r>
      </w:ins>
      <w:ins w:id="604"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605" w:author="Benton, Deon" w:date="2026-05-04T10:27:00Z" w16du:dateUtc="2026-05-04T15:27:00Z">
        <w:r w:rsidR="005A2397">
          <w:rPr>
            <w:rFonts w:ascii="Times New Roman" w:eastAsia="Times New Roman" w:hAnsi="Times New Roman" w:cs="Times New Roman"/>
          </w:rPr>
          <w:t xml:space="preserve">A range </w:t>
        </w:r>
      </w:ins>
      <w:ins w:id="606" w:author="Benton, Deon" w:date="2026-05-04T10:45:00Z" w16du:dateUtc="2026-05-04T15:45:00Z">
        <w:r w:rsidR="00F37CAD">
          <w:rPr>
            <w:rFonts w:ascii="Times New Roman" w:eastAsia="Times New Roman" w:hAnsi="Times New Roman" w:cs="Times New Roman"/>
          </w:rPr>
          <w:t>of values were used</w:t>
        </w:r>
      </w:ins>
      <w:ins w:id="607" w:author="Benton, Deon" w:date="2026-05-04T10:27:00Z" w16du:dateUtc="2026-05-04T15:27:00Z">
        <w:r w:rsidR="005A2397">
          <w:rPr>
            <w:rFonts w:ascii="Times New Roman" w:eastAsia="Times New Roman" w:hAnsi="Times New Roman" w:cs="Times New Roman"/>
          </w:rPr>
          <w:t xml:space="preserve"> rather </w:t>
        </w:r>
      </w:ins>
      <w:ins w:id="608" w:author="Benton, Deon" w:date="2026-05-04T10:45:00Z" w16du:dateUtc="2026-05-04T15:45:00Z">
        <w:r w:rsidR="00F37CAD">
          <w:rPr>
            <w:rFonts w:ascii="Times New Roman" w:eastAsia="Times New Roman" w:hAnsi="Times New Roman" w:cs="Times New Roman"/>
          </w:rPr>
          <w:t>than one specific value</w:t>
        </w:r>
      </w:ins>
      <w:ins w:id="609" w:author="Benton, Deon" w:date="2026-05-04T10:27:00Z" w16du:dateUtc="2026-05-04T15:27:00Z">
        <w:r w:rsidR="005A2397">
          <w:rPr>
            <w:rFonts w:ascii="Times New Roman" w:eastAsia="Times New Roman" w:hAnsi="Times New Roman" w:cs="Times New Roman"/>
          </w:rPr>
          <w:t xml:space="preserve"> because the original report did not specify </w:t>
        </w:r>
      </w:ins>
      <w:ins w:id="610" w:author="Benton, Deon" w:date="2026-05-04T10:28:00Z" w16du:dateUtc="2026-05-04T15:28:00Z">
        <w:r w:rsidR="005A2397">
          <w:rPr>
            <w:rFonts w:ascii="Times New Roman" w:eastAsia="Times New Roman" w:hAnsi="Times New Roman" w:cs="Times New Roman"/>
          </w:rPr>
          <w:t>the duration of the action phase.</w:t>
        </w:r>
      </w:ins>
      <w:ins w:id="611" w:author="Benton, Deon" w:date="2026-05-04T10:30:00Z" w16du:dateUtc="2026-05-04T15:30:00Z">
        <w:r w:rsidR="00994946">
          <w:rPr>
            <w:rFonts w:ascii="Times New Roman" w:eastAsia="Times New Roman" w:hAnsi="Times New Roman" w:cs="Times New Roman"/>
          </w:rPr>
          <w:t xml:space="preserve"> Although </w:t>
        </w:r>
      </w:ins>
      <w:ins w:id="612" w:author="Benton, Deon" w:date="2026-05-04T10:33:00Z" w16du:dateUtc="2026-05-04T15:33:00Z">
        <w:r w:rsidR="00D92D32">
          <w:rPr>
            <w:rFonts w:ascii="Times New Roman" w:eastAsia="Times New Roman" w:hAnsi="Times New Roman" w:cs="Times New Roman"/>
          </w:rPr>
          <w:t xml:space="preserve">this </w:t>
        </w:r>
      </w:ins>
      <w:ins w:id="613" w:author="Benton, Deon" w:date="2026-05-04T10:48:00Z" w16du:dateUtc="2026-05-04T15:48:00Z">
        <w:r w:rsidR="00CD3B31">
          <w:rPr>
            <w:rFonts w:ascii="Times New Roman" w:eastAsia="Times New Roman" w:hAnsi="Times New Roman" w:cs="Times New Roman"/>
          </w:rPr>
          <w:t>meant that</w:t>
        </w:r>
      </w:ins>
      <w:ins w:id="614" w:author="Benton, Deon" w:date="2026-05-04T10:33:00Z" w16du:dateUtc="2026-05-04T15:33:00Z">
        <w:r w:rsidR="00D92D32">
          <w:rPr>
            <w:rFonts w:ascii="Times New Roman" w:eastAsia="Times New Roman" w:hAnsi="Times New Roman" w:cs="Times New Roman"/>
          </w:rPr>
          <w:t xml:space="preserve"> some liberties</w:t>
        </w:r>
      </w:ins>
      <w:ins w:id="615" w:author="Benton, Deon" w:date="2026-05-04T10:35:00Z" w16du:dateUtc="2026-05-04T15:35:00Z">
        <w:r w:rsidR="00137079">
          <w:rPr>
            <w:rFonts w:ascii="Times New Roman" w:eastAsia="Times New Roman" w:hAnsi="Times New Roman" w:cs="Times New Roman"/>
          </w:rPr>
          <w:t xml:space="preserve"> </w:t>
        </w:r>
      </w:ins>
      <w:ins w:id="616" w:author="Benton, Deon" w:date="2026-05-04T10:48:00Z" w16du:dateUtc="2026-05-04T15:48:00Z">
        <w:r w:rsidR="00CD3B31">
          <w:rPr>
            <w:rFonts w:ascii="Times New Roman" w:eastAsia="Times New Roman" w:hAnsi="Times New Roman" w:cs="Times New Roman"/>
          </w:rPr>
          <w:t>had to be taken to implement this</w:t>
        </w:r>
      </w:ins>
      <w:ins w:id="617" w:author="Benton, Deon" w:date="2026-05-04T10:35:00Z" w16du:dateUtc="2026-05-04T15:35:00Z">
        <w:r w:rsidR="008F4FEB">
          <w:rPr>
            <w:rFonts w:ascii="Times New Roman" w:eastAsia="Times New Roman" w:hAnsi="Times New Roman" w:cs="Times New Roman"/>
          </w:rPr>
          <w:t xml:space="preserve"> aspect of the task</w:t>
        </w:r>
      </w:ins>
      <w:ins w:id="618" w:author="Benton, Deon" w:date="2026-05-04T10:30:00Z" w16du:dateUtc="2026-05-04T15:30:00Z">
        <w:r w:rsidR="00994946">
          <w:rPr>
            <w:rFonts w:ascii="Times New Roman" w:eastAsia="Times New Roman" w:hAnsi="Times New Roman" w:cs="Times New Roman"/>
          </w:rPr>
          <w:t xml:space="preserve">, this range </w:t>
        </w:r>
      </w:ins>
      <w:ins w:id="619" w:author="Benton, Deon" w:date="2026-05-04T10:35:00Z" w16du:dateUtc="2026-05-04T15:35:00Z">
        <w:r w:rsidR="0085192A">
          <w:rPr>
            <w:rFonts w:ascii="Times New Roman" w:eastAsia="Times New Roman" w:hAnsi="Times New Roman" w:cs="Times New Roman"/>
          </w:rPr>
          <w:t>reflected the</w:t>
        </w:r>
      </w:ins>
      <w:ins w:id="620" w:author="Benton, Deon" w:date="2026-05-04T10:31:00Z" w16du:dateUtc="2026-05-04T15:31:00Z">
        <w:r w:rsidR="00D92D32">
          <w:rPr>
            <w:rFonts w:ascii="Times New Roman" w:eastAsia="Times New Roman" w:hAnsi="Times New Roman" w:cs="Times New Roman"/>
          </w:rPr>
          <w:t xml:space="preserve"> brief nature of a typical action phase.</w:t>
        </w:r>
      </w:ins>
      <w:ins w:id="621" w:author="Benton, Deon" w:date="2026-05-04T10:27:00Z" w16du:dateUtc="2026-05-04T15:27:00Z">
        <w:r w:rsidR="005A2397">
          <w:rPr>
            <w:rFonts w:ascii="Times New Roman" w:eastAsia="Times New Roman" w:hAnsi="Times New Roman" w:cs="Times New Roman"/>
          </w:rPr>
          <w:t xml:space="preserve"> </w:t>
        </w:r>
      </w:ins>
      <w:ins w:id="622"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623" w:author="Benton, Deon" w:date="2026-05-04T10:36:00Z" w16du:dateUtc="2026-05-04T15:36:00Z">
        <w:r w:rsidR="00586440">
          <w:rPr>
            <w:rFonts w:ascii="Times New Roman" w:eastAsia="Times New Roman" w:hAnsi="Times New Roman" w:cs="Times New Roman"/>
          </w:rPr>
          <w:t>the action and habituation phases</w:t>
        </w:r>
      </w:ins>
      <w:ins w:id="624" w:author="Benton, Deon" w:date="2026-05-03T21:01:00Z" w16du:dateUtc="2026-05-04T02:01:00Z">
        <w:r w:rsidR="00666B57" w:rsidRPr="00666B57">
          <w:rPr>
            <w:rFonts w:ascii="Times New Roman" w:eastAsia="Times New Roman" w:hAnsi="Times New Roman" w:cs="Times New Roman"/>
          </w:rPr>
          <w:t xml:space="preserve"> were identical. </w:t>
        </w:r>
      </w:ins>
      <w:ins w:id="625" w:author="Benton, Deon" w:date="2026-05-04T10:49:00Z" w16du:dateUtc="2026-05-04T15:49:00Z">
        <w:r w:rsidR="00CD3B31">
          <w:rPr>
            <w:rFonts w:ascii="Times New Roman" w:eastAsia="Times New Roman" w:hAnsi="Times New Roman" w:cs="Times New Roman"/>
          </w:rPr>
          <w:t>Thus,</w:t>
        </w:r>
      </w:ins>
      <w:ins w:id="626" w:author="Benton, Deon" w:date="2026-05-04T10:36:00Z" w16du:dateUtc="2026-05-04T15:36:00Z">
        <w:r w:rsidR="000F5624">
          <w:rPr>
            <w:rFonts w:ascii="Times New Roman" w:eastAsia="Times New Roman" w:hAnsi="Times New Roman" w:cs="Times New Roman"/>
          </w:rPr>
          <w:t xml:space="preserve"> if the</w:t>
        </w:r>
      </w:ins>
      <w:ins w:id="627" w:author="Benton, Deon" w:date="2026-05-03T21:01:00Z" w16du:dateUtc="2026-05-04T02:01:00Z">
        <w:r w:rsidR="00666B57" w:rsidRPr="00666B57">
          <w:rPr>
            <w:rFonts w:ascii="Times New Roman" w:eastAsia="Times New Roman" w:hAnsi="Times New Roman" w:cs="Times New Roman"/>
          </w:rPr>
          <w:t xml:space="preserve"> habituation phase </w:t>
        </w:r>
      </w:ins>
      <w:ins w:id="628" w:author="Benton, Deon" w:date="2026-05-04T10:36:00Z" w16du:dateUtc="2026-05-04T15:36:00Z">
        <w:r w:rsidR="000F5624">
          <w:rPr>
            <w:rFonts w:ascii="Times New Roman" w:eastAsia="Times New Roman" w:hAnsi="Times New Roman" w:cs="Times New Roman"/>
          </w:rPr>
          <w:t>was 9 epochs in length during</w:t>
        </w:r>
      </w:ins>
      <w:ins w:id="629" w:author="Benton, Deon" w:date="2026-05-03T21:01:00Z" w16du:dateUtc="2026-05-04T02:01:00Z">
        <w:r w:rsidR="00666B57" w:rsidRPr="00666B57">
          <w:rPr>
            <w:rFonts w:ascii="Times New Roman" w:eastAsia="Times New Roman" w:hAnsi="Times New Roman" w:cs="Times New Roman"/>
          </w:rPr>
          <w:t xml:space="preserve"> a given run</w:t>
        </w:r>
      </w:ins>
      <w:ins w:id="630" w:author="Benton, Deon" w:date="2026-05-04T10:36:00Z" w16du:dateUtc="2026-05-04T15:36:00Z">
        <w:r w:rsidR="000F5624">
          <w:rPr>
            <w:rFonts w:ascii="Times New Roman" w:eastAsia="Times New Roman" w:hAnsi="Times New Roman" w:cs="Times New Roman"/>
          </w:rPr>
          <w:t xml:space="preserve"> of the model</w:t>
        </w:r>
      </w:ins>
      <w:ins w:id="631" w:author="Benton, Deon" w:date="2026-05-03T21:01:00Z" w16du:dateUtc="2026-05-04T02:01:00Z">
        <w:r w:rsidR="00666B57" w:rsidRPr="00666B57">
          <w:rPr>
            <w:rFonts w:ascii="Times New Roman" w:eastAsia="Times New Roman" w:hAnsi="Times New Roman" w:cs="Times New Roman"/>
          </w:rPr>
          <w:t xml:space="preserve">, the action phase </w:t>
        </w:r>
      </w:ins>
      <w:ins w:id="632" w:author="Benton, Deon" w:date="2026-05-04T10:36:00Z" w16du:dateUtc="2026-05-04T15:36:00Z">
        <w:r w:rsidR="000F5624">
          <w:rPr>
            <w:rFonts w:ascii="Times New Roman" w:eastAsia="Times New Roman" w:hAnsi="Times New Roman" w:cs="Times New Roman"/>
          </w:rPr>
          <w:t xml:space="preserve">was also 9 epochs </w:t>
        </w:r>
      </w:ins>
      <w:ins w:id="633" w:author="Benton, Deon" w:date="2026-05-04T10:37:00Z" w16du:dateUtc="2026-05-04T15:37:00Z">
        <w:r w:rsidR="000F5624">
          <w:rPr>
            <w:rFonts w:ascii="Times New Roman" w:eastAsia="Times New Roman" w:hAnsi="Times New Roman" w:cs="Times New Roman"/>
          </w:rPr>
          <w:t>in length</w:t>
        </w:r>
      </w:ins>
      <w:ins w:id="634"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4F4C8AC" w:rsidR="00312213" w:rsidDel="00C7751A" w:rsidRDefault="00666B57" w:rsidP="008239C6">
      <w:pPr>
        <w:spacing w:line="480" w:lineRule="auto"/>
        <w:ind w:firstLine="720"/>
        <w:contextualSpacing/>
        <w:rPr>
          <w:del w:id="635" w:author="Benton, Deon" w:date="2026-05-01T21:33:00Z" w16du:dateUtc="2026-05-02T02:33:00Z"/>
          <w:rFonts w:ascii="Times New Roman" w:eastAsia="Times New Roman" w:hAnsi="Times New Roman" w:cs="Times New Roman"/>
        </w:rPr>
      </w:pPr>
      <w:ins w:id="636" w:author="Benton, Deon" w:date="2026-05-03T21:01:00Z" w16du:dateUtc="2026-05-04T02:01:00Z">
        <w:r>
          <w:rPr>
            <w:rFonts w:ascii="Times New Roman" w:eastAsia="Times New Roman" w:hAnsi="Times New Roman" w:cs="Times New Roman"/>
          </w:rPr>
          <w:t xml:space="preserve">As was true </w:t>
        </w:r>
      </w:ins>
      <w:ins w:id="637" w:author="Benton, Deon" w:date="2026-05-04T10:00:00Z" w16du:dateUtc="2026-05-04T15:00:00Z">
        <w:r w:rsidR="00E56AA3">
          <w:rPr>
            <w:rFonts w:ascii="Times New Roman" w:eastAsia="Times New Roman" w:hAnsi="Times New Roman" w:cs="Times New Roman"/>
          </w:rPr>
          <w:t>for</w:t>
        </w:r>
      </w:ins>
      <w:ins w:id="638" w:author="Benton, Deon" w:date="2026-05-03T21:01:00Z" w16du:dateUtc="2026-05-04T02:01:00Z">
        <w:r>
          <w:rPr>
            <w:rFonts w:ascii="Times New Roman" w:eastAsia="Times New Roman" w:hAnsi="Times New Roman" w:cs="Times New Roman"/>
          </w:rPr>
          <w:t xml:space="preserve"> infants in Skerry et al. (2013), n</w:t>
        </w:r>
      </w:ins>
      <w:ins w:id="639" w:author="Benton, Deon" w:date="2026-05-02T10:36:00Z" w16du:dateUtc="2026-05-02T15:36:00Z">
        <w:r w:rsidR="00A02814">
          <w:rPr>
            <w:rFonts w:ascii="Times New Roman" w:eastAsia="Times New Roman" w:hAnsi="Times New Roman" w:cs="Times New Roman"/>
          </w:rPr>
          <w:t>etwork</w:t>
        </w:r>
      </w:ins>
      <w:ins w:id="640" w:author="Benton, Deon" w:date="2026-05-04T10:00:00Z" w16du:dateUtc="2026-05-04T15:00:00Z">
        <w:r w:rsidR="00E56AA3">
          <w:rPr>
            <w:rFonts w:ascii="Times New Roman" w:eastAsia="Times New Roman" w:hAnsi="Times New Roman" w:cs="Times New Roman"/>
          </w:rPr>
          <w:t>s</w:t>
        </w:r>
      </w:ins>
      <w:ins w:id="641" w:author="Benton, Deon" w:date="2026-05-03T21:01:00Z" w16du:dateUtc="2026-05-04T02:01:00Z">
        <w:r w:rsidR="00BC40DC">
          <w:rPr>
            <w:rFonts w:ascii="Times New Roman" w:eastAsia="Times New Roman" w:hAnsi="Times New Roman" w:cs="Times New Roman"/>
          </w:rPr>
          <w:t xml:space="preserve"> </w:t>
        </w:r>
      </w:ins>
      <w:ins w:id="642" w:author="Benton, Deon" w:date="2026-05-02T10:36:00Z" w16du:dateUtc="2026-05-02T15:36:00Z">
        <w:r w:rsidR="00A02814">
          <w:rPr>
            <w:rFonts w:ascii="Times New Roman" w:eastAsia="Times New Roman" w:hAnsi="Times New Roman" w:cs="Times New Roman"/>
          </w:rPr>
          <w:t xml:space="preserve">were assigned </w:t>
        </w:r>
      </w:ins>
      <w:ins w:id="643" w:author="Benton, Deon" w:date="2026-05-04T13:20:00Z" w16du:dateUtc="2026-05-04T18:20:00Z">
        <w:r w:rsidR="003F2A08">
          <w:rPr>
            <w:rFonts w:ascii="Times New Roman" w:eastAsia="Times New Roman" w:hAnsi="Times New Roman" w:cs="Times New Roman"/>
          </w:rPr>
          <w:t>to one of three conditions:</w:t>
        </w:r>
      </w:ins>
      <w:ins w:id="644" w:author="Benton, Deon" w:date="2026-05-02T10:36:00Z" w16du:dateUtc="2026-05-02T15:36:00Z">
        <w:r w:rsidR="00A02814">
          <w:rPr>
            <w:rFonts w:ascii="Times New Roman" w:eastAsia="Times New Roman" w:hAnsi="Times New Roman" w:cs="Times New Roman"/>
          </w:rPr>
          <w:t xml:space="preserve"> Effective Action</w:t>
        </w:r>
      </w:ins>
      <w:ins w:id="645" w:author="Benton, Deon" w:date="2026-05-04T13:20:00Z" w16du:dateUtc="2026-05-04T18:20:00Z">
        <w:r w:rsidR="003F2A08">
          <w:rPr>
            <w:rFonts w:ascii="Times New Roman" w:eastAsia="Times New Roman" w:hAnsi="Times New Roman" w:cs="Times New Roman"/>
          </w:rPr>
          <w:t xml:space="preserve">, </w:t>
        </w:r>
      </w:ins>
      <w:ins w:id="646" w:author="Benton, Deon" w:date="2026-05-02T10:36:00Z" w16du:dateUtc="2026-05-02T15:36:00Z">
        <w:r w:rsidR="00A02814">
          <w:rPr>
            <w:rFonts w:ascii="Times New Roman" w:eastAsia="Times New Roman" w:hAnsi="Times New Roman" w:cs="Times New Roman"/>
          </w:rPr>
          <w:t>Ineffective Action</w:t>
        </w:r>
      </w:ins>
      <w:ins w:id="647" w:author="Benton, Deon" w:date="2026-05-04T13:20:00Z" w16du:dateUtc="2026-05-04T18:20:00Z">
        <w:r w:rsidR="003F2A08">
          <w:rPr>
            <w:rFonts w:ascii="Times New Roman" w:eastAsia="Times New Roman" w:hAnsi="Times New Roman" w:cs="Times New Roman"/>
          </w:rPr>
          <w:t>, or No Training</w:t>
        </w:r>
      </w:ins>
      <w:ins w:id="648" w:author="Benton, Deon" w:date="2026-05-02T10:36:00Z" w16du:dateUtc="2026-05-02T15:36:00Z">
        <w:r w:rsidR="00A02814">
          <w:rPr>
            <w:rFonts w:ascii="Times New Roman" w:eastAsia="Times New Roman" w:hAnsi="Times New Roman" w:cs="Times New Roman"/>
          </w:rPr>
          <w:t>.</w:t>
        </w:r>
      </w:ins>
      <w:ins w:id="649"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650" w:author="Benton, Deon" w:date="2026-05-04T11:24:00Z" w16du:dateUtc="2026-05-04T16:24:00Z">
        <w:r w:rsidR="00E21A3E">
          <w:rPr>
            <w:rFonts w:ascii="Times New Roman" w:eastAsia="Times New Roman" w:hAnsi="Times New Roman" w:cs="Times New Roman"/>
          </w:rPr>
          <w:t>The</w:t>
        </w:r>
      </w:ins>
      <w:ins w:id="651" w:author="Benton, Deon" w:date="2026-05-04T11:22:00Z" w16du:dateUtc="2026-05-04T16:22:00Z">
        <w:r w:rsidR="00592DAE">
          <w:rPr>
            <w:rFonts w:ascii="Times New Roman" w:eastAsia="Times New Roman" w:hAnsi="Times New Roman" w:cs="Times New Roman"/>
          </w:rPr>
          <w:t xml:space="preserve"> assumption </w:t>
        </w:r>
      </w:ins>
      <w:ins w:id="652" w:author="Benton, Deon" w:date="2026-05-04T11:24:00Z" w16du:dateUtc="2026-05-04T16:24:00Z">
        <w:r w:rsidR="00592DAE">
          <w:rPr>
            <w:rFonts w:ascii="Times New Roman" w:eastAsia="Times New Roman" w:hAnsi="Times New Roman" w:cs="Times New Roman"/>
          </w:rPr>
          <w:t xml:space="preserve">that </w:t>
        </w:r>
      </w:ins>
      <w:ins w:id="653" w:author="Benton, Deon" w:date="2026-05-04T11:25:00Z" w16du:dateUtc="2026-05-04T16:25:00Z">
        <w:r w:rsidR="00E21A3E">
          <w:rPr>
            <w:rFonts w:ascii="Times New Roman" w:eastAsia="Times New Roman" w:hAnsi="Times New Roman" w:cs="Times New Roman"/>
          </w:rPr>
          <w:t xml:space="preserve">effective rather than ineffective </w:t>
        </w:r>
      </w:ins>
      <w:ins w:id="654" w:author="Benton, Deon" w:date="2026-05-04T11:24:00Z" w16du:dateUtc="2026-05-04T16:24:00Z">
        <w:r w:rsidR="00592DAE">
          <w:rPr>
            <w:rFonts w:ascii="Times New Roman" w:eastAsia="Times New Roman" w:hAnsi="Times New Roman" w:cs="Times New Roman"/>
          </w:rPr>
          <w:t xml:space="preserve">sticky-mittens experience </w:t>
        </w:r>
      </w:ins>
      <w:ins w:id="655" w:author="Benton, Deon" w:date="2026-05-04T11:25:00Z" w16du:dateUtc="2026-05-04T16:25:00Z">
        <w:r w:rsidR="00E21A3E">
          <w:rPr>
            <w:rFonts w:ascii="Times New Roman" w:eastAsia="Times New Roman" w:hAnsi="Times New Roman" w:cs="Times New Roman"/>
          </w:rPr>
          <w:t>heightens</w:t>
        </w:r>
      </w:ins>
      <w:ins w:id="656" w:author="Benton, Deon" w:date="2026-05-04T11:23:00Z" w16du:dateUtc="2026-05-04T16:23:00Z">
        <w:r w:rsidR="00592DAE">
          <w:rPr>
            <w:rFonts w:ascii="Times New Roman" w:eastAsia="Times New Roman" w:hAnsi="Times New Roman" w:cs="Times New Roman"/>
          </w:rPr>
          <w:t xml:space="preserve"> </w:t>
        </w:r>
      </w:ins>
      <w:ins w:id="657" w:author="Benton, Deon" w:date="2026-05-04T11:24:00Z" w16du:dateUtc="2026-05-04T16:24:00Z">
        <w:r w:rsidR="00592DAE">
          <w:rPr>
            <w:rFonts w:ascii="Times New Roman" w:eastAsia="Times New Roman" w:hAnsi="Times New Roman" w:cs="Times New Roman"/>
          </w:rPr>
          <w:t xml:space="preserve">infants’ </w:t>
        </w:r>
      </w:ins>
      <w:ins w:id="658" w:author="Benton, Deon" w:date="2026-05-04T11:23:00Z" w16du:dateUtc="2026-05-04T16:23:00Z">
        <w:r w:rsidR="00592DAE">
          <w:rPr>
            <w:rFonts w:ascii="Times New Roman" w:eastAsia="Times New Roman" w:hAnsi="Times New Roman" w:cs="Times New Roman"/>
          </w:rPr>
          <w:t>attention</w:t>
        </w:r>
      </w:ins>
      <w:ins w:id="659"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 for </w:t>
        </w:r>
      </w:ins>
      <w:ins w:id="660" w:author="Benton, Deon" w:date="2026-05-04T11:26:00Z" w16du:dateUtc="2026-05-04T16:26:00Z">
        <w:r w:rsidR="00E21A3E">
          <w:rPr>
            <w:rFonts w:ascii="Times New Roman" w:eastAsia="Times New Roman" w:hAnsi="Times New Roman" w:cs="Times New Roman"/>
          </w:rPr>
          <w:t xml:space="preserve">networks </w:t>
        </w:r>
      </w:ins>
      <w:ins w:id="661" w:author="Benton, Deon" w:date="2026-05-04T11:27:00Z" w16du:dateUtc="2026-05-04T16:27:00Z">
        <w:r w:rsidR="00CB44E1">
          <w:rPr>
            <w:rFonts w:ascii="Times New Roman" w:eastAsia="Times New Roman" w:hAnsi="Times New Roman" w:cs="Times New Roman"/>
          </w:rPr>
          <w:t>in the</w:t>
        </w:r>
      </w:ins>
      <w:ins w:id="662" w:author="Benton, Deon" w:date="2026-05-04T11:26:00Z" w16du:dateUtc="2026-05-04T16:26:00Z">
        <w:r w:rsidR="00E21A3E">
          <w:rPr>
            <w:rFonts w:ascii="Times New Roman" w:eastAsia="Times New Roman" w:hAnsi="Times New Roman" w:cs="Times New Roman"/>
          </w:rPr>
          <w:t xml:space="preserve"> Effective Action condition</w:t>
        </w:r>
      </w:ins>
      <w:ins w:id="663" w:author="Benton, Deon" w:date="2026-05-04T11:28:00Z" w16du:dateUtc="2026-05-04T16:28:00Z">
        <w:r w:rsidR="008B237A">
          <w:rPr>
            <w:rFonts w:ascii="Times New Roman" w:eastAsia="Times New Roman" w:hAnsi="Times New Roman" w:cs="Times New Roman"/>
          </w:rPr>
          <w:t xml:space="preserve">. A lower learning rate was </w:t>
        </w:r>
      </w:ins>
      <w:ins w:id="664" w:author="Benton, Deon" w:date="2026-05-04T12:30:00Z" w16du:dateUtc="2026-05-04T17:30:00Z">
        <w:r w:rsidR="00394185">
          <w:rPr>
            <w:rFonts w:ascii="Times New Roman" w:eastAsia="Times New Roman" w:hAnsi="Times New Roman" w:cs="Times New Roman"/>
          </w:rPr>
          <w:t>used</w:t>
        </w:r>
      </w:ins>
      <w:ins w:id="665" w:author="Benton, Deon" w:date="2026-05-04T11:28:00Z" w16du:dateUtc="2026-05-04T16:28:00Z">
        <w:r w:rsidR="008B237A">
          <w:rPr>
            <w:rFonts w:ascii="Times New Roman" w:eastAsia="Times New Roman" w:hAnsi="Times New Roman" w:cs="Times New Roman"/>
          </w:rPr>
          <w:t xml:space="preserve"> during </w:t>
        </w:r>
      </w:ins>
      <w:ins w:id="666" w:author="Benton, Deon" w:date="2026-05-04T11:29:00Z" w16du:dateUtc="2026-05-04T16:29:00Z">
        <w:r w:rsidR="008B237A">
          <w:rPr>
            <w:rFonts w:ascii="Times New Roman" w:eastAsia="Times New Roman" w:hAnsi="Times New Roman" w:cs="Times New Roman"/>
          </w:rPr>
          <w:t>the pretraining phase than that used</w:t>
        </w:r>
      </w:ins>
      <w:ins w:id="667" w:author="Benton, Deon" w:date="2026-05-04T12:31:00Z" w16du:dateUtc="2026-05-04T17:31:00Z">
        <w:r w:rsidR="00394185">
          <w:rPr>
            <w:rFonts w:ascii="Times New Roman" w:eastAsia="Times New Roman" w:hAnsi="Times New Roman" w:cs="Times New Roman"/>
          </w:rPr>
          <w:t xml:space="preserve"> during this phase</w:t>
        </w:r>
      </w:ins>
      <w:ins w:id="668"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learning rate reflects—is assumed to be lower than that of older infants. The assumption that</w:t>
        </w:r>
      </w:ins>
      <w:ins w:id="669" w:author="Benton, Deon" w:date="2026-05-04T11:40:00Z" w16du:dateUtc="2026-05-04T16:40:00Z">
        <w:r w:rsidR="00A53D96">
          <w:rPr>
            <w:rFonts w:ascii="Times New Roman" w:eastAsia="Times New Roman" w:hAnsi="Times New Roman" w:cs="Times New Roman"/>
          </w:rPr>
          <w:t xml:space="preserve"> </w:t>
        </w:r>
      </w:ins>
      <w:ins w:id="670" w:author="Benton, Deon" w:date="2026-05-04T12:31:00Z" w16du:dateUtc="2026-05-04T17:31:00Z">
        <w:r w:rsidR="00394185">
          <w:rPr>
            <w:rFonts w:ascii="Times New Roman" w:eastAsia="Times New Roman" w:hAnsi="Times New Roman" w:cs="Times New Roman"/>
          </w:rPr>
          <w:t>this attentional boost is short-lived</w:t>
        </w:r>
      </w:ins>
      <w:ins w:id="671" w:author="Benton, Deon" w:date="2026-05-04T11:29:00Z" w16du:dateUtc="2026-05-04T16:29:00Z">
        <w:r w:rsidR="008B237A">
          <w:rPr>
            <w:rFonts w:ascii="Times New Roman" w:eastAsia="Times New Roman" w:hAnsi="Times New Roman" w:cs="Times New Roman"/>
          </w:rPr>
          <w:t xml:space="preserve"> </w:t>
        </w:r>
      </w:ins>
      <w:ins w:id="672" w:author="Benton, Deon" w:date="2026-05-04T11:30:00Z" w16du:dateUtc="2026-05-04T16:30:00Z">
        <w:r w:rsidR="008B237A">
          <w:rPr>
            <w:rFonts w:ascii="Times New Roman" w:eastAsia="Times New Roman" w:hAnsi="Times New Roman" w:cs="Times New Roman"/>
          </w:rPr>
          <w:t xml:space="preserve">was implemented by </w:t>
        </w:r>
      </w:ins>
      <w:ins w:id="673" w:author="Benton, Deon" w:date="2026-05-04T11:32:00Z" w16du:dateUtc="2026-05-04T16:32:00Z">
        <w:r w:rsidR="004E3A37">
          <w:rPr>
            <w:rFonts w:ascii="Times New Roman" w:eastAsia="Times New Roman" w:hAnsi="Times New Roman" w:cs="Times New Roman"/>
          </w:rPr>
          <w:t>resetting</w:t>
        </w:r>
      </w:ins>
      <w:ins w:id="674" w:author="Benton, Deon" w:date="2026-05-04T11:30:00Z" w16du:dateUtc="2026-05-04T16:30:00Z">
        <w:r w:rsidR="008B237A">
          <w:rPr>
            <w:rFonts w:ascii="Times New Roman" w:eastAsia="Times New Roman" w:hAnsi="Times New Roman" w:cs="Times New Roman"/>
          </w:rPr>
          <w:t xml:space="preserve"> the learning rate to its pretraining value at the </w:t>
        </w:r>
        <w:r w:rsidR="008B237A">
          <w:rPr>
            <w:rFonts w:ascii="Times New Roman" w:eastAsia="Times New Roman" w:hAnsi="Times New Roman" w:cs="Times New Roman"/>
          </w:rPr>
          <w:lastRenderedPageBreak/>
          <w:t>start of the subsequent habituation phase</w:t>
        </w:r>
      </w:ins>
      <w:ins w:id="675" w:author="Benton, Deon" w:date="2026-05-04T11:31:00Z" w16du:dateUtc="2026-05-04T16:31:00Z">
        <w:r w:rsidR="004E3A37">
          <w:rPr>
            <w:rFonts w:ascii="Times New Roman" w:eastAsia="Times New Roman" w:hAnsi="Times New Roman" w:cs="Times New Roman"/>
          </w:rPr>
          <w:t>. Th</w:t>
        </w:r>
      </w:ins>
      <w:ins w:id="676" w:author="Benton, Deon" w:date="2026-05-04T11:32:00Z" w16du:dateUtc="2026-05-04T16:32:00Z">
        <w:r w:rsidR="004E3A37">
          <w:rPr>
            <w:rFonts w:ascii="Times New Roman" w:eastAsia="Times New Roman" w:hAnsi="Times New Roman" w:cs="Times New Roman"/>
          </w:rPr>
          <w:t>e</w:t>
        </w:r>
      </w:ins>
      <w:ins w:id="677"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678" w:author="Benton, Deon" w:date="2026-05-04T11:34:00Z" w16du:dateUtc="2026-05-04T16:34:00Z">
        <w:r w:rsidR="00682AFF">
          <w:rPr>
            <w:rFonts w:ascii="Times New Roman" w:eastAsia="Times New Roman" w:hAnsi="Times New Roman" w:cs="Times New Roman"/>
          </w:rPr>
          <w:t>Action condition.</w:t>
        </w:r>
      </w:ins>
      <w:ins w:id="679" w:author="Benton, Deon" w:date="2026-05-04T11:32:00Z" w16du:dateUtc="2026-05-04T16:32:00Z">
        <w:r w:rsidR="004E3A37">
          <w:rPr>
            <w:rFonts w:ascii="Times New Roman" w:eastAsia="Times New Roman" w:hAnsi="Times New Roman" w:cs="Times New Roman"/>
          </w:rPr>
          <w:t xml:space="preserve"> </w:t>
        </w:r>
      </w:ins>
      <w:ins w:id="680" w:author="Benton, Deon" w:date="2026-05-04T11:36:00Z" w16du:dateUtc="2026-05-04T16:36:00Z">
        <w:r w:rsidR="00C90E65">
          <w:rPr>
            <w:rFonts w:ascii="Times New Roman" w:eastAsia="Times New Roman" w:hAnsi="Times New Roman" w:cs="Times New Roman"/>
          </w:rPr>
          <w:t xml:space="preserve">In all other </w:t>
        </w:r>
      </w:ins>
      <w:ins w:id="681" w:author="Benton, Deon" w:date="2026-05-04T12:07:00Z" w16du:dateUtc="2026-05-04T17:07:00Z">
        <w:r w:rsidR="00F94E6F">
          <w:rPr>
            <w:rFonts w:ascii="Times New Roman" w:eastAsia="Times New Roman" w:hAnsi="Times New Roman" w:cs="Times New Roman"/>
          </w:rPr>
          <w:t>respect</w:t>
        </w:r>
      </w:ins>
      <w:ins w:id="682" w:author="Benton, Deon" w:date="2026-05-04T11:36:00Z" w16du:dateUtc="2026-05-04T16:36:00Z">
        <w:r w:rsidR="00C90E65">
          <w:rPr>
            <w:rFonts w:ascii="Times New Roman" w:eastAsia="Times New Roman" w:hAnsi="Times New Roman" w:cs="Times New Roman"/>
          </w:rPr>
          <w:t>s, these two conditions were identical</w:t>
        </w:r>
      </w:ins>
      <w:ins w:id="683" w:author="Benton, Deon" w:date="2026-05-04T12:07:00Z" w16du:dateUtc="2026-05-04T17:07:00Z">
        <w:r w:rsidR="00F94E6F">
          <w:rPr>
            <w:rFonts w:ascii="Times New Roman" w:eastAsia="Times New Roman" w:hAnsi="Times New Roman" w:cs="Times New Roman"/>
          </w:rPr>
          <w:t xml:space="preserve"> to one another</w:t>
        </w:r>
      </w:ins>
      <w:ins w:id="684" w:author="Benton, Deon" w:date="2026-05-04T11:36:00Z" w16du:dateUtc="2026-05-04T16:36:00Z">
        <w:r w:rsidR="00C90E65">
          <w:rPr>
            <w:rFonts w:ascii="Times New Roman" w:eastAsia="Times New Roman" w:hAnsi="Times New Roman" w:cs="Times New Roman"/>
          </w:rPr>
          <w:t>.</w:t>
        </w:r>
      </w:ins>
      <w:ins w:id="685" w:author="Benton, Deon" w:date="2026-05-04T13:16:00Z" w16du:dateUtc="2026-05-04T18:16:00Z">
        <w:r w:rsidR="008239C6">
          <w:rPr>
            <w:rFonts w:ascii="Times New Roman" w:eastAsia="Times New Roman" w:hAnsi="Times New Roman" w:cs="Times New Roman"/>
          </w:rPr>
          <w:t xml:space="preserve"> Specifically, within </w:t>
        </w:r>
      </w:ins>
      <w:ins w:id="686" w:author="Benton, Deon" w:date="2026-05-04T13:47:00Z" w16du:dateUtc="2026-05-04T18:47:00Z">
        <w:r w:rsidR="00F913E8">
          <w:rPr>
            <w:rFonts w:ascii="Times New Roman" w:eastAsia="Times New Roman" w:hAnsi="Times New Roman" w:cs="Times New Roman"/>
          </w:rPr>
          <w:t xml:space="preserve">the </w:t>
        </w:r>
      </w:ins>
      <w:ins w:id="687" w:author="Benton, Deon" w:date="2026-05-04T13:48:00Z" w16du:dateUtc="2026-05-04T18:48:00Z">
        <w:r w:rsidR="00F913E8">
          <w:rPr>
            <w:rFonts w:ascii="Times New Roman" w:eastAsia="Times New Roman" w:hAnsi="Times New Roman" w:cs="Times New Roman"/>
          </w:rPr>
          <w:t>Effective Action condition</w:t>
        </w:r>
      </w:ins>
      <w:ins w:id="688"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689" w:author="Benton, Deon" w:date="2026-05-04T13:52:00Z" w16du:dateUtc="2026-05-04T18:52:00Z">
        <w:r w:rsidR="00857299">
          <w:rPr>
            <w:rFonts w:ascii="Times New Roman" w:eastAsia="Times New Roman" w:hAnsi="Times New Roman" w:cs="Times New Roman"/>
          </w:rPr>
          <w:t>sub-</w:t>
        </w:r>
      </w:ins>
      <w:ins w:id="690" w:author="Benton, Deon" w:date="2026-05-04T13:16:00Z" w16du:dateUtc="2026-05-04T18:16:00Z">
        <w:r w:rsidR="008239C6">
          <w:rPr>
            <w:rFonts w:ascii="Times New Roman" w:eastAsia="Times New Roman" w:hAnsi="Times New Roman" w:cs="Times New Roman"/>
          </w:rPr>
          <w:t>condition or to</w:t>
        </w:r>
      </w:ins>
      <w:ins w:id="691" w:author="Benton, Deon" w:date="2026-05-04T13:17:00Z" w16du:dateUtc="2026-05-04T18:17:00Z">
        <w:r w:rsidR="008239C6">
          <w:rPr>
            <w:rFonts w:ascii="Times New Roman" w:eastAsia="Times New Roman" w:hAnsi="Times New Roman" w:cs="Times New Roman"/>
          </w:rPr>
          <w:t xml:space="preserve"> the Control </w:t>
        </w:r>
      </w:ins>
      <w:ins w:id="692" w:author="Benton, Deon" w:date="2026-05-04T13:52:00Z" w16du:dateUtc="2026-05-04T18:52:00Z">
        <w:r w:rsidR="00857299">
          <w:rPr>
            <w:rFonts w:ascii="Times New Roman" w:eastAsia="Times New Roman" w:hAnsi="Times New Roman" w:cs="Times New Roman"/>
          </w:rPr>
          <w:t>sub-</w:t>
        </w:r>
      </w:ins>
      <w:ins w:id="693"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694" w:author="Benton, Deon" w:date="2026-05-04T13:19:00Z" w16du:dateUtc="2026-05-04T18:19:00Z">
        <w:r w:rsidR="003F2A08">
          <w:rPr>
            <w:rFonts w:ascii="Times New Roman" w:eastAsia="Times New Roman" w:hAnsi="Times New Roman" w:cs="Times New Roman"/>
          </w:rPr>
          <w:t xml:space="preserve">Skerry et al.’s (2013) </w:t>
        </w:r>
      </w:ins>
      <w:ins w:id="695" w:author="Benton, Deon" w:date="2026-05-04T13:17:00Z" w16du:dateUtc="2026-05-04T18:17:00Z">
        <w:r w:rsidR="008239C6">
          <w:rPr>
            <w:rFonts w:ascii="Times New Roman" w:eastAsia="Times New Roman" w:hAnsi="Times New Roman" w:cs="Times New Roman"/>
          </w:rPr>
          <w:t>Experiments 1 and 4 in Skerry et al. (2013), whereas the Con</w:t>
        </w:r>
      </w:ins>
      <w:ins w:id="696" w:author="Benton, Deon" w:date="2026-05-04T13:18:00Z" w16du:dateUtc="2026-05-04T18:18:00Z">
        <w:r w:rsidR="008239C6">
          <w:rPr>
            <w:rFonts w:ascii="Times New Roman" w:eastAsia="Times New Roman" w:hAnsi="Times New Roman" w:cs="Times New Roman"/>
          </w:rPr>
          <w:t xml:space="preserve">trol condition corresponded to </w:t>
        </w:r>
      </w:ins>
      <w:ins w:id="697" w:author="Benton, Deon" w:date="2026-05-04T13:19:00Z" w16du:dateUtc="2026-05-04T18:19:00Z">
        <w:r w:rsidR="003F2A08">
          <w:rPr>
            <w:rFonts w:ascii="Times New Roman" w:eastAsia="Times New Roman" w:hAnsi="Times New Roman" w:cs="Times New Roman"/>
          </w:rPr>
          <w:t xml:space="preserve">their </w:t>
        </w:r>
      </w:ins>
      <w:ins w:id="698"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699" w:author="Benton, Deon" w:date="2026-05-04T13:19:00Z" w16du:dateUtc="2026-05-04T18:19:00Z">
        <w:r w:rsidR="003F2A08">
          <w:rPr>
            <w:rFonts w:ascii="Times New Roman" w:eastAsia="Times New Roman" w:hAnsi="Times New Roman" w:cs="Times New Roman"/>
          </w:rPr>
          <w:t xml:space="preserve"> </w:t>
        </w:r>
      </w:ins>
      <w:ins w:id="700" w:author="Benton, Deon" w:date="2026-05-04T13:48:00Z" w16du:dateUtc="2026-05-04T18:48:00Z">
        <w:r w:rsidR="00F913E8">
          <w:rPr>
            <w:rFonts w:ascii="Times New Roman" w:eastAsia="Times New Roman" w:hAnsi="Times New Roman" w:cs="Times New Roman"/>
          </w:rPr>
          <w:t xml:space="preserve"> Given that </w:t>
        </w:r>
      </w:ins>
      <w:ins w:id="701" w:author="Benton, Deon" w:date="2026-05-04T13:50:00Z" w16du:dateUtc="2026-05-04T18:50:00Z">
        <w:r w:rsidR="00261000">
          <w:rPr>
            <w:rFonts w:ascii="Times New Roman" w:eastAsia="Times New Roman" w:hAnsi="Times New Roman" w:cs="Times New Roman"/>
          </w:rPr>
          <w:t xml:space="preserve">the </w:t>
        </w:r>
      </w:ins>
      <w:ins w:id="702" w:author="Benton, Deon" w:date="2026-05-04T13:48:00Z" w16du:dateUtc="2026-05-04T18:48:00Z">
        <w:r w:rsidR="00F913E8">
          <w:rPr>
            <w:rFonts w:ascii="Times New Roman" w:eastAsia="Times New Roman" w:hAnsi="Times New Roman" w:cs="Times New Roman"/>
          </w:rPr>
          <w:t xml:space="preserve">Ineffective </w:t>
        </w:r>
      </w:ins>
      <w:ins w:id="703" w:author="Benton, Deon" w:date="2026-05-04T13:45:00Z" w16du:dateUtc="2026-05-04T18:45:00Z">
        <w:r w:rsidR="00894DE7">
          <w:rPr>
            <w:rFonts w:ascii="Times New Roman" w:eastAsia="Times New Roman" w:hAnsi="Times New Roman" w:cs="Times New Roman"/>
          </w:rPr>
          <w:t>A</w:t>
        </w:r>
      </w:ins>
      <w:ins w:id="704" w:author="Benton, Deon" w:date="2026-05-04T13:49:00Z" w16du:dateUtc="2026-05-04T18:49:00Z">
        <w:r w:rsidR="00F913E8">
          <w:rPr>
            <w:rFonts w:ascii="Times New Roman" w:eastAsia="Times New Roman" w:hAnsi="Times New Roman" w:cs="Times New Roman"/>
          </w:rPr>
          <w:t>ction condition</w:t>
        </w:r>
      </w:ins>
      <w:ins w:id="705" w:author="Benton, Deon" w:date="2026-05-04T13:50:00Z" w16du:dateUtc="2026-05-04T18:50:00Z">
        <w:r w:rsidR="00261000">
          <w:rPr>
            <w:rFonts w:ascii="Times New Roman" w:eastAsia="Times New Roman" w:hAnsi="Times New Roman" w:cs="Times New Roman"/>
          </w:rPr>
          <w:t xml:space="preserve"> did not include a Control </w:t>
        </w:r>
      </w:ins>
      <w:ins w:id="706" w:author="Benton, Deon" w:date="2026-05-04T13:51:00Z" w16du:dateUtc="2026-05-04T18:51:00Z">
        <w:r w:rsidR="00261000">
          <w:rPr>
            <w:rFonts w:ascii="Times New Roman" w:eastAsia="Times New Roman" w:hAnsi="Times New Roman" w:cs="Times New Roman"/>
          </w:rPr>
          <w:t>sub-</w:t>
        </w:r>
      </w:ins>
      <w:ins w:id="707" w:author="Benton, Deon" w:date="2026-05-04T13:50:00Z" w16du:dateUtc="2026-05-04T18:50:00Z">
        <w:r w:rsidR="00261000">
          <w:rPr>
            <w:rFonts w:ascii="Times New Roman" w:eastAsia="Times New Roman" w:hAnsi="Times New Roman" w:cs="Times New Roman"/>
          </w:rPr>
          <w:t xml:space="preserve">condition in Skerry et al. </w:t>
        </w:r>
      </w:ins>
      <w:ins w:id="708" w:author="Benton, Deon" w:date="2026-05-04T13:51:00Z" w16du:dateUtc="2026-05-04T18:51:00Z">
        <w:r w:rsidR="00261000">
          <w:rPr>
            <w:rFonts w:ascii="Times New Roman" w:eastAsia="Times New Roman" w:hAnsi="Times New Roman" w:cs="Times New Roman"/>
          </w:rPr>
          <w:t>(2012)</w:t>
        </w:r>
      </w:ins>
      <w:ins w:id="709"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710" w:author="Benton, Deon" w:date="2026-05-04T13:51:00Z" w16du:dateUtc="2026-05-04T18:51:00Z">
        <w:r w:rsidR="00261000">
          <w:rPr>
            <w:rFonts w:ascii="Times New Roman" w:eastAsia="Times New Roman" w:hAnsi="Times New Roman" w:cs="Times New Roman"/>
          </w:rPr>
          <w:t>sub-</w:t>
        </w:r>
      </w:ins>
      <w:ins w:id="711" w:author="Benton, Deon" w:date="2026-05-04T13:50:00Z" w16du:dateUtc="2026-05-04T18:50:00Z">
        <w:r w:rsidR="00261000">
          <w:rPr>
            <w:rFonts w:ascii="Times New Roman" w:eastAsia="Times New Roman" w:hAnsi="Times New Roman" w:cs="Times New Roman"/>
          </w:rPr>
          <w:t>condition</w:t>
        </w:r>
      </w:ins>
      <w:ins w:id="712" w:author="Benton, Deon" w:date="2026-05-04T13:54:00Z" w16du:dateUtc="2026-05-04T18:54:00Z">
        <w:r w:rsidR="0060782C">
          <w:rPr>
            <w:rFonts w:ascii="Times New Roman" w:eastAsia="Times New Roman" w:hAnsi="Times New Roman" w:cs="Times New Roman"/>
          </w:rPr>
          <w:t>; that is, networks in this condition were habituated to an eve</w:t>
        </w:r>
      </w:ins>
      <w:ins w:id="713" w:author="Benton, Deon" w:date="2026-05-04T13:55:00Z" w16du:dateUtc="2026-05-04T18:55:00Z">
        <w:r w:rsidR="0060782C">
          <w:rPr>
            <w:rFonts w:ascii="Times New Roman" w:eastAsia="Times New Roman" w:hAnsi="Times New Roman" w:cs="Times New Roman"/>
          </w:rPr>
          <w:t>nt in which</w:t>
        </w:r>
      </w:ins>
      <w:ins w:id="714" w:author="Benton, Deon" w:date="2026-05-04T13:51:00Z" w16du:dateUtc="2026-05-04T18:51:00Z">
        <w:r w:rsidR="00857299">
          <w:rPr>
            <w:rFonts w:ascii="Times New Roman" w:eastAsia="Times New Roman" w:hAnsi="Times New Roman" w:cs="Times New Roman"/>
          </w:rPr>
          <w:t xml:space="preserve"> </w:t>
        </w:r>
      </w:ins>
      <w:ins w:id="715" w:author="Benton, Deon" w:date="2026-05-04T13:50:00Z" w16du:dateUtc="2026-05-04T18:50:00Z">
        <w:r w:rsidR="00261000">
          <w:rPr>
            <w:rFonts w:ascii="Times New Roman" w:eastAsia="Times New Roman" w:hAnsi="Times New Roman" w:cs="Times New Roman"/>
          </w:rPr>
          <w:t>arced motion occurred over rather than besides the obstacle.</w:t>
        </w:r>
      </w:ins>
      <w:ins w:id="716" w:author="Benton, Deon" w:date="2026-05-04T13:45:00Z" w16du:dateUtc="2026-05-04T18:45:00Z">
        <w:r w:rsidR="00894DE7">
          <w:rPr>
            <w:rFonts w:ascii="Times New Roman" w:eastAsia="Times New Roman" w:hAnsi="Times New Roman" w:cs="Times New Roman"/>
          </w:rPr>
          <w:t xml:space="preserve"> </w:t>
        </w:r>
      </w:ins>
      <w:ins w:id="717" w:author="Benton, Deon" w:date="2026-05-04T13:52:00Z" w16du:dateUtc="2026-05-04T18:52:00Z">
        <w:r w:rsidR="00857299">
          <w:rPr>
            <w:rFonts w:ascii="Times New Roman" w:eastAsia="Times New Roman" w:hAnsi="Times New Roman" w:cs="Times New Roman"/>
          </w:rPr>
          <w:t>Th</w:t>
        </w:r>
      </w:ins>
      <w:ins w:id="718"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719" w:author="Benton, Deon" w:date="2026-05-04T13:55:00Z" w16du:dateUtc="2026-05-04T18:55:00Z">
        <w:r w:rsidR="0060782C">
          <w:rPr>
            <w:rFonts w:ascii="Times New Roman" w:eastAsia="Times New Roman" w:hAnsi="Times New Roman" w:cs="Times New Roman"/>
          </w:rPr>
          <w:t xml:space="preserve"> (2013)</w:t>
        </w:r>
      </w:ins>
      <w:ins w:id="720"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721"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722" w:author="Benton, Deon" w:date="2026-05-04T13:55:00Z" w16du:dateUtc="2026-05-04T18:55:00Z"/>
          <w:rFonts w:ascii="Times New Roman" w:eastAsia="Times New Roman" w:hAnsi="Times New Roman" w:cs="Times New Roman"/>
          <w:b/>
          <w:bCs/>
        </w:rPr>
      </w:pPr>
      <w:ins w:id="723"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35DDAE99" w:rsidR="00C7751A" w:rsidRDefault="00BD73A3" w:rsidP="00BD73A3">
      <w:pPr>
        <w:pStyle w:val="Caption"/>
        <w:rPr>
          <w:ins w:id="724"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52ECEB99" w:rsidR="006243B1" w:rsidRDefault="006243B1" w:rsidP="006243B1">
      <w:pPr>
        <w:spacing w:line="480" w:lineRule="auto"/>
        <w:contextualSpacing/>
        <w:rPr>
          <w:ins w:id="725"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726" w:author="Benton, Deon" w:date="2026-05-04T21:43:00Z" w16du:dateUtc="2026-05-05T02:43:00Z">
        <w:r>
          <w:rPr>
            <w:rFonts w:ascii="Times New Roman" w:eastAsia="Times New Roman" w:hAnsi="Times New Roman" w:cs="Times New Roman"/>
          </w:rPr>
          <w:t xml:space="preserve">Figure 18 shows the performance of </w:t>
        </w:r>
      </w:ins>
      <w:ins w:id="727"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728" w:author="Benton, Deon" w:date="2026-05-04T21:44:00Z" w16du:dateUtc="2026-05-05T02:44:00Z">
        <w:r>
          <w:rPr>
            <w:rFonts w:ascii="Times New Roman" w:eastAsia="Times New Roman" w:hAnsi="Times New Roman" w:cs="Times New Roman"/>
          </w:rPr>
          <w:t xml:space="preserve"> across habituation epochs and overall.</w:t>
        </w:r>
      </w:ins>
      <w:ins w:id="729"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 whereas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14D7CD1C"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8353FD">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w:t>
      </w:r>
      <w:r>
        <w:rPr>
          <w:rFonts w:ascii="Times New Roman" w:eastAsia="Times New Roman" w:hAnsi="Times New Roman" w:cs="Times New Roman"/>
        </w:rPr>
        <w:t xml:space="preserve">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5AFD40CE" w:rsidR="00F82EBD" w:rsidRDefault="00F82EBD" w:rsidP="00F82EBD">
      <w:pPr>
        <w:pStyle w:val="Caption"/>
        <w:rPr>
          <w:ins w:id="730" w:author="Benton, Deon" w:date="2026-05-04T13:55:00Z" w16du:dateUtc="2026-05-04T18:55:00Z"/>
          <w:rFonts w:ascii="Times New Roman" w:eastAsia="Times New Roman" w:hAnsi="Times New Roman" w:cs="Times New Roman"/>
        </w:rPr>
      </w:pPr>
      <w:r w:rsidRPr="00F82EBD">
        <w:rPr>
          <w:rFonts w:ascii="Times New Roman" w:hAnsi="Times New Roman" w:cs="Times New Roman"/>
          <w:i w:val="0"/>
          <w:iCs w:val="0"/>
          <w:color w:val="000000" w:themeColor="text1"/>
          <w:sz w:val="24"/>
          <w:szCs w:val="24"/>
        </w:rPr>
        <w:t xml:space="preserve">Figure </w:t>
      </w:r>
      <w:r w:rsidRPr="00F82EBD">
        <w:rPr>
          <w:rFonts w:ascii="Times New Roman" w:hAnsi="Times New Roman" w:cs="Times New Roman"/>
          <w:i w:val="0"/>
          <w:iCs w:val="0"/>
          <w:color w:val="000000" w:themeColor="text1"/>
          <w:sz w:val="24"/>
          <w:szCs w:val="24"/>
        </w:rPr>
        <w:fldChar w:fldCharType="begin"/>
      </w:r>
      <w:r w:rsidRPr="00F82EBD">
        <w:rPr>
          <w:rFonts w:ascii="Times New Roman" w:hAnsi="Times New Roman" w:cs="Times New Roman"/>
          <w:i w:val="0"/>
          <w:iCs w:val="0"/>
          <w:color w:val="000000" w:themeColor="text1"/>
          <w:sz w:val="24"/>
          <w:szCs w:val="24"/>
        </w:rPr>
        <w:instrText xml:space="preserve"> SEQ Figure \* ARABIC </w:instrText>
      </w:r>
      <w:r w:rsidRPr="00F82EBD">
        <w:rPr>
          <w:rFonts w:ascii="Times New Roman" w:hAnsi="Times New Roman" w:cs="Times New Roman"/>
          <w:i w:val="0"/>
          <w:iCs w:val="0"/>
          <w:color w:val="000000" w:themeColor="text1"/>
          <w:sz w:val="24"/>
          <w:szCs w:val="24"/>
        </w:rPr>
        <w:fldChar w:fldCharType="separate"/>
      </w:r>
      <w:r w:rsidR="008353FD">
        <w:rPr>
          <w:rFonts w:ascii="Times New Roman" w:hAnsi="Times New Roman" w:cs="Times New Roman"/>
          <w:i w:val="0"/>
          <w:iCs w:val="0"/>
          <w:noProof/>
          <w:color w:val="000000" w:themeColor="text1"/>
          <w:sz w:val="24"/>
          <w:szCs w:val="24"/>
        </w:rPr>
        <w:t>20</w:t>
      </w:r>
      <w:r w:rsidRPr="00F82EBD">
        <w:rPr>
          <w:rFonts w:ascii="Times New Roman" w:hAnsi="Times New Roman" w:cs="Times New Roman"/>
          <w:i w:val="0"/>
          <w:iCs w:val="0"/>
          <w:color w:val="000000" w:themeColor="text1"/>
          <w:sz w:val="24"/>
          <w:szCs w:val="24"/>
        </w:rPr>
        <w:fldChar w:fldCharType="end"/>
      </w:r>
      <w:r w:rsidRPr="00F82EBD">
        <w:rPr>
          <w:rFonts w:ascii="Times New Roman" w:hAnsi="Times New Roman" w:cs="Times New Roman"/>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08FE536D" w14:textId="77777777" w:rsidR="00F50AEA" w:rsidRDefault="00F50AEA"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7566F204">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4D31B943"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Pr="00D5504E">
        <w:rPr>
          <w:rFonts w:ascii="Times New Roman" w:hAnsi="Times New Roman" w:cs="Times New Roman"/>
          <w:b/>
          <w:bCs/>
          <w:i w:val="0"/>
          <w:iCs w:val="0"/>
          <w:noProof/>
          <w:color w:val="000000" w:themeColor="text1"/>
          <w:sz w:val="24"/>
          <w:szCs w:val="24"/>
        </w:rPr>
        <w:t>21</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w:t>
      </w:r>
      <w:r>
        <w:rPr>
          <w:rFonts w:ascii="Times New Roman" w:hAnsi="Times New Roman" w:cs="Times New Roman"/>
          <w:i w:val="0"/>
          <w:iCs w:val="0"/>
          <w:color w:val="000000" w:themeColor="text1"/>
          <w:sz w:val="24"/>
          <w:szCs w:val="24"/>
        </w:rPr>
        <w:t>-2.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w:t>
      </w:r>
      <w:r>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Pr>
          <w:rFonts w:ascii="Times New Roman" w:hAnsi="Times New Roman" w:cs="Times New Roman"/>
          <w:i w:val="0"/>
          <w:iCs w:val="0"/>
          <w:color w:val="000000" w:themeColor="text1"/>
          <w:sz w:val="24"/>
          <w:szCs w:val="24"/>
        </w:rPr>
        <w:t xml:space="preserve">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w:t>
      </w:r>
      <w:r>
        <w:rPr>
          <w:rFonts w:ascii="Times New Roman" w:hAnsi="Times New Roman" w:cs="Times New Roman"/>
          <w:i w:val="0"/>
          <w:iCs w:val="0"/>
          <w:color w:val="000000" w:themeColor="text1"/>
          <w:sz w:val="24"/>
          <w:szCs w:val="24"/>
        </w:rPr>
        <w:t xml:space="preserve">.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43DA50F" w:rsidR="00140894" w:rsidRDefault="00140894"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One question that these results raise concerns how much of ALIAS’s success in capturing infants’ looking behavior in Skerry et al. (2013) is due to associative learning alone or to </w:t>
      </w:r>
      <w:r w:rsidR="007120F6">
        <w:rPr>
          <w:rFonts w:ascii="Times New Roman" w:eastAsia="Times New Roman" w:hAnsi="Times New Roman" w:cs="Times New Roman"/>
        </w:rPr>
        <w:t>this</w:t>
      </w:r>
      <w:r>
        <w:rPr>
          <w:rFonts w:ascii="Times New Roman" w:eastAsia="Times New Roman" w:hAnsi="Times New Roman" w:cs="Times New Roman"/>
        </w:rPr>
        <w:t xml:space="preserve"> combined with the built-in assumption that </w:t>
      </w:r>
      <w:r w:rsidR="007120F6">
        <w:rPr>
          <w:rFonts w:ascii="Times New Roman" w:eastAsia="Times New Roman" w:hAnsi="Times New Roman" w:cs="Times New Roman"/>
        </w:rPr>
        <w:t>an obstacle’s salience</w:t>
      </w:r>
      <w:r>
        <w:rPr>
          <w:rFonts w:ascii="Times New Roman" w:eastAsia="Times New Roman" w:hAnsi="Times New Roman" w:cs="Times New Roman"/>
        </w:rPr>
        <w:t xml:space="preserve"> depends on its spatial position in an action event. </w:t>
      </w:r>
      <w:r w:rsidR="00991BF7">
        <w:rPr>
          <w:rFonts w:ascii="Times New Roman" w:eastAsia="Times New Roman" w:hAnsi="Times New Roman" w:cs="Times New Roman"/>
        </w:rPr>
        <w:t>This question can be answered by evaluating the performance of</w:t>
      </w:r>
      <w:r>
        <w:rPr>
          <w:rFonts w:ascii="Times New Roman" w:eastAsia="Times New Roman" w:hAnsi="Times New Roman" w:cs="Times New Roman"/>
        </w:rPr>
        <w:t xml:space="preserve"> ALIAS-2</w:t>
      </w:r>
      <w:r w:rsidR="00991BF7">
        <w:rPr>
          <w:rFonts w:ascii="Times New Roman" w:eastAsia="Times New Roman" w:hAnsi="Times New Roman" w:cs="Times New Roman"/>
        </w:rPr>
        <w:t xml:space="preserve">; these networks </w:t>
      </w:r>
      <w:r>
        <w:rPr>
          <w:rFonts w:ascii="Times New Roman" w:eastAsia="Times New Roman" w:hAnsi="Times New Roman" w:cs="Times New Roman"/>
        </w:rPr>
        <w:t>participated in the same conditions as ALIAS</w:t>
      </w:r>
      <w:r w:rsidR="00991BF7">
        <w:rPr>
          <w:rFonts w:ascii="Times New Roman" w:eastAsia="Times New Roman" w:hAnsi="Times New Roman" w:cs="Times New Roman"/>
        </w:rPr>
        <w:t>.</w:t>
      </w:r>
      <w:r w:rsidR="007120F6">
        <w:rPr>
          <w:rFonts w:ascii="Times New Roman" w:eastAsia="Times New Roman" w:hAnsi="Times New Roman" w:cs="Times New Roman"/>
        </w:rPr>
        <w:t xml:space="preserve"> </w:t>
      </w:r>
      <w:r>
        <w:rPr>
          <w:rFonts w:ascii="Times New Roman" w:eastAsia="Times New Roman" w:hAnsi="Times New Roman" w:cs="Times New Roman"/>
        </w:rPr>
        <w:t xml:space="preserve">Figure 21 shows </w:t>
      </w:r>
      <w:r w:rsidR="00991BF7">
        <w:rPr>
          <w:rFonts w:ascii="Times New Roman" w:eastAsia="Times New Roman" w:hAnsi="Times New Roman" w:cs="Times New Roman"/>
        </w:rPr>
        <w:t>this performance</w:t>
      </w:r>
      <w:r>
        <w:rPr>
          <w:rFonts w:ascii="Times New Roman" w:eastAsia="Times New Roman" w:hAnsi="Times New Roman" w:cs="Times New Roman"/>
        </w:rPr>
        <w:t>.</w:t>
      </w:r>
    </w:p>
    <w:p w14:paraId="6355A229" w14:textId="77777777" w:rsidR="00140894" w:rsidRDefault="00140894" w:rsidP="0036310A">
      <w:pPr>
        <w:spacing w:line="480" w:lineRule="auto"/>
        <w:ind w:firstLine="720"/>
        <w:contextualSpacing/>
        <w:rPr>
          <w:rFonts w:ascii="Times New Roman" w:eastAsia="Times New Roman" w:hAnsi="Times New Roman" w:cs="Times New Roman"/>
        </w:rPr>
      </w:pPr>
    </w:p>
    <w:p w14:paraId="09E370B1" w14:textId="77777777" w:rsidR="00140894" w:rsidRDefault="00140894" w:rsidP="0036310A">
      <w:pPr>
        <w:spacing w:line="480" w:lineRule="auto"/>
        <w:ind w:firstLine="720"/>
        <w:contextualSpacing/>
        <w:rPr>
          <w:rFonts w:ascii="Times New Roman" w:eastAsia="Times New Roman" w:hAnsi="Times New Roman" w:cs="Times New Roman"/>
        </w:rPr>
      </w:pPr>
    </w:p>
    <w:p w14:paraId="6B3AD34D" w14:textId="6932F7B4" w:rsidR="00FB312A" w:rsidRDefault="00FB312A"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One question that these results do not address is whether </w:t>
      </w:r>
    </w:p>
    <w:p w14:paraId="1AEF2BFD" w14:textId="77777777" w:rsidR="0036310A" w:rsidRDefault="0036310A" w:rsidP="0036310A">
      <w:pPr>
        <w:spacing w:line="480" w:lineRule="auto"/>
        <w:ind w:firstLine="720"/>
        <w:contextualSpacing/>
        <w:rPr>
          <w:rFonts w:ascii="Times New Roman" w:eastAsia="Times New Roman" w:hAnsi="Times New Roman" w:cs="Times New Roman"/>
        </w:rPr>
      </w:pPr>
    </w:p>
    <w:p w14:paraId="3B2DA9C6" w14:textId="64393505" w:rsidR="005D6156" w:rsidRPr="00501514" w:rsidRDefault="005D6156" w:rsidP="006243B1">
      <w:pPr>
        <w:spacing w:line="480" w:lineRule="auto"/>
        <w:contextualSpacing/>
        <w:rPr>
          <w:ins w:id="731" w:author="Benton, Deon" w:date="2026-05-01T21:41:00Z" w16du:dateUtc="2026-05-02T02:41:00Z"/>
          <w:rFonts w:ascii="Times New Roman" w:eastAsia="Times New Roman" w:hAnsi="Times New Roman" w:cs="Times New Roman"/>
        </w:rPr>
      </w:pPr>
      <w:r>
        <w:rPr>
          <w:rFonts w:ascii="Times New Roman" w:eastAsia="Times New Roman" w:hAnsi="Times New Roman" w:cs="Times New Roman"/>
        </w:rPr>
        <w:lastRenderedPageBreak/>
        <w:tab/>
      </w:r>
      <w:r w:rsidR="005C7A40">
        <w:rPr>
          <w:rFonts w:ascii="Times New Roman" w:eastAsia="Times New Roman" w:hAnsi="Times New Roman" w:cs="Times New Roman"/>
        </w:rPr>
        <w:t>One final question that these results raise</w:t>
      </w:r>
      <w:r>
        <w:rPr>
          <w:rFonts w:ascii="Times New Roman" w:eastAsia="Times New Roman" w:hAnsi="Times New Roman" w:cs="Times New Roman"/>
        </w:rPr>
        <w:t xml:space="preserve"> concerns whether</w:t>
      </w:r>
      <w:r w:rsidR="007041F8">
        <w:rPr>
          <w:rFonts w:ascii="Times New Roman" w:eastAsia="Times New Roman" w:hAnsi="Times New Roman" w:cs="Times New Roman"/>
        </w:rPr>
        <w:t xml:space="preserve"> it is necessary that</w:t>
      </w:r>
      <w:r>
        <w:rPr>
          <w:rFonts w:ascii="Times New Roman" w:eastAsia="Times New Roman" w:hAnsi="Times New Roman" w:cs="Times New Roman"/>
        </w:rPr>
        <w:t xml:space="preserve"> </w:t>
      </w:r>
      <w:r w:rsidR="007041F8">
        <w:rPr>
          <w:rFonts w:ascii="Times New Roman" w:eastAsia="Times New Roman" w:hAnsi="Times New Roman" w:cs="Times New Roman"/>
        </w:rPr>
        <w:t>the attentional boost</w:t>
      </w:r>
      <w:r>
        <w:rPr>
          <w:rFonts w:ascii="Times New Roman" w:eastAsia="Times New Roman" w:hAnsi="Times New Roman" w:cs="Times New Roman"/>
        </w:rPr>
        <w:t xml:space="preserve"> that </w:t>
      </w:r>
      <w:r w:rsidR="007041F8">
        <w:rPr>
          <w:rFonts w:ascii="Times New Roman" w:eastAsia="Times New Roman" w:hAnsi="Times New Roman" w:cs="Times New Roman"/>
        </w:rPr>
        <w:t>infants in the Effective Action condition are assumed to experience and that networks were subjected to</w:t>
      </w:r>
      <w:r>
        <w:rPr>
          <w:rFonts w:ascii="Times New Roman" w:eastAsia="Times New Roman" w:hAnsi="Times New Roman" w:cs="Times New Roman"/>
        </w:rPr>
        <w:t xml:space="preserve"> is evanescent. To address this question, a separate set of networks were</w:t>
      </w: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w:t>
      </w:r>
      <w:r w:rsidR="003E09D2">
        <w:rPr>
          <w:rFonts w:ascii="Times New Roman" w:eastAsia="Times New Roman" w:hAnsi="Times New Roman" w:cs="Times New Roman"/>
        </w:rPr>
        <w:lastRenderedPageBreak/>
        <w:t xml:space="preserve">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 xml:space="preserve">the features with which they were associated during </w:t>
      </w:r>
      <w:r w:rsidR="00005907">
        <w:rPr>
          <w:rFonts w:ascii="Times New Roman" w:hAnsi="Times New Roman" w:cs="Times New Roman"/>
        </w:rPr>
        <w:lastRenderedPageBreak/>
        <w:t>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w:t>
      </w:r>
      <w:r w:rsidR="004C6440">
        <w:rPr>
          <w:rFonts w:ascii="Times New Roman" w:hAnsi="Times New Roman" w:cs="Times New Roman"/>
        </w:rPr>
        <w:lastRenderedPageBreak/>
        <w:t>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2DA1C4D8"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353FD">
                              <w:rPr>
                                <w:rFonts w:ascii="Times New Roman" w:hAnsi="Times New Roman" w:cs="Times New Roman"/>
                                <w:i w:val="0"/>
                                <w:iCs w:val="0"/>
                                <w:noProof/>
                                <w:color w:val="000000" w:themeColor="text1"/>
                                <w:sz w:val="24"/>
                                <w:szCs w:val="24"/>
                              </w:rPr>
                              <w:t>22</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2DA1C4D8"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353FD">
                        <w:rPr>
                          <w:rFonts w:ascii="Times New Roman" w:hAnsi="Times New Roman" w:cs="Times New Roman"/>
                          <w:i w:val="0"/>
                          <w:iCs w:val="0"/>
                          <w:noProof/>
                          <w:color w:val="000000" w:themeColor="text1"/>
                          <w:sz w:val="24"/>
                          <w:szCs w:val="24"/>
                        </w:rPr>
                        <w:t>22</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 xml:space="preserve">and the </w:t>
      </w:r>
      <w:r>
        <w:rPr>
          <w:rFonts w:ascii="Times New Roman" w:hAnsi="Times New Roman" w:cs="Times New Roman"/>
        </w:rPr>
        <w:lastRenderedPageBreak/>
        <w:t>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xml:space="preserve">, the network activates the same units as those in the Inconsistent test event. However, </w:t>
      </w:r>
      <w:r>
        <w:rPr>
          <w:rFonts w:ascii="Times New Roman" w:hAnsi="Times New Roman" w:cs="Times New Roman"/>
        </w:rPr>
        <w:lastRenderedPageBreak/>
        <w:t>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6CC54DE1"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353FD">
                              <w:rPr>
                                <w:rFonts w:ascii="Times New Roman" w:hAnsi="Times New Roman" w:cs="Times New Roman"/>
                                <w:i w:val="0"/>
                                <w:iCs w:val="0"/>
                                <w:noProof/>
                                <w:color w:val="000000" w:themeColor="text1"/>
                                <w:sz w:val="24"/>
                                <w:szCs w:val="24"/>
                              </w:rPr>
                              <w:t>23</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6CC54DE1"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353FD">
                        <w:rPr>
                          <w:rFonts w:ascii="Times New Roman" w:hAnsi="Times New Roman" w:cs="Times New Roman"/>
                          <w:i w:val="0"/>
                          <w:iCs w:val="0"/>
                          <w:noProof/>
                          <w:color w:val="000000" w:themeColor="text1"/>
                          <w:sz w:val="24"/>
                          <w:szCs w:val="24"/>
                        </w:rPr>
                        <w:t>23</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 xml:space="preserve">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w:t>
      </w:r>
      <w:r w:rsidR="00136774" w:rsidRPr="00136774">
        <w:rPr>
          <w:rFonts w:ascii="Times New Roman" w:hAnsi="Times New Roman" w:cs="Times New Roman"/>
        </w:rPr>
        <w:lastRenderedPageBreak/>
        <w:t>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lastRenderedPageBreak/>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w:t>
      </w:r>
      <w:r w:rsidRPr="00F70315">
        <w:rPr>
          <w:rFonts w:ascii="Times New Roman" w:hAnsi="Times New Roman" w:cs="Times New Roman"/>
        </w:rPr>
        <w:lastRenderedPageBreak/>
        <w:t xml:space="preserve">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lastRenderedPageBreak/>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 xml:space="preserve">I argued further that the strength of these associations depends on the physical proximity of the barrier to the curved motion: </w:t>
      </w:r>
      <w:r w:rsidR="007C01C2">
        <w:rPr>
          <w:rFonts w:ascii="Times New Roman" w:eastAsia="Times New Roman" w:hAnsi="Times New Roman" w:cs="Times New Roman"/>
        </w:rPr>
        <w:lastRenderedPageBreak/>
        <w:t>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w:t>
      </w:r>
      <w:r w:rsidR="00F21664" w:rsidRPr="00F21664">
        <w:rPr>
          <w:rFonts w:ascii="Times New Roman" w:eastAsia="Times New Roman" w:hAnsi="Times New Roman" w:cs="Times New Roman"/>
        </w:rPr>
        <w:lastRenderedPageBreak/>
        <w:t xml:space="preserve">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xml:space="preserve">, a major </w:t>
      </w:r>
      <w:r>
        <w:rPr>
          <w:rFonts w:ascii="Times New Roman" w:eastAsia="Times New Roman" w:hAnsi="Times New Roman" w:cs="Times New Roman"/>
        </w:rPr>
        <w:lastRenderedPageBreak/>
        <w:t>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 xml:space="preserve">Additionally, although the present model is not developmental in nature, future modeling work could explore </w:t>
      </w:r>
      <w:r w:rsidR="00FE02B4">
        <w:rPr>
          <w:rFonts w:ascii="Times New Roman" w:eastAsia="Times New Roman" w:hAnsi="Times New Roman" w:cs="Times New Roman"/>
        </w:rPr>
        <w:lastRenderedPageBreak/>
        <w:t>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other studies on infant 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 xml:space="preserve">a wider </w:t>
      </w:r>
      <w:r w:rsidR="00E47ED1">
        <w:rPr>
          <w:rFonts w:ascii="Times New Roman" w:eastAsia="Times New Roman" w:hAnsi="Times New Roman" w:cs="Times New Roman"/>
        </w:rPr>
        <w:lastRenderedPageBreak/>
        <w:t>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49"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2"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3"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55"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58"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1"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64"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66"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69"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1"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77"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79"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2"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3"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87"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2"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96"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98"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0"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02"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03"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04"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05"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07"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08"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09"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0"/>
      <w:headerReference w:type="first" r:id="rId1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0A782" w14:textId="77777777" w:rsidR="002C04F3" w:rsidRDefault="002C04F3" w:rsidP="00391C7E">
      <w:pPr>
        <w:spacing w:after="0" w:line="240" w:lineRule="auto"/>
      </w:pPr>
      <w:r>
        <w:separator/>
      </w:r>
    </w:p>
  </w:endnote>
  <w:endnote w:type="continuationSeparator" w:id="0">
    <w:p w14:paraId="3D24A442" w14:textId="77777777" w:rsidR="002C04F3" w:rsidRDefault="002C04F3"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91683" w14:textId="77777777" w:rsidR="002C04F3" w:rsidRDefault="002C04F3" w:rsidP="00391C7E">
      <w:pPr>
        <w:spacing w:after="0" w:line="240" w:lineRule="auto"/>
      </w:pPr>
      <w:r>
        <w:separator/>
      </w:r>
    </w:p>
  </w:footnote>
  <w:footnote w:type="continuationSeparator" w:id="0">
    <w:p w14:paraId="74B7860D" w14:textId="77777777" w:rsidR="002C04F3" w:rsidRDefault="002C04F3"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B0E"/>
    <w:rsid w:val="00015DDE"/>
    <w:rsid w:val="000163C0"/>
    <w:rsid w:val="00016768"/>
    <w:rsid w:val="00016D6C"/>
    <w:rsid w:val="00016DD5"/>
    <w:rsid w:val="00017757"/>
    <w:rsid w:val="00017D72"/>
    <w:rsid w:val="00017DBA"/>
    <w:rsid w:val="00020260"/>
    <w:rsid w:val="000206B5"/>
    <w:rsid w:val="00020BD2"/>
    <w:rsid w:val="00020C7A"/>
    <w:rsid w:val="00020CAF"/>
    <w:rsid w:val="0002114F"/>
    <w:rsid w:val="000213EE"/>
    <w:rsid w:val="00021531"/>
    <w:rsid w:val="000217C9"/>
    <w:rsid w:val="00022327"/>
    <w:rsid w:val="00022546"/>
    <w:rsid w:val="000227C0"/>
    <w:rsid w:val="00022801"/>
    <w:rsid w:val="00022C46"/>
    <w:rsid w:val="00023046"/>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2D9"/>
    <w:rsid w:val="0004140C"/>
    <w:rsid w:val="000420E6"/>
    <w:rsid w:val="000420ED"/>
    <w:rsid w:val="0004222F"/>
    <w:rsid w:val="000428C9"/>
    <w:rsid w:val="0004301F"/>
    <w:rsid w:val="00044011"/>
    <w:rsid w:val="0004411F"/>
    <w:rsid w:val="00044152"/>
    <w:rsid w:val="00044173"/>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57FA2"/>
    <w:rsid w:val="00060065"/>
    <w:rsid w:val="000601A2"/>
    <w:rsid w:val="00060551"/>
    <w:rsid w:val="0006086D"/>
    <w:rsid w:val="00061107"/>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52D"/>
    <w:rsid w:val="00071A55"/>
    <w:rsid w:val="00071F26"/>
    <w:rsid w:val="00072A47"/>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DB"/>
    <w:rsid w:val="000B0B74"/>
    <w:rsid w:val="000B1763"/>
    <w:rsid w:val="000B1C1A"/>
    <w:rsid w:val="000B1F17"/>
    <w:rsid w:val="000B20EE"/>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307E"/>
    <w:rsid w:val="000C31FB"/>
    <w:rsid w:val="000C3312"/>
    <w:rsid w:val="000C3566"/>
    <w:rsid w:val="000C3BCB"/>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8AF"/>
    <w:rsid w:val="000E090D"/>
    <w:rsid w:val="000E0A20"/>
    <w:rsid w:val="000E0E36"/>
    <w:rsid w:val="000E0FAD"/>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686"/>
    <w:rsid w:val="000F390C"/>
    <w:rsid w:val="000F3AD5"/>
    <w:rsid w:val="000F3AF0"/>
    <w:rsid w:val="000F3DC9"/>
    <w:rsid w:val="000F3DEE"/>
    <w:rsid w:val="000F3F9C"/>
    <w:rsid w:val="000F43CD"/>
    <w:rsid w:val="000F4505"/>
    <w:rsid w:val="000F4507"/>
    <w:rsid w:val="000F4814"/>
    <w:rsid w:val="000F491E"/>
    <w:rsid w:val="000F4A8C"/>
    <w:rsid w:val="000F5624"/>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F18"/>
    <w:rsid w:val="00115051"/>
    <w:rsid w:val="00115675"/>
    <w:rsid w:val="001157F1"/>
    <w:rsid w:val="00115972"/>
    <w:rsid w:val="00115979"/>
    <w:rsid w:val="00115B8A"/>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7079"/>
    <w:rsid w:val="00137227"/>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5437"/>
    <w:rsid w:val="0015555E"/>
    <w:rsid w:val="00155706"/>
    <w:rsid w:val="001558F7"/>
    <w:rsid w:val="00155A19"/>
    <w:rsid w:val="00156205"/>
    <w:rsid w:val="001563E6"/>
    <w:rsid w:val="00156837"/>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23A3"/>
    <w:rsid w:val="00182A6D"/>
    <w:rsid w:val="00183524"/>
    <w:rsid w:val="00183560"/>
    <w:rsid w:val="00183E63"/>
    <w:rsid w:val="00183E98"/>
    <w:rsid w:val="00184AC3"/>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2730"/>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30E"/>
    <w:rsid w:val="00200CDA"/>
    <w:rsid w:val="00200D50"/>
    <w:rsid w:val="0020131C"/>
    <w:rsid w:val="00201990"/>
    <w:rsid w:val="00201A31"/>
    <w:rsid w:val="0020276E"/>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4AE"/>
    <w:rsid w:val="002205EA"/>
    <w:rsid w:val="0022061A"/>
    <w:rsid w:val="00220755"/>
    <w:rsid w:val="00221A05"/>
    <w:rsid w:val="00221A84"/>
    <w:rsid w:val="0022220E"/>
    <w:rsid w:val="0022270A"/>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B62"/>
    <w:rsid w:val="00251BE8"/>
    <w:rsid w:val="00251F38"/>
    <w:rsid w:val="00252054"/>
    <w:rsid w:val="0025217C"/>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44D2"/>
    <w:rsid w:val="00275131"/>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1F8"/>
    <w:rsid w:val="0029249D"/>
    <w:rsid w:val="0029288D"/>
    <w:rsid w:val="00292D0E"/>
    <w:rsid w:val="002936C1"/>
    <w:rsid w:val="002942A6"/>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32D"/>
    <w:rsid w:val="002A557A"/>
    <w:rsid w:val="002A5A9C"/>
    <w:rsid w:val="002A5F73"/>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929"/>
    <w:rsid w:val="002B7E6E"/>
    <w:rsid w:val="002B7F6C"/>
    <w:rsid w:val="002C001C"/>
    <w:rsid w:val="002C04F3"/>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20DD"/>
    <w:rsid w:val="003027F0"/>
    <w:rsid w:val="003037C2"/>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871"/>
    <w:rsid w:val="003168A7"/>
    <w:rsid w:val="00316A4A"/>
    <w:rsid w:val="00316FCF"/>
    <w:rsid w:val="0031793A"/>
    <w:rsid w:val="00320796"/>
    <w:rsid w:val="00320BF1"/>
    <w:rsid w:val="00320CB7"/>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45"/>
    <w:rsid w:val="004347A6"/>
    <w:rsid w:val="00434A02"/>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421"/>
    <w:rsid w:val="004416FA"/>
    <w:rsid w:val="004419FC"/>
    <w:rsid w:val="00441A7D"/>
    <w:rsid w:val="00441FF6"/>
    <w:rsid w:val="00442495"/>
    <w:rsid w:val="00442667"/>
    <w:rsid w:val="00442816"/>
    <w:rsid w:val="00442EA0"/>
    <w:rsid w:val="004433D4"/>
    <w:rsid w:val="004447FF"/>
    <w:rsid w:val="00444B2A"/>
    <w:rsid w:val="00444DAC"/>
    <w:rsid w:val="00444FD4"/>
    <w:rsid w:val="00445048"/>
    <w:rsid w:val="004450EA"/>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918"/>
    <w:rsid w:val="00492CB7"/>
    <w:rsid w:val="00492F56"/>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97FE5"/>
    <w:rsid w:val="004A045E"/>
    <w:rsid w:val="004A06DB"/>
    <w:rsid w:val="004A07A5"/>
    <w:rsid w:val="004A0BA0"/>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C3D"/>
    <w:rsid w:val="004A7EA9"/>
    <w:rsid w:val="004B03EF"/>
    <w:rsid w:val="004B0766"/>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CEA"/>
    <w:rsid w:val="004E0094"/>
    <w:rsid w:val="004E05F7"/>
    <w:rsid w:val="004E06C5"/>
    <w:rsid w:val="004E0FC1"/>
    <w:rsid w:val="004E1192"/>
    <w:rsid w:val="004E14BF"/>
    <w:rsid w:val="004E170A"/>
    <w:rsid w:val="004E20B8"/>
    <w:rsid w:val="004E28B0"/>
    <w:rsid w:val="004E2C0A"/>
    <w:rsid w:val="004E3677"/>
    <w:rsid w:val="004E3A37"/>
    <w:rsid w:val="004E3CE1"/>
    <w:rsid w:val="004E413A"/>
    <w:rsid w:val="004E438D"/>
    <w:rsid w:val="004E50C5"/>
    <w:rsid w:val="004E5234"/>
    <w:rsid w:val="004E5383"/>
    <w:rsid w:val="004E5457"/>
    <w:rsid w:val="004E5558"/>
    <w:rsid w:val="004E5A80"/>
    <w:rsid w:val="004E5DB2"/>
    <w:rsid w:val="004E60B7"/>
    <w:rsid w:val="004E661A"/>
    <w:rsid w:val="004E6BFF"/>
    <w:rsid w:val="004E6DB2"/>
    <w:rsid w:val="004E785B"/>
    <w:rsid w:val="004F014B"/>
    <w:rsid w:val="004F044E"/>
    <w:rsid w:val="004F15D3"/>
    <w:rsid w:val="004F2B4A"/>
    <w:rsid w:val="004F3228"/>
    <w:rsid w:val="004F32E8"/>
    <w:rsid w:val="004F434D"/>
    <w:rsid w:val="004F4FC0"/>
    <w:rsid w:val="004F5A03"/>
    <w:rsid w:val="004F629A"/>
    <w:rsid w:val="004F6391"/>
    <w:rsid w:val="004F6440"/>
    <w:rsid w:val="004F6BF0"/>
    <w:rsid w:val="004F77A3"/>
    <w:rsid w:val="004F77B5"/>
    <w:rsid w:val="004F7ADE"/>
    <w:rsid w:val="004F7B77"/>
    <w:rsid w:val="00500409"/>
    <w:rsid w:val="00501068"/>
    <w:rsid w:val="00501514"/>
    <w:rsid w:val="00501680"/>
    <w:rsid w:val="00501DEA"/>
    <w:rsid w:val="00502FFA"/>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641"/>
    <w:rsid w:val="0051293E"/>
    <w:rsid w:val="00512C62"/>
    <w:rsid w:val="00512CFD"/>
    <w:rsid w:val="00513734"/>
    <w:rsid w:val="00513BD3"/>
    <w:rsid w:val="00513C0A"/>
    <w:rsid w:val="00513C73"/>
    <w:rsid w:val="00514921"/>
    <w:rsid w:val="00514A46"/>
    <w:rsid w:val="00514CDE"/>
    <w:rsid w:val="005158B9"/>
    <w:rsid w:val="0051699E"/>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DF2"/>
    <w:rsid w:val="00571059"/>
    <w:rsid w:val="00571081"/>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5813"/>
    <w:rsid w:val="00575943"/>
    <w:rsid w:val="00575EF0"/>
    <w:rsid w:val="005764CC"/>
    <w:rsid w:val="00576594"/>
    <w:rsid w:val="00576E17"/>
    <w:rsid w:val="00577459"/>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26B8"/>
    <w:rsid w:val="005B2900"/>
    <w:rsid w:val="005B2D7A"/>
    <w:rsid w:val="005B2DE0"/>
    <w:rsid w:val="005B323D"/>
    <w:rsid w:val="005B3ABC"/>
    <w:rsid w:val="005B40D5"/>
    <w:rsid w:val="005B4D58"/>
    <w:rsid w:val="005B4DA8"/>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298F"/>
    <w:rsid w:val="005C3341"/>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9C7"/>
    <w:rsid w:val="005E5E72"/>
    <w:rsid w:val="005E61B0"/>
    <w:rsid w:val="005E6317"/>
    <w:rsid w:val="005E6ED1"/>
    <w:rsid w:val="005E73B5"/>
    <w:rsid w:val="005E73C1"/>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3E6F"/>
    <w:rsid w:val="0060428E"/>
    <w:rsid w:val="0060473C"/>
    <w:rsid w:val="00604875"/>
    <w:rsid w:val="00604960"/>
    <w:rsid w:val="00604A05"/>
    <w:rsid w:val="00604DD2"/>
    <w:rsid w:val="00605525"/>
    <w:rsid w:val="00605D33"/>
    <w:rsid w:val="00606406"/>
    <w:rsid w:val="00606FDD"/>
    <w:rsid w:val="00607174"/>
    <w:rsid w:val="0060782C"/>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AC3"/>
    <w:rsid w:val="00680E02"/>
    <w:rsid w:val="00680EB7"/>
    <w:rsid w:val="0068133A"/>
    <w:rsid w:val="00681944"/>
    <w:rsid w:val="006823B0"/>
    <w:rsid w:val="00682824"/>
    <w:rsid w:val="0068299E"/>
    <w:rsid w:val="00682AFF"/>
    <w:rsid w:val="0068337B"/>
    <w:rsid w:val="006841EE"/>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892"/>
    <w:rsid w:val="00690B39"/>
    <w:rsid w:val="0069126B"/>
    <w:rsid w:val="006912FB"/>
    <w:rsid w:val="00691467"/>
    <w:rsid w:val="00691D93"/>
    <w:rsid w:val="006920E0"/>
    <w:rsid w:val="00692E63"/>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C60"/>
    <w:rsid w:val="006C2D16"/>
    <w:rsid w:val="006C2F24"/>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20F6"/>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0BB6"/>
    <w:rsid w:val="00762AB4"/>
    <w:rsid w:val="00762F90"/>
    <w:rsid w:val="007636E8"/>
    <w:rsid w:val="007649FC"/>
    <w:rsid w:val="00764DEC"/>
    <w:rsid w:val="0076508A"/>
    <w:rsid w:val="00765A23"/>
    <w:rsid w:val="00765EE3"/>
    <w:rsid w:val="0076652A"/>
    <w:rsid w:val="0076716D"/>
    <w:rsid w:val="0076719D"/>
    <w:rsid w:val="00767BD5"/>
    <w:rsid w:val="00767C35"/>
    <w:rsid w:val="007701A3"/>
    <w:rsid w:val="007702D7"/>
    <w:rsid w:val="00770678"/>
    <w:rsid w:val="00770891"/>
    <w:rsid w:val="00770984"/>
    <w:rsid w:val="00770DE0"/>
    <w:rsid w:val="0077113B"/>
    <w:rsid w:val="007712E0"/>
    <w:rsid w:val="0077169C"/>
    <w:rsid w:val="007718CB"/>
    <w:rsid w:val="00771E48"/>
    <w:rsid w:val="0077236B"/>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567"/>
    <w:rsid w:val="007847D6"/>
    <w:rsid w:val="00784BEC"/>
    <w:rsid w:val="00784ED7"/>
    <w:rsid w:val="0078570D"/>
    <w:rsid w:val="00785E5D"/>
    <w:rsid w:val="00785EE2"/>
    <w:rsid w:val="00787672"/>
    <w:rsid w:val="007909D0"/>
    <w:rsid w:val="00790E1C"/>
    <w:rsid w:val="007916EF"/>
    <w:rsid w:val="00791C06"/>
    <w:rsid w:val="00791DBB"/>
    <w:rsid w:val="007930E7"/>
    <w:rsid w:val="0079351C"/>
    <w:rsid w:val="00793864"/>
    <w:rsid w:val="00793930"/>
    <w:rsid w:val="00793BEE"/>
    <w:rsid w:val="00793E6A"/>
    <w:rsid w:val="00793FC0"/>
    <w:rsid w:val="00793FEB"/>
    <w:rsid w:val="00794632"/>
    <w:rsid w:val="0079488F"/>
    <w:rsid w:val="0079501A"/>
    <w:rsid w:val="00795359"/>
    <w:rsid w:val="00795BA1"/>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2167"/>
    <w:rsid w:val="007B256C"/>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E2F"/>
    <w:rsid w:val="00801EFC"/>
    <w:rsid w:val="008021BD"/>
    <w:rsid w:val="00803276"/>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993"/>
    <w:rsid w:val="008279E3"/>
    <w:rsid w:val="0083058F"/>
    <w:rsid w:val="008308C9"/>
    <w:rsid w:val="008317A2"/>
    <w:rsid w:val="00831E0C"/>
    <w:rsid w:val="008324D1"/>
    <w:rsid w:val="008327D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9C3"/>
    <w:rsid w:val="00852A56"/>
    <w:rsid w:val="00853343"/>
    <w:rsid w:val="0085367D"/>
    <w:rsid w:val="00853CF6"/>
    <w:rsid w:val="00854B95"/>
    <w:rsid w:val="00854D8D"/>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87683"/>
    <w:rsid w:val="00890CFD"/>
    <w:rsid w:val="00890D2E"/>
    <w:rsid w:val="008913F2"/>
    <w:rsid w:val="0089147C"/>
    <w:rsid w:val="0089176F"/>
    <w:rsid w:val="0089177D"/>
    <w:rsid w:val="0089178E"/>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6326"/>
    <w:rsid w:val="00896D74"/>
    <w:rsid w:val="00896FCF"/>
    <w:rsid w:val="008979EA"/>
    <w:rsid w:val="008A014D"/>
    <w:rsid w:val="008A0DE0"/>
    <w:rsid w:val="008A0F0D"/>
    <w:rsid w:val="008A0F87"/>
    <w:rsid w:val="008A1C8D"/>
    <w:rsid w:val="008A1EC2"/>
    <w:rsid w:val="008A22C6"/>
    <w:rsid w:val="008A2609"/>
    <w:rsid w:val="008A27B0"/>
    <w:rsid w:val="008A28D4"/>
    <w:rsid w:val="008A2E25"/>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BE5"/>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29DA"/>
    <w:rsid w:val="008E2E20"/>
    <w:rsid w:val="008E3560"/>
    <w:rsid w:val="008E36C2"/>
    <w:rsid w:val="008E3722"/>
    <w:rsid w:val="008E3767"/>
    <w:rsid w:val="008E3D5D"/>
    <w:rsid w:val="008E46CA"/>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0FEC"/>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CBA"/>
    <w:rsid w:val="009532A1"/>
    <w:rsid w:val="009539FA"/>
    <w:rsid w:val="00953A8D"/>
    <w:rsid w:val="00953B34"/>
    <w:rsid w:val="00953D9D"/>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BA3"/>
    <w:rsid w:val="00972D7B"/>
    <w:rsid w:val="00973154"/>
    <w:rsid w:val="00973274"/>
    <w:rsid w:val="00973BBF"/>
    <w:rsid w:val="00974615"/>
    <w:rsid w:val="0097477A"/>
    <w:rsid w:val="0097588A"/>
    <w:rsid w:val="00975F5D"/>
    <w:rsid w:val="009761A8"/>
    <w:rsid w:val="00976811"/>
    <w:rsid w:val="00976AEB"/>
    <w:rsid w:val="00976E80"/>
    <w:rsid w:val="00977120"/>
    <w:rsid w:val="00977197"/>
    <w:rsid w:val="00977D06"/>
    <w:rsid w:val="00977EAF"/>
    <w:rsid w:val="00977EC4"/>
    <w:rsid w:val="00982472"/>
    <w:rsid w:val="00982B50"/>
    <w:rsid w:val="00983580"/>
    <w:rsid w:val="00983A23"/>
    <w:rsid w:val="00983F96"/>
    <w:rsid w:val="009841DE"/>
    <w:rsid w:val="00984BDE"/>
    <w:rsid w:val="00985654"/>
    <w:rsid w:val="009856BE"/>
    <w:rsid w:val="00985758"/>
    <w:rsid w:val="00985A75"/>
    <w:rsid w:val="0098673B"/>
    <w:rsid w:val="00986B93"/>
    <w:rsid w:val="009870E3"/>
    <w:rsid w:val="00987489"/>
    <w:rsid w:val="00987A3A"/>
    <w:rsid w:val="00987D54"/>
    <w:rsid w:val="00990294"/>
    <w:rsid w:val="00990452"/>
    <w:rsid w:val="0099050D"/>
    <w:rsid w:val="009907B4"/>
    <w:rsid w:val="00990CEF"/>
    <w:rsid w:val="00990DDD"/>
    <w:rsid w:val="009915E8"/>
    <w:rsid w:val="00991BF7"/>
    <w:rsid w:val="00992137"/>
    <w:rsid w:val="00992848"/>
    <w:rsid w:val="00993375"/>
    <w:rsid w:val="009934C6"/>
    <w:rsid w:val="00993CE7"/>
    <w:rsid w:val="00994099"/>
    <w:rsid w:val="009943CD"/>
    <w:rsid w:val="00994946"/>
    <w:rsid w:val="009952B7"/>
    <w:rsid w:val="00995683"/>
    <w:rsid w:val="00996380"/>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551"/>
    <w:rsid w:val="009B142C"/>
    <w:rsid w:val="009B1F81"/>
    <w:rsid w:val="009B2395"/>
    <w:rsid w:val="009B27AA"/>
    <w:rsid w:val="009B2C55"/>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C89"/>
    <w:rsid w:val="009D3E05"/>
    <w:rsid w:val="009D3ED5"/>
    <w:rsid w:val="009D49F1"/>
    <w:rsid w:val="009D4EC0"/>
    <w:rsid w:val="009D6884"/>
    <w:rsid w:val="009D6B5A"/>
    <w:rsid w:val="009D70F9"/>
    <w:rsid w:val="009D7639"/>
    <w:rsid w:val="009D7E96"/>
    <w:rsid w:val="009E02A6"/>
    <w:rsid w:val="009E099A"/>
    <w:rsid w:val="009E09CA"/>
    <w:rsid w:val="009E0AE8"/>
    <w:rsid w:val="009E0D45"/>
    <w:rsid w:val="009E16A8"/>
    <w:rsid w:val="009E1837"/>
    <w:rsid w:val="009E193F"/>
    <w:rsid w:val="009E2952"/>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4A1"/>
    <w:rsid w:val="00A15CEA"/>
    <w:rsid w:val="00A168A9"/>
    <w:rsid w:val="00A178AE"/>
    <w:rsid w:val="00A20504"/>
    <w:rsid w:val="00A20AA8"/>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823"/>
    <w:rsid w:val="00A94B96"/>
    <w:rsid w:val="00A94D82"/>
    <w:rsid w:val="00A94DF8"/>
    <w:rsid w:val="00A9514B"/>
    <w:rsid w:val="00A9551C"/>
    <w:rsid w:val="00A955F5"/>
    <w:rsid w:val="00A966ED"/>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6282"/>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020"/>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6B2D"/>
    <w:rsid w:val="00B46EF7"/>
    <w:rsid w:val="00B474F5"/>
    <w:rsid w:val="00B4792C"/>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43A"/>
    <w:rsid w:val="00B67580"/>
    <w:rsid w:val="00B6764A"/>
    <w:rsid w:val="00B67850"/>
    <w:rsid w:val="00B7144B"/>
    <w:rsid w:val="00B716BE"/>
    <w:rsid w:val="00B7179B"/>
    <w:rsid w:val="00B725B4"/>
    <w:rsid w:val="00B72E2D"/>
    <w:rsid w:val="00B72EC2"/>
    <w:rsid w:val="00B73E84"/>
    <w:rsid w:val="00B73E8F"/>
    <w:rsid w:val="00B74FB8"/>
    <w:rsid w:val="00B7583B"/>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3EA1"/>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C3D"/>
    <w:rsid w:val="00BC40DC"/>
    <w:rsid w:val="00BC4572"/>
    <w:rsid w:val="00BC4BB8"/>
    <w:rsid w:val="00BC4D60"/>
    <w:rsid w:val="00BC4D95"/>
    <w:rsid w:val="00BC5A2D"/>
    <w:rsid w:val="00BC5E9D"/>
    <w:rsid w:val="00BC654B"/>
    <w:rsid w:val="00BC65BD"/>
    <w:rsid w:val="00BC6629"/>
    <w:rsid w:val="00BC6780"/>
    <w:rsid w:val="00BC6C12"/>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627"/>
    <w:rsid w:val="00BF17B0"/>
    <w:rsid w:val="00BF231D"/>
    <w:rsid w:val="00BF23E2"/>
    <w:rsid w:val="00BF2454"/>
    <w:rsid w:val="00BF289A"/>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A0"/>
    <w:rsid w:val="00C2785F"/>
    <w:rsid w:val="00C27F62"/>
    <w:rsid w:val="00C305AF"/>
    <w:rsid w:val="00C307E8"/>
    <w:rsid w:val="00C30B04"/>
    <w:rsid w:val="00C30D64"/>
    <w:rsid w:val="00C30EDE"/>
    <w:rsid w:val="00C31893"/>
    <w:rsid w:val="00C31D52"/>
    <w:rsid w:val="00C31FD3"/>
    <w:rsid w:val="00C3263E"/>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C74"/>
    <w:rsid w:val="00C55E75"/>
    <w:rsid w:val="00C562F3"/>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C3C"/>
    <w:rsid w:val="00C72C6C"/>
    <w:rsid w:val="00C734A3"/>
    <w:rsid w:val="00C7381B"/>
    <w:rsid w:val="00C73E82"/>
    <w:rsid w:val="00C7438A"/>
    <w:rsid w:val="00C749FF"/>
    <w:rsid w:val="00C7507C"/>
    <w:rsid w:val="00C75B7F"/>
    <w:rsid w:val="00C76199"/>
    <w:rsid w:val="00C772A6"/>
    <w:rsid w:val="00C7751A"/>
    <w:rsid w:val="00C7789A"/>
    <w:rsid w:val="00C77DB5"/>
    <w:rsid w:val="00C809C4"/>
    <w:rsid w:val="00C80A8A"/>
    <w:rsid w:val="00C80AC6"/>
    <w:rsid w:val="00C81348"/>
    <w:rsid w:val="00C81587"/>
    <w:rsid w:val="00C81684"/>
    <w:rsid w:val="00C8172F"/>
    <w:rsid w:val="00C82716"/>
    <w:rsid w:val="00C82BE6"/>
    <w:rsid w:val="00C82F77"/>
    <w:rsid w:val="00C839AB"/>
    <w:rsid w:val="00C84DB7"/>
    <w:rsid w:val="00C84E5C"/>
    <w:rsid w:val="00C84FA5"/>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4189"/>
    <w:rsid w:val="00CB44E1"/>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777"/>
    <w:rsid w:val="00CC3F4F"/>
    <w:rsid w:val="00CC3F59"/>
    <w:rsid w:val="00CC51FA"/>
    <w:rsid w:val="00CC53AD"/>
    <w:rsid w:val="00CC57B8"/>
    <w:rsid w:val="00CC5E9D"/>
    <w:rsid w:val="00CC62A2"/>
    <w:rsid w:val="00CC6652"/>
    <w:rsid w:val="00CC7164"/>
    <w:rsid w:val="00CC7469"/>
    <w:rsid w:val="00CD0161"/>
    <w:rsid w:val="00CD01AD"/>
    <w:rsid w:val="00CD062E"/>
    <w:rsid w:val="00CD1446"/>
    <w:rsid w:val="00CD166A"/>
    <w:rsid w:val="00CD2892"/>
    <w:rsid w:val="00CD2FA0"/>
    <w:rsid w:val="00CD3063"/>
    <w:rsid w:val="00CD32BB"/>
    <w:rsid w:val="00CD3619"/>
    <w:rsid w:val="00CD3B31"/>
    <w:rsid w:val="00CD40A3"/>
    <w:rsid w:val="00CD46DD"/>
    <w:rsid w:val="00CD4829"/>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33E0"/>
    <w:rsid w:val="00CE3B81"/>
    <w:rsid w:val="00CE3D02"/>
    <w:rsid w:val="00CE47FC"/>
    <w:rsid w:val="00CE5085"/>
    <w:rsid w:val="00CE59AD"/>
    <w:rsid w:val="00CE5A7B"/>
    <w:rsid w:val="00CE5D3E"/>
    <w:rsid w:val="00CE5DD4"/>
    <w:rsid w:val="00CE60BA"/>
    <w:rsid w:val="00CE6E35"/>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8BE"/>
    <w:rsid w:val="00D339D0"/>
    <w:rsid w:val="00D33CC8"/>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506E5"/>
    <w:rsid w:val="00D50803"/>
    <w:rsid w:val="00D51CDA"/>
    <w:rsid w:val="00D529F4"/>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233A"/>
    <w:rsid w:val="00D72584"/>
    <w:rsid w:val="00D72664"/>
    <w:rsid w:val="00D72751"/>
    <w:rsid w:val="00D7275F"/>
    <w:rsid w:val="00D72B1C"/>
    <w:rsid w:val="00D73348"/>
    <w:rsid w:val="00D73477"/>
    <w:rsid w:val="00D74336"/>
    <w:rsid w:val="00D7476B"/>
    <w:rsid w:val="00D749A9"/>
    <w:rsid w:val="00D749BD"/>
    <w:rsid w:val="00D74BE6"/>
    <w:rsid w:val="00D7656F"/>
    <w:rsid w:val="00D76C7B"/>
    <w:rsid w:val="00D77000"/>
    <w:rsid w:val="00D772CF"/>
    <w:rsid w:val="00D77409"/>
    <w:rsid w:val="00D80217"/>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BD9"/>
    <w:rsid w:val="00DC3C33"/>
    <w:rsid w:val="00DC44EA"/>
    <w:rsid w:val="00DC4E12"/>
    <w:rsid w:val="00DC5011"/>
    <w:rsid w:val="00DC50D8"/>
    <w:rsid w:val="00DC50DC"/>
    <w:rsid w:val="00DC58E4"/>
    <w:rsid w:val="00DC5A18"/>
    <w:rsid w:val="00DC5E7A"/>
    <w:rsid w:val="00DC604A"/>
    <w:rsid w:val="00DC61F9"/>
    <w:rsid w:val="00DC6318"/>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A6C"/>
    <w:rsid w:val="00DD7C73"/>
    <w:rsid w:val="00DE04F1"/>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835"/>
    <w:rsid w:val="00DF095F"/>
    <w:rsid w:val="00DF0EC3"/>
    <w:rsid w:val="00DF0EE5"/>
    <w:rsid w:val="00DF11A6"/>
    <w:rsid w:val="00DF18B8"/>
    <w:rsid w:val="00DF2286"/>
    <w:rsid w:val="00DF2580"/>
    <w:rsid w:val="00DF3239"/>
    <w:rsid w:val="00DF36A8"/>
    <w:rsid w:val="00DF3D6A"/>
    <w:rsid w:val="00DF3E23"/>
    <w:rsid w:val="00DF3E6A"/>
    <w:rsid w:val="00DF443D"/>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20F"/>
    <w:rsid w:val="00E0430E"/>
    <w:rsid w:val="00E046D2"/>
    <w:rsid w:val="00E04DFE"/>
    <w:rsid w:val="00E06D25"/>
    <w:rsid w:val="00E073A5"/>
    <w:rsid w:val="00E073F9"/>
    <w:rsid w:val="00E078AC"/>
    <w:rsid w:val="00E10101"/>
    <w:rsid w:val="00E10136"/>
    <w:rsid w:val="00E1109A"/>
    <w:rsid w:val="00E11144"/>
    <w:rsid w:val="00E1149B"/>
    <w:rsid w:val="00E129B7"/>
    <w:rsid w:val="00E12DF6"/>
    <w:rsid w:val="00E13303"/>
    <w:rsid w:val="00E138A8"/>
    <w:rsid w:val="00E1396C"/>
    <w:rsid w:val="00E13DD2"/>
    <w:rsid w:val="00E1427C"/>
    <w:rsid w:val="00E148E1"/>
    <w:rsid w:val="00E14B3B"/>
    <w:rsid w:val="00E14D7A"/>
    <w:rsid w:val="00E14E86"/>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F2"/>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BA"/>
    <w:rsid w:val="00E836E9"/>
    <w:rsid w:val="00E83B51"/>
    <w:rsid w:val="00E83F16"/>
    <w:rsid w:val="00E8413C"/>
    <w:rsid w:val="00E84C42"/>
    <w:rsid w:val="00E84D6E"/>
    <w:rsid w:val="00E863FA"/>
    <w:rsid w:val="00E86C0A"/>
    <w:rsid w:val="00E908AA"/>
    <w:rsid w:val="00E90F00"/>
    <w:rsid w:val="00E9139F"/>
    <w:rsid w:val="00E91CF8"/>
    <w:rsid w:val="00E920F1"/>
    <w:rsid w:val="00E92E04"/>
    <w:rsid w:val="00E92E75"/>
    <w:rsid w:val="00E93A9B"/>
    <w:rsid w:val="00E93CDA"/>
    <w:rsid w:val="00E9412F"/>
    <w:rsid w:val="00E94431"/>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D794B"/>
    <w:rsid w:val="00EE004C"/>
    <w:rsid w:val="00EE0C28"/>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FB8"/>
    <w:rsid w:val="00F10356"/>
    <w:rsid w:val="00F10462"/>
    <w:rsid w:val="00F10AA5"/>
    <w:rsid w:val="00F10AA6"/>
    <w:rsid w:val="00F10BF9"/>
    <w:rsid w:val="00F121C3"/>
    <w:rsid w:val="00F12397"/>
    <w:rsid w:val="00F1249D"/>
    <w:rsid w:val="00F12553"/>
    <w:rsid w:val="00F13157"/>
    <w:rsid w:val="00F142C5"/>
    <w:rsid w:val="00F14D46"/>
    <w:rsid w:val="00F15087"/>
    <w:rsid w:val="00F155D1"/>
    <w:rsid w:val="00F15849"/>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3B9"/>
    <w:rsid w:val="00F30D3F"/>
    <w:rsid w:val="00F3141E"/>
    <w:rsid w:val="00F3194E"/>
    <w:rsid w:val="00F31A93"/>
    <w:rsid w:val="00F32664"/>
    <w:rsid w:val="00F32D9F"/>
    <w:rsid w:val="00F33569"/>
    <w:rsid w:val="00F3370F"/>
    <w:rsid w:val="00F35422"/>
    <w:rsid w:val="00F35BB5"/>
    <w:rsid w:val="00F35D63"/>
    <w:rsid w:val="00F36435"/>
    <w:rsid w:val="00F36B19"/>
    <w:rsid w:val="00F37618"/>
    <w:rsid w:val="00F37ACB"/>
    <w:rsid w:val="00F37CAD"/>
    <w:rsid w:val="00F405B0"/>
    <w:rsid w:val="00F4089A"/>
    <w:rsid w:val="00F40A74"/>
    <w:rsid w:val="00F41036"/>
    <w:rsid w:val="00F416D3"/>
    <w:rsid w:val="00F420C7"/>
    <w:rsid w:val="00F42116"/>
    <w:rsid w:val="00F4241F"/>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D68"/>
    <w:rsid w:val="00F50885"/>
    <w:rsid w:val="00F50AEA"/>
    <w:rsid w:val="00F50D46"/>
    <w:rsid w:val="00F51002"/>
    <w:rsid w:val="00F51750"/>
    <w:rsid w:val="00F52B7C"/>
    <w:rsid w:val="00F52CFE"/>
    <w:rsid w:val="00F53D85"/>
    <w:rsid w:val="00F542C3"/>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0D73"/>
    <w:rsid w:val="00FB11D8"/>
    <w:rsid w:val="00FB1AFA"/>
    <w:rsid w:val="00FB1CF6"/>
    <w:rsid w:val="00FB25FA"/>
    <w:rsid w:val="00FB312A"/>
    <w:rsid w:val="00FB3362"/>
    <w:rsid w:val="00FB3565"/>
    <w:rsid w:val="00FB406F"/>
    <w:rsid w:val="00FB5018"/>
    <w:rsid w:val="00FB65D8"/>
    <w:rsid w:val="00FC031C"/>
    <w:rsid w:val="00FC192C"/>
    <w:rsid w:val="00FC1A1E"/>
    <w:rsid w:val="00FC1B2A"/>
    <w:rsid w:val="00FC1B56"/>
    <w:rsid w:val="00FC216C"/>
    <w:rsid w:val="00FC274F"/>
    <w:rsid w:val="00FC2F2A"/>
    <w:rsid w:val="00FC305F"/>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111/j.1467-7687.2011.01048.x" TargetMode="External"/><Relationship Id="rId68" Type="http://schemas.openxmlformats.org/officeDocument/2006/relationships/hyperlink" Target="https://doi.org/10.1016/j.cogdev.2010.09.001" TargetMode="External"/><Relationship Id="rId84" Type="http://schemas.openxmlformats.org/officeDocument/2006/relationships/hyperlink" Target="https://doi.org/10.1126/science.1107621" TargetMode="External"/><Relationship Id="rId89" Type="http://schemas.openxmlformats.org/officeDocument/2006/relationships/hyperlink" Target="http://www.jstor.org/stable/30162860" TargetMode="External"/><Relationship Id="rId112" Type="http://schemas.openxmlformats.org/officeDocument/2006/relationships/fontTable" Target="fontTable.xml"/><Relationship Id="rId16" Type="http://schemas.openxmlformats.org/officeDocument/2006/relationships/image" Target="media/image8.png"/><Relationship Id="rId107" Type="http://schemas.openxmlformats.org/officeDocument/2006/relationships/hyperlink" Target="https://doi.org/10.1038/358749a0"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doi.org/10.1016/j.cogdev.2022.101164" TargetMode="External"/><Relationship Id="rId58" Type="http://schemas.openxmlformats.org/officeDocument/2006/relationships/hyperlink" Target="https://psycnet.apa.org/doi/10.1037/0033-295X.112.2.347" TargetMode="External"/><Relationship Id="rId74" Type="http://schemas.openxmlformats.org/officeDocument/2006/relationships/hyperlink" Target="https://doi.org/10.1016/0010-0285(83)90017-8" TargetMode="External"/><Relationship Id="rId79" Type="http://schemas.openxmlformats.org/officeDocument/2006/relationships/hyperlink" Target="https://doi.org/10.1037/0012-1649.36.5.635" TargetMode="External"/><Relationship Id="rId102" Type="http://schemas.openxmlformats.org/officeDocument/2006/relationships/hyperlink" Target="https://doi.org/10.1371/journal.pbio.0030208" TargetMode="External"/><Relationship Id="rId5" Type="http://schemas.openxmlformats.org/officeDocument/2006/relationships/webSettings" Target="webSettings.xml"/><Relationship Id="rId90" Type="http://schemas.openxmlformats.org/officeDocument/2006/relationships/hyperlink" Target="https://doi.org/10.1038/323533a0" TargetMode="External"/><Relationship Id="rId95" Type="http://schemas.openxmlformats.org/officeDocument/2006/relationships/hyperlink" Target="https://doi.org/10.1207/s15327078in1003_6"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hyperlink" Target="https://doi.org/10.1016/0010-0277(86)90052-1" TargetMode="External"/><Relationship Id="rId64" Type="http://schemas.openxmlformats.org/officeDocument/2006/relationships/hyperlink" Target="https://doi.org/10.1038/s41467-025-61517-3" TargetMode="External"/><Relationship Id="rId69" Type="http://schemas.openxmlformats.org/officeDocument/2006/relationships/hyperlink" Target="https://doi.org/10.1038/nature06288" TargetMode="External"/><Relationship Id="rId113" Type="http://schemas.microsoft.com/office/2011/relationships/people" Target="people.xml"/><Relationship Id="rId80" Type="http://schemas.openxmlformats.org/officeDocument/2006/relationships/hyperlink" Target="https://doi.org/10.1080/095400999116322" TargetMode="External"/><Relationship Id="rId85" Type="http://schemas.openxmlformats.org/officeDocument/2006/relationships/hyperlink" Target="https://doi.org/10.1126/science.1111656"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111/1467-7687.00039" TargetMode="External"/><Relationship Id="rId103" Type="http://schemas.openxmlformats.org/officeDocument/2006/relationships/hyperlink" Target="https://doi.org/10.1016/j.neuroimage.2010.05.028" TargetMode="External"/><Relationship Id="rId108" Type="http://schemas.openxmlformats.org/officeDocument/2006/relationships/hyperlink" Target="https://doi.org/10.1111/1467-8721.ep10772615" TargetMode="External"/><Relationship Id="rId54" Type="http://schemas.openxmlformats.org/officeDocument/2006/relationships/hyperlink" Target="https://doi.org/10.1207/S15327078IN0104_3" TargetMode="External"/><Relationship Id="rId70" Type="http://schemas.openxmlformats.org/officeDocument/2006/relationships/hyperlink" Target="https://doi.org/10.1162/neco.1989.1.1.143" TargetMode="External"/><Relationship Id="rId75" Type="http://schemas.openxmlformats.org/officeDocument/2006/relationships/hyperlink" Target="https://doi.org/10.1016/S0010-0277(98)00036-5" TargetMode="External"/><Relationship Id="rId91" Type="http://schemas.openxmlformats.org/officeDocument/2006/relationships/hyperlink" Target="https://doi.org/10.1371/journal.pone.0042698" TargetMode="External"/><Relationship Id="rId96" Type="http://schemas.openxmlformats.org/officeDocument/2006/relationships/hyperlink" Target="https://doi.org/10.1521/soco.2025.43.3.15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psycnet.apa.org/doi/10.1037/0012-1649.23.5.655" TargetMode="External"/><Relationship Id="rId57" Type="http://schemas.openxmlformats.org/officeDocument/2006/relationships/hyperlink" Target="https://doi.org/10.1111/1467-7687.00220" TargetMode="External"/><Relationship Id="rId106" Type="http://schemas.openxmlformats.org/officeDocument/2006/relationships/hyperlink" Target="https://doi.org/10.1111/1467-9280.00218" TargetMode="External"/><Relationship Id="rId114" Type="http://schemas.openxmlformats.org/officeDocument/2006/relationships/theme" Target="theme/theme1.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doi.org/10.1037/xge0001656" TargetMode="External"/><Relationship Id="rId60" Type="http://schemas.openxmlformats.org/officeDocument/2006/relationships/hyperlink" Target="https://doi.org/10.1016/S0010-0277(99)00039-6" TargetMode="External"/><Relationship Id="rId65" Type="http://schemas.openxmlformats.org/officeDocument/2006/relationships/hyperlink" Target="https://doi.org/10.1016/S1364-6613(03)00128-1" TargetMode="External"/><Relationship Id="rId73" Type="http://schemas.openxmlformats.org/officeDocument/2006/relationships/hyperlink" Target="https://doi.org/10.1016/j.cogdev.2005.04.004" TargetMode="External"/><Relationship Id="rId78" Type="http://schemas.openxmlformats.org/officeDocument/2006/relationships/hyperlink" Target="https://doi.org/10.1016/j.cognition.2016.12.007" TargetMode="External"/><Relationship Id="rId81" Type="http://schemas.openxmlformats.org/officeDocument/2006/relationships/hyperlink" Target="https://doi.org/10.1111/j.0956-7976.2004.00755.x" TargetMode="External"/><Relationship Id="rId86" Type="http://schemas.openxmlformats.org/officeDocument/2006/relationships/hyperlink" Target="https://doi.org/10.1016/j.cognition.2004.11.005" TargetMode="External"/><Relationship Id="rId94" Type="http://schemas.openxmlformats.org/officeDocument/2006/relationships/hyperlink" Target="https://doi.org/10.1371/journal.pone.0023223" TargetMode="External"/><Relationship Id="rId99" Type="http://schemas.openxmlformats.org/officeDocument/2006/relationships/hyperlink" Target="https://doi.org/10.1146/annurev.ph.25.030163.002553" TargetMode="External"/><Relationship Id="rId101" Type="http://schemas.openxmlformats.org/officeDocument/2006/relationships/hyperlink" Target="https://doi.org/10.1002/icd.2359"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psycnet.apa.org/doi/10.1037/a0032150" TargetMode="External"/><Relationship Id="rId34" Type="http://schemas.openxmlformats.org/officeDocument/2006/relationships/image" Target="media/image26.png"/><Relationship Id="rId50" Type="http://schemas.openxmlformats.org/officeDocument/2006/relationships/hyperlink" Target="https://doi.org/10.1111/j.1467-8624.1991.tb01602.x" TargetMode="External"/><Relationship Id="rId55" Type="http://schemas.openxmlformats.org/officeDocument/2006/relationships/hyperlink" Target="https://psycnet.apa.org/doi/10.1016/S1364-6613(99)01356-X" TargetMode="External"/><Relationship Id="rId76" Type="http://schemas.openxmlformats.org/officeDocument/2006/relationships/hyperlink" Target="https://doi.org/10.1016/S0010-0277(87)80006-9" TargetMode="External"/><Relationship Id="rId97" Type="http://schemas.openxmlformats.org/officeDocument/2006/relationships/hyperlink" Target="https://doi.org/10.1016/S1364-6613(02)01926-5" TargetMode="External"/><Relationship Id="rId104" Type="http://schemas.openxmlformats.org/officeDocument/2006/relationships/hyperlink" Target="https://doi.org/10.1016/j.cogdev.2012.08.004" TargetMode="External"/><Relationship Id="rId7" Type="http://schemas.openxmlformats.org/officeDocument/2006/relationships/endnotes" Target="endnotes.xml"/><Relationship Id="rId71" Type="http://schemas.openxmlformats.org/officeDocument/2006/relationships/hyperlink" Target="https://psycnet.apa.org/doi/10.1037/0012-1649.19.3.338" TargetMode="External"/><Relationship Id="rId92" Type="http://schemas.openxmlformats.org/officeDocument/2006/relationships/hyperlink" Target="https://doi.org/10.1080/09540090310001655093"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16/0010-0277(95)00661-H" TargetMode="External"/><Relationship Id="rId87" Type="http://schemas.openxmlformats.org/officeDocument/2006/relationships/hyperlink" Target="https://doi.org/10.1016/j.cognition.2017.09.007" TargetMode="External"/><Relationship Id="rId110" Type="http://schemas.openxmlformats.org/officeDocument/2006/relationships/header" Target="header1.xml"/><Relationship Id="rId61" Type="http://schemas.openxmlformats.org/officeDocument/2006/relationships/hyperlink" Target="https://doi.org/10.1207/s15516709cog2701_4" TargetMode="External"/><Relationship Id="rId82" Type="http://schemas.openxmlformats.org/officeDocument/2006/relationships/hyperlink" Target="https://doi.org/10.1016/j.cogpsych.2010.02.001"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016/S0885-2014(02)00124-7" TargetMode="External"/><Relationship Id="rId77" Type="http://schemas.openxmlformats.org/officeDocument/2006/relationships/hyperlink" Target="https://doi.org/10.1111/desc.13581" TargetMode="External"/><Relationship Id="rId100" Type="http://schemas.openxmlformats.org/officeDocument/2006/relationships/hyperlink" Target="https://psycnet.apa.org/doi/10.1037/0033-295X.99.4.605" TargetMode="External"/><Relationship Id="rId105" Type="http://schemas.openxmlformats.org/officeDocument/2006/relationships/hyperlink" Target="https://doi.org/10.1016/j.cognition.2017.06.029" TargetMode="External"/><Relationship Id="rId8" Type="http://schemas.openxmlformats.org/officeDocument/2006/relationships/image" Target="media/image1.jpg"/><Relationship Id="rId51" Type="http://schemas.openxmlformats.org/officeDocument/2006/relationships/hyperlink" Target="https://doi.org/10.1016/0010-0277(85)90008-3" TargetMode="External"/><Relationship Id="rId72" Type="http://schemas.openxmlformats.org/officeDocument/2006/relationships/hyperlink" Target="https://doi.org/10.1016/0885-2014(93)90008-S" TargetMode="External"/><Relationship Id="rId93" Type="http://schemas.openxmlformats.org/officeDocument/2006/relationships/hyperlink" Target="https://doi.org/10.1098/rsos.191795" TargetMode="External"/><Relationship Id="rId98" Type="http://schemas.openxmlformats.org/officeDocument/2006/relationships/hyperlink" Target="https://doi.org/10.1111/j.1551-6709.2010.01129.x"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177/0963721412470687" TargetMode="Externa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207/s15516709cog1401_5" TargetMode="External"/><Relationship Id="rId83" Type="http://schemas.openxmlformats.org/officeDocument/2006/relationships/hyperlink" Target="https://doi.org/10.1016/S0010-0277(96)00727-5" TargetMode="External"/><Relationship Id="rId88" Type="http://schemas.openxmlformats.org/officeDocument/2006/relationships/hyperlink" Target="https://doi.org/10.1037/1089-2680.1.3.271" TargetMode="External"/><Relationship Id="rId1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119</Pages>
  <Words>32508</Words>
  <Characters>185302</Characters>
  <Application>Microsoft Office Word</Application>
  <DocSecurity>0</DocSecurity>
  <Lines>1544</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51</cp:revision>
  <dcterms:created xsi:type="dcterms:W3CDTF">2026-05-05T15:10:00Z</dcterms:created>
  <dcterms:modified xsi:type="dcterms:W3CDTF">2026-05-05T23:54:00Z</dcterms:modified>
</cp:coreProperties>
</file>