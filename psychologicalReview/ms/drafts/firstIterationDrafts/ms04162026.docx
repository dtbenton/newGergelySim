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7CA039B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ins w:id="1" w:author="Benton, Deon" w:date="2026-02-09T13:09:00Z" w16du:dateUtc="2026-02-09T19:09:00Z">
        <w:r w:rsidR="000C18C9">
          <w:rPr>
            <w:rFonts w:ascii="Times New Roman" w:hAnsi="Times New Roman" w:cs="Times New Roman"/>
          </w:rPr>
          <w:t>may learn that it is safe</w:t>
        </w:r>
      </w:ins>
      <w:ins w:id="2" w:author="Benton, Deon" w:date="2026-02-09T13:10:00Z" w16du:dateUtc="2026-02-09T19:10:00Z">
        <w:r w:rsidR="000C18C9">
          <w:rPr>
            <w:rFonts w:ascii="Times New Roman" w:hAnsi="Times New Roman" w:cs="Times New Roman"/>
          </w:rPr>
          <w:t>r</w:t>
        </w:r>
      </w:ins>
      <w:ins w:id="3" w:author="Benton, Deon" w:date="2026-02-09T13:09:00Z" w16du:dateUtc="2026-02-09T19:09:00Z">
        <w:r w:rsidR="000C18C9">
          <w:rPr>
            <w:rFonts w:ascii="Times New Roman" w:hAnsi="Times New Roman" w:cs="Times New Roman"/>
          </w:rPr>
          <w:t xml:space="preserve"> and more efficient to use stairs to reach the top of a slide </w:t>
        </w:r>
      </w:ins>
      <w:ins w:id="4" w:author="Benton, Deon" w:date="2026-02-09T13:14:00Z" w16du:dateUtc="2026-02-09T19:14:00Z">
        <w:r w:rsidR="00FD55BE">
          <w:rPr>
            <w:rFonts w:ascii="Times New Roman" w:hAnsi="Times New Roman" w:cs="Times New Roman"/>
          </w:rPr>
          <w:t xml:space="preserve">upon observing another child tumble down the slide after attempting </w:t>
        </w:r>
      </w:ins>
      <w:r w:rsidR="00AA0C2B">
        <w:rPr>
          <w:rFonts w:ascii="Times New Roman" w:hAnsi="Times New Roman" w:cs="Times New Roman"/>
        </w:rPr>
        <w:t xml:space="preserve">clumsily to climb </w:t>
      </w:r>
      <w:ins w:id="5" w:author="Benton, Deon" w:date="2026-02-09T13:10:00Z" w16du:dateUtc="2026-02-09T19:10:00Z">
        <w:r w:rsidR="000C18C9">
          <w:rPr>
            <w:rFonts w:ascii="Times New Roman" w:hAnsi="Times New Roman" w:cs="Times New Roman"/>
          </w:rPr>
          <w:t>the slide</w:t>
        </w:r>
      </w:ins>
      <w:del w:id="6" w:author="Benton, Deon" w:date="2026-02-09T13:10:00Z" w16du:dateUtc="2026-02-09T19:10:00Z">
        <w:r w:rsidR="00AA0C2B" w:rsidDel="000C18C9">
          <w:rPr>
            <w:rFonts w:ascii="Times New Roman" w:hAnsi="Times New Roman" w:cs="Times New Roman"/>
          </w:rPr>
          <w:delText>it</w:delText>
        </w:r>
      </w:del>
      <w:r w:rsidR="00AA0C2B">
        <w:rPr>
          <w:rFonts w:ascii="Times New Roman" w:hAnsi="Times New Roman" w:cs="Times New Roman"/>
        </w:rPr>
        <w:t xml:space="preserve"> from the bottom. </w:t>
      </w:r>
      <w:ins w:id="7" w:author="Benton, Deon" w:date="2026-02-09T13:11:00Z" w16du:dateUtc="2026-02-09T19:11:00Z">
        <w:r w:rsidR="00E27715">
          <w:rPr>
            <w:rFonts w:ascii="Times New Roman" w:hAnsi="Times New Roman" w:cs="Times New Roman"/>
          </w:rPr>
          <w:t>Likewise</w:t>
        </w:r>
      </w:ins>
      <w:r w:rsidR="00AA0C2B">
        <w:rPr>
          <w:rFonts w:ascii="Times New Roman" w:hAnsi="Times New Roman" w:cs="Times New Roman"/>
        </w:rPr>
        <w:t>,</w:t>
      </w:r>
      <w:ins w:id="8" w:author="Benton, Deon" w:date="2026-02-09T13:15:00Z" w16du:dateUtc="2026-02-09T19:15:00Z">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w:t>
        </w:r>
      </w:ins>
      <w:ins w:id="9" w:author="Benton, Deon" w:date="2026-02-09T13:17:00Z" w16du:dateUtc="2026-02-09T19:17:00Z">
        <w:r w:rsidR="00BE33F8">
          <w:rPr>
            <w:rFonts w:ascii="Times New Roman" w:hAnsi="Times New Roman" w:cs="Times New Roman"/>
          </w:rPr>
          <w:t xml:space="preserve"> falling off the gate of an enclosed play area that they attempted to clamber over,</w:t>
        </w:r>
      </w:ins>
      <w:ins w:id="10" w:author="Benton, Deon" w:date="2026-02-09T13:15:00Z" w16du:dateUtc="2026-02-09T19:15:00Z">
        <w:r w:rsidR="00BE33F8">
          <w:rPr>
            <w:rFonts w:ascii="Times New Roman" w:hAnsi="Times New Roman" w:cs="Times New Roman"/>
          </w:rPr>
          <w:t xml:space="preserve"> </w:t>
        </w:r>
      </w:ins>
      <w:ins w:id="11" w:author="Benton, Deon" w:date="2026-02-09T13:17:00Z" w16du:dateUtc="2026-02-09T19:17:00Z">
        <w:r w:rsidR="00BE33F8">
          <w:rPr>
            <w:rFonts w:ascii="Times New Roman" w:hAnsi="Times New Roman" w:cs="Times New Roman"/>
          </w:rPr>
          <w:t>the</w:t>
        </w:r>
      </w:ins>
      <w:del w:id="12" w:author="Benton, Deon" w:date="2026-02-09T13:17:00Z" w16du:dateUtc="2026-02-09T19:17:00Z">
        <w:r w:rsidR="00AA0C2B" w:rsidDel="00BE33F8">
          <w:rPr>
            <w:rFonts w:ascii="Times New Roman" w:hAnsi="Times New Roman" w:cs="Times New Roman"/>
          </w:rPr>
          <w:delText xml:space="preserve"> a</w:delText>
        </w:r>
      </w:del>
      <w:r w:rsidR="00AA0C2B">
        <w:rPr>
          <w:rFonts w:ascii="Times New Roman" w:hAnsi="Times New Roman" w:cs="Times New Roman"/>
        </w:rPr>
        <w:t xml:space="preserve"> </w:t>
      </w:r>
      <w:ins w:id="13" w:author="Benton, Deon" w:date="2026-02-09T13:11:00Z" w16du:dateUtc="2026-02-09T19:11:00Z">
        <w:r w:rsidR="00E27715">
          <w:rPr>
            <w:rFonts w:ascii="Times New Roman" w:hAnsi="Times New Roman" w:cs="Times New Roman"/>
          </w:rPr>
          <w:t xml:space="preserve">younger sibling may learn that it is </w:t>
        </w:r>
      </w:ins>
      <w:ins w:id="14" w:author="Benton, Deon" w:date="2026-02-09T13:18:00Z" w16du:dateUtc="2026-02-09T19:18:00Z">
        <w:r w:rsidR="00087C36">
          <w:rPr>
            <w:rFonts w:ascii="Times New Roman" w:hAnsi="Times New Roman" w:cs="Times New Roman"/>
          </w:rPr>
          <w:t>safer and</w:t>
        </w:r>
      </w:ins>
      <w:ins w:id="15" w:author="Benton, Deon" w:date="2026-02-09T13:11:00Z" w16du:dateUtc="2026-02-09T19:11:00Z">
        <w:r w:rsidR="00E27715">
          <w:rPr>
            <w:rFonts w:ascii="Times New Roman" w:hAnsi="Times New Roman" w:cs="Times New Roman"/>
          </w:rPr>
          <w:t xml:space="preserve"> more efficient </w:t>
        </w:r>
      </w:ins>
      <w:ins w:id="16" w:author="Benton, Deon" w:date="2026-02-09T13:12:00Z" w16du:dateUtc="2026-02-09T19:12:00Z">
        <w:r w:rsidR="00E27715">
          <w:rPr>
            <w:rFonts w:ascii="Times New Roman" w:hAnsi="Times New Roman" w:cs="Times New Roman"/>
          </w:rPr>
          <w:t xml:space="preserve">to enter </w:t>
        </w:r>
      </w:ins>
      <w:ins w:id="17" w:author="Benton, Deon" w:date="2026-02-09T13:17:00Z" w16du:dateUtc="2026-02-09T19:17:00Z">
        <w:r w:rsidR="00BE33F8">
          <w:rPr>
            <w:rFonts w:ascii="Times New Roman" w:hAnsi="Times New Roman" w:cs="Times New Roman"/>
          </w:rPr>
          <w:t>the same</w:t>
        </w:r>
      </w:ins>
      <w:ins w:id="18" w:author="Benton, Deon" w:date="2026-02-09T13:18:00Z" w16du:dateUtc="2026-02-09T19:18:00Z">
        <w:r w:rsidR="00087C36">
          <w:rPr>
            <w:rFonts w:ascii="Times New Roman" w:hAnsi="Times New Roman" w:cs="Times New Roman"/>
          </w:rPr>
          <w:t xml:space="preserve"> </w:t>
        </w:r>
      </w:ins>
      <w:r w:rsidR="00AA0C2B">
        <w:rPr>
          <w:rFonts w:ascii="Times New Roman" w:hAnsi="Times New Roman" w:cs="Times New Roman"/>
        </w:rPr>
        <w:t>play area by</w:t>
      </w:r>
      <w:ins w:id="19" w:author="Benton, Deon" w:date="2026-02-09T13:18:00Z" w16du:dateUtc="2026-02-09T19:18:00Z">
        <w:r w:rsidR="00087C36">
          <w:rPr>
            <w:rFonts w:ascii="Times New Roman" w:hAnsi="Times New Roman" w:cs="Times New Roman"/>
          </w:rPr>
          <w:t xml:space="preserve"> entering through rather than over the gate.</w:t>
        </w:r>
      </w:ins>
      <w:r w:rsidR="00AA0C2B">
        <w:rPr>
          <w:rFonts w:ascii="Times New Roman" w:hAnsi="Times New Roman" w:cs="Times New Roman"/>
        </w:rPr>
        <w:t xml:space="preserve"> </w:t>
      </w:r>
      <w:ins w:id="20" w:author="Benton, Deon" w:date="2026-02-09T13:12:00Z" w16du:dateUtc="2026-02-09T19:12:00Z">
        <w:r w:rsidR="00E27715">
          <w:rPr>
            <w:rFonts w:ascii="Times New Roman" w:hAnsi="Times New Roman" w:cs="Times New Roman"/>
          </w:rPr>
          <w:t>opening the gate</w:t>
        </w:r>
      </w:ins>
      <w:ins w:id="21" w:author="Benton, Deon" w:date="2026-02-09T13:14:00Z" w16du:dateUtc="2026-02-09T19:14:00Z">
        <w:r w:rsidR="00FD55BE">
          <w:rPr>
            <w:rFonts w:ascii="Times New Roman" w:hAnsi="Times New Roman" w:cs="Times New Roman"/>
          </w:rPr>
          <w:t xml:space="preserve"> to the area</w:t>
        </w:r>
      </w:ins>
      <w:ins w:id="22" w:author="Benton, Deon" w:date="2026-02-09T13:13:00Z" w16du:dateUtc="2026-02-09T19:13:00Z">
        <w:r w:rsidR="00FD55BE">
          <w:rPr>
            <w:rFonts w:ascii="Times New Roman" w:hAnsi="Times New Roman" w:cs="Times New Roman"/>
          </w:rPr>
          <w:t xml:space="preserve"> by observing that each time their older sibling clambers over the gate, they get hurt. </w:t>
        </w:r>
      </w:ins>
      <w:r w:rsidR="00AA0C2B">
        <w:rPr>
          <w:rFonts w:ascii="Times New Roman" w:hAnsi="Times New Roman" w:cs="Times New Roman"/>
        </w:rPr>
        <w:t xml:space="preserve"> </w:t>
      </w:r>
      <w:ins w:id="23" w:author="Benton, Deon" w:date="2026-02-09T13:18:00Z" w16du:dateUtc="2026-02-09T19:18:00Z">
        <w:r w:rsidR="00087C36">
          <w:rPr>
            <w:rFonts w:ascii="Times New Roman" w:hAnsi="Times New Roman" w:cs="Times New Roman"/>
          </w:rPr>
          <w:t xml:space="preserve">An open question in the developmental cognitive sciences </w:t>
        </w:r>
      </w:ins>
      <w:ins w:id="24" w:author="Benton, Deon" w:date="2026-02-09T13:19:00Z" w16du:dateUtc="2026-02-09T19:19:00Z">
        <w:r w:rsidR="00087C36">
          <w:rPr>
            <w:rFonts w:ascii="Times New Roman" w:hAnsi="Times New Roman" w:cs="Times New Roman"/>
          </w:rPr>
          <w:t xml:space="preserve">concerns when and how </w:t>
        </w:r>
      </w:ins>
      <w:ins w:id="25" w:author="Benton, Deon" w:date="2026-02-09T13:21:00Z" w16du:dateUtc="2026-02-09T19:21:00Z">
        <w:r w:rsidR="008B24E1">
          <w:rPr>
            <w:rFonts w:ascii="Times New Roman" w:hAnsi="Times New Roman" w:cs="Times New Roman"/>
          </w:rPr>
          <w:t>action understanding—that is, the capacity to</w:t>
        </w:r>
      </w:ins>
      <w:ins w:id="26" w:author="Benton, Deon" w:date="2026-02-09T13:20:00Z" w16du:dateUtc="2026-02-09T19:20:00Z">
        <w:r w:rsidR="00087C36">
          <w:rPr>
            <w:rFonts w:ascii="Times New Roman" w:hAnsi="Times New Roman" w:cs="Times New Roman"/>
          </w:rPr>
          <w:t xml:space="preserve"> detect and distinguish between </w:t>
        </w:r>
      </w:ins>
      <w:ins w:id="27" w:author="Benton, Deon" w:date="2026-02-09T13:22:00Z" w16du:dateUtc="2026-02-09T19:22:00Z">
        <w:r w:rsidR="00A5158F">
          <w:rPr>
            <w:rFonts w:ascii="Times New Roman" w:hAnsi="Times New Roman" w:cs="Times New Roman"/>
          </w:rPr>
          <w:t>the above and other</w:t>
        </w:r>
      </w:ins>
      <w:ins w:id="28" w:author="Benton, Deon" w:date="2026-02-09T13:20:00Z" w16du:dateUtc="2026-02-09T19:20:00Z">
        <w:r w:rsidR="00087C36">
          <w:rPr>
            <w:rFonts w:ascii="Times New Roman" w:hAnsi="Times New Roman" w:cs="Times New Roman"/>
          </w:rPr>
          <w:t xml:space="preserve"> examples of efficient and inefficient actions</w:t>
        </w:r>
      </w:ins>
      <w:ins w:id="29" w:author="Benton, Deon" w:date="2026-02-09T13:22:00Z" w16du:dateUtc="2026-02-09T19:22:00Z">
        <w:r w:rsidR="00A5158F">
          <w:rPr>
            <w:rFonts w:ascii="Times New Roman" w:hAnsi="Times New Roman" w:cs="Times New Roman"/>
          </w:rPr>
          <w:t>—</w:t>
        </w:r>
      </w:ins>
      <w:ins w:id="30" w:author="Benton, Deon" w:date="2026-02-09T13:21:00Z" w16du:dateUtc="2026-02-09T19:21:00Z">
        <w:r w:rsidR="008B24E1">
          <w:rPr>
            <w:rFonts w:ascii="Times New Roman" w:hAnsi="Times New Roman" w:cs="Times New Roman"/>
          </w:rPr>
          <w:t>develops</w:t>
        </w:r>
      </w:ins>
      <w:ins w:id="31" w:author="Benton, Deon" w:date="2026-02-09T13:20:00Z" w16du:dateUtc="2026-02-09T19:20:00Z">
        <w:r w:rsidR="00087C36">
          <w:rPr>
            <w:rFonts w:ascii="Times New Roman" w:hAnsi="Times New Roman" w:cs="Times New Roman"/>
          </w:rPr>
          <w:t>.</w:t>
        </w:r>
      </w:ins>
      <w:ins w:id="32" w:author="Benton, Deon" w:date="2026-02-09T13:19:00Z" w16du:dateUtc="2026-02-09T19:19:00Z">
        <w:r w:rsidR="00087C36">
          <w:rPr>
            <w:rFonts w:ascii="Times New Roman" w:hAnsi="Times New Roman" w:cs="Times New Roman"/>
          </w:rPr>
          <w:t xml:space="preserve"> </w:t>
        </w:r>
      </w:ins>
    </w:p>
    <w:p w14:paraId="496D7D57" w14:textId="0A585918" w:rsidR="007F20F3" w:rsidRDefault="008B24E1" w:rsidP="00524642">
      <w:pPr>
        <w:spacing w:line="480" w:lineRule="auto"/>
        <w:ind w:firstLine="720"/>
        <w:contextualSpacing/>
        <w:rPr>
          <w:rFonts w:ascii="Times New Roman" w:hAnsi="Times New Roman" w:cs="Times New Roman"/>
        </w:rPr>
      </w:pPr>
      <w:ins w:id="33" w:author="Benton, Deon" w:date="2026-02-09T13:21:00Z" w16du:dateUtc="2026-02-09T19:21:00Z">
        <w:r>
          <w:rPr>
            <w:rFonts w:ascii="Times New Roman" w:hAnsi="Times New Roman" w:cs="Times New Roman"/>
          </w:rPr>
          <w:t xml:space="preserve">A considerable body of evidence now attests to the </w:t>
        </w:r>
      </w:ins>
      <w:ins w:id="34" w:author="Benton, Deon" w:date="2026-04-14T13:19:00Z" w16du:dateUtc="2026-04-14T18:19:00Z">
        <w:r w:rsidR="001B1084">
          <w:rPr>
            <w:rFonts w:ascii="Times New Roman" w:hAnsi="Times New Roman" w:cs="Times New Roman"/>
          </w:rPr>
          <w:t>capacity to process actions in terms of their efficiency</w:t>
        </w:r>
      </w:ins>
      <w:ins w:id="35" w:author="Benton, Deon" w:date="2026-04-14T13:20:00Z" w16du:dateUtc="2026-04-14T18:20:00Z">
        <w:r w:rsidR="001B1084">
          <w:rPr>
            <w:rFonts w:ascii="Times New Roman" w:hAnsi="Times New Roman" w:cs="Times New Roman"/>
          </w:rPr>
          <w:t xml:space="preserve"> </w:t>
        </w:r>
      </w:ins>
      <w:ins w:id="36" w:author="Benton, Deon" w:date="2026-02-09T13:23:00Z" w16du:dateUtc="2026-02-09T19:23:00Z">
        <w:r w:rsidR="00A5158F">
          <w:rPr>
            <w:rFonts w:ascii="Times New Roman" w:hAnsi="Times New Roman" w:cs="Times New Roman"/>
          </w:rPr>
          <w:t xml:space="preserve">is in place </w:t>
        </w:r>
      </w:ins>
      <w:del w:id="37" w:author="Benton, Deon" w:date="2026-02-09T13:36:00Z" w16du:dateUtc="2026-02-09T19:36:00Z">
        <w:r w:rsidR="00524642" w:rsidDel="00972D7B">
          <w:rPr>
            <w:rFonts w:ascii="Times New Roman" w:hAnsi="Times New Roman" w:cs="Times New Roman"/>
          </w:rPr>
          <w:delText xml:space="preserve"> </w:delText>
        </w:r>
      </w:del>
      <w:ins w:id="38" w:author="Benton, Deon" w:date="2026-02-09T13:36:00Z" w16du:dateUtc="2026-02-09T19:36:00Z">
        <w:r w:rsidR="00972D7B">
          <w:rPr>
            <w:rFonts w:ascii="Times New Roman" w:hAnsi="Times New Roman" w:cs="Times New Roman"/>
          </w:rPr>
          <w:t xml:space="preserve">in infancy </w:t>
        </w:r>
      </w:ins>
      <w:r w:rsidR="00524642">
        <w:rPr>
          <w:rFonts w:ascii="Times New Roman" w:hAnsi="Times New Roman" w:cs="Times New Roman"/>
        </w:rPr>
        <w:t>(</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proofErr w:type="spellStart"/>
      <w:r w:rsidR="00737142">
        <w:rPr>
          <w:rFonts w:ascii="Times New Roman" w:hAnsi="Times New Roman" w:cs="Times New Roman"/>
        </w:rPr>
        <w:t>VoE</w:t>
      </w:r>
      <w:proofErr w:type="spellEnd"/>
      <w:r w:rsidR="00737142">
        <w:rPr>
          <w:rFonts w:ascii="Times New Roman" w:hAnsi="Times New Roman" w:cs="Times New Roman"/>
        </w:rPr>
        <w:t>)</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ins w:id="39" w:author="Benton, Deon" w:date="2026-02-09T13:24:00Z" w16du:dateUtc="2026-02-09T19:24:00Z">
        <w:r w:rsidR="006C0A30">
          <w:rPr>
            <w:rFonts w:ascii="Times New Roman" w:hAnsi="Times New Roman" w:cs="Times New Roman"/>
          </w:rPr>
          <w:t>set-up</w:t>
        </w:r>
      </w:ins>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ins w:id="40" w:author="Benton, Deon" w:date="2026-03-02T11:23:00Z" w16du:dateUtc="2026-03-02T17:23:00Z">
        <w:r w:rsidR="001440E5">
          <w:rPr>
            <w:rFonts w:ascii="Times New Roman" w:hAnsi="Times New Roman" w:cs="Times New Roman"/>
          </w:rPr>
          <w:t xml:space="preserve">key </w:t>
        </w:r>
      </w:ins>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w:t>
      </w:r>
      <w:proofErr w:type="spellStart"/>
      <w:r w:rsidR="0068133A">
        <w:rPr>
          <w:rFonts w:ascii="Times New Roman" w:hAnsi="Times New Roman" w:cs="Times New Roman"/>
        </w:rPr>
        <w:t>Spelke</w:t>
      </w:r>
      <w:proofErr w:type="spellEnd"/>
      <w:r w:rsidR="0068133A">
        <w:rPr>
          <w:rFonts w:ascii="Times New Roman" w:hAnsi="Times New Roman" w:cs="Times New Roman"/>
        </w:rPr>
        <w:t xml:space="preserv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w:t>
      </w:r>
      <w:r w:rsidR="00B23EFA">
        <w:rPr>
          <w:rFonts w:ascii="Times New Roman" w:hAnsi="Times New Roman" w:cs="Times New Roman"/>
        </w:rPr>
        <w:lastRenderedPageBreak/>
        <w:t xml:space="preserve">al., 1985; Kellman &amp; </w:t>
      </w:r>
      <w:proofErr w:type="spellStart"/>
      <w:r w:rsidR="00B23EFA">
        <w:rPr>
          <w:rFonts w:ascii="Times New Roman" w:hAnsi="Times New Roman" w:cs="Times New Roman"/>
        </w:rPr>
        <w:t>Spelke</w:t>
      </w:r>
      <w:proofErr w:type="spellEnd"/>
      <w:r w:rsidR="00B23EFA">
        <w:rPr>
          <w:rFonts w:ascii="Times New Roman" w:hAnsi="Times New Roman" w:cs="Times New Roman"/>
        </w:rPr>
        <w:t>,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proofErr w:type="spellStart"/>
      <w:r w:rsidR="00C2551E">
        <w:rPr>
          <w:rFonts w:ascii="Times New Roman" w:hAnsi="Times New Roman" w:cs="Times New Roman"/>
        </w:rPr>
        <w:t>Kotovsky</w:t>
      </w:r>
      <w:proofErr w:type="spellEnd"/>
      <w:r w:rsidR="00C2551E">
        <w:rPr>
          <w:rFonts w:ascii="Times New Roman" w:hAnsi="Times New Roman" w:cs="Times New Roman"/>
        </w:rPr>
        <w:t xml:space="preserve"> &amp; Baillargeon, 1998</w:t>
      </w:r>
      <w:r w:rsidR="00DF4BEE">
        <w:rPr>
          <w:rFonts w:ascii="Times New Roman" w:hAnsi="Times New Roman" w:cs="Times New Roman"/>
        </w:rPr>
        <w:t>; Leslie &amp; Keeble, 1987</w:t>
      </w:r>
      <w:r w:rsidR="00140E0D">
        <w:rPr>
          <w:rFonts w:ascii="Times New Roman" w:hAnsi="Times New Roman" w:cs="Times New Roman"/>
        </w:rPr>
        <w:t xml:space="preserve">; </w:t>
      </w:r>
      <w:proofErr w:type="spellStart"/>
      <w:r w:rsidR="00140E0D">
        <w:rPr>
          <w:rFonts w:ascii="Times New Roman" w:hAnsi="Times New Roman" w:cs="Times New Roman"/>
        </w:rPr>
        <w:t>Muentener</w:t>
      </w:r>
      <w:proofErr w:type="spellEnd"/>
      <w:r w:rsidR="00140E0D">
        <w:rPr>
          <w:rFonts w:ascii="Times New Roman" w:hAnsi="Times New Roman" w:cs="Times New Roman"/>
        </w:rPr>
        <w:t xml:space="preserve">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ins w:id="41" w:author="Benton, Deon" w:date="2026-04-14T13:20:00Z" w16du:dateUtc="2026-04-14T18:20:00Z">
        <w:r w:rsidR="00FA41A8">
          <w:rPr>
            <w:rFonts w:ascii="Times New Roman" w:hAnsi="Times New Roman" w:cs="Times New Roman"/>
          </w:rPr>
          <w:t>This research suggests that</w:t>
        </w:r>
      </w:ins>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Two of the first studies to use the </w:t>
      </w:r>
      <w:proofErr w:type="spellStart"/>
      <w:r>
        <w:rPr>
          <w:rFonts w:ascii="Times New Roman" w:hAnsi="Times New Roman" w:cs="Times New Roman"/>
        </w:rPr>
        <w:t>V</w:t>
      </w:r>
      <w:r w:rsidR="00134CB3">
        <w:rPr>
          <w:rFonts w:ascii="Times New Roman" w:hAnsi="Times New Roman" w:cs="Times New Roman"/>
        </w:rPr>
        <w:t>o</w:t>
      </w:r>
      <w:r>
        <w:rPr>
          <w:rFonts w:ascii="Times New Roman" w:hAnsi="Times New Roman" w:cs="Times New Roman"/>
        </w:rPr>
        <w:t>E</w:t>
      </w:r>
      <w:proofErr w:type="spellEnd"/>
      <w:r>
        <w:rPr>
          <w:rFonts w:ascii="Times New Roman" w:hAnsi="Times New Roman" w:cs="Times New Roman"/>
        </w:rPr>
        <w:t xml:space="preserve"> method to </w:t>
      </w:r>
      <w:r w:rsidR="00134CB3">
        <w:rPr>
          <w:rFonts w:ascii="Times New Roman" w:hAnsi="Times New Roman" w:cs="Times New Roman"/>
        </w:rPr>
        <w:t>assess</w:t>
      </w:r>
      <w:r>
        <w:rPr>
          <w:rFonts w:ascii="Times New Roman" w:hAnsi="Times New Roman" w:cs="Times New Roman"/>
        </w:rPr>
        <w:t xml:space="preserve"> infant action understanding </w:t>
      </w:r>
      <w:proofErr w:type="gramStart"/>
      <w:r w:rsidR="00230D82">
        <w:rPr>
          <w:rFonts w:ascii="Times New Roman" w:hAnsi="Times New Roman" w:cs="Times New Roman"/>
        </w:rPr>
        <w:t xml:space="preserve">in particular </w:t>
      </w:r>
      <w:ins w:id="42" w:author="Benton, Deon" w:date="2026-02-09T13:25:00Z" w16du:dateUtc="2026-02-09T19:25:00Z">
        <w:r w:rsidR="006C0A30">
          <w:rPr>
            <w:rFonts w:ascii="Times New Roman" w:hAnsi="Times New Roman" w:cs="Times New Roman"/>
          </w:rPr>
          <w:t>were</w:t>
        </w:r>
      </w:ins>
      <w:proofErr w:type="gramEnd"/>
      <w:r w:rsidR="00DB0E07">
        <w:rPr>
          <w:rFonts w:ascii="Times New Roman" w:hAnsi="Times New Roman" w:cs="Times New Roman"/>
        </w:rPr>
        <w:t xml:space="preserve"> </w:t>
      </w:r>
      <w:proofErr w:type="gramStart"/>
      <w:r w:rsidR="00DB0E07">
        <w:rPr>
          <w:rFonts w:ascii="Times New Roman" w:hAnsi="Times New Roman" w:cs="Times New Roman"/>
        </w:rPr>
        <w:t>that</w:t>
      </w:r>
      <w:proofErr w:type="gramEnd"/>
      <w:r>
        <w:rPr>
          <w:rFonts w:ascii="Times New Roman" w:hAnsi="Times New Roman" w:cs="Times New Roman"/>
        </w:rPr>
        <w:t xml:space="preserve"> by Gergely et al. (1995) and </w:t>
      </w:r>
      <w:proofErr w:type="spellStart"/>
      <w:r>
        <w:rPr>
          <w:rFonts w:ascii="Times New Roman" w:hAnsi="Times New Roman" w:cs="Times New Roman"/>
        </w:rPr>
        <w:t>Csibra</w:t>
      </w:r>
      <w:proofErr w:type="spellEnd"/>
      <w:r>
        <w:rPr>
          <w:rFonts w:ascii="Times New Roman" w:hAnsi="Times New Roman" w:cs="Times New Roman"/>
        </w:rPr>
        <w:t xml:space="preserve">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such as robots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w:t>
      </w:r>
      <w:proofErr w:type="spellStart"/>
      <w:r>
        <w:rPr>
          <w:rFonts w:ascii="Times New Roman" w:hAnsi="Times New Roman" w:cs="Times New Roman"/>
        </w:rPr>
        <w:t>Spelke</w:t>
      </w:r>
      <w:proofErr w:type="spellEnd"/>
      <w:r>
        <w:rPr>
          <w:rFonts w:ascii="Times New Roman" w:hAnsi="Times New Roman" w:cs="Times New Roman"/>
        </w:rPr>
        <w:t>, 2017).</w:t>
      </w:r>
      <w:ins w:id="43" w:author="Benton, Deon" w:date="2026-02-09T13:32:00Z" w16du:dateUtc="2026-02-09T19:32:00Z">
        <w:r w:rsidR="00F478FB">
          <w:rPr>
            <w:rFonts w:ascii="Times New Roman" w:hAnsi="Times New Roman" w:cs="Times New Roman"/>
          </w:rPr>
          <w:t xml:space="preserve"> Still other research has shown that action </w:t>
        </w:r>
        <w:r w:rsidR="00F478FB">
          <w:rPr>
            <w:rFonts w:ascii="Times New Roman" w:hAnsi="Times New Roman" w:cs="Times New Roman"/>
          </w:rPr>
          <w:lastRenderedPageBreak/>
          <w:t>understanding can be elicited in infants as young as 3 months of age if they are given direct action experience (e.g., Skerry et al., 2013) or the action events</w:t>
        </w:r>
      </w:ins>
      <w:ins w:id="44" w:author="Benton, Deon" w:date="2026-02-09T13:33:00Z" w16du:dateUtc="2026-02-09T19:33:00Z">
        <w:r w:rsidR="00F478FB">
          <w:rPr>
            <w:rFonts w:ascii="Times New Roman" w:hAnsi="Times New Roman" w:cs="Times New Roman"/>
          </w:rPr>
          <w:t xml:space="preserve"> themselves</w:t>
        </w:r>
      </w:ins>
      <w:ins w:id="45" w:author="Benton, Deon" w:date="2026-02-09T13:32:00Z" w16du:dateUtc="2026-02-09T19:32:00Z">
        <w:r w:rsidR="00F478FB">
          <w:rPr>
            <w:rFonts w:ascii="Times New Roman" w:hAnsi="Times New Roman" w:cs="Times New Roman"/>
          </w:rPr>
          <w:t xml:space="preserve"> </w:t>
        </w:r>
      </w:ins>
      <w:ins w:id="46" w:author="Benton, Deon" w:date="2026-02-09T13:33:00Z" w16du:dateUtc="2026-02-09T19:33:00Z">
        <w:r w:rsidR="00F478FB">
          <w:rPr>
            <w:rFonts w:ascii="Times New Roman" w:hAnsi="Times New Roman" w:cs="Times New Roman"/>
          </w:rPr>
          <w:t xml:space="preserve">depict a causal interaction </w:t>
        </w:r>
      </w:ins>
      <w:ins w:id="47" w:author="Benton, Deon" w:date="2026-02-09T13:32:00Z" w16du:dateUtc="2026-02-09T19:32:00Z">
        <w:r w:rsidR="00F478FB">
          <w:rPr>
            <w:rFonts w:ascii="Times New Roman" w:hAnsi="Times New Roman" w:cs="Times New Roman"/>
          </w:rPr>
          <w:t>(e.g., Liu et al., 2019).</w:t>
        </w:r>
      </w:ins>
      <w:ins w:id="48" w:author="Benton, Deon" w:date="2026-02-09T13:33:00Z" w16du:dateUtc="2026-02-09T19:33:00Z">
        <w:r w:rsidR="00F478FB">
          <w:rPr>
            <w:rFonts w:ascii="Times New Roman" w:hAnsi="Times New Roman" w:cs="Times New Roman"/>
          </w:rPr>
          <w:t xml:space="preserve"> </w:t>
        </w:r>
      </w:ins>
      <w:r>
        <w:rPr>
          <w:rFonts w:ascii="Times New Roman" w:hAnsi="Times New Roman" w:cs="Times New Roman"/>
        </w:rPr>
        <w:t xml:space="preserve">Beyond infants’ processing of others’ actions, research shows that how infants imitate another person’s actions depends on the constraints imposed on those actions. For example, 14-month-olds use their foreheads to activate </w:t>
      </w:r>
      <w:proofErr w:type="gramStart"/>
      <w:r>
        <w:rPr>
          <w:rFonts w:ascii="Times New Roman" w:hAnsi="Times New Roman" w:cs="Times New Roman"/>
        </w:rPr>
        <w:t>a light</w:t>
      </w:r>
      <w:proofErr w:type="gramEnd"/>
      <w:r>
        <w:rPr>
          <w:rFonts w:ascii="Times New Roman" w:hAnsi="Times New Roman" w:cs="Times New Roman"/>
        </w:rPr>
        <w:t xml:space="preserve">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ins w:id="49" w:author="Benton, Deon" w:date="2026-02-09T13:33:00Z" w16du:dateUtc="2026-02-09T19:33:00Z">
        <w:r w:rsidR="00D74336">
          <w:rPr>
            <w:rFonts w:ascii="Times New Roman" w:hAnsi="Times New Roman" w:cs="Times New Roman"/>
          </w:rPr>
          <w:t xml:space="preserve">Taken </w:t>
        </w:r>
      </w:ins>
      <w:ins w:id="50" w:author="Benton, Deon" w:date="2026-02-09T13:34:00Z" w16du:dateUtc="2026-02-09T19:34:00Z">
        <w:r w:rsidR="00D74336">
          <w:rPr>
            <w:rFonts w:ascii="Times New Roman" w:hAnsi="Times New Roman" w:cs="Times New Roman"/>
          </w:rPr>
          <w:t xml:space="preserve">together, this research suggests that </w:t>
        </w:r>
      </w:ins>
      <w:ins w:id="51" w:author="Benton, Deon" w:date="2026-02-09T14:27:00Z" w16du:dateUtc="2026-02-09T20:27:00Z">
        <w:r w:rsidR="009A343E">
          <w:rPr>
            <w:rFonts w:ascii="Times New Roman" w:hAnsi="Times New Roman" w:cs="Times New Roman"/>
          </w:rPr>
          <w:t>action understanding</w:t>
        </w:r>
      </w:ins>
      <w:ins w:id="52" w:author="Benton, Deon" w:date="2026-02-09T13:35:00Z" w16du:dateUtc="2026-02-09T19:35:00Z">
        <w:r w:rsidR="00D74336">
          <w:rPr>
            <w:rFonts w:ascii="Times New Roman" w:hAnsi="Times New Roman" w:cs="Times New Roman"/>
          </w:rPr>
          <w:t xml:space="preserve"> </w:t>
        </w:r>
      </w:ins>
      <w:ins w:id="53" w:author="Benton, Deon" w:date="2026-02-09T13:36:00Z" w16du:dateUtc="2026-02-09T19:36:00Z">
        <w:r w:rsidR="00972D7B">
          <w:rPr>
            <w:rFonts w:ascii="Times New Roman" w:hAnsi="Times New Roman" w:cs="Times New Roman"/>
          </w:rPr>
          <w:t>may be in place sometime in the second half of the first year of life.</w:t>
        </w:r>
      </w:ins>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ins w:id="54" w:author="Benton, Deon" w:date="2026-02-09T14:27:00Z" w16du:dateUtc="2026-02-09T20:27:00Z">
        <w:r w:rsidR="009A343E">
          <w:rPr>
            <w:rFonts w:ascii="Times New Roman" w:hAnsi="Times New Roman" w:cs="Times New Roman"/>
          </w:rPr>
          <w:t>such</w:t>
        </w:r>
      </w:ins>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ins w:id="55" w:author="Benton, Deon" w:date="2026-02-09T14:28:00Z" w16du:dateUtc="2026-02-09T20:28:00Z">
        <w:r w:rsidR="009A343E">
          <w:rPr>
            <w:rFonts w:ascii="Times New Roman" w:hAnsi="Times New Roman" w:cs="Times New Roman"/>
          </w:rPr>
          <w:t xml:space="preserve">—that is, </w:t>
        </w:r>
      </w:ins>
      <w:ins w:id="56" w:author="Benton, Deon" w:date="2026-02-09T14:31:00Z" w16du:dateUtc="2026-02-09T20:31:00Z">
        <w:r w:rsidR="000B08D2">
          <w:rPr>
            <w:rFonts w:ascii="Times New Roman" w:hAnsi="Times New Roman" w:cs="Times New Roman"/>
          </w:rPr>
          <w:t>special</w:t>
        </w:r>
      </w:ins>
      <w:ins w:id="57" w:author="Benton, Deon" w:date="2026-02-09T14:32:00Z" w16du:dateUtc="2026-02-09T20:32:00Z">
        <w:r w:rsidR="000B08D2">
          <w:rPr>
            <w:rFonts w:ascii="Times New Roman" w:hAnsi="Times New Roman" w:cs="Times New Roman"/>
          </w:rPr>
          <w:t>ized processes</w:t>
        </w:r>
      </w:ins>
      <w:ins w:id="58" w:author="Benton, Deon" w:date="2026-02-09T14:31:00Z" w16du:dateUtc="2026-02-09T20:31:00Z">
        <w:r w:rsidR="000B08D2">
          <w:rPr>
            <w:rFonts w:ascii="Times New Roman" w:hAnsi="Times New Roman" w:cs="Times New Roman"/>
          </w:rPr>
          <w:t xml:space="preserve"> </w:t>
        </w:r>
      </w:ins>
      <w:r w:rsidR="00F57151">
        <w:rPr>
          <w:rFonts w:ascii="Times New Roman" w:hAnsi="Times New Roman" w:cs="Times New Roman"/>
        </w:rPr>
        <w:t>that are triggered by a single input type and operate in a single domain</w:t>
      </w:r>
      <w:ins w:id="59" w:author="Benton, Deon" w:date="2026-02-09T14:28:00Z" w16du:dateUtc="2026-02-09T20:28:00Z">
        <w:r w:rsidR="009A343E">
          <w:rPr>
            <w:rFonts w:ascii="Times New Roman" w:hAnsi="Times New Roman" w:cs="Times New Roman"/>
          </w:rPr>
          <w:t>—</w:t>
        </w:r>
      </w:ins>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w:t>
      </w:r>
      <w:proofErr w:type="spellStart"/>
      <w:r w:rsidR="006F1D6A">
        <w:rPr>
          <w:rFonts w:ascii="Times New Roman" w:hAnsi="Times New Roman" w:cs="Times New Roman"/>
        </w:rPr>
        <w:t>Spelke</w:t>
      </w:r>
      <w:proofErr w:type="spellEnd"/>
      <w:r w:rsidR="006F1D6A">
        <w:rPr>
          <w:rFonts w:ascii="Times New Roman" w:hAnsi="Times New Roman" w:cs="Times New Roman"/>
        </w:rPr>
        <w:t>,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w:t>
      </w:r>
      <w:proofErr w:type="gramStart"/>
      <w:r w:rsidR="00342333">
        <w:rPr>
          <w:rFonts w:ascii="Times New Roman" w:eastAsia="Times New Roman" w:hAnsi="Times New Roman" w:cs="Times New Roman"/>
        </w:rPr>
        <w:t>bounded</w:t>
      </w:r>
      <w:proofErr w:type="gramEnd"/>
      <w:r w:rsidR="00342333">
        <w:rPr>
          <w:rFonts w:ascii="Times New Roman" w:eastAsia="Times New Roman" w:hAnsi="Times New Roman" w:cs="Times New Roman"/>
        </w:rPr>
        <w:t xml:space="preserve">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ins w:id="60" w:author="Benton, Deon" w:date="2026-02-09T14:33:00Z" w16du:dateUtc="2026-02-09T20:33:00Z">
        <w:r w:rsidR="000B08D2">
          <w:rPr>
            <w:rFonts w:ascii="Times New Roman" w:eastAsia="Times New Roman" w:hAnsi="Times New Roman" w:cs="Times New Roman"/>
          </w:rPr>
          <w:t>this broad account</w:t>
        </w:r>
      </w:ins>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w:t>
      </w:r>
      <w:proofErr w:type="gramStart"/>
      <w:r w:rsidR="00FD6C4C">
        <w:rPr>
          <w:rFonts w:ascii="Times New Roman" w:hAnsi="Times New Roman" w:cs="Times New Roman"/>
        </w:rPr>
        <w:t>plans—</w:t>
      </w:r>
      <w:proofErr w:type="gramEnd"/>
      <w:r w:rsidR="00FD6C4C">
        <w:rPr>
          <w:rFonts w:ascii="Times New Roman" w:hAnsi="Times New Roman" w:cs="Times New Roman"/>
        </w:rPr>
        <w:t xml:space="preserve">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proofErr w:type="gramStart"/>
      <w:r>
        <w:rPr>
          <w:rFonts w:ascii="Times New Roman" w:hAnsi="Times New Roman" w:cs="Times New Roman"/>
          <w:i/>
          <w:iCs/>
        </w:rPr>
        <w:t>p</w:t>
      </w:r>
      <w:r>
        <w:rPr>
          <w:rFonts w:ascii="Times New Roman" w:hAnsi="Times New Roman" w:cs="Times New Roman"/>
        </w:rPr>
        <w:t>(</w:t>
      </w:r>
      <w:proofErr w:type="gramEnd"/>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proofErr w:type="gramStart"/>
      <w:r w:rsidR="00930D6E">
        <w:rPr>
          <w:rFonts w:ascii="Times New Roman" w:hAnsi="Times New Roman" w:cs="Times New Roman"/>
          <w:i/>
          <w:iCs/>
        </w:rPr>
        <w:t>p</w:t>
      </w:r>
      <w:r w:rsidR="00930D6E">
        <w:rPr>
          <w:rFonts w:ascii="Times New Roman" w:hAnsi="Times New Roman" w:cs="Times New Roman"/>
        </w:rPr>
        <w:t>(</w:t>
      </w:r>
      <w:proofErr w:type="gramEnd"/>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proofErr w:type="gramStart"/>
      <w:r>
        <w:rPr>
          <w:rFonts w:ascii="Times New Roman" w:hAnsi="Times New Roman" w:cs="Times New Roman"/>
          <w:i/>
          <w:iCs/>
        </w:rPr>
        <w:t>p</w:t>
      </w:r>
      <w:r>
        <w:rPr>
          <w:rFonts w:ascii="Times New Roman" w:hAnsi="Times New Roman" w:cs="Times New Roman"/>
        </w:rPr>
        <w:t>(</w:t>
      </w:r>
      <w:proofErr w:type="gramEnd"/>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52BB9791"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ins w:id="61" w:author="Benton, Deon" w:date="2026-02-09T14:44:00Z" w16du:dateUtc="2026-02-09T20:44:00Z"/>
          <w:rFonts w:ascii="Times New Roman" w:hAnsi="Times New Roman" w:cs="Times New Roman"/>
        </w:rPr>
      </w:pPr>
      <w:ins w:id="62" w:author="Benton, Deon" w:date="2026-02-09T14:44:00Z" w16du:dateUtc="2026-02-09T20:44:00Z">
        <w:r w:rsidRPr="00A06DD6">
          <w:rPr>
            <w:rFonts w:ascii="Times New Roman" w:hAnsi="Times New Roman" w:cs="Times New Roman"/>
          </w:rPr>
          <w:t>A final account maintains that</w:t>
        </w:r>
      </w:ins>
      <w:ins w:id="63" w:author="Benton, Deon" w:date="2026-02-09T15:04:00Z" w16du:dateUtc="2026-02-09T21:04:00Z">
        <w:r w:rsidR="00D94C08">
          <w:rPr>
            <w:rFonts w:ascii="Times New Roman" w:hAnsi="Times New Roman" w:cs="Times New Roman"/>
          </w:rPr>
          <w:t xml:space="preserve"> infant</w:t>
        </w:r>
      </w:ins>
      <w:ins w:id="64" w:author="Benton, Deon" w:date="2026-02-09T14:44:00Z" w16du:dateUtc="2026-02-09T20:44:00Z">
        <w:r w:rsidRPr="00A06DD6">
          <w:rPr>
            <w:rFonts w:ascii="Times New Roman" w:hAnsi="Times New Roman" w:cs="Times New Roman"/>
          </w:rPr>
          <w:t xml:space="preserve"> </w:t>
        </w:r>
      </w:ins>
      <w:ins w:id="65" w:author="Benton, Deon" w:date="2026-02-09T15:04:00Z" w16du:dateUtc="2026-02-09T21:04:00Z">
        <w:r w:rsidR="00D94C08">
          <w:rPr>
            <w:rFonts w:ascii="Times New Roman" w:hAnsi="Times New Roman" w:cs="Times New Roman"/>
          </w:rPr>
          <w:t>action understanding</w:t>
        </w:r>
      </w:ins>
      <w:ins w:id="66" w:author="Benton, Deon" w:date="2026-02-09T14:44:00Z" w16du:dateUtc="2026-02-09T20:44:00Z">
        <w:r w:rsidRPr="00A06DD6">
          <w:rPr>
            <w:rFonts w:ascii="Times New Roman" w:hAnsi="Times New Roman" w:cs="Times New Roman"/>
          </w:rPr>
          <w:t xml:space="preserve"> specifically and </w:t>
        </w:r>
      </w:ins>
      <w:ins w:id="67" w:author="Benton, Deon" w:date="2026-02-09T15:02:00Z" w16du:dateUtc="2026-02-09T21:02:00Z">
        <w:r w:rsidR="00D94C08">
          <w:rPr>
            <w:rFonts w:ascii="Times New Roman" w:hAnsi="Times New Roman" w:cs="Times New Roman"/>
          </w:rPr>
          <w:t xml:space="preserve">their </w:t>
        </w:r>
      </w:ins>
      <w:ins w:id="68" w:author="Benton, Deon" w:date="2026-02-09T14:44:00Z" w16du:dateUtc="2026-02-09T20:44:00Z">
        <w:r w:rsidRPr="00A06DD6">
          <w:rPr>
            <w:rFonts w:ascii="Times New Roman" w:hAnsi="Times New Roman" w:cs="Times New Roman"/>
          </w:rPr>
          <w:t>reasoning about objects and entities generally can be explained by</w:t>
        </w:r>
      </w:ins>
      <w:ins w:id="69" w:author="Benton, Deon" w:date="2026-02-09T14:45:00Z" w16du:dateUtc="2026-02-09T20:45:00Z">
        <w:r>
          <w:rPr>
            <w:rFonts w:ascii="Times New Roman" w:hAnsi="Times New Roman" w:cs="Times New Roman"/>
          </w:rPr>
          <w:t xml:space="preserve"> two</w:t>
        </w:r>
      </w:ins>
      <w:ins w:id="70" w:author="Benton, Deon" w:date="2026-02-09T14:52:00Z" w16du:dateUtc="2026-02-09T20:52:00Z">
        <w:r w:rsidR="007C744E">
          <w:rPr>
            <w:rFonts w:ascii="Times New Roman" w:hAnsi="Times New Roman" w:cs="Times New Roman"/>
          </w:rPr>
          <w:t xml:space="preserve"> distinct</w:t>
        </w:r>
      </w:ins>
      <w:ins w:id="71" w:author="Benton, Deon" w:date="2026-02-09T14:49:00Z" w16du:dateUtc="2026-02-09T20:49:00Z">
        <w:r w:rsidR="00932620">
          <w:rPr>
            <w:rFonts w:ascii="Times New Roman" w:hAnsi="Times New Roman" w:cs="Times New Roman"/>
          </w:rPr>
          <w:t xml:space="preserve"> domain-specific</w:t>
        </w:r>
      </w:ins>
      <w:ins w:id="72" w:author="Benton, Deon" w:date="2026-02-09T14:45:00Z" w16du:dateUtc="2026-02-09T20:45:00Z">
        <w:r>
          <w:rPr>
            <w:rFonts w:ascii="Times New Roman" w:hAnsi="Times New Roman" w:cs="Times New Roman"/>
          </w:rPr>
          <w:t xml:space="preserve"> systems tha</w:t>
        </w:r>
      </w:ins>
      <w:ins w:id="73" w:author="Benton, Deon" w:date="2026-02-09T14:49:00Z" w16du:dateUtc="2026-02-09T20:49:00Z">
        <w:r w:rsidR="00932620">
          <w:rPr>
            <w:rFonts w:ascii="Times New Roman" w:hAnsi="Times New Roman" w:cs="Times New Roman"/>
          </w:rPr>
          <w:t>t</w:t>
        </w:r>
      </w:ins>
      <w:ins w:id="74" w:author="Benton, Deon" w:date="2026-02-09T14:44:00Z" w16du:dateUtc="2026-02-09T20:44:00Z">
        <w:r w:rsidRPr="00A06DD6">
          <w:rPr>
            <w:rFonts w:ascii="Times New Roman" w:hAnsi="Times New Roman" w:cs="Times New Roman"/>
          </w:rPr>
          <w:t xml:space="preserve"> </w:t>
        </w:r>
      </w:ins>
      <w:ins w:id="75" w:author="Benton, Deon" w:date="2026-02-09T14:50:00Z" w16du:dateUtc="2026-02-09T20:50:00Z">
        <w:r w:rsidR="00932620">
          <w:rPr>
            <w:rFonts w:ascii="Times New Roman" w:hAnsi="Times New Roman" w:cs="Times New Roman"/>
          </w:rPr>
          <w:t>interact directly with one another</w:t>
        </w:r>
      </w:ins>
      <w:ins w:id="76" w:author="Benton, Deon" w:date="2026-02-09T14:52:00Z" w16du:dateUtc="2026-02-09T20:52:00Z">
        <w:r w:rsidR="007C744E">
          <w:rPr>
            <w:rFonts w:ascii="Times New Roman" w:hAnsi="Times New Roman" w:cs="Times New Roman"/>
          </w:rPr>
          <w:t xml:space="preserve"> (</w:t>
        </w:r>
      </w:ins>
      <w:ins w:id="77" w:author="Benton, Deon" w:date="2026-02-09T14:55:00Z" w16du:dateUtc="2026-02-09T20:55:00Z">
        <w:r w:rsidR="00B31C98">
          <w:rPr>
            <w:rFonts w:ascii="Times New Roman" w:hAnsi="Times New Roman" w:cs="Times New Roman"/>
          </w:rPr>
          <w:t xml:space="preserve">e.g., </w:t>
        </w:r>
      </w:ins>
      <w:ins w:id="78" w:author="Benton, Deon" w:date="2026-02-09T14:52:00Z" w16du:dateUtc="2026-02-09T20:52:00Z">
        <w:r w:rsidR="00442495">
          <w:rPr>
            <w:rFonts w:ascii="Times New Roman" w:hAnsi="Times New Roman" w:cs="Times New Roman"/>
          </w:rPr>
          <w:t>Liu et al.,</w:t>
        </w:r>
      </w:ins>
      <w:ins w:id="79" w:author="Benton, Deon" w:date="2026-02-09T14:53:00Z" w16du:dateUtc="2026-02-09T20:53:00Z">
        <w:r w:rsidR="00442495">
          <w:rPr>
            <w:rFonts w:ascii="Times New Roman" w:hAnsi="Times New Roman" w:cs="Times New Roman"/>
          </w:rPr>
          <w:t xml:space="preserve"> 2025)</w:t>
        </w:r>
      </w:ins>
      <w:ins w:id="80" w:author="Benton, Deon" w:date="2026-02-09T14:50:00Z" w16du:dateUtc="2026-02-09T20:50:00Z">
        <w:r w:rsidR="00932620">
          <w:rPr>
            <w:rFonts w:ascii="Times New Roman" w:hAnsi="Times New Roman" w:cs="Times New Roman"/>
          </w:rPr>
          <w:t>.</w:t>
        </w:r>
      </w:ins>
      <w:ins w:id="81" w:author="Benton, Deon" w:date="2026-02-09T15:06:00Z" w16du:dateUtc="2026-02-09T21:06:00Z">
        <w:r w:rsidR="00574297">
          <w:rPr>
            <w:rFonts w:ascii="Times New Roman" w:hAnsi="Times New Roman" w:cs="Times New Roman"/>
          </w:rPr>
          <w:t xml:space="preserve"> The </w:t>
        </w:r>
      </w:ins>
      <w:ins w:id="82" w:author="Benton, Deon" w:date="2026-02-09T15:07:00Z" w16du:dateUtc="2026-02-09T21:07:00Z">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ins>
      <w:ins w:id="83" w:author="Benton, Deon" w:date="2026-02-09T15:12:00Z" w16du:dateUtc="2026-02-09T21:12:00Z">
        <w:r w:rsidR="00AE5E1F">
          <w:rPr>
            <w:rFonts w:ascii="Times New Roman" w:hAnsi="Times New Roman" w:cs="Times New Roman"/>
          </w:rPr>
          <w:t>causes infants to represent</w:t>
        </w:r>
      </w:ins>
      <w:ins w:id="84" w:author="Benton, Deon" w:date="2026-02-09T15:07:00Z" w16du:dateUtc="2026-02-09T21:07:00Z">
        <w:r w:rsidR="00574297">
          <w:rPr>
            <w:rFonts w:ascii="Times New Roman" w:hAnsi="Times New Roman" w:cs="Times New Roman"/>
          </w:rPr>
          <w:t xml:space="preserve"> agents a</w:t>
        </w:r>
      </w:ins>
      <w:ins w:id="85" w:author="Benton, Deon" w:date="2026-02-09T15:16:00Z" w16du:dateUtc="2026-02-09T21:16:00Z">
        <w:r w:rsidR="001716AD">
          <w:rPr>
            <w:rFonts w:ascii="Times New Roman" w:hAnsi="Times New Roman" w:cs="Times New Roman"/>
          </w:rPr>
          <w:t>s</w:t>
        </w:r>
      </w:ins>
      <w:ins w:id="86" w:author="Benton, Deon" w:date="2026-02-09T15:07:00Z" w16du:dateUtc="2026-02-09T21:07:00Z">
        <w:r w:rsidR="00574297">
          <w:rPr>
            <w:rFonts w:ascii="Times New Roman" w:hAnsi="Times New Roman" w:cs="Times New Roman"/>
          </w:rPr>
          <w:t xml:space="preserve"> self-propelled</w:t>
        </w:r>
      </w:ins>
      <w:ins w:id="87" w:author="Benton, Deon" w:date="2026-02-09T15:10:00Z" w16du:dateUtc="2026-02-09T21:10:00Z">
        <w:r w:rsidR="001B5BC6">
          <w:rPr>
            <w:rFonts w:ascii="Times New Roman" w:hAnsi="Times New Roman" w:cs="Times New Roman"/>
          </w:rPr>
          <w:t>,</w:t>
        </w:r>
      </w:ins>
      <w:ins w:id="88" w:author="Benton, Deon" w:date="2026-02-09T15:07:00Z" w16du:dateUtc="2026-02-09T21:07:00Z">
        <w:r w:rsidR="00574297">
          <w:rPr>
            <w:rFonts w:ascii="Times New Roman" w:hAnsi="Times New Roman" w:cs="Times New Roman"/>
          </w:rPr>
          <w:t xml:space="preserve"> </w:t>
        </w:r>
      </w:ins>
      <w:ins w:id="89" w:author="Benton, Deon" w:date="2026-02-09T15:12:00Z" w16du:dateUtc="2026-02-09T21:12:00Z">
        <w:r w:rsidR="00AE5E1F">
          <w:rPr>
            <w:rFonts w:ascii="Times New Roman" w:hAnsi="Times New Roman" w:cs="Times New Roman"/>
          </w:rPr>
          <w:t xml:space="preserve">as </w:t>
        </w:r>
      </w:ins>
      <w:ins w:id="90" w:author="Benton, Deon" w:date="2026-02-09T15:10:00Z" w16du:dateUtc="2026-02-09T21:10:00Z">
        <w:r w:rsidR="001B5BC6">
          <w:rPr>
            <w:rFonts w:ascii="Times New Roman" w:hAnsi="Times New Roman" w:cs="Times New Roman"/>
          </w:rPr>
          <w:t>possess</w:t>
        </w:r>
      </w:ins>
      <w:ins w:id="91" w:author="Benton, Deon" w:date="2026-02-09T15:12:00Z" w16du:dateUtc="2026-02-09T21:12:00Z">
        <w:r w:rsidR="00AE5E1F">
          <w:rPr>
            <w:rFonts w:ascii="Times New Roman" w:hAnsi="Times New Roman" w:cs="Times New Roman"/>
          </w:rPr>
          <w:t>ing</w:t>
        </w:r>
      </w:ins>
      <w:ins w:id="92" w:author="Benton, Deon" w:date="2026-02-09T15:07:00Z" w16du:dateUtc="2026-02-09T21:07:00Z">
        <w:r w:rsidR="00574297">
          <w:rPr>
            <w:rFonts w:ascii="Times New Roman" w:hAnsi="Times New Roman" w:cs="Times New Roman"/>
          </w:rPr>
          <w:t xml:space="preserve"> beliefs, desires, and goals</w:t>
        </w:r>
      </w:ins>
      <w:ins w:id="93" w:author="Benton, Deon" w:date="2026-02-09T15:10:00Z" w16du:dateUtc="2026-02-09T21:10:00Z">
        <w:r w:rsidR="001B5BC6">
          <w:rPr>
            <w:rFonts w:ascii="Times New Roman" w:hAnsi="Times New Roman" w:cs="Times New Roman"/>
          </w:rPr>
          <w:t xml:space="preserve">, and </w:t>
        </w:r>
      </w:ins>
      <w:ins w:id="94" w:author="Benton, Deon" w:date="2026-02-09T15:12:00Z" w16du:dateUtc="2026-02-09T21:12:00Z">
        <w:r w:rsidR="00AE5E1F">
          <w:rPr>
            <w:rFonts w:ascii="Times New Roman" w:hAnsi="Times New Roman" w:cs="Times New Roman"/>
          </w:rPr>
          <w:t xml:space="preserve">as behaving </w:t>
        </w:r>
      </w:ins>
      <w:ins w:id="95" w:author="Benton, Deon" w:date="2026-02-09T15:10:00Z" w16du:dateUtc="2026-02-09T21:10:00Z">
        <w:r w:rsidR="001B5BC6">
          <w:rPr>
            <w:rFonts w:ascii="Times New Roman" w:hAnsi="Times New Roman" w:cs="Times New Roman"/>
          </w:rPr>
          <w:t xml:space="preserve">in ways that maximize rewards and minimize costs. </w:t>
        </w:r>
      </w:ins>
      <w:ins w:id="96" w:author="Benton, Deon" w:date="2026-02-09T15:11:00Z" w16du:dateUtc="2026-02-09T21:11:00Z">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ins>
      <w:ins w:id="97" w:author="Benton, Deon" w:date="2026-02-09T15:13:00Z" w16du:dateUtc="2026-02-09T21:13:00Z">
        <w:r w:rsidR="004376DC">
          <w:rPr>
            <w:rFonts w:ascii="Times New Roman" w:hAnsi="Times New Roman" w:cs="Times New Roman"/>
          </w:rPr>
          <w:t xml:space="preserve"> </w:t>
        </w:r>
      </w:ins>
      <w:ins w:id="98" w:author="Benton, Deon" w:date="2026-02-09T15:14:00Z" w16du:dateUtc="2026-02-09T21:14:00Z">
        <w:r w:rsidR="004376DC">
          <w:rPr>
            <w:rFonts w:ascii="Times New Roman" w:hAnsi="Times New Roman" w:cs="Times New Roman"/>
          </w:rPr>
          <w:t>enables</w:t>
        </w:r>
      </w:ins>
      <w:ins w:id="99" w:author="Benton, Deon" w:date="2026-02-09T15:13:00Z" w16du:dateUtc="2026-02-09T21:13:00Z">
        <w:r w:rsidR="004376DC">
          <w:rPr>
            <w:rFonts w:ascii="Times New Roman" w:hAnsi="Times New Roman" w:cs="Times New Roman"/>
          </w:rPr>
          <w:t xml:space="preserve"> infants to represent objects as </w:t>
        </w:r>
      </w:ins>
      <w:ins w:id="100" w:author="Benton, Deon" w:date="2026-02-09T15:15:00Z" w16du:dateUtc="2026-02-09T21:15:00Z">
        <w:r w:rsidR="001716AD">
          <w:rPr>
            <w:rFonts w:ascii="Times New Roman" w:hAnsi="Times New Roman" w:cs="Times New Roman"/>
          </w:rPr>
          <w:t>being solid, bounded, coherent, and permanent</w:t>
        </w:r>
      </w:ins>
      <w:ins w:id="101" w:author="Benton, Deon" w:date="2026-02-09T15:13:00Z" w16du:dateUtc="2026-02-09T21:13:00Z">
        <w:r w:rsidR="004376DC">
          <w:rPr>
            <w:rFonts w:ascii="Times New Roman" w:hAnsi="Times New Roman" w:cs="Times New Roman"/>
          </w:rPr>
          <w:t xml:space="preserve">. </w:t>
        </w:r>
      </w:ins>
      <w:ins w:id="102" w:author="Benton, Deon" w:date="2026-02-09T15:16:00Z" w16du:dateUtc="2026-02-09T21:16:00Z">
        <w:r w:rsidR="001716AD">
          <w:rPr>
            <w:rFonts w:ascii="Times New Roman" w:hAnsi="Times New Roman" w:cs="Times New Roman"/>
          </w:rPr>
          <w:t xml:space="preserve">Although </w:t>
        </w:r>
      </w:ins>
      <w:ins w:id="103" w:author="Benton, Deon" w:date="2026-02-09T14:46:00Z" w16du:dateUtc="2026-02-09T20:46:00Z">
        <w:r>
          <w:rPr>
            <w:rFonts w:ascii="Times New Roman" w:hAnsi="Times New Roman" w:cs="Times New Roman"/>
          </w:rPr>
          <w:t xml:space="preserve">this perspective </w:t>
        </w:r>
      </w:ins>
      <w:ins w:id="104" w:author="Benton, Deon" w:date="2026-02-09T15:16:00Z" w16du:dateUtc="2026-02-09T21:16:00Z">
        <w:r w:rsidR="001716AD">
          <w:rPr>
            <w:rFonts w:ascii="Times New Roman" w:hAnsi="Times New Roman" w:cs="Times New Roman"/>
          </w:rPr>
          <w:t>has much in common with the core knowledge account</w:t>
        </w:r>
      </w:ins>
      <w:ins w:id="105" w:author="Benton, Deon" w:date="2026-02-09T14:46:00Z" w16du:dateUtc="2026-02-09T20:46:00Z">
        <w:r>
          <w:rPr>
            <w:rFonts w:ascii="Times New Roman" w:hAnsi="Times New Roman" w:cs="Times New Roman"/>
          </w:rPr>
          <w:t xml:space="preserve">, </w:t>
        </w:r>
      </w:ins>
      <w:ins w:id="106" w:author="Benton, Deon" w:date="2026-02-09T15:17:00Z" w16du:dateUtc="2026-02-09T21:17:00Z">
        <w:r w:rsidR="001716AD">
          <w:rPr>
            <w:rFonts w:ascii="Times New Roman" w:hAnsi="Times New Roman" w:cs="Times New Roman"/>
          </w:rPr>
          <w:t xml:space="preserve">there are important differences. </w:t>
        </w:r>
      </w:ins>
      <w:ins w:id="107" w:author="Benton, Deon" w:date="2026-02-09T15:30:00Z" w16du:dateUtc="2026-02-09T21:30:00Z">
        <w:r w:rsidR="00C04915" w:rsidRPr="00C04915">
          <w:rPr>
            <w:rFonts w:ascii="Times New Roman" w:hAnsi="Times New Roman" w:cs="Times New Roman"/>
          </w:rPr>
          <w:t xml:space="preserve">One is that </w:t>
        </w:r>
      </w:ins>
      <w:ins w:id="108" w:author="Benton, Deon" w:date="2026-02-09T15:36:00Z" w16du:dateUtc="2026-02-09T21:36:00Z">
        <w:r w:rsidR="009D21A1">
          <w:rPr>
            <w:rFonts w:ascii="Times New Roman" w:hAnsi="Times New Roman" w:cs="Times New Roman"/>
          </w:rPr>
          <w:t xml:space="preserve">Liu et al. (2015) argue that </w:t>
        </w:r>
        <w:proofErr w:type="gramStart"/>
        <w:r w:rsidR="009D21A1">
          <w:rPr>
            <w:rFonts w:ascii="Times New Roman" w:hAnsi="Times New Roman" w:cs="Times New Roman"/>
          </w:rPr>
          <w:t>infants</w:t>
        </w:r>
      </w:ins>
      <w:proofErr w:type="gramEnd"/>
      <w:ins w:id="109" w:author="Benton, Deon" w:date="2026-02-09T15:30:00Z" w16du:dateUtc="2026-02-09T21:30:00Z">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ins>
      <w:ins w:id="110" w:author="Benton, Deon" w:date="2026-02-09T15:37:00Z" w16du:dateUtc="2026-02-09T21:37:00Z">
        <w:r w:rsidR="009D21A1">
          <w:rPr>
            <w:rFonts w:ascii="Times New Roman" w:hAnsi="Times New Roman" w:cs="Times New Roman"/>
          </w:rPr>
          <w:t>though</w:t>
        </w:r>
      </w:ins>
      <w:ins w:id="111" w:author="Benton, Deon" w:date="2026-02-09T15:30:00Z" w16du:dateUtc="2026-02-09T21:30:00Z">
        <w:r w:rsidR="00C04915" w:rsidRPr="00C04915">
          <w:rPr>
            <w:rFonts w:ascii="Times New Roman" w:hAnsi="Times New Roman" w:cs="Times New Roman"/>
          </w:rPr>
          <w:t xml:space="preserve"> see </w:t>
        </w:r>
        <w:proofErr w:type="spellStart"/>
        <w:r w:rsidR="00C04915" w:rsidRPr="00C04915">
          <w:rPr>
            <w:rFonts w:ascii="Times New Roman" w:hAnsi="Times New Roman" w:cs="Times New Roman"/>
          </w:rPr>
          <w:t>Spelke</w:t>
        </w:r>
        <w:proofErr w:type="spellEnd"/>
        <w:r w:rsidR="00C04915" w:rsidRPr="00C04915">
          <w:rPr>
            <w:rFonts w:ascii="Times New Roman" w:hAnsi="Times New Roman" w:cs="Times New Roman"/>
          </w:rPr>
          <w:t>, 2022).</w:t>
        </w:r>
        <w:r w:rsidR="00C04915">
          <w:rPr>
            <w:rFonts w:ascii="Times New Roman" w:hAnsi="Times New Roman" w:cs="Times New Roman"/>
          </w:rPr>
          <w:t xml:space="preserve"> Another is that</w:t>
        </w:r>
      </w:ins>
      <w:ins w:id="112" w:author="Benton, Deon" w:date="2026-02-09T15:33:00Z" w16du:dateUtc="2026-02-09T21:33:00Z">
        <w:r w:rsidR="002D1978">
          <w:rPr>
            <w:rFonts w:ascii="Times New Roman" w:hAnsi="Times New Roman" w:cs="Times New Roman"/>
          </w:rPr>
          <w:t xml:space="preserve"> the</w:t>
        </w:r>
      </w:ins>
      <w:ins w:id="113" w:author="Benton, Deon" w:date="2026-02-09T15:31:00Z" w16du:dateUtc="2026-02-09T21:31:00Z">
        <w:r w:rsidR="00C04915">
          <w:rPr>
            <w:rFonts w:ascii="Times New Roman" w:hAnsi="Times New Roman" w:cs="Times New Roman"/>
          </w:rPr>
          <w:t xml:space="preserve"> naïve psychology </w:t>
        </w:r>
      </w:ins>
      <w:ins w:id="114" w:author="Benton, Deon" w:date="2026-02-09T15:38:00Z" w16du:dateUtc="2026-02-09T21:38:00Z">
        <w:r w:rsidR="002C108B">
          <w:rPr>
            <w:rFonts w:ascii="Times New Roman" w:hAnsi="Times New Roman" w:cs="Times New Roman"/>
          </w:rPr>
          <w:t>is thought to depend on the naïve physics systems.</w:t>
        </w:r>
      </w:ins>
      <w:ins w:id="115" w:author="Benton, Deon" w:date="2026-02-09T15:39:00Z" w16du:dateUtc="2026-02-09T21:39:00Z">
        <w:r w:rsidR="002C108B">
          <w:rPr>
            <w:rFonts w:ascii="Times New Roman" w:hAnsi="Times New Roman" w:cs="Times New Roman"/>
          </w:rPr>
          <w:t xml:space="preserve"> As Liu et al. (2022) state, “computations about the mind require input from naïve physics to return an ans</w:t>
        </w:r>
      </w:ins>
      <w:ins w:id="116" w:author="Benton, Deon" w:date="2026-02-09T15:40:00Z" w16du:dateUtc="2026-02-09T21:40:00Z">
        <w:r w:rsidR="002C108B">
          <w:rPr>
            <w:rFonts w:ascii="Times New Roman" w:hAnsi="Times New Roman" w:cs="Times New Roman"/>
          </w:rPr>
          <w:t>wer”.</w:t>
        </w:r>
      </w:ins>
      <w:ins w:id="117" w:author="Benton, Deon" w:date="2026-02-09T15:38:00Z" w16du:dateUtc="2026-02-09T21:38:00Z">
        <w:r w:rsidR="002C108B">
          <w:rPr>
            <w:rFonts w:ascii="Times New Roman" w:hAnsi="Times New Roman" w:cs="Times New Roman"/>
          </w:rPr>
          <w:t xml:space="preserve"> </w:t>
        </w:r>
      </w:ins>
      <w:ins w:id="118" w:author="Benton, Deon" w:date="2026-02-09T15:34:00Z" w16du:dateUtc="2026-02-09T21:34:00Z">
        <w:r w:rsidR="005D5170">
          <w:rPr>
            <w:rFonts w:ascii="Times New Roman" w:hAnsi="Times New Roman" w:cs="Times New Roman"/>
          </w:rPr>
          <w:t xml:space="preserve">There is no necessary dependence between these two systems for proponents of the core knowledge perspective. </w:t>
        </w:r>
      </w:ins>
      <w:ins w:id="119" w:author="Benton, Deon" w:date="2026-02-09T16:36:00Z" w16du:dateUtc="2026-02-09T22:36:00Z">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ins>
      <w:ins w:id="120" w:author="Benton, Deon" w:date="2026-02-09T16:37:00Z" w16du:dateUtc="2026-02-09T22:37:00Z">
        <w:r w:rsidR="00576594">
          <w:rPr>
            <w:rFonts w:ascii="Times New Roman" w:hAnsi="Times New Roman" w:cs="Times New Roman"/>
          </w:rPr>
          <w:t>not only includes the fact that they are</w:t>
        </w:r>
      </w:ins>
      <w:ins w:id="121" w:author="Benton, Deon" w:date="2026-02-09T16:36:00Z" w16du:dateUtc="2026-02-09T22:36:00Z">
        <w:r w:rsidR="00576594" w:rsidRPr="00576594">
          <w:rPr>
            <w:rFonts w:ascii="Times New Roman" w:hAnsi="Times New Roman" w:cs="Times New Roman"/>
          </w:rPr>
          <w:t xml:space="preserve"> intentional and self-propelled entities but </w:t>
        </w:r>
      </w:ins>
      <w:ins w:id="122" w:author="Benton, Deon" w:date="2026-02-09T16:37:00Z" w16du:dateUtc="2026-02-09T22:37:00Z">
        <w:r w:rsidR="00576594">
          <w:rPr>
            <w:rFonts w:ascii="Times New Roman" w:hAnsi="Times New Roman" w:cs="Times New Roman"/>
          </w:rPr>
          <w:t>that fundamentally agents are</w:t>
        </w:r>
      </w:ins>
      <w:ins w:id="123" w:author="Benton, Deon" w:date="2026-02-09T16:36:00Z" w16du:dateUtc="2026-02-09T22:36:00Z">
        <w:r w:rsidR="00576594" w:rsidRPr="00576594">
          <w:rPr>
            <w:rFonts w:ascii="Times New Roman" w:hAnsi="Times New Roman" w:cs="Times New Roman"/>
          </w:rPr>
          <w:t xml:space="preserve"> physical objects that move through </w:t>
        </w:r>
      </w:ins>
      <w:ins w:id="124" w:author="Benton, Deon" w:date="2026-02-09T16:37:00Z" w16du:dateUtc="2026-02-09T22:37:00Z">
        <w:r w:rsidR="00576594">
          <w:rPr>
            <w:rFonts w:ascii="Times New Roman" w:hAnsi="Times New Roman" w:cs="Times New Roman"/>
          </w:rPr>
          <w:t>physical space</w:t>
        </w:r>
      </w:ins>
      <w:ins w:id="125" w:author="Benton, Deon" w:date="2026-02-09T16:38:00Z" w16du:dateUtc="2026-02-09T22:38:00Z">
        <w:r w:rsidR="0050410C">
          <w:rPr>
            <w:rFonts w:ascii="Times New Roman" w:hAnsi="Times New Roman" w:cs="Times New Roman"/>
          </w:rPr>
          <w:t xml:space="preserve">—the </w:t>
        </w:r>
        <w:r w:rsidR="0050410C">
          <w:rPr>
            <w:rFonts w:ascii="Times New Roman" w:hAnsi="Times New Roman" w:cs="Times New Roman"/>
          </w:rPr>
          <w:lastRenderedPageBreak/>
          <w:t>n</w:t>
        </w:r>
      </w:ins>
      <w:ins w:id="126" w:author="Benton, Deon" w:date="2026-02-09T16:39:00Z" w16du:dateUtc="2026-02-09T22:39:00Z">
        <w:r w:rsidR="0050410C">
          <w:rPr>
            <w:rFonts w:ascii="Times New Roman" w:hAnsi="Times New Roman" w:cs="Times New Roman"/>
          </w:rPr>
          <w:t>otion</w:t>
        </w:r>
      </w:ins>
      <w:ins w:id="127" w:author="Benton, Deon" w:date="2026-02-09T16:38:00Z" w16du:dateUtc="2026-02-09T22:38:00Z">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ins>
      <w:ins w:id="128" w:author="Benton, Deon" w:date="2026-02-09T16:36:00Z" w16du:dateUtc="2026-02-09T22:36:00Z">
        <w:r w:rsidR="00576594" w:rsidRPr="00576594">
          <w:rPr>
            <w:rFonts w:ascii="Times New Roman" w:hAnsi="Times New Roman" w:cs="Times New Roman"/>
          </w:rPr>
          <w:t>.</w:t>
        </w:r>
      </w:ins>
      <w:ins w:id="129" w:author="Benton, Deon" w:date="2026-02-09T16:38:00Z" w16du:dateUtc="2026-02-09T22:38:00Z">
        <w:r w:rsidR="0050410C">
          <w:rPr>
            <w:rFonts w:ascii="Times New Roman" w:hAnsi="Times New Roman" w:cs="Times New Roman"/>
          </w:rPr>
          <w:t xml:space="preserve"> </w:t>
        </w:r>
      </w:ins>
      <w:ins w:id="130" w:author="Benton, Deon" w:date="2026-02-09T15:49:00Z" w16du:dateUtc="2026-02-09T21:49:00Z">
        <w:r w:rsidR="00FB5018">
          <w:rPr>
            <w:rFonts w:ascii="Times New Roman" w:hAnsi="Times New Roman" w:cs="Times New Roman"/>
          </w:rPr>
          <w:t>Yet, as with the core knowledge perspective, positing that infants possess a system for representing objects and one for representing agents presupposes that infants p</w:t>
        </w:r>
      </w:ins>
      <w:ins w:id="131" w:author="Benton, Deon" w:date="2026-02-09T15:50:00Z" w16du:dateUtc="2026-02-09T21:50:00Z">
        <w:r w:rsidR="00FB5018">
          <w:rPr>
            <w:rFonts w:ascii="Times New Roman" w:hAnsi="Times New Roman" w:cs="Times New Roman"/>
          </w:rPr>
          <w:t>ossess abstract</w:t>
        </w:r>
      </w:ins>
      <w:ins w:id="132" w:author="Benton, Deon" w:date="2026-02-11T09:45:00Z" w16du:dateUtc="2026-02-11T15:45:00Z">
        <w:r w:rsidR="00555C07">
          <w:rPr>
            <w:rFonts w:ascii="Times New Roman" w:hAnsi="Times New Roman" w:cs="Times New Roman"/>
          </w:rPr>
          <w:t xml:space="preserve"> and</w:t>
        </w:r>
      </w:ins>
      <w:ins w:id="133" w:author="Benton, Deon" w:date="2026-02-09T15:50:00Z" w16du:dateUtc="2026-02-09T21:50:00Z">
        <w:r w:rsidR="00FB5018">
          <w:rPr>
            <w:rFonts w:ascii="Times New Roman" w:hAnsi="Times New Roman" w:cs="Times New Roman"/>
          </w:rPr>
          <w:t xml:space="preserve"> conceptually rich concepts of agents and objects</w:t>
        </w:r>
      </w:ins>
      <w:ins w:id="134" w:author="Benton, Deon" w:date="2026-02-11T09:45:00Z" w16du:dateUtc="2026-02-11T15:45:00Z">
        <w:r w:rsidR="00555C07">
          <w:rPr>
            <w:rFonts w:ascii="Times New Roman" w:hAnsi="Times New Roman" w:cs="Times New Roman"/>
          </w:rPr>
          <w:t xml:space="preserve"> that are present from birth or shortly thereafter</w:t>
        </w:r>
      </w:ins>
      <w:ins w:id="135" w:author="Benton, Deon" w:date="2026-02-09T15:50:00Z" w16du:dateUtc="2026-02-09T21:50:00Z">
        <w:r w:rsidR="00FB5018">
          <w:rPr>
            <w:rFonts w:ascii="Times New Roman" w:hAnsi="Times New Roman" w:cs="Times New Roman"/>
          </w:rPr>
          <w:t xml:space="preserve">. </w:t>
        </w:r>
      </w:ins>
      <w:ins w:id="136" w:author="Benton, Deon" w:date="2026-02-09T16:01:00Z" w16du:dateUtc="2026-02-09T22:01:00Z">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ins>
      <w:ins w:id="137" w:author="Benton, Deon" w:date="2026-02-09T16:52:00Z" w16du:dateUtc="2026-02-09T22:52:00Z">
        <w:r w:rsidR="005F6235">
          <w:rPr>
            <w:rFonts w:ascii="Times New Roman" w:hAnsi="Times New Roman" w:cs="Times New Roman"/>
          </w:rPr>
          <w:t>infants</w:t>
        </w:r>
      </w:ins>
      <w:ins w:id="138" w:author="Benton, Deon" w:date="2026-02-09T16:58:00Z" w16du:dateUtc="2026-02-09T22:58:00Z">
        <w:r w:rsidR="00D80BEC">
          <w:rPr>
            <w:rFonts w:ascii="Times New Roman" w:hAnsi="Times New Roman" w:cs="Times New Roman"/>
          </w:rPr>
          <w:t xml:space="preserve"> </w:t>
        </w:r>
      </w:ins>
      <w:ins w:id="139" w:author="Benton, Deon" w:date="2026-02-11T09:47:00Z" w16du:dateUtc="2026-02-11T15:47:00Z">
        <w:r w:rsidR="005F741F">
          <w:rPr>
            <w:rFonts w:ascii="Times New Roman" w:hAnsi="Times New Roman" w:cs="Times New Roman"/>
          </w:rPr>
          <w:t xml:space="preserve">may </w:t>
        </w:r>
      </w:ins>
      <w:ins w:id="140" w:author="Benton, Deon" w:date="2026-02-09T16:01:00Z" w16du:dateUtc="2026-02-09T22:01:00Z">
        <w:r w:rsidR="00F03A2B" w:rsidRPr="00F03A2B">
          <w:rPr>
            <w:rFonts w:ascii="Times New Roman" w:hAnsi="Times New Roman" w:cs="Times New Roman"/>
          </w:rPr>
          <w:t xml:space="preserve">mentally </w:t>
        </w:r>
      </w:ins>
      <w:ins w:id="141" w:author="Benton, Deon" w:date="2026-02-09T16:59:00Z" w16du:dateUtc="2026-02-09T22:59:00Z">
        <w:r w:rsidR="00D80BEC" w:rsidRPr="00F03A2B">
          <w:rPr>
            <w:rFonts w:ascii="Times New Roman" w:hAnsi="Times New Roman" w:cs="Times New Roman"/>
          </w:rPr>
          <w:t>simulate</w:t>
        </w:r>
      </w:ins>
      <w:ins w:id="142" w:author="Benton, Deon" w:date="2026-02-09T16:01:00Z" w16du:dateUtc="2026-02-09T22:01:00Z">
        <w:r w:rsidR="00F03A2B" w:rsidRPr="00F03A2B">
          <w:rPr>
            <w:rFonts w:ascii="Times New Roman" w:hAnsi="Times New Roman" w:cs="Times New Roman"/>
          </w:rPr>
          <w:t xml:space="preserve"> different trajectories</w:t>
        </w:r>
      </w:ins>
      <w:ins w:id="143" w:author="Benton, Deon" w:date="2026-02-09T17:01:00Z" w16du:dateUtc="2026-02-09T23:01:00Z">
        <w:r w:rsidR="009A4EC3">
          <w:rPr>
            <w:rFonts w:ascii="Times New Roman" w:hAnsi="Times New Roman" w:cs="Times New Roman"/>
          </w:rPr>
          <w:t xml:space="preserve"> in the physical scene along with </w:t>
        </w:r>
      </w:ins>
      <w:ins w:id="144" w:author="Benton, Deon" w:date="2026-02-09T16:02:00Z" w16du:dateUtc="2026-02-09T22:02:00Z">
        <w:r w:rsidR="00F03A2B">
          <w:rPr>
            <w:rFonts w:ascii="Times New Roman" w:hAnsi="Times New Roman" w:cs="Times New Roman"/>
          </w:rPr>
          <w:t>their associated costs</w:t>
        </w:r>
      </w:ins>
      <w:ins w:id="145" w:author="Benton, Deon" w:date="2026-02-09T16:53:00Z" w16du:dateUtc="2026-02-09T22:53:00Z">
        <w:r w:rsidR="009700FD">
          <w:rPr>
            <w:rFonts w:ascii="Times New Roman" w:hAnsi="Times New Roman" w:cs="Times New Roman"/>
          </w:rPr>
          <w:t xml:space="preserve">. </w:t>
        </w:r>
      </w:ins>
      <w:ins w:id="146" w:author="Benton, Deon" w:date="2026-02-09T16:57:00Z" w16du:dateUtc="2026-02-09T22:57:00Z">
        <w:r w:rsidR="00D80BEC">
          <w:rPr>
            <w:rFonts w:ascii="Times New Roman" w:hAnsi="Times New Roman" w:cs="Times New Roman"/>
          </w:rPr>
          <w:t>If</w:t>
        </w:r>
      </w:ins>
      <w:ins w:id="147" w:author="Benton, Deon" w:date="2026-02-09T17:02:00Z" w16du:dateUtc="2026-02-09T23:02:00Z">
        <w:r w:rsidR="00511B5E">
          <w:rPr>
            <w:rFonts w:ascii="Times New Roman" w:hAnsi="Times New Roman" w:cs="Times New Roman"/>
          </w:rPr>
          <w:t xml:space="preserve"> the barrier is removed and</w:t>
        </w:r>
      </w:ins>
      <w:ins w:id="148" w:author="Benton, Deon" w:date="2026-02-09T16:57:00Z" w16du:dateUtc="2026-02-09T22:57:00Z">
        <w:r w:rsidR="00D80BEC">
          <w:rPr>
            <w:rFonts w:ascii="Times New Roman" w:hAnsi="Times New Roman" w:cs="Times New Roman"/>
          </w:rPr>
          <w:t xml:space="preserve"> infants</w:t>
        </w:r>
      </w:ins>
      <w:ins w:id="149" w:author="Benton, Deon" w:date="2026-02-09T17:02:00Z" w16du:dateUtc="2026-02-09T23:02:00Z">
        <w:r w:rsidR="00511B5E">
          <w:rPr>
            <w:rFonts w:ascii="Times New Roman" w:hAnsi="Times New Roman" w:cs="Times New Roman"/>
          </w:rPr>
          <w:t xml:space="preserve"> </w:t>
        </w:r>
      </w:ins>
      <w:ins w:id="150" w:author="Benton, Deon" w:date="2026-02-09T16:58:00Z" w16du:dateUtc="2026-02-09T22:58:00Z">
        <w:r w:rsidR="00D80BEC">
          <w:rPr>
            <w:rFonts w:ascii="Times New Roman" w:hAnsi="Times New Roman" w:cs="Times New Roman"/>
          </w:rPr>
          <w:t xml:space="preserve">subsequently </w:t>
        </w:r>
      </w:ins>
      <w:ins w:id="151" w:author="Benton, Deon" w:date="2026-02-09T16:59:00Z" w16du:dateUtc="2026-02-09T22:59:00Z">
        <w:r w:rsidR="009A4EC3">
          <w:rPr>
            <w:rFonts w:ascii="Times New Roman" w:hAnsi="Times New Roman" w:cs="Times New Roman"/>
          </w:rPr>
          <w:t xml:space="preserve">see an actor choose </w:t>
        </w:r>
      </w:ins>
      <w:ins w:id="152" w:author="Benton, Deon" w:date="2026-02-11T09:48:00Z" w16du:dateUtc="2026-02-11T15:48:00Z">
        <w:r w:rsidR="002E478B">
          <w:rPr>
            <w:rFonts w:ascii="Times New Roman" w:hAnsi="Times New Roman" w:cs="Times New Roman"/>
          </w:rPr>
          <w:t>a</w:t>
        </w:r>
      </w:ins>
      <w:ins w:id="153" w:author="Benton, Deon" w:date="2026-02-09T17:01:00Z" w16du:dateUtc="2026-02-09T23:01:00Z">
        <w:r w:rsidR="00511B5E">
          <w:rPr>
            <w:rFonts w:ascii="Times New Roman" w:hAnsi="Times New Roman" w:cs="Times New Roman"/>
          </w:rPr>
          <w:t xml:space="preserve"> </w:t>
        </w:r>
      </w:ins>
      <w:ins w:id="154" w:author="Benton, Deon" w:date="2026-02-09T17:02:00Z" w16du:dateUtc="2026-02-09T23:02:00Z">
        <w:r w:rsidR="00511B5E">
          <w:rPr>
            <w:rFonts w:ascii="Times New Roman" w:hAnsi="Times New Roman" w:cs="Times New Roman"/>
          </w:rPr>
          <w:t>now more</w:t>
        </w:r>
      </w:ins>
      <w:ins w:id="155" w:author="Benton, Deon" w:date="2026-02-09T17:01:00Z" w16du:dateUtc="2026-02-09T23:01:00Z">
        <w:r w:rsidR="00511B5E">
          <w:rPr>
            <w:rFonts w:ascii="Times New Roman" w:hAnsi="Times New Roman" w:cs="Times New Roman"/>
          </w:rPr>
          <w:t xml:space="preserve"> costly</w:t>
        </w:r>
      </w:ins>
      <w:ins w:id="156" w:author="Benton, Deon" w:date="2026-02-09T16:59:00Z" w16du:dateUtc="2026-02-09T22:59:00Z">
        <w:r w:rsidR="009A4EC3">
          <w:rPr>
            <w:rFonts w:ascii="Times New Roman" w:hAnsi="Times New Roman" w:cs="Times New Roman"/>
          </w:rPr>
          <w:t xml:space="preserve"> curved path </w:t>
        </w:r>
      </w:ins>
      <w:ins w:id="157" w:author="Benton, Deon" w:date="2026-02-09T17:02:00Z" w16du:dateUtc="2026-02-09T23:02:00Z">
        <w:r w:rsidR="00511B5E">
          <w:rPr>
            <w:rFonts w:ascii="Times New Roman" w:hAnsi="Times New Roman" w:cs="Times New Roman"/>
          </w:rPr>
          <w:t>over</w:t>
        </w:r>
      </w:ins>
      <w:ins w:id="158" w:author="Benton, Deon" w:date="2026-02-09T16:59:00Z" w16du:dateUtc="2026-02-09T22:59:00Z">
        <w:r w:rsidR="009A4EC3">
          <w:rPr>
            <w:rFonts w:ascii="Times New Roman" w:hAnsi="Times New Roman" w:cs="Times New Roman"/>
          </w:rPr>
          <w:t xml:space="preserve"> </w:t>
        </w:r>
      </w:ins>
      <w:ins w:id="159" w:author="Benton, Deon" w:date="2026-02-11T09:48:00Z" w16du:dateUtc="2026-02-11T15:48:00Z">
        <w:r w:rsidR="002E478B">
          <w:rPr>
            <w:rFonts w:ascii="Times New Roman" w:hAnsi="Times New Roman" w:cs="Times New Roman"/>
          </w:rPr>
          <w:t>a</w:t>
        </w:r>
      </w:ins>
      <w:ins w:id="160" w:author="Benton, Deon" w:date="2026-02-09T16:59:00Z" w16du:dateUtc="2026-02-09T22:59:00Z">
        <w:r w:rsidR="009A4EC3">
          <w:rPr>
            <w:rFonts w:ascii="Times New Roman" w:hAnsi="Times New Roman" w:cs="Times New Roman"/>
          </w:rPr>
          <w:t xml:space="preserve"> </w:t>
        </w:r>
      </w:ins>
      <w:ins w:id="161" w:author="Benton, Deon" w:date="2026-02-09T17:02:00Z" w16du:dateUtc="2026-02-09T23:02:00Z">
        <w:r w:rsidR="00511B5E">
          <w:rPr>
            <w:rFonts w:ascii="Times New Roman" w:hAnsi="Times New Roman" w:cs="Times New Roman"/>
          </w:rPr>
          <w:t xml:space="preserve">less-costly </w:t>
        </w:r>
      </w:ins>
      <w:ins w:id="162" w:author="Benton, Deon" w:date="2026-02-09T16:59:00Z" w16du:dateUtc="2026-02-09T22:59:00Z">
        <w:r w:rsidR="009A4EC3">
          <w:rPr>
            <w:rFonts w:ascii="Times New Roman" w:hAnsi="Times New Roman" w:cs="Times New Roman"/>
          </w:rPr>
          <w:t>straight one</w:t>
        </w:r>
      </w:ins>
      <w:ins w:id="163" w:author="Benton, Deon" w:date="2026-02-09T17:02:00Z" w16du:dateUtc="2026-02-09T23:02:00Z">
        <w:r w:rsidR="00511B5E">
          <w:rPr>
            <w:rFonts w:ascii="Times New Roman" w:hAnsi="Times New Roman" w:cs="Times New Roman"/>
          </w:rPr>
          <w:t xml:space="preserve">, they should </w:t>
        </w:r>
      </w:ins>
      <w:ins w:id="164" w:author="Benton, Deon" w:date="2026-02-11T09:48:00Z" w16du:dateUtc="2026-02-11T15:48:00Z">
        <w:r w:rsidR="002E478B">
          <w:rPr>
            <w:rFonts w:ascii="Times New Roman" w:hAnsi="Times New Roman" w:cs="Times New Roman"/>
          </w:rPr>
          <w:t>look</w:t>
        </w:r>
      </w:ins>
      <w:ins w:id="165" w:author="Benton, Deon" w:date="2026-02-09T17:02:00Z" w16du:dateUtc="2026-02-09T23:02:00Z">
        <w:r w:rsidR="00511B5E">
          <w:rPr>
            <w:rFonts w:ascii="Times New Roman" w:hAnsi="Times New Roman" w:cs="Times New Roman"/>
          </w:rPr>
          <w:t xml:space="preserve"> longer </w:t>
        </w:r>
      </w:ins>
      <w:ins w:id="166" w:author="Benton, Deon" w:date="2026-02-11T09:48:00Z" w16du:dateUtc="2026-02-11T15:48:00Z">
        <w:r w:rsidR="002E478B">
          <w:rPr>
            <w:rFonts w:ascii="Times New Roman" w:hAnsi="Times New Roman" w:cs="Times New Roman"/>
          </w:rPr>
          <w:t>at</w:t>
        </w:r>
      </w:ins>
      <w:ins w:id="167" w:author="Benton, Deon" w:date="2026-02-09T17:02:00Z" w16du:dateUtc="2026-02-09T23:02:00Z">
        <w:r w:rsidR="00511B5E">
          <w:rPr>
            <w:rFonts w:ascii="Times New Roman" w:hAnsi="Times New Roman" w:cs="Times New Roman"/>
          </w:rPr>
          <w:t xml:space="preserve"> the old </w:t>
        </w:r>
      </w:ins>
      <w:ins w:id="168" w:author="Benton, Deon" w:date="2026-02-11T09:48:00Z" w16du:dateUtc="2026-02-11T15:48:00Z">
        <w:r w:rsidR="002E478B">
          <w:rPr>
            <w:rFonts w:ascii="Times New Roman" w:hAnsi="Times New Roman" w:cs="Times New Roman"/>
          </w:rPr>
          <w:t>than at the new action</w:t>
        </w:r>
      </w:ins>
      <w:ins w:id="169" w:author="Benton, Deon" w:date="2026-02-09T17:03:00Z" w16du:dateUtc="2026-02-09T23:03:00Z">
        <w:r w:rsidR="00511B5E">
          <w:rPr>
            <w:rFonts w:ascii="Times New Roman" w:hAnsi="Times New Roman" w:cs="Times New Roman"/>
          </w:rPr>
          <w:t xml:space="preserve">. This pattern of looking should </w:t>
        </w:r>
      </w:ins>
      <w:ins w:id="170" w:author="Benton, Deon" w:date="2026-02-11T09:48:00Z" w16du:dateUtc="2026-02-11T15:48:00Z">
        <w:r w:rsidR="003F4AAC">
          <w:rPr>
            <w:rFonts w:ascii="Times New Roman" w:hAnsi="Times New Roman" w:cs="Times New Roman"/>
          </w:rPr>
          <w:t xml:space="preserve">be </w:t>
        </w:r>
      </w:ins>
      <w:ins w:id="171" w:author="Benton, Deon" w:date="2026-02-09T17:03:00Z" w16du:dateUtc="2026-02-09T23:03:00Z">
        <w:r w:rsidR="00511B5E">
          <w:rPr>
            <w:rFonts w:ascii="Times New Roman" w:hAnsi="Times New Roman" w:cs="Times New Roman"/>
          </w:rPr>
          <w:t xml:space="preserve">especially </w:t>
        </w:r>
      </w:ins>
      <w:ins w:id="172" w:author="Benton, Deon" w:date="2026-02-09T17:04:00Z" w16du:dateUtc="2026-02-09T23:04:00Z">
        <w:r w:rsidR="00D327B5">
          <w:rPr>
            <w:rFonts w:ascii="Times New Roman" w:hAnsi="Times New Roman" w:cs="Times New Roman"/>
          </w:rPr>
          <w:t>likely</w:t>
        </w:r>
      </w:ins>
      <w:ins w:id="173" w:author="Benton, Deon" w:date="2026-02-09T17:03:00Z" w16du:dateUtc="2026-02-09T23:03:00Z">
        <w:r w:rsidR="00511B5E">
          <w:rPr>
            <w:rFonts w:ascii="Times New Roman" w:hAnsi="Times New Roman" w:cs="Times New Roman"/>
          </w:rPr>
          <w:t xml:space="preserve"> if, as Liu et al. (2022) and </w:t>
        </w:r>
        <w:r w:rsidR="00D327B5">
          <w:rPr>
            <w:rFonts w:ascii="Times New Roman" w:hAnsi="Times New Roman" w:cs="Times New Roman"/>
          </w:rPr>
          <w:t>Jara-Ettinger et al. (2020)</w:t>
        </w:r>
      </w:ins>
      <w:ins w:id="174" w:author="Benton, Deon" w:date="2026-02-09T17:04:00Z" w16du:dateUtc="2026-02-09T23:04:00Z">
        <w:r w:rsidR="00D327B5">
          <w:rPr>
            <w:rFonts w:ascii="Times New Roman" w:hAnsi="Times New Roman" w:cs="Times New Roman"/>
          </w:rPr>
          <w:t xml:space="preserve"> propose</w:t>
        </w:r>
      </w:ins>
      <w:ins w:id="175" w:author="Benton, Deon" w:date="2026-02-09T17:03:00Z" w16du:dateUtc="2026-02-09T23:03:00Z">
        <w:r w:rsidR="00D327B5">
          <w:rPr>
            <w:rFonts w:ascii="Times New Roman" w:hAnsi="Times New Roman" w:cs="Times New Roman"/>
          </w:rPr>
          <w:t>,</w:t>
        </w:r>
      </w:ins>
      <w:ins w:id="176" w:author="Benton, Deon" w:date="2026-02-09T16:04:00Z" w16du:dateUtc="2026-02-09T22:04:00Z">
        <w:r w:rsidR="006D5A6E">
          <w:rPr>
            <w:rFonts w:ascii="Times New Roman" w:hAnsi="Times New Roman" w:cs="Times New Roman"/>
          </w:rPr>
          <w:t xml:space="preserve"> </w:t>
        </w:r>
      </w:ins>
      <w:ins w:id="177" w:author="Benton, Deon" w:date="2026-02-09T17:03:00Z" w16du:dateUtc="2026-02-09T23:03:00Z">
        <w:r w:rsidR="00D327B5">
          <w:rPr>
            <w:rFonts w:ascii="Times New Roman" w:hAnsi="Times New Roman" w:cs="Times New Roman"/>
          </w:rPr>
          <w:t xml:space="preserve">infants expect </w:t>
        </w:r>
      </w:ins>
      <w:ins w:id="178" w:author="Benton, Deon" w:date="2026-02-09T16:56:00Z" w16du:dateUtc="2026-02-09T22:56:00Z">
        <w:r w:rsidR="00CE74E8">
          <w:rPr>
            <w:rFonts w:ascii="Times New Roman" w:hAnsi="Times New Roman" w:cs="Times New Roman"/>
          </w:rPr>
          <w:t>agents</w:t>
        </w:r>
      </w:ins>
      <w:ins w:id="179" w:author="Benton, Deon" w:date="2026-02-09T17:04:00Z" w16du:dateUtc="2026-02-09T23:04:00Z">
        <w:r w:rsidR="00D327B5">
          <w:rPr>
            <w:rFonts w:ascii="Times New Roman" w:hAnsi="Times New Roman" w:cs="Times New Roman"/>
          </w:rPr>
          <w:t xml:space="preserve"> to</w:t>
        </w:r>
      </w:ins>
      <w:ins w:id="180" w:author="Benton, Deon" w:date="2026-02-09T16:56:00Z" w16du:dateUtc="2026-02-09T22:56:00Z">
        <w:r w:rsidR="00CE74E8">
          <w:rPr>
            <w:rFonts w:ascii="Times New Roman" w:hAnsi="Times New Roman" w:cs="Times New Roman"/>
          </w:rPr>
          <w:t xml:space="preserve"> choose actions that are</w:t>
        </w:r>
      </w:ins>
      <w:ins w:id="181" w:author="Benton, Deon" w:date="2026-02-11T09:48:00Z" w16du:dateUtc="2026-02-11T15:48:00Z">
        <w:r w:rsidR="003F4AAC">
          <w:rPr>
            <w:rFonts w:ascii="Times New Roman" w:hAnsi="Times New Roman" w:cs="Times New Roman"/>
          </w:rPr>
          <w:t xml:space="preserve"> subje</w:t>
        </w:r>
      </w:ins>
      <w:ins w:id="182" w:author="Benton, Deon" w:date="2026-02-11T09:49:00Z" w16du:dateUtc="2026-02-11T15:49:00Z">
        <w:r w:rsidR="003F4AAC">
          <w:rPr>
            <w:rFonts w:ascii="Times New Roman" w:hAnsi="Times New Roman" w:cs="Times New Roman"/>
          </w:rPr>
          <w:t>ctively</w:t>
        </w:r>
      </w:ins>
      <w:ins w:id="183" w:author="Benton, Deon" w:date="2026-02-09T16:56:00Z" w16du:dateUtc="2026-02-09T22:56:00Z">
        <w:r w:rsidR="00CE74E8">
          <w:rPr>
            <w:rFonts w:ascii="Times New Roman" w:hAnsi="Times New Roman" w:cs="Times New Roman"/>
          </w:rPr>
          <w:t xml:space="preserve"> maximally rewarding</w:t>
        </w:r>
      </w:ins>
      <w:ins w:id="184" w:author="Benton, Deon" w:date="2026-02-09T17:05:00Z" w16du:dateUtc="2026-02-09T23:05:00Z">
        <w:r w:rsidR="00D327B5">
          <w:rPr>
            <w:rFonts w:ascii="Times New Roman" w:hAnsi="Times New Roman" w:cs="Times New Roman"/>
          </w:rPr>
          <w:t xml:space="preserve"> and minimally costly</w:t>
        </w:r>
      </w:ins>
      <w:ins w:id="185" w:author="Benton, Deon" w:date="2026-02-09T17:04:00Z" w16du:dateUtc="2026-02-09T23:04:00Z">
        <w:r w:rsidR="00D327B5">
          <w:rPr>
            <w:rFonts w:ascii="Times New Roman" w:hAnsi="Times New Roman" w:cs="Times New Roman"/>
          </w:rPr>
          <w:t xml:space="preserve">. </w:t>
        </w:r>
      </w:ins>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ins w:id="186" w:author="Benton, Deon" w:date="2026-02-09T16:46:00Z" w16du:dateUtc="2026-02-09T22:46:00Z">
        <w:r w:rsidR="00CC1146">
          <w:rPr>
            <w:rFonts w:ascii="Times New Roman" w:hAnsi="Times New Roman" w:cs="Times New Roman"/>
          </w:rPr>
          <w:t>present from birth or shortly thereafter</w:t>
        </w:r>
      </w:ins>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proofErr w:type="gramStart"/>
      <w:r>
        <w:rPr>
          <w:rFonts w:ascii="Times New Roman" w:hAnsi="Times New Roman" w:cs="Times New Roman"/>
          <w:b/>
          <w:bCs/>
        </w:rPr>
        <w:t>Lean</w:t>
      </w:r>
      <w:proofErr w:type="gramEnd"/>
      <w:r>
        <w:rPr>
          <w:rFonts w:ascii="Times New Roman" w:hAnsi="Times New Roman" w:cs="Times New Roman"/>
          <w:b/>
          <w:bCs/>
        </w:rPr>
        <w:t xml:space="preserve"> </w:t>
      </w:r>
      <w:ins w:id="187" w:author="Benton, Deon" w:date="2026-02-09T17:05:00Z" w16du:dateUtc="2026-02-09T23:05:00Z">
        <w:r w:rsidR="00D327B5">
          <w:rPr>
            <w:rFonts w:ascii="Times New Roman" w:hAnsi="Times New Roman" w:cs="Times New Roman"/>
            <w:b/>
            <w:bCs/>
          </w:rPr>
          <w:t xml:space="preserve">explanations for infants’ </w:t>
        </w:r>
      </w:ins>
      <w:ins w:id="188" w:author="Benton, Deon" w:date="2026-02-09T17:19:00Z" w16du:dateUtc="2026-02-09T23:19:00Z">
        <w:r w:rsidR="00CF4F01">
          <w:rPr>
            <w:rFonts w:ascii="Times New Roman" w:hAnsi="Times New Roman" w:cs="Times New Roman"/>
            <w:b/>
            <w:bCs/>
          </w:rPr>
          <w:t xml:space="preserve">looking </w:t>
        </w:r>
      </w:ins>
      <w:ins w:id="189" w:author="Benton, Deon" w:date="2026-02-09T17:05:00Z" w16du:dateUtc="2026-02-09T23:05:00Z">
        <w:r w:rsidR="00D327B5">
          <w:rPr>
            <w:rFonts w:ascii="Times New Roman" w:hAnsi="Times New Roman" w:cs="Times New Roman"/>
            <w:b/>
            <w:bCs/>
          </w:rPr>
          <w:t xml:space="preserve">behavior in </w:t>
        </w:r>
      </w:ins>
      <w:ins w:id="190" w:author="Benton, Deon" w:date="2026-02-09T17:19:00Z" w16du:dateUtc="2026-02-09T23:19:00Z">
        <w:r w:rsidR="00793FC0">
          <w:rPr>
            <w:rFonts w:ascii="Times New Roman" w:hAnsi="Times New Roman" w:cs="Times New Roman"/>
            <w:b/>
            <w:bCs/>
          </w:rPr>
          <w:t xml:space="preserve">studies that employ the </w:t>
        </w:r>
        <w:proofErr w:type="spellStart"/>
        <w:r w:rsidR="00793FC0">
          <w:rPr>
            <w:rFonts w:ascii="Times New Roman" w:hAnsi="Times New Roman" w:cs="Times New Roman"/>
            <w:b/>
            <w:bCs/>
          </w:rPr>
          <w:t>VoE</w:t>
        </w:r>
        <w:proofErr w:type="spellEnd"/>
        <w:r w:rsidR="00793FC0">
          <w:rPr>
            <w:rFonts w:ascii="Times New Roman" w:hAnsi="Times New Roman" w:cs="Times New Roman"/>
            <w:b/>
            <w:bCs/>
          </w:rPr>
          <w:t xml:space="preserve"> paradigm</w:t>
        </w:r>
      </w:ins>
    </w:p>
    <w:p w14:paraId="0CC7FD1B" w14:textId="41D29A4B"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 xml:space="preserve">Quinn &amp; </w:t>
      </w:r>
      <w:proofErr w:type="spellStart"/>
      <w:r w:rsidR="007C71AF">
        <w:rPr>
          <w:rFonts w:ascii="Times New Roman" w:hAnsi="Times New Roman" w:cs="Times New Roman"/>
        </w:rPr>
        <w:t>Eimas</w:t>
      </w:r>
      <w:proofErr w:type="spellEnd"/>
      <w:r w:rsidR="007C71AF">
        <w:rPr>
          <w:rFonts w:ascii="Times New Roman" w:hAnsi="Times New Roman" w:cs="Times New Roman"/>
        </w:rPr>
        <w:t xml:space="preserve">, 1997; </w:t>
      </w:r>
      <w:proofErr w:type="spellStart"/>
      <w:r w:rsidR="007C71AF">
        <w:rPr>
          <w:rFonts w:ascii="Times New Roman" w:hAnsi="Times New Roman" w:cs="Times New Roman"/>
        </w:rPr>
        <w:t>Rakison</w:t>
      </w:r>
      <w:proofErr w:type="spellEnd"/>
      <w:r w:rsidR="007C71AF">
        <w:rPr>
          <w:rFonts w:ascii="Times New Roman" w:hAnsi="Times New Roman" w:cs="Times New Roman"/>
        </w:rPr>
        <w:t xml:space="preserve"> &amp; </w:t>
      </w:r>
      <w:proofErr w:type="spellStart"/>
      <w:r w:rsidR="007C71AF">
        <w:rPr>
          <w:rFonts w:ascii="Times New Roman" w:hAnsi="Times New Roman" w:cs="Times New Roman"/>
        </w:rPr>
        <w:t>Lupyan</w:t>
      </w:r>
      <w:proofErr w:type="spellEnd"/>
      <w:r w:rsidR="007C71AF">
        <w:rPr>
          <w:rFonts w:ascii="Times New Roman" w:hAnsi="Times New Roman" w:cs="Times New Roman"/>
        </w:rPr>
        <w:t>,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 xml:space="preserve">in </w:t>
      </w:r>
      <w:proofErr w:type="spellStart"/>
      <w:r w:rsidR="00FF7075">
        <w:rPr>
          <w:rFonts w:ascii="Times New Roman" w:hAnsi="Times New Roman" w:cs="Times New Roman"/>
        </w:rPr>
        <w:t>VoE</w:t>
      </w:r>
      <w:proofErr w:type="spellEnd"/>
      <w:r w:rsidR="00FF7075">
        <w:rPr>
          <w:rFonts w:ascii="Times New Roman" w:hAnsi="Times New Roman" w:cs="Times New Roman"/>
        </w:rPr>
        <w:t xml:space="preserv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ins w:id="191" w:author="Benton, Deon" w:date="2026-02-09T17:11:00Z" w16du:dateUtc="2026-02-09T23:11:00Z">
        <w:r w:rsidR="008948F0">
          <w:rPr>
            <w:rFonts w:ascii="Times New Roman" w:hAnsi="Times New Roman" w:cs="Times New Roman"/>
          </w:rPr>
          <w:t xml:space="preserve">agents, objects, </w:t>
        </w:r>
      </w:ins>
      <w:ins w:id="192" w:author="Benton, Deon" w:date="2026-02-09T17:10:00Z" w16du:dateUtc="2026-02-09T23:10:00Z">
        <w:r w:rsidR="00740587">
          <w:rPr>
            <w:rFonts w:ascii="Times New Roman" w:hAnsi="Times New Roman" w:cs="Times New Roman"/>
          </w:rPr>
          <w:t>number, p</w:t>
        </w:r>
      </w:ins>
      <w:ins w:id="193" w:author="Benton, Deon" w:date="2026-02-09T17:11:00Z" w16du:dateUtc="2026-02-09T23:11:00Z">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 xml:space="preserve">or causality, </w:t>
        </w:r>
        <w:r w:rsidR="008948F0">
          <w:rPr>
            <w:rFonts w:ascii="Times New Roman" w:hAnsi="Times New Roman" w:cs="Times New Roman"/>
          </w:rPr>
          <w:lastRenderedPageBreak/>
          <w:t xml:space="preserve">among many other </w:t>
        </w:r>
      </w:ins>
      <w:ins w:id="194" w:author="Benton, Deon" w:date="2026-02-09T17:12:00Z" w16du:dateUtc="2026-02-09T23:12:00Z">
        <w:r w:rsidR="008948F0">
          <w:rPr>
            <w:rFonts w:ascii="Times New Roman" w:hAnsi="Times New Roman" w:cs="Times New Roman"/>
          </w:rPr>
          <w:t>domains of knowledge</w:t>
        </w:r>
      </w:ins>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ins w:id="195" w:author="Benton, Deon" w:date="2026-02-09T17:12:00Z" w16du:dateUtc="2026-02-09T23:12:00Z">
        <w:r w:rsidR="008948F0">
          <w:rPr>
            <w:rFonts w:ascii="Times New Roman" w:hAnsi="Times New Roman" w:cs="Times New Roman"/>
          </w:rPr>
          <w:t xml:space="preserve"> and that extract</w:t>
        </w:r>
      </w:ins>
      <w:ins w:id="196" w:author="Benton, Deon" w:date="2026-02-09T17:13:00Z" w16du:dateUtc="2026-02-09T23:13:00Z">
        <w:r w:rsidR="008948F0">
          <w:rPr>
            <w:rFonts w:ascii="Times New Roman" w:hAnsi="Times New Roman" w:cs="Times New Roman"/>
          </w:rPr>
          <w:t xml:space="preserve"> statistical</w:t>
        </w:r>
      </w:ins>
      <w:ins w:id="197" w:author="Benton, Deon" w:date="2026-02-09T17:12:00Z" w16du:dateUtc="2026-02-09T23:12:00Z">
        <w:r w:rsidR="008948F0">
          <w:rPr>
            <w:rFonts w:ascii="Times New Roman" w:hAnsi="Times New Roman" w:cs="Times New Roman"/>
          </w:rPr>
          <w:t xml:space="preserve"> regularities </w:t>
        </w:r>
      </w:ins>
      <w:ins w:id="198" w:author="Benton, Deon" w:date="2026-02-09T17:13:00Z" w16du:dateUtc="2026-02-09T23:13:00Z">
        <w:r w:rsidR="008948F0">
          <w:rPr>
            <w:rFonts w:ascii="Times New Roman" w:hAnsi="Times New Roman" w:cs="Times New Roman"/>
          </w:rPr>
          <w:t>in visual scenes</w:t>
        </w:r>
      </w:ins>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ins w:id="199" w:author="Benton, Deon" w:date="2026-02-09T17:15:00Z" w16du:dateUtc="2026-02-09T23:15:00Z">
        <w:r w:rsidR="00B86741">
          <w:rPr>
            <w:rFonts w:ascii="Times New Roman" w:hAnsi="Times New Roman" w:cs="Times New Roman"/>
          </w:rPr>
          <w:t xml:space="preserve"> specific details of the</w:t>
        </w:r>
      </w:ins>
      <w:r w:rsidR="00883325">
        <w:rPr>
          <w:rFonts w:ascii="Times New Roman" w:hAnsi="Times New Roman" w:cs="Times New Roman"/>
        </w:rPr>
        <w:t xml:space="preserve"> theories that constitute this class of perspectives differ </w:t>
      </w:r>
      <w:ins w:id="200" w:author="Benton, Deon" w:date="2026-02-09T17:15:00Z" w16du:dateUtc="2026-02-09T23:15:00Z">
        <w:r w:rsidR="00E754EE">
          <w:rPr>
            <w:rFonts w:ascii="Times New Roman" w:hAnsi="Times New Roman" w:cs="Times New Roman"/>
          </w:rPr>
          <w:t>widely</w:t>
        </w:r>
      </w:ins>
      <w:r w:rsidR="00883325">
        <w:rPr>
          <w:rFonts w:ascii="Times New Roman" w:hAnsi="Times New Roman" w:cs="Times New Roman"/>
        </w:rPr>
        <w:t xml:space="preserve">, each places considerable importance on the </w:t>
      </w:r>
      <w:ins w:id="201" w:author="Benton, Deon" w:date="2026-02-09T17:09:00Z" w16du:dateUtc="2026-02-09T23:09:00Z">
        <w:r w:rsidR="00740587">
          <w:rPr>
            <w:rFonts w:ascii="Times New Roman" w:hAnsi="Times New Roman" w:cs="Times New Roman"/>
          </w:rPr>
          <w:t xml:space="preserve">visible, </w:t>
        </w:r>
      </w:ins>
      <w:r w:rsidR="00883325">
        <w:rPr>
          <w:rFonts w:ascii="Times New Roman" w:hAnsi="Times New Roman" w:cs="Times New Roman"/>
        </w:rPr>
        <w:t xml:space="preserve">surface properties of objects and each emphasizes the </w:t>
      </w:r>
      <w:ins w:id="202" w:author="Benton, Deon" w:date="2026-02-09T17:09:00Z" w16du:dateUtc="2026-02-09T23:09:00Z">
        <w:r w:rsidR="00740587">
          <w:rPr>
            <w:rFonts w:ascii="Times New Roman" w:hAnsi="Times New Roman" w:cs="Times New Roman"/>
          </w:rPr>
          <w:t xml:space="preserve">notion </w:t>
        </w:r>
      </w:ins>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inanimates</w:t>
      </w:r>
      <w:proofErr w:type="spellEnd"/>
      <w:r w:rsidR="00883325">
        <w:rPr>
          <w:rFonts w:ascii="Times New Roman" w:hAnsi="Times New Roman" w:cs="Times New Roman"/>
        </w:rPr>
        <w:t xml:space="preserve"> are formed much more slowly than the available data may suggest.</w:t>
      </w:r>
      <w:ins w:id="203" w:author="Benton, Deon" w:date="2026-02-09T17:16:00Z" w16du:dateUtc="2026-02-09T23:16:00Z">
        <w:r w:rsidR="00E754EE">
          <w:rPr>
            <w:rFonts w:ascii="Times New Roman" w:hAnsi="Times New Roman" w:cs="Times New Roman"/>
          </w:rPr>
          <w:t xml:space="preserve"> The</w:t>
        </w:r>
      </w:ins>
      <w:ins w:id="204" w:author="Benton, Deon" w:date="2026-02-09T17:17:00Z" w16du:dateUtc="2026-02-09T23:17:00Z">
        <w:r w:rsidR="00E754EE">
          <w:rPr>
            <w:rFonts w:ascii="Times New Roman" w:hAnsi="Times New Roman" w:cs="Times New Roman"/>
          </w:rPr>
          <w:t>se perspectives are also united in the idea</w:t>
        </w:r>
      </w:ins>
      <w:ins w:id="205" w:author="Benton, Deon" w:date="2026-02-09T17:16:00Z" w16du:dateUtc="2026-02-09T23:16:00Z">
        <w:r w:rsidR="00E754EE">
          <w:rPr>
            <w:rFonts w:ascii="Times New Roman" w:hAnsi="Times New Roman" w:cs="Times New Roman"/>
          </w:rPr>
          <w:t xml:space="preserve"> that the input that is available to infants is much more richly structured than </w:t>
        </w:r>
      </w:ins>
      <w:ins w:id="206" w:author="Benton, Deon" w:date="2026-02-09T17:17:00Z" w16du:dateUtc="2026-02-09T23:17:00Z">
        <w:r w:rsidR="0096134E">
          <w:rPr>
            <w:rFonts w:ascii="Times New Roman" w:hAnsi="Times New Roman" w:cs="Times New Roman"/>
          </w:rPr>
          <w:t xml:space="preserve">had been </w:t>
        </w:r>
        <w:r w:rsidR="00E754EE">
          <w:rPr>
            <w:rFonts w:ascii="Times New Roman" w:hAnsi="Times New Roman" w:cs="Times New Roman"/>
          </w:rPr>
          <w:t>previously thought</w:t>
        </w:r>
      </w:ins>
      <w:ins w:id="207" w:author="Benton, Deon" w:date="2026-02-09T17:16:00Z" w16du:dateUtc="2026-02-09T23:16:00Z">
        <w:r w:rsidR="00E754EE">
          <w:rPr>
            <w:rFonts w:ascii="Times New Roman" w:hAnsi="Times New Roman" w:cs="Times New Roman"/>
          </w:rPr>
          <w:t xml:space="preserve">. </w:t>
        </w:r>
      </w:ins>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w:t>
      </w:r>
      <w:proofErr w:type="spellStart"/>
      <w:r w:rsidR="00243F2E">
        <w:rPr>
          <w:rFonts w:ascii="Times New Roman" w:hAnsi="Times New Roman" w:cs="Times New Roman"/>
        </w:rPr>
        <w:t>VoE</w:t>
      </w:r>
      <w:proofErr w:type="spellEnd"/>
      <w:r w:rsidR="00243F2E">
        <w:rPr>
          <w:rFonts w:ascii="Times New Roman" w:hAnsi="Times New Roman" w:cs="Times New Roman"/>
        </w:rPr>
        <w:t xml:space="preserve"> studies do not reflect</w:t>
      </w:r>
      <w:del w:id="208" w:author="Benton, Deon" w:date="2026-02-11T10:01:00Z" w16du:dateUtc="2026-02-11T16:01:00Z">
        <w:r w:rsidR="00243F2E" w:rsidDel="00637C01">
          <w:rPr>
            <w:rFonts w:ascii="Times New Roman" w:hAnsi="Times New Roman" w:cs="Times New Roman"/>
          </w:rPr>
          <w:delText>,</w:delText>
        </w:r>
      </w:del>
      <w:r w:rsidR="00243F2E">
        <w:rPr>
          <w:rFonts w:ascii="Times New Roman" w:hAnsi="Times New Roman" w:cs="Times New Roman"/>
        </w:rPr>
        <w:t xml:space="preserve">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ins w:id="209" w:author="Benton, Deon" w:date="2026-02-09T17:09:00Z" w16du:dateUtc="2026-02-09T23:09:00Z">
        <w:r w:rsidR="00740587">
          <w:rPr>
            <w:rFonts w:ascii="Times New Roman" w:hAnsi="Times New Roman" w:cs="Times New Roman"/>
          </w:rPr>
          <w:t xml:space="preserve">may </w:t>
        </w:r>
      </w:ins>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ins w:id="210" w:author="Benton, Deon" w:date="2026-02-09T17:10:00Z" w16du:dateUtc="2026-02-09T23:10:00Z">
        <w:r w:rsidR="00740587">
          <w:rPr>
            <w:rFonts w:ascii="Times New Roman" w:hAnsi="Times New Roman" w:cs="Times New Roman"/>
          </w:rPr>
          <w:t>in</w:t>
        </w:r>
      </w:ins>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05723120"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ins w:id="211" w:author="Benton, Deon" w:date="2026-02-09T17:18:00Z" w16du:dateUtc="2026-02-09T23:18:00Z">
        <w:r w:rsidR="004433D4">
          <w:rPr>
            <w:rFonts w:ascii="Times New Roman" w:hAnsi="Times New Roman" w:cs="Times New Roman"/>
          </w:rPr>
          <w:t xml:space="preserve"> and act on</w:t>
        </w:r>
      </w:ins>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ins w:id="212" w:author="Benton, Deon" w:date="2026-02-09T17:19:00Z" w16du:dateUtc="2026-02-09T23:19:00Z">
        <w:r w:rsidR="00B506DB">
          <w:rPr>
            <w:rFonts w:ascii="Times New Roman" w:hAnsi="Times New Roman" w:cs="Times New Roman"/>
          </w:rPr>
          <w:t xml:space="preserve"> 15-month-old</w:t>
        </w:r>
      </w:ins>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w:t>
      </w:r>
      <w:r w:rsidR="00EE5680">
        <w:rPr>
          <w:rFonts w:ascii="Times New Roman" w:hAnsi="Times New Roman" w:cs="Times New Roman"/>
        </w:rPr>
        <w:lastRenderedPageBreak/>
        <w:t>the stage was then removed for several seconds, after which the actor returned and reached into the green box (as if to retrieve the toy). These trials</w:t>
      </w:r>
      <w:ins w:id="213" w:author="Benton, Deon" w:date="2026-02-09T17:20:00Z" w16du:dateUtc="2026-02-09T23:20:00Z">
        <w:r w:rsidR="003B35C4">
          <w:rPr>
            <w:rFonts w:ascii="Times New Roman" w:hAnsi="Times New Roman" w:cs="Times New Roman"/>
          </w:rPr>
          <w:t xml:space="preserve"> </w:t>
        </w:r>
      </w:ins>
      <w:del w:id="214" w:author="Benton, Deon" w:date="2026-02-09T17:20:00Z" w16du:dateUtc="2026-02-09T23:20:00Z">
        <w:r w:rsidR="00EE5680" w:rsidDel="003B35C4">
          <w:rPr>
            <w:rFonts w:ascii="Times New Roman" w:hAnsi="Times New Roman" w:cs="Times New Roman"/>
          </w:rPr>
          <w:delText xml:space="preserve"> </w:delText>
        </w:r>
      </w:del>
      <w:r w:rsidR="00EE5680">
        <w:rPr>
          <w:rFonts w:ascii="Times New Roman" w:hAnsi="Times New Roman" w:cs="Times New Roman"/>
        </w:rPr>
        <w:t xml:space="preserve">established </w:t>
      </w:r>
      <w:ins w:id="215" w:author="Benton, Deon" w:date="2026-02-09T17:20:00Z" w16du:dateUtc="2026-02-09T23:20:00Z">
        <w:r w:rsidR="003B35C4">
          <w:rPr>
            <w:rFonts w:ascii="Times New Roman" w:hAnsi="Times New Roman" w:cs="Times New Roman"/>
          </w:rPr>
          <w:t xml:space="preserve">ostensibly </w:t>
        </w:r>
      </w:ins>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 xml:space="preserve">Infants showed this same pattern of </w:t>
      </w:r>
      <w:proofErr w:type="gramStart"/>
      <w:r w:rsidR="00523624">
        <w:rPr>
          <w:rFonts w:ascii="Times New Roman" w:hAnsi="Times New Roman" w:cs="Times New Roman"/>
        </w:rPr>
        <w:t>looking</w:t>
      </w:r>
      <w:proofErr w:type="gramEnd"/>
      <w:r w:rsidR="00523624">
        <w:rPr>
          <w:rFonts w:ascii="Times New Roman" w:hAnsi="Times New Roman" w:cs="Times New Roman"/>
        </w:rPr>
        <w:t xml:space="preserve">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ins w:id="216" w:author="Benton, Deon" w:date="2026-02-09T17:21:00Z" w16du:dateUtc="2026-02-09T23:21:00Z">
        <w:r w:rsidR="003B35C4">
          <w:rPr>
            <w:rFonts w:ascii="Times New Roman" w:hAnsi="Times New Roman" w:cs="Times New Roman"/>
          </w:rPr>
          <w:t xml:space="preserve">the different visible, </w:t>
        </w:r>
      </w:ins>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w:t>
      </w:r>
      <w:proofErr w:type="gramStart"/>
      <w:r w:rsidR="005E1E69">
        <w:rPr>
          <w:rFonts w:ascii="Times New Roman" w:hAnsi="Times New Roman" w:cs="Times New Roman"/>
        </w:rPr>
        <w:t>simple actor-</w:t>
      </w:r>
      <w:proofErr w:type="gramEnd"/>
      <w:r w:rsidR="005E1E69">
        <w:rPr>
          <w:rFonts w:ascii="Times New Roman" w:hAnsi="Times New Roman" w:cs="Times New Roman"/>
        </w:rPr>
        <w:t>toy-</w:t>
      </w:r>
      <w:proofErr w:type="gramStart"/>
      <w:r w:rsidR="005E1E69">
        <w:rPr>
          <w:rFonts w:ascii="Times New Roman" w:hAnsi="Times New Roman" w:cs="Times New Roman"/>
        </w:rPr>
        <w:t>yellow-box</w:t>
      </w:r>
      <w:proofErr w:type="gramEnd"/>
      <w:r w:rsidR="005E1E69">
        <w:rPr>
          <w:rFonts w:ascii="Times New Roman" w:hAnsi="Times New Roman" w:cs="Times New Roman"/>
        </w:rPr>
        <w:t xml:space="preserve">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w:t>
      </w:r>
      <w:r w:rsidR="000F1A90">
        <w:rPr>
          <w:rFonts w:ascii="Times New Roman" w:hAnsi="Times New Roman" w:cs="Times New Roman"/>
        </w:rPr>
        <w:lastRenderedPageBreak/>
        <w:t>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ins w:id="217" w:author="Benton, Deon" w:date="2026-02-11T10:02:00Z" w16du:dateUtc="2026-02-11T16:02:00Z">
        <w:r w:rsidR="00637C01">
          <w:rPr>
            <w:rFonts w:ascii="Times New Roman" w:hAnsi="Times New Roman" w:cs="Times New Roman"/>
          </w:rPr>
          <w:t>; it is not necessary to posit the existence of an</w:t>
        </w:r>
      </w:ins>
      <w:ins w:id="218" w:author="Benton, Deon" w:date="2026-02-11T10:03:00Z" w16du:dateUtc="2026-02-11T16:03:00Z">
        <w:r w:rsidR="00637C01">
          <w:rPr>
            <w:rFonts w:ascii="Times New Roman" w:hAnsi="Times New Roman" w:cs="Times New Roman"/>
          </w:rPr>
          <w:t xml:space="preserve"> </w:t>
        </w:r>
      </w:ins>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ins w:id="219" w:author="Benton, Deon" w:date="2026-02-11T10:02:00Z" w16du:dateUtc="2026-02-11T16:02:00Z">
        <w:r w:rsidR="00637C01">
          <w:rPr>
            <w:rFonts w:ascii="Times New Roman" w:hAnsi="Times New Roman" w:cs="Times New Roman"/>
          </w:rPr>
          <w:t xml:space="preserve"> to explain infants’ looking behaviors in this study</w:t>
        </w:r>
      </w:ins>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w:t>
      </w:r>
      <w:proofErr w:type="spellStart"/>
      <w:r w:rsidR="00EC20D0">
        <w:rPr>
          <w:rFonts w:ascii="Times New Roman" w:hAnsi="Times New Roman" w:cs="Times New Roman"/>
        </w:rPr>
        <w:t>VoE</w:t>
      </w:r>
      <w:proofErr w:type="spellEnd"/>
      <w:r w:rsidR="00EC20D0">
        <w:rPr>
          <w:rFonts w:ascii="Times New Roman" w:hAnsi="Times New Roman" w:cs="Times New Roman"/>
        </w:rPr>
        <w:t xml:space="preserv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w:t>
      </w:r>
      <w:proofErr w:type="spellStart"/>
      <w:r w:rsidR="004E5457">
        <w:rPr>
          <w:rFonts w:ascii="Times New Roman" w:hAnsi="Times New Roman" w:cs="Times New Roman"/>
        </w:rPr>
        <w:t>Schlingloff</w:t>
      </w:r>
      <w:proofErr w:type="spellEnd"/>
      <w:r w:rsidR="004E5457">
        <w:rPr>
          <w:rFonts w:ascii="Times New Roman" w:hAnsi="Times New Roman" w:cs="Times New Roman"/>
        </w:rPr>
        <w:t xml:space="preserve">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 xml:space="preserve">(e.g., Powell &amp; </w:t>
      </w:r>
      <w:proofErr w:type="spellStart"/>
      <w:r w:rsidR="00A610B2">
        <w:rPr>
          <w:rFonts w:ascii="Times New Roman" w:hAnsi="Times New Roman" w:cs="Times New Roman"/>
        </w:rPr>
        <w:t>Spelke</w:t>
      </w:r>
      <w:proofErr w:type="spellEnd"/>
      <w:r w:rsidR="00A610B2">
        <w:rPr>
          <w:rFonts w:ascii="Times New Roman" w:hAnsi="Times New Roman" w:cs="Times New Roman"/>
        </w:rPr>
        <w:t>,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 xml:space="preserve">a screen </w:t>
      </w:r>
      <w:r w:rsidR="009B6780">
        <w:rPr>
          <w:rFonts w:ascii="Times New Roman" w:hAnsi="Times New Roman" w:cs="Times New Roman"/>
        </w:rPr>
        <w:lastRenderedPageBreak/>
        <w:t>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ins w:id="220" w:author="Benton, Deon" w:date="2026-02-11T10:07:00Z" w16du:dateUtc="2026-02-11T16:07:00Z">
        <w:r w:rsidR="00016768">
          <w:rPr>
            <w:rFonts w:ascii="Times New Roman" w:hAnsi="Times New Roman" w:cs="Times New Roman"/>
          </w:rPr>
          <w:t xml:space="preserve"> has</w:t>
        </w:r>
      </w:ins>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w:t>
      </w:r>
      <w:proofErr w:type="spellStart"/>
      <w:r w:rsidR="006E4FDA">
        <w:rPr>
          <w:rFonts w:ascii="Times New Roman" w:hAnsi="Times New Roman" w:cs="Times New Roman"/>
        </w:rPr>
        <w:t>Bogartz</w:t>
      </w:r>
      <w:proofErr w:type="spellEnd"/>
      <w:r w:rsidR="006E4FDA">
        <w:rPr>
          <w:rFonts w:ascii="Times New Roman" w:hAnsi="Times New Roman" w:cs="Times New Roman"/>
        </w:rPr>
        <w:t xml:space="preserve">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w:t>
      </w:r>
      <w:proofErr w:type="gramStart"/>
      <w:r w:rsidR="002911E8">
        <w:rPr>
          <w:rFonts w:ascii="Times New Roman" w:hAnsi="Times New Roman" w:cs="Times New Roman"/>
        </w:rPr>
        <w:t>looking</w:t>
      </w:r>
      <w:proofErr w:type="gramEnd"/>
      <w:r w:rsidR="002911E8">
        <w:rPr>
          <w:rFonts w:ascii="Times New Roman" w:hAnsi="Times New Roman" w:cs="Times New Roman"/>
        </w:rPr>
        <w:t xml:space="preserve"> </w:t>
      </w:r>
      <w:proofErr w:type="gramStart"/>
      <w:r w:rsidR="002911E8">
        <w:rPr>
          <w:rFonts w:ascii="Times New Roman" w:hAnsi="Times New Roman" w:cs="Times New Roman"/>
        </w:rPr>
        <w:t>to</w:t>
      </w:r>
      <w:proofErr w:type="gramEnd"/>
      <w:r w:rsidR="002911E8">
        <w:rPr>
          <w:rFonts w:ascii="Times New Roman" w:hAnsi="Times New Roman" w:cs="Times New Roman"/>
        </w:rPr>
        <w:t xml:space="preserve">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ins w:id="221" w:author="Benton, Deon" w:date="2026-02-11T10:10:00Z" w16du:dateUtc="2026-02-11T16:10:00Z">
        <w:r w:rsidR="00C566C7">
          <w:rPr>
            <w:rFonts w:ascii="Times New Roman" w:hAnsi="Times New Roman" w:cs="Times New Roman"/>
          </w:rPr>
          <w:t xml:space="preserve">one </w:t>
        </w:r>
      </w:ins>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ins w:id="222" w:author="Benton, Deon" w:date="2026-02-11T10:10:00Z" w16du:dateUtc="2026-02-11T16:10:00Z">
        <w:r w:rsidR="00C566C7">
          <w:rPr>
            <w:rFonts w:ascii="Times New Roman" w:hAnsi="Times New Roman" w:cs="Times New Roman"/>
          </w:rPr>
          <w:t>that are subserved by</w:t>
        </w:r>
      </w:ins>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w:t>
      </w:r>
      <w:proofErr w:type="spellStart"/>
      <w:r w:rsidR="005A7C4E">
        <w:rPr>
          <w:rFonts w:ascii="Times New Roman" w:hAnsi="Times New Roman" w:cs="Times New Roman"/>
        </w:rPr>
        <w:t>VoE</w:t>
      </w:r>
      <w:proofErr w:type="spellEnd"/>
      <w:r w:rsidR="005A7C4E">
        <w:rPr>
          <w:rFonts w:ascii="Times New Roman" w:hAnsi="Times New Roman" w:cs="Times New Roman"/>
        </w:rPr>
        <w:t xml:space="preserv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ins w:id="223" w:author="Benton, Deon" w:date="2026-02-11T10:10:00Z" w16du:dateUtc="2026-02-11T16:10:00Z">
        <w:r w:rsidR="00C566C7">
          <w:rPr>
            <w:rFonts w:ascii="Times New Roman" w:hAnsi="Times New Roman" w:cs="Times New Roman"/>
          </w:rPr>
          <w:t>encoded</w:t>
        </w:r>
      </w:ins>
      <w:ins w:id="224" w:author="Benton, Deon" w:date="2026-02-11T10:11:00Z" w16du:dateUtc="2026-02-11T16:11:00Z">
        <w:r w:rsidR="00C566C7">
          <w:rPr>
            <w:rFonts w:ascii="Times New Roman" w:hAnsi="Times New Roman" w:cs="Times New Roman"/>
          </w:rPr>
          <w:t>,</w:t>
        </w:r>
      </w:ins>
      <w:ins w:id="225" w:author="Benton, Deon" w:date="2026-02-11T10:10:00Z" w16du:dateUtc="2026-02-11T16:10:00Z">
        <w:r w:rsidR="00C566C7">
          <w:rPr>
            <w:rFonts w:ascii="Times New Roman" w:hAnsi="Times New Roman" w:cs="Times New Roman"/>
          </w:rPr>
          <w:t xml:space="preserve"> </w:t>
        </w:r>
      </w:ins>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ins w:id="226" w:author="Benton, Deon" w:date="2026-02-11T10:11:00Z" w16du:dateUtc="2026-02-11T16:11:00Z">
        <w:r w:rsidR="0059594F">
          <w:rPr>
            <w:rFonts w:ascii="Times New Roman" w:hAnsi="Times New Roman" w:cs="Times New Roman"/>
          </w:rPr>
          <w:t>that process and operate over</w:t>
        </w:r>
      </w:ins>
      <w:ins w:id="227" w:author="Benton, Deon" w:date="2026-02-11T10:34:00Z" w16du:dateUtc="2026-02-11T16:34:00Z">
        <w:r w:rsidR="00977120">
          <w:rPr>
            <w:rFonts w:ascii="Times New Roman" w:hAnsi="Times New Roman" w:cs="Times New Roman"/>
          </w:rPr>
          <w:t xml:space="preserve"> the</w:t>
        </w:r>
      </w:ins>
      <w:ins w:id="228" w:author="Benton, Deon" w:date="2026-02-11T10:11:00Z" w16du:dateUtc="2026-02-11T16:11:00Z">
        <w:r w:rsidR="0059594F">
          <w:rPr>
            <w:rFonts w:ascii="Times New Roman" w:hAnsi="Times New Roman" w:cs="Times New Roman"/>
          </w:rPr>
          <w:t xml:space="preserve"> low</w:t>
        </w:r>
      </w:ins>
      <w:r w:rsidR="00B164E9">
        <w:rPr>
          <w:rFonts w:ascii="Times New Roman" w:hAnsi="Times New Roman" w:cs="Times New Roman"/>
        </w:rPr>
        <w:t>-level,</w:t>
      </w:r>
      <w:ins w:id="229" w:author="Benton, Deon" w:date="2026-02-11T10:11:00Z" w16du:dateUtc="2026-02-11T16:11:00Z">
        <w:r w:rsidR="0059594F">
          <w:rPr>
            <w:rFonts w:ascii="Times New Roman" w:hAnsi="Times New Roman" w:cs="Times New Roman"/>
          </w:rPr>
          <w:t xml:space="preserve"> </w:t>
        </w:r>
      </w:ins>
      <w:ins w:id="230" w:author="Benton, Deon" w:date="2026-02-11T10:35:00Z" w16du:dateUtc="2026-02-11T16:35:00Z">
        <w:r w:rsidR="006C3DF4">
          <w:rPr>
            <w:rFonts w:ascii="Times New Roman" w:hAnsi="Times New Roman" w:cs="Times New Roman"/>
          </w:rPr>
          <w:t>perceptually grounded</w:t>
        </w:r>
      </w:ins>
      <w:ins w:id="231" w:author="Benton, Deon" w:date="2026-02-11T10:11:00Z" w16du:dateUtc="2026-02-11T16:11:00Z">
        <w:r w:rsidR="0059594F">
          <w:rPr>
            <w:rFonts w:ascii="Times New Roman" w:hAnsi="Times New Roman" w:cs="Times New Roman"/>
          </w:rPr>
          <w:t>, and</w:t>
        </w:r>
      </w:ins>
      <w:r w:rsidR="00B164E9">
        <w:rPr>
          <w:rFonts w:ascii="Times New Roman" w:hAnsi="Times New Roman" w:cs="Times New Roman"/>
        </w:rPr>
        <w:t xml:space="preserve"> </w:t>
      </w:r>
      <w:ins w:id="232" w:author="Benton, Deon" w:date="2026-02-11T10:13:00Z" w16du:dateUtc="2026-02-11T16:13:00Z">
        <w:r w:rsidR="007525AB">
          <w:rPr>
            <w:rFonts w:ascii="Times New Roman" w:hAnsi="Times New Roman" w:cs="Times New Roman"/>
          </w:rPr>
          <w:t>conceptually neutral</w:t>
        </w:r>
      </w:ins>
      <w:r w:rsidR="00B164E9">
        <w:rPr>
          <w:rFonts w:ascii="Times New Roman" w:hAnsi="Times New Roman" w:cs="Times New Roman"/>
        </w:rPr>
        <w:t xml:space="preserve"> features</w:t>
      </w:r>
      <w:ins w:id="233" w:author="Benton, Deon" w:date="2026-02-11T10:34:00Z" w16du:dateUtc="2026-02-11T16:34:00Z">
        <w:r w:rsidR="00977120">
          <w:rPr>
            <w:rFonts w:ascii="Times New Roman" w:hAnsi="Times New Roman" w:cs="Times New Roman"/>
          </w:rPr>
          <w:t xml:space="preserve"> of visual scenes</w:t>
        </w:r>
      </w:ins>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ins w:id="234" w:author="Benton, Deon" w:date="2026-02-11T10:28:00Z" w16du:dateUtc="2026-02-11T16:28:00Z">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ins>
      <w:ins w:id="235" w:author="Benton, Deon" w:date="2026-02-11T10:30:00Z" w16du:dateUtc="2026-02-11T16:30:00Z">
        <w:r w:rsidR="00E34656">
          <w:rPr>
            <w:rFonts w:ascii="Times New Roman" w:hAnsi="Times New Roman" w:cs="Times New Roman"/>
            <w:b/>
            <w:bCs/>
          </w:rPr>
          <w:t>that can explain</w:t>
        </w:r>
      </w:ins>
      <w:ins w:id="236" w:author="Benton, Deon" w:date="2026-02-11T10:28:00Z" w16du:dateUtc="2026-02-11T16:28:00Z">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ins>
    </w:p>
    <w:p w14:paraId="429FDEBE" w14:textId="1C05DFC9" w:rsidR="003B5A45" w:rsidRDefault="00DE18F0" w:rsidP="003B5A45">
      <w:pPr>
        <w:spacing w:line="480" w:lineRule="auto"/>
        <w:contextualSpacing/>
        <w:rPr>
          <w:ins w:id="237" w:author="Benton, Deon" w:date="2026-03-14T22:24:00Z" w16du:dateUtc="2026-03-15T03:24:00Z"/>
          <w:rFonts w:ascii="Times New Roman" w:hAnsi="Times New Roman" w:cs="Times New Roman"/>
        </w:rPr>
      </w:pPr>
      <w:r>
        <w:rPr>
          <w:rFonts w:ascii="Times New Roman" w:hAnsi="Times New Roman" w:cs="Times New Roman"/>
        </w:rPr>
        <w:tab/>
        <w:t xml:space="preserve">As the discussion </w:t>
      </w:r>
      <w:ins w:id="238" w:author="Benton, Deon" w:date="2026-02-11T10:14:00Z" w16du:dateUtc="2026-02-11T16:14:00Z">
        <w:r w:rsidR="00DF5335">
          <w:rPr>
            <w:rFonts w:ascii="Times New Roman" w:hAnsi="Times New Roman" w:cs="Times New Roman"/>
          </w:rPr>
          <w:t>so far</w:t>
        </w:r>
      </w:ins>
      <w:r>
        <w:rPr>
          <w:rFonts w:ascii="Times New Roman" w:hAnsi="Times New Roman" w:cs="Times New Roman"/>
        </w:rPr>
        <w:t xml:space="preserve"> has shown, there have been many attempts to explain 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from a lean perspective. However, efforts to explain </w:t>
      </w:r>
      <w:ins w:id="239" w:author="Benton, Deon" w:date="2026-02-11T10:15:00Z" w16du:dateUtc="2026-02-11T16:15:00Z">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ins>
      <w:ins w:id="240" w:author="Benton, Deon" w:date="2026-02-11T10:37:00Z" w16du:dateUtc="2026-02-11T16:37:00Z">
        <w:r w:rsidR="00F55CCA">
          <w:rPr>
            <w:rFonts w:ascii="Times New Roman" w:hAnsi="Times New Roman" w:cs="Times New Roman"/>
          </w:rPr>
          <w:t xml:space="preserve">their </w:t>
        </w:r>
      </w:ins>
      <w:ins w:id="241" w:author="Benton, Deon" w:date="2026-02-11T10:15:00Z" w16du:dateUtc="2026-02-11T16:15:00Z">
        <w:r w:rsidR="00CE74CA">
          <w:rPr>
            <w:rFonts w:ascii="Times New Roman" w:hAnsi="Times New Roman" w:cs="Times New Roman"/>
          </w:rPr>
          <w:t xml:space="preserve">so-called </w:t>
        </w:r>
      </w:ins>
      <w:r>
        <w:rPr>
          <w:rFonts w:ascii="Times New Roman" w:hAnsi="Times New Roman" w:cs="Times New Roman"/>
        </w:rPr>
        <w:t>action understanding</w:t>
      </w:r>
      <w:ins w:id="242" w:author="Benton, Deon" w:date="2026-03-14T20:12:00Z" w16du:dateUtc="2026-03-15T01:12:00Z">
        <w:r w:rsidR="00482F22">
          <w:rPr>
            <w:rFonts w:ascii="Times New Roman" w:hAnsi="Times New Roman" w:cs="Times New Roman"/>
          </w:rPr>
          <w:t xml:space="preserve">—that is, the ability to </w:t>
        </w:r>
        <w:r w:rsidR="00482F22">
          <w:rPr>
            <w:rFonts w:ascii="Times New Roman" w:hAnsi="Times New Roman" w:cs="Times New Roman"/>
          </w:rPr>
          <w:lastRenderedPageBreak/>
          <w:t>discriminate efficient and inefficient actions</w:t>
        </w:r>
      </w:ins>
      <w:ins w:id="243" w:author="Benton, Deon" w:date="2026-03-14T20:13:00Z" w16du:dateUtc="2026-03-15T01:13:00Z">
        <w:r w:rsidR="00482F22">
          <w:rPr>
            <w:rFonts w:ascii="Times New Roman" w:hAnsi="Times New Roman" w:cs="Times New Roman"/>
          </w:rPr>
          <w:t>—</w:t>
        </w:r>
      </w:ins>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ins w:id="244" w:author="Benton, Deon" w:date="2026-03-16T09:43:00Z" w16du:dateUtc="2026-03-16T14:43:00Z">
        <w:r w:rsidR="00A521F1">
          <w:rPr>
            <w:rFonts w:ascii="Times New Roman" w:hAnsi="Times New Roman" w:cs="Times New Roman"/>
          </w:rPr>
          <w:t xml:space="preserve">proposal put forward by </w:t>
        </w:r>
      </w:ins>
      <w:proofErr w:type="spellStart"/>
      <w:r w:rsidR="00EC7604">
        <w:rPr>
          <w:rFonts w:ascii="Times New Roman" w:hAnsi="Times New Roman" w:cs="Times New Roman"/>
        </w:rPr>
        <w:t>Overwalle</w:t>
      </w:r>
      <w:proofErr w:type="spellEnd"/>
      <w:r w:rsidR="00EC7604">
        <w:rPr>
          <w:rFonts w:ascii="Times New Roman" w:hAnsi="Times New Roman" w:cs="Times New Roman"/>
        </w:rPr>
        <w:t xml:space="preserve"> (2010)</w:t>
      </w:r>
      <w:r w:rsidR="00B81767">
        <w:rPr>
          <w:rFonts w:ascii="Times New Roman" w:hAnsi="Times New Roman" w:cs="Times New Roman"/>
        </w:rPr>
        <w:t>.</w:t>
      </w:r>
      <w:ins w:id="245" w:author="Benton, Deon" w:date="2026-03-14T20:18:00Z" w16du:dateUtc="2026-03-15T01:18:00Z">
        <w:r w:rsidR="00B12D4A">
          <w:rPr>
            <w:rFonts w:ascii="Times New Roman" w:hAnsi="Times New Roman" w:cs="Times New Roman"/>
          </w:rPr>
          <w:t xml:space="preserve"> </w:t>
        </w:r>
      </w:ins>
      <w:ins w:id="246" w:author="Benton, Deon" w:date="2026-03-14T20:21:00Z" w16du:dateUtc="2026-03-15T01:21:00Z">
        <w:r w:rsidR="00B12D4A">
          <w:rPr>
            <w:rFonts w:ascii="Times New Roman" w:hAnsi="Times New Roman" w:cs="Times New Roman"/>
          </w:rPr>
          <w:t>In contrast to the teleological stance—</w:t>
        </w:r>
      </w:ins>
      <w:ins w:id="247" w:author="Benton, Deon" w:date="2026-03-16T09:42:00Z" w16du:dateUtc="2026-03-16T14:42:00Z">
        <w:r w:rsidR="00764DEC">
          <w:rPr>
            <w:rFonts w:ascii="Times New Roman" w:hAnsi="Times New Roman" w:cs="Times New Roman"/>
          </w:rPr>
          <w:t>which</w:t>
        </w:r>
      </w:ins>
      <w:ins w:id="248" w:author="Benton, Deon" w:date="2026-03-14T20:21:00Z" w16du:dateUtc="2026-03-15T01:21:00Z">
        <w:r w:rsidR="00B12D4A">
          <w:rPr>
            <w:rFonts w:ascii="Times New Roman" w:hAnsi="Times New Roman" w:cs="Times New Roman"/>
          </w:rPr>
          <w:t xml:space="preserve"> </w:t>
        </w:r>
      </w:ins>
      <w:ins w:id="249" w:author="Benton, Deon" w:date="2026-03-14T20:22:00Z" w16du:dateUtc="2026-03-15T01:22:00Z">
        <w:r w:rsidR="00B12D4A">
          <w:rPr>
            <w:rFonts w:ascii="Times New Roman" w:hAnsi="Times New Roman" w:cs="Times New Roman"/>
          </w:rPr>
          <w:t xml:space="preserve">presupposes </w:t>
        </w:r>
      </w:ins>
      <w:ins w:id="250" w:author="Benton, Deon" w:date="2026-03-14T21:08:00Z" w16du:dateUtc="2026-03-15T02:08:00Z">
        <w:r w:rsidR="00A9104D">
          <w:rPr>
            <w:rFonts w:ascii="Times New Roman" w:hAnsi="Times New Roman" w:cs="Times New Roman"/>
          </w:rPr>
          <w:t xml:space="preserve">that infants possess </w:t>
        </w:r>
      </w:ins>
      <w:ins w:id="251" w:author="Benton, Deon" w:date="2026-03-14T20:22:00Z" w16du:dateUtc="2026-03-15T01:22:00Z">
        <w:r w:rsidR="00B12D4A">
          <w:rPr>
            <w:rFonts w:ascii="Times New Roman" w:hAnsi="Times New Roman" w:cs="Times New Roman"/>
          </w:rPr>
          <w:t>a priori notion</w:t>
        </w:r>
      </w:ins>
      <w:ins w:id="252" w:author="Benton, Deon" w:date="2026-03-14T21:09:00Z" w16du:dateUtc="2026-03-15T02:09:00Z">
        <w:r w:rsidR="00A9104D">
          <w:rPr>
            <w:rFonts w:ascii="Times New Roman" w:hAnsi="Times New Roman" w:cs="Times New Roman"/>
          </w:rPr>
          <w:t>s</w:t>
        </w:r>
      </w:ins>
      <w:ins w:id="253" w:author="Benton, Deon" w:date="2026-03-14T20:22:00Z" w16du:dateUtc="2026-03-15T01:22:00Z">
        <w:r w:rsidR="00B12D4A">
          <w:rPr>
            <w:rFonts w:ascii="Times New Roman" w:hAnsi="Times New Roman" w:cs="Times New Roman"/>
          </w:rPr>
          <w:t xml:space="preserve"> of efficiency—</w:t>
        </w:r>
      </w:ins>
      <w:proofErr w:type="spellStart"/>
      <w:ins w:id="254" w:author="Benton, Deon" w:date="2026-03-14T21:25:00Z" w16du:dateUtc="2026-03-15T02:25:00Z">
        <w:r w:rsidR="0056623D">
          <w:rPr>
            <w:rFonts w:ascii="Times New Roman" w:hAnsi="Times New Roman" w:cs="Times New Roman"/>
          </w:rPr>
          <w:t>Overwalle’s</w:t>
        </w:r>
        <w:proofErr w:type="spellEnd"/>
        <w:r w:rsidR="0056623D">
          <w:rPr>
            <w:rFonts w:ascii="Times New Roman" w:hAnsi="Times New Roman" w:cs="Times New Roman"/>
          </w:rPr>
          <w:t xml:space="preserve"> (2010) position</w:t>
        </w:r>
      </w:ins>
      <w:ins w:id="255" w:author="Benton, Deon" w:date="2026-03-14T22:21:00Z" w16du:dateUtc="2026-03-15T03:21:00Z">
        <w:r w:rsidR="00C96CA7">
          <w:rPr>
            <w:rFonts w:ascii="Times New Roman" w:hAnsi="Times New Roman" w:cs="Times New Roman"/>
          </w:rPr>
          <w:t xml:space="preserve"> is that</w:t>
        </w:r>
      </w:ins>
      <w:ins w:id="256" w:author="Benton, Deon" w:date="2026-03-14T21:25:00Z" w16du:dateUtc="2026-03-15T02:25:00Z">
        <w:r w:rsidR="0056623D">
          <w:rPr>
            <w:rFonts w:ascii="Times New Roman" w:hAnsi="Times New Roman" w:cs="Times New Roman"/>
          </w:rPr>
          <w:t xml:space="preserve"> </w:t>
        </w:r>
      </w:ins>
      <w:ins w:id="257" w:author="Benton, Deon" w:date="2026-03-16T09:44:00Z" w16du:dateUtc="2026-03-16T14:44:00Z">
        <w:r w:rsidR="009934C6">
          <w:rPr>
            <w:rFonts w:ascii="Times New Roman" w:hAnsi="Times New Roman" w:cs="Times New Roman"/>
          </w:rPr>
          <w:t>infants learn through experience that</w:t>
        </w:r>
      </w:ins>
      <w:ins w:id="258" w:author="Benton, Deon" w:date="2026-03-14T21:10:00Z" w16du:dateUtc="2026-03-15T02:10:00Z">
        <w:r w:rsidR="00A9104D">
          <w:rPr>
            <w:rFonts w:ascii="Times New Roman" w:hAnsi="Times New Roman" w:cs="Times New Roman"/>
          </w:rPr>
          <w:t xml:space="preserve"> agents</w:t>
        </w:r>
      </w:ins>
      <w:ins w:id="259" w:author="Benton, Deon" w:date="2026-03-14T20:22:00Z" w16du:dateUtc="2026-03-15T01:22:00Z">
        <w:r w:rsidR="00B12D4A">
          <w:rPr>
            <w:rFonts w:ascii="Times New Roman" w:hAnsi="Times New Roman" w:cs="Times New Roman"/>
          </w:rPr>
          <w:t xml:space="preserve"> </w:t>
        </w:r>
      </w:ins>
      <w:ins w:id="260" w:author="Benton, Deon" w:date="2026-03-14T20:20:00Z" w16du:dateUtc="2026-03-15T01:20:00Z">
        <w:r w:rsidR="00B12D4A">
          <w:rPr>
            <w:rFonts w:ascii="Times New Roman" w:hAnsi="Times New Roman" w:cs="Times New Roman"/>
          </w:rPr>
          <w:t xml:space="preserve">follow some but not other trajectories to reach </w:t>
        </w:r>
      </w:ins>
      <w:ins w:id="261" w:author="Benton, Deon" w:date="2026-03-16T09:42:00Z" w16du:dateUtc="2026-03-16T14:42:00Z">
        <w:r w:rsidR="00A119B5">
          <w:rPr>
            <w:rFonts w:ascii="Times New Roman" w:hAnsi="Times New Roman" w:cs="Times New Roman"/>
          </w:rPr>
          <w:t>a goal</w:t>
        </w:r>
      </w:ins>
      <w:ins w:id="262" w:author="Benton, Deon" w:date="2026-03-14T20:20:00Z" w16du:dateUtc="2026-03-15T01:20:00Z">
        <w:r w:rsidR="00B12D4A">
          <w:rPr>
            <w:rFonts w:ascii="Times New Roman" w:hAnsi="Times New Roman" w:cs="Times New Roman"/>
          </w:rPr>
          <w:t>.</w:t>
        </w:r>
      </w:ins>
      <w:ins w:id="263" w:author="Benton, Deon" w:date="2026-03-14T22:23:00Z" w16du:dateUtc="2026-03-15T03:23:00Z">
        <w:r w:rsidR="00C96CA7">
          <w:rPr>
            <w:rFonts w:ascii="Times New Roman" w:hAnsi="Times New Roman" w:cs="Times New Roman"/>
          </w:rPr>
          <w:t xml:space="preserve"> An action is thus seen as efficient if aligns with the typical trajectory that an agent takes to obtain a goal; </w:t>
        </w:r>
      </w:ins>
      <w:ins w:id="264" w:author="Benton, Deon" w:date="2026-03-16T09:50:00Z" w16du:dateUtc="2026-03-16T14:50:00Z">
        <w:r w:rsidR="00932664">
          <w:rPr>
            <w:rFonts w:ascii="Times New Roman" w:hAnsi="Times New Roman" w:cs="Times New Roman"/>
          </w:rPr>
          <w:t xml:space="preserve">an </w:t>
        </w:r>
      </w:ins>
      <w:ins w:id="265" w:author="Benton, Deon" w:date="2026-03-16T09:44:00Z" w16du:dateUtc="2026-03-16T14:44:00Z">
        <w:r w:rsidR="00BA00C2">
          <w:rPr>
            <w:rFonts w:ascii="Times New Roman" w:hAnsi="Times New Roman" w:cs="Times New Roman"/>
          </w:rPr>
          <w:t>action that deviate</w:t>
        </w:r>
      </w:ins>
      <w:ins w:id="266" w:author="Benton, Deon" w:date="2026-03-16T09:50:00Z" w16du:dateUtc="2026-03-16T14:50:00Z">
        <w:r w:rsidR="00932664">
          <w:rPr>
            <w:rFonts w:ascii="Times New Roman" w:hAnsi="Times New Roman" w:cs="Times New Roman"/>
          </w:rPr>
          <w:t>s</w:t>
        </w:r>
      </w:ins>
      <w:ins w:id="267" w:author="Benton, Deon" w:date="2026-03-16T09:44:00Z" w16du:dateUtc="2026-03-16T14:44:00Z">
        <w:r w:rsidR="00BA00C2">
          <w:rPr>
            <w:rFonts w:ascii="Times New Roman" w:hAnsi="Times New Roman" w:cs="Times New Roman"/>
          </w:rPr>
          <w:t xml:space="preserve"> from </w:t>
        </w:r>
      </w:ins>
      <w:ins w:id="268" w:author="Benton, Deon" w:date="2026-03-16T09:49:00Z" w16du:dateUtc="2026-03-16T14:49:00Z">
        <w:r w:rsidR="00932664">
          <w:rPr>
            <w:rFonts w:ascii="Times New Roman" w:hAnsi="Times New Roman" w:cs="Times New Roman"/>
          </w:rPr>
          <w:t>this trajecto</w:t>
        </w:r>
      </w:ins>
      <w:ins w:id="269" w:author="Benton, Deon" w:date="2026-03-16T09:50:00Z" w16du:dateUtc="2026-03-16T14:50:00Z">
        <w:r w:rsidR="00932664">
          <w:rPr>
            <w:rFonts w:ascii="Times New Roman" w:hAnsi="Times New Roman" w:cs="Times New Roman"/>
          </w:rPr>
          <w:t xml:space="preserve">ry is </w:t>
        </w:r>
      </w:ins>
      <w:ins w:id="270" w:author="Benton, Deon" w:date="2026-03-16T09:44:00Z" w16du:dateUtc="2026-03-16T14:44:00Z">
        <w:r w:rsidR="00BA00C2">
          <w:rPr>
            <w:rFonts w:ascii="Times New Roman" w:hAnsi="Times New Roman" w:cs="Times New Roman"/>
          </w:rPr>
          <w:t>seen as inefficient</w:t>
        </w:r>
      </w:ins>
      <w:ins w:id="271" w:author="Benton, Deon" w:date="2026-03-14T22:23:00Z" w16du:dateUtc="2026-03-15T03:23:00Z">
        <w:r w:rsidR="00C96CA7">
          <w:rPr>
            <w:rFonts w:ascii="Times New Roman" w:hAnsi="Times New Roman" w:cs="Times New Roman"/>
          </w:rPr>
          <w:t xml:space="preserve">. </w:t>
        </w:r>
        <w:proofErr w:type="spellStart"/>
        <w:r w:rsidR="00C96CA7">
          <w:rPr>
            <w:rFonts w:ascii="Times New Roman" w:hAnsi="Times New Roman" w:cs="Times New Roman"/>
          </w:rPr>
          <w:t>Overwalle</w:t>
        </w:r>
        <w:proofErr w:type="spellEnd"/>
        <w:r w:rsidR="00C96CA7">
          <w:rPr>
            <w:rFonts w:ascii="Times New Roman" w:hAnsi="Times New Roman" w:cs="Times New Roman"/>
          </w:rPr>
          <w:t xml:space="preserve"> (2010) argued that </w:t>
        </w:r>
      </w:ins>
      <w:ins w:id="272" w:author="Benton, Deon" w:date="2026-03-16T09:45:00Z" w16du:dateUtc="2026-03-16T14:45:00Z">
        <w:r w:rsidR="00BA00C2">
          <w:rPr>
            <w:rFonts w:ascii="Times New Roman" w:hAnsi="Times New Roman" w:cs="Times New Roman"/>
          </w:rPr>
          <w:t>such learning is achieved</w:t>
        </w:r>
      </w:ins>
      <w:ins w:id="273" w:author="Benton, Deon" w:date="2026-03-14T22:23:00Z" w16du:dateUtc="2026-03-15T03:23:00Z">
        <w:r w:rsidR="00C96CA7">
          <w:rPr>
            <w:rFonts w:ascii="Times New Roman" w:hAnsi="Times New Roman" w:cs="Times New Roman"/>
          </w:rPr>
          <w:t xml:space="preserve"> mechanistically via a forward model. </w:t>
        </w:r>
      </w:ins>
      <w:ins w:id="274" w:author="Benton, Deon" w:date="2026-03-14T21:26:00Z" w16du:dateUtc="2026-03-15T02:26:00Z">
        <w:r w:rsidR="0056623D">
          <w:rPr>
            <w:rFonts w:ascii="Times New Roman" w:hAnsi="Times New Roman" w:cs="Times New Roman"/>
          </w:rPr>
          <w:t xml:space="preserve">The idea </w:t>
        </w:r>
      </w:ins>
      <w:ins w:id="275" w:author="Benton, Deon" w:date="2026-03-14T21:40:00Z" w16du:dateUtc="2026-03-15T02:40:00Z">
        <w:r w:rsidR="00964B4C">
          <w:rPr>
            <w:rFonts w:ascii="Times New Roman" w:hAnsi="Times New Roman" w:cs="Times New Roman"/>
          </w:rPr>
          <w:t>is</w:t>
        </w:r>
      </w:ins>
      <w:ins w:id="276" w:author="Benton, Deon" w:date="2026-03-14T21:26:00Z" w16du:dateUtc="2026-03-15T02:26:00Z">
        <w:r w:rsidR="0056623D">
          <w:rPr>
            <w:rFonts w:ascii="Times New Roman" w:hAnsi="Times New Roman" w:cs="Times New Roman"/>
          </w:rPr>
          <w:t xml:space="preserve"> that</w:t>
        </w:r>
      </w:ins>
      <w:ins w:id="277" w:author="Benton, Deon" w:date="2026-03-16T09:45:00Z" w16du:dateUtc="2026-03-16T14:45:00Z">
        <w:r w:rsidR="00BA00C2">
          <w:rPr>
            <w:rFonts w:ascii="Times New Roman" w:hAnsi="Times New Roman" w:cs="Times New Roman"/>
          </w:rPr>
          <w:t xml:space="preserve"> </w:t>
        </w:r>
      </w:ins>
      <w:ins w:id="278" w:author="Benton, Deon" w:date="2026-03-16T09:47:00Z" w16du:dateUtc="2026-03-16T14:47:00Z">
        <w:r w:rsidR="00186981">
          <w:rPr>
            <w:rFonts w:ascii="Times New Roman" w:hAnsi="Times New Roman" w:cs="Times New Roman"/>
          </w:rPr>
          <w:t xml:space="preserve">as </w:t>
        </w:r>
      </w:ins>
      <w:ins w:id="279" w:author="Benton, Deon" w:date="2026-03-16T09:45:00Z" w16du:dateUtc="2026-03-16T14:45:00Z">
        <w:r w:rsidR="00BA00C2">
          <w:rPr>
            <w:rFonts w:ascii="Times New Roman" w:hAnsi="Times New Roman" w:cs="Times New Roman"/>
          </w:rPr>
          <w:t>infants watch agents follow particular paths to obtain a goal</w:t>
        </w:r>
      </w:ins>
      <w:ins w:id="280" w:author="Benton, Deon" w:date="2026-03-14T21:28:00Z" w16du:dateUtc="2026-03-15T02:28:00Z">
        <w:r w:rsidR="0056623D">
          <w:rPr>
            <w:rFonts w:ascii="Times New Roman" w:hAnsi="Times New Roman" w:cs="Times New Roman"/>
          </w:rPr>
          <w:t xml:space="preserve">, </w:t>
        </w:r>
      </w:ins>
      <w:ins w:id="281" w:author="Benton, Deon" w:date="2026-03-16T09:53:00Z" w16du:dateUtc="2026-03-16T14:53:00Z">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ins>
      <w:ins w:id="282" w:author="Benton, Deon" w:date="2026-03-16T09:56:00Z" w16du:dateUtc="2026-03-16T14:56:00Z">
        <w:r w:rsidR="002C4C55">
          <w:rPr>
            <w:rFonts w:ascii="Times New Roman" w:hAnsi="Times New Roman" w:cs="Times New Roman"/>
          </w:rPr>
          <w:t xml:space="preserve">On this view, then, </w:t>
        </w:r>
      </w:ins>
      <w:ins w:id="283" w:author="Benton, Deon" w:date="2026-03-16T09:53:00Z" w16du:dateUtc="2026-03-16T14:53:00Z">
        <w:r w:rsidR="003C6979">
          <w:rPr>
            <w:rFonts w:ascii="Times New Roman" w:hAnsi="Times New Roman" w:cs="Times New Roman"/>
          </w:rPr>
          <w:t xml:space="preserve">infants </w:t>
        </w:r>
      </w:ins>
      <w:ins w:id="284" w:author="Benton, Deon" w:date="2026-03-14T21:45:00Z" w16du:dateUtc="2026-03-15T02:45:00Z">
        <w:r w:rsidR="000A37B5">
          <w:rPr>
            <w:rFonts w:ascii="Times New Roman" w:hAnsi="Times New Roman" w:cs="Times New Roman"/>
          </w:rPr>
          <w:t>are not</w:t>
        </w:r>
      </w:ins>
      <w:ins w:id="285" w:author="Benton, Deon" w:date="2026-03-14T21:49:00Z" w16du:dateUtc="2026-03-15T02:49:00Z">
        <w:r w:rsidR="000A37B5">
          <w:rPr>
            <w:rFonts w:ascii="Times New Roman" w:hAnsi="Times New Roman" w:cs="Times New Roman"/>
          </w:rPr>
          <w:t xml:space="preserve"> actually</w:t>
        </w:r>
      </w:ins>
      <w:ins w:id="286" w:author="Benton, Deon" w:date="2026-03-14T21:45:00Z" w16du:dateUtc="2026-03-15T02:45:00Z">
        <w:r w:rsidR="000A37B5">
          <w:rPr>
            <w:rFonts w:ascii="Times New Roman" w:hAnsi="Times New Roman" w:cs="Times New Roman"/>
          </w:rPr>
          <w:t xml:space="preserve"> predicting the agent’s position on the trajectory at the next point in time</w:t>
        </w:r>
      </w:ins>
      <w:ins w:id="287" w:author="Benton, Deon" w:date="2026-03-14T21:49:00Z" w16du:dateUtc="2026-03-15T02:49:00Z">
        <w:r w:rsidR="000A37B5">
          <w:rPr>
            <w:rFonts w:ascii="Times New Roman" w:hAnsi="Times New Roman" w:cs="Times New Roman"/>
          </w:rPr>
          <w:t xml:space="preserve"> given its current position in time</w:t>
        </w:r>
      </w:ins>
      <w:ins w:id="288" w:author="Benton, Deon" w:date="2026-03-14T21:45:00Z" w16du:dateUtc="2026-03-15T02:45:00Z">
        <w:r w:rsidR="000A37B5">
          <w:rPr>
            <w:rFonts w:ascii="Times New Roman" w:hAnsi="Times New Roman" w:cs="Times New Roman"/>
          </w:rPr>
          <w:t xml:space="preserve">; </w:t>
        </w:r>
      </w:ins>
      <w:ins w:id="289" w:author="Benton, Deon" w:date="2026-03-14T21:46:00Z" w16du:dateUtc="2026-03-15T02:46:00Z">
        <w:r w:rsidR="000A37B5">
          <w:rPr>
            <w:rFonts w:ascii="Times New Roman" w:hAnsi="Times New Roman" w:cs="Times New Roman"/>
          </w:rPr>
          <w:t>instead,</w:t>
        </w:r>
      </w:ins>
      <w:ins w:id="290" w:author="Benton, Deon" w:date="2026-03-14T22:16:00Z" w16du:dateUtc="2026-03-15T03:16:00Z">
        <w:r w:rsidR="00D031BC">
          <w:rPr>
            <w:rFonts w:ascii="Times New Roman" w:hAnsi="Times New Roman" w:cs="Times New Roman"/>
          </w:rPr>
          <w:t xml:space="preserve"> </w:t>
        </w:r>
      </w:ins>
      <w:ins w:id="291" w:author="Benton, Deon" w:date="2026-03-16T09:54:00Z" w16du:dateUtc="2026-03-16T14:54:00Z">
        <w:r w:rsidR="003C6979">
          <w:rPr>
            <w:rFonts w:ascii="Times New Roman" w:hAnsi="Times New Roman" w:cs="Times New Roman"/>
          </w:rPr>
          <w:t xml:space="preserve">infants are learning internal representations that faithfully capture </w:t>
        </w:r>
      </w:ins>
      <w:ins w:id="292" w:author="Benton, Deon" w:date="2026-03-16T09:55:00Z" w16du:dateUtc="2026-03-16T14:55:00Z">
        <w:r w:rsidR="003C6979">
          <w:rPr>
            <w:rFonts w:ascii="Times New Roman" w:hAnsi="Times New Roman" w:cs="Times New Roman"/>
          </w:rPr>
          <w:t>the</w:t>
        </w:r>
      </w:ins>
      <w:ins w:id="293" w:author="Benton, Deon" w:date="2026-03-16T09:56:00Z" w16du:dateUtc="2026-03-16T14:56:00Z">
        <w:r w:rsidR="002C4C55">
          <w:rPr>
            <w:rFonts w:ascii="Times New Roman" w:hAnsi="Times New Roman" w:cs="Times New Roman"/>
          </w:rPr>
          <w:t xml:space="preserve"> visible state of the</w:t>
        </w:r>
      </w:ins>
      <w:ins w:id="294" w:author="Benton, Deon" w:date="2026-03-16T09:55:00Z" w16du:dateUtc="2026-03-16T14:55:00Z">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w:t>
        </w:r>
      </w:ins>
      <w:ins w:id="295" w:author="Benton, Deon" w:date="2026-03-16T09:57:00Z" w16du:dateUtc="2026-03-16T14:57:00Z">
        <w:r w:rsidR="002C4C55">
          <w:rPr>
            <w:rFonts w:ascii="Times New Roman" w:hAnsi="Times New Roman" w:cs="Times New Roman"/>
          </w:rPr>
          <w:t xml:space="preserve">A potentially helpful way to capture </w:t>
        </w:r>
        <w:proofErr w:type="spellStart"/>
        <w:r w:rsidR="00CF1F7C">
          <w:rPr>
            <w:rFonts w:ascii="Times New Roman" w:hAnsi="Times New Roman" w:cs="Times New Roman"/>
          </w:rPr>
          <w:t>Overwalle’s</w:t>
        </w:r>
        <w:proofErr w:type="spellEnd"/>
        <w:r w:rsidR="00CF1F7C">
          <w:rPr>
            <w:rFonts w:ascii="Times New Roman" w:hAnsi="Times New Roman" w:cs="Times New Roman"/>
          </w:rPr>
          <w:t xml:space="preserve"> perspective is to </w:t>
        </w:r>
      </w:ins>
      <w:ins w:id="296" w:author="Benton, Deon" w:date="2026-03-14T21:56:00Z" w16du:dateUtc="2026-03-15T02:56:00Z">
        <w:r w:rsidR="00E67D87">
          <w:rPr>
            <w:rFonts w:ascii="Times New Roman" w:hAnsi="Times New Roman" w:cs="Times New Roman"/>
          </w:rPr>
          <w:t>draw an analogy</w:t>
        </w:r>
      </w:ins>
      <w:ins w:id="297" w:author="Benton, Deon" w:date="2026-03-14T22:18:00Z" w16du:dateUtc="2026-03-15T03:18:00Z">
        <w:r w:rsidR="006B225F">
          <w:rPr>
            <w:rFonts w:ascii="Times New Roman" w:hAnsi="Times New Roman" w:cs="Times New Roman"/>
          </w:rPr>
          <w:t xml:space="preserve"> between </w:t>
        </w:r>
      </w:ins>
      <w:ins w:id="298" w:author="Benton, Deon" w:date="2026-03-16T09:57:00Z" w16du:dateUtc="2026-03-16T14:57:00Z">
        <w:r w:rsidR="00CF1F7C">
          <w:rPr>
            <w:rFonts w:ascii="Times New Roman" w:hAnsi="Times New Roman" w:cs="Times New Roman"/>
          </w:rPr>
          <w:t>it</w:t>
        </w:r>
      </w:ins>
      <w:ins w:id="299" w:author="Benton, Deon" w:date="2026-03-14T22:18:00Z" w16du:dateUtc="2026-03-15T03:18:00Z">
        <w:r w:rsidR="006B225F">
          <w:rPr>
            <w:rFonts w:ascii="Times New Roman" w:hAnsi="Times New Roman" w:cs="Times New Roman"/>
          </w:rPr>
          <w:t xml:space="preserve"> and</w:t>
        </w:r>
      </w:ins>
      <w:ins w:id="300" w:author="Benton, Deon" w:date="2026-03-14T21:56:00Z" w16du:dateUtc="2026-03-15T02:56:00Z">
        <w:r w:rsidR="00E67D87">
          <w:rPr>
            <w:rFonts w:ascii="Times New Roman" w:hAnsi="Times New Roman" w:cs="Times New Roman"/>
          </w:rPr>
          <w:t xml:space="preserve"> </w:t>
        </w:r>
      </w:ins>
      <w:ins w:id="301" w:author="Benton, Deon" w:date="2026-03-14T22:19:00Z" w16du:dateUtc="2026-03-15T03:19:00Z">
        <w:r w:rsidR="006B225F">
          <w:rPr>
            <w:rFonts w:ascii="Times New Roman" w:hAnsi="Times New Roman" w:cs="Times New Roman"/>
          </w:rPr>
          <w:t>a flipbook</w:t>
        </w:r>
      </w:ins>
      <w:ins w:id="302" w:author="Benton, Deon" w:date="2026-03-14T21:57:00Z" w16du:dateUtc="2026-03-15T02:57:00Z">
        <w:r w:rsidR="00E67D87">
          <w:rPr>
            <w:rFonts w:ascii="Times New Roman" w:hAnsi="Times New Roman" w:cs="Times New Roman"/>
          </w:rPr>
          <w:t xml:space="preserve">. In the same way that each page of a flipbook represents an </w:t>
        </w:r>
      </w:ins>
      <w:ins w:id="303" w:author="Benton, Deon" w:date="2026-03-14T21:58:00Z" w16du:dateUtc="2026-03-15T02:58:00Z">
        <w:r w:rsidR="00E67D87">
          <w:rPr>
            <w:rFonts w:ascii="Times New Roman" w:hAnsi="Times New Roman" w:cs="Times New Roman"/>
          </w:rPr>
          <w:t>instantaneous</w:t>
        </w:r>
      </w:ins>
      <w:ins w:id="304" w:author="Benton, Deon" w:date="2026-03-14T21:57:00Z" w16du:dateUtc="2026-03-15T02:57:00Z">
        <w:r w:rsidR="00E67D87">
          <w:rPr>
            <w:rFonts w:ascii="Times New Roman" w:hAnsi="Times New Roman" w:cs="Times New Roman"/>
          </w:rPr>
          <w:t xml:space="preserve"> snapshot of an unfolding scene, </w:t>
        </w:r>
      </w:ins>
      <w:ins w:id="305" w:author="Benton, Deon" w:date="2026-03-14T22:03:00Z" w16du:dateUtc="2026-03-15T03:03:00Z">
        <w:r w:rsidR="007448A5" w:rsidRPr="007448A5">
          <w:rPr>
            <w:rFonts w:ascii="Times New Roman" w:hAnsi="Times New Roman" w:cs="Times New Roman"/>
          </w:rPr>
          <w:t>infants’ representations of action trajectories can be thought of as a sequence of internal snapshots that</w:t>
        </w:r>
      </w:ins>
      <w:ins w:id="306" w:author="Benton, Deon" w:date="2026-03-14T22:20:00Z" w16du:dateUtc="2026-03-15T03:20:00Z">
        <w:r w:rsidR="000A3648">
          <w:rPr>
            <w:rFonts w:ascii="Times New Roman" w:hAnsi="Times New Roman" w:cs="Times New Roman"/>
          </w:rPr>
          <w:t>, together,</w:t>
        </w:r>
      </w:ins>
      <w:ins w:id="307" w:author="Benton, Deon" w:date="2026-03-14T22:03:00Z" w16du:dateUtc="2026-03-15T03:03:00Z">
        <w:r w:rsidR="007448A5" w:rsidRPr="007448A5">
          <w:rPr>
            <w:rFonts w:ascii="Times New Roman" w:hAnsi="Times New Roman" w:cs="Times New Roman"/>
          </w:rPr>
          <w:t xml:space="preserve"> encode how </w:t>
        </w:r>
      </w:ins>
      <w:ins w:id="308" w:author="Benton, Deon" w:date="2026-03-14T22:20:00Z" w16du:dateUtc="2026-03-15T03:20:00Z">
        <w:r w:rsidR="000A3648">
          <w:rPr>
            <w:rFonts w:ascii="Times New Roman" w:hAnsi="Times New Roman" w:cs="Times New Roman"/>
          </w:rPr>
          <w:t>an action unfolds.</w:t>
        </w:r>
      </w:ins>
    </w:p>
    <w:p w14:paraId="69D56AA6" w14:textId="31BED10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Overwalle</w:t>
      </w:r>
      <w:proofErr w:type="spellEnd"/>
      <w:r>
        <w:rPr>
          <w:rFonts w:ascii="Times New Roman" w:hAnsi="Times New Roman" w:cs="Times New Roman"/>
        </w:rPr>
        <w:t xml:space="preserve"> (2010)</w:t>
      </w:r>
      <w:ins w:id="309" w:author="Benton, Deon" w:date="2026-03-16T10:13:00Z" w16du:dateUtc="2026-03-16T15:13:00Z">
        <w:r w:rsidR="009F1B36">
          <w:rPr>
            <w:rFonts w:ascii="Times New Roman" w:hAnsi="Times New Roman" w:cs="Times New Roman"/>
          </w:rPr>
          <w:t xml:space="preserve"> showed that </w:t>
        </w:r>
      </w:ins>
      <w:ins w:id="310" w:author="Benton, Deon" w:date="2026-03-16T10:14:00Z" w16du:dateUtc="2026-03-16T15:14:00Z">
        <w:r w:rsidR="009F1B36">
          <w:rPr>
            <w:rFonts w:ascii="Times New Roman" w:hAnsi="Times New Roman" w:cs="Times New Roman"/>
          </w:rPr>
          <w:t>a co</w:t>
        </w:r>
      </w:ins>
      <w:ins w:id="311" w:author="Benton, Deon" w:date="2026-03-16T10:15:00Z" w16du:dateUtc="2026-03-16T15:15:00Z">
        <w:r w:rsidR="009F1B36">
          <w:rPr>
            <w:rFonts w:ascii="Times New Roman" w:hAnsi="Times New Roman" w:cs="Times New Roman"/>
          </w:rPr>
          <w:t xml:space="preserve">mputational instantiation of this </w:t>
        </w:r>
      </w:ins>
      <w:ins w:id="312" w:author="Benton, Deon" w:date="2026-03-16T10:13:00Z" w16du:dateUtc="2026-03-16T15:13:00Z">
        <w:r w:rsidR="009F1B36">
          <w:rPr>
            <w:rFonts w:ascii="Times New Roman" w:hAnsi="Times New Roman" w:cs="Times New Roman"/>
          </w:rPr>
          <w:t>account</w:t>
        </w:r>
      </w:ins>
      <w:ins w:id="313" w:author="Benton, Deon" w:date="2026-03-16T10:15:00Z" w16du:dateUtc="2026-03-16T15:15:00Z">
        <w:r w:rsidR="009F1B36">
          <w:rPr>
            <w:rFonts w:ascii="Times New Roman" w:hAnsi="Times New Roman" w:cs="Times New Roman"/>
          </w:rPr>
          <w:t xml:space="preserve"> </w:t>
        </w:r>
      </w:ins>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ins w:id="314" w:author="Benton, Deon" w:date="2026-03-16T10:14:00Z" w16du:dateUtc="2026-03-16T15:14:00Z">
        <w:r w:rsidR="009F1B36">
          <w:rPr>
            <w:rFonts w:ascii="Times New Roman" w:hAnsi="Times New Roman" w:cs="Times New Roman"/>
          </w:rPr>
          <w:t xml:space="preserve">’ looking behaviors in Gergely et al. (2010). The model </w:t>
        </w:r>
        <w:proofErr w:type="gramStart"/>
        <w:r w:rsidR="009F1B36">
          <w:rPr>
            <w:rFonts w:ascii="Times New Roman" w:hAnsi="Times New Roman" w:cs="Times New Roman"/>
          </w:rPr>
          <w:t>itself</w:t>
        </w:r>
      </w:ins>
      <w:ins w:id="315" w:author="Benton, Deon" w:date="2026-03-16T10:15:00Z" w16du:dateUtc="2026-03-16T15:15:00Z">
        <w:r w:rsidR="009F1B36">
          <w:rPr>
            <w:rFonts w:ascii="Times New Roman" w:hAnsi="Times New Roman" w:cs="Times New Roman"/>
          </w:rPr>
          <w:t>—</w:t>
        </w:r>
        <w:proofErr w:type="gramEnd"/>
        <w:r w:rsidR="009F1B36">
          <w:rPr>
            <w:rFonts w:ascii="Times New Roman" w:hAnsi="Times New Roman" w:cs="Times New Roman"/>
          </w:rPr>
          <w:t xml:space="preserve">which </w:t>
        </w:r>
      </w:ins>
      <w:ins w:id="316" w:author="Benton, Deon" w:date="2026-03-16T10:14:00Z" w16du:dateUtc="2026-03-16T15:14:00Z">
        <w:r w:rsidR="009F1B36">
          <w:rPr>
            <w:rFonts w:ascii="Times New Roman" w:hAnsi="Times New Roman" w:cs="Times New Roman"/>
          </w:rPr>
          <w:t xml:space="preserve">was </w:t>
        </w:r>
      </w:ins>
      <w:ins w:id="317" w:author="Benton, Deon" w:date="2026-03-16T10:15:00Z" w16du:dateUtc="2026-03-16T15:15:00Z">
        <w:r w:rsidR="009F1B36">
          <w:rPr>
            <w:rFonts w:ascii="Times New Roman" w:hAnsi="Times New Roman" w:cs="Times New Roman"/>
          </w:rPr>
          <w:t>a</w:t>
        </w:r>
      </w:ins>
      <w:ins w:id="318" w:author="Benton, Deon" w:date="2026-03-16T10:16:00Z" w16du:dateUtc="2026-03-16T15:16:00Z">
        <w:r w:rsidR="0099050D">
          <w:rPr>
            <w:rFonts w:ascii="Times New Roman" w:hAnsi="Times New Roman" w:cs="Times New Roman"/>
          </w:rPr>
          <w:t>n auto-associative connectionist network (Mc</w:t>
        </w:r>
      </w:ins>
      <w:ins w:id="319" w:author="Benton, Deon" w:date="2026-03-16T10:17:00Z" w16du:dateUtc="2026-03-16T15:17:00Z">
        <w:r w:rsidR="0099050D">
          <w:rPr>
            <w:rFonts w:ascii="Times New Roman" w:hAnsi="Times New Roman" w:cs="Times New Roman"/>
          </w:rPr>
          <w:t>Clelland &amp; Rumelhart, 1988)</w:t>
        </w:r>
      </w:ins>
      <w:ins w:id="320" w:author="Benton, Deon" w:date="2026-03-16T10:15:00Z" w16du:dateUtc="2026-03-16T15:15:00Z">
        <w:r w:rsidR="009F1B36">
          <w:rPr>
            <w:rFonts w:ascii="Times New Roman" w:hAnsi="Times New Roman" w:cs="Times New Roman"/>
          </w:rPr>
          <w:t>—consisted of 27 units</w:t>
        </w:r>
      </w:ins>
      <w:ins w:id="321" w:author="Benton, Deon" w:date="2026-03-16T10:44:00Z" w16du:dateUtc="2026-03-16T15:44:00Z">
        <w:r w:rsidR="003E47F5">
          <w:rPr>
            <w:rFonts w:ascii="Times New Roman" w:hAnsi="Times New Roman" w:cs="Times New Roman"/>
          </w:rPr>
          <w:t xml:space="preserve">, 25 of which were arranged in a 5 × 5 grid to implement the spatial layout of a scene and the remaining two of which </w:t>
        </w:r>
      </w:ins>
      <w:ins w:id="322" w:author="Benton, Deon" w:date="2026-03-16T10:39:00Z" w16du:dateUtc="2026-03-16T15:39:00Z">
        <w:r w:rsidR="000A0BB0">
          <w:rPr>
            <w:rFonts w:ascii="Times New Roman" w:hAnsi="Times New Roman" w:cs="Times New Roman"/>
          </w:rPr>
          <w:t>corresponded to a</w:t>
        </w:r>
      </w:ins>
      <w:ins w:id="323" w:author="Benton, Deon" w:date="2026-03-16T10:42:00Z" w16du:dateUtc="2026-03-16T15:42:00Z">
        <w:r w:rsidR="00767BD5">
          <w:rPr>
            <w:rFonts w:ascii="Times New Roman" w:hAnsi="Times New Roman" w:cs="Times New Roman"/>
          </w:rPr>
          <w:t xml:space="preserve"> moving</w:t>
        </w:r>
      </w:ins>
      <w:ins w:id="324" w:author="Benton, Deon" w:date="2026-03-16T10:39:00Z" w16du:dateUtc="2026-03-16T15:39:00Z">
        <w:r w:rsidR="000A0BB0">
          <w:rPr>
            <w:rFonts w:ascii="Times New Roman" w:hAnsi="Times New Roman" w:cs="Times New Roman"/>
          </w:rPr>
          <w:t xml:space="preserve"> agent </w:t>
        </w:r>
      </w:ins>
      <w:ins w:id="325" w:author="Benton, Deon" w:date="2026-03-16T10:40:00Z" w16du:dateUtc="2026-03-16T15:40:00Z">
        <w:r w:rsidR="000A0BB0">
          <w:rPr>
            <w:rFonts w:ascii="Times New Roman" w:hAnsi="Times New Roman" w:cs="Times New Roman"/>
          </w:rPr>
          <w:t>and goal.</w:t>
        </w:r>
      </w:ins>
      <w:ins w:id="326" w:author="Benton, Deon" w:date="2026-03-16T10:45:00Z" w16du:dateUtc="2026-03-16T15:45:00Z">
        <w:r w:rsidR="00A921C7">
          <w:rPr>
            <w:rFonts w:ascii="Times New Roman" w:hAnsi="Times New Roman" w:cs="Times New Roman"/>
          </w:rPr>
          <w:t xml:space="preserve"> To model the study by Gergely et al. (1995), networks </w:t>
        </w:r>
      </w:ins>
      <w:ins w:id="327" w:author="Benton, Deon" w:date="2026-03-16T10:50:00Z" w16du:dateUtc="2026-03-16T15:50:00Z">
        <w:r w:rsidR="00D51CDA">
          <w:rPr>
            <w:rFonts w:ascii="Times New Roman" w:hAnsi="Times New Roman" w:cs="Times New Roman"/>
          </w:rPr>
          <w:t xml:space="preserve">were </w:t>
        </w:r>
      </w:ins>
      <w:ins w:id="328" w:author="Benton, Deon" w:date="2026-03-16T11:00:00Z" w16du:dateUtc="2026-03-16T16:00:00Z">
        <w:r w:rsidR="006F0EFB">
          <w:rPr>
            <w:rFonts w:ascii="Times New Roman" w:hAnsi="Times New Roman" w:cs="Times New Roman"/>
          </w:rPr>
          <w:t xml:space="preserve">“habituated” to </w:t>
        </w:r>
      </w:ins>
      <w:ins w:id="329" w:author="Benton, Deon" w:date="2026-03-16T10:51:00Z" w16du:dateUtc="2026-03-16T15:51:00Z">
        <w:r w:rsidR="00D51CDA">
          <w:rPr>
            <w:rFonts w:ascii="Times New Roman" w:hAnsi="Times New Roman" w:cs="Times New Roman"/>
          </w:rPr>
          <w:t>an event in which an</w:t>
        </w:r>
      </w:ins>
      <w:ins w:id="330" w:author="Benton, Deon" w:date="2026-03-16T10:50:00Z" w16du:dateUtc="2026-03-16T15:50:00Z">
        <w:r w:rsidR="00D51CDA">
          <w:rPr>
            <w:rFonts w:ascii="Times New Roman" w:hAnsi="Times New Roman" w:cs="Times New Roman"/>
          </w:rPr>
          <w:t xml:space="preserve"> agent moved </w:t>
        </w:r>
      </w:ins>
      <w:ins w:id="331" w:author="Benton, Deon" w:date="2026-03-16T10:51:00Z" w16du:dateUtc="2026-03-16T15:51:00Z">
        <w:r w:rsidR="00D51CDA">
          <w:rPr>
            <w:rFonts w:ascii="Times New Roman" w:hAnsi="Times New Roman" w:cs="Times New Roman"/>
          </w:rPr>
          <w:t xml:space="preserve">horizontally along an </w:t>
        </w:r>
        <w:r w:rsidR="00D51CDA">
          <w:rPr>
            <w:rFonts w:ascii="Times New Roman" w:hAnsi="Times New Roman" w:cs="Times New Roman"/>
          </w:rPr>
          <w:lastRenderedPageBreak/>
          <w:t>arced path to reach a goal</w:t>
        </w:r>
      </w:ins>
      <w:ins w:id="332" w:author="Benton, Deon" w:date="2026-03-16T11:01:00Z" w16du:dateUtc="2026-03-16T16:01:00Z">
        <w:r w:rsidR="002630C8">
          <w:rPr>
            <w:rFonts w:ascii="Times New Roman" w:hAnsi="Times New Roman" w:cs="Times New Roman"/>
          </w:rPr>
          <w:t>. This</w:t>
        </w:r>
      </w:ins>
      <w:ins w:id="333" w:author="Benton, Deon" w:date="2026-03-16T11:00:00Z" w16du:dateUtc="2026-03-16T16:00:00Z">
        <w:r w:rsidR="002630C8">
          <w:rPr>
            <w:rFonts w:ascii="Times New Roman" w:hAnsi="Times New Roman" w:cs="Times New Roman"/>
          </w:rPr>
          <w:t xml:space="preserve"> event was implemented by turning on the agent unit (i.e., setting its activation to 1)</w:t>
        </w:r>
      </w:ins>
      <w:ins w:id="334" w:author="Benton, Deon" w:date="2026-03-16T11:50:00Z" w16du:dateUtc="2026-03-16T16:50:00Z">
        <w:r w:rsidR="00251B62">
          <w:rPr>
            <w:rFonts w:ascii="Times New Roman" w:hAnsi="Times New Roman" w:cs="Times New Roman"/>
          </w:rPr>
          <w:t xml:space="preserve"> and </w:t>
        </w:r>
      </w:ins>
      <w:ins w:id="335" w:author="Benton, Deon" w:date="2026-03-16T13:19:00Z" w16du:dateUtc="2026-03-16T18:19:00Z">
        <w:r w:rsidR="00985758">
          <w:rPr>
            <w:rFonts w:ascii="Times New Roman" w:hAnsi="Times New Roman" w:cs="Times New Roman"/>
          </w:rPr>
          <w:t xml:space="preserve">sequentially </w:t>
        </w:r>
      </w:ins>
      <w:ins w:id="336" w:author="Benton, Deon" w:date="2026-03-16T13:18:00Z" w16du:dateUtc="2026-03-16T18:18:00Z">
        <w:r w:rsidR="00985758">
          <w:rPr>
            <w:rFonts w:ascii="Times New Roman" w:hAnsi="Times New Roman" w:cs="Times New Roman"/>
          </w:rPr>
          <w:t xml:space="preserve">activating </w:t>
        </w:r>
      </w:ins>
      <w:ins w:id="337" w:author="Benton, Deon" w:date="2026-03-16T13:19:00Z" w16du:dateUtc="2026-03-16T18:19:00Z">
        <w:r w:rsidR="00985758">
          <w:rPr>
            <w:rFonts w:ascii="Times New Roman" w:hAnsi="Times New Roman" w:cs="Times New Roman"/>
          </w:rPr>
          <w:t>neighboring</w:t>
        </w:r>
      </w:ins>
      <w:ins w:id="338" w:author="Benton, Deon" w:date="2026-03-16T13:18:00Z" w16du:dateUtc="2026-03-16T18:18:00Z">
        <w:r w:rsidR="00985758">
          <w:rPr>
            <w:rFonts w:ascii="Times New Roman" w:hAnsi="Times New Roman" w:cs="Times New Roman"/>
          </w:rPr>
          <w:t xml:space="preserve"> cells</w:t>
        </w:r>
      </w:ins>
      <w:ins w:id="339" w:author="Benton, Deon" w:date="2026-03-16T13:19:00Z" w16du:dateUtc="2026-03-16T18:19:00Z">
        <w:r w:rsidR="00985758">
          <w:rPr>
            <w:rFonts w:ascii="Times New Roman" w:hAnsi="Times New Roman" w:cs="Times New Roman"/>
          </w:rPr>
          <w:t xml:space="preserve"> </w:t>
        </w:r>
      </w:ins>
      <w:ins w:id="340" w:author="Benton, Deon" w:date="2026-03-16T13:20:00Z" w16du:dateUtc="2026-03-16T18:20:00Z">
        <w:r w:rsidR="00985758">
          <w:rPr>
            <w:rFonts w:ascii="Times New Roman" w:hAnsi="Times New Roman" w:cs="Times New Roman"/>
          </w:rPr>
          <w:t>at each step along the arced trajectory</w:t>
        </w:r>
      </w:ins>
      <w:ins w:id="341" w:author="Benton, Deon" w:date="2026-03-16T13:19:00Z" w16du:dateUtc="2026-03-16T18:19:00Z">
        <w:r w:rsidR="00985758">
          <w:rPr>
            <w:rFonts w:ascii="Times New Roman" w:hAnsi="Times New Roman" w:cs="Times New Roman"/>
          </w:rPr>
          <w:t>.</w:t>
        </w:r>
      </w:ins>
      <w:ins w:id="342" w:author="Benton, Deon" w:date="2026-03-16T13:20:00Z" w16du:dateUtc="2026-03-16T18:20:00Z">
        <w:r w:rsidR="00985758">
          <w:rPr>
            <w:rFonts w:ascii="Times New Roman" w:hAnsi="Times New Roman" w:cs="Times New Roman"/>
          </w:rPr>
          <w:t xml:space="preserve"> As</w:t>
        </w:r>
      </w:ins>
      <w:ins w:id="343" w:author="Benton, Deon" w:date="2026-03-16T12:55:00Z" w16du:dateUtc="2026-03-16T17:55:00Z">
        <w:r w:rsidR="00C40504">
          <w:rPr>
            <w:rFonts w:ascii="Times New Roman" w:hAnsi="Times New Roman" w:cs="Times New Roman"/>
          </w:rPr>
          <w:t xml:space="preserve"> stipulated by </w:t>
        </w:r>
        <w:proofErr w:type="spellStart"/>
        <w:r w:rsidR="00C40504">
          <w:rPr>
            <w:rFonts w:ascii="Times New Roman" w:hAnsi="Times New Roman" w:cs="Times New Roman"/>
          </w:rPr>
          <w:t>Overwal</w:t>
        </w:r>
      </w:ins>
      <w:ins w:id="344" w:author="Benton, Deon" w:date="2026-03-16T12:56:00Z" w16du:dateUtc="2026-03-16T17:56:00Z">
        <w:r w:rsidR="00C40504">
          <w:rPr>
            <w:rFonts w:ascii="Times New Roman" w:hAnsi="Times New Roman" w:cs="Times New Roman"/>
          </w:rPr>
          <w:t>le’s</w:t>
        </w:r>
        <w:proofErr w:type="spellEnd"/>
        <w:r w:rsidR="00C40504">
          <w:rPr>
            <w:rFonts w:ascii="Times New Roman" w:hAnsi="Times New Roman" w:cs="Times New Roman"/>
          </w:rPr>
          <w:t xml:space="preserve"> (2010) account</w:t>
        </w:r>
      </w:ins>
      <w:ins w:id="345" w:author="Benton, Deon" w:date="2026-03-16T13:20:00Z" w16du:dateUtc="2026-03-16T18:20:00Z">
        <w:r w:rsidR="00985758">
          <w:rPr>
            <w:rFonts w:ascii="Times New Roman" w:hAnsi="Times New Roman" w:cs="Times New Roman"/>
          </w:rPr>
          <w:t xml:space="preserve">, the network’s task was </w:t>
        </w:r>
      </w:ins>
      <w:ins w:id="346" w:author="Benton, Deon" w:date="2026-03-16T13:22:00Z" w16du:dateUtc="2026-03-16T18:22:00Z">
        <w:r w:rsidR="000D323A">
          <w:rPr>
            <w:rFonts w:ascii="Times New Roman" w:hAnsi="Times New Roman" w:cs="Times New Roman"/>
          </w:rPr>
          <w:t xml:space="preserve">faithfully </w:t>
        </w:r>
      </w:ins>
      <w:ins w:id="347" w:author="Benton, Deon" w:date="2026-03-16T12:56:00Z" w16du:dateUtc="2026-03-16T17:56:00Z">
        <w:r w:rsidR="000D6C8E">
          <w:rPr>
            <w:rFonts w:ascii="Times New Roman" w:hAnsi="Times New Roman" w:cs="Times New Roman"/>
          </w:rPr>
          <w:t>to encode</w:t>
        </w:r>
      </w:ins>
      <w:ins w:id="348" w:author="Benton, Deon" w:date="2026-03-16T13:25:00Z" w16du:dateUtc="2026-03-16T18:25:00Z">
        <w:r w:rsidR="00DA47D1">
          <w:rPr>
            <w:rFonts w:ascii="Times New Roman" w:hAnsi="Times New Roman" w:cs="Times New Roman"/>
          </w:rPr>
          <w:t xml:space="preserve"> and represent </w:t>
        </w:r>
      </w:ins>
      <w:ins w:id="349" w:author="Benton, Deon" w:date="2026-03-16T12:56:00Z" w16du:dateUtc="2026-03-16T17:56:00Z">
        <w:r w:rsidR="000D6C8E">
          <w:rPr>
            <w:rFonts w:ascii="Times New Roman" w:hAnsi="Times New Roman" w:cs="Times New Roman"/>
          </w:rPr>
          <w:t>the state of the wor</w:t>
        </w:r>
      </w:ins>
      <w:ins w:id="350" w:author="Benton, Deon" w:date="2026-03-16T13:21:00Z" w16du:dateUtc="2026-03-16T18:21:00Z">
        <w:r w:rsidR="000D323A">
          <w:rPr>
            <w:rFonts w:ascii="Times New Roman" w:hAnsi="Times New Roman" w:cs="Times New Roman"/>
          </w:rPr>
          <w:t>ld</w:t>
        </w:r>
      </w:ins>
      <w:ins w:id="351" w:author="Benton, Deon" w:date="2026-03-16T12:56:00Z" w16du:dateUtc="2026-03-16T17:56:00Z">
        <w:r w:rsidR="000D6C8E">
          <w:rPr>
            <w:rFonts w:ascii="Times New Roman" w:hAnsi="Times New Roman" w:cs="Times New Roman"/>
          </w:rPr>
          <w:t xml:space="preserve"> at</w:t>
        </w:r>
      </w:ins>
      <w:ins w:id="352" w:author="Benton, Deon" w:date="2026-03-16T12:59:00Z" w16du:dateUtc="2026-03-16T17:59:00Z">
        <w:r w:rsidR="008167CE">
          <w:rPr>
            <w:rFonts w:ascii="Times New Roman" w:hAnsi="Times New Roman" w:cs="Times New Roman"/>
          </w:rPr>
          <w:t xml:space="preserve"> </w:t>
        </w:r>
      </w:ins>
      <w:ins w:id="353" w:author="Benton, Deon" w:date="2026-03-16T13:22:00Z" w16du:dateUtc="2026-03-16T18:22:00Z">
        <w:r w:rsidR="000D323A">
          <w:rPr>
            <w:rFonts w:ascii="Times New Roman" w:hAnsi="Times New Roman" w:cs="Times New Roman"/>
          </w:rPr>
          <w:t xml:space="preserve">each </w:t>
        </w:r>
      </w:ins>
      <w:ins w:id="354" w:author="Benton, Deon" w:date="2026-03-16T13:25:00Z" w16du:dateUtc="2026-03-16T18:25:00Z">
        <w:r w:rsidR="00F43B2A">
          <w:rPr>
            <w:rFonts w:ascii="Times New Roman" w:hAnsi="Times New Roman" w:cs="Times New Roman"/>
          </w:rPr>
          <w:t>of these steps</w:t>
        </w:r>
      </w:ins>
      <w:ins w:id="355" w:author="Benton, Deon" w:date="2026-03-16T12:56:00Z" w16du:dateUtc="2026-03-16T17:56:00Z">
        <w:r w:rsidR="000D6C8E">
          <w:rPr>
            <w:rFonts w:ascii="Times New Roman" w:hAnsi="Times New Roman" w:cs="Times New Roman"/>
          </w:rPr>
          <w:t>.</w:t>
        </w:r>
      </w:ins>
      <w:ins w:id="356" w:author="Benton, Deon" w:date="2026-03-16T12:59:00Z" w16du:dateUtc="2026-03-16T17:59:00Z">
        <w:r w:rsidR="008167CE">
          <w:rPr>
            <w:rFonts w:ascii="Times New Roman" w:hAnsi="Times New Roman" w:cs="Times New Roman"/>
          </w:rPr>
          <w:t xml:space="preserve"> Crucially, </w:t>
        </w:r>
      </w:ins>
      <w:ins w:id="357" w:author="Benton, Deon" w:date="2026-03-16T13:00:00Z" w16du:dateUtc="2026-03-16T18:00:00Z">
        <w:r w:rsidR="008167CE">
          <w:rPr>
            <w:rFonts w:ascii="Times New Roman" w:hAnsi="Times New Roman" w:cs="Times New Roman"/>
          </w:rPr>
          <w:t>arced movement</w:t>
        </w:r>
      </w:ins>
      <w:ins w:id="358" w:author="Benton, Deon" w:date="2026-03-16T10:52:00Z" w16du:dateUtc="2026-03-16T15:52:00Z">
        <w:r w:rsidR="00C873C2">
          <w:rPr>
            <w:rFonts w:ascii="Times New Roman" w:hAnsi="Times New Roman" w:cs="Times New Roman"/>
          </w:rPr>
          <w:t xml:space="preserve"> occurred over an obstacle for networks in </w:t>
        </w:r>
        <w:proofErr w:type="gramStart"/>
        <w:r w:rsidR="00C873C2">
          <w:rPr>
            <w:rFonts w:ascii="Times New Roman" w:hAnsi="Times New Roman" w:cs="Times New Roman"/>
          </w:rPr>
          <w:t>the Experimental condition</w:t>
        </w:r>
        <w:proofErr w:type="gramEnd"/>
        <w:r w:rsidR="00C873C2">
          <w:rPr>
            <w:rFonts w:ascii="Times New Roman" w:hAnsi="Times New Roman" w:cs="Times New Roman"/>
          </w:rPr>
          <w:t xml:space="preserve">, whereas the obstacle was absent for networks in </w:t>
        </w:r>
        <w:proofErr w:type="gramStart"/>
        <w:r w:rsidR="00C873C2">
          <w:rPr>
            <w:rFonts w:ascii="Times New Roman" w:hAnsi="Times New Roman" w:cs="Times New Roman"/>
          </w:rPr>
          <w:t>the Control condition</w:t>
        </w:r>
        <w:proofErr w:type="gramEnd"/>
        <w:r w:rsidR="00C873C2">
          <w:rPr>
            <w:rFonts w:ascii="Times New Roman" w:hAnsi="Times New Roman" w:cs="Times New Roman"/>
          </w:rPr>
          <w:t>.</w:t>
        </w:r>
      </w:ins>
      <w:ins w:id="359" w:author="Benton, Deon" w:date="2026-03-16T10:51:00Z" w16du:dateUtc="2026-03-16T15:51:00Z">
        <w:r w:rsidR="00D51CDA">
          <w:rPr>
            <w:rFonts w:ascii="Times New Roman" w:hAnsi="Times New Roman" w:cs="Times New Roman"/>
          </w:rPr>
          <w:t xml:space="preserve"> </w:t>
        </w:r>
      </w:ins>
      <w:ins w:id="360" w:author="Benton, Deon" w:date="2026-03-16T13:26:00Z" w16du:dateUtc="2026-03-16T18:26:00Z">
        <w:r w:rsidR="002A0037">
          <w:rPr>
            <w:rFonts w:ascii="Times New Roman" w:hAnsi="Times New Roman" w:cs="Times New Roman"/>
          </w:rPr>
          <w:t>Networks were then shown two barrierless test events. In one test event,</w:t>
        </w:r>
      </w:ins>
      <w:ins w:id="361" w:author="Benton, Deon" w:date="2026-03-16T13:23:00Z" w16du:dateUtc="2026-03-16T18:23:00Z">
        <w:r w:rsidR="00F43B2A">
          <w:rPr>
            <w:rFonts w:ascii="Times New Roman" w:hAnsi="Times New Roman" w:cs="Times New Roman"/>
          </w:rPr>
          <w:t xml:space="preserve"> </w:t>
        </w:r>
      </w:ins>
      <w:ins w:id="362" w:author="Benton, Deon" w:date="2026-03-16T13:26:00Z" w16du:dateUtc="2026-03-16T18:26:00Z">
        <w:r w:rsidR="002A0037">
          <w:rPr>
            <w:rFonts w:ascii="Times New Roman" w:hAnsi="Times New Roman" w:cs="Times New Roman"/>
          </w:rPr>
          <w:t>the agent moved</w:t>
        </w:r>
      </w:ins>
      <w:ins w:id="363" w:author="Benton, Deon" w:date="2026-03-16T13:24:00Z" w16du:dateUtc="2026-03-16T18:24:00Z">
        <w:r w:rsidR="00F43B2A">
          <w:rPr>
            <w:rFonts w:ascii="Times New Roman" w:hAnsi="Times New Roman" w:cs="Times New Roman"/>
          </w:rPr>
          <w:t xml:space="preserve"> horizontally along a straight path to reach the goal object</w:t>
        </w:r>
      </w:ins>
      <w:ins w:id="364" w:author="Benton, Deon" w:date="2026-03-16T13:26:00Z" w16du:dateUtc="2026-03-16T18:26:00Z">
        <w:r w:rsidR="002A0037">
          <w:rPr>
            <w:rFonts w:ascii="Times New Roman" w:hAnsi="Times New Roman" w:cs="Times New Roman"/>
          </w:rPr>
          <w:t>. In the second test event,</w:t>
        </w:r>
      </w:ins>
      <w:ins w:id="365" w:author="Benton, Deon" w:date="2026-03-16T13:24:00Z" w16du:dateUtc="2026-03-16T18:24:00Z">
        <w:r w:rsidR="00F43B2A">
          <w:rPr>
            <w:rFonts w:ascii="Times New Roman" w:hAnsi="Times New Roman" w:cs="Times New Roman"/>
          </w:rPr>
          <w:t xml:space="preserve"> </w:t>
        </w:r>
      </w:ins>
      <w:ins w:id="366" w:author="Benton, Deon" w:date="2026-03-16T13:26:00Z" w16du:dateUtc="2026-03-16T18:26:00Z">
        <w:r w:rsidR="002A0037">
          <w:rPr>
            <w:rFonts w:ascii="Times New Roman" w:hAnsi="Times New Roman" w:cs="Times New Roman"/>
          </w:rPr>
          <w:t>the</w:t>
        </w:r>
      </w:ins>
      <w:ins w:id="367" w:author="Benton, Deon" w:date="2026-03-16T13:24:00Z" w16du:dateUtc="2026-03-16T18:24:00Z">
        <w:r w:rsidR="00F43B2A">
          <w:rPr>
            <w:rFonts w:ascii="Times New Roman" w:hAnsi="Times New Roman" w:cs="Times New Roman"/>
          </w:rPr>
          <w:t xml:space="preserve"> agent moved horizontally along an arced p</w:t>
        </w:r>
      </w:ins>
      <w:ins w:id="368" w:author="Benton, Deon" w:date="2026-03-16T13:25:00Z" w16du:dateUtc="2026-03-16T18:25:00Z">
        <w:r w:rsidR="00F43B2A">
          <w:rPr>
            <w:rFonts w:ascii="Times New Roman" w:hAnsi="Times New Roman" w:cs="Times New Roman"/>
          </w:rPr>
          <w:t xml:space="preserve">ath to reach the same goal. </w:t>
        </w:r>
      </w:ins>
      <w:ins w:id="369" w:author="Benton, Deon" w:date="2026-03-16T13:29:00Z" w16du:dateUtc="2026-03-16T18:29:00Z">
        <w:r w:rsidR="00247D78">
          <w:rPr>
            <w:rFonts w:ascii="Times New Roman" w:hAnsi="Times New Roman" w:cs="Times New Roman"/>
          </w:rPr>
          <w:t xml:space="preserve">Network’s looking performance was measured by activating </w:t>
        </w:r>
      </w:ins>
      <w:ins w:id="370" w:author="Benton, Deon" w:date="2026-03-16T13:30:00Z" w16du:dateUtc="2026-03-16T18:30:00Z">
        <w:r w:rsidR="00247D78">
          <w:rPr>
            <w:rFonts w:ascii="Times New Roman" w:hAnsi="Times New Roman" w:cs="Times New Roman"/>
          </w:rPr>
          <w:t xml:space="preserve">the agent and goal units and measuring </w:t>
        </w:r>
      </w:ins>
      <w:ins w:id="371" w:author="Benton, Deon" w:date="2026-03-16T13:31:00Z" w16du:dateUtc="2026-03-16T18:31:00Z">
        <w:r w:rsidR="00247D78">
          <w:rPr>
            <w:rFonts w:ascii="Times New Roman" w:hAnsi="Times New Roman" w:cs="Times New Roman"/>
          </w:rPr>
          <w:t>the activation of a subset of units at critical places along the arced and straight paths</w:t>
        </w:r>
      </w:ins>
      <w:ins w:id="372" w:author="Benton, Deon" w:date="2026-03-16T13:33:00Z" w16du:dateUtc="2026-03-16T18:33:00Z">
        <w:r w:rsidR="00334A80">
          <w:rPr>
            <w:rFonts w:ascii="Times New Roman" w:hAnsi="Times New Roman" w:cs="Times New Roman"/>
          </w:rPr>
          <w:t>. The</w:t>
        </w:r>
      </w:ins>
      <w:ins w:id="373" w:author="Benton, Deon" w:date="2026-03-16T13:32:00Z" w16du:dateUtc="2026-03-16T18:32:00Z">
        <w:r w:rsidR="00334A80">
          <w:rPr>
            <w:rFonts w:ascii="Times New Roman" w:hAnsi="Times New Roman" w:cs="Times New Roman"/>
          </w:rPr>
          <w:t xml:space="preserve"> critical units for the arced path were those comprising the apex of that path</w:t>
        </w:r>
      </w:ins>
      <w:ins w:id="374" w:author="Benton, Deon" w:date="2026-03-16T13:33:00Z" w16du:dateUtc="2026-03-16T18:33:00Z">
        <w:r w:rsidR="00334A80">
          <w:rPr>
            <w:rFonts w:ascii="Times New Roman" w:hAnsi="Times New Roman" w:cs="Times New Roman"/>
          </w:rPr>
          <w:t>. In contrast, the critical units for the straight path were th</w:t>
        </w:r>
      </w:ins>
      <w:ins w:id="375" w:author="Benton, Deon" w:date="2026-03-16T13:36:00Z" w16du:dateUtc="2026-03-16T18:36:00Z">
        <w:r w:rsidR="003833DC">
          <w:rPr>
            <w:rFonts w:ascii="Times New Roman" w:hAnsi="Times New Roman" w:cs="Times New Roman"/>
          </w:rPr>
          <w:t xml:space="preserve">ose comprising </w:t>
        </w:r>
      </w:ins>
      <w:ins w:id="376" w:author="Benton, Deon" w:date="2026-03-16T13:33:00Z" w16du:dateUtc="2026-03-16T18:33:00Z">
        <w:r w:rsidR="00334A80">
          <w:rPr>
            <w:rFonts w:ascii="Times New Roman" w:hAnsi="Times New Roman" w:cs="Times New Roman"/>
          </w:rPr>
          <w:t>the midpoint of the straight path.</w:t>
        </w:r>
      </w:ins>
      <w:ins w:id="377" w:author="Benton, Deon" w:date="2026-03-16T13:32:00Z" w16du:dateUtc="2026-03-16T18:32:00Z">
        <w:r w:rsidR="00334A80">
          <w:rPr>
            <w:rFonts w:ascii="Times New Roman" w:hAnsi="Times New Roman" w:cs="Times New Roman"/>
          </w:rPr>
          <w:t xml:space="preserve"> </w:t>
        </w:r>
      </w:ins>
      <w:ins w:id="378" w:author="Benton, Deon" w:date="2026-03-16T13:40:00Z" w16du:dateUtc="2026-03-16T18:40:00Z">
        <w:r w:rsidR="0017005B">
          <w:rPr>
            <w:rFonts w:ascii="Times New Roman" w:hAnsi="Times New Roman" w:cs="Times New Roman"/>
          </w:rPr>
          <w:t>Greater activation of these units was interpreted as lower looking times</w:t>
        </w:r>
      </w:ins>
      <w:ins w:id="379" w:author="Benton, Deon" w:date="2026-03-16T13:41:00Z" w16du:dateUtc="2026-03-16T18:41:00Z">
        <w:r w:rsidR="0017005B">
          <w:rPr>
            <w:rFonts w:ascii="Times New Roman" w:hAnsi="Times New Roman" w:cs="Times New Roman"/>
          </w:rPr>
          <w:t xml:space="preserve">. </w:t>
        </w:r>
        <w:proofErr w:type="spellStart"/>
        <w:r w:rsidR="0017005B">
          <w:rPr>
            <w:rFonts w:ascii="Times New Roman" w:hAnsi="Times New Roman" w:cs="Times New Roman"/>
          </w:rPr>
          <w:t>Overwalle</w:t>
        </w:r>
        <w:proofErr w:type="spellEnd"/>
        <w:r w:rsidR="0017005B">
          <w:rPr>
            <w:rFonts w:ascii="Times New Roman" w:hAnsi="Times New Roman" w:cs="Times New Roman"/>
          </w:rPr>
          <w:t xml:space="preserve"> (2010) found that networks in the Experimental condition produced less activation (i.e., greater looking) to the </w:t>
        </w:r>
      </w:ins>
      <w:ins w:id="380" w:author="Benton, Deon" w:date="2026-03-16T13:44:00Z" w16du:dateUtc="2026-03-16T18:44:00Z">
        <w:r w:rsidR="00495A8A">
          <w:rPr>
            <w:rFonts w:ascii="Times New Roman" w:hAnsi="Times New Roman" w:cs="Times New Roman"/>
          </w:rPr>
          <w:t>curved test</w:t>
        </w:r>
      </w:ins>
      <w:ins w:id="381" w:author="Benton, Deon" w:date="2026-03-16T13:41:00Z" w16du:dateUtc="2026-03-16T18:41:00Z">
        <w:r w:rsidR="0017005B">
          <w:rPr>
            <w:rFonts w:ascii="Times New Roman" w:hAnsi="Times New Roman" w:cs="Times New Roman"/>
          </w:rPr>
          <w:t xml:space="preserve"> event than to the</w:t>
        </w:r>
      </w:ins>
      <w:ins w:id="382" w:author="Benton, Deon" w:date="2026-03-16T13:42:00Z" w16du:dateUtc="2026-03-16T18:42:00Z">
        <w:r w:rsidR="0017005B">
          <w:rPr>
            <w:rFonts w:ascii="Times New Roman" w:hAnsi="Times New Roman" w:cs="Times New Roman"/>
          </w:rPr>
          <w:t xml:space="preserve"> </w:t>
        </w:r>
      </w:ins>
      <w:ins w:id="383" w:author="Benton, Deon" w:date="2026-03-16T13:44:00Z" w16du:dateUtc="2026-03-16T18:44:00Z">
        <w:r w:rsidR="00495A8A">
          <w:rPr>
            <w:rFonts w:ascii="Times New Roman" w:hAnsi="Times New Roman" w:cs="Times New Roman"/>
          </w:rPr>
          <w:t>straight</w:t>
        </w:r>
      </w:ins>
      <w:ins w:id="384" w:author="Benton, Deon" w:date="2026-03-16T13:42:00Z" w16du:dateUtc="2026-03-16T18:42:00Z">
        <w:r w:rsidR="0017005B">
          <w:rPr>
            <w:rFonts w:ascii="Times New Roman" w:hAnsi="Times New Roman" w:cs="Times New Roman"/>
          </w:rPr>
          <w:t xml:space="preserve"> one</w:t>
        </w:r>
      </w:ins>
      <w:ins w:id="385" w:author="Benton, Deon" w:date="2026-03-16T13:44:00Z" w16du:dateUtc="2026-03-16T18:44:00Z">
        <w:r w:rsidR="005416F9">
          <w:rPr>
            <w:rFonts w:ascii="Times New Roman" w:hAnsi="Times New Roman" w:cs="Times New Roman"/>
          </w:rPr>
          <w:t xml:space="preserve">. </w:t>
        </w:r>
      </w:ins>
      <w:ins w:id="386" w:author="Benton, Deon" w:date="2026-03-16T13:45:00Z" w16du:dateUtc="2026-03-16T18:45:00Z">
        <w:r w:rsidR="005416F9">
          <w:rPr>
            <w:rFonts w:ascii="Times New Roman" w:hAnsi="Times New Roman" w:cs="Times New Roman"/>
          </w:rPr>
          <w:t>These results mirror infants’ looking performance in</w:t>
        </w:r>
      </w:ins>
      <w:ins w:id="387" w:author="Benton, Deon" w:date="2026-03-16T13:46:00Z" w16du:dateUtc="2026-03-16T18:46:00Z">
        <w:r w:rsidR="005416F9">
          <w:rPr>
            <w:rFonts w:ascii="Times New Roman" w:hAnsi="Times New Roman" w:cs="Times New Roman"/>
          </w:rPr>
          <w:t xml:space="preserve"> Gergely et al. (1995). </w:t>
        </w:r>
      </w:ins>
      <w:ins w:id="388" w:author="Benton, Deon" w:date="2026-03-16T13:44:00Z" w16du:dateUtc="2026-03-16T18:44:00Z">
        <w:r w:rsidR="005416F9">
          <w:rPr>
            <w:rFonts w:ascii="Times New Roman" w:hAnsi="Times New Roman" w:cs="Times New Roman"/>
          </w:rPr>
          <w:t xml:space="preserve">The fact that the model’s performance mirrored that of </w:t>
        </w:r>
        <w:proofErr w:type="gramStart"/>
        <w:r w:rsidR="005416F9">
          <w:rPr>
            <w:rFonts w:ascii="Times New Roman" w:hAnsi="Times New Roman" w:cs="Times New Roman"/>
          </w:rPr>
          <w:t>infants’</w:t>
        </w:r>
        <w:proofErr w:type="gramEnd"/>
        <w:r w:rsidR="005416F9">
          <w:rPr>
            <w:rFonts w:ascii="Times New Roman" w:hAnsi="Times New Roman" w:cs="Times New Roman"/>
          </w:rPr>
          <w:t xml:space="preserve"> suggests that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account </w:t>
        </w:r>
      </w:ins>
      <w:ins w:id="389" w:author="Benton, Deon" w:date="2026-03-16T13:45:00Z" w16du:dateUtc="2026-03-16T18:45:00Z">
        <w:r w:rsidR="005416F9">
          <w:rPr>
            <w:rFonts w:ascii="Times New Roman" w:hAnsi="Times New Roman" w:cs="Times New Roman"/>
          </w:rPr>
          <w:t>is sufficient to explain how infants process efficient and inefficient actions</w:t>
        </w:r>
      </w:ins>
      <w:ins w:id="390" w:author="Benton, Deon" w:date="2026-03-16T13:42:00Z" w16du:dateUtc="2026-03-16T18:42:00Z">
        <w:r w:rsidR="0017005B">
          <w:rPr>
            <w:rFonts w:ascii="Times New Roman" w:hAnsi="Times New Roman" w:cs="Times New Roman"/>
          </w:rPr>
          <w:t xml:space="preserve">. </w:t>
        </w:r>
      </w:ins>
    </w:p>
    <w:p w14:paraId="1C0B2AC2" w14:textId="2C5AF6A4" w:rsidR="004D54DA" w:rsidRDefault="00DA57F6" w:rsidP="00780892">
      <w:pPr>
        <w:spacing w:line="480" w:lineRule="auto"/>
        <w:ind w:firstLine="720"/>
        <w:contextualSpacing/>
        <w:rPr>
          <w:ins w:id="391" w:author="Benton, Deon" w:date="2026-03-16T13:57:00Z" w16du:dateUtc="2026-03-16T18:57:00Z"/>
          <w:rFonts w:ascii="Times New Roman" w:eastAsia="Times New Roman" w:hAnsi="Times New Roman" w:cs="Times New Roman"/>
        </w:rPr>
      </w:pPr>
      <w:r>
        <w:rPr>
          <w:rFonts w:ascii="Times New Roman" w:hAnsi="Times New Roman" w:cs="Times New Roman"/>
        </w:rPr>
        <w:t xml:space="preserve">Although </w:t>
      </w:r>
      <w:ins w:id="392" w:author="Benton, Deon" w:date="2026-03-16T13:46:00Z" w16du:dateUtc="2026-03-16T18:46:00Z">
        <w:r w:rsidR="005416F9">
          <w:rPr>
            <w:rFonts w:ascii="Times New Roman" w:hAnsi="Times New Roman" w:cs="Times New Roman"/>
          </w:rPr>
          <w:t>these</w:t>
        </w:r>
      </w:ins>
      <w:r>
        <w:rPr>
          <w:rFonts w:ascii="Times New Roman" w:hAnsi="Times New Roman" w:cs="Times New Roman"/>
        </w:rPr>
        <w:t xml:space="preserve"> </w:t>
      </w:r>
      <w:r w:rsidR="000B60E2">
        <w:rPr>
          <w:rFonts w:ascii="Times New Roman" w:hAnsi="Times New Roman" w:cs="Times New Roman"/>
        </w:rPr>
        <w:t>results suggest</w:t>
      </w:r>
      <w:ins w:id="393" w:author="Benton, Deon" w:date="2026-03-16T14:01:00Z" w16du:dateUtc="2026-03-16T19:01:00Z">
        <w:r w:rsidR="00CA7B39">
          <w:rPr>
            <w:rFonts w:ascii="Times New Roman" w:hAnsi="Times New Roman" w:cs="Times New Roman"/>
          </w:rPr>
          <w:t xml:space="preserve"> that</w:t>
        </w:r>
      </w:ins>
      <w:r w:rsidR="000B60E2">
        <w:rPr>
          <w:rFonts w:ascii="Times New Roman" w:hAnsi="Times New Roman" w:cs="Times New Roman"/>
        </w:rPr>
        <w:t xml:space="preserve"> </w:t>
      </w:r>
      <w:proofErr w:type="spellStart"/>
      <w:ins w:id="394" w:author="Benton, Deon" w:date="2026-03-16T13:46:00Z" w16du:dateUtc="2026-03-16T18:46:00Z">
        <w:r w:rsidR="005416F9">
          <w:rPr>
            <w:rFonts w:ascii="Times New Roman" w:hAnsi="Times New Roman" w:cs="Times New Roman"/>
          </w:rPr>
          <w:t>Overwalle’s</w:t>
        </w:r>
        <w:proofErr w:type="spellEnd"/>
        <w:r w:rsidR="005416F9">
          <w:rPr>
            <w:rFonts w:ascii="Times New Roman" w:hAnsi="Times New Roman" w:cs="Times New Roman"/>
          </w:rPr>
          <w:t xml:space="preserve"> (2010) account is sufficient to explain how infants process efficient and inefficient actions</w:t>
        </w:r>
      </w:ins>
      <w:ins w:id="395" w:author="Benton, Deon" w:date="2026-03-16T14:01:00Z" w16du:dateUtc="2026-03-16T19:01:00Z">
        <w:r w:rsidR="00BC285A">
          <w:rPr>
            <w:rFonts w:ascii="Times New Roman" w:hAnsi="Times New Roman" w:cs="Times New Roman"/>
          </w:rPr>
          <w:t xml:space="preserve"> in a study that assesses their action understanding</w:t>
        </w:r>
      </w:ins>
      <w:ins w:id="396" w:author="Benton, Deon" w:date="2026-03-16T13:46:00Z" w16du:dateUtc="2026-03-16T18:46:00Z">
        <w:r w:rsidR="005416F9">
          <w:rPr>
            <w:rFonts w:ascii="Times New Roman" w:hAnsi="Times New Roman" w:cs="Times New Roman"/>
          </w:rPr>
          <w:t xml:space="preserve">, </w:t>
        </w:r>
      </w:ins>
      <w:r w:rsidR="008E542C">
        <w:rPr>
          <w:rFonts w:ascii="Times New Roman" w:hAnsi="Times New Roman" w:cs="Times New Roman"/>
        </w:rPr>
        <w:t>caution should be exercised before accepting</w:t>
      </w:r>
      <w:ins w:id="397" w:author="Benton, Deon" w:date="2026-03-16T13:47:00Z" w16du:dateUtc="2026-03-16T18:47:00Z">
        <w:r w:rsidR="005F2CF5">
          <w:rPr>
            <w:rFonts w:ascii="Times New Roman" w:hAnsi="Times New Roman" w:cs="Times New Roman"/>
          </w:rPr>
          <w:t xml:space="preserve"> his proposal.</w:t>
        </w:r>
      </w:ins>
      <w:r w:rsidR="008E542C">
        <w:rPr>
          <w:rFonts w:ascii="Times New Roman" w:hAnsi="Times New Roman" w:cs="Times New Roman"/>
        </w:rPr>
        <w:t xml:space="preserve"> </w:t>
      </w:r>
      <w:ins w:id="398" w:author="Benton, Deon" w:date="2026-03-16T13:48:00Z" w16du:dateUtc="2026-03-16T18:48:00Z">
        <w:r w:rsidR="005F2CF5">
          <w:rPr>
            <w:rFonts w:ascii="Times New Roman" w:hAnsi="Times New Roman" w:cs="Times New Roman"/>
          </w:rPr>
          <w:t xml:space="preserve">One reason is that </w:t>
        </w:r>
        <w:proofErr w:type="spellStart"/>
        <w:r w:rsidR="005F2CF5">
          <w:rPr>
            <w:rFonts w:ascii="Times New Roman" w:hAnsi="Times New Roman" w:cs="Times New Roman"/>
          </w:rPr>
          <w:t>Overwalle’s</w:t>
        </w:r>
        <w:proofErr w:type="spellEnd"/>
        <w:r w:rsidR="005F2CF5">
          <w:rPr>
            <w:rFonts w:ascii="Times New Roman" w:hAnsi="Times New Roman" w:cs="Times New Roman"/>
          </w:rPr>
          <w:t xml:space="preserve"> model</w:t>
        </w:r>
      </w:ins>
      <w:r w:rsidR="006D4C64">
        <w:rPr>
          <w:rFonts w:ascii="Times New Roman" w:hAnsi="Times New Roman" w:cs="Times New Roman"/>
        </w:rPr>
        <w:t xml:space="preserve"> </w:t>
      </w:r>
      <w:ins w:id="399" w:author="Benton, Deon" w:date="2026-03-09T20:13:00Z" w16du:dateUtc="2026-03-10T01:13:00Z">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ins>
      <w:ins w:id="400" w:author="Benton, Deon" w:date="2026-03-09T20:22:00Z" w16du:dateUtc="2026-03-10T01:22:00Z">
        <w:r w:rsidR="009202A3">
          <w:rPr>
            <w:rFonts w:ascii="Times New Roman" w:hAnsi="Times New Roman" w:cs="Times New Roman"/>
          </w:rPr>
          <w:t xml:space="preserve">had any action experience prior to its </w:t>
        </w:r>
      </w:ins>
      <w:ins w:id="401" w:author="Benton, Deon" w:date="2026-03-16T13:48:00Z" w16du:dateUtc="2026-03-16T18:48:00Z">
        <w:r w:rsidR="005F2CF5">
          <w:rPr>
            <w:rFonts w:ascii="Times New Roman" w:hAnsi="Times New Roman" w:cs="Times New Roman"/>
          </w:rPr>
          <w:t>participation in a</w:t>
        </w:r>
      </w:ins>
      <w:ins w:id="402" w:author="Benton, Deon" w:date="2026-03-09T20:22:00Z" w16du:dateUtc="2026-03-10T01:22:00Z">
        <w:r w:rsidR="009202A3">
          <w:rPr>
            <w:rFonts w:ascii="Times New Roman" w:hAnsi="Times New Roman" w:cs="Times New Roman"/>
          </w:rPr>
          <w:t xml:space="preserve"> simulation analogue of Gergely et al. (1995; </w:t>
        </w:r>
      </w:ins>
      <w:ins w:id="403" w:author="Benton, Deon" w:date="2026-03-09T20:14:00Z" w16du:dateUtc="2026-03-10T01:14:00Z">
        <w:r w:rsidR="007A106B">
          <w:rPr>
            <w:rFonts w:ascii="Times New Roman" w:hAnsi="Times New Roman" w:cs="Times New Roman"/>
          </w:rPr>
          <w:t>see below)</w:t>
        </w:r>
      </w:ins>
      <w:ins w:id="404" w:author="Benton, Deon" w:date="2026-03-16T13:48:00Z" w16du:dateUtc="2026-03-16T18:48:00Z">
        <w:r w:rsidR="005F2CF5">
          <w:rPr>
            <w:rFonts w:ascii="Times New Roman" w:hAnsi="Times New Roman" w:cs="Times New Roman"/>
          </w:rPr>
          <w:t xml:space="preserve">. </w:t>
        </w:r>
      </w:ins>
      <w:ins w:id="405" w:author="Benton, Deon" w:date="2026-03-16T13:49:00Z" w16du:dateUtc="2026-03-16T18:49:00Z">
        <w:r w:rsidR="00DC44EA">
          <w:rPr>
            <w:rFonts w:ascii="Times New Roman" w:hAnsi="Times New Roman" w:cs="Times New Roman"/>
          </w:rPr>
          <w:t xml:space="preserve">These represent </w:t>
        </w:r>
        <w:r w:rsidR="00DC44EA">
          <w:rPr>
            <w:rFonts w:ascii="Times New Roman" w:hAnsi="Times New Roman" w:cs="Times New Roman"/>
          </w:rPr>
          <w:lastRenderedPageBreak/>
          <w:t>limitations because they meant that the model could not</w:t>
        </w:r>
      </w:ins>
      <w:ins w:id="406" w:author="Benton, Deon" w:date="2026-03-09T20:14:00Z" w16du:dateUtc="2026-03-10T01:14:00Z">
        <w:r w:rsidR="006A3D7F">
          <w:rPr>
            <w:rFonts w:ascii="Times New Roman" w:hAnsi="Times New Roman" w:cs="Times New Roman"/>
          </w:rPr>
          <w:t xml:space="preserve"> bring to bear in its processing of </w:t>
        </w:r>
        <w:proofErr w:type="gramStart"/>
        <w:r w:rsidR="006A3D7F">
          <w:rPr>
            <w:rFonts w:ascii="Times New Roman" w:hAnsi="Times New Roman" w:cs="Times New Roman"/>
          </w:rPr>
          <w:t>the habituation</w:t>
        </w:r>
        <w:proofErr w:type="gramEnd"/>
        <w:r w:rsidR="006A3D7F">
          <w:rPr>
            <w:rFonts w:ascii="Times New Roman" w:hAnsi="Times New Roman" w:cs="Times New Roman"/>
          </w:rPr>
          <w:t xml:space="preserve"> and test events its prior </w:t>
        </w:r>
      </w:ins>
      <w:ins w:id="407" w:author="Benton, Deon" w:date="2026-03-09T20:23:00Z" w16du:dateUtc="2026-03-10T01:23:00Z">
        <w:r w:rsidR="009202A3">
          <w:rPr>
            <w:rFonts w:ascii="Times New Roman" w:hAnsi="Times New Roman" w:cs="Times New Roman"/>
          </w:rPr>
          <w:t>action observation experience</w:t>
        </w:r>
      </w:ins>
      <w:r w:rsidR="00DC3C33">
        <w:rPr>
          <w:rFonts w:ascii="Times New Roman" w:hAnsi="Times New Roman" w:cs="Times New Roman"/>
        </w:rPr>
        <w:t xml:space="preserve">. </w:t>
      </w:r>
      <w:ins w:id="408" w:author="Benton, Deon" w:date="2026-03-16T16:06:00Z" w16du:dateUtc="2026-03-16T21:06:00Z">
        <w:r w:rsidR="00CF3B36">
          <w:rPr>
            <w:rFonts w:ascii="Times New Roman" w:hAnsi="Times New Roman" w:cs="Times New Roman"/>
          </w:rPr>
          <w:t>Despite</w:t>
        </w:r>
      </w:ins>
      <w:ins w:id="409" w:author="Benton, Deon" w:date="2026-03-16T13:50:00Z" w16du:dateUtc="2026-03-16T18:50:00Z">
        <w:r w:rsidR="00DC44EA">
          <w:rPr>
            <w:rFonts w:ascii="Times New Roman" w:hAnsi="Times New Roman" w:cs="Times New Roman"/>
          </w:rPr>
          <w:t xml:space="preserve"> </w:t>
        </w:r>
      </w:ins>
      <w:ins w:id="410" w:author="Benton, Deon" w:date="2026-03-16T16:06:00Z" w16du:dateUtc="2026-03-16T21:06:00Z">
        <w:r w:rsidR="00CF3B36">
          <w:rPr>
            <w:rFonts w:ascii="Times New Roman" w:hAnsi="Times New Roman" w:cs="Times New Roman"/>
          </w:rPr>
          <w:t>demonstrating that</w:t>
        </w:r>
      </w:ins>
      <w:ins w:id="411" w:author="Benton, Deon" w:date="2026-03-16T13:50:00Z" w16du:dateUtc="2026-03-16T18:50:00Z">
        <w:r w:rsidR="00DC44EA">
          <w:rPr>
            <w:rFonts w:ascii="Times New Roman" w:hAnsi="Times New Roman" w:cs="Times New Roman"/>
          </w:rPr>
          <w:t xml:space="preserve"> </w:t>
        </w:r>
        <w:r w:rsidR="00DC44EA">
          <w:rPr>
            <w:rFonts w:ascii="Times New Roman" w:eastAsia="Times New Roman" w:hAnsi="Times New Roman" w:cs="Times New Roman"/>
          </w:rPr>
          <w:t>a model lacking</w:t>
        </w:r>
      </w:ins>
      <w:ins w:id="412" w:author="Benton, Deon" w:date="2026-03-09T20:28:00Z" w16du:dateUtc="2026-03-10T01:28:00Z">
        <w:r w:rsidR="00DD3688">
          <w:rPr>
            <w:rFonts w:ascii="Times New Roman" w:eastAsia="Times New Roman" w:hAnsi="Times New Roman" w:cs="Times New Roman"/>
          </w:rPr>
          <w:t xml:space="preserve"> a hidden layer or prior </w:t>
        </w:r>
      </w:ins>
      <w:ins w:id="413" w:author="Benton, Deon" w:date="2026-03-16T13:50:00Z" w16du:dateUtc="2026-03-16T18:50:00Z">
        <w:r w:rsidR="00DC44EA">
          <w:rPr>
            <w:rFonts w:ascii="Times New Roman" w:eastAsia="Times New Roman" w:hAnsi="Times New Roman" w:cs="Times New Roman"/>
          </w:rPr>
          <w:t>action experience</w:t>
        </w:r>
      </w:ins>
      <w:ins w:id="414" w:author="Benton, Deon" w:date="2026-03-09T20:28:00Z" w16du:dateUtc="2026-03-10T01:28:00Z">
        <w:r w:rsidR="00DD3688">
          <w:rPr>
            <w:rFonts w:ascii="Times New Roman" w:eastAsia="Times New Roman" w:hAnsi="Times New Roman" w:cs="Times New Roman"/>
          </w:rPr>
          <w:t xml:space="preserve"> </w:t>
        </w:r>
      </w:ins>
      <w:ins w:id="415" w:author="Benton, Deon" w:date="2026-03-09T20:29:00Z" w16du:dateUtc="2026-03-10T01:29:00Z">
        <w:r w:rsidR="00DD3688">
          <w:rPr>
            <w:rFonts w:ascii="Times New Roman" w:eastAsia="Times New Roman" w:hAnsi="Times New Roman" w:cs="Times New Roman"/>
          </w:rPr>
          <w:t xml:space="preserve">can </w:t>
        </w:r>
      </w:ins>
      <w:ins w:id="416" w:author="Benton, Deon" w:date="2026-03-09T20:28:00Z" w16du:dateUtc="2026-03-10T01:28:00Z">
        <w:r w:rsidR="00DD3688">
          <w:rPr>
            <w:rFonts w:ascii="Times New Roman" w:eastAsia="Times New Roman" w:hAnsi="Times New Roman" w:cs="Times New Roman"/>
          </w:rPr>
          <w:t>reproduce infants’ looking behaviors in Gergely et al. (1995), one or both factors may be necessary</w:t>
        </w:r>
      </w:ins>
      <w:ins w:id="417" w:author="Benton, Deon" w:date="2026-03-16T16:06:00Z" w16du:dateUtc="2026-03-16T21:06:00Z">
        <w:r w:rsidR="00CF3B36">
          <w:rPr>
            <w:rFonts w:ascii="Times New Roman" w:eastAsia="Times New Roman" w:hAnsi="Times New Roman" w:cs="Times New Roman"/>
          </w:rPr>
          <w:t xml:space="preserve"> for a model like that by </w:t>
        </w:r>
        <w:proofErr w:type="spellStart"/>
        <w:r w:rsidR="00CF3B36">
          <w:rPr>
            <w:rFonts w:ascii="Times New Roman" w:eastAsia="Times New Roman" w:hAnsi="Times New Roman" w:cs="Times New Roman"/>
          </w:rPr>
          <w:t>Overwalle</w:t>
        </w:r>
        <w:proofErr w:type="spellEnd"/>
        <w:r w:rsidR="00CF3B36">
          <w:rPr>
            <w:rFonts w:ascii="Times New Roman" w:eastAsia="Times New Roman" w:hAnsi="Times New Roman" w:cs="Times New Roman"/>
          </w:rPr>
          <w:t xml:space="preserve"> (2010</w:t>
        </w:r>
      </w:ins>
      <w:ins w:id="418" w:author="Benton, Deon" w:date="2026-03-16T16:07:00Z" w16du:dateUtc="2026-03-16T21:07:00Z">
        <w:r w:rsidR="00CF3B36">
          <w:rPr>
            <w:rFonts w:ascii="Times New Roman" w:eastAsia="Times New Roman" w:hAnsi="Times New Roman" w:cs="Times New Roman"/>
          </w:rPr>
          <w:t>)</w:t>
        </w:r>
      </w:ins>
      <w:ins w:id="419" w:author="Benton, Deon" w:date="2026-03-09T20:28:00Z" w16du:dateUtc="2026-03-10T01:28:00Z">
        <w:r w:rsidR="00DD3688">
          <w:rPr>
            <w:rFonts w:ascii="Times New Roman" w:eastAsia="Times New Roman" w:hAnsi="Times New Roman" w:cs="Times New Roman"/>
          </w:rPr>
          <w:t xml:space="preserve"> to capture </w:t>
        </w:r>
      </w:ins>
      <w:ins w:id="420" w:author="Benton, Deon" w:date="2026-03-16T13:51:00Z" w16du:dateUtc="2026-03-16T18:51:00Z">
        <w:r w:rsidR="00B0365F">
          <w:rPr>
            <w:rFonts w:ascii="Times New Roman" w:eastAsia="Times New Roman" w:hAnsi="Times New Roman" w:cs="Times New Roman"/>
          </w:rPr>
          <w:t xml:space="preserve">other key findings </w:t>
        </w:r>
      </w:ins>
      <w:ins w:id="421" w:author="Benton, Deon" w:date="2026-03-16T16:07:00Z" w16du:dateUtc="2026-03-16T21:07:00Z">
        <w:r w:rsidR="00D77000">
          <w:rPr>
            <w:rFonts w:ascii="Times New Roman" w:eastAsia="Times New Roman" w:hAnsi="Times New Roman" w:cs="Times New Roman"/>
          </w:rPr>
          <w:t>in this literature</w:t>
        </w:r>
      </w:ins>
      <w:ins w:id="422" w:author="Benton, Deon" w:date="2026-03-09T20:29:00Z" w16du:dateUtc="2026-03-10T01:29:00Z">
        <w:r w:rsidR="00DD3688">
          <w:rPr>
            <w:rFonts w:ascii="Times New Roman" w:eastAsia="Times New Roman" w:hAnsi="Times New Roman" w:cs="Times New Roman"/>
          </w:rPr>
          <w:t>.</w:t>
        </w:r>
      </w:ins>
      <w:ins w:id="423" w:author="Benton, Deon" w:date="2026-03-16T13:51:00Z" w16du:dateUtc="2026-03-16T18:51:00Z">
        <w:r w:rsidR="00B0365F">
          <w:rPr>
            <w:rFonts w:ascii="Times New Roman" w:eastAsia="Times New Roman" w:hAnsi="Times New Roman" w:cs="Times New Roman"/>
          </w:rPr>
          <w:t xml:space="preserve"> For example,</w:t>
        </w:r>
      </w:ins>
      <w:ins w:id="424" w:author="Benton, Deon" w:date="2026-03-09T20:30:00Z" w16du:dateUtc="2026-03-10T01:30:00Z">
        <w:r w:rsidR="00DD3688">
          <w:rPr>
            <w:rFonts w:ascii="Times New Roman" w:eastAsia="Times New Roman" w:hAnsi="Times New Roman" w:cs="Times New Roman"/>
          </w:rPr>
          <w:t xml:space="preserve"> </w:t>
        </w:r>
      </w:ins>
      <w:proofErr w:type="spellStart"/>
      <w:ins w:id="425" w:author="Benton, Deon" w:date="2026-03-09T20:31:00Z" w16du:dateUtc="2026-03-10T01:31:00Z">
        <w:r w:rsidR="00DD3688">
          <w:rPr>
            <w:rFonts w:ascii="Times New Roman" w:eastAsia="Times New Roman" w:hAnsi="Times New Roman" w:cs="Times New Roman"/>
          </w:rPr>
          <w:t>Overwalle</w:t>
        </w:r>
      </w:ins>
      <w:ins w:id="426" w:author="Benton, Deon" w:date="2026-03-16T16:07:00Z" w16du:dateUtc="2026-03-16T21:07:00Z">
        <w:r w:rsidR="004B1270">
          <w:rPr>
            <w:rFonts w:ascii="Times New Roman" w:eastAsia="Times New Roman" w:hAnsi="Times New Roman" w:cs="Times New Roman"/>
          </w:rPr>
          <w:t>’s</w:t>
        </w:r>
      </w:ins>
      <w:proofErr w:type="spellEnd"/>
      <w:ins w:id="427" w:author="Benton, Deon" w:date="2026-03-09T20:31:00Z" w16du:dateUtc="2026-03-10T01:31:00Z">
        <w:r w:rsidR="00DD3688">
          <w:rPr>
            <w:rFonts w:ascii="Times New Roman" w:eastAsia="Times New Roman" w:hAnsi="Times New Roman" w:cs="Times New Roman"/>
          </w:rPr>
          <w:t xml:space="preserve"> (2010) </w:t>
        </w:r>
      </w:ins>
      <w:ins w:id="428" w:author="Benton, Deon" w:date="2026-03-16T16:07:00Z" w16du:dateUtc="2026-03-16T21:07:00Z">
        <w:r w:rsidR="004B1270">
          <w:rPr>
            <w:rFonts w:ascii="Times New Roman" w:eastAsia="Times New Roman" w:hAnsi="Times New Roman" w:cs="Times New Roman"/>
          </w:rPr>
          <w:t xml:space="preserve">model </w:t>
        </w:r>
      </w:ins>
      <w:ins w:id="429" w:author="Benton, Deon" w:date="2026-03-09T20:30:00Z" w16du:dateUtc="2026-03-10T01:30:00Z">
        <w:r w:rsidR="00DD3688">
          <w:rPr>
            <w:rFonts w:ascii="Times New Roman" w:eastAsia="Times New Roman" w:hAnsi="Times New Roman" w:cs="Times New Roman"/>
          </w:rPr>
          <w:t xml:space="preserve">may struggle </w:t>
        </w:r>
      </w:ins>
      <w:ins w:id="430" w:author="Benton, Deon" w:date="2026-03-09T20:29:00Z" w16du:dateUtc="2026-03-10T01:29:00Z">
        <w:r w:rsidR="00DD3688">
          <w:rPr>
            <w:rFonts w:ascii="Times New Roman" w:eastAsia="Times New Roman" w:hAnsi="Times New Roman" w:cs="Times New Roman"/>
          </w:rPr>
          <w:t xml:space="preserve">to capture </w:t>
        </w:r>
      </w:ins>
      <w:ins w:id="431" w:author="Benton, Deon" w:date="2026-03-09T20:30:00Z" w16du:dateUtc="2026-03-10T01:30:00Z">
        <w:r w:rsidR="00DD3688">
          <w:rPr>
            <w:rFonts w:ascii="Times New Roman" w:eastAsia="Times New Roman" w:hAnsi="Times New Roman" w:cs="Times New Roman"/>
          </w:rPr>
          <w:t>infants’ looking responses in a</w:t>
        </w:r>
      </w:ins>
      <w:ins w:id="432" w:author="Benton, Deon" w:date="2026-03-16T13:52:00Z" w16du:dateUtc="2026-03-16T18:52:00Z">
        <w:r w:rsidR="00B0365F">
          <w:rPr>
            <w:rFonts w:ascii="Times New Roman" w:eastAsia="Times New Roman" w:hAnsi="Times New Roman" w:cs="Times New Roman"/>
          </w:rPr>
          <w:t xml:space="preserve"> now classic study</w:t>
        </w:r>
      </w:ins>
      <w:ins w:id="433" w:author="Benton, Deon" w:date="2026-02-11T13:46:00Z" w16du:dateUtc="2026-02-11T19:46:00Z">
        <w:r w:rsidR="005541AB" w:rsidRPr="005541AB">
          <w:rPr>
            <w:rFonts w:ascii="Times New Roman" w:eastAsia="Times New Roman" w:hAnsi="Times New Roman" w:cs="Times New Roman"/>
          </w:rPr>
          <w:t xml:space="preserve"> by </w:t>
        </w:r>
      </w:ins>
      <w:proofErr w:type="spellStart"/>
      <w:ins w:id="434" w:author="Benton, Deon" w:date="2026-02-11T13:47:00Z" w16du:dateUtc="2026-02-11T19:47:00Z">
        <w:r w:rsidR="005541AB">
          <w:rPr>
            <w:rFonts w:ascii="Times New Roman" w:hAnsi="Times New Roman" w:cs="Times New Roman"/>
          </w:rPr>
          <w:t>Csibra</w:t>
        </w:r>
        <w:proofErr w:type="spellEnd"/>
        <w:r w:rsidR="005541AB">
          <w:rPr>
            <w:rFonts w:ascii="Times New Roman" w:hAnsi="Times New Roman" w:cs="Times New Roman"/>
          </w:rPr>
          <w:t xml:space="preserve"> et al. (2003). </w:t>
        </w:r>
        <w:r w:rsidR="0095228B">
          <w:rPr>
            <w:rFonts w:ascii="Times New Roman" w:hAnsi="Times New Roman" w:cs="Times New Roman"/>
          </w:rPr>
          <w:t xml:space="preserve">In one of their experiments, </w:t>
        </w:r>
      </w:ins>
      <w:ins w:id="435" w:author="Benton, Deon" w:date="2026-02-11T14:08:00Z" w16du:dateUtc="2026-02-11T20:08:00Z">
        <w:r w:rsidR="00DE5587">
          <w:rPr>
            <w:rFonts w:ascii="Times New Roman" w:hAnsi="Times New Roman" w:cs="Times New Roman"/>
          </w:rPr>
          <w:t>12-month-olds</w:t>
        </w:r>
      </w:ins>
      <w:ins w:id="436" w:author="Benton, Deon" w:date="2026-02-11T13:47:00Z" w16du:dateUtc="2026-02-11T19:47:00Z">
        <w:r w:rsidR="0095228B">
          <w:rPr>
            <w:rFonts w:ascii="Times New Roman" w:hAnsi="Times New Roman" w:cs="Times New Roman"/>
          </w:rPr>
          <w:t xml:space="preserve"> were habituated to an event like that shown in the Experimental condition in Gergely et al. (1995) except that the barrier was hidden behind </w:t>
        </w:r>
      </w:ins>
      <w:ins w:id="437" w:author="Benton, Deon" w:date="2026-02-11T13:48:00Z" w16du:dateUtc="2026-02-11T19:48:00Z">
        <w:r w:rsidR="0095228B">
          <w:rPr>
            <w:rFonts w:ascii="Times New Roman" w:hAnsi="Times New Roman" w:cs="Times New Roman"/>
          </w:rPr>
          <w:t xml:space="preserve">an opaque screen. However, infants could still see the second object and </w:t>
        </w:r>
      </w:ins>
      <w:ins w:id="438" w:author="Benton, Deon" w:date="2026-03-16T13:52:00Z" w16du:dateUtc="2026-03-16T18:52:00Z">
        <w:r w:rsidR="009F17EA">
          <w:rPr>
            <w:rFonts w:ascii="Times New Roman" w:hAnsi="Times New Roman" w:cs="Times New Roman"/>
          </w:rPr>
          <w:t>the apex of the arced motion path from</w:t>
        </w:r>
      </w:ins>
      <w:ins w:id="439" w:author="Benton, Deon" w:date="2026-02-11T13:48:00Z" w16du:dateUtc="2026-02-11T19:48:00Z">
        <w:r w:rsidR="0095228B">
          <w:rPr>
            <w:rFonts w:ascii="Times New Roman" w:hAnsi="Times New Roman" w:cs="Times New Roman"/>
          </w:rPr>
          <w:t xml:space="preserve"> behind the </w:t>
        </w:r>
        <w:proofErr w:type="spellStart"/>
        <w:r w:rsidR="0095228B">
          <w:rPr>
            <w:rFonts w:ascii="Times New Roman" w:hAnsi="Times New Roman" w:cs="Times New Roman"/>
          </w:rPr>
          <w:t>occluder</w:t>
        </w:r>
        <w:proofErr w:type="spellEnd"/>
        <w:r w:rsidR="0095228B">
          <w:rPr>
            <w:rFonts w:ascii="Times New Roman" w:hAnsi="Times New Roman" w:cs="Times New Roman"/>
          </w:rPr>
          <w:t xml:space="preserve"> as it moved to reach the second object. Infants were then shown two test events without the </w:t>
        </w:r>
        <w:proofErr w:type="spellStart"/>
        <w:r w:rsidR="0095228B">
          <w:rPr>
            <w:rFonts w:ascii="Times New Roman" w:hAnsi="Times New Roman" w:cs="Times New Roman"/>
          </w:rPr>
          <w:t>occluder</w:t>
        </w:r>
        <w:proofErr w:type="spellEnd"/>
        <w:r w:rsidR="0095228B">
          <w:rPr>
            <w:rFonts w:ascii="Times New Roman" w:hAnsi="Times New Roman" w:cs="Times New Roman"/>
          </w:rPr>
          <w:t>. The first object jump</w:t>
        </w:r>
      </w:ins>
      <w:ins w:id="440" w:author="Benton, Deon" w:date="2026-03-16T13:53:00Z" w16du:dateUtc="2026-03-16T18:53:00Z">
        <w:r w:rsidR="009F17EA">
          <w:rPr>
            <w:rFonts w:ascii="Times New Roman" w:hAnsi="Times New Roman" w:cs="Times New Roman"/>
          </w:rPr>
          <w:t>ed</w:t>
        </w:r>
      </w:ins>
      <w:ins w:id="441" w:author="Benton, Deon" w:date="2026-02-11T13:48:00Z" w16du:dateUtc="2026-02-11T19:48:00Z">
        <w:r w:rsidR="0095228B">
          <w:rPr>
            <w:rFonts w:ascii="Times New Roman" w:hAnsi="Times New Roman" w:cs="Times New Roman"/>
          </w:rPr>
          <w:t xml:space="preserve"> over a now visible barrier to reach the second object</w:t>
        </w:r>
      </w:ins>
      <w:ins w:id="442" w:author="Benton, Deon" w:date="2026-03-16T13:53:00Z" w16du:dateUtc="2026-03-16T18:53:00Z">
        <w:r w:rsidR="009F17EA">
          <w:rPr>
            <w:rFonts w:ascii="Times New Roman" w:hAnsi="Times New Roman" w:cs="Times New Roman"/>
          </w:rPr>
          <w:t xml:space="preserve"> in the </w:t>
        </w:r>
      </w:ins>
      <w:ins w:id="443" w:author="Benton, Deon" w:date="2026-02-11T13:48:00Z" w16du:dateUtc="2026-02-11T19:48:00Z">
        <w:r w:rsidR="0095228B">
          <w:rPr>
            <w:rFonts w:ascii="Times New Roman" w:hAnsi="Times New Roman" w:cs="Times New Roman"/>
          </w:rPr>
          <w:t xml:space="preserve">Obstacle test event. </w:t>
        </w:r>
      </w:ins>
      <w:ins w:id="444" w:author="Benton, Deon" w:date="2026-03-16T13:53:00Z" w16du:dateUtc="2026-03-16T18:53:00Z">
        <w:r w:rsidR="00EE368D">
          <w:rPr>
            <w:rFonts w:ascii="Times New Roman" w:hAnsi="Times New Roman" w:cs="Times New Roman"/>
          </w:rPr>
          <w:t xml:space="preserve">The No-Obstacle test event was identical except that the barrier was missing. </w:t>
        </w:r>
      </w:ins>
      <w:proofErr w:type="spellStart"/>
      <w:ins w:id="445" w:author="Benton, Deon" w:date="2026-02-11T13:51:00Z" w16du:dateUtc="2026-02-11T19:51:00Z">
        <w:r w:rsidR="00B00200">
          <w:rPr>
            <w:rFonts w:ascii="Times New Roman" w:hAnsi="Times New Roman" w:cs="Times New Roman"/>
          </w:rPr>
          <w:t>Csibra</w:t>
        </w:r>
        <w:proofErr w:type="spellEnd"/>
        <w:r w:rsidR="00B00200">
          <w:rPr>
            <w:rFonts w:ascii="Times New Roman" w:hAnsi="Times New Roman" w:cs="Times New Roman"/>
          </w:rPr>
          <w:t xml:space="preserve"> et al. (2003) found that</w:t>
        </w:r>
      </w:ins>
      <w:ins w:id="446" w:author="Benton, Deon" w:date="2026-02-11T13:48:00Z" w16du:dateUtc="2026-02-11T19:48:00Z">
        <w:r w:rsidR="0095228B">
          <w:rPr>
            <w:rFonts w:ascii="Times New Roman" w:hAnsi="Times New Roman" w:cs="Times New Roman"/>
          </w:rPr>
          <w:t xml:space="preserve"> infants looked longer at the No-Obstacle test event than at the Obstacle test event.</w:t>
        </w:r>
      </w:ins>
      <w:ins w:id="447" w:author="Benton, Deon" w:date="2026-02-11T13:53:00Z" w16du:dateUtc="2026-02-11T19:53:00Z">
        <w:r w:rsidR="00B00200">
          <w:rPr>
            <w:rFonts w:ascii="Times New Roman" w:hAnsi="Times New Roman" w:cs="Times New Roman"/>
          </w:rPr>
          <w:t xml:space="preserve"> There </w:t>
        </w:r>
      </w:ins>
      <w:ins w:id="448" w:author="Benton, Deon" w:date="2026-03-16T13:54:00Z" w16du:dateUtc="2026-03-16T18:54:00Z">
        <w:r w:rsidR="00EE368D">
          <w:rPr>
            <w:rFonts w:ascii="Times New Roman" w:hAnsi="Times New Roman" w:cs="Times New Roman"/>
          </w:rPr>
          <w:t>reason</w:t>
        </w:r>
      </w:ins>
      <w:ins w:id="449" w:author="Benton, Deon" w:date="2026-03-16T16:07:00Z" w16du:dateUtc="2026-03-16T21:07:00Z">
        <w:r w:rsidR="004B1270">
          <w:rPr>
            <w:rFonts w:ascii="Times New Roman" w:hAnsi="Times New Roman" w:cs="Times New Roman"/>
          </w:rPr>
          <w:t xml:space="preserve"> it would be predicted that</w:t>
        </w:r>
      </w:ins>
      <w:ins w:id="450" w:author="Benton, Deon" w:date="2026-03-16T13:54:00Z" w16du:dateUtc="2026-03-16T18:54:00Z">
        <w:r w:rsidR="00EE368D">
          <w:rPr>
            <w:rFonts w:ascii="Times New Roman" w:hAnsi="Times New Roman" w:cs="Times New Roman"/>
          </w:rPr>
          <w:t xml:space="preserve"> </w:t>
        </w:r>
        <w:proofErr w:type="spellStart"/>
        <w:r w:rsidR="00EE368D">
          <w:rPr>
            <w:rFonts w:ascii="Times New Roman" w:hAnsi="Times New Roman" w:cs="Times New Roman"/>
          </w:rPr>
          <w:t>Overwalle’s</w:t>
        </w:r>
        <w:proofErr w:type="spellEnd"/>
        <w:r w:rsidR="00EE368D">
          <w:rPr>
            <w:rFonts w:ascii="Times New Roman" w:hAnsi="Times New Roman" w:cs="Times New Roman"/>
          </w:rPr>
          <w:t xml:space="preserve"> (2010)</w:t>
        </w:r>
      </w:ins>
      <w:ins w:id="451" w:author="Benton, Deon" w:date="2026-03-16T16:07:00Z" w16du:dateUtc="2026-03-16T21:07:00Z">
        <w:r w:rsidR="004B1270">
          <w:rPr>
            <w:rFonts w:ascii="Times New Roman" w:hAnsi="Times New Roman" w:cs="Times New Roman"/>
          </w:rPr>
          <w:t xml:space="preserve"> model</w:t>
        </w:r>
      </w:ins>
      <w:ins w:id="452" w:author="Benton, Deon" w:date="2026-03-16T13:54:00Z" w16du:dateUtc="2026-03-16T18:54:00Z">
        <w:r w:rsidR="00EE368D">
          <w:rPr>
            <w:rFonts w:ascii="Times New Roman" w:hAnsi="Times New Roman" w:cs="Times New Roman"/>
          </w:rPr>
          <w:t xml:space="preserve"> </w:t>
        </w:r>
      </w:ins>
      <w:ins w:id="453" w:author="Benton, Deon" w:date="2026-03-16T16:07:00Z" w16du:dateUtc="2026-03-16T21:07:00Z">
        <w:r w:rsidR="004B1270">
          <w:rPr>
            <w:rFonts w:ascii="Times New Roman" w:hAnsi="Times New Roman" w:cs="Times New Roman"/>
          </w:rPr>
          <w:t>would</w:t>
        </w:r>
      </w:ins>
      <w:ins w:id="454" w:author="Benton, Deon" w:date="2026-03-16T13:54:00Z" w16du:dateUtc="2026-03-16T18:54:00Z">
        <w:r w:rsidR="00EE368D">
          <w:rPr>
            <w:rFonts w:ascii="Times New Roman" w:hAnsi="Times New Roman" w:cs="Times New Roman"/>
          </w:rPr>
          <w:t xml:space="preserve"> </w:t>
        </w:r>
      </w:ins>
      <w:ins w:id="455" w:author="Benton, Deon" w:date="2026-02-11T13:53:00Z" w16du:dateUtc="2026-02-11T19:53:00Z">
        <w:r w:rsidR="00B00200">
          <w:rPr>
            <w:rFonts w:ascii="Times New Roman" w:hAnsi="Times New Roman" w:cs="Times New Roman"/>
          </w:rPr>
          <w:t>struggle to reproduce infants’ responses in this study</w:t>
        </w:r>
      </w:ins>
      <w:ins w:id="456" w:author="Benton, Deon" w:date="2026-03-16T13:54:00Z" w16du:dateUtc="2026-03-16T18:54:00Z">
        <w:r w:rsidR="00EE368D">
          <w:rPr>
            <w:rFonts w:ascii="Times New Roman" w:hAnsi="Times New Roman" w:cs="Times New Roman"/>
          </w:rPr>
          <w:t xml:space="preserve"> is that</w:t>
        </w:r>
      </w:ins>
      <w:ins w:id="457" w:author="Benton, Deon" w:date="2026-03-16T13:55:00Z" w16du:dateUtc="2026-03-16T18:55:00Z">
        <w:r w:rsidR="00EE368D">
          <w:rPr>
            <w:rFonts w:ascii="Times New Roman" w:hAnsi="Times New Roman" w:cs="Times New Roman"/>
          </w:rPr>
          <w:t xml:space="preserve"> at test</w:t>
        </w:r>
      </w:ins>
      <w:ins w:id="458" w:author="Benton, Deon" w:date="2026-03-16T13:54:00Z" w16du:dateUtc="2026-03-16T18:54:00Z">
        <w:r w:rsidR="00EE368D">
          <w:rPr>
            <w:rFonts w:ascii="Times New Roman" w:hAnsi="Times New Roman" w:cs="Times New Roman"/>
          </w:rPr>
          <w:t xml:space="preserve"> the network must somehow </w:t>
        </w:r>
      </w:ins>
      <w:ins w:id="459" w:author="Benton, Deon" w:date="2026-02-11T13:51:00Z" w16du:dateUtc="2026-02-11T19:51:00Z">
        <w:r w:rsidR="00B00200" w:rsidRPr="00B00200">
          <w:rPr>
            <w:rFonts w:ascii="Times New Roman" w:eastAsia="Times New Roman" w:hAnsi="Times New Roman" w:cs="Times New Roman"/>
          </w:rPr>
          <w:t xml:space="preserve">spontaneously </w:t>
        </w:r>
      </w:ins>
      <w:ins w:id="460" w:author="Benton, Deon" w:date="2026-02-11T13:56:00Z" w16du:dateUtc="2026-02-11T19:56:00Z">
        <w:r w:rsidR="00173688">
          <w:rPr>
            <w:rFonts w:ascii="Times New Roman" w:eastAsia="Times New Roman" w:hAnsi="Times New Roman" w:cs="Times New Roman"/>
          </w:rPr>
          <w:t>infer aspects</w:t>
        </w:r>
      </w:ins>
      <w:ins w:id="461" w:author="Benton, Deon" w:date="2026-02-11T13:51:00Z" w16du:dateUtc="2026-02-11T19:51:00Z">
        <w:r w:rsidR="00B00200" w:rsidRPr="00B00200">
          <w:rPr>
            <w:rFonts w:ascii="Times New Roman" w:eastAsia="Times New Roman" w:hAnsi="Times New Roman" w:cs="Times New Roman"/>
          </w:rPr>
          <w:t xml:space="preserve"> of the visual array that were </w:t>
        </w:r>
      </w:ins>
      <w:ins w:id="462" w:author="Benton, Deon" w:date="2026-03-16T13:55:00Z" w16du:dateUtc="2026-03-16T18:55:00Z">
        <w:r w:rsidR="00EE368D">
          <w:rPr>
            <w:rFonts w:ascii="Times New Roman" w:eastAsia="Times New Roman" w:hAnsi="Times New Roman" w:cs="Times New Roman"/>
          </w:rPr>
          <w:t>notably absent during the habituation phase</w:t>
        </w:r>
      </w:ins>
      <w:ins w:id="463" w:author="Benton, Deon" w:date="2026-03-16T13:56:00Z" w16du:dateUtc="2026-03-16T18:56:00Z">
        <w:r w:rsidR="00EE368D">
          <w:rPr>
            <w:rFonts w:ascii="Times New Roman" w:eastAsia="Times New Roman" w:hAnsi="Times New Roman" w:cs="Times New Roman"/>
          </w:rPr>
          <w:t xml:space="preserve">; </w:t>
        </w:r>
      </w:ins>
      <w:ins w:id="464" w:author="Benton, Deon" w:date="2026-03-16T16:08:00Z" w16du:dateUtc="2026-03-16T21:08:00Z">
        <w:r w:rsidR="00DC0A12">
          <w:rPr>
            <w:rFonts w:ascii="Times New Roman" w:eastAsia="Times New Roman" w:hAnsi="Times New Roman" w:cs="Times New Roman"/>
          </w:rPr>
          <w:t xml:space="preserve">it is unclear where such an expectation would come from in a model that is not given prior action experience. </w:t>
        </w:r>
      </w:ins>
    </w:p>
    <w:p w14:paraId="4E21B9CB" w14:textId="13041E12" w:rsidR="005A1669" w:rsidRDefault="004D54DA" w:rsidP="00780892">
      <w:pPr>
        <w:spacing w:line="480" w:lineRule="auto"/>
        <w:ind w:firstLine="720"/>
        <w:contextualSpacing/>
        <w:rPr>
          <w:ins w:id="465" w:author="Benton, Deon" w:date="2026-03-16T14:20:00Z" w16du:dateUtc="2026-03-16T19:20:00Z"/>
          <w:rFonts w:ascii="Times New Roman" w:eastAsia="Times New Roman" w:hAnsi="Times New Roman" w:cs="Times New Roman"/>
        </w:rPr>
      </w:pPr>
      <w:ins w:id="466" w:author="Benton, Deon" w:date="2026-03-16T13:57:00Z" w16du:dateUtc="2026-03-16T18:57:00Z">
        <w:r>
          <w:rPr>
            <w:rFonts w:ascii="Times New Roman" w:eastAsia="Times New Roman" w:hAnsi="Times New Roman" w:cs="Times New Roman"/>
          </w:rPr>
          <w:t xml:space="preserve">The second concern relates to the role that agents and goals play in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(2010) account. Although </w:t>
        </w:r>
      </w:ins>
      <w:ins w:id="467" w:author="Benton, Deon" w:date="2026-03-16T13:58:00Z" w16du:dateUtc="2026-03-16T18:58:00Z">
        <w:r>
          <w:rPr>
            <w:rFonts w:ascii="Times New Roman" w:eastAsia="Times New Roman" w:hAnsi="Times New Roman" w:cs="Times New Roman"/>
          </w:rPr>
          <w:t>the crux of his position is that infants</w:t>
        </w:r>
      </w:ins>
      <w:ins w:id="468" w:author="Benton, Deon" w:date="2026-03-16T14:02:00Z" w16du:dateUtc="2026-03-16T19:02:00Z">
        <w:r w:rsidR="00BC285A">
          <w:rPr>
            <w:rFonts w:ascii="Times New Roman" w:eastAsia="Times New Roman" w:hAnsi="Times New Roman" w:cs="Times New Roman"/>
          </w:rPr>
          <w:t xml:space="preserve"> learn through experience that some actions are more efficient ways to achieve goals than others, </w:t>
        </w:r>
      </w:ins>
      <w:proofErr w:type="spellStart"/>
      <w:ins w:id="469" w:author="Benton, Deon" w:date="2026-03-16T14:03:00Z" w16du:dateUtc="2026-03-16T19:03:00Z">
        <w:r w:rsidR="00BC285A">
          <w:rPr>
            <w:rFonts w:ascii="Times New Roman" w:eastAsia="Times New Roman" w:hAnsi="Times New Roman" w:cs="Times New Roman"/>
          </w:rPr>
          <w:t>Overwalle’s</w:t>
        </w:r>
        <w:proofErr w:type="spellEnd"/>
        <w:r w:rsidR="00BC285A">
          <w:rPr>
            <w:rFonts w:ascii="Times New Roman" w:eastAsia="Times New Roman" w:hAnsi="Times New Roman" w:cs="Times New Roman"/>
          </w:rPr>
          <w:t xml:space="preserve"> (2010) perspective nonetheless</w:t>
        </w:r>
      </w:ins>
      <w:ins w:id="470" w:author="Benton, Deon" w:date="2026-03-16T14:08:00Z" w16du:dateUtc="2026-03-16T19:08:00Z">
        <w:r w:rsidR="00331E63">
          <w:rPr>
            <w:rFonts w:ascii="Times New Roman" w:eastAsia="Times New Roman" w:hAnsi="Times New Roman" w:cs="Times New Roman"/>
          </w:rPr>
          <w:t xml:space="preserve"> </w:t>
        </w:r>
      </w:ins>
      <w:ins w:id="471" w:author="Benton, Deon" w:date="2026-03-16T14:16:00Z" w16du:dateUtc="2026-03-16T19:16:00Z">
        <w:r w:rsidR="00470240">
          <w:rPr>
            <w:rFonts w:ascii="Times New Roman" w:eastAsia="Times New Roman" w:hAnsi="Times New Roman" w:cs="Times New Roman"/>
          </w:rPr>
          <w:t xml:space="preserve">presupposes a preexisting notion of agent and goal. Evidence for this is garnered by </w:t>
        </w:r>
      </w:ins>
      <w:ins w:id="472" w:author="Benton, Deon" w:date="2026-03-16T14:17:00Z" w16du:dateUtc="2026-03-16T19:17:00Z">
        <w:r w:rsidR="00470240">
          <w:rPr>
            <w:rFonts w:ascii="Times New Roman" w:eastAsia="Times New Roman" w:hAnsi="Times New Roman" w:cs="Times New Roman"/>
          </w:rPr>
          <w:t>the use of</w:t>
        </w:r>
      </w:ins>
      <w:ins w:id="473" w:author="Benton, Deon" w:date="2026-03-16T14:10:00Z" w16du:dateUtc="2026-03-16T19:10:00Z">
        <w:r w:rsidR="00331E63">
          <w:rPr>
            <w:rFonts w:ascii="Times New Roman" w:eastAsia="Times New Roman" w:hAnsi="Times New Roman" w:cs="Times New Roman"/>
          </w:rPr>
          <w:t xml:space="preserve"> agent and goal units in the model</w:t>
        </w:r>
      </w:ins>
      <w:ins w:id="474" w:author="Benton, Deon" w:date="2026-03-16T14:14:00Z" w16du:dateUtc="2026-03-16T19:14:00Z">
        <w:r w:rsidR="00D30F4B">
          <w:rPr>
            <w:rFonts w:ascii="Times New Roman" w:eastAsia="Times New Roman" w:hAnsi="Times New Roman" w:cs="Times New Roman"/>
          </w:rPr>
          <w:t xml:space="preserve">. </w:t>
        </w:r>
      </w:ins>
      <w:ins w:id="475" w:author="Benton, Deon" w:date="2026-03-16T14:17:00Z" w16du:dateUtc="2026-03-16T19:17:00Z">
        <w:r w:rsidR="00470240">
          <w:rPr>
            <w:rFonts w:ascii="Times New Roman" w:eastAsia="Times New Roman" w:hAnsi="Times New Roman" w:cs="Times New Roman"/>
          </w:rPr>
          <w:t>The problem here is that</w:t>
        </w:r>
      </w:ins>
      <w:ins w:id="476" w:author="Benton, Deon" w:date="2026-03-16T14:14:00Z" w16du:dateUtc="2026-03-16T19:14:00Z">
        <w:r w:rsidR="00D30F4B">
          <w:rPr>
            <w:rFonts w:ascii="Times New Roman" w:eastAsia="Times New Roman" w:hAnsi="Times New Roman" w:cs="Times New Roman"/>
          </w:rPr>
          <w:t xml:space="preserve"> </w:t>
        </w:r>
        <w:proofErr w:type="spellStart"/>
        <w:r w:rsidR="00D30F4B">
          <w:rPr>
            <w:rFonts w:ascii="Times New Roman" w:eastAsia="Times New Roman" w:hAnsi="Times New Roman" w:cs="Times New Roman"/>
          </w:rPr>
          <w:t>Overwalle</w:t>
        </w:r>
        <w:proofErr w:type="spellEnd"/>
        <w:r w:rsidR="00D30F4B">
          <w:rPr>
            <w:rFonts w:ascii="Times New Roman" w:eastAsia="Times New Roman" w:hAnsi="Times New Roman" w:cs="Times New Roman"/>
          </w:rPr>
          <w:t xml:space="preserve"> (2010) does not </w:t>
        </w:r>
        <w:r w:rsidR="00D30F4B">
          <w:rPr>
            <w:rFonts w:ascii="Times New Roman" w:eastAsia="Times New Roman" w:hAnsi="Times New Roman" w:cs="Times New Roman"/>
          </w:rPr>
          <w:lastRenderedPageBreak/>
          <w:t>provide</w:t>
        </w:r>
      </w:ins>
      <w:ins w:id="477" w:author="Benton, Deon" w:date="2026-03-16T14:09:00Z" w16du:dateUtc="2026-03-16T19:09:00Z">
        <w:r w:rsidR="00331E63">
          <w:rPr>
            <w:rFonts w:ascii="Times New Roman" w:eastAsia="Times New Roman" w:hAnsi="Times New Roman" w:cs="Times New Roman"/>
          </w:rPr>
          <w:t xml:space="preserve"> </w:t>
        </w:r>
      </w:ins>
      <w:ins w:id="478" w:author="Benton, Deon" w:date="2026-03-16T14:07:00Z" w16du:dateUtc="2026-03-16T19:07:00Z">
        <w:r w:rsidR="006E55B5">
          <w:rPr>
            <w:rFonts w:ascii="Times New Roman" w:eastAsia="Times New Roman" w:hAnsi="Times New Roman" w:cs="Times New Roman"/>
          </w:rPr>
          <w:t xml:space="preserve">a </w:t>
        </w:r>
      </w:ins>
      <w:ins w:id="479" w:author="Benton, Deon" w:date="2026-03-16T14:17:00Z" w16du:dateUtc="2026-03-16T19:17:00Z">
        <w:r w:rsidR="00470240">
          <w:rPr>
            <w:rFonts w:ascii="Times New Roman" w:eastAsia="Times New Roman" w:hAnsi="Times New Roman" w:cs="Times New Roman"/>
          </w:rPr>
          <w:t xml:space="preserve">corresponding </w:t>
        </w:r>
      </w:ins>
      <w:ins w:id="480" w:author="Benton, Deon" w:date="2026-03-16T14:09:00Z" w16du:dateUtc="2026-03-16T19:09:00Z">
        <w:r w:rsidR="00331E63">
          <w:rPr>
            <w:rFonts w:ascii="Times New Roman" w:eastAsia="Times New Roman" w:hAnsi="Times New Roman" w:cs="Times New Roman"/>
          </w:rPr>
          <w:t xml:space="preserve">mechanistic account of </w:t>
        </w:r>
      </w:ins>
      <w:ins w:id="481" w:author="Benton, Deon" w:date="2026-03-16T14:17:00Z" w16du:dateUtc="2026-03-16T19:17:00Z">
        <w:r w:rsidR="00470240">
          <w:rPr>
            <w:rFonts w:ascii="Times New Roman" w:eastAsia="Times New Roman" w:hAnsi="Times New Roman" w:cs="Times New Roman"/>
          </w:rPr>
          <w:t>how these concepts develop or from whe</w:t>
        </w:r>
      </w:ins>
      <w:ins w:id="482" w:author="Benton, Deon" w:date="2026-03-16T14:18:00Z" w16du:dateUtc="2026-03-16T19:18:00Z">
        <w:r w:rsidR="00470240">
          <w:rPr>
            <w:rFonts w:ascii="Times New Roman" w:eastAsia="Times New Roman" w:hAnsi="Times New Roman" w:cs="Times New Roman"/>
          </w:rPr>
          <w:t>re they originate</w:t>
        </w:r>
      </w:ins>
      <w:ins w:id="483" w:author="Benton, Deon" w:date="2026-03-16T14:08:00Z" w16du:dateUtc="2026-03-16T19:08:00Z">
        <w:r w:rsidR="006E55B5">
          <w:rPr>
            <w:rFonts w:ascii="Times New Roman" w:eastAsia="Times New Roman" w:hAnsi="Times New Roman" w:cs="Times New Roman"/>
          </w:rPr>
          <w:t>.</w:t>
        </w:r>
      </w:ins>
      <w:ins w:id="484" w:author="Benton, Deon" w:date="2026-03-16T14:06:00Z" w16du:dateUtc="2026-03-16T19:06:00Z">
        <w:r w:rsidR="006E55B5">
          <w:rPr>
            <w:rFonts w:ascii="Times New Roman" w:eastAsia="Times New Roman" w:hAnsi="Times New Roman" w:cs="Times New Roman"/>
          </w:rPr>
          <w:t xml:space="preserve"> </w:t>
        </w:r>
      </w:ins>
      <w:ins w:id="485" w:author="Benton, Deon" w:date="2026-03-16T14:10:00Z" w16du:dateUtc="2026-03-16T19:10:00Z">
        <w:r w:rsidR="00331E63">
          <w:rPr>
            <w:rFonts w:ascii="Times New Roman" w:eastAsia="Times New Roman" w:hAnsi="Times New Roman" w:cs="Times New Roman"/>
          </w:rPr>
          <w:t>Yet</w:t>
        </w:r>
      </w:ins>
      <w:ins w:id="486" w:author="Benton, Deon" w:date="2026-03-16T14:09:00Z" w16du:dateUtc="2026-03-16T19:09:00Z">
        <w:r w:rsidR="00331E63">
          <w:rPr>
            <w:rFonts w:ascii="Times New Roman" w:eastAsia="Times New Roman" w:hAnsi="Times New Roman" w:cs="Times New Roman"/>
          </w:rPr>
          <w:t xml:space="preserve"> just such a</w:t>
        </w:r>
      </w:ins>
      <w:ins w:id="487" w:author="Benton, Deon" w:date="2026-03-16T14:18:00Z" w16du:dateUtc="2026-03-16T19:18:00Z">
        <w:r w:rsidR="00494CB3">
          <w:rPr>
            <w:rFonts w:ascii="Times New Roman" w:eastAsia="Times New Roman" w:hAnsi="Times New Roman" w:cs="Times New Roman"/>
          </w:rPr>
          <w:t xml:space="preserve"> description would be needed</w:t>
        </w:r>
      </w:ins>
      <w:ins w:id="488" w:author="Benton, Deon" w:date="2026-03-16T14:09:00Z" w16du:dateUtc="2026-03-16T19:09:00Z">
        <w:r w:rsidR="00331E63">
          <w:rPr>
            <w:rFonts w:ascii="Times New Roman" w:eastAsia="Times New Roman" w:hAnsi="Times New Roman" w:cs="Times New Roman"/>
          </w:rPr>
          <w:t xml:space="preserve"> to </w:t>
        </w:r>
      </w:ins>
      <w:ins w:id="489" w:author="Benton, Deon" w:date="2026-03-16T14:10:00Z" w16du:dateUtc="2026-03-16T19:10:00Z">
        <w:r w:rsidR="00331E63">
          <w:rPr>
            <w:rFonts w:ascii="Times New Roman" w:eastAsia="Times New Roman" w:hAnsi="Times New Roman" w:cs="Times New Roman"/>
          </w:rPr>
          <w:t>provide a complete description of infant action understanding.</w:t>
        </w:r>
      </w:ins>
      <w:ins w:id="490" w:author="Benton, Deon" w:date="2026-03-16T14:20:00Z" w16du:dateUtc="2026-03-16T19:20:00Z">
        <w:r w:rsidR="00494CB3">
          <w:rPr>
            <w:rFonts w:ascii="Times New Roman" w:eastAsia="Times New Roman" w:hAnsi="Times New Roman" w:cs="Times New Roman"/>
          </w:rPr>
          <w:t xml:space="preserve"> However, s</w:t>
        </w:r>
      </w:ins>
      <w:ins w:id="491" w:author="Benton, Deon" w:date="2026-03-16T14:15:00Z" w16du:dateUtc="2026-03-16T19:15:00Z">
        <w:r w:rsidR="005A1669">
          <w:rPr>
            <w:rFonts w:ascii="Times New Roman" w:eastAsia="Times New Roman" w:hAnsi="Times New Roman" w:cs="Times New Roman"/>
          </w:rPr>
          <w:t>uch an account would not be needed</w:t>
        </w:r>
      </w:ins>
      <w:ins w:id="492" w:author="Benton, Deon" w:date="2026-03-16T14:20:00Z" w16du:dateUtc="2026-03-16T19:20:00Z">
        <w:r w:rsidR="00494CB3">
          <w:rPr>
            <w:rFonts w:ascii="Times New Roman" w:eastAsia="Times New Roman" w:hAnsi="Times New Roman" w:cs="Times New Roman"/>
          </w:rPr>
          <w:t xml:space="preserve"> if it can be shown that</w:t>
        </w:r>
      </w:ins>
      <w:ins w:id="493" w:author="Benton, Deon" w:date="2026-03-16T14:19:00Z" w16du:dateUtc="2026-03-16T19:19:00Z">
        <w:r w:rsidR="00494CB3">
          <w:rPr>
            <w:rFonts w:ascii="Times New Roman" w:eastAsia="Times New Roman" w:hAnsi="Times New Roman" w:cs="Times New Roman"/>
          </w:rPr>
          <w:t xml:space="preserve"> infants’ behaviors in studies like that by Gergely et al. (1995) can be explained on other grounds. </w:t>
        </w:r>
      </w:ins>
    </w:p>
    <w:p w14:paraId="71BF22BA" w14:textId="0312041E" w:rsidR="0077319C" w:rsidRDefault="00494CB3" w:rsidP="00A43A0B">
      <w:pPr>
        <w:spacing w:line="480" w:lineRule="auto"/>
        <w:ind w:firstLine="720"/>
        <w:contextualSpacing/>
        <w:rPr>
          <w:ins w:id="494" w:author="Benton, Deon" w:date="2026-03-16T16:18:00Z" w16du:dateUtc="2026-03-16T21:18:00Z"/>
          <w:rFonts w:ascii="Times New Roman" w:eastAsia="Times New Roman" w:hAnsi="Times New Roman" w:cs="Times New Roman"/>
        </w:rPr>
      </w:pPr>
      <w:ins w:id="495" w:author="Benton, Deon" w:date="2026-03-16T14:20:00Z" w16du:dateUtc="2026-03-16T19:20:00Z">
        <w:r>
          <w:rPr>
            <w:rFonts w:ascii="Times New Roman" w:eastAsia="Times New Roman" w:hAnsi="Times New Roman" w:cs="Times New Roman"/>
          </w:rPr>
          <w:t xml:space="preserve">A third limitation </w:t>
        </w:r>
      </w:ins>
      <w:ins w:id="496" w:author="Benton, Deon" w:date="2026-03-16T14:24:00Z" w16du:dateUtc="2026-03-16T19:24:00Z">
        <w:r w:rsidR="00530B88">
          <w:rPr>
            <w:rFonts w:ascii="Times New Roman" w:eastAsia="Times New Roman" w:hAnsi="Times New Roman" w:cs="Times New Roman"/>
          </w:rPr>
          <w:t xml:space="preserve">is that </w:t>
        </w:r>
        <w:proofErr w:type="spellStart"/>
        <w:r w:rsidR="00530B88">
          <w:rPr>
            <w:rFonts w:ascii="Times New Roman" w:eastAsia="Times New Roman" w:hAnsi="Times New Roman" w:cs="Times New Roman"/>
          </w:rPr>
          <w:t>Overwalle’s</w:t>
        </w:r>
        <w:proofErr w:type="spellEnd"/>
        <w:r w:rsidR="00530B88">
          <w:rPr>
            <w:rFonts w:ascii="Times New Roman" w:eastAsia="Times New Roman" w:hAnsi="Times New Roman" w:cs="Times New Roman"/>
          </w:rPr>
          <w:t xml:space="preserve"> (2010) model </w:t>
        </w:r>
      </w:ins>
      <w:ins w:id="497" w:author="Benton, Deon" w:date="2026-03-16T14:26:00Z" w16du:dateUtc="2026-03-16T19:26:00Z">
        <w:r w:rsidR="0090230A">
          <w:rPr>
            <w:rFonts w:ascii="Times New Roman" w:eastAsia="Times New Roman" w:hAnsi="Times New Roman" w:cs="Times New Roman"/>
          </w:rPr>
          <w:t xml:space="preserve">did not faithfully represent key aspects of </w:t>
        </w:r>
      </w:ins>
      <w:ins w:id="498" w:author="Benton, Deon" w:date="2026-03-16T14:27:00Z" w16du:dateUtc="2026-03-16T19:27:00Z">
        <w:r w:rsidR="0090230A">
          <w:rPr>
            <w:rFonts w:ascii="Times New Roman" w:eastAsia="Times New Roman" w:hAnsi="Times New Roman" w:cs="Times New Roman"/>
          </w:rPr>
          <w:t>Gergely et al.’s (1995) experimental set-up. Two</w:t>
        </w:r>
      </w:ins>
      <w:ins w:id="499" w:author="Benton, Deon" w:date="2026-03-16T14:24:00Z" w16du:dateUtc="2026-03-16T19:24:00Z">
        <w:r w:rsidR="00530B88">
          <w:rPr>
            <w:rFonts w:ascii="Times New Roman" w:eastAsia="Times New Roman" w:hAnsi="Times New Roman" w:cs="Times New Roman"/>
          </w:rPr>
          <w:t xml:space="preserve"> specific issues are worth highlighting</w:t>
        </w:r>
      </w:ins>
      <w:ins w:id="500" w:author="Benton, Deon" w:date="2026-03-16T14:27:00Z" w16du:dateUtc="2026-03-16T19:27:00Z">
        <w:r w:rsidR="0090230A">
          <w:rPr>
            <w:rFonts w:ascii="Times New Roman" w:eastAsia="Times New Roman" w:hAnsi="Times New Roman" w:cs="Times New Roman"/>
          </w:rPr>
          <w:t xml:space="preserve"> here</w:t>
        </w:r>
      </w:ins>
      <w:ins w:id="501" w:author="Benton, Deon" w:date="2026-03-16T14:24:00Z" w16du:dateUtc="2026-03-16T19:24:00Z">
        <w:r w:rsidR="00530B88">
          <w:rPr>
            <w:rFonts w:ascii="Times New Roman" w:eastAsia="Times New Roman" w:hAnsi="Times New Roman" w:cs="Times New Roman"/>
          </w:rPr>
          <w:t xml:space="preserve">. </w:t>
        </w:r>
      </w:ins>
      <w:ins w:id="502" w:author="Benton, Deon" w:date="2026-03-16T16:18:00Z" w16du:dateUtc="2026-03-16T21:18:00Z">
        <w:r w:rsidR="0077319C">
          <w:rPr>
            <w:rFonts w:ascii="Times New Roman" w:eastAsia="Times New Roman" w:hAnsi="Times New Roman" w:cs="Times New Roman"/>
          </w:rPr>
          <w:t>First,</w:t>
        </w:r>
      </w:ins>
      <w:ins w:id="503" w:author="Benton, Deon" w:date="2026-03-16T14:57:00Z" w16du:dateUtc="2026-03-16T19:57:00Z">
        <w:r w:rsidR="00D6535A">
          <w:rPr>
            <w:rFonts w:ascii="Times New Roman" w:eastAsia="Times New Roman" w:hAnsi="Times New Roman" w:cs="Times New Roman"/>
          </w:rPr>
          <w:t xml:space="preserve"> </w:t>
        </w:r>
      </w:ins>
      <w:ins w:id="504" w:author="Benton, Deon" w:date="2026-03-16T15:39:00Z" w16du:dateUtc="2026-03-16T20:39:00Z">
        <w:r w:rsidR="00AE7AB9">
          <w:rPr>
            <w:rFonts w:ascii="Times New Roman" w:eastAsia="Times New Roman" w:hAnsi="Times New Roman" w:cs="Times New Roman"/>
          </w:rPr>
          <w:t xml:space="preserve">the Control conditions </w:t>
        </w:r>
        <w:proofErr w:type="gramStart"/>
        <w:r w:rsidR="00AE7AB9">
          <w:rPr>
            <w:rFonts w:ascii="Times New Roman" w:eastAsia="Times New Roman" w:hAnsi="Times New Roman" w:cs="Times New Roman"/>
          </w:rPr>
          <w:t>differed</w:t>
        </w:r>
        <w:proofErr w:type="gramEnd"/>
        <w:r w:rsidR="00AE7AB9">
          <w:rPr>
            <w:rFonts w:ascii="Times New Roman" w:eastAsia="Times New Roman" w:hAnsi="Times New Roman" w:cs="Times New Roman"/>
          </w:rPr>
          <w:t xml:space="preserve"> between the behavioral and computational studies.</w:t>
        </w:r>
      </w:ins>
      <w:ins w:id="505" w:author="Benton, Deon" w:date="2026-03-16T14:59:00Z" w16du:dateUtc="2026-03-16T19:59:00Z">
        <w:r w:rsidR="00743637">
          <w:rPr>
            <w:rFonts w:ascii="Times New Roman" w:eastAsia="Times New Roman" w:hAnsi="Times New Roman" w:cs="Times New Roman"/>
          </w:rPr>
          <w:t xml:space="preserve"> </w:t>
        </w:r>
      </w:ins>
      <w:ins w:id="506" w:author="Benton, Deon" w:date="2026-03-16T16:09:00Z" w16du:dateUtc="2026-03-16T21:09:00Z">
        <w:r w:rsidR="00DC0A12">
          <w:rPr>
            <w:rFonts w:ascii="Times New Roman" w:eastAsia="Times New Roman" w:hAnsi="Times New Roman" w:cs="Times New Roman"/>
          </w:rPr>
          <w:t>In the behavioral study,</w:t>
        </w:r>
      </w:ins>
      <w:ins w:id="507" w:author="Benton, Deon" w:date="2026-03-16T15:40:00Z" w16du:dateUtc="2026-03-16T20:40:00Z">
        <w:r w:rsidR="00AE7AB9">
          <w:rPr>
            <w:rFonts w:ascii="Times New Roman" w:eastAsia="Times New Roman" w:hAnsi="Times New Roman" w:cs="Times New Roman"/>
          </w:rPr>
          <w:t xml:space="preserve"> </w:t>
        </w:r>
      </w:ins>
      <w:ins w:id="508" w:author="Benton, Deon" w:date="2026-03-16T14:59:00Z" w16du:dateUtc="2026-03-16T19:59:00Z">
        <w:r w:rsidR="00743637">
          <w:rPr>
            <w:rFonts w:ascii="Times New Roman" w:eastAsia="Times New Roman" w:hAnsi="Times New Roman" w:cs="Times New Roman"/>
          </w:rPr>
          <w:t>infants in the Control condition were habituated to</w:t>
        </w:r>
      </w:ins>
      <w:ins w:id="509" w:author="Benton, Deon" w:date="2026-03-16T14:58:00Z" w16du:dateUtc="2026-03-16T19:58:00Z">
        <w:r w:rsidR="00D6535A">
          <w:rPr>
            <w:rFonts w:ascii="Times New Roman" w:eastAsia="Times New Roman" w:hAnsi="Times New Roman" w:cs="Times New Roman"/>
          </w:rPr>
          <w:t xml:space="preserve"> an event in which an obstacle was located</w:t>
        </w:r>
      </w:ins>
      <w:ins w:id="510" w:author="Benton, Deon" w:date="2026-03-16T15:00:00Z" w16du:dateUtc="2026-03-16T20:00:00Z">
        <w:r w:rsidR="0014090D">
          <w:rPr>
            <w:rFonts w:ascii="Times New Roman" w:eastAsia="Times New Roman" w:hAnsi="Times New Roman" w:cs="Times New Roman"/>
          </w:rPr>
          <w:t xml:space="preserve"> off to one side of the stage </w:t>
        </w:r>
      </w:ins>
      <w:ins w:id="511" w:author="Benton, Deon" w:date="2026-03-16T16:09:00Z" w16du:dateUtc="2026-03-16T21:09:00Z">
        <w:r w:rsidR="00C20E72">
          <w:rPr>
            <w:rFonts w:ascii="Times New Roman" w:eastAsia="Times New Roman" w:hAnsi="Times New Roman" w:cs="Times New Roman"/>
          </w:rPr>
          <w:t>while</w:t>
        </w:r>
      </w:ins>
      <w:ins w:id="512" w:author="Benton, Deon" w:date="2026-03-16T15:01:00Z" w16du:dateUtc="2026-03-16T20:01:00Z">
        <w:r w:rsidR="0014090D">
          <w:rPr>
            <w:rFonts w:ascii="Times New Roman" w:eastAsia="Times New Roman" w:hAnsi="Times New Roman" w:cs="Times New Roman"/>
          </w:rPr>
          <w:t xml:space="preserve"> an agent jumped over empty space in the center of the stage.</w:t>
        </w:r>
      </w:ins>
      <w:ins w:id="513" w:author="Benton, Deon" w:date="2026-03-16T14:58:00Z" w16du:dateUtc="2026-03-16T19:58:00Z">
        <w:r w:rsidR="00D6535A">
          <w:rPr>
            <w:rFonts w:ascii="Times New Roman" w:eastAsia="Times New Roman" w:hAnsi="Times New Roman" w:cs="Times New Roman"/>
          </w:rPr>
          <w:t xml:space="preserve"> </w:t>
        </w:r>
      </w:ins>
      <w:ins w:id="514" w:author="Benton, Deon" w:date="2026-03-16T15:02:00Z" w16du:dateUtc="2026-03-16T20:02:00Z">
        <w:r w:rsidR="0014090D">
          <w:rPr>
            <w:rFonts w:ascii="Times New Roman" w:eastAsia="Times New Roman" w:hAnsi="Times New Roman" w:cs="Times New Roman"/>
          </w:rPr>
          <w:t xml:space="preserve">In contrast, </w:t>
        </w:r>
      </w:ins>
      <w:ins w:id="515" w:author="Benton, Deon" w:date="2026-03-16T14:58:00Z" w16du:dateUtc="2026-03-16T19:58:00Z">
        <w:r w:rsidR="00743637">
          <w:rPr>
            <w:rFonts w:ascii="Times New Roman" w:eastAsia="Times New Roman" w:hAnsi="Times New Roman" w:cs="Times New Roman"/>
          </w:rPr>
          <w:t>networks in the same condition were habituated to arced motion alone; no obstacle information was provided.</w:t>
        </w:r>
      </w:ins>
      <w:ins w:id="516" w:author="Benton, Deon" w:date="2026-03-16T15:03:00Z" w16du:dateUtc="2026-03-16T20:03:00Z">
        <w:r w:rsidR="00F13157">
          <w:rPr>
            <w:rFonts w:ascii="Times New Roman" w:eastAsia="Times New Roman" w:hAnsi="Times New Roman" w:cs="Times New Roman"/>
          </w:rPr>
          <w:t xml:space="preserve"> </w:t>
        </w:r>
      </w:ins>
      <w:ins w:id="517" w:author="Benton, Deon" w:date="2026-03-16T16:19:00Z" w16du:dateUtc="2026-03-16T21:19:00Z">
        <w:r w:rsidR="003826AA">
          <w:rPr>
            <w:rFonts w:ascii="Times New Roman" w:eastAsia="Times New Roman" w:hAnsi="Times New Roman" w:cs="Times New Roman"/>
          </w:rPr>
          <w:t xml:space="preserve">Because the Experimental and Control conditions differed in multiple ways </w:t>
        </w:r>
      </w:ins>
      <w:ins w:id="518" w:author="Benton, Deon" w:date="2026-03-16T16:20:00Z" w16du:dateUtc="2026-03-16T21:20:00Z">
        <w:r w:rsidR="003826AA">
          <w:rPr>
            <w:rFonts w:ascii="Times New Roman" w:eastAsia="Times New Roman" w:hAnsi="Times New Roman" w:cs="Times New Roman"/>
          </w:rPr>
          <w:t xml:space="preserve">in </w:t>
        </w:r>
      </w:ins>
      <w:proofErr w:type="spellStart"/>
      <w:ins w:id="519" w:author="Benton, Deon" w:date="2026-03-16T16:15:00Z" w16du:dateUtc="2026-03-16T21:15:00Z">
        <w:r w:rsidR="00A43A0B">
          <w:rPr>
            <w:rFonts w:ascii="Times New Roman" w:eastAsia="Times New Roman" w:hAnsi="Times New Roman" w:cs="Times New Roman"/>
          </w:rPr>
          <w:t>Overwalle’s</w:t>
        </w:r>
        <w:proofErr w:type="spellEnd"/>
        <w:r w:rsidR="00A43A0B">
          <w:rPr>
            <w:rFonts w:ascii="Times New Roman" w:eastAsia="Times New Roman" w:hAnsi="Times New Roman" w:cs="Times New Roman"/>
          </w:rPr>
          <w:t xml:space="preserve"> (2010) simulation of Gergely et al. (1995)</w:t>
        </w:r>
      </w:ins>
      <w:ins w:id="520" w:author="Benton, Deon" w:date="2026-03-16T16:14:00Z" w16du:dateUtc="2026-03-16T21:14:00Z">
        <w:r w:rsidR="00A43A0B">
          <w:rPr>
            <w:rFonts w:ascii="Times New Roman" w:eastAsia="Times New Roman" w:hAnsi="Times New Roman" w:cs="Times New Roman"/>
          </w:rPr>
          <w:t>, it is</w:t>
        </w:r>
      </w:ins>
      <w:ins w:id="521" w:author="Benton, Deon" w:date="2026-03-16T16:20:00Z" w16du:dateUtc="2026-03-16T21:20:00Z">
        <w:r w:rsidR="003826AA">
          <w:rPr>
            <w:rFonts w:ascii="Times New Roman" w:eastAsia="Times New Roman" w:hAnsi="Times New Roman" w:cs="Times New Roman"/>
          </w:rPr>
          <w:t xml:space="preserve"> </w:t>
        </w:r>
      </w:ins>
      <w:ins w:id="522" w:author="Benton, Deon" w:date="2026-03-16T16:22:00Z" w16du:dateUtc="2026-03-16T21:22:00Z">
        <w:r w:rsidR="00441141">
          <w:rPr>
            <w:rFonts w:ascii="Times New Roman" w:eastAsia="Times New Roman" w:hAnsi="Times New Roman" w:cs="Times New Roman"/>
          </w:rPr>
          <w:t>difficult</w:t>
        </w:r>
      </w:ins>
      <w:ins w:id="523" w:author="Benton, Deon" w:date="2026-03-16T16:20:00Z" w16du:dateUtc="2026-03-16T21:20:00Z">
        <w:r w:rsidR="003826AA">
          <w:rPr>
            <w:rFonts w:ascii="Times New Roman" w:eastAsia="Times New Roman" w:hAnsi="Times New Roman" w:cs="Times New Roman"/>
          </w:rPr>
          <w:t xml:space="preserve"> to</w:t>
        </w:r>
      </w:ins>
      <w:ins w:id="524" w:author="Benton, Deon" w:date="2026-03-16T16:14:00Z" w16du:dateUtc="2026-03-16T21:14:00Z">
        <w:r w:rsidR="00A43A0B">
          <w:rPr>
            <w:rFonts w:ascii="Times New Roman" w:eastAsia="Times New Roman" w:hAnsi="Times New Roman" w:cs="Times New Roman"/>
          </w:rPr>
          <w:t xml:space="preserve"> </w:t>
        </w:r>
      </w:ins>
      <w:ins w:id="525" w:author="Benton, Deon" w:date="2026-03-16T16:20:00Z" w16du:dateUtc="2026-03-16T21:20:00Z">
        <w:r w:rsidR="003826AA">
          <w:rPr>
            <w:rFonts w:ascii="Times New Roman" w:eastAsia="Times New Roman" w:hAnsi="Times New Roman" w:cs="Times New Roman"/>
          </w:rPr>
          <w:t>determine whether the distinct patterns of looking between conditions were due to these differences or to an acquired notion of efficiency. T</w:t>
        </w:r>
      </w:ins>
      <w:ins w:id="526" w:author="Benton, Deon" w:date="2026-03-16T16:21:00Z" w16du:dateUtc="2026-03-16T21:21:00Z">
        <w:r w:rsidR="003826AA">
          <w:rPr>
            <w:rFonts w:ascii="Times New Roman" w:eastAsia="Times New Roman" w:hAnsi="Times New Roman" w:cs="Times New Roman"/>
          </w:rPr>
          <w:t>hese di</w:t>
        </w:r>
      </w:ins>
      <w:ins w:id="527" w:author="Benton, Deon" w:date="2026-03-16T16:22:00Z" w16du:dateUtc="2026-03-16T21:22:00Z">
        <w:r w:rsidR="00441141">
          <w:rPr>
            <w:rFonts w:ascii="Times New Roman" w:eastAsia="Times New Roman" w:hAnsi="Times New Roman" w:cs="Times New Roman"/>
          </w:rPr>
          <w:t>screpancies</w:t>
        </w:r>
      </w:ins>
      <w:ins w:id="528" w:author="Benton, Deon" w:date="2026-03-16T16:21:00Z" w16du:dateUtc="2026-03-16T21:21:00Z">
        <w:r w:rsidR="003826AA">
          <w:rPr>
            <w:rFonts w:ascii="Times New Roman" w:eastAsia="Times New Roman" w:hAnsi="Times New Roman" w:cs="Times New Roman"/>
          </w:rPr>
          <w:t xml:space="preserve"> also make it difficult to know what can be concluded from </w:t>
        </w:r>
        <w:proofErr w:type="spellStart"/>
        <w:r w:rsidR="003826AA">
          <w:rPr>
            <w:rFonts w:ascii="Times New Roman" w:eastAsia="Times New Roman" w:hAnsi="Times New Roman" w:cs="Times New Roman"/>
          </w:rPr>
          <w:t>Overwalle’s</w:t>
        </w:r>
        <w:proofErr w:type="spellEnd"/>
        <w:r w:rsidR="003826AA">
          <w:rPr>
            <w:rFonts w:ascii="Times New Roman" w:eastAsia="Times New Roman" w:hAnsi="Times New Roman" w:cs="Times New Roman"/>
          </w:rPr>
          <w:t xml:space="preserve"> </w:t>
        </w:r>
      </w:ins>
      <w:ins w:id="529" w:author="Benton, Deon" w:date="2026-03-16T16:22:00Z" w16du:dateUtc="2026-03-16T21:22:00Z">
        <w:r w:rsidR="00441141">
          <w:rPr>
            <w:rFonts w:ascii="Times New Roman" w:eastAsia="Times New Roman" w:hAnsi="Times New Roman" w:cs="Times New Roman"/>
          </w:rPr>
          <w:t>(2010) simulation about the mechanisms underlying infants’ performance in the original behavioral study.</w:t>
        </w:r>
      </w:ins>
    </w:p>
    <w:p w14:paraId="37D959E4" w14:textId="77777777" w:rsidR="00037EA9" w:rsidRDefault="0077319C" w:rsidP="00037EA9">
      <w:pPr>
        <w:spacing w:line="480" w:lineRule="auto"/>
        <w:ind w:firstLine="720"/>
        <w:contextualSpacing/>
        <w:rPr>
          <w:ins w:id="530" w:author="Benton, Deon" w:date="2026-03-16T16:53:00Z" w16du:dateUtc="2026-03-16T21:53:00Z"/>
          <w:rFonts w:ascii="Times New Roman" w:eastAsia="Times New Roman" w:hAnsi="Times New Roman" w:cs="Times New Roman"/>
        </w:rPr>
      </w:pPr>
      <w:ins w:id="531" w:author="Benton, Deon" w:date="2026-03-16T16:18:00Z" w16du:dateUtc="2026-03-16T21:18:00Z">
        <w:r>
          <w:rPr>
            <w:rFonts w:ascii="Times New Roman" w:eastAsia="Times New Roman" w:hAnsi="Times New Roman" w:cs="Times New Roman"/>
          </w:rPr>
          <w:t>Second</w:t>
        </w:r>
      </w:ins>
      <w:ins w:id="532" w:author="Benton, Deon" w:date="2026-03-16T16:19:00Z" w16du:dateUtc="2026-03-16T21:19:00Z">
        <w:r>
          <w:rPr>
            <w:rFonts w:ascii="Times New Roman" w:eastAsia="Times New Roman" w:hAnsi="Times New Roman" w:cs="Times New Roman"/>
          </w:rPr>
          <w:t>, t</w:t>
        </w:r>
      </w:ins>
      <w:ins w:id="533" w:author="Benton, Deon" w:date="2026-03-16T15:46:00Z" w16du:dateUtc="2026-03-16T20:46:00Z">
        <w:r w:rsidR="00616B52">
          <w:rPr>
            <w:rFonts w:ascii="Times New Roman" w:eastAsia="Times New Roman" w:hAnsi="Times New Roman" w:cs="Times New Roman"/>
          </w:rPr>
          <w:t xml:space="preserve">he physical </w:t>
        </w:r>
      </w:ins>
      <w:ins w:id="534" w:author="Benton, Deon" w:date="2026-03-16T15:05:00Z" w16du:dateUtc="2026-03-16T20:05:00Z">
        <w:r w:rsidR="00022C46">
          <w:rPr>
            <w:rFonts w:ascii="Times New Roman" w:eastAsia="Times New Roman" w:hAnsi="Times New Roman" w:cs="Times New Roman"/>
          </w:rPr>
          <w:t xml:space="preserve">configuration of the obstacle and arced motion </w:t>
        </w:r>
      </w:ins>
      <w:ins w:id="535" w:author="Benton, Deon" w:date="2026-03-16T15:46:00Z" w16du:dateUtc="2026-03-16T20:46:00Z">
        <w:r w:rsidR="00616B52">
          <w:rPr>
            <w:rFonts w:ascii="Times New Roman" w:eastAsia="Times New Roman" w:hAnsi="Times New Roman" w:cs="Times New Roman"/>
          </w:rPr>
          <w:t>differed between the two investigations.</w:t>
        </w:r>
      </w:ins>
      <w:ins w:id="536" w:author="Benton, Deon" w:date="2026-03-16T15:47:00Z" w16du:dateUtc="2026-03-16T20:47:00Z">
        <w:r w:rsidR="00616B52">
          <w:rPr>
            <w:rFonts w:ascii="Times New Roman" w:eastAsia="Times New Roman" w:hAnsi="Times New Roman" w:cs="Times New Roman"/>
          </w:rPr>
          <w:t xml:space="preserve"> </w:t>
        </w:r>
      </w:ins>
      <w:ins w:id="537" w:author="Benton, Deon" w:date="2026-03-16T16:28:00Z" w16du:dateUtc="2026-03-16T21:28:00Z">
        <w:r w:rsidR="00652672">
          <w:rPr>
            <w:rFonts w:ascii="Times New Roman" w:eastAsia="Times New Roman" w:hAnsi="Times New Roman" w:cs="Times New Roman"/>
          </w:rPr>
          <w:t>For example, in</w:t>
        </w:r>
      </w:ins>
      <w:ins w:id="538" w:author="Benton, Deon" w:date="2026-03-16T16:23:00Z" w16du:dateUtc="2026-03-16T21:23:00Z">
        <w:r w:rsidR="008B17C6">
          <w:rPr>
            <w:rFonts w:ascii="Times New Roman" w:eastAsia="Times New Roman" w:hAnsi="Times New Roman" w:cs="Times New Roman"/>
          </w:rPr>
          <w:t xml:space="preserve"> the behavioral study,</w:t>
        </w:r>
      </w:ins>
      <w:ins w:id="539" w:author="Benton, Deon" w:date="2026-03-16T15:50:00Z" w16du:dateUtc="2026-03-16T20:50:00Z">
        <w:r w:rsidR="007E6784">
          <w:rPr>
            <w:rFonts w:ascii="Times New Roman" w:eastAsia="Times New Roman" w:hAnsi="Times New Roman" w:cs="Times New Roman"/>
          </w:rPr>
          <w:t xml:space="preserve"> </w:t>
        </w:r>
      </w:ins>
      <w:ins w:id="540" w:author="Benton, Deon" w:date="2026-03-16T15:08:00Z" w16du:dateUtc="2026-03-16T20:08:00Z">
        <w:r w:rsidR="00A97902">
          <w:rPr>
            <w:rFonts w:ascii="Times New Roman" w:eastAsia="Times New Roman" w:hAnsi="Times New Roman" w:cs="Times New Roman"/>
          </w:rPr>
          <w:t>the agent jumped just high enough to clear the obstacle</w:t>
        </w:r>
      </w:ins>
      <w:ins w:id="541" w:author="Benton, Deon" w:date="2026-03-16T15:50:00Z" w16du:dateUtc="2026-03-16T20:50:00Z">
        <w:r w:rsidR="007E6784">
          <w:rPr>
            <w:rFonts w:ascii="Times New Roman" w:eastAsia="Times New Roman" w:hAnsi="Times New Roman" w:cs="Times New Roman"/>
          </w:rPr>
          <w:t xml:space="preserve">. </w:t>
        </w:r>
      </w:ins>
      <w:ins w:id="542" w:author="Benton, Deon" w:date="2026-03-16T16:23:00Z" w16du:dateUtc="2026-03-16T21:23:00Z">
        <w:r w:rsidR="00E00D62">
          <w:rPr>
            <w:rFonts w:ascii="Times New Roman" w:eastAsia="Times New Roman" w:hAnsi="Times New Roman" w:cs="Times New Roman"/>
          </w:rPr>
          <w:t>In the</w:t>
        </w:r>
      </w:ins>
      <w:ins w:id="543" w:author="Benton, Deon" w:date="2026-03-16T15:50:00Z" w16du:dateUtc="2026-03-16T20:50:00Z">
        <w:r w:rsidR="007E6784">
          <w:rPr>
            <w:rFonts w:ascii="Times New Roman" w:eastAsia="Times New Roman" w:hAnsi="Times New Roman" w:cs="Times New Roman"/>
          </w:rPr>
          <w:t xml:space="preserve"> computational study, </w:t>
        </w:r>
      </w:ins>
      <w:ins w:id="544" w:author="Benton, Deon" w:date="2026-03-16T16:23:00Z" w16du:dateUtc="2026-03-16T21:23:00Z">
        <w:r w:rsidR="00E00D62">
          <w:rPr>
            <w:rFonts w:ascii="Times New Roman" w:eastAsia="Times New Roman" w:hAnsi="Times New Roman" w:cs="Times New Roman"/>
          </w:rPr>
          <w:t xml:space="preserve">however, </w:t>
        </w:r>
      </w:ins>
      <w:ins w:id="545" w:author="Benton, Deon" w:date="2026-03-16T15:50:00Z" w16du:dateUtc="2026-03-16T20:50:00Z">
        <w:r w:rsidR="007E6784">
          <w:rPr>
            <w:rFonts w:ascii="Times New Roman" w:eastAsia="Times New Roman" w:hAnsi="Times New Roman" w:cs="Times New Roman"/>
          </w:rPr>
          <w:t xml:space="preserve">the agent jumped higher than necessary to clear the barrier. </w:t>
        </w:r>
      </w:ins>
      <w:ins w:id="546" w:author="Benton, Deon" w:date="2026-03-16T16:28:00Z" w16du:dateUtc="2026-03-16T21:28:00Z">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ins>
      <w:ins w:id="547" w:author="Benton, Deon" w:date="2026-03-16T16:29:00Z" w16du:dateUtc="2026-03-16T21:29:00Z">
        <w:r w:rsidR="00652672">
          <w:rPr>
            <w:rFonts w:ascii="Times New Roman" w:eastAsia="Times New Roman" w:hAnsi="Times New Roman" w:cs="Times New Roman"/>
          </w:rPr>
          <w:t>. This spatial arrangement meant that the</w:t>
        </w:r>
      </w:ins>
      <w:ins w:id="548" w:author="Benton, Deon" w:date="2026-03-16T16:28:00Z" w16du:dateUtc="2026-03-16T21:28:00Z">
        <w:r w:rsidR="00652672" w:rsidRPr="00652672">
          <w:rPr>
            <w:rFonts w:ascii="Times New Roman" w:eastAsia="Times New Roman" w:hAnsi="Times New Roman" w:cs="Times New Roman"/>
          </w:rPr>
          <w:t xml:space="preserve"> agent effectively “jumped” two cells higher than required to clear the obstacle.</w:t>
        </w:r>
      </w:ins>
      <w:ins w:id="549" w:author="Benton, Deon" w:date="2026-03-16T16:29:00Z" w16du:dateUtc="2026-03-16T21:29:00Z">
        <w:r w:rsidR="00652672">
          <w:rPr>
            <w:rFonts w:ascii="Times New Roman" w:eastAsia="Times New Roman" w:hAnsi="Times New Roman" w:cs="Times New Roman"/>
          </w:rPr>
          <w:t xml:space="preserve"> </w:t>
        </w:r>
      </w:ins>
      <w:ins w:id="550" w:author="Benton, Deon" w:date="2026-03-16T16:00:00Z" w16du:dateUtc="2026-03-16T21:00:00Z">
        <w:r w:rsidR="00B9424D">
          <w:rPr>
            <w:rFonts w:ascii="Times New Roman" w:eastAsia="Times New Roman" w:hAnsi="Times New Roman" w:cs="Times New Roman"/>
          </w:rPr>
          <w:t xml:space="preserve">In </w:t>
        </w:r>
        <w:proofErr w:type="spellStart"/>
        <w:r w:rsidR="00B9424D">
          <w:rPr>
            <w:rFonts w:ascii="Times New Roman" w:eastAsia="Times New Roman" w:hAnsi="Times New Roman" w:cs="Times New Roman"/>
          </w:rPr>
          <w:t>Overwalle’s</w:t>
        </w:r>
        <w:proofErr w:type="spellEnd"/>
        <w:r w:rsidR="00B9424D">
          <w:rPr>
            <w:rFonts w:ascii="Times New Roman" w:eastAsia="Times New Roman" w:hAnsi="Times New Roman" w:cs="Times New Roman"/>
          </w:rPr>
          <w:t xml:space="preserve"> (2010) simulation, </w:t>
        </w:r>
      </w:ins>
      <w:ins w:id="551" w:author="Benton, Deon" w:date="2026-03-16T16:01:00Z" w16du:dateUtc="2026-03-16T21:01:00Z">
        <w:r w:rsidR="004C473B">
          <w:rPr>
            <w:rFonts w:ascii="Times New Roman" w:eastAsia="Times New Roman" w:hAnsi="Times New Roman" w:cs="Times New Roman"/>
          </w:rPr>
          <w:t xml:space="preserve">the barrier was one cell wide by one cell tall. </w:t>
        </w:r>
      </w:ins>
      <w:ins w:id="552" w:author="Benton, Deon" w:date="2026-03-16T15:52:00Z" w16du:dateUtc="2026-03-16T20:52:00Z">
        <w:r w:rsidR="00AD6765">
          <w:rPr>
            <w:rFonts w:ascii="Times New Roman" w:eastAsia="Times New Roman" w:hAnsi="Times New Roman" w:cs="Times New Roman"/>
          </w:rPr>
          <w:t xml:space="preserve">Given that the apex </w:t>
        </w:r>
        <w:r w:rsidR="00AD6765">
          <w:rPr>
            <w:rFonts w:ascii="Times New Roman" w:eastAsia="Times New Roman" w:hAnsi="Times New Roman" w:cs="Times New Roman"/>
          </w:rPr>
          <w:lastRenderedPageBreak/>
          <w:t xml:space="preserve">of the arced motion was </w:t>
        </w:r>
      </w:ins>
      <w:ins w:id="553" w:author="Benton, Deon" w:date="2026-03-16T16:01:00Z" w16du:dateUtc="2026-03-16T21:01:00Z">
        <w:r w:rsidR="004C473B">
          <w:rPr>
            <w:rFonts w:ascii="Times New Roman" w:eastAsia="Times New Roman" w:hAnsi="Times New Roman" w:cs="Times New Roman"/>
          </w:rPr>
          <w:t>three</w:t>
        </w:r>
      </w:ins>
      <w:ins w:id="554" w:author="Benton, Deon" w:date="2026-03-16T15:52:00Z" w16du:dateUtc="2026-03-16T20:52:00Z">
        <w:r w:rsidR="00AD6765">
          <w:rPr>
            <w:rFonts w:ascii="Times New Roman" w:eastAsia="Times New Roman" w:hAnsi="Times New Roman" w:cs="Times New Roman"/>
          </w:rPr>
          <w:t xml:space="preserve"> cells high, the agent </w:t>
        </w:r>
      </w:ins>
      <w:ins w:id="555" w:author="Benton, Deon" w:date="2026-03-16T15:53:00Z" w16du:dateUtc="2026-03-16T20:53:00Z">
        <w:r w:rsidR="00AD6765">
          <w:rPr>
            <w:rFonts w:ascii="Times New Roman" w:eastAsia="Times New Roman" w:hAnsi="Times New Roman" w:cs="Times New Roman"/>
          </w:rPr>
          <w:t>“</w:t>
        </w:r>
      </w:ins>
      <w:ins w:id="556" w:author="Benton, Deon" w:date="2026-03-16T15:52:00Z" w16du:dateUtc="2026-03-16T20:52:00Z">
        <w:r w:rsidR="00AD6765">
          <w:rPr>
            <w:rFonts w:ascii="Times New Roman" w:eastAsia="Times New Roman" w:hAnsi="Times New Roman" w:cs="Times New Roman"/>
          </w:rPr>
          <w:t>jumped</w:t>
        </w:r>
      </w:ins>
      <w:ins w:id="557" w:author="Benton, Deon" w:date="2026-03-16T15:53:00Z" w16du:dateUtc="2026-03-16T20:53:00Z">
        <w:r w:rsidR="00AD6765">
          <w:rPr>
            <w:rFonts w:ascii="Times New Roman" w:eastAsia="Times New Roman" w:hAnsi="Times New Roman" w:cs="Times New Roman"/>
          </w:rPr>
          <w:t>”</w:t>
        </w:r>
      </w:ins>
      <w:ins w:id="558" w:author="Benton, Deon" w:date="2026-03-16T15:52:00Z" w16du:dateUtc="2026-03-16T20:52:00Z">
        <w:r w:rsidR="00AD6765">
          <w:rPr>
            <w:rFonts w:ascii="Times New Roman" w:eastAsia="Times New Roman" w:hAnsi="Times New Roman" w:cs="Times New Roman"/>
          </w:rPr>
          <w:t xml:space="preserve"> two cells higher than it needed to clear the barrier</w:t>
        </w:r>
      </w:ins>
      <w:ins w:id="559" w:author="Benton, Deon" w:date="2026-03-16T15:53:00Z" w16du:dateUtc="2026-03-16T20:53:00Z">
        <w:r w:rsidR="00AD6765">
          <w:rPr>
            <w:rFonts w:ascii="Times New Roman" w:eastAsia="Times New Roman" w:hAnsi="Times New Roman" w:cs="Times New Roman"/>
          </w:rPr>
          <w:t>; a 2-cell-high jump would have been sufficient.</w:t>
        </w:r>
      </w:ins>
      <w:ins w:id="560" w:author="Benton, Deon" w:date="2026-03-16T15:54:00Z" w16du:dateUtc="2026-03-16T20:54:00Z">
        <w:r w:rsidR="000C649B">
          <w:rPr>
            <w:rFonts w:ascii="Times New Roman" w:eastAsia="Times New Roman" w:hAnsi="Times New Roman" w:cs="Times New Roman"/>
          </w:rPr>
          <w:t xml:space="preserve"> </w:t>
        </w:r>
      </w:ins>
      <w:ins w:id="561" w:author="Benton, Deon" w:date="2026-03-16T16:18:00Z" w16du:dateUtc="2026-03-16T21:18:00Z">
        <w:r w:rsidRPr="0077319C">
          <w:rPr>
            <w:rFonts w:ascii="Times New Roman" w:eastAsia="Times New Roman" w:hAnsi="Times New Roman" w:cs="Times New Roman"/>
          </w:rPr>
          <w:t xml:space="preserve">Taken together, these four issues—namely, the absence of a hidden layer, the absence of prior action experience, the use of a different Control condition, and the altered barrier configuration—limit what can be concluded about the sufficiency of </w:t>
        </w:r>
        <w:proofErr w:type="spellStart"/>
        <w:r w:rsidRPr="0077319C">
          <w:rPr>
            <w:rFonts w:ascii="Times New Roman" w:eastAsia="Times New Roman" w:hAnsi="Times New Roman" w:cs="Times New Roman"/>
          </w:rPr>
          <w:t>Overwalle’s</w:t>
        </w:r>
        <w:proofErr w:type="spellEnd"/>
        <w:r w:rsidRPr="0077319C">
          <w:rPr>
            <w:rFonts w:ascii="Times New Roman" w:eastAsia="Times New Roman" w:hAnsi="Times New Roman" w:cs="Times New Roman"/>
          </w:rPr>
          <w:t xml:space="preserve">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ins>
      <w:ins w:id="562" w:author="Benton, Deon" w:date="2026-03-16T16:53:00Z" w16du:dateUtc="2026-03-16T21:53:00Z">
        <w:r w:rsidR="00037EA9">
          <w:rPr>
            <w:rFonts w:ascii="Times New Roman" w:eastAsia="Times New Roman" w:hAnsi="Times New Roman" w:cs="Times New Roman"/>
          </w:rPr>
          <w:t xml:space="preserve"> </w:t>
        </w:r>
      </w:ins>
    </w:p>
    <w:p w14:paraId="6BEE43CD" w14:textId="5B172D26" w:rsidR="002450CA" w:rsidRPr="00037EA9" w:rsidRDefault="00D83D5A" w:rsidP="00037EA9">
      <w:pPr>
        <w:spacing w:line="480" w:lineRule="auto"/>
        <w:ind w:firstLine="720"/>
        <w:contextualSpacing/>
        <w:rPr>
          <w:ins w:id="563" w:author="Benton, Deon" w:date="2026-02-11T15:52:00Z" w16du:dateUtc="2026-02-11T21:52:00Z"/>
          <w:rFonts w:ascii="Times New Roman" w:eastAsia="Times New Roman" w:hAnsi="Times New Roman" w:cs="Times New Roman"/>
        </w:rPr>
      </w:pPr>
      <w:ins w:id="564" w:author="Benton, Deon" w:date="2026-03-16T16:35:00Z" w16du:dateUtc="2026-03-16T21:35:00Z">
        <w:r w:rsidRPr="00D83D5A">
          <w:rPr>
            <w:rFonts w:ascii="Times New Roman" w:eastAsia="Times New Roman" w:hAnsi="Times New Roman" w:cs="Times New Roman"/>
          </w:rPr>
          <w:t xml:space="preserve">Taken together, these four issues—namely, the absence of a hidden layer, the absence of prior action experience, the use of a different Control condition, and the altered barrier configuration—limit what can be concluded about the sufficiency of </w:t>
        </w:r>
        <w:proofErr w:type="spellStart"/>
        <w:r w:rsidRPr="00D83D5A">
          <w:rPr>
            <w:rFonts w:ascii="Times New Roman" w:eastAsia="Times New Roman" w:hAnsi="Times New Roman" w:cs="Times New Roman"/>
          </w:rPr>
          <w:t>Overwalle’s</w:t>
        </w:r>
        <w:proofErr w:type="spellEnd"/>
        <w:r w:rsidRPr="00D83D5A">
          <w:rPr>
            <w:rFonts w:ascii="Times New Roman" w:eastAsia="Times New Roman" w:hAnsi="Times New Roman" w:cs="Times New Roman"/>
          </w:rPr>
          <w:t xml:space="preserve"> proposal for explaining how action understanding develops in infants</w:t>
        </w:r>
      </w:ins>
      <w:ins w:id="565" w:author="Benton, Deon" w:date="2026-03-16T16:38:00Z" w16du:dateUtc="2026-03-16T21:38:00Z">
        <w:r w:rsidR="001A288F">
          <w:rPr>
            <w:rFonts w:ascii="Times New Roman" w:eastAsia="Times New Roman" w:hAnsi="Times New Roman" w:cs="Times New Roman"/>
          </w:rPr>
          <w:t>. These</w:t>
        </w:r>
      </w:ins>
      <w:ins w:id="566" w:author="Benton, Deon" w:date="2026-03-16T16:37:00Z" w16du:dateUtc="2026-03-16T21:37:00Z">
        <w:r w:rsidR="00B27F73">
          <w:rPr>
            <w:rFonts w:ascii="Times New Roman" w:eastAsia="Times New Roman" w:hAnsi="Times New Roman" w:cs="Times New Roman"/>
          </w:rPr>
          <w:t xml:space="preserve"> criticism</w:t>
        </w:r>
      </w:ins>
      <w:ins w:id="567" w:author="Benton, Deon" w:date="2026-03-16T16:38:00Z" w16du:dateUtc="2026-03-16T21:38:00Z">
        <w:r w:rsidR="00B27F73">
          <w:rPr>
            <w:rFonts w:ascii="Times New Roman" w:eastAsia="Times New Roman" w:hAnsi="Times New Roman" w:cs="Times New Roman"/>
          </w:rPr>
          <w:t>s suggest that</w:t>
        </w:r>
        <w:r w:rsidR="001A288F">
          <w:rPr>
            <w:rFonts w:ascii="Times New Roman" w:eastAsia="Times New Roman" w:hAnsi="Times New Roman" w:cs="Times New Roman"/>
          </w:rPr>
          <w:t xml:space="preserve"> the success of the model</w:t>
        </w:r>
      </w:ins>
      <w:ins w:id="568" w:author="Benton, Deon" w:date="2026-03-16T16:35:00Z" w16du:dateUtc="2026-03-16T21:35:00Z">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ins>
      <w:ins w:id="569" w:author="Benton, Deon" w:date="2026-03-16T16:53:00Z" w16du:dateUtc="2026-03-16T21:53:00Z">
        <w:r w:rsidR="00037EA9">
          <w:rPr>
            <w:rFonts w:ascii="Times New Roman" w:eastAsia="Times New Roman" w:hAnsi="Times New Roman" w:cs="Times New Roman"/>
          </w:rPr>
          <w:t xml:space="preserve"> </w:t>
        </w:r>
      </w:ins>
      <w:ins w:id="570" w:author="Benton, Deon" w:date="2026-03-09T20:35:00Z" w16du:dateUtc="2026-03-10T01:35:00Z">
        <w:r w:rsidR="009248A1">
          <w:rPr>
            <w:rFonts w:ascii="Times New Roman" w:eastAsia="Times New Roman" w:hAnsi="Times New Roman" w:cs="Times New Roman"/>
          </w:rPr>
          <w:t xml:space="preserve">Based on </w:t>
        </w:r>
      </w:ins>
      <w:ins w:id="571" w:author="Benton, Deon" w:date="2026-03-16T16:39:00Z" w16du:dateUtc="2026-03-16T21:39:00Z">
        <w:r w:rsidR="001A288F">
          <w:rPr>
            <w:rFonts w:ascii="Times New Roman" w:eastAsia="Times New Roman" w:hAnsi="Times New Roman" w:cs="Times New Roman"/>
          </w:rPr>
          <w:t>these limitations</w:t>
        </w:r>
      </w:ins>
      <w:r w:rsidR="00524642">
        <w:rPr>
          <w:rFonts w:ascii="Times New Roman" w:hAnsi="Times New Roman" w:cs="Times New Roman"/>
        </w:rPr>
        <w:t>, the</w:t>
      </w:r>
      <w:ins w:id="572" w:author="Benton, Deon" w:date="2026-02-11T16:10:00Z" w16du:dateUtc="2026-02-11T22:10:00Z">
        <w:r w:rsidR="002265B0">
          <w:rPr>
            <w:rFonts w:ascii="Times New Roman" w:hAnsi="Times New Roman" w:cs="Times New Roman"/>
          </w:rPr>
          <w:t xml:space="preserve"> </w:t>
        </w:r>
      </w:ins>
      <w:ins w:id="573" w:author="Benton, Deon" w:date="2026-03-16T16:44:00Z" w16du:dateUtc="2026-03-16T21:44:00Z">
        <w:r w:rsidR="00A66FFF">
          <w:rPr>
            <w:rFonts w:ascii="Times New Roman" w:hAnsi="Times New Roman" w:cs="Times New Roman"/>
          </w:rPr>
          <w:t xml:space="preserve">goals </w:t>
        </w:r>
      </w:ins>
      <w:ins w:id="574" w:author="Benton, Deon" w:date="2026-02-11T16:10:00Z" w16du:dateUtc="2026-02-11T22:10:00Z">
        <w:r w:rsidR="002265B0">
          <w:rPr>
            <w:rFonts w:ascii="Times New Roman" w:hAnsi="Times New Roman" w:cs="Times New Roman"/>
          </w:rPr>
          <w:t xml:space="preserve">of the </w:t>
        </w:r>
      </w:ins>
      <w:ins w:id="575" w:author="Benton, Deon" w:date="2026-02-11T14:10:00Z" w16du:dateUtc="2026-02-11T20:10:00Z">
        <w:r w:rsidR="00BC654B">
          <w:rPr>
            <w:rFonts w:ascii="Times New Roman" w:hAnsi="Times New Roman" w:cs="Times New Roman"/>
          </w:rPr>
          <w:t>present paper</w:t>
        </w:r>
      </w:ins>
      <w:ins w:id="576" w:author="Benton, Deon" w:date="2026-02-11T16:10:00Z" w16du:dateUtc="2026-02-11T22:10:00Z">
        <w:r w:rsidR="002265B0">
          <w:rPr>
            <w:rFonts w:ascii="Times New Roman" w:hAnsi="Times New Roman" w:cs="Times New Roman"/>
          </w:rPr>
          <w:t xml:space="preserve"> </w:t>
        </w:r>
      </w:ins>
      <w:ins w:id="577" w:author="Benton, Deon" w:date="2026-03-16T16:44:00Z" w16du:dateUtc="2026-03-16T21:44:00Z">
        <w:r w:rsidR="00A66FFF">
          <w:rPr>
            <w:rFonts w:ascii="Times New Roman" w:hAnsi="Times New Roman" w:cs="Times New Roman"/>
          </w:rPr>
          <w:t>were twofold. The first g</w:t>
        </w:r>
      </w:ins>
      <w:ins w:id="578" w:author="Benton, Deon" w:date="2026-03-16T16:45:00Z" w16du:dateUtc="2026-03-16T21:45:00Z">
        <w:r w:rsidR="00A66FFF">
          <w:rPr>
            <w:rFonts w:ascii="Times New Roman" w:hAnsi="Times New Roman" w:cs="Times New Roman"/>
          </w:rPr>
          <w:t xml:space="preserve">oal </w:t>
        </w:r>
      </w:ins>
      <w:ins w:id="579" w:author="Benton, Deon" w:date="2026-02-11T16:12:00Z" w16du:dateUtc="2026-02-11T22:12:00Z">
        <w:r w:rsidR="00431A61">
          <w:rPr>
            <w:rFonts w:ascii="Times New Roman" w:hAnsi="Times New Roman" w:cs="Times New Roman"/>
          </w:rPr>
          <w:t>was to</w:t>
        </w:r>
      </w:ins>
      <w:ins w:id="580" w:author="Benton, Deon" w:date="2026-02-11T16:10:00Z" w16du:dateUtc="2026-02-11T22:10:00Z">
        <w:r w:rsidR="002265B0">
          <w:rPr>
            <w:rFonts w:ascii="Times New Roman" w:hAnsi="Times New Roman" w:cs="Times New Roman"/>
          </w:rPr>
          <w:t xml:space="preserve"> develop </w:t>
        </w:r>
      </w:ins>
      <w:ins w:id="581" w:author="Benton, Deon" w:date="2026-02-11T16:11:00Z" w16du:dateUtc="2026-02-11T22:11:00Z">
        <w:r w:rsidR="002265B0">
          <w:rPr>
            <w:rFonts w:ascii="Times New Roman" w:hAnsi="Times New Roman" w:cs="Times New Roman"/>
          </w:rPr>
          <w:t xml:space="preserve">an alternative lean account </w:t>
        </w:r>
      </w:ins>
      <w:ins w:id="582" w:author="Benton, Deon" w:date="2026-03-16T16:41:00Z" w16du:dateUtc="2026-03-16T21:41:00Z">
        <w:r w:rsidR="00B03DF4">
          <w:rPr>
            <w:rFonts w:ascii="Times New Roman" w:hAnsi="Times New Roman" w:cs="Times New Roman"/>
          </w:rPr>
          <w:t>that</w:t>
        </w:r>
      </w:ins>
      <w:ins w:id="583" w:author="Benton, Deon" w:date="2026-03-16T16:42:00Z" w16du:dateUtc="2026-03-16T21:42:00Z">
        <w:r w:rsidR="00B03DF4">
          <w:rPr>
            <w:rFonts w:ascii="Times New Roman" w:hAnsi="Times New Roman" w:cs="Times New Roman"/>
          </w:rPr>
          <w:t xml:space="preserve"> </w:t>
        </w:r>
      </w:ins>
      <w:ins w:id="584" w:author="Benton, Deon" w:date="2026-03-16T16:45:00Z" w16du:dateUtc="2026-03-16T21:45:00Z">
        <w:r w:rsidR="00A66FFF">
          <w:rPr>
            <w:rFonts w:ascii="Times New Roman" w:hAnsi="Times New Roman" w:cs="Times New Roman"/>
          </w:rPr>
          <w:t xml:space="preserve">not only can </w:t>
        </w:r>
      </w:ins>
      <w:ins w:id="585" w:author="Benton, Deon" w:date="2026-03-16T16:46:00Z" w16du:dateUtc="2026-03-16T21:46:00Z">
        <w:r w:rsidR="00A66FFF">
          <w:rPr>
            <w:rFonts w:ascii="Times New Roman" w:hAnsi="Times New Roman" w:cs="Times New Roman"/>
          </w:rPr>
          <w:t xml:space="preserve">explain </w:t>
        </w:r>
      </w:ins>
      <w:ins w:id="586" w:author="Benton, Deon" w:date="2026-03-16T16:45:00Z" w16du:dateUtc="2026-03-16T21:45:00Z">
        <w:r w:rsidR="00A66FFF">
          <w:rPr>
            <w:rFonts w:ascii="Times New Roman" w:hAnsi="Times New Roman" w:cs="Times New Roman"/>
          </w:rPr>
          <w:t xml:space="preserve">infants’ looking behaviors in Gergely et al. (1995) but </w:t>
        </w:r>
      </w:ins>
      <w:ins w:id="587" w:author="Benton, Deon" w:date="2026-03-16T16:46:00Z" w16du:dateUtc="2026-03-16T21:46:00Z">
        <w:r w:rsidR="00A66FFF">
          <w:rPr>
            <w:rFonts w:ascii="Times New Roman" w:hAnsi="Times New Roman" w:cs="Times New Roman"/>
          </w:rPr>
          <w:t xml:space="preserve">can capture </w:t>
        </w:r>
      </w:ins>
      <w:ins w:id="588" w:author="Benton, Deon" w:date="2026-03-16T16:45:00Z" w16du:dateUtc="2026-03-16T21:45:00Z">
        <w:r w:rsidR="00A66FFF">
          <w:rPr>
            <w:rFonts w:ascii="Times New Roman" w:hAnsi="Times New Roman" w:cs="Times New Roman"/>
          </w:rPr>
          <w:t xml:space="preserve">a range </w:t>
        </w:r>
      </w:ins>
      <w:ins w:id="589" w:author="Benton, Deon" w:date="2026-03-16T16:43:00Z" w16du:dateUtc="2026-03-16T21:43:00Z">
        <w:r w:rsidR="00D23F8D">
          <w:rPr>
            <w:rFonts w:ascii="Times New Roman" w:hAnsi="Times New Roman" w:cs="Times New Roman"/>
          </w:rPr>
          <w:t>of</w:t>
        </w:r>
      </w:ins>
      <w:ins w:id="590" w:author="Benton, Deon" w:date="2026-03-16T16:42:00Z" w16du:dateUtc="2026-03-16T21:42:00Z">
        <w:r w:rsidR="00B03DF4">
          <w:rPr>
            <w:rFonts w:ascii="Times New Roman" w:hAnsi="Times New Roman" w:cs="Times New Roman"/>
          </w:rPr>
          <w:t xml:space="preserve"> key findings in the literature on</w:t>
        </w:r>
        <w:r w:rsidR="00D23F8D">
          <w:rPr>
            <w:rFonts w:ascii="Times New Roman" w:hAnsi="Times New Roman" w:cs="Times New Roman"/>
          </w:rPr>
          <w:t xml:space="preserve"> </w:t>
        </w:r>
      </w:ins>
      <w:ins w:id="591" w:author="Benton, Deon" w:date="2026-03-16T16:43:00Z" w16du:dateUtc="2026-03-16T21:43:00Z">
        <w:r w:rsidR="00D23F8D">
          <w:rPr>
            <w:rFonts w:ascii="Times New Roman" w:hAnsi="Times New Roman" w:cs="Times New Roman"/>
          </w:rPr>
          <w:t xml:space="preserve">infant action understanding. </w:t>
        </w:r>
      </w:ins>
      <w:ins w:id="592" w:author="Benton, Deon" w:date="2026-03-16T16:46:00Z" w16du:dateUtc="2026-03-16T21:46:00Z">
        <w:r w:rsidR="00811479">
          <w:rPr>
            <w:rFonts w:ascii="Times New Roman" w:hAnsi="Times New Roman" w:cs="Times New Roman"/>
          </w:rPr>
          <w:t>I make this case by demonstrating that a connectionist instantiation of th</w:t>
        </w:r>
      </w:ins>
      <w:ins w:id="593" w:author="Benton, Deon" w:date="2026-03-16T16:47:00Z" w16du:dateUtc="2026-03-16T21:47:00Z">
        <w:r w:rsidR="00811479">
          <w:rPr>
            <w:rFonts w:ascii="Times New Roman" w:hAnsi="Times New Roman" w:cs="Times New Roman"/>
          </w:rPr>
          <w:t>e current</w:t>
        </w:r>
      </w:ins>
      <w:ins w:id="594" w:author="Benton, Deon" w:date="2026-03-16T16:46:00Z" w16du:dateUtc="2026-03-16T21:46:00Z">
        <w:r w:rsidR="00811479">
          <w:rPr>
            <w:rFonts w:ascii="Times New Roman" w:hAnsi="Times New Roman" w:cs="Times New Roman"/>
          </w:rPr>
          <w:t xml:space="preserve">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w:t>
        </w:r>
      </w:ins>
      <w:ins w:id="595" w:author="Benton, Deon" w:date="2026-03-16T16:47:00Z" w16du:dateUtc="2026-03-16T21:47:00Z">
        <w:r w:rsidR="00811479">
          <w:rPr>
            <w:rFonts w:ascii="Times New Roman" w:hAnsi="Times New Roman" w:cs="Times New Roman"/>
          </w:rPr>
          <w:t>such key findings.</w:t>
        </w:r>
      </w:ins>
      <w:ins w:id="596" w:author="Benton, Deon" w:date="2026-03-16T16:46:00Z" w16du:dateUtc="2026-03-16T21:46:00Z">
        <w:r w:rsidR="00811479">
          <w:rPr>
            <w:rFonts w:ascii="Times New Roman" w:hAnsi="Times New Roman" w:cs="Times New Roman"/>
          </w:rPr>
          <w:t xml:space="preserve"> </w:t>
        </w:r>
      </w:ins>
      <w:ins w:id="597" w:author="Benton, Deon" w:date="2026-03-16T16:43:00Z" w16du:dateUtc="2026-03-16T21:43:00Z">
        <w:r w:rsidR="00D23F8D">
          <w:rPr>
            <w:rFonts w:ascii="Times New Roman" w:hAnsi="Times New Roman" w:cs="Times New Roman"/>
          </w:rPr>
          <w:t>The second goal was to demonstrate that</w:t>
        </w:r>
      </w:ins>
      <w:ins w:id="598" w:author="Benton, Deon" w:date="2026-03-16T16:52:00Z" w16du:dateUtc="2026-03-16T21:52:00Z">
        <w:r w:rsidR="00037EA9">
          <w:rPr>
            <w:rFonts w:ascii="Times New Roman" w:hAnsi="Times New Roman" w:cs="Times New Roman"/>
          </w:rPr>
          <w:t xml:space="preserve"> not only does</w:t>
        </w:r>
      </w:ins>
      <w:ins w:id="599" w:author="Benton, Deon" w:date="2026-03-16T16:48:00Z" w16du:dateUtc="2026-03-16T21:48:00Z">
        <w:r w:rsidR="00811479">
          <w:rPr>
            <w:rFonts w:ascii="Times New Roman" w:hAnsi="Times New Roman" w:cs="Times New Roman"/>
          </w:rPr>
          <w:t xml:space="preserve"> ALIAS</w:t>
        </w:r>
      </w:ins>
      <w:ins w:id="600" w:author="Benton, Deon" w:date="2026-03-16T16:44:00Z" w16du:dateUtc="2026-03-16T21:44:00Z">
        <w:r w:rsidR="00D23F8D">
          <w:rPr>
            <w:rFonts w:ascii="Times New Roman" w:hAnsi="Times New Roman" w:cs="Times New Roman"/>
          </w:rPr>
          <w:t xml:space="preserve"> </w:t>
        </w:r>
      </w:ins>
      <w:ins w:id="601" w:author="Benton, Deon" w:date="2026-03-16T16:50:00Z" w16du:dateUtc="2026-03-16T21:50:00Z">
        <w:r w:rsidR="0012624E">
          <w:rPr>
            <w:rFonts w:ascii="Times New Roman" w:hAnsi="Times New Roman" w:cs="Times New Roman"/>
          </w:rPr>
          <w:t xml:space="preserve">provide a </w:t>
        </w:r>
      </w:ins>
      <w:ins w:id="602" w:author="Benton, Deon" w:date="2026-03-16T16:51:00Z" w16du:dateUtc="2026-03-16T21:51:00Z">
        <w:r w:rsidR="00037EA9">
          <w:rPr>
            <w:rFonts w:ascii="Times New Roman" w:hAnsi="Times New Roman" w:cs="Times New Roman"/>
          </w:rPr>
          <w:t>more complete</w:t>
        </w:r>
      </w:ins>
      <w:ins w:id="603" w:author="Benton, Deon" w:date="2026-03-16T16:50:00Z" w16du:dateUtc="2026-03-16T21:50:00Z">
        <w:r w:rsidR="0012624E">
          <w:rPr>
            <w:rFonts w:ascii="Times New Roman" w:hAnsi="Times New Roman" w:cs="Times New Roman"/>
          </w:rPr>
          <w:t xml:space="preserve"> account of infants’ looking behavior than the model proposed by </w:t>
        </w:r>
        <w:proofErr w:type="spellStart"/>
        <w:r w:rsidR="0012624E">
          <w:rPr>
            <w:rFonts w:ascii="Times New Roman" w:hAnsi="Times New Roman" w:cs="Times New Roman"/>
          </w:rPr>
          <w:t>Overwalle</w:t>
        </w:r>
        <w:proofErr w:type="spellEnd"/>
        <w:r w:rsidR="0012624E">
          <w:rPr>
            <w:rFonts w:ascii="Times New Roman" w:hAnsi="Times New Roman" w:cs="Times New Roman"/>
          </w:rPr>
          <w:t xml:space="preserve"> (2010</w:t>
        </w:r>
        <w:proofErr w:type="gramStart"/>
        <w:r w:rsidR="0012624E">
          <w:rPr>
            <w:rFonts w:ascii="Times New Roman" w:hAnsi="Times New Roman" w:cs="Times New Roman"/>
          </w:rPr>
          <w:t>)</w:t>
        </w:r>
      </w:ins>
      <w:proofErr w:type="gramEnd"/>
      <w:ins w:id="604" w:author="Benton, Deon" w:date="2026-03-16T16:52:00Z" w16du:dateUtc="2026-03-16T21:52:00Z">
        <w:r w:rsidR="00037EA9">
          <w:rPr>
            <w:rFonts w:ascii="Times New Roman" w:hAnsi="Times New Roman" w:cs="Times New Roman"/>
          </w:rPr>
          <w:t xml:space="preserve"> but it avoids the limitations that characterize that earlier simulation.</w:t>
        </w:r>
      </w:ins>
      <w:ins w:id="605" w:author="Benton, Deon" w:date="2026-03-16T16:53:00Z" w16du:dateUtc="2026-03-16T21:53:00Z">
        <w:r w:rsidR="00037EA9">
          <w:rPr>
            <w:rFonts w:ascii="Times New Roman" w:hAnsi="Times New Roman" w:cs="Times New Roman"/>
          </w:rPr>
          <w:t xml:space="preserve"> </w:t>
        </w:r>
      </w:ins>
    </w:p>
    <w:p w14:paraId="7853E329" w14:textId="4D522817" w:rsidR="002428A9" w:rsidRDefault="00B80D3D" w:rsidP="00220755">
      <w:pPr>
        <w:spacing w:line="480" w:lineRule="auto"/>
        <w:ind w:firstLine="720"/>
        <w:contextualSpacing/>
        <w:rPr>
          <w:ins w:id="606" w:author="Benton, Deon" w:date="2026-02-11T16:58:00Z" w16du:dateUtc="2026-02-11T22:58:00Z"/>
          <w:rFonts w:ascii="Times New Roman" w:hAnsi="Times New Roman" w:cs="Times New Roman"/>
        </w:rPr>
      </w:pPr>
      <w:ins w:id="607" w:author="Benton, Deon" w:date="2026-02-11T16:28:00Z" w16du:dateUtc="2026-02-11T22:28:00Z">
        <w:r>
          <w:rPr>
            <w:rFonts w:ascii="Times New Roman" w:hAnsi="Times New Roman" w:cs="Times New Roman"/>
          </w:rPr>
          <w:lastRenderedPageBreak/>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w:t>
        </w:r>
      </w:ins>
      <w:ins w:id="608" w:author="Benton, Deon" w:date="2026-02-11T16:29:00Z" w16du:dateUtc="2026-02-11T22:29:00Z">
        <w:r>
          <w:rPr>
            <w:rFonts w:ascii="Times New Roman" w:hAnsi="Times New Roman" w:cs="Times New Roman"/>
          </w:rPr>
          <w:t>standing (</w:t>
        </w:r>
        <w:proofErr w:type="spellStart"/>
        <w:r>
          <w:rPr>
            <w:rFonts w:ascii="Times New Roman" w:hAnsi="Times New Roman" w:cs="Times New Roman"/>
          </w:rPr>
          <w:t>VoE</w:t>
        </w:r>
        <w:proofErr w:type="spellEnd"/>
        <w:r>
          <w:rPr>
            <w:rFonts w:ascii="Times New Roman" w:hAnsi="Times New Roman" w:cs="Times New Roman"/>
          </w:rPr>
          <w:t>) studies</w:t>
        </w:r>
      </w:ins>
      <w:ins w:id="609" w:author="Benton, Deon" w:date="2026-02-11T16:28:00Z" w16du:dateUtc="2026-02-11T22:28:00Z">
        <w:r w:rsidRPr="00B80D3D">
          <w:rPr>
            <w:rFonts w:ascii="Times New Roman" w:hAnsi="Times New Roman" w:cs="Times New Roman"/>
          </w:rPr>
          <w:t xml:space="preserve"> can be explained by </w:t>
        </w:r>
      </w:ins>
      <w:ins w:id="610" w:author="Benton, Deon" w:date="2026-02-11T16:44:00Z" w16du:dateUtc="2026-02-11T22:44:00Z">
        <w:r w:rsidR="00077880">
          <w:rPr>
            <w:rFonts w:ascii="Times New Roman" w:hAnsi="Times New Roman" w:cs="Times New Roman"/>
          </w:rPr>
          <w:t xml:space="preserve">two factors. The first factor relates to </w:t>
        </w:r>
      </w:ins>
      <w:ins w:id="611" w:author="Benton, Deon" w:date="2026-02-11T16:47:00Z" w16du:dateUtc="2026-02-11T22:47:00Z">
        <w:r w:rsidR="00273B30">
          <w:rPr>
            <w:rFonts w:ascii="Times New Roman" w:hAnsi="Times New Roman" w:cs="Times New Roman"/>
          </w:rPr>
          <w:t>infants’ experience observing different kinds of motion in the real world</w:t>
        </w:r>
      </w:ins>
      <w:ins w:id="612" w:author="Benton, Deon" w:date="2026-02-11T16:44:00Z" w16du:dateUtc="2026-02-11T22:44:00Z">
        <w:r w:rsidR="00B80B47">
          <w:rPr>
            <w:rFonts w:ascii="Times New Roman" w:hAnsi="Times New Roman" w:cs="Times New Roman"/>
          </w:rPr>
          <w:t>.</w:t>
        </w:r>
      </w:ins>
      <w:ins w:id="613" w:author="Benton, Deon" w:date="2026-02-11T16:45:00Z" w16du:dateUtc="2026-02-11T22:45:00Z">
        <w:r w:rsidR="00B80B47">
          <w:rPr>
            <w:rFonts w:ascii="Times New Roman" w:hAnsi="Times New Roman" w:cs="Times New Roman"/>
          </w:rPr>
          <w:t xml:space="preserve"> Specifically, infants’ </w:t>
        </w:r>
      </w:ins>
      <w:ins w:id="614" w:author="Benton, Deon" w:date="2026-02-12T09:40:00Z" w16du:dateUtc="2026-02-12T15:40:00Z">
        <w:r w:rsidR="00465943">
          <w:rPr>
            <w:rFonts w:ascii="Times New Roman" w:hAnsi="Times New Roman" w:cs="Times New Roman"/>
          </w:rPr>
          <w:t>performance</w:t>
        </w:r>
      </w:ins>
      <w:ins w:id="615" w:author="Benton, Deon" w:date="2026-02-11T16:45:00Z" w16du:dateUtc="2026-02-11T22:45:00Z">
        <w:r w:rsidR="00B80B47">
          <w:rPr>
            <w:rFonts w:ascii="Times New Roman" w:hAnsi="Times New Roman" w:cs="Times New Roman"/>
          </w:rPr>
          <w:t xml:space="preserve"> during the test phase of a typical action understanding study</w:t>
        </w:r>
      </w:ins>
      <w:ins w:id="616" w:author="Benton, Deon" w:date="2026-02-11T16:51:00Z" w16du:dateUtc="2026-02-11T22:51:00Z">
        <w:r w:rsidR="00F6074B">
          <w:rPr>
            <w:rFonts w:ascii="Times New Roman" w:hAnsi="Times New Roman" w:cs="Times New Roman"/>
          </w:rPr>
          <w:t xml:space="preserve"> presumably</w:t>
        </w:r>
      </w:ins>
      <w:ins w:id="617" w:author="Benton, Deon" w:date="2026-02-11T16:45:00Z" w16du:dateUtc="2026-02-11T22:45:00Z">
        <w:r w:rsidR="00B80B47">
          <w:rPr>
            <w:rFonts w:ascii="Times New Roman" w:hAnsi="Times New Roman" w:cs="Times New Roman"/>
          </w:rPr>
          <w:t xml:space="preserve"> not only reflects what </w:t>
        </w:r>
      </w:ins>
      <w:ins w:id="618" w:author="Benton, Deon" w:date="2026-02-11T16:51:00Z" w16du:dateUtc="2026-02-11T22:51:00Z">
        <w:r w:rsidR="00F6074B">
          <w:rPr>
            <w:rFonts w:ascii="Times New Roman" w:hAnsi="Times New Roman" w:cs="Times New Roman"/>
          </w:rPr>
          <w:t>is learned</w:t>
        </w:r>
      </w:ins>
      <w:ins w:id="619" w:author="Benton, Deon" w:date="2026-02-11T16:45:00Z" w16du:dateUtc="2026-02-11T22:45:00Z">
        <w:r w:rsidR="00B80B47">
          <w:rPr>
            <w:rFonts w:ascii="Times New Roman" w:hAnsi="Times New Roman" w:cs="Times New Roman"/>
          </w:rPr>
          <w:t xml:space="preserve"> during </w:t>
        </w:r>
      </w:ins>
      <w:ins w:id="620" w:author="Benton, Deon" w:date="2026-02-11T16:54:00Z" w16du:dateUtc="2026-02-11T22:54:00Z">
        <w:r w:rsidR="00D910E2">
          <w:rPr>
            <w:rFonts w:ascii="Times New Roman" w:hAnsi="Times New Roman" w:cs="Times New Roman"/>
          </w:rPr>
          <w:t>habituation,</w:t>
        </w:r>
      </w:ins>
      <w:ins w:id="621" w:author="Benton, Deon" w:date="2026-02-11T16:45:00Z" w16du:dateUtc="2026-02-11T22:45:00Z">
        <w:r w:rsidR="00B80B47">
          <w:rPr>
            <w:rFonts w:ascii="Times New Roman" w:hAnsi="Times New Roman" w:cs="Times New Roman"/>
          </w:rPr>
          <w:t xml:space="preserve"> but it reflects </w:t>
        </w:r>
      </w:ins>
      <w:ins w:id="622" w:author="Benton, Deon" w:date="2026-02-11T16:28:00Z" w16du:dateUtc="2026-02-11T22:28:00Z">
        <w:r w:rsidRPr="00B80D3D">
          <w:rPr>
            <w:rFonts w:ascii="Times New Roman" w:hAnsi="Times New Roman" w:cs="Times New Roman"/>
          </w:rPr>
          <w:t>th</w:t>
        </w:r>
      </w:ins>
      <w:ins w:id="623" w:author="Benton, Deon" w:date="2026-02-11T16:30:00Z" w16du:dateUtc="2026-02-11T22:30:00Z">
        <w:r w:rsidR="001976DC">
          <w:rPr>
            <w:rFonts w:ascii="Times New Roman" w:hAnsi="Times New Roman" w:cs="Times New Roman"/>
          </w:rPr>
          <w:t>eir extens</w:t>
        </w:r>
      </w:ins>
      <w:ins w:id="624" w:author="Benton, Deon" w:date="2026-02-11T16:31:00Z" w16du:dateUtc="2026-02-11T22:31:00Z">
        <w:r w:rsidR="001976DC">
          <w:rPr>
            <w:rFonts w:ascii="Times New Roman" w:hAnsi="Times New Roman" w:cs="Times New Roman"/>
          </w:rPr>
          <w:t xml:space="preserve">ive, </w:t>
        </w:r>
      </w:ins>
      <w:ins w:id="625" w:author="Benton, Deon" w:date="2026-02-11T16:28:00Z" w16du:dateUtc="2026-02-11T22:28:00Z">
        <w:r w:rsidRPr="00B80D3D">
          <w:rPr>
            <w:rFonts w:ascii="Times New Roman" w:hAnsi="Times New Roman" w:cs="Times New Roman"/>
          </w:rPr>
          <w:t>real-world, third-person experience</w:t>
        </w:r>
      </w:ins>
      <w:ins w:id="626" w:author="Benton, Deon" w:date="2026-02-11T16:52:00Z" w16du:dateUtc="2026-02-11T22:52:00Z">
        <w:r w:rsidR="00F6074B">
          <w:rPr>
            <w:rFonts w:ascii="Times New Roman" w:hAnsi="Times New Roman" w:cs="Times New Roman"/>
          </w:rPr>
          <w:t xml:space="preserve"> observing individuals interact with one another via </w:t>
        </w:r>
      </w:ins>
      <w:ins w:id="627" w:author="Benton, Deon" w:date="2026-02-11T16:46:00Z" w16du:dateUtc="2026-02-11T22:46:00Z">
        <w:r w:rsidR="00273B30">
          <w:rPr>
            <w:rFonts w:ascii="Times New Roman" w:hAnsi="Times New Roman" w:cs="Times New Roman"/>
          </w:rPr>
          <w:t>straight and curved motion paths</w:t>
        </w:r>
      </w:ins>
      <w:ins w:id="628" w:author="Benton, Deon" w:date="2026-02-11T16:52:00Z" w16du:dateUtc="2026-02-11T22:52:00Z">
        <w:r w:rsidR="00F6074B">
          <w:rPr>
            <w:rFonts w:ascii="Times New Roman" w:hAnsi="Times New Roman" w:cs="Times New Roman"/>
          </w:rPr>
          <w:t>.</w:t>
        </w:r>
      </w:ins>
      <w:ins w:id="629" w:author="Benton, Deon" w:date="2026-02-11T16:28:00Z" w16du:dateUtc="2026-02-11T22:28:00Z">
        <w:r w:rsidRPr="00B80D3D">
          <w:rPr>
            <w:rFonts w:ascii="Times New Roman" w:hAnsi="Times New Roman" w:cs="Times New Roman"/>
          </w:rPr>
          <w:t xml:space="preserve"> </w:t>
        </w:r>
      </w:ins>
      <w:ins w:id="630" w:author="Benton, Deon" w:date="2026-02-12T09:40:00Z" w16du:dateUtc="2026-02-12T15:40:00Z">
        <w:r w:rsidR="00F47A07">
          <w:rPr>
            <w:rFonts w:ascii="Times New Roman" w:hAnsi="Times New Roman" w:cs="Times New Roman"/>
          </w:rPr>
          <w:t>For example</w:t>
        </w:r>
      </w:ins>
      <w:ins w:id="631" w:author="Benton, Deon" w:date="2026-02-11T16:53:00Z" w16du:dateUtc="2026-02-11T22:53:00Z">
        <w:r w:rsidR="00F6074B">
          <w:rPr>
            <w:rFonts w:ascii="Times New Roman" w:hAnsi="Times New Roman" w:cs="Times New Roman"/>
          </w:rPr>
          <w:t>, infants may learn that</w:t>
        </w:r>
      </w:ins>
      <w:ins w:id="632" w:author="Benton, Deon" w:date="2026-02-11T16:48:00Z" w16du:dateUtc="2026-02-11T22:48:00Z">
        <w:r w:rsidR="00044173">
          <w:rPr>
            <w:rFonts w:ascii="Times New Roman" w:hAnsi="Times New Roman" w:cs="Times New Roman"/>
          </w:rPr>
          <w:t xml:space="preserve"> </w:t>
        </w:r>
      </w:ins>
      <w:ins w:id="633" w:author="Benton, Deon" w:date="2026-02-11T16:49:00Z" w16du:dateUtc="2026-02-11T22:49:00Z">
        <w:r w:rsidR="00044173">
          <w:rPr>
            <w:rFonts w:ascii="Times New Roman" w:hAnsi="Times New Roman" w:cs="Times New Roman"/>
          </w:rPr>
          <w:t xml:space="preserve">people </w:t>
        </w:r>
      </w:ins>
      <w:ins w:id="634" w:author="Benton, Deon" w:date="2026-02-12T09:41:00Z" w16du:dateUtc="2026-02-12T15:41:00Z">
        <w:r w:rsidR="00E27F47">
          <w:rPr>
            <w:rFonts w:ascii="Times New Roman" w:hAnsi="Times New Roman" w:cs="Times New Roman"/>
          </w:rPr>
          <w:t xml:space="preserve">mostly, but not always, </w:t>
        </w:r>
      </w:ins>
      <w:ins w:id="635" w:author="Benton, Deon" w:date="2026-02-12T09:43:00Z" w16du:dateUtc="2026-02-12T15:43:00Z">
        <w:r w:rsidR="00885D4C">
          <w:rPr>
            <w:rFonts w:ascii="Times New Roman" w:hAnsi="Times New Roman" w:cs="Times New Roman"/>
          </w:rPr>
          <w:t xml:space="preserve">move along straight motion paths </w:t>
        </w:r>
      </w:ins>
      <w:ins w:id="636" w:author="Benton, Deon" w:date="2026-02-11T16:49:00Z" w16du:dateUtc="2026-02-11T22:49:00Z">
        <w:r w:rsidR="00044173">
          <w:rPr>
            <w:rFonts w:ascii="Times New Roman" w:hAnsi="Times New Roman" w:cs="Times New Roman"/>
          </w:rPr>
          <w:t>in the absence of physical barriers</w:t>
        </w:r>
      </w:ins>
      <w:ins w:id="637" w:author="Benton, Deon" w:date="2026-02-12T09:42:00Z" w16du:dateUtc="2026-02-12T15:42:00Z">
        <w:r w:rsidR="00E27F47">
          <w:rPr>
            <w:rFonts w:ascii="Times New Roman" w:hAnsi="Times New Roman" w:cs="Times New Roman"/>
          </w:rPr>
          <w:t xml:space="preserve">. </w:t>
        </w:r>
      </w:ins>
      <w:ins w:id="638" w:author="Benton, Deon" w:date="2026-02-12T13:09:00Z" w16du:dateUtc="2026-02-12T19:09:00Z">
        <w:r w:rsidR="00806261" w:rsidRPr="00806261">
          <w:rPr>
            <w:rFonts w:ascii="Times New Roman" w:hAnsi="Times New Roman" w:cs="Times New Roman"/>
          </w:rPr>
          <w:t xml:space="preserve">In contrast, because solid objects cannot </w:t>
        </w:r>
      </w:ins>
      <w:ins w:id="639" w:author="Benton, Deon" w:date="2026-02-12T13:10:00Z" w16du:dateUtc="2026-02-12T19:10:00Z">
        <w:r w:rsidR="00806261">
          <w:rPr>
            <w:rFonts w:ascii="Times New Roman" w:hAnsi="Times New Roman" w:cs="Times New Roman"/>
          </w:rPr>
          <w:t xml:space="preserve">simultaneously </w:t>
        </w:r>
      </w:ins>
      <w:ins w:id="640" w:author="Benton, Deon" w:date="2026-02-12T13:09:00Z" w16du:dateUtc="2026-02-12T19:09:00Z">
        <w:r w:rsidR="00806261" w:rsidRPr="00806261">
          <w:rPr>
            <w:rFonts w:ascii="Times New Roman" w:hAnsi="Times New Roman" w:cs="Times New Roman"/>
          </w:rPr>
          <w:t>occupy the same</w:t>
        </w:r>
      </w:ins>
      <w:ins w:id="641" w:author="Benton, Deon" w:date="2026-02-12T13:10:00Z" w16du:dateUtc="2026-02-12T19:10:00Z">
        <w:r w:rsidR="00806261">
          <w:rPr>
            <w:rFonts w:ascii="Times New Roman" w:hAnsi="Times New Roman" w:cs="Times New Roman"/>
          </w:rPr>
          <w:t xml:space="preserve"> position in</w:t>
        </w:r>
      </w:ins>
      <w:ins w:id="642" w:author="Benton, Deon" w:date="2026-02-12T13:09:00Z" w16du:dateUtc="2026-02-12T19:09:00Z">
        <w:r w:rsidR="00806261" w:rsidRPr="00806261">
          <w:rPr>
            <w:rFonts w:ascii="Times New Roman" w:hAnsi="Times New Roman" w:cs="Times New Roman"/>
          </w:rPr>
          <w:t xml:space="preserve"> space, these same entities will move around or over barriers along curved or arced trajectories when such barriers are present</w:t>
        </w:r>
      </w:ins>
      <w:ins w:id="643" w:author="Benton, Deon" w:date="2026-02-12T13:10:00Z" w16du:dateUtc="2026-02-12T19:10:00Z">
        <w:r w:rsidR="00806261">
          <w:rPr>
            <w:rFonts w:ascii="Times New Roman" w:hAnsi="Times New Roman" w:cs="Times New Roman"/>
          </w:rPr>
          <w:t>.</w:t>
        </w:r>
      </w:ins>
      <w:ins w:id="644" w:author="Benton, Deon" w:date="2026-02-27T17:26:00Z" w16du:dateUtc="2026-02-27T23:26:00Z">
        <w:r w:rsidR="005335FD">
          <w:rPr>
            <w:rFonts w:ascii="Times New Roman" w:hAnsi="Times New Roman" w:cs="Times New Roman"/>
          </w:rPr>
          <w:t xml:space="preserve"> Additionally, when entities move over barriers</w:t>
        </w:r>
      </w:ins>
      <w:ins w:id="645" w:author="Benton, Deon" w:date="2026-02-27T17:27:00Z" w16du:dateUtc="2026-02-27T23:27:00Z">
        <w:r w:rsidR="005335FD">
          <w:rPr>
            <w:rFonts w:ascii="Times New Roman" w:hAnsi="Times New Roman" w:cs="Times New Roman"/>
          </w:rPr>
          <w:t xml:space="preserve"> such as when </w:t>
        </w:r>
      </w:ins>
      <w:ins w:id="646" w:author="Benton, Deon" w:date="2026-02-27T17:30:00Z" w16du:dateUtc="2026-02-27T23:30:00Z">
        <w:r w:rsidR="007B18A4">
          <w:rPr>
            <w:rFonts w:ascii="Times New Roman" w:hAnsi="Times New Roman" w:cs="Times New Roman"/>
          </w:rPr>
          <w:t>the babysitter</w:t>
        </w:r>
      </w:ins>
      <w:ins w:id="647" w:author="Benton, Deon" w:date="2026-02-27T17:27:00Z" w16du:dateUtc="2026-02-27T23:27:00Z">
        <w:r w:rsidR="005335FD">
          <w:rPr>
            <w:rFonts w:ascii="Times New Roman" w:hAnsi="Times New Roman" w:cs="Times New Roman"/>
          </w:rPr>
          <w:t xml:space="preserve"> </w:t>
        </w:r>
      </w:ins>
      <w:ins w:id="648" w:author="Benton, Deon" w:date="2026-02-27T17:28:00Z" w16du:dateUtc="2026-02-27T23:28:00Z">
        <w:r w:rsidR="007B18A4">
          <w:rPr>
            <w:rFonts w:ascii="Times New Roman" w:hAnsi="Times New Roman" w:cs="Times New Roman"/>
          </w:rPr>
          <w:t xml:space="preserve">steps or </w:t>
        </w:r>
      </w:ins>
      <w:ins w:id="649" w:author="Benton, Deon" w:date="2026-02-27T17:27:00Z" w16du:dateUtc="2026-02-27T23:27:00Z">
        <w:r w:rsidR="005335FD">
          <w:rPr>
            <w:rFonts w:ascii="Times New Roman" w:hAnsi="Times New Roman" w:cs="Times New Roman"/>
          </w:rPr>
          <w:t xml:space="preserve">jumps over </w:t>
        </w:r>
      </w:ins>
      <w:ins w:id="650" w:author="Benton, Deon" w:date="2026-02-27T17:30:00Z" w16du:dateUtc="2026-02-27T23:30:00Z">
        <w:r w:rsidR="00E376E6">
          <w:rPr>
            <w:rFonts w:ascii="Times New Roman" w:hAnsi="Times New Roman" w:cs="Times New Roman"/>
          </w:rPr>
          <w:t>a tricycle that was left out</w:t>
        </w:r>
      </w:ins>
      <w:ins w:id="651" w:author="Benton, Deon" w:date="2026-02-27T17:26:00Z" w16du:dateUtc="2026-02-27T23:26:00Z">
        <w:r w:rsidR="005335FD">
          <w:rPr>
            <w:rFonts w:ascii="Times New Roman" w:hAnsi="Times New Roman" w:cs="Times New Roman"/>
          </w:rPr>
          <w:t>,</w:t>
        </w:r>
      </w:ins>
      <w:ins w:id="652" w:author="Benton, Deon" w:date="2026-02-27T17:28:00Z" w16du:dateUtc="2026-02-27T23:28:00Z">
        <w:r w:rsidR="007B18A4">
          <w:rPr>
            <w:rFonts w:ascii="Times New Roman" w:hAnsi="Times New Roman" w:cs="Times New Roman"/>
          </w:rPr>
          <w:t xml:space="preserve"> the vertical distance between the apex of th</w:t>
        </w:r>
      </w:ins>
      <w:ins w:id="653" w:author="Benton, Deon" w:date="2026-02-27T17:29:00Z" w16du:dateUtc="2026-02-27T23:29:00Z">
        <w:r w:rsidR="007B18A4">
          <w:rPr>
            <w:rFonts w:ascii="Times New Roman" w:hAnsi="Times New Roman" w:cs="Times New Roman"/>
          </w:rPr>
          <w:t xml:space="preserve">e </w:t>
        </w:r>
      </w:ins>
      <w:ins w:id="654" w:author="Benton, Deon" w:date="2026-02-27T17:30:00Z" w16du:dateUtc="2026-02-27T23:30:00Z">
        <w:r w:rsidR="007B18A4">
          <w:rPr>
            <w:rFonts w:ascii="Times New Roman" w:hAnsi="Times New Roman" w:cs="Times New Roman"/>
          </w:rPr>
          <w:t>trajectory</w:t>
        </w:r>
      </w:ins>
      <w:ins w:id="655" w:author="Benton, Deon" w:date="2026-02-27T17:29:00Z" w16du:dateUtc="2026-02-27T23:29:00Z">
        <w:r w:rsidR="007B18A4">
          <w:rPr>
            <w:rFonts w:ascii="Times New Roman" w:hAnsi="Times New Roman" w:cs="Times New Roman"/>
          </w:rPr>
          <w:t xml:space="preserve"> and the top of the obstacle is often minimal. </w:t>
        </w:r>
      </w:ins>
      <w:ins w:id="656" w:author="Benton, Deon" w:date="2026-02-11T17:00:00Z" w16du:dateUtc="2026-02-11T23:00:00Z">
        <w:r w:rsidR="00863400">
          <w:rPr>
            <w:rFonts w:ascii="Times New Roman" w:hAnsi="Times New Roman" w:cs="Times New Roman"/>
          </w:rPr>
          <w:t>In terms of how infants represent</w:t>
        </w:r>
      </w:ins>
      <w:ins w:id="657" w:author="Benton, Deon" w:date="2026-02-11T17:01:00Z" w16du:dateUtc="2026-02-11T23:01:00Z">
        <w:r w:rsidR="00863400">
          <w:rPr>
            <w:rFonts w:ascii="Times New Roman" w:hAnsi="Times New Roman" w:cs="Times New Roman"/>
          </w:rPr>
          <w:t xml:space="preserve"> and process </w:t>
        </w:r>
      </w:ins>
      <w:ins w:id="658" w:author="Benton, Deon" w:date="2026-02-12T13:10:00Z" w16du:dateUtc="2026-02-12T19:10:00Z">
        <w:r w:rsidR="005F4438">
          <w:rPr>
            <w:rFonts w:ascii="Times New Roman" w:hAnsi="Times New Roman" w:cs="Times New Roman"/>
          </w:rPr>
          <w:t>these different motion paths</w:t>
        </w:r>
      </w:ins>
      <w:ins w:id="659" w:author="Benton, Deon" w:date="2026-02-11T17:01:00Z" w16du:dateUtc="2026-02-11T23:01:00Z">
        <w:r w:rsidR="00863400">
          <w:rPr>
            <w:rFonts w:ascii="Times New Roman" w:hAnsi="Times New Roman" w:cs="Times New Roman"/>
          </w:rPr>
          <w:t>,</w:t>
        </w:r>
      </w:ins>
      <w:ins w:id="660" w:author="Benton, Deon" w:date="2026-02-11T16:50:00Z" w16du:dateUtc="2026-02-11T22:50:00Z">
        <w:r w:rsidR="00044173">
          <w:rPr>
            <w:rFonts w:ascii="Times New Roman" w:hAnsi="Times New Roman" w:cs="Times New Roman"/>
          </w:rPr>
          <w:t xml:space="preserve"> it is assumed here that infants process such actions</w:t>
        </w:r>
      </w:ins>
      <w:ins w:id="661" w:author="Benton, Deon" w:date="2026-02-11T16:55:00Z" w16du:dateUtc="2026-02-11T22:55:00Z">
        <w:r w:rsidR="00D910E2">
          <w:rPr>
            <w:rFonts w:ascii="Times New Roman" w:hAnsi="Times New Roman" w:cs="Times New Roman"/>
          </w:rPr>
          <w:t xml:space="preserve">—along with the actors involved in </w:t>
        </w:r>
      </w:ins>
      <w:ins w:id="662" w:author="Benton, Deon" w:date="2026-02-11T17:01:00Z" w16du:dateUtc="2026-02-11T23:01:00Z">
        <w:r w:rsidR="00863400">
          <w:rPr>
            <w:rFonts w:ascii="Times New Roman" w:hAnsi="Times New Roman" w:cs="Times New Roman"/>
          </w:rPr>
          <w:t>them</w:t>
        </w:r>
      </w:ins>
      <w:ins w:id="663" w:author="Benton, Deon" w:date="2026-02-11T16:55:00Z" w16du:dateUtc="2026-02-11T22:55:00Z">
        <w:r w:rsidR="00D910E2">
          <w:rPr>
            <w:rFonts w:ascii="Times New Roman" w:hAnsi="Times New Roman" w:cs="Times New Roman"/>
          </w:rPr>
          <w:t>—</w:t>
        </w:r>
      </w:ins>
      <w:ins w:id="664" w:author="Benton, Deon" w:date="2026-02-11T16:50:00Z" w16du:dateUtc="2026-02-11T22:50:00Z">
        <w:r w:rsidR="00044173">
          <w:rPr>
            <w:rFonts w:ascii="Times New Roman" w:hAnsi="Times New Roman" w:cs="Times New Roman"/>
          </w:rPr>
          <w:t>not in terms</w:t>
        </w:r>
      </w:ins>
      <w:ins w:id="665" w:author="Benton, Deon" w:date="2026-02-11T16:53:00Z" w16du:dateUtc="2026-02-11T22:53:00Z">
        <w:r w:rsidR="00D910E2">
          <w:rPr>
            <w:rFonts w:ascii="Times New Roman" w:hAnsi="Times New Roman" w:cs="Times New Roman"/>
          </w:rPr>
          <w:t xml:space="preserve"> </w:t>
        </w:r>
      </w:ins>
      <w:ins w:id="666" w:author="Benton, Deon" w:date="2026-02-11T16:50:00Z" w16du:dateUtc="2026-02-11T22:50:00Z">
        <w:r w:rsidR="00044173">
          <w:rPr>
            <w:rFonts w:ascii="Times New Roman" w:hAnsi="Times New Roman" w:cs="Times New Roman"/>
          </w:rPr>
          <w:t xml:space="preserve">of </w:t>
        </w:r>
      </w:ins>
      <w:ins w:id="667" w:author="Benton, Deon" w:date="2026-02-11T16:53:00Z" w16du:dateUtc="2026-02-11T22:53:00Z">
        <w:r w:rsidR="00D910E2">
          <w:rPr>
            <w:rFonts w:ascii="Times New Roman" w:hAnsi="Times New Roman" w:cs="Times New Roman"/>
          </w:rPr>
          <w:t xml:space="preserve">their </w:t>
        </w:r>
      </w:ins>
      <w:ins w:id="668" w:author="Benton, Deon" w:date="2026-02-11T16:50:00Z" w16du:dateUtc="2026-02-11T22:50:00Z">
        <w:r w:rsidR="00044173">
          <w:rPr>
            <w:rFonts w:ascii="Times New Roman" w:hAnsi="Times New Roman" w:cs="Times New Roman"/>
          </w:rPr>
          <w:t>efficiency</w:t>
        </w:r>
      </w:ins>
      <w:ins w:id="669" w:author="Benton, Deon" w:date="2026-02-11T16:55:00Z" w16du:dateUtc="2026-02-11T22:55:00Z">
        <w:r w:rsidR="00D910E2">
          <w:rPr>
            <w:rFonts w:ascii="Times New Roman" w:hAnsi="Times New Roman" w:cs="Times New Roman"/>
          </w:rPr>
          <w:t>, utility,</w:t>
        </w:r>
      </w:ins>
      <w:ins w:id="670" w:author="Benton, Deon" w:date="2026-02-11T16:50:00Z" w16du:dateUtc="2026-02-11T22:50:00Z">
        <w:r w:rsidR="00044173">
          <w:rPr>
            <w:rFonts w:ascii="Times New Roman" w:hAnsi="Times New Roman" w:cs="Times New Roman"/>
          </w:rPr>
          <w:t xml:space="preserve"> or deeper, conceptual meaning</w:t>
        </w:r>
      </w:ins>
      <w:ins w:id="671" w:author="Benton, Deon" w:date="2026-02-11T16:48:00Z" w16du:dateUtc="2026-02-11T22:48:00Z">
        <w:r w:rsidR="00044173">
          <w:rPr>
            <w:rFonts w:ascii="Times New Roman" w:hAnsi="Times New Roman" w:cs="Times New Roman"/>
          </w:rPr>
          <w:t xml:space="preserve"> </w:t>
        </w:r>
      </w:ins>
      <w:ins w:id="672" w:author="Benton, Deon" w:date="2026-02-11T16:50:00Z" w16du:dateUtc="2026-02-11T22:50:00Z">
        <w:r w:rsidR="00044173">
          <w:rPr>
            <w:rFonts w:ascii="Times New Roman" w:hAnsi="Times New Roman" w:cs="Times New Roman"/>
          </w:rPr>
          <w:t xml:space="preserve">but rather in terms of their </w:t>
        </w:r>
      </w:ins>
      <w:ins w:id="673" w:author="Benton, Deon" w:date="2026-02-11T16:51:00Z" w16du:dateUtc="2026-02-11T22:51:00Z">
        <w:r w:rsidR="00F6074B">
          <w:rPr>
            <w:rFonts w:ascii="Times New Roman" w:hAnsi="Times New Roman" w:cs="Times New Roman"/>
          </w:rPr>
          <w:t xml:space="preserve">semantically neutral </w:t>
        </w:r>
      </w:ins>
      <w:ins w:id="674" w:author="Benton, Deon" w:date="2026-02-11T16:50:00Z" w16du:dateUtc="2026-02-11T22:50:00Z">
        <w:r w:rsidR="00F6074B">
          <w:rPr>
            <w:rFonts w:ascii="Times New Roman" w:hAnsi="Times New Roman" w:cs="Times New Roman"/>
          </w:rPr>
          <w:t xml:space="preserve">kinematics (i.e., </w:t>
        </w:r>
      </w:ins>
      <w:ins w:id="675" w:author="Benton, Deon" w:date="2026-02-11T16:53:00Z" w16du:dateUtc="2026-02-11T22:53:00Z">
        <w:r w:rsidR="00D910E2">
          <w:rPr>
            <w:rFonts w:ascii="Times New Roman" w:hAnsi="Times New Roman" w:cs="Times New Roman"/>
          </w:rPr>
          <w:t>spatiotemporal propert</w:t>
        </w:r>
      </w:ins>
      <w:ins w:id="676" w:author="Benton, Deon" w:date="2026-02-11T16:54:00Z" w16du:dateUtc="2026-02-11T22:54:00Z">
        <w:r w:rsidR="00D910E2">
          <w:rPr>
            <w:rFonts w:ascii="Times New Roman" w:hAnsi="Times New Roman" w:cs="Times New Roman"/>
          </w:rPr>
          <w:t>ies</w:t>
        </w:r>
      </w:ins>
      <w:ins w:id="677" w:author="Benton, Deon" w:date="2026-02-11T16:50:00Z" w16du:dateUtc="2026-02-11T22:50:00Z">
        <w:r w:rsidR="00F6074B">
          <w:rPr>
            <w:rFonts w:ascii="Times New Roman" w:hAnsi="Times New Roman" w:cs="Times New Roman"/>
          </w:rPr>
          <w:t xml:space="preserve">) and visible, </w:t>
        </w:r>
      </w:ins>
      <w:ins w:id="678" w:author="Benton, Deon" w:date="2026-02-11T16:55:00Z" w16du:dateUtc="2026-02-11T22:55:00Z">
        <w:r w:rsidR="006C33A3">
          <w:rPr>
            <w:rFonts w:ascii="Times New Roman" w:hAnsi="Times New Roman" w:cs="Times New Roman"/>
          </w:rPr>
          <w:t xml:space="preserve">low-level </w:t>
        </w:r>
      </w:ins>
      <w:ins w:id="679" w:author="Benton, Deon" w:date="2026-02-11T16:50:00Z" w16du:dateUtc="2026-02-11T22:50:00Z">
        <w:r w:rsidR="00F6074B">
          <w:rPr>
            <w:rFonts w:ascii="Times New Roman" w:hAnsi="Times New Roman" w:cs="Times New Roman"/>
          </w:rPr>
          <w:t>surface features.</w:t>
        </w:r>
      </w:ins>
      <w:ins w:id="680" w:author="Benton, Deon" w:date="2026-02-11T16:56:00Z" w16du:dateUtc="2026-02-11T22:56:00Z">
        <w:r w:rsidR="006C33A3">
          <w:rPr>
            <w:rFonts w:ascii="Times New Roman" w:hAnsi="Times New Roman" w:cs="Times New Roman"/>
          </w:rPr>
          <w:t xml:space="preserve"> </w:t>
        </w:r>
      </w:ins>
      <w:ins w:id="681" w:author="Benton, Deon" w:date="2026-02-27T17:32:00Z" w16du:dateUtc="2026-02-27T23:32:00Z">
        <w:r w:rsidR="000B1F17">
          <w:rPr>
            <w:rFonts w:ascii="Times New Roman" w:hAnsi="Times New Roman" w:cs="Times New Roman"/>
          </w:rPr>
          <w:t>My co</w:t>
        </w:r>
      </w:ins>
      <w:ins w:id="682" w:author="Benton, Deon" w:date="2026-02-27T17:33:00Z" w16du:dateUtc="2026-02-27T23:33:00Z">
        <w:r w:rsidR="000B1F17">
          <w:rPr>
            <w:rFonts w:ascii="Times New Roman" w:hAnsi="Times New Roman" w:cs="Times New Roman"/>
          </w:rPr>
          <w:t>ntention is that this kind of perceptually grounded</w:t>
        </w:r>
      </w:ins>
      <w:ins w:id="683" w:author="Benton, Deon" w:date="2026-02-12T13:15:00Z" w16du:dateUtc="2026-02-12T19:15:00Z">
        <w:r w:rsidR="002E183C" w:rsidRPr="002E183C">
          <w:rPr>
            <w:rFonts w:ascii="Times New Roman" w:hAnsi="Times New Roman" w:cs="Times New Roman"/>
          </w:rPr>
          <w:t xml:space="preserve"> experience can explain infants’ looking responses during the test phase of the experiment described above by </w:t>
        </w:r>
        <w:proofErr w:type="spellStart"/>
        <w:r w:rsidR="002E183C" w:rsidRPr="002E183C">
          <w:rPr>
            <w:rFonts w:ascii="Times New Roman" w:hAnsi="Times New Roman" w:cs="Times New Roman"/>
          </w:rPr>
          <w:t>Csibra</w:t>
        </w:r>
        <w:proofErr w:type="spellEnd"/>
        <w:r w:rsidR="002E183C" w:rsidRPr="002E183C">
          <w:rPr>
            <w:rFonts w:ascii="Times New Roman" w:hAnsi="Times New Roman" w:cs="Times New Roman"/>
          </w:rPr>
          <w:t xml:space="preserve"> et al. (2003)</w:t>
        </w:r>
        <w:r w:rsidR="002E183C">
          <w:rPr>
            <w:rFonts w:ascii="Times New Roman" w:hAnsi="Times New Roman" w:cs="Times New Roman"/>
          </w:rPr>
          <w:t xml:space="preserve">. </w:t>
        </w:r>
      </w:ins>
      <w:ins w:id="684" w:author="Benton, Deon" w:date="2026-02-11T17:08:00Z" w16du:dateUtc="2026-02-11T23:08:00Z">
        <w:r w:rsidR="004565E7">
          <w:rPr>
            <w:rFonts w:ascii="Times New Roman" w:hAnsi="Times New Roman" w:cs="Times New Roman"/>
          </w:rPr>
          <w:t>If infants learned in the real world that</w:t>
        </w:r>
      </w:ins>
      <w:ins w:id="685" w:author="Benton, Deon" w:date="2026-02-11T17:04:00Z" w16du:dateUtc="2026-02-11T23:04:00Z">
        <w:r w:rsidR="00586774">
          <w:rPr>
            <w:rFonts w:ascii="Times New Roman" w:hAnsi="Times New Roman" w:cs="Times New Roman"/>
          </w:rPr>
          <w:t xml:space="preserve"> </w:t>
        </w:r>
      </w:ins>
      <w:ins w:id="686" w:author="Benton, Deon" w:date="2026-02-11T17:05:00Z" w16du:dateUtc="2026-02-11T23:05:00Z">
        <w:r w:rsidR="00586774">
          <w:rPr>
            <w:rFonts w:ascii="Times New Roman" w:hAnsi="Times New Roman" w:cs="Times New Roman"/>
          </w:rPr>
          <w:t xml:space="preserve">individuals tend only to follow curved motion paths to reach other individuals </w:t>
        </w:r>
      </w:ins>
      <w:ins w:id="687" w:author="Benton, Deon" w:date="2026-02-27T17:35:00Z" w16du:dateUtc="2026-02-27T23:35:00Z">
        <w:r w:rsidR="00573FA5">
          <w:rPr>
            <w:rFonts w:ascii="Times New Roman" w:hAnsi="Times New Roman" w:cs="Times New Roman"/>
          </w:rPr>
          <w:t xml:space="preserve">or other things </w:t>
        </w:r>
      </w:ins>
      <w:ins w:id="688" w:author="Benton, Deon" w:date="2026-02-11T17:05:00Z" w16du:dateUtc="2026-02-11T23:05:00Z">
        <w:r w:rsidR="00586774">
          <w:rPr>
            <w:rFonts w:ascii="Times New Roman" w:hAnsi="Times New Roman" w:cs="Times New Roman"/>
          </w:rPr>
          <w:t xml:space="preserve">when a physical barrier is present, </w:t>
        </w:r>
      </w:ins>
      <w:ins w:id="689" w:author="Benton, Deon" w:date="2026-02-11T17:08:00Z" w16du:dateUtc="2026-02-11T23:08:00Z">
        <w:r w:rsidR="004565E7">
          <w:rPr>
            <w:rFonts w:ascii="Times New Roman" w:hAnsi="Times New Roman" w:cs="Times New Roman"/>
          </w:rPr>
          <w:t>they may have looked longer at</w:t>
        </w:r>
      </w:ins>
      <w:ins w:id="690" w:author="Benton, Deon" w:date="2026-02-12T13:16:00Z" w16du:dateUtc="2026-02-12T19:16:00Z">
        <w:r w:rsidR="003D4119">
          <w:rPr>
            <w:rFonts w:ascii="Times New Roman" w:hAnsi="Times New Roman" w:cs="Times New Roman"/>
          </w:rPr>
          <w:t xml:space="preserve"> the test event in which the first character followed along a curved path to reach the second character</w:t>
        </w:r>
      </w:ins>
      <w:ins w:id="691" w:author="Benton, Deon" w:date="2026-02-12T13:17:00Z" w16du:dateUtc="2026-02-12T19:17:00Z">
        <w:r w:rsidR="003D4119">
          <w:rPr>
            <w:rFonts w:ascii="Times New Roman" w:hAnsi="Times New Roman" w:cs="Times New Roman"/>
          </w:rPr>
          <w:t xml:space="preserve"> in the absence of a barrier than in the presence of one not because they expect actors to maximize subjective utilities </w:t>
        </w:r>
        <w:r w:rsidR="003D4119">
          <w:rPr>
            <w:rFonts w:ascii="Times New Roman" w:hAnsi="Times New Roman" w:cs="Times New Roman"/>
          </w:rPr>
          <w:lastRenderedPageBreak/>
          <w:t xml:space="preserve">but simply because </w:t>
        </w:r>
      </w:ins>
      <w:ins w:id="692" w:author="Benton, Deon" w:date="2026-02-12T13:19:00Z" w16du:dateUtc="2026-02-12T19:19:00Z">
        <w:r w:rsidR="00FF6ED3">
          <w:rPr>
            <w:rFonts w:ascii="Times New Roman" w:hAnsi="Times New Roman" w:cs="Times New Roman"/>
          </w:rPr>
          <w:t>curved motion is associated with barriers</w:t>
        </w:r>
      </w:ins>
      <w:ins w:id="693" w:author="Benton, Deon" w:date="2026-02-27T17:36:00Z" w16du:dateUtc="2026-02-27T23:36:00Z">
        <w:r w:rsidR="00573FA5">
          <w:rPr>
            <w:rFonts w:ascii="Times New Roman" w:hAnsi="Times New Roman" w:cs="Times New Roman"/>
          </w:rPr>
          <w:t xml:space="preserve"> (and their attention was captured by the absence of an otherwise expected barrier)</w:t>
        </w:r>
      </w:ins>
      <w:ins w:id="694" w:author="Benton, Deon" w:date="2026-02-12T13:19:00Z" w16du:dateUtc="2026-02-12T19:19:00Z">
        <w:r w:rsidR="00FF6ED3">
          <w:rPr>
            <w:rFonts w:ascii="Times New Roman" w:hAnsi="Times New Roman" w:cs="Times New Roman"/>
          </w:rPr>
          <w:t>.</w:t>
        </w:r>
      </w:ins>
    </w:p>
    <w:p w14:paraId="4CCE1BAE" w14:textId="77DE4C32" w:rsidR="00F45A64" w:rsidRDefault="006C33A3" w:rsidP="00244267">
      <w:pPr>
        <w:spacing w:line="480" w:lineRule="auto"/>
        <w:ind w:firstLine="720"/>
        <w:contextualSpacing/>
        <w:rPr>
          <w:ins w:id="695" w:author="Benton, Deon" w:date="2026-02-12T13:49:00Z" w16du:dateUtc="2026-02-12T19:49:00Z"/>
          <w:rFonts w:ascii="Times New Roman" w:hAnsi="Times New Roman" w:cs="Times New Roman"/>
        </w:rPr>
      </w:pPr>
      <w:ins w:id="696" w:author="Benton, Deon" w:date="2026-02-11T16:56:00Z" w16du:dateUtc="2026-02-11T22:56:00Z">
        <w:r>
          <w:rPr>
            <w:rFonts w:ascii="Times New Roman" w:hAnsi="Times New Roman" w:cs="Times New Roman"/>
          </w:rPr>
          <w:t xml:space="preserve">The second </w:t>
        </w:r>
      </w:ins>
      <w:ins w:id="697" w:author="Benton, Deon" w:date="2026-02-26T13:38:00Z" w16du:dateUtc="2026-02-26T19:38:00Z">
        <w:r w:rsidR="00F25C80">
          <w:rPr>
            <w:rFonts w:ascii="Times New Roman" w:hAnsi="Times New Roman" w:cs="Times New Roman"/>
          </w:rPr>
          <w:t xml:space="preserve">and related factor </w:t>
        </w:r>
      </w:ins>
      <w:ins w:id="698" w:author="Benton, Deon" w:date="2026-02-11T16:56:00Z" w16du:dateUtc="2026-02-11T22:56:00Z">
        <w:r>
          <w:rPr>
            <w:rFonts w:ascii="Times New Roman" w:hAnsi="Times New Roman" w:cs="Times New Roman"/>
          </w:rPr>
          <w:t>concerns</w:t>
        </w:r>
      </w:ins>
      <w:ins w:id="699" w:author="Benton, Deon" w:date="2026-02-12T13:19:00Z" w16du:dateUtc="2026-02-12T19:19:00Z">
        <w:r w:rsidR="00FF6ED3">
          <w:rPr>
            <w:rFonts w:ascii="Times New Roman" w:hAnsi="Times New Roman" w:cs="Times New Roman"/>
          </w:rPr>
          <w:t xml:space="preserve"> the </w:t>
        </w:r>
      </w:ins>
      <w:ins w:id="700" w:author="Benton, Deon" w:date="2026-02-12T13:20:00Z" w16du:dateUtc="2026-02-12T19:20:00Z">
        <w:r w:rsidR="00FF6ED3">
          <w:rPr>
            <w:rFonts w:ascii="Times New Roman" w:hAnsi="Times New Roman" w:cs="Times New Roman"/>
          </w:rPr>
          <w:t>relation between what infants learn during the habituation phase in</w:t>
        </w:r>
      </w:ins>
      <w:ins w:id="701" w:author="Benton, Deon" w:date="2026-02-11T16:56:00Z" w16du:dateUtc="2026-02-11T22:56:00Z">
        <w:r>
          <w:rPr>
            <w:rFonts w:ascii="Times New Roman" w:hAnsi="Times New Roman" w:cs="Times New Roman"/>
          </w:rPr>
          <w:t xml:space="preserve"> </w:t>
        </w:r>
      </w:ins>
      <w:ins w:id="702" w:author="Benton, Deon" w:date="2026-02-11T16:59:00Z" w16du:dateUtc="2026-02-11T22:59:00Z">
        <w:r w:rsidR="002428A9">
          <w:rPr>
            <w:rFonts w:ascii="Times New Roman" w:hAnsi="Times New Roman" w:cs="Times New Roman"/>
          </w:rPr>
          <w:t xml:space="preserve">action understanding studies </w:t>
        </w:r>
      </w:ins>
      <w:ins w:id="703" w:author="Benton, Deon" w:date="2026-02-12T13:20:00Z" w16du:dateUtc="2026-02-12T19:20:00Z">
        <w:r w:rsidR="00FF6ED3">
          <w:rPr>
            <w:rFonts w:ascii="Times New Roman" w:hAnsi="Times New Roman" w:cs="Times New Roman"/>
          </w:rPr>
          <w:t xml:space="preserve">and their subsequent looking behaviors during the test phase. </w:t>
        </w:r>
      </w:ins>
      <w:ins w:id="704" w:author="Benton, Deon" w:date="2026-02-11T16:56:00Z" w16du:dateUtc="2026-02-11T22:56:00Z">
        <w:r>
          <w:rPr>
            <w:rFonts w:ascii="Times New Roman" w:hAnsi="Times New Roman" w:cs="Times New Roman"/>
          </w:rPr>
          <w:t xml:space="preserve">To illustrate the importance of this factor, consider </w:t>
        </w:r>
      </w:ins>
      <w:r w:rsidR="00524642">
        <w:rPr>
          <w:rFonts w:ascii="Times New Roman" w:hAnsi="Times New Roman" w:cs="Times New Roman"/>
        </w:rPr>
        <w:t>Gergely et al.</w:t>
      </w:r>
      <w:ins w:id="705" w:author="Benton, Deon" w:date="2026-02-11T16:56:00Z" w16du:dateUtc="2026-02-11T22:56:00Z">
        <w:r>
          <w:rPr>
            <w:rFonts w:ascii="Times New Roman" w:hAnsi="Times New Roman" w:cs="Times New Roman"/>
          </w:rPr>
          <w:t>’s</w:t>
        </w:r>
      </w:ins>
      <w:r w:rsidR="00524642">
        <w:rPr>
          <w:rFonts w:ascii="Times New Roman" w:hAnsi="Times New Roman" w:cs="Times New Roman"/>
        </w:rPr>
        <w:t xml:space="preserve"> (1995)</w:t>
      </w:r>
      <w:ins w:id="706" w:author="Benton, Deon" w:date="2026-02-11T16:57:00Z" w16du:dateUtc="2026-02-11T22:57:00Z">
        <w:r>
          <w:rPr>
            <w:rFonts w:ascii="Times New Roman" w:hAnsi="Times New Roman" w:cs="Times New Roman"/>
          </w:rPr>
          <w:t xml:space="preserve"> classic study. </w:t>
        </w:r>
        <w:r w:rsidR="002428A9">
          <w:rPr>
            <w:rFonts w:ascii="Times New Roman" w:hAnsi="Times New Roman" w:cs="Times New Roman"/>
          </w:rPr>
          <w:t>In that study</w:t>
        </w:r>
      </w:ins>
      <w:r w:rsidR="00524642">
        <w:rPr>
          <w:rFonts w:ascii="Times New Roman" w:hAnsi="Times New Roman" w:cs="Times New Roman"/>
        </w:rPr>
        <w:t>, infants may have formed an association between the</w:t>
      </w:r>
      <w:ins w:id="707" w:author="Benton, Deon" w:date="2026-02-12T13:22:00Z" w16du:dateUtc="2026-02-12T19:22:00Z">
        <w:r w:rsidR="00220755">
          <w:rPr>
            <w:rFonts w:ascii="Times New Roman" w:hAnsi="Times New Roman" w:cs="Times New Roman"/>
          </w:rPr>
          <w:t xml:space="preserve"> kinematics of the</w:t>
        </w:r>
      </w:ins>
      <w:r w:rsidR="00524642">
        <w:rPr>
          <w:rFonts w:ascii="Times New Roman" w:hAnsi="Times New Roman" w:cs="Times New Roman"/>
        </w:rPr>
        <w:t xml:space="preserve"> arced motion path and the </w:t>
      </w:r>
      <w:ins w:id="708" w:author="Benton, Deon" w:date="2026-02-11T16:36:00Z" w16du:dateUtc="2026-02-11T22:36:00Z">
        <w:r w:rsidR="00DB4A47">
          <w:rPr>
            <w:rFonts w:ascii="Times New Roman" w:hAnsi="Times New Roman" w:cs="Times New Roman"/>
          </w:rPr>
          <w:t>p</w:t>
        </w:r>
      </w:ins>
      <w:ins w:id="709" w:author="Benton, Deon" w:date="2026-02-11T16:37:00Z" w16du:dateUtc="2026-02-11T22:37:00Z">
        <w:r w:rsidR="00A376CF">
          <w:rPr>
            <w:rFonts w:ascii="Times New Roman" w:hAnsi="Times New Roman" w:cs="Times New Roman"/>
          </w:rPr>
          <w:t>erceptual features</w:t>
        </w:r>
      </w:ins>
      <w:ins w:id="710" w:author="Benton, Deon" w:date="2026-02-11T16:38:00Z" w16du:dateUtc="2026-02-11T22:38:00Z">
        <w:r w:rsidR="00A376CF">
          <w:rPr>
            <w:rFonts w:ascii="Times New Roman" w:hAnsi="Times New Roman" w:cs="Times New Roman"/>
          </w:rPr>
          <w:t xml:space="preserve"> of a</w:t>
        </w:r>
      </w:ins>
      <w:ins w:id="711" w:author="Benton, Deon" w:date="2026-02-11T16:36:00Z" w16du:dateUtc="2026-02-11T22:36:00Z">
        <w:r w:rsidR="00DB4A47">
          <w:rPr>
            <w:rFonts w:ascii="Times New Roman" w:hAnsi="Times New Roman" w:cs="Times New Roman"/>
          </w:rPr>
          <w:t xml:space="preserve"> </w:t>
        </w:r>
      </w:ins>
      <w:r w:rsidR="00524642">
        <w:rPr>
          <w:rFonts w:ascii="Times New Roman" w:hAnsi="Times New Roman" w:cs="Times New Roman"/>
        </w:rPr>
        <w:t>barrier based on repeated pairings of the two over the course of the habituation phase.</w:t>
      </w:r>
      <w:ins w:id="712" w:author="Benton, Deon" w:date="2026-02-12T13:31:00Z" w16du:dateUtc="2026-02-12T19:31:00Z">
        <w:r w:rsidR="009507E8">
          <w:rPr>
            <w:rFonts w:ascii="Times New Roman" w:hAnsi="Times New Roman" w:cs="Times New Roman"/>
          </w:rPr>
          <w:t xml:space="preserve"> If this association is sufficiently strong</w:t>
        </w:r>
      </w:ins>
      <w:ins w:id="713" w:author="Benton, Deon" w:date="2026-02-12T13:32:00Z" w16du:dateUtc="2026-02-12T19:32:00Z">
        <w:r w:rsidR="00965B05">
          <w:rPr>
            <w:rFonts w:ascii="Times New Roman" w:hAnsi="Times New Roman" w:cs="Times New Roman"/>
          </w:rPr>
          <w:t>, the</w:t>
        </w:r>
      </w:ins>
      <w:ins w:id="714" w:author="Benton, Deon" w:date="2026-02-12T13:33:00Z" w16du:dateUtc="2026-02-12T19:33:00Z">
        <w:r w:rsidR="00965B05">
          <w:rPr>
            <w:rFonts w:ascii="Times New Roman" w:hAnsi="Times New Roman" w:cs="Times New Roman"/>
          </w:rPr>
          <w:t>n</w:t>
        </w:r>
      </w:ins>
      <w:ins w:id="715" w:author="Benton, Deon" w:date="2026-02-12T13:32:00Z" w16du:dateUtc="2026-02-12T19:32:00Z">
        <w:r w:rsidR="00965B05">
          <w:rPr>
            <w:rFonts w:ascii="Times New Roman" w:hAnsi="Times New Roman" w:cs="Times New Roman"/>
          </w:rPr>
          <w:t xml:space="preserve"> presence of one </w:t>
        </w:r>
      </w:ins>
      <w:ins w:id="716" w:author="Benton, Deon" w:date="2026-02-12T13:33:00Z" w16du:dateUtc="2026-02-12T19:33:00Z">
        <w:r w:rsidR="00965B05">
          <w:rPr>
            <w:rFonts w:ascii="Times New Roman" w:hAnsi="Times New Roman" w:cs="Times New Roman"/>
          </w:rPr>
          <w:t>component of the association (e.g., the kinematics of curved motion) should lead to</w:t>
        </w:r>
      </w:ins>
      <w:ins w:id="717" w:author="Benton, Deon" w:date="2026-02-12T13:37:00Z" w16du:dateUtc="2026-02-12T19:37:00Z">
        <w:r w:rsidR="00D6098E">
          <w:rPr>
            <w:rFonts w:ascii="Times New Roman" w:hAnsi="Times New Roman" w:cs="Times New Roman"/>
          </w:rPr>
          <w:t xml:space="preserve"> an</w:t>
        </w:r>
      </w:ins>
      <w:ins w:id="718" w:author="Benton, Deon" w:date="2026-02-12T13:33:00Z" w16du:dateUtc="2026-02-12T19:33:00Z">
        <w:r w:rsidR="00965B05">
          <w:rPr>
            <w:rFonts w:ascii="Times New Roman" w:hAnsi="Times New Roman" w:cs="Times New Roman"/>
          </w:rPr>
          <w:t xml:space="preserve"> expectation of the other component (namely, a barrier).</w:t>
        </w:r>
      </w:ins>
      <w:ins w:id="719" w:author="Benton, Deon" w:date="2026-02-12T13:34:00Z" w16du:dateUtc="2026-02-12T19:34:00Z">
        <w:r w:rsidR="00965B05">
          <w:rPr>
            <w:rFonts w:ascii="Times New Roman" w:hAnsi="Times New Roman" w:cs="Times New Roman"/>
          </w:rPr>
          <w:t xml:space="preserve"> A test event that subsequently meets this </w:t>
        </w:r>
      </w:ins>
      <w:ins w:id="720" w:author="Benton, Deon" w:date="2026-02-12T13:36:00Z" w16du:dateUtc="2026-02-12T19:36:00Z">
        <w:r w:rsidR="006C2D16">
          <w:rPr>
            <w:rFonts w:ascii="Times New Roman" w:hAnsi="Times New Roman" w:cs="Times New Roman"/>
          </w:rPr>
          <w:t>expectation or</w:t>
        </w:r>
      </w:ins>
      <w:ins w:id="721" w:author="Benton, Deon" w:date="2026-02-12T13:35:00Z" w16du:dateUtc="2026-02-12T19:35:00Z">
        <w:r w:rsidR="006C2D16">
          <w:rPr>
            <w:rFonts w:ascii="Times New Roman" w:hAnsi="Times New Roman" w:cs="Times New Roman"/>
          </w:rPr>
          <w:t xml:space="preserve"> aligns with prior </w:t>
        </w:r>
      </w:ins>
      <w:ins w:id="722" w:author="Benton, Deon" w:date="2026-02-12T13:36:00Z" w16du:dateUtc="2026-02-12T19:36:00Z">
        <w:r w:rsidR="006C2D16">
          <w:rPr>
            <w:rFonts w:ascii="Times New Roman" w:hAnsi="Times New Roman" w:cs="Times New Roman"/>
          </w:rPr>
          <w:t xml:space="preserve">real-world </w:t>
        </w:r>
      </w:ins>
      <w:ins w:id="723" w:author="Benton, Deon" w:date="2026-02-12T13:35:00Z" w16du:dateUtc="2026-02-12T19:35:00Z">
        <w:r w:rsidR="006C2D16">
          <w:rPr>
            <w:rFonts w:ascii="Times New Roman" w:hAnsi="Times New Roman" w:cs="Times New Roman"/>
          </w:rPr>
          <w:t xml:space="preserve">experience (e.g., the new action event in Gergely et al. [1995]) </w:t>
        </w:r>
      </w:ins>
      <w:ins w:id="724" w:author="Benton, Deon" w:date="2026-02-12T13:34:00Z" w16du:dateUtc="2026-02-12T19:34:00Z">
        <w:r w:rsidR="00965B05">
          <w:rPr>
            <w:rFonts w:ascii="Times New Roman" w:hAnsi="Times New Roman" w:cs="Times New Roman"/>
          </w:rPr>
          <w:t xml:space="preserve">should evoke much less looking than one </w:t>
        </w:r>
      </w:ins>
      <w:ins w:id="725" w:author="Benton, Deon" w:date="2026-02-12T13:35:00Z" w16du:dateUtc="2026-02-12T19:35:00Z">
        <w:r w:rsidR="006C2D16">
          <w:rPr>
            <w:rFonts w:ascii="Times New Roman" w:hAnsi="Times New Roman" w:cs="Times New Roman"/>
          </w:rPr>
          <w:t>that violates this expectation</w:t>
        </w:r>
      </w:ins>
      <w:ins w:id="726" w:author="Benton, Deon" w:date="2026-02-12T13:36:00Z" w16du:dateUtc="2026-02-12T19:36:00Z">
        <w:r w:rsidR="006C2D16">
          <w:rPr>
            <w:rFonts w:ascii="Times New Roman" w:hAnsi="Times New Roman" w:cs="Times New Roman"/>
          </w:rPr>
          <w:t xml:space="preserve"> </w:t>
        </w:r>
      </w:ins>
      <w:ins w:id="727" w:author="Benton, Deon" w:date="2026-02-12T13:35:00Z" w16du:dateUtc="2026-02-12T19:35:00Z">
        <w:r w:rsidR="006C2D16">
          <w:rPr>
            <w:rFonts w:ascii="Times New Roman" w:hAnsi="Times New Roman" w:cs="Times New Roman"/>
          </w:rPr>
          <w:t xml:space="preserve">(e.g., the old action event in Gergely et al. </w:t>
        </w:r>
      </w:ins>
      <w:ins w:id="728" w:author="Benton, Deon" w:date="2026-02-12T13:36:00Z" w16du:dateUtc="2026-02-12T19:36:00Z">
        <w:r w:rsidR="006C2D16">
          <w:rPr>
            <w:rFonts w:ascii="Times New Roman" w:hAnsi="Times New Roman" w:cs="Times New Roman"/>
          </w:rPr>
          <w:t>[1995]).</w:t>
        </w:r>
      </w:ins>
      <w:ins w:id="729" w:author="Benton, Deon" w:date="2026-02-12T13:38:00Z" w16du:dateUtc="2026-02-12T19:38:00Z">
        <w:r w:rsidR="00D6098E">
          <w:rPr>
            <w:rFonts w:ascii="Times New Roman" w:hAnsi="Times New Roman" w:cs="Times New Roman"/>
          </w:rPr>
          <w:t xml:space="preserve"> Given that infants in the </w:t>
        </w:r>
      </w:ins>
      <w:ins w:id="730" w:author="Benton, Deon" w:date="2026-02-12T13:39:00Z" w16du:dateUtc="2026-02-12T19:39:00Z">
        <w:r w:rsidR="00D6098E">
          <w:rPr>
            <w:rFonts w:ascii="Times New Roman" w:hAnsi="Times New Roman" w:cs="Times New Roman"/>
          </w:rPr>
          <w:t xml:space="preserve">Control condition </w:t>
        </w:r>
      </w:ins>
      <w:ins w:id="731" w:author="Benton, Deon" w:date="2026-02-12T13:43:00Z" w16du:dateUtc="2026-02-12T19:43:00Z">
        <w:r w:rsidR="00EB7174">
          <w:rPr>
            <w:rFonts w:ascii="Times New Roman" w:hAnsi="Times New Roman" w:cs="Times New Roman"/>
          </w:rPr>
          <w:t>were</w:t>
        </w:r>
      </w:ins>
      <w:ins w:id="732" w:author="Benton, Deon" w:date="2026-02-12T13:39:00Z" w16du:dateUtc="2026-02-12T19:39:00Z">
        <w:r w:rsidR="00B12EBA">
          <w:rPr>
            <w:rFonts w:ascii="Times New Roman" w:hAnsi="Times New Roman" w:cs="Times New Roman"/>
          </w:rPr>
          <w:t xml:space="preserve"> </w:t>
        </w:r>
      </w:ins>
      <w:ins w:id="733" w:author="Benton, Deon" w:date="2026-02-12T13:41:00Z" w16du:dateUtc="2026-02-12T19:41:00Z">
        <w:r w:rsidR="00B12EBA">
          <w:rPr>
            <w:rFonts w:ascii="Times New Roman" w:hAnsi="Times New Roman" w:cs="Times New Roman"/>
          </w:rPr>
          <w:t>also being</w:t>
        </w:r>
      </w:ins>
      <w:ins w:id="734" w:author="Benton, Deon" w:date="2026-02-12T13:39:00Z" w16du:dateUtc="2026-02-12T19:39:00Z">
        <w:r w:rsidR="00B12EBA">
          <w:rPr>
            <w:rFonts w:ascii="Times New Roman" w:hAnsi="Times New Roman" w:cs="Times New Roman"/>
          </w:rPr>
          <w:t xml:space="preserve"> habituated to an event that included curved motion and a barrier, </w:t>
        </w:r>
      </w:ins>
      <w:ins w:id="735" w:author="Benton, Deon" w:date="2026-02-12T14:27:00Z" w16du:dateUtc="2026-02-12T20:27:00Z">
        <w:r w:rsidR="00DF3E6A">
          <w:rPr>
            <w:rFonts w:ascii="Times New Roman" w:hAnsi="Times New Roman" w:cs="Times New Roman"/>
          </w:rPr>
          <w:t>one might expect</w:t>
        </w:r>
      </w:ins>
      <w:ins w:id="736" w:author="Benton, Deon" w:date="2026-02-12T13:43:00Z" w16du:dateUtc="2026-02-12T19:43:00Z">
        <w:r w:rsidR="00D90A05">
          <w:rPr>
            <w:rFonts w:ascii="Times New Roman" w:hAnsi="Times New Roman" w:cs="Times New Roman"/>
          </w:rPr>
          <w:t xml:space="preserve"> </w:t>
        </w:r>
      </w:ins>
      <w:ins w:id="737" w:author="Benton, Deon" w:date="2026-02-12T14:27:00Z" w16du:dateUtc="2026-02-12T20:27:00Z">
        <w:r w:rsidR="00DF3E6A">
          <w:rPr>
            <w:rFonts w:ascii="Times New Roman" w:hAnsi="Times New Roman" w:cs="Times New Roman"/>
          </w:rPr>
          <w:t xml:space="preserve">infants in this condition also to look longer </w:t>
        </w:r>
      </w:ins>
      <w:ins w:id="738" w:author="Benton, Deon" w:date="2026-02-12T13:42:00Z" w16du:dateUtc="2026-02-12T19:42:00Z">
        <w:r w:rsidR="00EB7174">
          <w:rPr>
            <w:rFonts w:ascii="Times New Roman" w:hAnsi="Times New Roman" w:cs="Times New Roman"/>
          </w:rPr>
          <w:t>at the old action test event than at the new one.</w:t>
        </w:r>
      </w:ins>
      <w:ins w:id="739" w:author="Benton, Deon" w:date="2026-02-12T13:44:00Z" w16du:dateUtc="2026-02-12T19:44:00Z">
        <w:r w:rsidR="00D90A05">
          <w:rPr>
            <w:rFonts w:ascii="Times New Roman" w:hAnsi="Times New Roman" w:cs="Times New Roman"/>
          </w:rPr>
          <w:t xml:space="preserve"> </w:t>
        </w:r>
      </w:ins>
      <w:ins w:id="740" w:author="Benton, Deon" w:date="2026-02-12T14:27:00Z" w16du:dateUtc="2026-02-12T20:27:00Z">
        <w:r w:rsidR="00DF3E6A">
          <w:rPr>
            <w:rFonts w:ascii="Times New Roman" w:hAnsi="Times New Roman" w:cs="Times New Roman"/>
          </w:rPr>
          <w:t xml:space="preserve">However, </w:t>
        </w:r>
      </w:ins>
      <w:ins w:id="741" w:author="Benton, Deon" w:date="2026-02-12T14:28:00Z" w16du:dateUtc="2026-02-12T20:28:00Z">
        <w:r w:rsidR="0003467C">
          <w:rPr>
            <w:rFonts w:ascii="Times New Roman" w:hAnsi="Times New Roman" w:cs="Times New Roman"/>
          </w:rPr>
          <w:t>s</w:t>
        </w:r>
      </w:ins>
      <w:ins w:id="742" w:author="Benton, Deon" w:date="2026-02-12T13:44:00Z" w16du:dateUtc="2026-02-12T19:44:00Z">
        <w:r w:rsidR="00D90A05">
          <w:rPr>
            <w:rFonts w:ascii="Times New Roman" w:hAnsi="Times New Roman" w:cs="Times New Roman"/>
          </w:rPr>
          <w:t xml:space="preserve">uch a prediction would </w:t>
        </w:r>
      </w:ins>
      <w:ins w:id="743" w:author="Benton, Deon" w:date="2026-02-12T14:28:00Z" w16du:dateUtc="2026-02-12T20:28:00Z">
        <w:r w:rsidR="0003467C">
          <w:rPr>
            <w:rFonts w:ascii="Times New Roman" w:hAnsi="Times New Roman" w:cs="Times New Roman"/>
          </w:rPr>
          <w:t>conflict with the</w:t>
        </w:r>
      </w:ins>
      <w:ins w:id="744" w:author="Benton, Deon" w:date="2026-02-12T13:44:00Z" w16du:dateUtc="2026-02-12T19:44:00Z">
        <w:r w:rsidR="00D90A05">
          <w:rPr>
            <w:rFonts w:ascii="Times New Roman" w:hAnsi="Times New Roman" w:cs="Times New Roman"/>
          </w:rPr>
          <w:t xml:space="preserve"> observed data. </w:t>
        </w:r>
      </w:ins>
      <w:ins w:id="745" w:author="Benton, Deon" w:date="2026-02-12T14:28:00Z" w16du:dateUtc="2026-02-12T20:28:00Z">
        <w:r w:rsidR="0003467C">
          <w:rPr>
            <w:rFonts w:ascii="Times New Roman" w:hAnsi="Times New Roman" w:cs="Times New Roman"/>
          </w:rPr>
          <w:t>It will be recalled that</w:t>
        </w:r>
      </w:ins>
      <w:ins w:id="746" w:author="Benton, Deon" w:date="2026-02-12T13:44:00Z" w16du:dateUtc="2026-02-12T19:44:00Z">
        <w:r w:rsidR="00D90A05">
          <w:rPr>
            <w:rFonts w:ascii="Times New Roman" w:hAnsi="Times New Roman" w:cs="Times New Roman"/>
          </w:rPr>
          <w:t xml:space="preserve"> infants in </w:t>
        </w:r>
      </w:ins>
      <w:ins w:id="747" w:author="Benton, Deon" w:date="2026-02-12T14:28:00Z" w16du:dateUtc="2026-02-12T20:28:00Z">
        <w:r w:rsidR="0003467C">
          <w:rPr>
            <w:rFonts w:ascii="Times New Roman" w:hAnsi="Times New Roman" w:cs="Times New Roman"/>
          </w:rPr>
          <w:t>the Control condition</w:t>
        </w:r>
      </w:ins>
      <w:ins w:id="748" w:author="Benton, Deon" w:date="2026-02-12T13:44:00Z" w16du:dateUtc="2026-02-12T19:44:00Z">
        <w:r w:rsidR="00D90A05">
          <w:rPr>
            <w:rFonts w:ascii="Times New Roman" w:hAnsi="Times New Roman" w:cs="Times New Roman"/>
          </w:rPr>
          <w:t xml:space="preserve"> looked equally long at both test events. </w:t>
        </w:r>
      </w:ins>
    </w:p>
    <w:p w14:paraId="7AC9BDD3" w14:textId="48551584" w:rsidR="00F10AA5" w:rsidRDefault="00244267" w:rsidP="00244267">
      <w:pPr>
        <w:spacing w:line="480" w:lineRule="auto"/>
        <w:ind w:firstLine="720"/>
        <w:contextualSpacing/>
        <w:rPr>
          <w:ins w:id="749" w:author="Benton, Deon" w:date="2026-02-12T13:58:00Z" w16du:dateUtc="2026-02-12T19:58:00Z"/>
          <w:rFonts w:ascii="Times New Roman" w:hAnsi="Times New Roman" w:cs="Times New Roman"/>
        </w:rPr>
      </w:pPr>
      <w:ins w:id="750" w:author="Benton, Deon" w:date="2026-02-12T13:45:00Z" w16du:dateUtc="2026-02-12T19:45:00Z">
        <w:r>
          <w:rPr>
            <w:rFonts w:ascii="Times New Roman" w:hAnsi="Times New Roman" w:cs="Times New Roman"/>
          </w:rPr>
          <w:t xml:space="preserve">Although it is true that infants </w:t>
        </w:r>
      </w:ins>
      <w:ins w:id="751" w:author="Benton, Deon" w:date="2026-02-12T13:48:00Z" w16du:dateUtc="2026-02-12T19:48:00Z">
        <w:r w:rsidR="00F45A64">
          <w:rPr>
            <w:rFonts w:ascii="Times New Roman" w:hAnsi="Times New Roman" w:cs="Times New Roman"/>
          </w:rPr>
          <w:t>in both conditions saw curved motion and a barrier during habituation</w:t>
        </w:r>
      </w:ins>
      <w:ins w:id="752" w:author="Benton, Deon" w:date="2026-02-12T13:45:00Z" w16du:dateUtc="2026-02-12T19:45:00Z">
        <w:r>
          <w:rPr>
            <w:rFonts w:ascii="Times New Roman" w:hAnsi="Times New Roman" w:cs="Times New Roman"/>
          </w:rPr>
          <w:t>, a key difference between</w:t>
        </w:r>
      </w:ins>
      <w:ins w:id="753" w:author="Benton, Deon" w:date="2026-02-12T13:48:00Z" w16du:dateUtc="2026-02-12T19:48:00Z">
        <w:r w:rsidR="00F45A64">
          <w:rPr>
            <w:rFonts w:ascii="Times New Roman" w:hAnsi="Times New Roman" w:cs="Times New Roman"/>
          </w:rPr>
          <w:t xml:space="preserve"> the habituation experiences of infants in</w:t>
        </w:r>
      </w:ins>
      <w:ins w:id="754" w:author="Benton, Deon" w:date="2026-02-12T13:45:00Z" w16du:dateUtc="2026-02-12T19:45:00Z">
        <w:r>
          <w:rPr>
            <w:rFonts w:ascii="Times New Roman" w:hAnsi="Times New Roman" w:cs="Times New Roman"/>
          </w:rPr>
          <w:t xml:space="preserve"> both conditions is that the curved motion occurred over a barrier in the Experimental c</w:t>
        </w:r>
      </w:ins>
      <w:ins w:id="755" w:author="Benton, Deon" w:date="2026-02-12T13:46:00Z" w16du:dateUtc="2026-02-12T19:46:00Z">
        <w:r>
          <w:rPr>
            <w:rFonts w:ascii="Times New Roman" w:hAnsi="Times New Roman" w:cs="Times New Roman"/>
          </w:rPr>
          <w:t>ondition</w:t>
        </w:r>
      </w:ins>
      <w:ins w:id="756" w:author="Benton, Deon" w:date="2026-02-26T13:39:00Z" w16du:dateUtc="2026-02-26T19:39:00Z">
        <w:r w:rsidR="00E63FA9">
          <w:rPr>
            <w:rFonts w:ascii="Times New Roman" w:hAnsi="Times New Roman" w:cs="Times New Roman"/>
          </w:rPr>
          <w:t>; this motion</w:t>
        </w:r>
      </w:ins>
      <w:ins w:id="757" w:author="Benton, Deon" w:date="2026-02-12T13:49:00Z" w16du:dateUtc="2026-02-12T19:49:00Z">
        <w:r w:rsidR="00F45A64">
          <w:rPr>
            <w:rFonts w:ascii="Times New Roman" w:hAnsi="Times New Roman" w:cs="Times New Roman"/>
          </w:rPr>
          <w:t xml:space="preserve"> occurred some distance to the side of the barrier</w:t>
        </w:r>
      </w:ins>
      <w:ins w:id="758" w:author="Benton, Deon" w:date="2026-02-12T13:46:00Z" w16du:dateUtc="2026-02-12T19:46:00Z">
        <w:r>
          <w:rPr>
            <w:rFonts w:ascii="Times New Roman" w:hAnsi="Times New Roman" w:cs="Times New Roman"/>
          </w:rPr>
          <w:t xml:space="preserve"> in the Control condition. A corollary of this is that</w:t>
        </w:r>
      </w:ins>
      <w:del w:id="759" w:author="Benton, Deon" w:date="2026-02-12T13:46:00Z" w16du:dateUtc="2026-02-12T19:46:00Z">
        <w:r w:rsidR="00524642" w:rsidDel="00244267">
          <w:rPr>
            <w:rFonts w:ascii="Times New Roman" w:hAnsi="Times New Roman" w:cs="Times New Roman"/>
          </w:rPr>
          <w:delText xml:space="preserve"> </w:delText>
        </w:r>
      </w:del>
      <w:ins w:id="760" w:author="Benton, Deon" w:date="2026-02-12T13:46:00Z" w16du:dateUtc="2026-02-12T19:46:00Z">
        <w:r>
          <w:rPr>
            <w:rFonts w:ascii="Times New Roman" w:hAnsi="Times New Roman" w:cs="Times New Roman"/>
          </w:rPr>
          <w:t xml:space="preserve"> </w:t>
        </w:r>
      </w:ins>
      <w:ins w:id="761" w:author="Benton, Deon" w:date="2026-02-12T13:47:00Z" w16du:dateUtc="2026-02-12T19:47:00Z">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w:t>
        </w:r>
      </w:ins>
      <w:ins w:id="762" w:author="Benton, Deon" w:date="2026-02-12T13:48:00Z" w16du:dateUtc="2026-02-12T19:48:00Z">
        <w:r w:rsidR="00F45A64">
          <w:rPr>
            <w:rFonts w:ascii="Times New Roman" w:hAnsi="Times New Roman" w:cs="Times New Roman"/>
          </w:rPr>
          <w:t xml:space="preserve"> stronger when the curved motion</w:t>
        </w:r>
      </w:ins>
      <w:ins w:id="763" w:author="Benton, Deon" w:date="2026-02-26T13:40:00Z" w16du:dateUtc="2026-02-26T19:40:00Z">
        <w:r w:rsidR="00914D5A">
          <w:rPr>
            <w:rFonts w:ascii="Times New Roman" w:hAnsi="Times New Roman" w:cs="Times New Roman"/>
          </w:rPr>
          <w:t xml:space="preserve"> repeatedly</w:t>
        </w:r>
      </w:ins>
      <w:r w:rsidR="00524642" w:rsidRPr="007D7F06">
        <w:rPr>
          <w:rFonts w:ascii="Times New Roman" w:hAnsi="Times New Roman" w:cs="Times New Roman"/>
        </w:rPr>
        <w:t xml:space="preserve"> occurs over rather than beside the barrier. </w:t>
      </w:r>
      <w:ins w:id="764" w:author="Benton, Deon" w:date="2026-02-12T13:50:00Z" w16du:dateUtc="2026-02-12T19:50:00Z">
        <w:r w:rsidR="00F45A64">
          <w:rPr>
            <w:rFonts w:ascii="Times New Roman" w:hAnsi="Times New Roman" w:cs="Times New Roman"/>
          </w:rPr>
          <w:t xml:space="preserve">The </w:t>
        </w:r>
        <w:r w:rsidR="00F45A64">
          <w:rPr>
            <w:rFonts w:ascii="Times New Roman" w:hAnsi="Times New Roman" w:cs="Times New Roman"/>
          </w:rPr>
          <w:lastRenderedPageBreak/>
          <w:t>reason for this is that</w:t>
        </w:r>
      </w:ins>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ins w:id="765" w:author="Benton, Deon" w:date="2026-02-12T13:50:00Z" w16du:dateUtc="2026-02-12T19:50:00Z">
        <w:r w:rsidR="00A23E8A">
          <w:rPr>
            <w:rFonts w:ascii="Times New Roman" w:hAnsi="Times New Roman" w:cs="Times New Roman"/>
          </w:rPr>
          <w:t>. The fact that both features are located at the same place in space is important because it means that</w:t>
        </w:r>
      </w:ins>
      <w:del w:id="766" w:author="Benton, Deon" w:date="2026-02-12T13:50:00Z" w16du:dateUtc="2026-02-12T19:50:00Z">
        <w:r w:rsidR="00037ED7" w:rsidDel="00A23E8A">
          <w:rPr>
            <w:rFonts w:ascii="Times New Roman" w:hAnsi="Times New Roman" w:cs="Times New Roman"/>
          </w:rPr>
          <w:delText xml:space="preserve"> </w:delText>
        </w:r>
      </w:del>
      <w:ins w:id="767" w:author="Benton, Deon" w:date="2026-02-12T13:51:00Z" w16du:dateUtc="2026-02-12T19:51:00Z">
        <w:r w:rsidR="00A23E8A">
          <w:rPr>
            <w:rFonts w:ascii="Times New Roman" w:hAnsi="Times New Roman" w:cs="Times New Roman"/>
          </w:rPr>
          <w:t xml:space="preserve"> both can be </w:t>
        </w:r>
      </w:ins>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w:t>
      </w:r>
      <w:ins w:id="768" w:author="Benton, Deon" w:date="2026-04-08T10:55:00Z" w16du:dateUtc="2026-04-08T15:55:00Z">
        <w:r w:rsidR="00192340">
          <w:rPr>
            <w:rFonts w:ascii="Times New Roman" w:hAnsi="Times New Roman" w:cs="Times New Roman"/>
          </w:rPr>
          <w:t>The fact that both aspects of the scene are spatially continuous with one another</w:t>
        </w:r>
      </w:ins>
      <w:ins w:id="769" w:author="Benton, Deon" w:date="2026-04-08T10:56:00Z" w16du:dateUtc="2026-04-08T15:56:00Z">
        <w:r w:rsidR="00A50C75">
          <w:rPr>
            <w:rFonts w:ascii="Times New Roman" w:hAnsi="Times New Roman" w:cs="Times New Roman"/>
          </w:rPr>
          <w:t xml:space="preserve"> is important because it may mean that </w:t>
        </w:r>
        <w:proofErr w:type="gramStart"/>
        <w:r w:rsidR="00A50C75">
          <w:rPr>
            <w:rFonts w:ascii="Times New Roman" w:hAnsi="Times New Roman" w:cs="Times New Roman"/>
          </w:rPr>
          <w:t>infant</w:t>
        </w:r>
        <w:proofErr w:type="gramEnd"/>
        <w:r w:rsidR="00A50C75">
          <w:rPr>
            <w:rFonts w:ascii="Times New Roman" w:hAnsi="Times New Roman" w:cs="Times New Roman"/>
          </w:rPr>
          <w:t xml:space="preserve"> find that it is easier to associate one with the other.</w:t>
        </w:r>
      </w:ins>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ins w:id="770" w:author="Benton, Deon" w:date="2026-03-16T17:29:00Z" w16du:dateUtc="2026-03-16T22:29:00Z">
        <w:r w:rsidR="00071370">
          <w:rPr>
            <w:rFonts w:ascii="Times New Roman" w:hAnsi="Times New Roman" w:cs="Times New Roman"/>
          </w:rPr>
          <w:t xml:space="preserve">, </w:t>
        </w:r>
      </w:ins>
      <w:ins w:id="771" w:author="Benton, Deon" w:date="2026-03-16T17:30:00Z" w16du:dateUtc="2026-03-16T22:30:00Z">
        <w:r w:rsidR="00071370">
          <w:rPr>
            <w:rFonts w:ascii="Times New Roman" w:hAnsi="Times New Roman" w:cs="Times New Roman"/>
          </w:rPr>
          <w:t>it is not</w:t>
        </w:r>
      </w:ins>
      <w:ins w:id="772" w:author="Benton, Deon" w:date="2026-03-16T17:29:00Z" w16du:dateUtc="2026-03-16T22:29:00Z">
        <w:r w:rsidR="00071370">
          <w:rPr>
            <w:rFonts w:ascii="Times New Roman" w:hAnsi="Times New Roman" w:cs="Times New Roman"/>
          </w:rPr>
          <w:t xml:space="preserve"> guaranteed that infants will notice </w:t>
        </w:r>
      </w:ins>
      <w:ins w:id="773" w:author="Benton, Deon" w:date="2026-04-08T10:57:00Z" w16du:dateUtc="2026-04-08T15:57:00Z">
        <w:r w:rsidR="00A50C75">
          <w:rPr>
            <w:rFonts w:ascii="Times New Roman" w:hAnsi="Times New Roman" w:cs="Times New Roman"/>
          </w:rPr>
          <w:t>the barrier</w:t>
        </w:r>
      </w:ins>
      <w:ins w:id="774" w:author="Benton, Deon" w:date="2026-04-08T11:11:00Z" w16du:dateUtc="2026-04-08T16:11:00Z">
        <w:r w:rsidR="00A97B4A">
          <w:rPr>
            <w:rFonts w:ascii="Times New Roman" w:hAnsi="Times New Roman" w:cs="Times New Roman"/>
          </w:rPr>
          <w:t xml:space="preserve"> given its reduced visual salience</w:t>
        </w:r>
      </w:ins>
      <w:ins w:id="775" w:author="Benton, Deon" w:date="2026-03-16T17:29:00Z" w16du:dateUtc="2026-03-16T22:29:00Z">
        <w:r w:rsidR="00071370">
          <w:rPr>
            <w:rFonts w:ascii="Times New Roman" w:hAnsi="Times New Roman" w:cs="Times New Roman"/>
          </w:rPr>
          <w:t xml:space="preserve"> in this configuration</w:t>
        </w:r>
      </w:ins>
      <w:ins w:id="776" w:author="Benton, Deon" w:date="2026-03-16T17:30:00Z" w16du:dateUtc="2026-03-16T22:30:00Z">
        <w:r w:rsidR="00071370">
          <w:rPr>
            <w:rFonts w:ascii="Times New Roman" w:hAnsi="Times New Roman" w:cs="Times New Roman"/>
          </w:rPr>
          <w:t>.</w:t>
        </w:r>
      </w:ins>
      <w:ins w:id="777" w:author="Benton, Deon" w:date="2026-03-16T17:29:00Z" w16du:dateUtc="2026-03-16T22:29:00Z">
        <w:r w:rsidR="00071370">
          <w:rPr>
            <w:rFonts w:ascii="Times New Roman" w:hAnsi="Times New Roman" w:cs="Times New Roman"/>
          </w:rPr>
          <w:t xml:space="preserve"> </w:t>
        </w:r>
      </w:ins>
      <w:ins w:id="778" w:author="Benton, Deon" w:date="2026-04-08T10:58:00Z" w16du:dateUtc="2026-04-08T15:58:00Z">
        <w:r w:rsidR="00547101">
          <w:rPr>
            <w:rFonts w:ascii="Times New Roman" w:hAnsi="Times New Roman" w:cs="Times New Roman"/>
          </w:rPr>
          <w:t>The association that is established between the</w:t>
        </w:r>
      </w:ins>
      <w:ins w:id="779" w:author="Benton, Deon" w:date="2026-04-08T11:12:00Z" w16du:dateUtc="2026-04-08T16:12:00Z">
        <w:r w:rsidR="00A97B4A">
          <w:rPr>
            <w:rFonts w:ascii="Times New Roman" w:hAnsi="Times New Roman" w:cs="Times New Roman"/>
          </w:rPr>
          <w:t xml:space="preserve"> </w:t>
        </w:r>
      </w:ins>
      <w:ins w:id="780" w:author="Benton, Deon" w:date="2026-04-08T10:58:00Z" w16du:dateUtc="2026-04-08T15:58:00Z">
        <w:r w:rsidR="00547101">
          <w:rPr>
            <w:rFonts w:ascii="Times New Roman" w:hAnsi="Times New Roman" w:cs="Times New Roman"/>
          </w:rPr>
          <w:t>barrier and arced motion for infants who do</w:t>
        </w:r>
      </w:ins>
      <w:ins w:id="781" w:author="Benton, Deon" w:date="2026-03-16T17:30:00Z" w16du:dateUtc="2026-03-16T22:30:00Z">
        <w:r w:rsidR="00071370">
          <w:rPr>
            <w:rFonts w:ascii="Times New Roman" w:hAnsi="Times New Roman" w:cs="Times New Roman"/>
          </w:rPr>
          <w:t xml:space="preserve"> notice the barrier</w:t>
        </w:r>
      </w:ins>
      <w:ins w:id="782" w:author="Benton, Deon" w:date="2026-04-08T10:58:00Z" w16du:dateUtc="2026-04-08T15:58:00Z">
        <w:r w:rsidR="00547101">
          <w:rPr>
            <w:rFonts w:ascii="Times New Roman" w:hAnsi="Times New Roman" w:cs="Times New Roman"/>
          </w:rPr>
          <w:t xml:space="preserve"> may be weaker</w:t>
        </w:r>
      </w:ins>
      <w:ins w:id="783" w:author="Benton, Deon" w:date="2026-04-08T10:59:00Z" w16du:dateUtc="2026-04-08T15:59:00Z">
        <w:r w:rsidR="00547101">
          <w:rPr>
            <w:rFonts w:ascii="Times New Roman" w:hAnsi="Times New Roman" w:cs="Times New Roman"/>
          </w:rPr>
          <w:t xml:space="preserve"> simply because</w:t>
        </w:r>
      </w:ins>
      <w:ins w:id="784" w:author="Benton, Deon" w:date="2026-04-08T11:12:00Z" w16du:dateUtc="2026-04-08T16:12:00Z">
        <w:r w:rsidR="00A97B4A">
          <w:rPr>
            <w:rFonts w:ascii="Times New Roman" w:hAnsi="Times New Roman" w:cs="Times New Roman"/>
          </w:rPr>
          <w:t xml:space="preserve"> of its reduced salience and the fact that</w:t>
        </w:r>
      </w:ins>
      <w:ins w:id="785" w:author="Benton, Deon" w:date="2026-03-16T17:30:00Z" w16du:dateUtc="2026-03-16T22:30:00Z">
        <w:r w:rsidR="00071370">
          <w:rPr>
            <w:rFonts w:ascii="Times New Roman" w:hAnsi="Times New Roman" w:cs="Times New Roman"/>
          </w:rPr>
          <w:t xml:space="preserve"> </w:t>
        </w:r>
      </w:ins>
      <w:ins w:id="786" w:author="Benton, Deon" w:date="2026-03-16T17:29:00Z" w16du:dateUtc="2026-03-16T22:29:00Z">
        <w:r w:rsidR="00071370">
          <w:rPr>
            <w:rFonts w:ascii="Times New Roman" w:hAnsi="Times New Roman" w:cs="Times New Roman"/>
          </w:rPr>
          <w:t xml:space="preserve">more </w:t>
        </w:r>
      </w:ins>
      <w:r w:rsidR="00524642" w:rsidRPr="00E85228">
        <w:rPr>
          <w:rFonts w:ascii="Times New Roman" w:hAnsi="Times New Roman" w:cs="Times New Roman"/>
        </w:rPr>
        <w:t xml:space="preserve">effort </w:t>
      </w:r>
      <w:ins w:id="787" w:author="Benton, Deon" w:date="2026-03-16T17:30:00Z" w16du:dateUtc="2026-03-16T22:30:00Z">
        <w:r w:rsidR="00071370">
          <w:rPr>
            <w:rFonts w:ascii="Times New Roman" w:hAnsi="Times New Roman" w:cs="Times New Roman"/>
          </w:rPr>
          <w:t>would necessarily be required</w:t>
        </w:r>
      </w:ins>
      <w:r w:rsidR="00524642" w:rsidRPr="00E85228">
        <w:rPr>
          <w:rFonts w:ascii="Times New Roman" w:hAnsi="Times New Roman" w:cs="Times New Roman"/>
        </w:rPr>
        <w:t xml:space="preserve"> to form </w:t>
      </w:r>
      <w:ins w:id="788" w:author="Benton, Deon" w:date="2026-03-16T17:30:00Z" w16du:dateUtc="2026-03-16T22:30:00Z">
        <w:r w:rsidR="0031793A">
          <w:rPr>
            <w:rFonts w:ascii="Times New Roman" w:hAnsi="Times New Roman" w:cs="Times New Roman"/>
          </w:rPr>
          <w:t>the link between it and curved moti</w:t>
        </w:r>
      </w:ins>
      <w:ins w:id="789" w:author="Benton, Deon" w:date="2026-03-16T17:31:00Z" w16du:dateUtc="2026-03-16T22:31:00Z">
        <w:r w:rsidR="0031793A">
          <w:rPr>
            <w:rFonts w:ascii="Times New Roman" w:hAnsi="Times New Roman" w:cs="Times New Roman"/>
          </w:rPr>
          <w:t xml:space="preserve">on. </w:t>
        </w:r>
      </w:ins>
      <w:ins w:id="790" w:author="Benton, Deon" w:date="2026-04-08T11:00:00Z" w16du:dateUtc="2026-04-08T16:00:00Z">
        <w:r w:rsidR="004270B1">
          <w:rPr>
            <w:rFonts w:ascii="Times New Roman" w:hAnsi="Times New Roman" w:cs="Times New Roman"/>
          </w:rPr>
          <w:t>The reason</w:t>
        </w:r>
      </w:ins>
      <w:ins w:id="791" w:author="Benton, Deon" w:date="2026-04-14T13:21:00Z" w16du:dateUtc="2026-04-14T18:21:00Z">
        <w:r w:rsidR="00BA006E">
          <w:rPr>
            <w:rFonts w:ascii="Times New Roman" w:hAnsi="Times New Roman" w:cs="Times New Roman"/>
          </w:rPr>
          <w:t xml:space="preserve"> that more effort is </w:t>
        </w:r>
        <w:proofErr w:type="spellStart"/>
        <w:r w:rsidR="00BA006E">
          <w:rPr>
            <w:rFonts w:ascii="Times New Roman" w:hAnsi="Times New Roman" w:cs="Times New Roman"/>
          </w:rPr>
          <w:t>necesary</w:t>
        </w:r>
      </w:ins>
      <w:proofErr w:type="spellEnd"/>
      <w:ins w:id="792" w:author="Benton, Deon" w:date="2026-04-08T11:00:00Z" w16du:dateUtc="2026-04-08T16:00:00Z">
        <w:r w:rsidR="004270B1">
          <w:rPr>
            <w:rFonts w:ascii="Times New Roman" w:hAnsi="Times New Roman" w:cs="Times New Roman"/>
          </w:rPr>
          <w:t xml:space="preserve"> is simply that it</w:t>
        </w:r>
      </w:ins>
      <w:ins w:id="793" w:author="Benton, Deon" w:date="2026-03-16T17:31:00Z" w16du:dateUtc="2026-03-16T22:31:00Z">
        <w:r w:rsidR="0031793A">
          <w:rPr>
            <w:rFonts w:ascii="Times New Roman" w:hAnsi="Times New Roman" w:cs="Times New Roman"/>
          </w:rPr>
          <w:t xml:space="preserve"> is not possible for</w:t>
        </w:r>
      </w:ins>
      <w:r w:rsidR="00CD32BB">
        <w:rPr>
          <w:rFonts w:ascii="Times New Roman" w:hAnsi="Times New Roman" w:cs="Times New Roman"/>
        </w:rPr>
        <w:t xml:space="preserve"> infants simultaneously</w:t>
      </w:r>
      <w:ins w:id="794" w:author="Benton, Deon" w:date="2026-03-16T17:31:00Z" w16du:dateUtc="2026-03-16T22:31:00Z">
        <w:r w:rsidR="0031793A">
          <w:rPr>
            <w:rFonts w:ascii="Times New Roman" w:hAnsi="Times New Roman" w:cs="Times New Roman"/>
          </w:rPr>
          <w:t xml:space="preserve"> to</w:t>
        </w:r>
      </w:ins>
      <w:r w:rsidR="00CD32BB">
        <w:rPr>
          <w:rFonts w:ascii="Times New Roman" w:hAnsi="Times New Roman" w:cs="Times New Roman"/>
        </w:rPr>
        <w:t xml:space="preserve"> fixate the curved motion and the</w:t>
      </w:r>
      <w:ins w:id="795" w:author="Benton, Deon" w:date="2026-03-16T17:32:00Z" w16du:dateUtc="2026-03-16T22:32:00Z">
        <w:r w:rsidR="0031793A">
          <w:rPr>
            <w:rFonts w:ascii="Times New Roman" w:hAnsi="Times New Roman" w:cs="Times New Roman"/>
          </w:rPr>
          <w:t xml:space="preserve"> </w:t>
        </w:r>
      </w:ins>
      <w:del w:id="796" w:author="Benton, Deon" w:date="2026-04-14T13:22:00Z" w16du:dateUtc="2026-04-14T18:22:00Z">
        <w:r w:rsidR="00CD32BB" w:rsidDel="00BA006E">
          <w:rPr>
            <w:rFonts w:ascii="Times New Roman" w:hAnsi="Times New Roman" w:cs="Times New Roman"/>
          </w:rPr>
          <w:delText xml:space="preserve"> </w:delText>
        </w:r>
      </w:del>
      <w:r w:rsidR="00CD32BB">
        <w:rPr>
          <w:rFonts w:ascii="Times New Roman" w:hAnsi="Times New Roman" w:cs="Times New Roman"/>
        </w:rPr>
        <w:t>barrier</w:t>
      </w:r>
      <w:r w:rsidR="00524642" w:rsidRPr="00E85228">
        <w:rPr>
          <w:rFonts w:ascii="Times New Roman" w:hAnsi="Times New Roman" w:cs="Times New Roman"/>
        </w:rPr>
        <w:t>.</w:t>
      </w:r>
      <w:ins w:id="797" w:author="Benton, Deon" w:date="2026-04-08T11:01:00Z" w16du:dateUtc="2026-04-08T16:01:00Z">
        <w:r w:rsidR="004270B1">
          <w:rPr>
            <w:rFonts w:ascii="Times New Roman" w:hAnsi="Times New Roman" w:cs="Times New Roman"/>
          </w:rPr>
          <w:t xml:space="preserve"> In other words,</w:t>
        </w:r>
      </w:ins>
      <w:r w:rsidR="00524642">
        <w:rPr>
          <w:rFonts w:ascii="Times New Roman" w:hAnsi="Times New Roman" w:cs="Times New Roman"/>
        </w:rPr>
        <w:t xml:space="preserve"> </w:t>
      </w:r>
      <w:ins w:id="798" w:author="Benton, Deon" w:date="2026-04-08T11:01:00Z" w16du:dateUtc="2026-04-08T16:01:00Z">
        <w:r w:rsidR="004270B1">
          <w:rPr>
            <w:rFonts w:ascii="Times New Roman" w:hAnsi="Times New Roman" w:cs="Times New Roman"/>
          </w:rPr>
          <w:t>establishing</w:t>
        </w:r>
      </w:ins>
      <w:ins w:id="799" w:author="Benton, Deon" w:date="2026-02-12T13:53:00Z" w16du:dateUtc="2026-02-12T19:53:00Z">
        <w:r w:rsidR="00C1546E">
          <w:rPr>
            <w:rFonts w:ascii="Times New Roman" w:hAnsi="Times New Roman" w:cs="Times New Roman"/>
          </w:rPr>
          <w:t xml:space="preserve"> an association</w:t>
        </w:r>
      </w:ins>
      <w:ins w:id="800" w:author="Benton, Deon" w:date="2026-02-12T13:54:00Z" w16du:dateUtc="2026-02-12T19:54:00Z">
        <w:r w:rsidR="00C1546E">
          <w:rPr>
            <w:rFonts w:ascii="Times New Roman" w:hAnsi="Times New Roman" w:cs="Times New Roman"/>
          </w:rPr>
          <w:t xml:space="preserve"> </w:t>
        </w:r>
      </w:ins>
      <w:r w:rsidR="00CD32BB">
        <w:rPr>
          <w:rFonts w:ascii="Times New Roman" w:hAnsi="Times New Roman" w:cs="Times New Roman"/>
        </w:rPr>
        <w:t>between the barrier and the curved motion</w:t>
      </w:r>
      <w:ins w:id="801" w:author="Benton, Deon" w:date="2026-02-12T13:53:00Z" w16du:dateUtc="2026-02-12T19:53:00Z">
        <w:r w:rsidR="00C1546E">
          <w:rPr>
            <w:rFonts w:ascii="Times New Roman" w:hAnsi="Times New Roman" w:cs="Times New Roman"/>
          </w:rPr>
          <w:t xml:space="preserve"> when </w:t>
        </w:r>
      </w:ins>
      <w:ins w:id="802" w:author="Benton, Deon" w:date="2026-04-08T11:01:00Z" w16du:dateUtc="2026-04-08T16:01:00Z">
        <w:r w:rsidR="004270B1">
          <w:rPr>
            <w:rFonts w:ascii="Times New Roman" w:hAnsi="Times New Roman" w:cs="Times New Roman"/>
          </w:rPr>
          <w:t>one is located some distance from the other</w:t>
        </w:r>
      </w:ins>
      <w:del w:id="803" w:author="Benton, Deon" w:date="2026-04-08T11:01:00Z" w16du:dateUtc="2026-04-08T16:01:00Z">
        <w:r w:rsidR="00CD32BB" w:rsidDel="004270B1">
          <w:rPr>
            <w:rFonts w:ascii="Times New Roman" w:hAnsi="Times New Roman" w:cs="Times New Roman"/>
          </w:rPr>
          <w:delText xml:space="preserve"> </w:delText>
        </w:r>
      </w:del>
      <w:ins w:id="804" w:author="Benton, Deon" w:date="2026-04-08T11:01:00Z" w16du:dateUtc="2026-04-08T16:01:00Z">
        <w:r w:rsidR="004270B1">
          <w:rPr>
            <w:rFonts w:ascii="Times New Roman" w:hAnsi="Times New Roman" w:cs="Times New Roman"/>
          </w:rPr>
          <w:t xml:space="preserve"> </w:t>
        </w:r>
      </w:ins>
      <w:ins w:id="805" w:author="Benton, Deon" w:date="2026-02-12T13:55:00Z" w16du:dateUtc="2026-02-12T19:55:00Z">
        <w:r w:rsidR="00487841">
          <w:rPr>
            <w:rFonts w:ascii="Times New Roman" w:hAnsi="Times New Roman" w:cs="Times New Roman"/>
          </w:rPr>
          <w:t xml:space="preserve">would </w:t>
        </w:r>
      </w:ins>
      <w:ins w:id="806" w:author="Benton, Deon" w:date="2026-04-08T11:02:00Z" w16du:dateUtc="2026-04-08T16:02:00Z">
        <w:r w:rsidR="00EC4AC0">
          <w:rPr>
            <w:rFonts w:ascii="Times New Roman" w:hAnsi="Times New Roman" w:cs="Times New Roman"/>
          </w:rPr>
          <w:t>require infants</w:t>
        </w:r>
      </w:ins>
      <w:r w:rsidR="00105D7B">
        <w:rPr>
          <w:rFonts w:ascii="Times New Roman" w:hAnsi="Times New Roman" w:cs="Times New Roman"/>
        </w:rPr>
        <w:t xml:space="preserve"> repeatedly </w:t>
      </w:r>
      <w:ins w:id="807" w:author="Benton, Deon" w:date="2026-04-08T11:02:00Z" w16du:dateUtc="2026-04-08T16:02:00Z">
        <w:r w:rsidR="00EC4AC0">
          <w:rPr>
            <w:rFonts w:ascii="Times New Roman" w:hAnsi="Times New Roman" w:cs="Times New Roman"/>
          </w:rPr>
          <w:t xml:space="preserve">to shift </w:t>
        </w:r>
      </w:ins>
      <w:r w:rsidR="00105D7B">
        <w:rPr>
          <w:rFonts w:ascii="Times New Roman" w:hAnsi="Times New Roman" w:cs="Times New Roman"/>
        </w:rPr>
        <w:t xml:space="preserve">their attention from the </w:t>
      </w:r>
      <w:ins w:id="808" w:author="Benton, Deon" w:date="2026-02-12T13:55:00Z" w16du:dateUtc="2026-02-12T19:55:00Z">
        <w:r w:rsidR="004F3228">
          <w:rPr>
            <w:rFonts w:ascii="Times New Roman" w:hAnsi="Times New Roman" w:cs="Times New Roman"/>
          </w:rPr>
          <w:t>curved motion</w:t>
        </w:r>
      </w:ins>
      <w:r w:rsidR="00105D7B">
        <w:rPr>
          <w:rFonts w:ascii="Times New Roman" w:hAnsi="Times New Roman" w:cs="Times New Roman"/>
        </w:rPr>
        <w:t xml:space="preserve"> at the center of the screen to the barrier positioned off to the side. </w:t>
      </w:r>
      <w:ins w:id="809" w:author="Benton, Deon" w:date="2026-04-08T11:04:00Z" w16du:dateUtc="2026-04-08T16:04:00Z">
        <w:r w:rsidR="0088394A">
          <w:rPr>
            <w:rFonts w:ascii="Times New Roman" w:hAnsi="Times New Roman" w:cs="Times New Roman"/>
          </w:rPr>
          <w:t xml:space="preserve">A corollary of all of this is </w:t>
        </w:r>
      </w:ins>
      <w:ins w:id="810" w:author="Benton, Deon" w:date="2026-04-08T11:05:00Z" w16du:dateUtc="2026-04-08T16:05:00Z">
        <w:r w:rsidR="0088394A">
          <w:rPr>
            <w:rFonts w:ascii="Times New Roman" w:hAnsi="Times New Roman" w:cs="Times New Roman"/>
          </w:rPr>
          <w:t>that</w:t>
        </w:r>
      </w:ins>
      <w:ins w:id="811" w:author="Benton, Deon" w:date="2026-04-08T11:03:00Z" w16du:dateUtc="2026-04-08T16:03:00Z">
        <w:r w:rsidR="00EC4AC0">
          <w:rPr>
            <w:rFonts w:ascii="Times New Roman" w:hAnsi="Times New Roman" w:cs="Times New Roman"/>
          </w:rPr>
          <w:t xml:space="preserve"> there may not be sufficient time for infants in the Control condition to form as robust an association between the barrier and curved motion as those in the Experimental condition. </w:t>
        </w:r>
      </w:ins>
    </w:p>
    <w:p w14:paraId="5717D38F" w14:textId="62F09688" w:rsidR="0096761D" w:rsidRDefault="00BE48FB" w:rsidP="0096761D">
      <w:pPr>
        <w:spacing w:line="480" w:lineRule="auto"/>
        <w:ind w:firstLine="720"/>
        <w:contextualSpacing/>
        <w:rPr>
          <w:ins w:id="812" w:author="Benton, Deon" w:date="2026-03-10T19:33:00Z" w16du:dateUtc="2026-03-11T00:33:00Z"/>
          <w:rFonts w:ascii="Times New Roman" w:hAnsi="Times New Roman" w:cs="Times New Roman"/>
        </w:rPr>
      </w:pPr>
      <w:ins w:id="813" w:author="Benton, Deon" w:date="2026-02-12T14:32:00Z" w16du:dateUtc="2026-02-12T20:32:00Z">
        <w:r>
          <w:rPr>
            <w:rFonts w:ascii="Times New Roman" w:hAnsi="Times New Roman" w:cs="Times New Roman"/>
          </w:rPr>
          <w:t xml:space="preserve">These two </w:t>
        </w:r>
        <w:proofErr w:type="gramStart"/>
        <w:r>
          <w:rPr>
            <w:rFonts w:ascii="Times New Roman" w:hAnsi="Times New Roman" w:cs="Times New Roman"/>
          </w:rPr>
          <w:t>factors—</w:t>
        </w:r>
      </w:ins>
      <w:proofErr w:type="gramEnd"/>
      <w:ins w:id="814" w:author="Benton, Deon" w:date="2026-02-12T14:37:00Z" w16du:dateUtc="2026-02-12T20:37:00Z">
        <w:r w:rsidR="00570519">
          <w:rPr>
            <w:rFonts w:ascii="Times New Roman" w:hAnsi="Times New Roman" w:cs="Times New Roman"/>
          </w:rPr>
          <w:t xml:space="preserve">that </w:t>
        </w:r>
        <w:proofErr w:type="gramStart"/>
        <w:r w:rsidR="00570519">
          <w:rPr>
            <w:rFonts w:ascii="Times New Roman" w:hAnsi="Times New Roman" w:cs="Times New Roman"/>
          </w:rPr>
          <w:t>is,</w:t>
        </w:r>
        <w:proofErr w:type="gramEnd"/>
        <w:r w:rsidR="00570519">
          <w:rPr>
            <w:rFonts w:ascii="Times New Roman" w:hAnsi="Times New Roman" w:cs="Times New Roman"/>
          </w:rPr>
          <w:t xml:space="preserve"> </w:t>
        </w:r>
      </w:ins>
      <w:ins w:id="815" w:author="Benton, Deon" w:date="2026-02-12T14:32:00Z" w16du:dateUtc="2026-02-12T20:32:00Z">
        <w:r>
          <w:rPr>
            <w:rFonts w:ascii="Times New Roman" w:hAnsi="Times New Roman" w:cs="Times New Roman"/>
          </w:rPr>
          <w:t>online associative learning</w:t>
        </w:r>
      </w:ins>
      <w:ins w:id="816" w:author="Benton, Deon" w:date="2026-03-17T13:13:00Z" w16du:dateUtc="2026-03-17T18:13:00Z">
        <w:r w:rsidR="00745C47">
          <w:rPr>
            <w:rFonts w:ascii="Times New Roman" w:hAnsi="Times New Roman" w:cs="Times New Roman"/>
          </w:rPr>
          <w:t xml:space="preserve"> and prior third-person, observational action </w:t>
        </w:r>
        <w:proofErr w:type="gramStart"/>
        <w:r w:rsidR="00745C47">
          <w:rPr>
            <w:rFonts w:ascii="Times New Roman" w:hAnsi="Times New Roman" w:cs="Times New Roman"/>
          </w:rPr>
          <w:t>experience</w:t>
        </w:r>
      </w:ins>
      <w:ins w:id="817" w:author="Benton, Deon" w:date="2026-02-12T14:33:00Z" w16du:dateUtc="2026-02-12T20:33:00Z">
        <w:r w:rsidR="000A276E">
          <w:rPr>
            <w:rFonts w:ascii="Times New Roman" w:hAnsi="Times New Roman" w:cs="Times New Roman"/>
          </w:rPr>
          <w:t>—</w:t>
        </w:r>
        <w:proofErr w:type="gramEnd"/>
        <w:r w:rsidR="000A276E">
          <w:rPr>
            <w:rFonts w:ascii="Times New Roman" w:hAnsi="Times New Roman" w:cs="Times New Roman"/>
          </w:rPr>
          <w:t>can explain why</w:t>
        </w:r>
      </w:ins>
      <w:ins w:id="818" w:author="Benton, Deon" w:date="2026-02-12T14:34:00Z" w16du:dateUtc="2026-02-12T20:34:00Z">
        <w:r w:rsidR="000A276E">
          <w:rPr>
            <w:rFonts w:ascii="Times New Roman" w:hAnsi="Times New Roman" w:cs="Times New Roman"/>
          </w:rPr>
          <w:t xml:space="preserve"> infants in the Experimental condition displayed a different pattern of looking than </w:t>
        </w:r>
      </w:ins>
      <w:ins w:id="819" w:author="Benton, Deon" w:date="2026-04-08T11:06:00Z" w16du:dateUtc="2026-04-08T16:06:00Z">
        <w:r w:rsidR="0046026A">
          <w:rPr>
            <w:rFonts w:ascii="Times New Roman" w:hAnsi="Times New Roman" w:cs="Times New Roman"/>
          </w:rPr>
          <w:t>those in the</w:t>
        </w:r>
      </w:ins>
      <w:ins w:id="820" w:author="Benton, Deon" w:date="2026-02-12T14:34:00Z" w16du:dateUtc="2026-02-12T20:34:00Z">
        <w:r w:rsidR="000A276E">
          <w:rPr>
            <w:rFonts w:ascii="Times New Roman" w:hAnsi="Times New Roman" w:cs="Times New Roman"/>
          </w:rPr>
          <w:t xml:space="preserve"> Control condition</w:t>
        </w:r>
      </w:ins>
      <w:ins w:id="821" w:author="Benton, Deon" w:date="2026-02-12T14:33:00Z" w16du:dateUtc="2026-02-12T20:33:00Z">
        <w:r w:rsidR="000A276E">
          <w:rPr>
            <w:rFonts w:ascii="Times New Roman" w:hAnsi="Times New Roman" w:cs="Times New Roman"/>
          </w:rPr>
          <w:t xml:space="preserve">, </w:t>
        </w:r>
      </w:ins>
      <w:ins w:id="822" w:author="Benton, Deon" w:date="2026-03-07T18:57:00Z" w16du:dateUtc="2026-03-08T00:57:00Z">
        <w:r w:rsidR="009B0551">
          <w:rPr>
            <w:rFonts w:ascii="Times New Roman" w:hAnsi="Times New Roman" w:cs="Times New Roman"/>
          </w:rPr>
          <w:t>even though</w:t>
        </w:r>
      </w:ins>
      <w:ins w:id="823" w:author="Benton, Deon" w:date="2026-02-12T14:33:00Z" w16du:dateUtc="2026-02-12T20:33:00Z">
        <w:r w:rsidR="000A276E">
          <w:rPr>
            <w:rFonts w:ascii="Times New Roman" w:hAnsi="Times New Roman" w:cs="Times New Roman"/>
          </w:rPr>
          <w:t xml:space="preserve"> both </w:t>
        </w:r>
      </w:ins>
      <w:ins w:id="824" w:author="Benton, Deon" w:date="2026-02-12T14:46:00Z" w16du:dateUtc="2026-02-12T20:46:00Z">
        <w:r w:rsidR="0017525B">
          <w:rPr>
            <w:rFonts w:ascii="Times New Roman" w:hAnsi="Times New Roman" w:cs="Times New Roman"/>
          </w:rPr>
          <w:t xml:space="preserve">groups </w:t>
        </w:r>
      </w:ins>
      <w:ins w:id="825" w:author="Benton, Deon" w:date="2026-02-12T14:33:00Z" w16du:dateUtc="2026-02-12T20:33:00Z">
        <w:r w:rsidR="000A276E">
          <w:rPr>
            <w:rFonts w:ascii="Times New Roman" w:hAnsi="Times New Roman" w:cs="Times New Roman"/>
          </w:rPr>
          <w:t xml:space="preserve">saw </w:t>
        </w:r>
      </w:ins>
      <w:ins w:id="826" w:author="Benton, Deon" w:date="2026-02-12T14:34:00Z" w16du:dateUtc="2026-02-12T20:34:00Z">
        <w:r w:rsidR="000A276E">
          <w:rPr>
            <w:rFonts w:ascii="Times New Roman" w:hAnsi="Times New Roman" w:cs="Times New Roman"/>
          </w:rPr>
          <w:t xml:space="preserve">a barrier and curved motion during habituation. </w:t>
        </w:r>
      </w:ins>
      <w:ins w:id="827" w:author="Benton, Deon" w:date="2026-02-12T14:48:00Z" w16du:dateUtc="2026-02-12T20:48:00Z">
        <w:r w:rsidR="00AD265E">
          <w:rPr>
            <w:rFonts w:ascii="Times New Roman" w:hAnsi="Times New Roman" w:cs="Times New Roman"/>
          </w:rPr>
          <w:t xml:space="preserve">For example, </w:t>
        </w:r>
      </w:ins>
      <w:ins w:id="828" w:author="Benton, Deon" w:date="2026-02-12T14:51:00Z" w16du:dateUtc="2026-02-12T20:51:00Z">
        <w:r w:rsidR="001F61B4">
          <w:rPr>
            <w:rFonts w:ascii="Times New Roman" w:hAnsi="Times New Roman" w:cs="Times New Roman"/>
          </w:rPr>
          <w:t xml:space="preserve">infants </w:t>
        </w:r>
      </w:ins>
      <w:ins w:id="829" w:author="Benton, Deon" w:date="2026-04-08T11:07:00Z" w16du:dateUtc="2026-04-08T16:07:00Z">
        <w:r w:rsidR="0046026A">
          <w:rPr>
            <w:rFonts w:ascii="Times New Roman" w:hAnsi="Times New Roman" w:cs="Times New Roman"/>
          </w:rPr>
          <w:t>in a standard</w:t>
        </w:r>
      </w:ins>
      <w:ins w:id="830" w:author="Benton, Deon" w:date="2026-02-12T14:48:00Z" w16du:dateUtc="2026-02-12T20:48:00Z">
        <w:r w:rsidR="00AD265E">
          <w:rPr>
            <w:rFonts w:ascii="Times New Roman" w:hAnsi="Times New Roman" w:cs="Times New Roman"/>
          </w:rPr>
          <w:t xml:space="preserve"> Experimental condition </w:t>
        </w:r>
      </w:ins>
      <w:ins w:id="831" w:author="Benton, Deon" w:date="2026-04-08T11:07:00Z" w16du:dateUtc="2026-04-08T16:07:00Z">
        <w:r w:rsidR="0046026A">
          <w:rPr>
            <w:rFonts w:ascii="Times New Roman" w:hAnsi="Times New Roman" w:cs="Times New Roman"/>
          </w:rPr>
          <w:t>may</w:t>
        </w:r>
      </w:ins>
      <w:ins w:id="832" w:author="Benton, Deon" w:date="2026-02-12T14:51:00Z" w16du:dateUtc="2026-02-12T20:51:00Z">
        <w:r w:rsidR="001F61B4">
          <w:rPr>
            <w:rFonts w:ascii="Times New Roman" w:hAnsi="Times New Roman" w:cs="Times New Roman"/>
          </w:rPr>
          <w:t xml:space="preserve"> </w:t>
        </w:r>
      </w:ins>
      <w:ins w:id="833" w:author="Benton, Deon" w:date="2026-04-08T11:08:00Z" w16du:dateUtc="2026-04-08T16:08:00Z">
        <w:r w:rsidR="0046026A">
          <w:rPr>
            <w:rFonts w:ascii="Times New Roman" w:hAnsi="Times New Roman" w:cs="Times New Roman"/>
          </w:rPr>
          <w:t xml:space="preserve">be able to form a </w:t>
        </w:r>
      </w:ins>
      <w:ins w:id="834" w:author="Benton, Deon" w:date="2026-02-12T14:51:00Z" w16du:dateUtc="2026-02-12T20:51:00Z">
        <w:r w:rsidR="001F61B4">
          <w:rPr>
            <w:rFonts w:ascii="Times New Roman" w:hAnsi="Times New Roman" w:cs="Times New Roman"/>
          </w:rPr>
          <w:t>robust association between the curved</w:t>
        </w:r>
      </w:ins>
      <w:ins w:id="835" w:author="Benton, Deon" w:date="2026-02-12T14:52:00Z" w16du:dateUtc="2026-02-12T20:52:00Z">
        <w:r w:rsidR="001F61B4">
          <w:rPr>
            <w:rFonts w:ascii="Times New Roman" w:hAnsi="Times New Roman" w:cs="Times New Roman"/>
          </w:rPr>
          <w:t xml:space="preserve"> motion and barrier during habituation </w:t>
        </w:r>
        <w:r w:rsidR="00F61DB4">
          <w:rPr>
            <w:rFonts w:ascii="Times New Roman" w:hAnsi="Times New Roman" w:cs="Times New Roman"/>
          </w:rPr>
          <w:t xml:space="preserve">because </w:t>
        </w:r>
      </w:ins>
      <w:ins w:id="836" w:author="Benton, Deon" w:date="2026-02-12T14:53:00Z" w16du:dateUtc="2026-02-12T20:53:00Z">
        <w:r w:rsidR="00F61DB4">
          <w:rPr>
            <w:rFonts w:ascii="Times New Roman" w:hAnsi="Times New Roman" w:cs="Times New Roman"/>
          </w:rPr>
          <w:t xml:space="preserve">the </w:t>
        </w:r>
      </w:ins>
      <w:ins w:id="837" w:author="Benton, Deon" w:date="2026-02-12T14:52:00Z" w16du:dateUtc="2026-02-12T20:52:00Z">
        <w:r w:rsidR="00F61DB4">
          <w:rPr>
            <w:rFonts w:ascii="Times New Roman" w:hAnsi="Times New Roman" w:cs="Times New Roman"/>
          </w:rPr>
          <w:t xml:space="preserve">barrier </w:t>
        </w:r>
      </w:ins>
      <w:ins w:id="838" w:author="Benton, Deon" w:date="2026-02-12T14:53:00Z" w16du:dateUtc="2026-02-12T20:53:00Z">
        <w:r w:rsidR="00F61DB4">
          <w:rPr>
            <w:rFonts w:ascii="Times New Roman" w:hAnsi="Times New Roman" w:cs="Times New Roman"/>
          </w:rPr>
          <w:t xml:space="preserve">and </w:t>
        </w:r>
      </w:ins>
      <w:ins w:id="839" w:author="Benton, Deon" w:date="2026-04-08T11:08:00Z" w16du:dateUtc="2026-04-08T16:08:00Z">
        <w:r w:rsidR="0046026A">
          <w:rPr>
            <w:rFonts w:ascii="Times New Roman" w:hAnsi="Times New Roman" w:cs="Times New Roman"/>
          </w:rPr>
          <w:t>arce</w:t>
        </w:r>
      </w:ins>
      <w:ins w:id="840" w:author="Benton, Deon" w:date="2026-02-12T14:49:00Z" w16du:dateUtc="2026-02-12T20:49:00Z">
        <w:r w:rsidR="001F61B4">
          <w:rPr>
            <w:rFonts w:ascii="Times New Roman" w:hAnsi="Times New Roman" w:cs="Times New Roman"/>
          </w:rPr>
          <w:t>d motion were located in the same region of the vis</w:t>
        </w:r>
      </w:ins>
      <w:ins w:id="841" w:author="Benton, Deon" w:date="2026-02-12T14:50:00Z" w16du:dateUtc="2026-02-12T20:50:00Z">
        <w:r w:rsidR="001F61B4">
          <w:rPr>
            <w:rFonts w:ascii="Times New Roman" w:hAnsi="Times New Roman" w:cs="Times New Roman"/>
          </w:rPr>
          <w:t>ual field</w:t>
        </w:r>
      </w:ins>
      <w:ins w:id="842" w:author="Benton, Deon" w:date="2026-02-12T14:53:00Z" w16du:dateUtc="2026-02-12T20:53:00Z">
        <w:r w:rsidR="00F61DB4">
          <w:rPr>
            <w:rFonts w:ascii="Times New Roman" w:hAnsi="Times New Roman" w:cs="Times New Roman"/>
          </w:rPr>
          <w:t>.</w:t>
        </w:r>
      </w:ins>
      <w:ins w:id="843" w:author="Benton, Deon" w:date="2026-02-12T14:50:00Z" w16du:dateUtc="2026-02-12T20:50:00Z">
        <w:r w:rsidR="001F61B4">
          <w:rPr>
            <w:rFonts w:ascii="Times New Roman" w:hAnsi="Times New Roman" w:cs="Times New Roman"/>
          </w:rPr>
          <w:t xml:space="preserve"> </w:t>
        </w:r>
      </w:ins>
      <w:ins w:id="844" w:author="Benton, Deon" w:date="2026-02-12T14:54:00Z" w16du:dateUtc="2026-02-12T20:54:00Z">
        <w:r w:rsidR="00F61DB4">
          <w:rPr>
            <w:rFonts w:ascii="Times New Roman" w:hAnsi="Times New Roman" w:cs="Times New Roman"/>
          </w:rPr>
          <w:t xml:space="preserve">The ramification of this for infants’ looking behaviors during </w:t>
        </w:r>
        <w:proofErr w:type="gramStart"/>
        <w:r w:rsidR="00F61DB4">
          <w:rPr>
            <w:rFonts w:ascii="Times New Roman" w:hAnsi="Times New Roman" w:cs="Times New Roman"/>
          </w:rPr>
          <w:t>test</w:t>
        </w:r>
        <w:proofErr w:type="gramEnd"/>
        <w:r w:rsidR="00F61DB4">
          <w:rPr>
            <w:rFonts w:ascii="Times New Roman" w:hAnsi="Times New Roman" w:cs="Times New Roman"/>
          </w:rPr>
          <w:t xml:space="preserve"> </w:t>
        </w:r>
        <w:r w:rsidR="004D009C">
          <w:rPr>
            <w:rFonts w:ascii="Times New Roman" w:hAnsi="Times New Roman" w:cs="Times New Roman"/>
          </w:rPr>
          <w:t xml:space="preserve">is that </w:t>
        </w:r>
      </w:ins>
      <w:ins w:id="845" w:author="Benton, Deon" w:date="2026-02-12T14:43:00Z" w16du:dateUtc="2026-02-12T20:43:00Z">
        <w:r w:rsidR="000E700A" w:rsidRPr="000E700A">
          <w:rPr>
            <w:rFonts w:ascii="Times New Roman" w:hAnsi="Times New Roman" w:cs="Times New Roman"/>
          </w:rPr>
          <w:t xml:space="preserve">when </w:t>
        </w:r>
        <w:r w:rsidR="000E700A" w:rsidRPr="000E700A">
          <w:rPr>
            <w:rFonts w:ascii="Times New Roman" w:hAnsi="Times New Roman" w:cs="Times New Roman"/>
          </w:rPr>
          <w:lastRenderedPageBreak/>
          <w:t xml:space="preserve">infants were shown the old action event in the absence of the barrier, the presence of curved motion without the </w:t>
        </w:r>
        <w:r w:rsidR="000E700A" w:rsidRPr="0045639D">
          <w:rPr>
            <w:rFonts w:ascii="Times New Roman" w:hAnsi="Times New Roman" w:cs="Times New Roman"/>
            <w:i/>
            <w:iCs/>
          </w:rPr>
          <w:t xml:space="preserve">expected </w:t>
        </w:r>
        <w:r w:rsidR="000E700A" w:rsidRPr="000E700A">
          <w:rPr>
            <w:rFonts w:ascii="Times New Roman" w:hAnsi="Times New Roman" w:cs="Times New Roman"/>
          </w:rPr>
          <w:t xml:space="preserve">accompanying obstacle </w:t>
        </w:r>
      </w:ins>
      <w:ins w:id="846" w:author="Benton, Deon" w:date="2026-04-08T11:10:00Z" w16du:dateUtc="2026-04-08T16:10:00Z">
        <w:r w:rsidR="0045639D">
          <w:rPr>
            <w:rFonts w:ascii="Times New Roman" w:hAnsi="Times New Roman" w:cs="Times New Roman"/>
          </w:rPr>
          <w:t xml:space="preserve">may have </w:t>
        </w:r>
      </w:ins>
      <w:ins w:id="847" w:author="Benton, Deon" w:date="2026-02-12T14:43:00Z" w16du:dateUtc="2026-02-12T20:43:00Z">
        <w:r w:rsidR="000E700A" w:rsidRPr="000E700A">
          <w:rPr>
            <w:rFonts w:ascii="Times New Roman" w:hAnsi="Times New Roman" w:cs="Times New Roman"/>
          </w:rPr>
          <w:t>conflicted both with this recently formed association a</w:t>
        </w:r>
      </w:ins>
      <w:ins w:id="848" w:author="Benton, Deon" w:date="2026-02-12T14:55:00Z" w16du:dateUtc="2026-02-12T20:55:00Z">
        <w:r w:rsidR="004D009C">
          <w:rPr>
            <w:rFonts w:ascii="Times New Roman" w:hAnsi="Times New Roman" w:cs="Times New Roman"/>
          </w:rPr>
          <w:t>s well as</w:t>
        </w:r>
      </w:ins>
      <w:ins w:id="849" w:author="Benton, Deon" w:date="2026-02-12T14:43:00Z" w16du:dateUtc="2026-02-12T20:43:00Z">
        <w:r w:rsidR="000E700A" w:rsidRPr="000E700A">
          <w:rPr>
            <w:rFonts w:ascii="Times New Roman" w:hAnsi="Times New Roman" w:cs="Times New Roman"/>
          </w:rPr>
          <w:t xml:space="preserve"> with infants’ broader real-world experience</w:t>
        </w:r>
      </w:ins>
      <w:ins w:id="850" w:author="Benton, Deon" w:date="2026-02-12T14:55:00Z" w16du:dateUtc="2026-02-12T20:55:00Z">
        <w:r w:rsidR="004D009C">
          <w:rPr>
            <w:rFonts w:ascii="Times New Roman" w:hAnsi="Times New Roman" w:cs="Times New Roman"/>
          </w:rPr>
          <w:t xml:space="preserve">. </w:t>
        </w:r>
      </w:ins>
      <w:ins w:id="851" w:author="Benton, Deon" w:date="2026-04-08T11:10:00Z" w16du:dateUtc="2026-04-08T16:10:00Z">
        <w:r w:rsidR="0045639D">
          <w:rPr>
            <w:rFonts w:ascii="Times New Roman" w:hAnsi="Times New Roman" w:cs="Times New Roman"/>
          </w:rPr>
          <w:t>This fact could have caused</w:t>
        </w:r>
      </w:ins>
      <w:ins w:id="852" w:author="Benton, Deon" w:date="2026-02-12T14:55:00Z" w16du:dateUtc="2026-02-12T20:55:00Z">
        <w:r w:rsidR="004D009C">
          <w:rPr>
            <w:rFonts w:ascii="Times New Roman" w:hAnsi="Times New Roman" w:cs="Times New Roman"/>
          </w:rPr>
          <w:t xml:space="preserve"> infants in the Experimental condition </w:t>
        </w:r>
      </w:ins>
      <w:ins w:id="853" w:author="Benton, Deon" w:date="2026-04-08T11:10:00Z" w16du:dateUtc="2026-04-08T16:10:00Z">
        <w:r w:rsidR="0045639D">
          <w:rPr>
            <w:rFonts w:ascii="Times New Roman" w:hAnsi="Times New Roman" w:cs="Times New Roman"/>
          </w:rPr>
          <w:t xml:space="preserve">to </w:t>
        </w:r>
      </w:ins>
      <w:ins w:id="854" w:author="Benton, Deon" w:date="2026-02-12T14:55:00Z" w16du:dateUtc="2026-02-12T20:55:00Z">
        <w:r w:rsidR="004D009C">
          <w:rPr>
            <w:rFonts w:ascii="Times New Roman" w:hAnsi="Times New Roman" w:cs="Times New Roman"/>
          </w:rPr>
          <w:t>look longer at the old ac</w:t>
        </w:r>
      </w:ins>
      <w:ins w:id="855" w:author="Benton, Deon" w:date="2026-02-12T14:56:00Z" w16du:dateUtc="2026-02-12T20:56:00Z">
        <w:r w:rsidR="004D009C">
          <w:rPr>
            <w:rFonts w:ascii="Times New Roman" w:hAnsi="Times New Roman" w:cs="Times New Roman"/>
          </w:rPr>
          <w:t>tion than at the new action test event. In contrast, because</w:t>
        </w:r>
      </w:ins>
      <w:ins w:id="856" w:author="Benton, Deon" w:date="2026-02-12T14:58:00Z" w16du:dateUtc="2026-02-12T20:58:00Z">
        <w:r w:rsidR="003E4BC8">
          <w:rPr>
            <w:rFonts w:ascii="Times New Roman" w:hAnsi="Times New Roman" w:cs="Times New Roman"/>
          </w:rPr>
          <w:t xml:space="preserve"> </w:t>
        </w:r>
      </w:ins>
      <w:ins w:id="857" w:author="Benton, Deon" w:date="2026-02-12T14:56:00Z" w16du:dateUtc="2026-02-12T20:56:00Z">
        <w:r w:rsidR="004D009C">
          <w:rPr>
            <w:rFonts w:ascii="Times New Roman" w:hAnsi="Times New Roman" w:cs="Times New Roman"/>
          </w:rPr>
          <w:t xml:space="preserve">the </w:t>
        </w:r>
      </w:ins>
      <w:ins w:id="858" w:author="Benton, Deon" w:date="2026-04-08T11:10:00Z" w16du:dateUtc="2026-04-08T16:10:00Z">
        <w:r w:rsidR="0045639D">
          <w:rPr>
            <w:rFonts w:ascii="Times New Roman" w:hAnsi="Times New Roman" w:cs="Times New Roman"/>
          </w:rPr>
          <w:t>arced motion</w:t>
        </w:r>
      </w:ins>
      <w:ins w:id="859" w:author="Benton, Deon" w:date="2026-02-12T14:56:00Z" w16du:dateUtc="2026-02-12T20:56:00Z">
        <w:r w:rsidR="004D009C">
          <w:rPr>
            <w:rFonts w:ascii="Times New Roman" w:hAnsi="Times New Roman" w:cs="Times New Roman"/>
          </w:rPr>
          <w:t xml:space="preserve"> and barrier occupied different regions of the screen</w:t>
        </w:r>
      </w:ins>
      <w:ins w:id="860" w:author="Benton, Deon" w:date="2026-02-12T14:57:00Z" w16du:dateUtc="2026-02-12T20:57:00Z">
        <w:r w:rsidR="003E4BC8">
          <w:rPr>
            <w:rFonts w:ascii="Times New Roman" w:hAnsi="Times New Roman" w:cs="Times New Roman"/>
          </w:rPr>
          <w:t xml:space="preserve"> during habituation for infants in the Control condition</w:t>
        </w:r>
      </w:ins>
      <w:ins w:id="861" w:author="Benton, Deon" w:date="2026-02-12T14:56:00Z" w16du:dateUtc="2026-02-12T20:56:00Z">
        <w:r w:rsidR="004D009C">
          <w:rPr>
            <w:rFonts w:ascii="Times New Roman" w:hAnsi="Times New Roman" w:cs="Times New Roman"/>
          </w:rPr>
          <w:t xml:space="preserve">, </w:t>
        </w:r>
      </w:ins>
      <w:ins w:id="862" w:author="Benton, Deon" w:date="2026-02-12T14:57:00Z" w16du:dateUtc="2026-02-12T20:57:00Z">
        <w:r w:rsidR="003E4BC8">
          <w:rPr>
            <w:rFonts w:ascii="Times New Roman" w:hAnsi="Times New Roman" w:cs="Times New Roman"/>
          </w:rPr>
          <w:t xml:space="preserve">the </w:t>
        </w:r>
      </w:ins>
      <w:ins w:id="863" w:author="Benton, Deon" w:date="2026-04-08T11:11:00Z" w16du:dateUtc="2026-04-08T16:11:00Z">
        <w:r w:rsidR="00EB7C61">
          <w:rPr>
            <w:rFonts w:ascii="Times New Roman" w:hAnsi="Times New Roman" w:cs="Times New Roman"/>
          </w:rPr>
          <w:t>association formed</w:t>
        </w:r>
      </w:ins>
      <w:ins w:id="864" w:author="Benton, Deon" w:date="2026-02-12T15:00:00Z" w16du:dateUtc="2026-02-12T21:00:00Z">
        <w:r w:rsidR="00DD1664">
          <w:rPr>
            <w:rFonts w:ascii="Times New Roman" w:hAnsi="Times New Roman" w:cs="Times New Roman"/>
          </w:rPr>
          <w:t xml:space="preserve"> between the barrier and curved motion </w:t>
        </w:r>
      </w:ins>
      <w:ins w:id="865" w:author="Benton, Deon" w:date="2026-04-08T11:11:00Z" w16du:dateUtc="2026-04-08T16:11:00Z">
        <w:r w:rsidR="00EB7C61">
          <w:rPr>
            <w:rFonts w:ascii="Times New Roman" w:hAnsi="Times New Roman" w:cs="Times New Roman"/>
          </w:rPr>
          <w:t xml:space="preserve">may have been </w:t>
        </w:r>
      </w:ins>
      <w:ins w:id="866" w:author="Benton, Deon" w:date="2026-02-12T15:00:00Z" w16du:dateUtc="2026-02-12T21:00:00Z">
        <w:r w:rsidR="00DD1664">
          <w:rPr>
            <w:rFonts w:ascii="Times New Roman" w:hAnsi="Times New Roman" w:cs="Times New Roman"/>
          </w:rPr>
          <w:t>weaker.</w:t>
        </w:r>
      </w:ins>
      <w:ins w:id="867" w:author="Benton, Deon" w:date="2026-02-12T14:59:00Z" w16du:dateUtc="2026-02-12T20:59:00Z">
        <w:r w:rsidR="003E4BC8">
          <w:rPr>
            <w:rFonts w:ascii="Times New Roman" w:hAnsi="Times New Roman" w:cs="Times New Roman"/>
          </w:rPr>
          <w:t xml:space="preserve"> </w:t>
        </w:r>
      </w:ins>
      <w:ins w:id="868" w:author="Benton, Deon" w:date="2026-02-12T15:02:00Z" w16du:dateUtc="2026-02-12T21:02:00Z">
        <w:r w:rsidR="00870D84">
          <w:rPr>
            <w:rFonts w:ascii="Times New Roman" w:hAnsi="Times New Roman" w:cs="Times New Roman"/>
          </w:rPr>
          <w:t xml:space="preserve">A consequence of this is that infants may have looked equally long at both test events because neither </w:t>
        </w:r>
      </w:ins>
      <w:ins w:id="869" w:author="Benton, Deon" w:date="2026-02-12T15:03:00Z" w16du:dateUtc="2026-02-12T21:03:00Z">
        <w:r w:rsidR="00870D84">
          <w:rPr>
            <w:rFonts w:ascii="Times New Roman" w:hAnsi="Times New Roman" w:cs="Times New Roman"/>
          </w:rPr>
          <w:t>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ins>
      <w:ins w:id="870" w:author="Benton, Deon" w:date="2026-02-12T15:06:00Z" w16du:dateUtc="2026-02-12T21:06:00Z">
        <w:r w:rsidR="008E3767">
          <w:rPr>
            <w:rFonts w:ascii="Times New Roman" w:hAnsi="Times New Roman" w:cs="Times New Roman"/>
          </w:rPr>
          <w:t xml:space="preserve"> </w:t>
        </w:r>
      </w:ins>
      <w:ins w:id="871" w:author="Benton, Deon" w:date="2026-02-12T15:27:00Z" w16du:dateUtc="2026-02-12T21:27:00Z">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w:t>
        </w:r>
      </w:ins>
      <w:ins w:id="872" w:author="Benton, Deon" w:date="2026-02-12T15:28:00Z" w16du:dateUtc="2026-02-12T21:28:00Z">
        <w:r w:rsidR="00152F19">
          <w:rPr>
            <w:rFonts w:ascii="Times New Roman" w:hAnsi="Times New Roman" w:cs="Times New Roman"/>
          </w:rPr>
          <w:t xml:space="preserve">notions of agents, objects, action efficiency, or subjective utility. </w:t>
        </w:r>
      </w:ins>
      <w:ins w:id="873" w:author="Benton, Deon" w:date="2026-02-12T15:29:00Z" w16du:dateUtc="2026-02-12T21:29:00Z">
        <w:r w:rsidR="007B6A4E">
          <w:rPr>
            <w:rFonts w:ascii="Times New Roman" w:hAnsi="Times New Roman" w:cs="Times New Roman"/>
          </w:rPr>
          <w:t>To make this case, I will show that ALIAS—a connectionis</w:t>
        </w:r>
      </w:ins>
      <w:ins w:id="874" w:author="Benton, Deon" w:date="2026-02-12T15:30:00Z" w16du:dateUtc="2026-02-12T21:30:00Z">
        <w:r w:rsidR="007B6A4E">
          <w:rPr>
            <w:rFonts w:ascii="Times New Roman" w:hAnsi="Times New Roman" w:cs="Times New Roman"/>
          </w:rPr>
          <w:t>t model that implements this account—can r</w:t>
        </w:r>
      </w:ins>
      <w:ins w:id="875" w:author="Benton, Deon" w:date="2026-04-08T11:13:00Z" w16du:dateUtc="2026-04-08T16:13:00Z">
        <w:r w:rsidR="00A65073">
          <w:rPr>
            <w:rFonts w:ascii="Times New Roman" w:hAnsi="Times New Roman" w:cs="Times New Roman"/>
          </w:rPr>
          <w:t>eproduce several key findings in the literature on this topic.</w:t>
        </w:r>
      </w:ins>
      <w:ins w:id="876" w:author="Benton, Deon" w:date="2026-02-12T15:30:00Z" w16du:dateUtc="2026-02-12T21:30:00Z">
        <w:r w:rsidR="007B6A4E">
          <w:rPr>
            <w:rFonts w:ascii="Times New Roman" w:hAnsi="Times New Roman" w:cs="Times New Roman"/>
          </w:rPr>
          <w:t xml:space="preserve"> </w:t>
        </w:r>
      </w:ins>
    </w:p>
    <w:p w14:paraId="5183A749" w14:textId="36AC7DDC" w:rsidR="00B6552F" w:rsidRDefault="00566B69" w:rsidP="0096761D">
      <w:pPr>
        <w:spacing w:line="480" w:lineRule="auto"/>
        <w:ind w:firstLine="720"/>
        <w:contextualSpacing/>
        <w:rPr>
          <w:ins w:id="877" w:author="Benton, Deon" w:date="2026-03-17T13:15:00Z" w16du:dateUtc="2026-03-17T18:15:00Z"/>
          <w:rFonts w:ascii="Times New Roman" w:hAnsi="Times New Roman" w:cs="Times New Roman"/>
        </w:rPr>
      </w:pPr>
      <w:ins w:id="878" w:author="Benton, Deon" w:date="2026-03-17T13:08:00Z" w16du:dateUtc="2026-03-17T18:08:00Z">
        <w:r>
          <w:rPr>
            <w:rFonts w:ascii="Times New Roman" w:hAnsi="Times New Roman" w:cs="Times New Roman"/>
          </w:rPr>
          <w:t xml:space="preserve">Given the current accounts emphasis on experience as an important factor that governs infants’ performance in action understanding studies, </w:t>
        </w:r>
      </w:ins>
      <w:ins w:id="879" w:author="Benton, Deon" w:date="2026-03-17T13:09:00Z" w16du:dateUtc="2026-03-17T18:09:00Z">
        <w:r>
          <w:rPr>
            <w:rFonts w:ascii="Times New Roman" w:hAnsi="Times New Roman" w:cs="Times New Roman"/>
          </w:rPr>
          <w:t>a question that one may have is how</w:t>
        </w:r>
      </w:ins>
      <w:ins w:id="880" w:author="Benton, Deon" w:date="2026-03-17T13:00:00Z" w16du:dateUtc="2026-03-17T18:00:00Z">
        <w:r w:rsidR="00901013">
          <w:rPr>
            <w:rFonts w:ascii="Times New Roman" w:hAnsi="Times New Roman" w:cs="Times New Roman"/>
          </w:rPr>
          <w:t xml:space="preserve"> it </w:t>
        </w:r>
      </w:ins>
      <w:ins w:id="881" w:author="Benton, Deon" w:date="2026-03-17T13:07:00Z" w16du:dateUtc="2026-03-17T18:07:00Z">
        <w:r w:rsidR="00596951">
          <w:rPr>
            <w:rFonts w:ascii="Times New Roman" w:hAnsi="Times New Roman" w:cs="Times New Roman"/>
          </w:rPr>
          <w:t>explains the</w:t>
        </w:r>
      </w:ins>
      <w:ins w:id="882" w:author="Benton, Deon" w:date="2026-03-16T16:59:00Z" w16du:dateUtc="2026-03-16T21:59:00Z">
        <w:r w:rsidR="008B49B8">
          <w:rPr>
            <w:rFonts w:ascii="Times New Roman" w:hAnsi="Times New Roman" w:cs="Times New Roman"/>
          </w:rPr>
          <w:t xml:space="preserve"> finding that</w:t>
        </w:r>
      </w:ins>
      <w:ins w:id="883" w:author="Benton, Deon" w:date="2026-03-17T15:20:00Z" w16du:dateUtc="2026-03-17T20:20:00Z">
        <w:r w:rsidR="00C47526">
          <w:rPr>
            <w:rFonts w:ascii="Times New Roman" w:hAnsi="Times New Roman" w:cs="Times New Roman"/>
          </w:rPr>
          <w:t xml:space="preserve"> pre-reaching</w:t>
        </w:r>
      </w:ins>
      <w:ins w:id="884" w:author="Benton, Deon" w:date="2026-03-16T17:18:00Z" w16du:dateUtc="2026-03-16T22:18:00Z">
        <w:r w:rsidR="0013438E">
          <w:rPr>
            <w:rFonts w:ascii="Times New Roman" w:hAnsi="Times New Roman" w:cs="Times New Roman"/>
          </w:rPr>
          <w:t xml:space="preserve"> 3-month-olds’</w:t>
        </w:r>
      </w:ins>
      <w:ins w:id="885" w:author="Benton, Deon" w:date="2026-03-17T15:20:00Z" w16du:dateUtc="2026-03-17T20:20:00Z">
        <w:r w:rsidR="00C47526">
          <w:rPr>
            <w:rFonts w:ascii="Times New Roman" w:hAnsi="Times New Roman" w:cs="Times New Roman"/>
          </w:rPr>
          <w:t xml:space="preserve"> </w:t>
        </w:r>
      </w:ins>
      <w:ins w:id="886" w:author="Benton, Deon" w:date="2026-03-17T13:09:00Z" w16du:dateUtc="2026-03-17T18:09:00Z">
        <w:r>
          <w:rPr>
            <w:rFonts w:ascii="Times New Roman" w:hAnsi="Times New Roman" w:cs="Times New Roman"/>
          </w:rPr>
          <w:t>show similar looking patterns as older infants in</w:t>
        </w:r>
      </w:ins>
      <w:ins w:id="887" w:author="Benton, Deon" w:date="2026-03-17T13:00:00Z" w16du:dateUtc="2026-03-17T18:00:00Z">
        <w:r w:rsidR="00901013">
          <w:rPr>
            <w:rFonts w:ascii="Times New Roman" w:hAnsi="Times New Roman" w:cs="Times New Roman"/>
          </w:rPr>
          <w:t xml:space="preserve"> </w:t>
        </w:r>
      </w:ins>
      <w:ins w:id="888" w:author="Benton, Deon" w:date="2026-03-17T13:10:00Z" w16du:dateUtc="2026-03-17T18:10:00Z">
        <w:r>
          <w:rPr>
            <w:rFonts w:ascii="Times New Roman" w:hAnsi="Times New Roman" w:cs="Times New Roman"/>
          </w:rPr>
          <w:t>studies in which</w:t>
        </w:r>
      </w:ins>
      <w:ins w:id="889" w:author="Benton, Deon" w:date="2026-03-16T16:59:00Z" w16du:dateUtc="2026-03-16T21:59:00Z">
        <w:r w:rsidR="008B49B8" w:rsidRPr="009E7771">
          <w:rPr>
            <w:rFonts w:ascii="Times New Roman" w:hAnsi="Times New Roman" w:cs="Times New Roman"/>
          </w:rPr>
          <w:t xml:space="preserve"> </w:t>
        </w:r>
      </w:ins>
      <w:ins w:id="890" w:author="Benton, Deon" w:date="2026-03-16T17:02:00Z" w16du:dateUtc="2026-03-16T22:02:00Z">
        <w:r w:rsidR="009E5538">
          <w:rPr>
            <w:rFonts w:ascii="Times New Roman" w:hAnsi="Times New Roman" w:cs="Times New Roman"/>
          </w:rPr>
          <w:t xml:space="preserve">either they are </w:t>
        </w:r>
      </w:ins>
      <w:ins w:id="891" w:author="Benton, Deon" w:date="2026-03-16T17:18:00Z" w16du:dateUtc="2026-03-16T22:18:00Z">
        <w:r w:rsidR="0013438E">
          <w:rPr>
            <w:rFonts w:ascii="Times New Roman" w:hAnsi="Times New Roman" w:cs="Times New Roman"/>
          </w:rPr>
          <w:t>given</w:t>
        </w:r>
      </w:ins>
      <w:ins w:id="892" w:author="Benton, Deon" w:date="2026-03-16T16:59:00Z" w16du:dateUtc="2026-03-16T21:59:00Z">
        <w:r w:rsidR="008B49B8" w:rsidRPr="009E7771">
          <w:rPr>
            <w:rFonts w:ascii="Times New Roman" w:hAnsi="Times New Roman" w:cs="Times New Roman"/>
          </w:rPr>
          <w:t xml:space="preserve"> first-person action experience </w:t>
        </w:r>
      </w:ins>
      <w:ins w:id="893" w:author="Benton, Deon" w:date="2026-03-16T17:07:00Z" w16du:dateUtc="2026-03-16T22:07:00Z">
        <w:r w:rsidR="00345274">
          <w:rPr>
            <w:rFonts w:ascii="Times New Roman" w:hAnsi="Times New Roman" w:cs="Times New Roman"/>
          </w:rPr>
          <w:t xml:space="preserve">(Skerry et al., 2013) </w:t>
        </w:r>
      </w:ins>
      <w:ins w:id="894" w:author="Benton, Deon" w:date="2026-03-16T17:06:00Z" w16du:dateUtc="2026-03-16T22:06:00Z">
        <w:r w:rsidR="00345274">
          <w:rPr>
            <w:rFonts w:ascii="Times New Roman" w:hAnsi="Times New Roman" w:cs="Times New Roman"/>
          </w:rPr>
          <w:t xml:space="preserve">or the actions </w:t>
        </w:r>
      </w:ins>
      <w:ins w:id="895" w:author="Benton, Deon" w:date="2026-04-08T11:14:00Z" w16du:dateUtc="2026-04-08T16:14:00Z">
        <w:r w:rsidR="005843FA">
          <w:rPr>
            <w:rFonts w:ascii="Times New Roman" w:hAnsi="Times New Roman" w:cs="Times New Roman"/>
          </w:rPr>
          <w:t xml:space="preserve">are causal and </w:t>
        </w:r>
      </w:ins>
      <w:ins w:id="896" w:author="Benton, Deon" w:date="2026-04-08T11:15:00Z" w16du:dateUtc="2026-04-08T16:15:00Z">
        <w:r w:rsidR="005843FA">
          <w:rPr>
            <w:rFonts w:ascii="Times New Roman" w:hAnsi="Times New Roman" w:cs="Times New Roman"/>
          </w:rPr>
          <w:t>thus produce effects</w:t>
        </w:r>
      </w:ins>
      <w:ins w:id="897" w:author="Benton, Deon" w:date="2026-03-16T17:07:00Z" w16du:dateUtc="2026-03-16T22:07:00Z">
        <w:r w:rsidR="00345274">
          <w:rPr>
            <w:rFonts w:ascii="Times New Roman" w:hAnsi="Times New Roman" w:cs="Times New Roman"/>
          </w:rPr>
          <w:t xml:space="preserve"> (e.g., Liu &amp; </w:t>
        </w:r>
        <w:proofErr w:type="spellStart"/>
        <w:r w:rsidR="00345274">
          <w:rPr>
            <w:rFonts w:ascii="Times New Roman" w:hAnsi="Times New Roman" w:cs="Times New Roman"/>
          </w:rPr>
          <w:t>Spelke</w:t>
        </w:r>
        <w:proofErr w:type="spellEnd"/>
        <w:r w:rsidR="00345274">
          <w:rPr>
            <w:rFonts w:ascii="Times New Roman" w:hAnsi="Times New Roman" w:cs="Times New Roman"/>
          </w:rPr>
          <w:t>, 2019)</w:t>
        </w:r>
      </w:ins>
      <w:ins w:id="898" w:author="Benton, Deon" w:date="2026-03-16T17:06:00Z" w16du:dateUtc="2026-03-16T22:06:00Z">
        <w:r w:rsidR="00345274">
          <w:rPr>
            <w:rFonts w:ascii="Times New Roman" w:hAnsi="Times New Roman" w:cs="Times New Roman"/>
          </w:rPr>
          <w:t>.</w:t>
        </w:r>
      </w:ins>
      <w:ins w:id="899" w:author="Benton, Deon" w:date="2026-03-16T17:01:00Z" w16du:dateUtc="2026-03-16T22:01:00Z">
        <w:r w:rsidR="008B49B8">
          <w:rPr>
            <w:rFonts w:ascii="Times New Roman" w:hAnsi="Times New Roman" w:cs="Times New Roman"/>
          </w:rPr>
          <w:t xml:space="preserve"> </w:t>
        </w:r>
      </w:ins>
      <w:ins w:id="900" w:author="Benton, Deon" w:date="2026-03-16T17:03:00Z" w16du:dateUtc="2026-03-16T22:03:00Z">
        <w:r w:rsidR="009E5538">
          <w:rPr>
            <w:rFonts w:ascii="Times New Roman" w:hAnsi="Times New Roman" w:cs="Times New Roman"/>
          </w:rPr>
          <w:t xml:space="preserve">In the study by Skerry et al. (2013), for example, 3-month-olds were fitted with mittens </w:t>
        </w:r>
      </w:ins>
      <w:ins w:id="901" w:author="Benton, Deon" w:date="2026-03-16T17:07:00Z" w16du:dateUtc="2026-03-16T22:07:00Z">
        <w:r w:rsidR="00345274">
          <w:rPr>
            <w:rFonts w:ascii="Times New Roman" w:hAnsi="Times New Roman" w:cs="Times New Roman"/>
          </w:rPr>
          <w:t xml:space="preserve">that either </w:t>
        </w:r>
      </w:ins>
      <w:ins w:id="902" w:author="Benton, Deon" w:date="2026-03-16T17:08:00Z" w16du:dateUtc="2026-03-16T22:08:00Z">
        <w:r w:rsidR="007C5EFB">
          <w:rPr>
            <w:rFonts w:ascii="Times New Roman" w:hAnsi="Times New Roman" w:cs="Times New Roman"/>
          </w:rPr>
          <w:t>contained Velcro on the palm-sides</w:t>
        </w:r>
      </w:ins>
      <w:ins w:id="903" w:author="Benton, Deon" w:date="2026-03-16T17:09:00Z" w16du:dateUtc="2026-03-16T22:09:00Z">
        <w:r w:rsidR="007C5EFB">
          <w:rPr>
            <w:rFonts w:ascii="Times New Roman" w:hAnsi="Times New Roman" w:cs="Times New Roman"/>
          </w:rPr>
          <w:t xml:space="preserve"> </w:t>
        </w:r>
      </w:ins>
      <w:ins w:id="904" w:author="Benton, Deon" w:date="2026-03-16T17:08:00Z" w16du:dateUtc="2026-03-16T22:08:00Z">
        <w:r w:rsidR="007C5EFB">
          <w:rPr>
            <w:rFonts w:ascii="Times New Roman" w:hAnsi="Times New Roman" w:cs="Times New Roman"/>
          </w:rPr>
          <w:t xml:space="preserve">or </w:t>
        </w:r>
      </w:ins>
      <w:ins w:id="905" w:author="Benton, Deon" w:date="2026-04-08T11:19:00Z" w16du:dateUtc="2026-04-08T16:19:00Z">
        <w:r w:rsidR="00A3511B">
          <w:rPr>
            <w:rFonts w:ascii="Times New Roman" w:hAnsi="Times New Roman" w:cs="Times New Roman"/>
          </w:rPr>
          <w:t xml:space="preserve">with Velcro-less </w:t>
        </w:r>
      </w:ins>
      <w:ins w:id="906" w:author="Benton, Deon" w:date="2026-04-08T11:20:00Z" w16du:dateUtc="2026-04-08T16:20:00Z">
        <w:r w:rsidR="00A3511B">
          <w:rPr>
            <w:rFonts w:ascii="Times New Roman" w:hAnsi="Times New Roman" w:cs="Times New Roman"/>
          </w:rPr>
          <w:t>mittens</w:t>
        </w:r>
      </w:ins>
      <w:ins w:id="907" w:author="Benton, Deon" w:date="2026-03-17T13:19:00Z" w16du:dateUtc="2026-03-17T18:19:00Z">
        <w:r w:rsidR="00262BC9">
          <w:rPr>
            <w:rFonts w:ascii="Times New Roman" w:hAnsi="Times New Roman" w:cs="Times New Roman"/>
          </w:rPr>
          <w:t xml:space="preserve">. </w:t>
        </w:r>
      </w:ins>
      <w:ins w:id="908" w:author="Benton, Deon" w:date="2026-03-16T17:16:00Z" w16du:dateUtc="2026-03-16T22:16:00Z">
        <w:r w:rsidR="0013438E">
          <w:rPr>
            <w:rFonts w:ascii="Times New Roman" w:hAnsi="Times New Roman" w:cs="Times New Roman"/>
          </w:rPr>
          <w:t>Infants in both groups</w:t>
        </w:r>
      </w:ins>
      <w:ins w:id="909" w:author="Benton, Deon" w:date="2026-03-16T17:08:00Z" w16du:dateUtc="2026-03-16T22:08:00Z">
        <w:r w:rsidR="007C5EFB">
          <w:rPr>
            <w:rFonts w:ascii="Times New Roman" w:hAnsi="Times New Roman" w:cs="Times New Roman"/>
          </w:rPr>
          <w:t xml:space="preserve"> were then allowed to </w:t>
        </w:r>
      </w:ins>
      <w:ins w:id="910" w:author="Benton, Deon" w:date="2026-04-08T11:20:00Z" w16du:dateUtc="2026-04-08T16:20:00Z">
        <w:r w:rsidR="00A3511B">
          <w:rPr>
            <w:rFonts w:ascii="Times New Roman" w:hAnsi="Times New Roman" w:cs="Times New Roman"/>
          </w:rPr>
          <w:t xml:space="preserve">attempt to </w:t>
        </w:r>
      </w:ins>
      <w:ins w:id="911" w:author="Benton, Deon" w:date="2026-03-16T17:08:00Z" w16du:dateUtc="2026-03-16T22:08:00Z">
        <w:r w:rsidR="007C5EFB">
          <w:rPr>
            <w:rFonts w:ascii="Times New Roman" w:hAnsi="Times New Roman" w:cs="Times New Roman"/>
          </w:rPr>
          <w:t xml:space="preserve">retrieve a Velcro-covered </w:t>
        </w:r>
      </w:ins>
      <w:ins w:id="912" w:author="Benton, Deon" w:date="2026-03-16T17:12:00Z" w16du:dateUtc="2026-03-16T22:12:00Z">
        <w:r w:rsidR="00022801">
          <w:rPr>
            <w:rFonts w:ascii="Times New Roman" w:hAnsi="Times New Roman" w:cs="Times New Roman"/>
          </w:rPr>
          <w:t>ball</w:t>
        </w:r>
      </w:ins>
      <w:ins w:id="913" w:author="Benton, Deon" w:date="2026-03-16T17:13:00Z" w16du:dateUtc="2026-03-16T22:13:00Z">
        <w:r w:rsidR="00022801">
          <w:rPr>
            <w:rFonts w:ascii="Times New Roman" w:hAnsi="Times New Roman" w:cs="Times New Roman"/>
          </w:rPr>
          <w:t xml:space="preserve">. It should be clear from this description that successful </w:t>
        </w:r>
        <w:r w:rsidR="00022801">
          <w:rPr>
            <w:rFonts w:ascii="Times New Roman" w:hAnsi="Times New Roman" w:cs="Times New Roman"/>
          </w:rPr>
          <w:lastRenderedPageBreak/>
          <w:t>retrievals</w:t>
        </w:r>
      </w:ins>
      <w:ins w:id="914" w:author="Benton, Deon" w:date="2026-03-16T17:14:00Z" w16du:dateUtc="2026-03-16T22:14:00Z">
        <w:r w:rsidR="00022801">
          <w:rPr>
            <w:rFonts w:ascii="Times New Roman" w:hAnsi="Times New Roman" w:cs="Times New Roman"/>
          </w:rPr>
          <w:t>—in which the ball</w:t>
        </w:r>
      </w:ins>
      <w:ins w:id="915" w:author="Benton, Deon" w:date="2026-03-16T17:13:00Z" w16du:dateUtc="2026-03-16T22:13:00Z">
        <w:r w:rsidR="00022801">
          <w:rPr>
            <w:rFonts w:ascii="Times New Roman" w:hAnsi="Times New Roman" w:cs="Times New Roman"/>
          </w:rPr>
          <w:t xml:space="preserve"> </w:t>
        </w:r>
      </w:ins>
      <w:ins w:id="916" w:author="Benton, Deon" w:date="2026-03-16T17:14:00Z" w16du:dateUtc="2026-03-16T22:14:00Z">
        <w:r w:rsidR="00FE787D">
          <w:rPr>
            <w:rFonts w:ascii="Times New Roman" w:hAnsi="Times New Roman" w:cs="Times New Roman"/>
          </w:rPr>
          <w:t>became attached to the mittens—</w:t>
        </w:r>
      </w:ins>
      <w:ins w:id="917" w:author="Benton, Deon" w:date="2026-03-16T17:13:00Z" w16du:dateUtc="2026-03-16T22:13:00Z">
        <w:r w:rsidR="00022801">
          <w:rPr>
            <w:rFonts w:ascii="Times New Roman" w:hAnsi="Times New Roman" w:cs="Times New Roman"/>
          </w:rPr>
          <w:t>were only possible in the Sticky mittens condition</w:t>
        </w:r>
      </w:ins>
      <w:ins w:id="918" w:author="Benton, Deon" w:date="2026-03-16T17:14:00Z" w16du:dateUtc="2026-03-16T22:14:00Z">
        <w:r w:rsidR="00FE787D">
          <w:rPr>
            <w:rFonts w:ascii="Times New Roman" w:hAnsi="Times New Roman" w:cs="Times New Roman"/>
          </w:rPr>
          <w:t xml:space="preserve">. </w:t>
        </w:r>
      </w:ins>
      <w:ins w:id="919" w:author="Benton, Deon" w:date="2026-03-16T17:10:00Z" w16du:dateUtc="2026-03-16T22:10:00Z">
        <w:r w:rsidR="00DE1779">
          <w:rPr>
            <w:rFonts w:ascii="Times New Roman" w:hAnsi="Times New Roman" w:cs="Times New Roman"/>
          </w:rPr>
          <w:t>All infants were then habituated to a Gergely et al.</w:t>
        </w:r>
      </w:ins>
      <w:ins w:id="920" w:author="Benton, Deon" w:date="2026-03-16T17:11:00Z" w16du:dateUtc="2026-03-16T22:11:00Z">
        <w:r w:rsidR="008C4E3A">
          <w:rPr>
            <w:rFonts w:ascii="Times New Roman" w:hAnsi="Times New Roman" w:cs="Times New Roman"/>
          </w:rPr>
          <w:t>-</w:t>
        </w:r>
      </w:ins>
      <w:ins w:id="921" w:author="Benton, Deon" w:date="2026-03-16T17:10:00Z" w16du:dateUtc="2026-03-16T22:10:00Z">
        <w:r w:rsidR="00DE1779">
          <w:rPr>
            <w:rFonts w:ascii="Times New Roman" w:hAnsi="Times New Roman" w:cs="Times New Roman"/>
          </w:rPr>
          <w:t>like event in which an a</w:t>
        </w:r>
      </w:ins>
      <w:ins w:id="922" w:author="Benton, Deon" w:date="2026-03-17T15:21:00Z" w16du:dateUtc="2026-03-17T20:21:00Z">
        <w:r w:rsidR="00C47526">
          <w:rPr>
            <w:rFonts w:ascii="Times New Roman" w:hAnsi="Times New Roman" w:cs="Times New Roman"/>
          </w:rPr>
          <w:t>ctor</w:t>
        </w:r>
      </w:ins>
      <w:ins w:id="923" w:author="Benton, Deon" w:date="2026-03-16T17:10:00Z" w16du:dateUtc="2026-03-16T22:10:00Z">
        <w:r w:rsidR="00DE1779">
          <w:rPr>
            <w:rFonts w:ascii="Times New Roman" w:hAnsi="Times New Roman" w:cs="Times New Roman"/>
          </w:rPr>
          <w:t xml:space="preserve"> reached over</w:t>
        </w:r>
      </w:ins>
      <w:ins w:id="924" w:author="Benton, Deon" w:date="2026-03-16T17:11:00Z" w16du:dateUtc="2026-03-16T22:11:00Z">
        <w:r w:rsidR="00DE1779">
          <w:rPr>
            <w:rFonts w:ascii="Times New Roman" w:hAnsi="Times New Roman" w:cs="Times New Roman"/>
          </w:rPr>
          <w:t xml:space="preserve"> (Experimental condition) or besides (Control condition)</w:t>
        </w:r>
      </w:ins>
      <w:ins w:id="925" w:author="Benton, Deon" w:date="2026-03-16T17:10:00Z" w16du:dateUtc="2026-03-16T22:10:00Z">
        <w:r w:rsidR="00DE1779">
          <w:rPr>
            <w:rFonts w:ascii="Times New Roman" w:hAnsi="Times New Roman" w:cs="Times New Roman"/>
          </w:rPr>
          <w:t xml:space="preserve"> a barrier to retrieve </w:t>
        </w:r>
      </w:ins>
      <w:ins w:id="926" w:author="Benton, Deon" w:date="2026-03-16T17:11:00Z" w16du:dateUtc="2026-03-16T22:11:00Z">
        <w:r w:rsidR="00DE1779">
          <w:rPr>
            <w:rFonts w:ascii="Times New Roman" w:hAnsi="Times New Roman" w:cs="Times New Roman"/>
          </w:rPr>
          <w:t>the same ball</w:t>
        </w:r>
      </w:ins>
      <w:ins w:id="927" w:author="Benton, Deon" w:date="2026-03-16T17:21:00Z" w16du:dateUtc="2026-03-16T22:21:00Z">
        <w:r w:rsidR="00EB6B88">
          <w:rPr>
            <w:rFonts w:ascii="Times New Roman" w:hAnsi="Times New Roman" w:cs="Times New Roman"/>
          </w:rPr>
          <w:t xml:space="preserve"> and then tested on barrierless events in which the actress either followed a straight path </w:t>
        </w:r>
      </w:ins>
      <w:ins w:id="928" w:author="Benton, Deon" w:date="2026-03-16T17:25:00Z" w16du:dateUtc="2026-03-16T22:25:00Z">
        <w:r w:rsidR="002F3DF8">
          <w:rPr>
            <w:rFonts w:ascii="Times New Roman" w:hAnsi="Times New Roman" w:cs="Times New Roman"/>
          </w:rPr>
          <w:t xml:space="preserve">(efficient action event) </w:t>
        </w:r>
      </w:ins>
      <w:ins w:id="929" w:author="Benton, Deon" w:date="2026-03-16T17:21:00Z" w16du:dateUtc="2026-03-16T22:21:00Z">
        <w:r w:rsidR="00EB6B88">
          <w:rPr>
            <w:rFonts w:ascii="Times New Roman" w:hAnsi="Times New Roman" w:cs="Times New Roman"/>
          </w:rPr>
          <w:t>or the same curved path</w:t>
        </w:r>
      </w:ins>
      <w:ins w:id="930" w:author="Benton, Deon" w:date="2026-03-16T17:25:00Z" w16du:dateUtc="2026-03-16T22:25:00Z">
        <w:r w:rsidR="002F3DF8">
          <w:rPr>
            <w:rFonts w:ascii="Times New Roman" w:hAnsi="Times New Roman" w:cs="Times New Roman"/>
          </w:rPr>
          <w:t xml:space="preserve"> (inefficient action)</w:t>
        </w:r>
      </w:ins>
      <w:ins w:id="931" w:author="Benton, Deon" w:date="2026-03-16T17:21:00Z" w16du:dateUtc="2026-03-16T22:21:00Z">
        <w:r w:rsidR="00EB6B88">
          <w:rPr>
            <w:rFonts w:ascii="Times New Roman" w:hAnsi="Times New Roman" w:cs="Times New Roman"/>
          </w:rPr>
          <w:t xml:space="preserve"> to reach the object.</w:t>
        </w:r>
      </w:ins>
      <w:ins w:id="932" w:author="Benton, Deon" w:date="2026-03-16T17:24:00Z" w16du:dateUtc="2026-03-16T22:24:00Z">
        <w:r w:rsidR="002F3DF8">
          <w:rPr>
            <w:rFonts w:ascii="Times New Roman" w:hAnsi="Times New Roman" w:cs="Times New Roman"/>
          </w:rPr>
          <w:t xml:space="preserve"> </w:t>
        </w:r>
      </w:ins>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sticky-mittens </w:t>
      </w:r>
      <w:r w:rsidR="002F3DF8">
        <w:rPr>
          <w:rFonts w:ascii="Times New Roman" w:hAnsi="Times New Roman" w:cs="Times New Roman"/>
        </w:rPr>
        <w:t xml:space="preserve">infants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AC2BE6">
        <w:rPr>
          <w:rFonts w:ascii="Times New Roman" w:hAnsi="Times New Roman" w:cs="Times New Roman"/>
        </w:rPr>
        <w:t>This finding demonstrates</w:t>
      </w:r>
      <w:ins w:id="933" w:author="Benton, Deon" w:date="2026-04-08T14:07:00Z" w16du:dateUtc="2026-04-08T19:07:00Z">
        <w:r w:rsidR="003D5E26">
          <w:rPr>
            <w:rFonts w:ascii="Times New Roman" w:hAnsi="Times New Roman" w:cs="Times New Roman"/>
          </w:rPr>
          <w:t>, and Skerry et al. (</w:t>
        </w:r>
      </w:ins>
      <w:ins w:id="934" w:author="Benton, Deon" w:date="2026-04-08T14:08:00Z" w16du:dateUtc="2026-04-08T19:08:00Z">
        <w:r w:rsidR="003D5E26">
          <w:rPr>
            <w:rFonts w:ascii="Times New Roman" w:hAnsi="Times New Roman" w:cs="Times New Roman"/>
          </w:rPr>
          <w:t>2012) argue,</w:t>
        </w:r>
      </w:ins>
      <w:r w:rsidR="00AC2BE6">
        <w:rPr>
          <w:rFonts w:ascii="Times New Roman" w:hAnsi="Times New Roman" w:cs="Times New Roman"/>
        </w:rPr>
        <w:t xml:space="preserve"> that extensive </w:t>
      </w:r>
      <w:ins w:id="935" w:author="Benton, Deon" w:date="2026-04-08T14:05:00Z" w16du:dateUtc="2026-04-08T19:05:00Z">
        <w:r w:rsidR="005158B9">
          <w:rPr>
            <w:rFonts w:ascii="Times New Roman" w:hAnsi="Times New Roman" w:cs="Times New Roman"/>
          </w:rPr>
          <w:t>direct-action</w:t>
        </w:r>
      </w:ins>
      <w:r w:rsidR="00AC2BE6">
        <w:rPr>
          <w:rFonts w:ascii="Times New Roman" w:hAnsi="Times New Roman" w:cs="Times New Roman"/>
        </w:rPr>
        <w:t xml:space="preserve"> experience is not necessary for infants to </w:t>
      </w:r>
      <w:ins w:id="936" w:author="Benton, Deon" w:date="2026-04-08T14:08:00Z" w16du:dateUtc="2026-04-08T19:08:00Z">
        <w:r w:rsidR="003D5E26">
          <w:rPr>
            <w:rFonts w:ascii="Times New Roman" w:hAnsi="Times New Roman" w:cs="Times New Roman"/>
          </w:rPr>
          <w:t xml:space="preserve">learn what a goal is or what makes an action efficient. </w:t>
        </w:r>
      </w:ins>
      <w:ins w:id="937" w:author="Benton, Deon" w:date="2026-04-08T14:09:00Z" w16du:dateUtc="2026-04-08T19:09:00Z">
        <w:r w:rsidR="003D5E26">
          <w:rPr>
            <w:rFonts w:ascii="Times New Roman" w:hAnsi="Times New Roman" w:cs="Times New Roman"/>
          </w:rPr>
          <w:t>Instead, these authors contend that</w:t>
        </w:r>
      </w:ins>
      <w:ins w:id="938" w:author="Benton, Deon" w:date="2026-04-08T14:10:00Z" w16du:dateUtc="2026-04-08T19:10:00Z">
        <w:r w:rsidR="00B4104B">
          <w:rPr>
            <w:rFonts w:ascii="Times New Roman" w:hAnsi="Times New Roman" w:cs="Times New Roman"/>
          </w:rPr>
          <w:t xml:space="preserve"> </w:t>
        </w:r>
      </w:ins>
      <w:ins w:id="939" w:author="Benton, Deon" w:date="2026-04-08T14:12:00Z" w16du:dateUtc="2026-04-08T19:12:00Z">
        <w:r w:rsidR="00B4104B">
          <w:rPr>
            <w:rFonts w:ascii="Times New Roman" w:hAnsi="Times New Roman" w:cs="Times New Roman"/>
          </w:rPr>
          <w:t>the</w:t>
        </w:r>
      </w:ins>
      <w:ins w:id="940" w:author="Benton, Deon" w:date="2026-04-08T14:11:00Z" w16du:dateUtc="2026-04-08T19:11:00Z">
        <w:r w:rsidR="00B4104B">
          <w:rPr>
            <w:rFonts w:ascii="Times New Roman" w:hAnsi="Times New Roman" w:cs="Times New Roman"/>
          </w:rPr>
          <w:t xml:space="preserve"> function of </w:t>
        </w:r>
      </w:ins>
      <w:ins w:id="941" w:author="Benton, Deon" w:date="2026-04-08T14:06:00Z" w16du:dateUtc="2026-04-08T19:06:00Z">
        <w:r w:rsidR="005158B9">
          <w:rPr>
            <w:rFonts w:ascii="Times New Roman" w:hAnsi="Times New Roman" w:cs="Times New Roman"/>
          </w:rPr>
          <w:t>direct-action experience</w:t>
        </w:r>
      </w:ins>
      <w:ins w:id="942" w:author="Benton, Deon" w:date="2026-04-08T14:09:00Z" w16du:dateUtc="2026-04-08T19:09:00Z">
        <w:r w:rsidR="003D5E26">
          <w:rPr>
            <w:rFonts w:ascii="Times New Roman" w:hAnsi="Times New Roman" w:cs="Times New Roman"/>
          </w:rPr>
          <w:t xml:space="preserve"> via sticky mittens</w:t>
        </w:r>
      </w:ins>
      <w:ins w:id="943" w:author="Benton, Deon" w:date="2026-04-08T14:06:00Z" w16du:dateUtc="2026-04-08T19:06:00Z">
        <w:r w:rsidR="005158B9">
          <w:rPr>
            <w:rFonts w:ascii="Times New Roman" w:hAnsi="Times New Roman" w:cs="Times New Roman"/>
          </w:rPr>
          <w:t xml:space="preserve"> </w:t>
        </w:r>
      </w:ins>
      <w:ins w:id="944" w:author="Benton, Deon" w:date="2026-04-08T14:10:00Z" w16du:dateUtc="2026-04-08T19:10:00Z">
        <w:r w:rsidR="00B4104B">
          <w:rPr>
            <w:rFonts w:ascii="Times New Roman" w:hAnsi="Times New Roman" w:cs="Times New Roman"/>
          </w:rPr>
          <w:t>is to enable</w:t>
        </w:r>
      </w:ins>
      <w:ins w:id="945" w:author="Benton, Deon" w:date="2026-04-08T14:06:00Z" w16du:dateUtc="2026-04-08T19:06:00Z">
        <w:r w:rsidR="005158B9">
          <w:rPr>
            <w:rFonts w:ascii="Times New Roman" w:hAnsi="Times New Roman" w:cs="Times New Roman"/>
          </w:rPr>
          <w:t xml:space="preserve"> infants to identify an agent’s goal and to determine which its actions are efficient</w:t>
        </w:r>
      </w:ins>
      <w:ins w:id="946" w:author="Benton, Deon" w:date="2026-04-08T14:11:00Z" w16du:dateUtc="2026-04-08T19:11:00Z">
        <w:r w:rsidR="00B4104B">
          <w:rPr>
            <w:rFonts w:ascii="Times New Roman" w:hAnsi="Times New Roman" w:cs="Times New Roman"/>
          </w:rPr>
          <w:t xml:space="preserve">. Notice that on this account </w:t>
        </w:r>
      </w:ins>
      <w:ins w:id="947" w:author="Benton, Deon" w:date="2026-04-08T14:12:00Z" w16du:dateUtc="2026-04-08T19:12:00Z">
        <w:r w:rsidR="00495A2C">
          <w:rPr>
            <w:rFonts w:ascii="Times New Roman" w:hAnsi="Times New Roman" w:cs="Times New Roman"/>
          </w:rPr>
          <w:t>infants are assumed to</w:t>
        </w:r>
      </w:ins>
      <w:ins w:id="948" w:author="Benton, Deon" w:date="2026-04-08T14:07:00Z" w16du:dateUtc="2026-04-08T19:07:00Z">
        <w:r w:rsidR="003D5E26">
          <w:rPr>
            <w:rFonts w:ascii="Times New Roman" w:hAnsi="Times New Roman" w:cs="Times New Roman"/>
          </w:rPr>
          <w:t xml:space="preserve"> possess notions of goals and action efficiency. </w:t>
        </w:r>
      </w:ins>
    </w:p>
    <w:p w14:paraId="2E1A8B49" w14:textId="6875418E" w:rsidR="006F58C2" w:rsidRDefault="00566B69" w:rsidP="009C59B7">
      <w:pPr>
        <w:spacing w:line="480" w:lineRule="auto"/>
        <w:ind w:firstLine="720"/>
        <w:contextualSpacing/>
        <w:rPr>
          <w:ins w:id="949" w:author="Benton, Deon" w:date="2026-03-16T17:19:00Z" w16du:dateUtc="2026-03-16T22:19:00Z"/>
          <w:rFonts w:ascii="Times New Roman" w:hAnsi="Times New Roman" w:cs="Times New Roman"/>
        </w:rPr>
      </w:pPr>
      <w:ins w:id="950" w:author="Benton, Deon" w:date="2026-03-17T13:10:00Z" w16du:dateUtc="2026-03-17T18:10:00Z">
        <w:r>
          <w:rPr>
            <w:rFonts w:ascii="Times New Roman" w:hAnsi="Times New Roman" w:cs="Times New Roman"/>
          </w:rPr>
          <w:t xml:space="preserve">Now consider the study by Liu </w:t>
        </w:r>
      </w:ins>
      <w:ins w:id="951" w:author="Benton, Deon" w:date="2026-03-18T10:09:00Z" w16du:dateUtc="2026-03-18T15:09:00Z">
        <w:r w:rsidR="00230718">
          <w:rPr>
            <w:rFonts w:ascii="Times New Roman" w:hAnsi="Times New Roman" w:cs="Times New Roman"/>
          </w:rPr>
          <w:t>et al.</w:t>
        </w:r>
      </w:ins>
      <w:ins w:id="952" w:author="Benton, Deon" w:date="2026-03-17T13:10:00Z" w16du:dateUtc="2026-03-17T18:10:00Z">
        <w:r>
          <w:rPr>
            <w:rFonts w:ascii="Times New Roman" w:hAnsi="Times New Roman" w:cs="Times New Roman"/>
          </w:rPr>
          <w:t xml:space="preserve"> (2019).</w:t>
        </w:r>
      </w:ins>
      <w:ins w:id="953" w:author="Benton, Deon" w:date="2026-03-17T13:12:00Z" w16du:dateUtc="2026-03-17T18:12:00Z">
        <w:r w:rsidR="00745C47">
          <w:rPr>
            <w:rFonts w:ascii="Times New Roman" w:hAnsi="Times New Roman" w:cs="Times New Roman"/>
          </w:rPr>
          <w:t xml:space="preserve"> In this </w:t>
        </w:r>
      </w:ins>
      <w:ins w:id="954" w:author="Benton, Deon" w:date="2026-03-17T13:13:00Z" w16du:dateUtc="2026-03-17T18:13:00Z">
        <w:r w:rsidR="00745C47">
          <w:rPr>
            <w:rFonts w:ascii="Times New Roman" w:hAnsi="Times New Roman" w:cs="Times New Roman"/>
          </w:rPr>
          <w:t xml:space="preserve">study, </w:t>
        </w:r>
      </w:ins>
      <w:ins w:id="955" w:author="Benton, Deon" w:date="2026-03-17T15:20:00Z" w16du:dateUtc="2026-03-17T20:20:00Z">
        <w:r w:rsidR="00C47526">
          <w:rPr>
            <w:rFonts w:ascii="Times New Roman" w:hAnsi="Times New Roman" w:cs="Times New Roman"/>
          </w:rPr>
          <w:t xml:space="preserve">3-month-olds were </w:t>
        </w:r>
      </w:ins>
      <w:ins w:id="956" w:author="Benton, Deon" w:date="2026-03-17T15:21:00Z" w16du:dateUtc="2026-03-17T20:21:00Z">
        <w:r w:rsidR="00C47526">
          <w:rPr>
            <w:rFonts w:ascii="Times New Roman" w:hAnsi="Times New Roman" w:cs="Times New Roman"/>
          </w:rPr>
          <w:t xml:space="preserve">habituated to an event in which an actor </w:t>
        </w:r>
      </w:ins>
      <w:ins w:id="957" w:author="Benton, Deon" w:date="2026-04-08T14:13:00Z" w16du:dateUtc="2026-04-08T19:13:00Z">
        <w:r w:rsidR="00E17857">
          <w:rPr>
            <w:rFonts w:ascii="Times New Roman" w:hAnsi="Times New Roman" w:cs="Times New Roman"/>
          </w:rPr>
          <w:t>reached either</w:t>
        </w:r>
      </w:ins>
      <w:ins w:id="958" w:author="Benton, Deon" w:date="2026-03-17T15:21:00Z" w16du:dateUtc="2026-03-17T20:21:00Z">
        <w:r w:rsidR="00C47526">
          <w:rPr>
            <w:rFonts w:ascii="Times New Roman" w:hAnsi="Times New Roman" w:cs="Times New Roman"/>
          </w:rPr>
          <w:t xml:space="preserve"> over a barrier </w:t>
        </w:r>
      </w:ins>
      <w:ins w:id="959" w:author="Benton, Deon" w:date="2026-03-17T15:24:00Z" w16du:dateUtc="2026-03-17T20:24:00Z">
        <w:r w:rsidR="005D1CB3">
          <w:rPr>
            <w:rFonts w:ascii="Times New Roman" w:hAnsi="Times New Roman" w:cs="Times New Roman"/>
          </w:rPr>
          <w:t>to grab and lift a ball</w:t>
        </w:r>
      </w:ins>
      <w:ins w:id="960" w:author="Benton, Deon" w:date="2026-03-17T15:26:00Z" w16du:dateUtc="2026-03-17T20:26:00Z">
        <w:r w:rsidR="005D1CB3">
          <w:rPr>
            <w:rFonts w:ascii="Times New Roman" w:hAnsi="Times New Roman" w:cs="Times New Roman"/>
          </w:rPr>
          <w:t xml:space="preserve"> or over </w:t>
        </w:r>
      </w:ins>
      <w:ins w:id="961" w:author="Benton, Deon" w:date="2026-04-08T14:13:00Z" w16du:dateUtc="2026-04-08T19:13:00Z">
        <w:r w:rsidR="00E17857">
          <w:rPr>
            <w:rFonts w:ascii="Times New Roman" w:hAnsi="Times New Roman" w:cs="Times New Roman"/>
          </w:rPr>
          <w:t>(</w:t>
        </w:r>
      </w:ins>
      <w:ins w:id="962" w:author="Benton, Deon" w:date="2026-03-17T15:28:00Z" w16du:dateUtc="2026-03-17T20:28:00Z">
        <w:r w:rsidR="002B4D83">
          <w:rPr>
            <w:rFonts w:ascii="Times New Roman" w:hAnsi="Times New Roman" w:cs="Times New Roman"/>
          </w:rPr>
          <w:t>or beside</w:t>
        </w:r>
      </w:ins>
      <w:ins w:id="963" w:author="Benton, Deon" w:date="2026-04-08T14:13:00Z" w16du:dateUtc="2026-04-08T19:13:00Z">
        <w:r w:rsidR="00E17857">
          <w:rPr>
            <w:rFonts w:ascii="Times New Roman" w:hAnsi="Times New Roman" w:cs="Times New Roman"/>
          </w:rPr>
          <w:t>)</w:t>
        </w:r>
      </w:ins>
      <w:ins w:id="964" w:author="Benton, Deon" w:date="2026-03-17T15:28:00Z" w16du:dateUtc="2026-03-17T20:28:00Z">
        <w:r w:rsidR="002B4D83">
          <w:rPr>
            <w:rFonts w:ascii="Times New Roman" w:hAnsi="Times New Roman" w:cs="Times New Roman"/>
          </w:rPr>
          <w:t xml:space="preserve"> </w:t>
        </w:r>
      </w:ins>
      <w:ins w:id="965" w:author="Benton, Deon" w:date="2026-03-17T15:26:00Z" w16du:dateUtc="2026-03-17T20:26:00Z">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w:t>
        </w:r>
      </w:ins>
      <w:ins w:id="966" w:author="Benton, Deon" w:date="2026-03-17T15:28:00Z" w16du:dateUtc="2026-03-17T20:28:00Z">
        <w:r w:rsidR="00A753E6">
          <w:rPr>
            <w:rFonts w:ascii="Times New Roman" w:hAnsi="Times New Roman" w:cs="Times New Roman"/>
          </w:rPr>
          <w:t xml:space="preserve"> could</w:t>
        </w:r>
      </w:ins>
      <w:ins w:id="967" w:author="Benton, Deon" w:date="2026-03-17T15:26:00Z" w16du:dateUtc="2026-03-17T20:26:00Z">
        <w:r w:rsidR="00A753E6">
          <w:rPr>
            <w:rFonts w:ascii="Times New Roman" w:hAnsi="Times New Roman" w:cs="Times New Roman"/>
          </w:rPr>
          <w:t xml:space="preserve"> </w:t>
        </w:r>
      </w:ins>
      <w:ins w:id="968" w:author="Benton, Deon" w:date="2026-03-17T15:28:00Z" w16du:dateUtc="2026-03-17T20:28:00Z">
        <w:r w:rsidR="00A753E6">
          <w:rPr>
            <w:rFonts w:ascii="Times New Roman" w:hAnsi="Times New Roman" w:cs="Times New Roman"/>
          </w:rPr>
          <w:t>light up and play a soft</w:t>
        </w:r>
      </w:ins>
      <w:ins w:id="969" w:author="Benton, Deon" w:date="2026-03-17T15:26:00Z" w16du:dateUtc="2026-03-17T20:26:00Z">
        <w:r w:rsidR="00A753E6">
          <w:rPr>
            <w:rFonts w:ascii="Times New Roman" w:hAnsi="Times New Roman" w:cs="Times New Roman"/>
          </w:rPr>
          <w:t xml:space="preserve"> sound when the hand contacted it</w:t>
        </w:r>
      </w:ins>
      <w:ins w:id="970" w:author="Benton, Deon" w:date="2026-03-17T15:28:00Z" w16du:dateUtc="2026-03-17T20:28:00Z">
        <w:r w:rsidR="002B4D83">
          <w:rPr>
            <w:rFonts w:ascii="Times New Roman" w:hAnsi="Times New Roman" w:cs="Times New Roman"/>
          </w:rPr>
          <w:t xml:space="preserve"> (causal state change)</w:t>
        </w:r>
        <w:r w:rsidR="00A753E6">
          <w:rPr>
            <w:rFonts w:ascii="Times New Roman" w:hAnsi="Times New Roman" w:cs="Times New Roman"/>
          </w:rPr>
          <w:t xml:space="preserve"> or </w:t>
        </w:r>
      </w:ins>
      <w:ins w:id="971" w:author="Benton, Deon" w:date="2026-03-17T16:49:00Z" w16du:dateUtc="2026-03-17T21:49:00Z">
        <w:r w:rsidR="00F3370F">
          <w:rPr>
            <w:rFonts w:ascii="Times New Roman" w:hAnsi="Times New Roman" w:cs="Times New Roman"/>
          </w:rPr>
          <w:t xml:space="preserve">after a delay and </w:t>
        </w:r>
      </w:ins>
      <w:ins w:id="972" w:author="Benton, Deon" w:date="2026-03-17T15:28:00Z" w16du:dateUtc="2026-03-17T20:28:00Z">
        <w:r w:rsidR="00A753E6">
          <w:rPr>
            <w:rFonts w:ascii="Times New Roman" w:hAnsi="Times New Roman" w:cs="Times New Roman"/>
          </w:rPr>
          <w:t xml:space="preserve">when the hand was </w:t>
        </w:r>
      </w:ins>
      <w:ins w:id="973" w:author="Benton, Deon" w:date="2026-03-17T16:49:00Z" w16du:dateUtc="2026-03-17T21:49:00Z">
        <w:r w:rsidR="00F3370F">
          <w:rPr>
            <w:rFonts w:ascii="Times New Roman" w:hAnsi="Times New Roman" w:cs="Times New Roman"/>
          </w:rPr>
          <w:t xml:space="preserve">not physically </w:t>
        </w:r>
      </w:ins>
      <w:ins w:id="974" w:author="Benton, Deon" w:date="2026-04-08T14:14:00Z" w16du:dateUtc="2026-04-08T19:14:00Z">
        <w:r w:rsidR="00E17857">
          <w:rPr>
            <w:rFonts w:ascii="Times New Roman" w:hAnsi="Times New Roman" w:cs="Times New Roman"/>
          </w:rPr>
          <w:t xml:space="preserve">in contact with it </w:t>
        </w:r>
      </w:ins>
      <w:ins w:id="975" w:author="Benton, Deon" w:date="2026-03-17T15:28:00Z" w16du:dateUtc="2026-03-17T20:28:00Z">
        <w:r w:rsidR="002B4D83">
          <w:rPr>
            <w:rFonts w:ascii="Times New Roman" w:hAnsi="Times New Roman" w:cs="Times New Roman"/>
          </w:rPr>
          <w:t>(non-causal state change</w:t>
        </w:r>
      </w:ins>
      <w:ins w:id="976" w:author="Benton, Deon" w:date="2026-04-08T14:14:00Z" w16du:dateUtc="2026-04-08T19:14:00Z">
        <w:r w:rsidR="00E17857">
          <w:rPr>
            <w:rFonts w:ascii="Times New Roman" w:hAnsi="Times New Roman" w:cs="Times New Roman"/>
          </w:rPr>
          <w:t>)</w:t>
        </w:r>
      </w:ins>
      <w:ins w:id="977" w:author="Benton, Deon" w:date="2026-03-17T15:26:00Z" w16du:dateUtc="2026-03-17T20:26:00Z">
        <w:r w:rsidR="00A753E6">
          <w:rPr>
            <w:rFonts w:ascii="Times New Roman" w:hAnsi="Times New Roman" w:cs="Times New Roman"/>
          </w:rPr>
          <w:t>.</w:t>
        </w:r>
      </w:ins>
      <w:ins w:id="978" w:author="Benton, Deon" w:date="2026-03-17T15:27:00Z" w16du:dateUtc="2026-03-17T20:27:00Z">
        <w:r w:rsidR="00A753E6">
          <w:rPr>
            <w:rFonts w:ascii="Times New Roman" w:hAnsi="Times New Roman" w:cs="Times New Roman"/>
          </w:rPr>
          <w:t xml:space="preserve"> </w:t>
        </w:r>
      </w:ins>
      <w:ins w:id="979" w:author="Benton, Deon" w:date="2026-03-17T15:29:00Z" w16du:dateUtc="2026-03-17T20:29:00Z">
        <w:r w:rsidR="002B4D83">
          <w:rPr>
            <w:rFonts w:ascii="Times New Roman" w:hAnsi="Times New Roman" w:cs="Times New Roman"/>
          </w:rPr>
          <w:t>Infants were then shown</w:t>
        </w:r>
      </w:ins>
      <w:ins w:id="980" w:author="Benton, Deon" w:date="2026-03-17T15:30:00Z" w16du:dateUtc="2026-03-17T20:30:00Z">
        <w:r w:rsidR="002B4D83">
          <w:rPr>
            <w:rFonts w:ascii="Times New Roman" w:hAnsi="Times New Roman" w:cs="Times New Roman"/>
          </w:rPr>
          <w:t xml:space="preserve"> barrierless</w:t>
        </w:r>
      </w:ins>
      <w:ins w:id="981" w:author="Benton, Deon" w:date="2026-03-17T15:29:00Z" w16du:dateUtc="2026-03-17T20:29:00Z">
        <w:r w:rsidR="002B4D83">
          <w:rPr>
            <w:rFonts w:ascii="Times New Roman" w:hAnsi="Times New Roman" w:cs="Times New Roman"/>
          </w:rPr>
          <w:t xml:space="preserve"> efficient (straight path)</w:t>
        </w:r>
      </w:ins>
      <w:ins w:id="982" w:author="Benton, Deon" w:date="2026-03-17T15:30:00Z" w16du:dateUtc="2026-03-17T20:30:00Z">
        <w:r w:rsidR="002B4D83">
          <w:rPr>
            <w:rFonts w:ascii="Times New Roman" w:hAnsi="Times New Roman" w:cs="Times New Roman"/>
          </w:rPr>
          <w:t xml:space="preserve"> and inefficient (curved path) events at test</w:t>
        </w:r>
      </w:ins>
      <w:ins w:id="983" w:author="Benton, Deon" w:date="2026-03-17T15:29:00Z" w16du:dateUtc="2026-03-17T20:29:00Z">
        <w:r w:rsidR="002B4D83">
          <w:rPr>
            <w:rFonts w:ascii="Times New Roman" w:hAnsi="Times New Roman" w:cs="Times New Roman"/>
          </w:rPr>
          <w:t xml:space="preserve">. Liu </w:t>
        </w:r>
      </w:ins>
      <w:ins w:id="984" w:author="Benton, Deon" w:date="2026-03-18T10:32:00Z" w16du:dateUtc="2026-03-18T15:32:00Z">
        <w:r w:rsidR="00934A10">
          <w:rPr>
            <w:rFonts w:ascii="Times New Roman" w:hAnsi="Times New Roman" w:cs="Times New Roman"/>
          </w:rPr>
          <w:t>et al. (2019)</w:t>
        </w:r>
      </w:ins>
      <w:ins w:id="985" w:author="Benton, Deon" w:date="2026-03-17T15:29:00Z" w16du:dateUtc="2026-03-17T20:29:00Z">
        <w:r w:rsidR="002B4D83">
          <w:rPr>
            <w:rFonts w:ascii="Times New Roman" w:hAnsi="Times New Roman" w:cs="Times New Roman"/>
          </w:rPr>
          <w:t xml:space="preserve"> found that </w:t>
        </w:r>
      </w:ins>
      <w:ins w:id="986" w:author="Benton, Deon" w:date="2026-03-18T10:34:00Z" w16du:dateUtc="2026-03-18T15:34:00Z">
        <w:r w:rsidR="00934A10">
          <w:rPr>
            <w:rFonts w:ascii="Times New Roman" w:hAnsi="Times New Roman" w:cs="Times New Roman"/>
          </w:rPr>
          <w:t>infants looked proportionally longer at the inefficient test event than at the efficient one</w:t>
        </w:r>
      </w:ins>
      <w:ins w:id="987" w:author="Benton, Deon" w:date="2026-03-18T10:39:00Z" w16du:dateUtc="2026-03-18T15:39:00Z">
        <w:r w:rsidR="00D60C75">
          <w:rPr>
            <w:rFonts w:ascii="Times New Roman" w:hAnsi="Times New Roman" w:cs="Times New Roman"/>
          </w:rPr>
          <w:t xml:space="preserve"> </w:t>
        </w:r>
      </w:ins>
      <w:ins w:id="988" w:author="Benton, Deon" w:date="2026-03-18T10:45:00Z" w16du:dateUtc="2026-03-18T15:45:00Z">
        <w:r w:rsidR="00082561">
          <w:rPr>
            <w:rFonts w:ascii="Times New Roman" w:hAnsi="Times New Roman" w:cs="Times New Roman"/>
          </w:rPr>
          <w:t xml:space="preserve">following habituation </w:t>
        </w:r>
      </w:ins>
      <w:ins w:id="989" w:author="Benton, Deon" w:date="2026-03-18T11:30:00Z" w16du:dateUtc="2026-03-18T16:30:00Z">
        <w:r w:rsidR="001572EE">
          <w:rPr>
            <w:rFonts w:ascii="Times New Roman" w:hAnsi="Times New Roman" w:cs="Times New Roman"/>
          </w:rPr>
          <w:t>to an event</w:t>
        </w:r>
      </w:ins>
      <w:ins w:id="990" w:author="Benton, Deon" w:date="2026-03-17T15:31:00Z" w16du:dateUtc="2026-03-17T20:31:00Z">
        <w:r w:rsidR="006866F8">
          <w:rPr>
            <w:rFonts w:ascii="Times New Roman" w:hAnsi="Times New Roman" w:cs="Times New Roman"/>
          </w:rPr>
          <w:t xml:space="preserve"> in which the hand</w:t>
        </w:r>
      </w:ins>
      <w:ins w:id="991" w:author="Benton, Deon" w:date="2026-03-18T11:30:00Z" w16du:dateUtc="2026-03-18T16:30:00Z">
        <w:r w:rsidR="001572EE">
          <w:rPr>
            <w:rFonts w:ascii="Times New Roman" w:hAnsi="Times New Roman" w:cs="Times New Roman"/>
          </w:rPr>
          <w:t>, upon reaching ove</w:t>
        </w:r>
      </w:ins>
      <w:ins w:id="992" w:author="Benton, Deon" w:date="2026-03-18T11:31:00Z" w16du:dateUtc="2026-03-18T16:31:00Z">
        <w:r w:rsidR="001572EE">
          <w:rPr>
            <w:rFonts w:ascii="Times New Roman" w:hAnsi="Times New Roman" w:cs="Times New Roman"/>
          </w:rPr>
          <w:t>r the barrier,</w:t>
        </w:r>
      </w:ins>
      <w:ins w:id="993" w:author="Benton, Deon" w:date="2026-03-17T15:31:00Z" w16du:dateUtc="2026-03-17T20:31:00Z">
        <w:r w:rsidR="006866F8">
          <w:rPr>
            <w:rFonts w:ascii="Times New Roman" w:hAnsi="Times New Roman" w:cs="Times New Roman"/>
          </w:rPr>
          <w:t xml:space="preserve"> caused the ball to change state </w:t>
        </w:r>
      </w:ins>
      <w:ins w:id="994" w:author="Benton, Deon" w:date="2026-03-18T11:31:00Z" w16du:dateUtc="2026-03-18T16:31:00Z">
        <w:r w:rsidR="001572EE">
          <w:rPr>
            <w:rFonts w:ascii="Times New Roman" w:hAnsi="Times New Roman" w:cs="Times New Roman"/>
          </w:rPr>
          <w:t xml:space="preserve">by touching it; infants </w:t>
        </w:r>
      </w:ins>
      <w:ins w:id="995" w:author="Benton, Deon" w:date="2026-03-18T15:56:00Z" w16du:dateUtc="2026-03-18T20:56:00Z">
        <w:r w:rsidR="00600E8D">
          <w:rPr>
            <w:rFonts w:ascii="Times New Roman" w:hAnsi="Times New Roman" w:cs="Times New Roman"/>
          </w:rPr>
          <w:t>look for a proportionally equivalent amount of time</w:t>
        </w:r>
      </w:ins>
      <w:ins w:id="996" w:author="Benton, Deon" w:date="2026-03-18T11:31:00Z" w16du:dateUtc="2026-03-18T16:31:00Z">
        <w:r w:rsidR="001572EE">
          <w:rPr>
            <w:rFonts w:ascii="Times New Roman" w:hAnsi="Times New Roman" w:cs="Times New Roman"/>
          </w:rPr>
          <w:t xml:space="preserve"> at both events when the object </w:t>
        </w:r>
      </w:ins>
      <w:ins w:id="997" w:author="Benton, Deon" w:date="2026-03-18T11:32:00Z" w16du:dateUtc="2026-03-18T16:32:00Z">
        <w:r w:rsidR="00473E0E">
          <w:rPr>
            <w:rFonts w:ascii="Times New Roman" w:hAnsi="Times New Roman" w:cs="Times New Roman"/>
          </w:rPr>
          <w:t>either never changed states</w:t>
        </w:r>
      </w:ins>
      <w:ins w:id="998" w:author="Benton, Deon" w:date="2026-03-18T15:56:00Z" w16du:dateUtc="2026-03-18T20:56:00Z">
        <w:r w:rsidR="00600E8D">
          <w:rPr>
            <w:rFonts w:ascii="Times New Roman" w:hAnsi="Times New Roman" w:cs="Times New Roman"/>
          </w:rPr>
          <w:t xml:space="preserve"> when picked up</w:t>
        </w:r>
      </w:ins>
      <w:ins w:id="999" w:author="Benton, Deon" w:date="2026-03-18T15:57:00Z" w16du:dateUtc="2026-03-18T20:57:00Z">
        <w:r w:rsidR="00600E8D">
          <w:rPr>
            <w:rFonts w:ascii="Times New Roman" w:hAnsi="Times New Roman" w:cs="Times New Roman"/>
          </w:rPr>
          <w:t xml:space="preserve">, </w:t>
        </w:r>
      </w:ins>
      <w:ins w:id="1000" w:author="Benton, Deon" w:date="2026-03-18T11:32:00Z" w16du:dateUtc="2026-03-18T16:32:00Z">
        <w:r w:rsidR="00473E0E">
          <w:rPr>
            <w:rFonts w:ascii="Times New Roman" w:hAnsi="Times New Roman" w:cs="Times New Roman"/>
          </w:rPr>
          <w:t xml:space="preserve">did so </w:t>
        </w:r>
      </w:ins>
      <w:ins w:id="1001" w:author="Benton, Deon" w:date="2026-03-18T11:31:00Z" w16du:dateUtc="2026-03-18T16:31:00Z">
        <w:r w:rsidR="001572EE">
          <w:rPr>
            <w:rFonts w:ascii="Times New Roman" w:hAnsi="Times New Roman" w:cs="Times New Roman"/>
          </w:rPr>
          <w:t>after a de</w:t>
        </w:r>
      </w:ins>
      <w:ins w:id="1002" w:author="Benton, Deon" w:date="2026-03-18T11:32:00Z" w16du:dateUtc="2026-03-18T16:32:00Z">
        <w:r w:rsidR="001572EE">
          <w:rPr>
            <w:rFonts w:ascii="Times New Roman" w:hAnsi="Times New Roman" w:cs="Times New Roman"/>
          </w:rPr>
          <w:t>lay</w:t>
        </w:r>
      </w:ins>
      <w:ins w:id="1003" w:author="Benton, Deon" w:date="2026-03-18T15:56:00Z" w16du:dateUtc="2026-03-18T20:56:00Z">
        <w:r w:rsidR="00600E8D">
          <w:rPr>
            <w:rFonts w:ascii="Times New Roman" w:hAnsi="Times New Roman" w:cs="Times New Roman"/>
          </w:rPr>
          <w:t xml:space="preserve"> in the</w:t>
        </w:r>
      </w:ins>
      <w:ins w:id="1004" w:author="Benton, Deon" w:date="2026-03-18T15:57:00Z" w16du:dateUtc="2026-03-18T20:57:00Z">
        <w:r w:rsidR="00600E8D">
          <w:rPr>
            <w:rFonts w:ascii="Times New Roman" w:hAnsi="Times New Roman" w:cs="Times New Roman"/>
          </w:rPr>
          <w:t xml:space="preserve"> absence of a touch by the hand, or the </w:t>
        </w:r>
      </w:ins>
      <w:ins w:id="1005" w:author="Benton, Deon" w:date="2026-03-18T11:32:00Z" w16du:dateUtc="2026-03-18T16:32:00Z">
        <w:r w:rsidR="001572EE">
          <w:rPr>
            <w:rFonts w:ascii="Times New Roman" w:hAnsi="Times New Roman" w:cs="Times New Roman"/>
          </w:rPr>
          <w:t>hand reached besides the barrier</w:t>
        </w:r>
      </w:ins>
      <w:ins w:id="1006" w:author="Benton, Deon" w:date="2026-03-18T15:57:00Z" w16du:dateUtc="2026-03-18T20:57:00Z">
        <w:r w:rsidR="00600E8D">
          <w:rPr>
            <w:rFonts w:ascii="Times New Roman" w:hAnsi="Times New Roman" w:cs="Times New Roman"/>
          </w:rPr>
          <w:t xml:space="preserve"> to cause the object to </w:t>
        </w:r>
        <w:r w:rsidR="00600E8D">
          <w:rPr>
            <w:rFonts w:ascii="Times New Roman" w:hAnsi="Times New Roman" w:cs="Times New Roman"/>
          </w:rPr>
          <w:lastRenderedPageBreak/>
          <w:t>change state</w:t>
        </w:r>
      </w:ins>
      <w:ins w:id="1007" w:author="Benton, Deon" w:date="2026-03-18T15:58:00Z" w16du:dateUtc="2026-03-18T20:58:00Z">
        <w:r w:rsidR="00600E8D">
          <w:rPr>
            <w:rFonts w:ascii="Times New Roman" w:hAnsi="Times New Roman" w:cs="Times New Roman"/>
          </w:rPr>
          <w:t xml:space="preserve">. </w:t>
        </w:r>
      </w:ins>
      <w:ins w:id="1008" w:author="Benton, Deon" w:date="2026-03-18T11:47:00Z" w16du:dateUtc="2026-03-18T16:47:00Z">
        <w:r w:rsidR="00746FB7">
          <w:rPr>
            <w:rFonts w:ascii="Times New Roman" w:hAnsi="Times New Roman" w:cs="Times New Roman"/>
          </w:rPr>
          <w:t>Interesting</w:t>
        </w:r>
      </w:ins>
      <w:ins w:id="1009" w:author="Benton, Deon" w:date="2026-03-18T16:01:00Z" w16du:dateUtc="2026-03-18T21:01:00Z">
        <w:r w:rsidR="00D87A4B">
          <w:rPr>
            <w:rFonts w:ascii="Times New Roman" w:hAnsi="Times New Roman" w:cs="Times New Roman"/>
          </w:rPr>
          <w:t>ly</w:t>
        </w:r>
      </w:ins>
      <w:ins w:id="1010" w:author="Benton, Deon" w:date="2026-03-18T11:47:00Z" w16du:dateUtc="2026-03-18T16:47:00Z">
        <w:r w:rsidR="00746FB7">
          <w:rPr>
            <w:rFonts w:ascii="Times New Roman" w:hAnsi="Times New Roman" w:cs="Times New Roman"/>
          </w:rPr>
          <w:t xml:space="preserve">, although infants </w:t>
        </w:r>
      </w:ins>
      <w:ins w:id="1011" w:author="Benton, Deon" w:date="2026-03-18T11:49:00Z" w16du:dateUtc="2026-03-18T16:49:00Z">
        <w:r w:rsidR="00576E17">
          <w:rPr>
            <w:rFonts w:ascii="Times New Roman" w:hAnsi="Times New Roman" w:cs="Times New Roman"/>
          </w:rPr>
          <w:t>did look proportionally longer</w:t>
        </w:r>
      </w:ins>
      <w:ins w:id="1012" w:author="Benton, Deon" w:date="2026-03-18T15:58:00Z" w16du:dateUtc="2026-03-18T20:58:00Z">
        <w:r w:rsidR="005A7984">
          <w:rPr>
            <w:rFonts w:ascii="Times New Roman" w:hAnsi="Times New Roman" w:cs="Times New Roman"/>
          </w:rPr>
          <w:t xml:space="preserve"> at the inefficient test event than at the efficient</w:t>
        </w:r>
      </w:ins>
      <w:ins w:id="1013" w:author="Benton, Deon" w:date="2026-03-18T16:15:00Z" w16du:dateUtc="2026-03-18T21:15:00Z">
        <w:r w:rsidR="009C59B7">
          <w:rPr>
            <w:rFonts w:ascii="Times New Roman" w:hAnsi="Times New Roman" w:cs="Times New Roman"/>
          </w:rPr>
          <w:t xml:space="preserve"> event</w:t>
        </w:r>
      </w:ins>
      <w:ins w:id="1014" w:author="Benton, Deon" w:date="2026-03-18T15:58:00Z" w16du:dateUtc="2026-03-18T20:58:00Z">
        <w:r w:rsidR="005A7984">
          <w:rPr>
            <w:rFonts w:ascii="Times New Roman" w:hAnsi="Times New Roman" w:cs="Times New Roman"/>
          </w:rPr>
          <w:t xml:space="preserve"> when the object changed states and the hand was physically constrained by the barrier, </w:t>
        </w:r>
      </w:ins>
      <w:ins w:id="1015" w:author="Benton, Deon" w:date="2026-03-18T16:00:00Z" w16du:dateUtc="2026-03-18T21:00:00Z">
        <w:r w:rsidR="00D87A4B">
          <w:rPr>
            <w:rFonts w:ascii="Times New Roman" w:hAnsi="Times New Roman" w:cs="Times New Roman"/>
          </w:rPr>
          <w:t xml:space="preserve">inspection of the raw looking-time data in the Supplementary Materials </w:t>
        </w:r>
      </w:ins>
      <w:ins w:id="1016" w:author="Benton, Deon" w:date="2026-03-18T16:15:00Z" w16du:dateUtc="2026-03-18T21:15:00Z">
        <w:r w:rsidR="009C59B7">
          <w:rPr>
            <w:rFonts w:ascii="Times New Roman" w:hAnsi="Times New Roman" w:cs="Times New Roman"/>
          </w:rPr>
          <w:t>tells a different story: The same infants</w:t>
        </w:r>
      </w:ins>
      <w:ins w:id="1017" w:author="Benton, Deon" w:date="2026-03-18T16:16:00Z" w16du:dateUtc="2026-03-18T21:16:00Z">
        <w:r w:rsidR="009C59B7">
          <w:rPr>
            <w:rFonts w:ascii="Times New Roman" w:hAnsi="Times New Roman" w:cs="Times New Roman"/>
          </w:rPr>
          <w:t xml:space="preserve">,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ins>
      <w:ins w:id="1018" w:author="Benton, Deon" w:date="2026-03-18T16:19:00Z" w16du:dateUtc="2026-03-18T21:19:00Z">
        <w:r w:rsidR="00266050">
          <w:rPr>
            <w:rFonts w:ascii="Times New Roman" w:hAnsi="Times New Roman" w:cs="Times New Roman"/>
          </w:rPr>
          <w:t>These conflicting results suggest that the finding</w:t>
        </w:r>
      </w:ins>
      <w:ins w:id="1019" w:author="Benton, Deon" w:date="2026-04-08T14:14:00Z" w16du:dateUtc="2026-04-08T19:14:00Z">
        <w:r w:rsidR="006340A7">
          <w:rPr>
            <w:rFonts w:ascii="Times New Roman" w:hAnsi="Times New Roman" w:cs="Times New Roman"/>
          </w:rPr>
          <w:t>s</w:t>
        </w:r>
      </w:ins>
      <w:ins w:id="1020" w:author="Benton, Deon" w:date="2026-03-18T16:19:00Z" w16du:dateUtc="2026-03-18T21:19:00Z">
        <w:r w:rsidR="00266050">
          <w:rPr>
            <w:rFonts w:ascii="Times New Roman" w:hAnsi="Times New Roman" w:cs="Times New Roman"/>
          </w:rPr>
          <w:t xml:space="preserve"> reported in the main paper</w:t>
        </w:r>
      </w:ins>
      <w:ins w:id="1021" w:author="Benton, Deon" w:date="2026-03-18T16:03:00Z" w16du:dateUtc="2026-03-18T21:03:00Z">
        <w:r w:rsidR="0080004F">
          <w:rPr>
            <w:rFonts w:ascii="Times New Roman" w:hAnsi="Times New Roman" w:cs="Times New Roman"/>
          </w:rPr>
          <w:t xml:space="preserve"> may be more a reflection of how looking time was operationally defined than</w:t>
        </w:r>
      </w:ins>
      <w:ins w:id="1022" w:author="Benton, Deon" w:date="2026-04-14T13:23:00Z" w16du:dateUtc="2026-04-14T18:23:00Z">
        <w:r w:rsidR="00B74FB8">
          <w:rPr>
            <w:rFonts w:ascii="Times New Roman" w:hAnsi="Times New Roman" w:cs="Times New Roman"/>
          </w:rPr>
          <w:t xml:space="preserve"> of</w:t>
        </w:r>
      </w:ins>
      <w:ins w:id="1023" w:author="Benton, Deon" w:date="2026-03-18T16:03:00Z" w16du:dateUtc="2026-03-18T21:03:00Z">
        <w:r w:rsidR="0080004F">
          <w:rPr>
            <w:rFonts w:ascii="Times New Roman" w:hAnsi="Times New Roman" w:cs="Times New Roman"/>
          </w:rPr>
          <w:t xml:space="preserve"> </w:t>
        </w:r>
      </w:ins>
      <w:ins w:id="1024" w:author="Benton, Deon" w:date="2026-04-14T13:23:00Z" w16du:dateUtc="2026-04-14T18:23:00Z">
        <w:r w:rsidR="00095B88">
          <w:rPr>
            <w:rFonts w:ascii="Times New Roman" w:hAnsi="Times New Roman" w:cs="Times New Roman"/>
          </w:rPr>
          <w:t xml:space="preserve">infants’ sensitivity to action efficiency. </w:t>
        </w:r>
      </w:ins>
      <w:ins w:id="1025" w:author="Benton, Deon" w:date="2026-04-14T13:24:00Z" w16du:dateUtc="2026-04-14T18:24:00Z">
        <w:r w:rsidR="00A6761E">
          <w:rPr>
            <w:rFonts w:ascii="Times New Roman" w:hAnsi="Times New Roman" w:cs="Times New Roman"/>
          </w:rPr>
          <w:t>Some c</w:t>
        </w:r>
        <w:r w:rsidR="00B74FB8">
          <w:rPr>
            <w:rFonts w:ascii="Times New Roman" w:hAnsi="Times New Roman" w:cs="Times New Roman"/>
          </w:rPr>
          <w:t xml:space="preserve">aution should therefore </w:t>
        </w:r>
      </w:ins>
      <w:ins w:id="1026" w:author="Benton, Deon" w:date="2026-03-18T16:20:00Z" w16du:dateUtc="2026-03-18T21:20:00Z">
        <w:r w:rsidR="00F77620">
          <w:rPr>
            <w:rFonts w:ascii="Times New Roman" w:hAnsi="Times New Roman" w:cs="Times New Roman"/>
          </w:rPr>
          <w:t>be exercised before</w:t>
        </w:r>
      </w:ins>
      <w:ins w:id="1027" w:author="Benton, Deon" w:date="2026-03-18T16:18:00Z" w16du:dateUtc="2026-03-18T21:18:00Z">
        <w:r w:rsidR="00266050">
          <w:rPr>
            <w:rFonts w:ascii="Times New Roman" w:hAnsi="Times New Roman" w:cs="Times New Roman"/>
          </w:rPr>
          <w:t xml:space="preserve"> accepting the conclusion that</w:t>
        </w:r>
      </w:ins>
      <w:ins w:id="1028" w:author="Benton, Deon" w:date="2026-03-17T15:32:00Z" w16du:dateUtc="2026-03-17T20:32:00Z">
        <w:r w:rsidR="006866F8">
          <w:rPr>
            <w:rFonts w:ascii="Times New Roman" w:hAnsi="Times New Roman" w:cs="Times New Roman"/>
          </w:rPr>
          <w:t xml:space="preserve"> </w:t>
        </w:r>
      </w:ins>
      <w:ins w:id="1029" w:author="Benton, Deon" w:date="2026-03-18T16:34:00Z" w16du:dateUtc="2026-03-18T21:34:00Z">
        <w:r w:rsidR="008929AE">
          <w:rPr>
            <w:rFonts w:ascii="Times New Roman" w:hAnsi="Times New Roman" w:cs="Times New Roman"/>
          </w:rPr>
          <w:t>pre-reaching 3-month-olds</w:t>
        </w:r>
      </w:ins>
      <w:ins w:id="1030" w:author="Benton, Deon" w:date="2026-03-17T15:32:00Z" w16du:dateUtc="2026-03-17T20:32:00Z">
        <w:r w:rsidR="006866F8">
          <w:rPr>
            <w:rFonts w:ascii="Times New Roman" w:hAnsi="Times New Roman" w:cs="Times New Roman"/>
          </w:rPr>
          <w:t xml:space="preserve"> can process </w:t>
        </w:r>
      </w:ins>
      <w:ins w:id="1031" w:author="Benton, Deon" w:date="2026-03-18T16:34:00Z" w16du:dateUtc="2026-03-18T21:34:00Z">
        <w:r w:rsidR="00A80E39">
          <w:rPr>
            <w:rFonts w:ascii="Times New Roman" w:hAnsi="Times New Roman" w:cs="Times New Roman"/>
          </w:rPr>
          <w:t xml:space="preserve">causally efficacious </w:t>
        </w:r>
      </w:ins>
      <w:ins w:id="1032" w:author="Benton, Deon" w:date="2026-03-17T15:32:00Z" w16du:dateUtc="2026-03-17T20:32:00Z">
        <w:r w:rsidR="006866F8">
          <w:rPr>
            <w:rFonts w:ascii="Times New Roman" w:hAnsi="Times New Roman" w:cs="Times New Roman"/>
          </w:rPr>
          <w:t>actions in terms of their efficiency</w:t>
        </w:r>
      </w:ins>
      <w:ins w:id="1033" w:author="Benton, Deon" w:date="2026-03-17T15:33:00Z" w16du:dateUtc="2026-03-17T20:33:00Z">
        <w:r w:rsidR="00AC2BE6">
          <w:rPr>
            <w:rFonts w:ascii="Times New Roman" w:hAnsi="Times New Roman" w:cs="Times New Roman"/>
          </w:rPr>
          <w:t>.</w:t>
        </w:r>
      </w:ins>
      <w:ins w:id="1034" w:author="Benton, Deon" w:date="2026-03-17T15:32:00Z" w16du:dateUtc="2026-03-17T20:32:00Z">
        <w:r w:rsidR="006866F8">
          <w:rPr>
            <w:rFonts w:ascii="Times New Roman" w:hAnsi="Times New Roman" w:cs="Times New Roman"/>
          </w:rPr>
          <w:t xml:space="preserve"> </w:t>
        </w:r>
      </w:ins>
      <w:ins w:id="1035" w:author="Benton, Deon" w:date="2026-04-14T13:24:00Z" w16du:dateUtc="2026-04-14T18:24:00Z">
        <w:r w:rsidR="00AC5804">
          <w:rPr>
            <w:rFonts w:ascii="Times New Roman" w:hAnsi="Times New Roman" w:cs="Times New Roman"/>
          </w:rPr>
          <w:t>Although it was the case that</w:t>
        </w:r>
      </w:ins>
      <w:ins w:id="1036" w:author="Benton, Deon" w:date="2026-03-18T16:39:00Z" w16du:dateUtc="2026-03-18T21:39:00Z">
        <w:r w:rsidR="002A6F3D">
          <w:rPr>
            <w:rFonts w:ascii="Times New Roman" w:hAnsi="Times New Roman" w:cs="Times New Roman"/>
          </w:rPr>
          <w:t xml:space="preserve"> Skerry et al. (2013) </w:t>
        </w:r>
      </w:ins>
      <w:ins w:id="1037" w:author="Benton, Deon" w:date="2026-03-18T16:41:00Z" w16du:dateUtc="2026-03-18T21:41:00Z">
        <w:r w:rsidR="002A6F3D">
          <w:rPr>
            <w:rFonts w:ascii="Times New Roman" w:hAnsi="Times New Roman" w:cs="Times New Roman"/>
          </w:rPr>
          <w:t xml:space="preserve">also </w:t>
        </w:r>
      </w:ins>
      <w:ins w:id="1038" w:author="Benton, Deon" w:date="2026-03-18T16:39:00Z" w16du:dateUtc="2026-03-18T21:39:00Z">
        <w:r w:rsidR="002A6F3D">
          <w:rPr>
            <w:rFonts w:ascii="Times New Roman" w:hAnsi="Times New Roman" w:cs="Times New Roman"/>
          </w:rPr>
          <w:t xml:space="preserve">report proportional </w:t>
        </w:r>
      </w:ins>
      <w:ins w:id="1039" w:author="Benton, Deon" w:date="2026-04-14T13:24:00Z" w16du:dateUtc="2026-04-14T18:24:00Z">
        <w:r w:rsidR="00AC5804">
          <w:rPr>
            <w:rFonts w:ascii="Times New Roman" w:hAnsi="Times New Roman" w:cs="Times New Roman"/>
          </w:rPr>
          <w:t>looking in their main paper,</w:t>
        </w:r>
      </w:ins>
      <w:ins w:id="1040" w:author="Benton, Deon" w:date="2026-03-18T16:41:00Z" w16du:dateUtc="2026-03-18T21:41:00Z">
        <w:r w:rsidR="002A6F3D">
          <w:rPr>
            <w:rFonts w:ascii="Times New Roman" w:hAnsi="Times New Roman" w:cs="Times New Roman"/>
          </w:rPr>
          <w:t xml:space="preserve"> inspection of the raw looking times in the</w:t>
        </w:r>
      </w:ins>
      <w:ins w:id="1041" w:author="Benton, Deon" w:date="2026-04-14T13:22:00Z" w16du:dateUtc="2026-04-14T18:22:00Z">
        <w:r w:rsidR="0005005B">
          <w:rPr>
            <w:rFonts w:ascii="Times New Roman" w:hAnsi="Times New Roman" w:cs="Times New Roman"/>
          </w:rPr>
          <w:t>ir</w:t>
        </w:r>
      </w:ins>
      <w:ins w:id="1042" w:author="Benton, Deon" w:date="2026-03-18T16:41:00Z" w16du:dateUtc="2026-03-18T21:41:00Z">
        <w:r w:rsidR="002A6F3D">
          <w:rPr>
            <w:rFonts w:ascii="Times New Roman" w:hAnsi="Times New Roman" w:cs="Times New Roman"/>
          </w:rPr>
          <w:t xml:space="preserve"> Supplementary Materials </w:t>
        </w:r>
      </w:ins>
      <w:ins w:id="1043" w:author="Benton, Deon" w:date="2026-03-18T16:42:00Z" w16du:dateUtc="2026-03-18T21:42:00Z">
        <w:r w:rsidR="002A6F3D">
          <w:rPr>
            <w:rFonts w:ascii="Times New Roman" w:hAnsi="Times New Roman" w:cs="Times New Roman"/>
          </w:rPr>
          <w:t xml:space="preserve">showed </w:t>
        </w:r>
      </w:ins>
      <w:ins w:id="1044" w:author="Benton, Deon" w:date="2026-04-14T13:25:00Z" w16du:dateUtc="2026-04-14T18:25:00Z">
        <w:r w:rsidR="002A3587">
          <w:rPr>
            <w:rFonts w:ascii="Times New Roman" w:hAnsi="Times New Roman" w:cs="Times New Roman"/>
          </w:rPr>
          <w:t>that they were</w:t>
        </w:r>
      </w:ins>
      <w:ins w:id="1045" w:author="Benton, Deon" w:date="2026-03-18T16:42:00Z" w16du:dateUtc="2026-03-18T21:42:00Z">
        <w:r w:rsidR="00720784">
          <w:rPr>
            <w:rFonts w:ascii="Times New Roman" w:hAnsi="Times New Roman" w:cs="Times New Roman"/>
          </w:rPr>
          <w:t xml:space="preserve"> aligned </w:t>
        </w:r>
        <w:r w:rsidR="001D2A6B">
          <w:rPr>
            <w:rFonts w:ascii="Times New Roman" w:hAnsi="Times New Roman" w:cs="Times New Roman"/>
          </w:rPr>
          <w:t>with</w:t>
        </w:r>
        <w:r w:rsidR="00720784">
          <w:rPr>
            <w:rFonts w:ascii="Times New Roman" w:hAnsi="Times New Roman" w:cs="Times New Roman"/>
          </w:rPr>
          <w:t xml:space="preserve"> the</w:t>
        </w:r>
      </w:ins>
      <w:ins w:id="1046" w:author="Benton, Deon" w:date="2026-04-14T13:25:00Z" w16du:dateUtc="2026-04-14T18:25:00Z">
        <w:r w:rsidR="002A3587">
          <w:rPr>
            <w:rFonts w:ascii="Times New Roman" w:hAnsi="Times New Roman" w:cs="Times New Roman"/>
          </w:rPr>
          <w:t xml:space="preserve"> reported</w:t>
        </w:r>
      </w:ins>
      <w:ins w:id="1047" w:author="Benton, Deon" w:date="2026-03-18T16:42:00Z" w16du:dateUtc="2026-03-18T21:42:00Z">
        <w:r w:rsidR="00720784">
          <w:rPr>
            <w:rFonts w:ascii="Times New Roman" w:hAnsi="Times New Roman" w:cs="Times New Roman"/>
          </w:rPr>
          <w:t xml:space="preserve"> </w:t>
        </w:r>
      </w:ins>
      <w:ins w:id="1048" w:author="Benton, Deon" w:date="2026-03-18T16:41:00Z" w16du:dateUtc="2026-03-18T21:41:00Z">
        <w:r w:rsidR="002A6F3D">
          <w:rPr>
            <w:rFonts w:ascii="Times New Roman" w:hAnsi="Times New Roman" w:cs="Times New Roman"/>
          </w:rPr>
          <w:t xml:space="preserve">proportional </w:t>
        </w:r>
      </w:ins>
      <w:ins w:id="1049" w:author="Benton, Deon" w:date="2026-04-14T13:25:00Z" w16du:dateUtc="2026-04-14T18:25:00Z">
        <w:r w:rsidR="002A3587">
          <w:rPr>
            <w:rFonts w:ascii="Times New Roman" w:hAnsi="Times New Roman" w:cs="Times New Roman"/>
          </w:rPr>
          <w:t>looks</w:t>
        </w:r>
      </w:ins>
      <w:ins w:id="1050" w:author="Benton, Deon" w:date="2026-03-18T16:42:00Z" w16du:dateUtc="2026-03-18T21:42:00Z">
        <w:r w:rsidR="00720784">
          <w:rPr>
            <w:rFonts w:ascii="Times New Roman" w:hAnsi="Times New Roman" w:cs="Times New Roman"/>
          </w:rPr>
          <w:t xml:space="preserve">. </w:t>
        </w:r>
      </w:ins>
    </w:p>
    <w:p w14:paraId="3F43DA49" w14:textId="2E27A228" w:rsidR="00B3601A" w:rsidRDefault="009125B3" w:rsidP="0096761D">
      <w:pPr>
        <w:spacing w:line="480" w:lineRule="auto"/>
        <w:ind w:firstLine="720"/>
        <w:contextualSpacing/>
        <w:rPr>
          <w:ins w:id="1051" w:author="Benton, Deon" w:date="2026-03-17T16:20:00Z" w16du:dateUtc="2026-03-17T21:20:00Z"/>
          <w:rFonts w:ascii="Times New Roman" w:hAnsi="Times New Roman" w:cs="Times New Roman"/>
        </w:rPr>
      </w:pPr>
      <w:ins w:id="1052" w:author="Benton, Deon" w:date="2026-04-14T13:25:00Z" w16du:dateUtc="2026-04-14T18:25:00Z">
        <w:r>
          <w:rPr>
            <w:rFonts w:ascii="Times New Roman" w:hAnsi="Times New Roman" w:cs="Times New Roman"/>
          </w:rPr>
          <w:t>This issue notwithstandin</w:t>
        </w:r>
      </w:ins>
      <w:ins w:id="1053" w:author="Benton, Deon" w:date="2026-04-14T13:26:00Z" w16du:dateUtc="2026-04-14T18:26:00Z">
        <w:r>
          <w:rPr>
            <w:rFonts w:ascii="Times New Roman" w:hAnsi="Times New Roman" w:cs="Times New Roman"/>
          </w:rPr>
          <w:t>g, t</w:t>
        </w:r>
      </w:ins>
      <w:ins w:id="1054" w:author="Benton, Deon" w:date="2026-04-08T14:16:00Z" w16du:dateUtc="2026-04-08T19:16:00Z">
        <w:r w:rsidR="00940FBC">
          <w:rPr>
            <w:rFonts w:ascii="Times New Roman" w:hAnsi="Times New Roman" w:cs="Times New Roman"/>
          </w:rPr>
          <w:t>he</w:t>
        </w:r>
      </w:ins>
      <w:ins w:id="1055" w:author="Benton, Deon" w:date="2026-04-08T14:15:00Z" w16du:dateUtc="2026-04-08T19:15:00Z">
        <w:r w:rsidR="00940FBC">
          <w:rPr>
            <w:rFonts w:ascii="Times New Roman" w:hAnsi="Times New Roman" w:cs="Times New Roman"/>
          </w:rPr>
          <w:t xml:space="preserve"> </w:t>
        </w:r>
      </w:ins>
      <w:ins w:id="1056" w:author="Benton, Deon" w:date="2026-04-14T13:26:00Z" w16du:dateUtc="2026-04-14T18:26:00Z">
        <w:r w:rsidR="00CF0533">
          <w:rPr>
            <w:rFonts w:ascii="Times New Roman" w:hAnsi="Times New Roman" w:cs="Times New Roman"/>
          </w:rPr>
          <w:t xml:space="preserve">findings raise a crucial </w:t>
        </w:r>
      </w:ins>
      <w:ins w:id="1057" w:author="Benton, Deon" w:date="2026-04-08T14:15:00Z" w16du:dateUtc="2026-04-08T19:15:00Z">
        <w:r w:rsidR="00940FBC">
          <w:rPr>
            <w:rFonts w:ascii="Times New Roman" w:hAnsi="Times New Roman" w:cs="Times New Roman"/>
          </w:rPr>
          <w:t>challenge</w:t>
        </w:r>
      </w:ins>
      <w:ins w:id="1058" w:author="Benton, Deon" w:date="2026-04-14T13:26:00Z" w16du:dateUtc="2026-04-14T18:26:00Z">
        <w:r w:rsidR="00CF0533">
          <w:rPr>
            <w:rFonts w:ascii="Times New Roman" w:hAnsi="Times New Roman" w:cs="Times New Roman"/>
          </w:rPr>
          <w:t>:</w:t>
        </w:r>
      </w:ins>
      <w:ins w:id="1059" w:author="Benton, Deon" w:date="2026-03-16T17:19:00Z" w16du:dateUtc="2026-03-16T22:19:00Z">
        <w:r w:rsidR="006F58C2">
          <w:rPr>
            <w:rFonts w:ascii="Times New Roman" w:hAnsi="Times New Roman" w:cs="Times New Roman"/>
          </w:rPr>
          <w:t xml:space="preserve"> </w:t>
        </w:r>
      </w:ins>
      <w:ins w:id="1060" w:author="Benton, Deon" w:date="2026-04-14T13:26:00Z" w16du:dateUtc="2026-04-14T18:26:00Z">
        <w:r w:rsidR="00CF0533">
          <w:rPr>
            <w:rFonts w:ascii="Times New Roman" w:hAnsi="Times New Roman" w:cs="Times New Roman"/>
          </w:rPr>
          <w:t xml:space="preserve">How can these impressive findings be </w:t>
        </w:r>
      </w:ins>
      <w:ins w:id="1061" w:author="Benton, Deon" w:date="2026-04-14T13:29:00Z" w16du:dateUtc="2026-04-14T18:29:00Z">
        <w:r w:rsidR="00C82F77">
          <w:rPr>
            <w:rFonts w:ascii="Times New Roman" w:hAnsi="Times New Roman" w:cs="Times New Roman"/>
          </w:rPr>
          <w:t>reconciled with</w:t>
        </w:r>
      </w:ins>
      <w:ins w:id="1062" w:author="Benton, Deon" w:date="2026-03-17T15:38:00Z" w16du:dateUtc="2026-03-17T20:38:00Z">
        <w:r w:rsidR="00571546">
          <w:rPr>
            <w:rFonts w:ascii="Times New Roman" w:hAnsi="Times New Roman" w:cs="Times New Roman"/>
          </w:rPr>
          <w:t xml:space="preserve"> the </w:t>
        </w:r>
      </w:ins>
      <w:ins w:id="1063" w:author="Benton, Deon" w:date="2026-03-17T15:39:00Z" w16du:dateUtc="2026-03-17T20:39:00Z">
        <w:r w:rsidR="00832F06">
          <w:rPr>
            <w:rFonts w:ascii="Times New Roman" w:hAnsi="Times New Roman" w:cs="Times New Roman"/>
          </w:rPr>
          <w:t xml:space="preserve">present notion that infants’ </w:t>
        </w:r>
      </w:ins>
      <w:ins w:id="1064" w:author="Benton, Deon" w:date="2026-03-17T15:36:00Z" w16du:dateUtc="2026-03-17T20:36:00Z">
        <w:r w:rsidR="003A7CC6">
          <w:rPr>
            <w:rFonts w:ascii="Times New Roman" w:hAnsi="Times New Roman" w:cs="Times New Roman"/>
          </w:rPr>
          <w:t xml:space="preserve">looking behaviors in action understanding studies </w:t>
        </w:r>
      </w:ins>
      <w:ins w:id="1065" w:author="Benton, Deon" w:date="2026-03-17T15:43:00Z" w16du:dateUtc="2026-03-17T20:43:00Z">
        <w:r w:rsidR="00736A8C">
          <w:rPr>
            <w:rFonts w:ascii="Times New Roman" w:hAnsi="Times New Roman" w:cs="Times New Roman"/>
          </w:rPr>
          <w:t>derive</w:t>
        </w:r>
      </w:ins>
      <w:ins w:id="1066" w:author="Benton, Deon" w:date="2026-03-17T15:37:00Z" w16du:dateUtc="2026-03-17T20:37:00Z">
        <w:r w:rsidR="00571546">
          <w:rPr>
            <w:rFonts w:ascii="Times New Roman" w:hAnsi="Times New Roman" w:cs="Times New Roman"/>
          </w:rPr>
          <w:t xml:space="preserve"> </w:t>
        </w:r>
      </w:ins>
      <w:ins w:id="1067" w:author="Benton, Deon" w:date="2026-04-14T13:27:00Z" w16du:dateUtc="2026-04-14T18:27:00Z">
        <w:r w:rsidR="00CF0533">
          <w:rPr>
            <w:rFonts w:ascii="Times New Roman" w:hAnsi="Times New Roman" w:cs="Times New Roman"/>
          </w:rPr>
          <w:t xml:space="preserve">from </w:t>
        </w:r>
      </w:ins>
      <w:ins w:id="1068" w:author="Benton, Deon" w:date="2026-04-14T13:29:00Z" w16du:dateUtc="2026-04-14T18:29:00Z">
        <w:r w:rsidR="00C82F77">
          <w:rPr>
            <w:rFonts w:ascii="Times New Roman" w:hAnsi="Times New Roman" w:cs="Times New Roman"/>
          </w:rPr>
          <w:t xml:space="preserve">both </w:t>
        </w:r>
      </w:ins>
      <w:ins w:id="1069" w:author="Benton, Deon" w:date="2026-04-14T13:28:00Z" w16du:dateUtc="2026-04-14T18:28:00Z">
        <w:r w:rsidR="003E7940">
          <w:rPr>
            <w:rFonts w:ascii="Times New Roman" w:hAnsi="Times New Roman" w:cs="Times New Roman"/>
          </w:rPr>
          <w:t xml:space="preserve">the </w:t>
        </w:r>
      </w:ins>
      <w:ins w:id="1070" w:author="Benton, Deon" w:date="2026-04-14T13:27:00Z" w16du:dateUtc="2026-04-14T18:27:00Z">
        <w:r w:rsidR="00CF0533">
          <w:rPr>
            <w:rFonts w:ascii="Times New Roman" w:hAnsi="Times New Roman" w:cs="Times New Roman"/>
          </w:rPr>
          <w:t>experience</w:t>
        </w:r>
      </w:ins>
      <w:ins w:id="1071" w:author="Benton, Deon" w:date="2026-04-14T13:29:00Z" w16du:dateUtc="2026-04-14T18:29:00Z">
        <w:r w:rsidR="00C82F77">
          <w:rPr>
            <w:rFonts w:ascii="Times New Roman" w:hAnsi="Times New Roman" w:cs="Times New Roman"/>
          </w:rPr>
          <w:t xml:space="preserve"> of</w:t>
        </w:r>
      </w:ins>
      <w:ins w:id="1072" w:author="Benton, Deon" w:date="2026-04-14T13:28:00Z" w16du:dateUtc="2026-04-14T18:28:00Z">
        <w:r w:rsidR="00C82F77">
          <w:rPr>
            <w:rFonts w:ascii="Times New Roman" w:hAnsi="Times New Roman" w:cs="Times New Roman"/>
          </w:rPr>
          <w:t xml:space="preserve"> processing</w:t>
        </w:r>
      </w:ins>
      <w:ins w:id="1073" w:author="Benton, Deon" w:date="2026-04-14T13:29:00Z" w16du:dateUtc="2026-04-14T18:29:00Z">
        <w:r w:rsidR="00C82F77">
          <w:rPr>
            <w:rFonts w:ascii="Times New Roman" w:hAnsi="Times New Roman" w:cs="Times New Roman"/>
          </w:rPr>
          <w:t xml:space="preserve"> others’</w:t>
        </w:r>
      </w:ins>
      <w:ins w:id="1074" w:author="Benton, Deon" w:date="2026-04-14T13:28:00Z" w16du:dateUtc="2026-04-14T18:28:00Z">
        <w:r w:rsidR="00C82F77">
          <w:rPr>
            <w:rFonts w:ascii="Times New Roman" w:hAnsi="Times New Roman" w:cs="Times New Roman"/>
          </w:rPr>
          <w:t xml:space="preserve"> actions and an associative learning mechanism that operates ove</w:t>
        </w:r>
      </w:ins>
      <w:ins w:id="1075" w:author="Benton, Deon" w:date="2026-04-14T13:29:00Z" w16du:dateUtc="2026-04-14T18:29:00Z">
        <w:r w:rsidR="00C82F77">
          <w:rPr>
            <w:rFonts w:ascii="Times New Roman" w:hAnsi="Times New Roman" w:cs="Times New Roman"/>
          </w:rPr>
          <w:t>r that experience.</w:t>
        </w:r>
      </w:ins>
      <w:ins w:id="1076" w:author="Benton, Deon" w:date="2026-04-14T13:28:00Z" w16du:dateUtc="2026-04-14T18:28:00Z">
        <w:r w:rsidR="003E7940">
          <w:rPr>
            <w:rFonts w:ascii="Times New Roman" w:hAnsi="Times New Roman" w:cs="Times New Roman"/>
          </w:rPr>
          <w:t xml:space="preserve"> </w:t>
        </w:r>
      </w:ins>
      <w:ins w:id="1077" w:author="Benton, Deon" w:date="2026-04-14T13:30:00Z" w16du:dateUtc="2026-04-14T18:30:00Z">
        <w:r w:rsidR="00CA1341">
          <w:rPr>
            <w:rFonts w:ascii="Times New Roman" w:hAnsi="Times New Roman" w:cs="Times New Roman"/>
          </w:rPr>
          <w:t xml:space="preserve">Perhaps one way to reconcile the two is </w:t>
        </w:r>
      </w:ins>
      <w:ins w:id="1078" w:author="Benton, Deon" w:date="2026-03-17T15:40:00Z" w16du:dateUtc="2026-03-17T20:40:00Z">
        <w:r w:rsidR="00832F06">
          <w:rPr>
            <w:rFonts w:ascii="Times New Roman" w:hAnsi="Times New Roman" w:cs="Times New Roman"/>
          </w:rPr>
          <w:t>to consider</w:t>
        </w:r>
      </w:ins>
      <w:ins w:id="1079" w:author="Benton, Deon" w:date="2026-03-17T15:48:00Z" w16du:dateUtc="2026-03-17T20:48:00Z">
        <w:r w:rsidR="00B30C52">
          <w:rPr>
            <w:rFonts w:ascii="Times New Roman" w:hAnsi="Times New Roman" w:cs="Times New Roman"/>
          </w:rPr>
          <w:t xml:space="preserve"> the</w:t>
        </w:r>
      </w:ins>
      <w:ins w:id="1080" w:author="Benton, Deon" w:date="2026-03-17T15:40:00Z" w16du:dateUtc="2026-03-17T20:40:00Z">
        <w:r w:rsidR="00832F06">
          <w:rPr>
            <w:rFonts w:ascii="Times New Roman" w:hAnsi="Times New Roman" w:cs="Times New Roman"/>
          </w:rPr>
          <w:t xml:space="preserve"> </w:t>
        </w:r>
      </w:ins>
      <w:ins w:id="1081" w:author="Benton, Deon" w:date="2026-03-17T15:42:00Z" w16du:dateUtc="2026-03-17T20:42:00Z">
        <w:r w:rsidR="00622034">
          <w:rPr>
            <w:rFonts w:ascii="Times New Roman" w:hAnsi="Times New Roman" w:cs="Times New Roman"/>
          </w:rPr>
          <w:t xml:space="preserve">potential </w:t>
        </w:r>
      </w:ins>
      <w:ins w:id="1082" w:author="Benton, Deon" w:date="2026-03-17T15:48:00Z" w16du:dateUtc="2026-03-17T20:48:00Z">
        <w:r w:rsidR="00B30C52">
          <w:rPr>
            <w:rFonts w:ascii="Times New Roman" w:hAnsi="Times New Roman" w:cs="Times New Roman"/>
          </w:rPr>
          <w:t>effect</w:t>
        </w:r>
      </w:ins>
      <w:ins w:id="1083" w:author="Benton, Deon" w:date="2026-04-14T13:31:00Z" w16du:dateUtc="2026-04-14T18:31:00Z">
        <w:r w:rsidR="009C2F46">
          <w:rPr>
            <w:rFonts w:ascii="Times New Roman" w:hAnsi="Times New Roman" w:cs="Times New Roman"/>
          </w:rPr>
          <w:t xml:space="preserve"> that </w:t>
        </w:r>
      </w:ins>
      <w:ins w:id="1084" w:author="Benton, Deon" w:date="2026-04-14T13:30:00Z" w16du:dateUtc="2026-04-14T18:30:00Z">
        <w:r w:rsidR="009C2F46">
          <w:rPr>
            <w:rFonts w:ascii="Times New Roman" w:hAnsi="Times New Roman" w:cs="Times New Roman"/>
          </w:rPr>
          <w:t>infants’ own</w:t>
        </w:r>
      </w:ins>
      <w:ins w:id="1085" w:author="Benton, Deon" w:date="2026-03-17T15:41:00Z" w16du:dateUtc="2026-03-17T20:41:00Z">
        <w:r w:rsidR="00622034">
          <w:rPr>
            <w:rFonts w:ascii="Times New Roman" w:hAnsi="Times New Roman" w:cs="Times New Roman"/>
          </w:rPr>
          <w:t xml:space="preserve"> direct action experience or </w:t>
        </w:r>
      </w:ins>
      <w:ins w:id="1086" w:author="Benton, Deon" w:date="2026-04-14T13:31:00Z" w16du:dateUtc="2026-04-14T18:31:00Z">
        <w:r w:rsidR="009C2F46">
          <w:rPr>
            <w:rFonts w:ascii="Times New Roman" w:hAnsi="Times New Roman" w:cs="Times New Roman"/>
          </w:rPr>
          <w:t xml:space="preserve">their experience </w:t>
        </w:r>
      </w:ins>
      <w:ins w:id="1087" w:author="Benton, Deon" w:date="2026-04-14T13:32:00Z" w16du:dateUtc="2026-04-14T18:32:00Z">
        <w:r w:rsidR="009C2F46">
          <w:rPr>
            <w:rFonts w:ascii="Times New Roman" w:hAnsi="Times New Roman" w:cs="Times New Roman"/>
          </w:rPr>
          <w:t>processing</w:t>
        </w:r>
      </w:ins>
      <w:ins w:id="1088" w:author="Benton, Deon" w:date="2026-03-17T15:41:00Z" w16du:dateUtc="2026-03-17T20:41:00Z">
        <w:r w:rsidR="00622034">
          <w:rPr>
            <w:rFonts w:ascii="Times New Roman" w:hAnsi="Times New Roman" w:cs="Times New Roman"/>
          </w:rPr>
          <w:t xml:space="preserve"> causally efficacious action events </w:t>
        </w:r>
      </w:ins>
      <w:ins w:id="1089" w:author="Benton, Deon" w:date="2026-04-08T14:17:00Z" w16du:dateUtc="2026-04-08T19:17:00Z">
        <w:r w:rsidR="00940FBC">
          <w:rPr>
            <w:rFonts w:ascii="Times New Roman" w:hAnsi="Times New Roman" w:cs="Times New Roman"/>
          </w:rPr>
          <w:t xml:space="preserve">has </w:t>
        </w:r>
      </w:ins>
      <w:ins w:id="1090" w:author="Benton, Deon" w:date="2026-03-17T15:41:00Z" w16du:dateUtc="2026-03-17T20:41:00Z">
        <w:r w:rsidR="00622034">
          <w:rPr>
            <w:rFonts w:ascii="Times New Roman" w:hAnsi="Times New Roman" w:cs="Times New Roman"/>
          </w:rPr>
          <w:t xml:space="preserve">on </w:t>
        </w:r>
      </w:ins>
      <w:ins w:id="1091" w:author="Benton, Deon" w:date="2026-03-17T15:48:00Z" w16du:dateUtc="2026-03-17T20:48:00Z">
        <w:r w:rsidR="00B30C52">
          <w:rPr>
            <w:rFonts w:ascii="Times New Roman" w:hAnsi="Times New Roman" w:cs="Times New Roman"/>
          </w:rPr>
          <w:t xml:space="preserve">their </w:t>
        </w:r>
      </w:ins>
      <w:ins w:id="1092" w:author="Benton, Deon" w:date="2026-03-17T15:41:00Z" w16du:dateUtc="2026-03-17T20:41:00Z">
        <w:r w:rsidR="00622034">
          <w:rPr>
            <w:rFonts w:ascii="Times New Roman" w:hAnsi="Times New Roman" w:cs="Times New Roman"/>
          </w:rPr>
          <w:t xml:space="preserve">subsequent processing of </w:t>
        </w:r>
      </w:ins>
      <w:ins w:id="1093" w:author="Benton, Deon" w:date="2026-03-17T15:42:00Z" w16du:dateUtc="2026-03-17T20:42:00Z">
        <w:r w:rsidR="00622034">
          <w:rPr>
            <w:rFonts w:ascii="Times New Roman" w:hAnsi="Times New Roman" w:cs="Times New Roman"/>
          </w:rPr>
          <w:t>actions.</w:t>
        </w:r>
      </w:ins>
      <w:ins w:id="1094" w:author="Benton, Deon" w:date="2026-03-17T15:39:00Z" w16du:dateUtc="2026-03-17T20:39:00Z">
        <w:r w:rsidR="00832F06">
          <w:rPr>
            <w:rFonts w:ascii="Times New Roman" w:hAnsi="Times New Roman" w:cs="Times New Roman"/>
          </w:rPr>
          <w:t xml:space="preserve"> </w:t>
        </w:r>
      </w:ins>
      <w:ins w:id="1095" w:author="Benton, Deon" w:date="2026-04-14T13:37:00Z" w16du:dateUtc="2026-04-14T18:37:00Z">
        <w:r w:rsidR="00AD4C74">
          <w:rPr>
            <w:rFonts w:ascii="Times New Roman" w:hAnsi="Times New Roman" w:cs="Times New Roman"/>
          </w:rPr>
          <w:t>The crux of the idea is that both manipulations may</w:t>
        </w:r>
      </w:ins>
      <w:ins w:id="1096" w:author="Benton, Deon" w:date="2026-04-14T13:33:00Z" w16du:dateUtc="2026-04-14T18:33:00Z">
        <w:r w:rsidR="005C0644">
          <w:rPr>
            <w:rFonts w:ascii="Times New Roman" w:hAnsi="Times New Roman" w:cs="Times New Roman"/>
          </w:rPr>
          <w:t xml:space="preserve"> </w:t>
        </w:r>
        <w:r w:rsidR="005C0644">
          <w:rPr>
            <w:rFonts w:ascii="Times New Roman" w:hAnsi="Times New Roman" w:cs="Times New Roman"/>
            <w:i/>
            <w:iCs/>
          </w:rPr>
          <w:t>temporarily</w:t>
        </w:r>
        <w:r w:rsidR="006D356F">
          <w:rPr>
            <w:rFonts w:ascii="Times New Roman" w:hAnsi="Times New Roman" w:cs="Times New Roman"/>
          </w:rPr>
          <w:t xml:space="preserve"> </w:t>
        </w:r>
      </w:ins>
      <w:ins w:id="1097" w:author="Benton, Deon" w:date="2026-03-17T15:47:00Z" w16du:dateUtc="2026-03-17T20:47:00Z">
        <w:r w:rsidR="00AA5009">
          <w:rPr>
            <w:rFonts w:ascii="Times New Roman" w:hAnsi="Times New Roman" w:cs="Times New Roman"/>
          </w:rPr>
          <w:t xml:space="preserve">boost the salience of </w:t>
        </w:r>
      </w:ins>
      <w:ins w:id="1098" w:author="Benton, Deon" w:date="2026-03-17T15:49:00Z" w16du:dateUtc="2026-03-17T20:49:00Z">
        <w:r w:rsidR="00B30C52">
          <w:rPr>
            <w:rFonts w:ascii="Times New Roman" w:hAnsi="Times New Roman" w:cs="Times New Roman"/>
          </w:rPr>
          <w:t>the visual events presented during the experiment itself</w:t>
        </w:r>
      </w:ins>
      <w:ins w:id="1099" w:author="Benton, Deon" w:date="2026-03-17T15:47:00Z" w16du:dateUtc="2026-03-17T20:47:00Z">
        <w:r w:rsidR="00B30C52">
          <w:rPr>
            <w:rFonts w:ascii="Times New Roman" w:hAnsi="Times New Roman" w:cs="Times New Roman"/>
          </w:rPr>
          <w:t>.</w:t>
        </w:r>
        <w:r w:rsidR="00AA5009">
          <w:rPr>
            <w:rFonts w:ascii="Times New Roman" w:hAnsi="Times New Roman" w:cs="Times New Roman"/>
          </w:rPr>
          <w:t xml:space="preserve"> </w:t>
        </w:r>
      </w:ins>
      <w:ins w:id="1100" w:author="Benton, Deon" w:date="2026-03-17T15:44:00Z" w16du:dateUtc="2026-03-17T20:44:00Z">
        <w:r w:rsidR="00736A8C">
          <w:rPr>
            <w:rFonts w:ascii="Times New Roman" w:hAnsi="Times New Roman" w:cs="Times New Roman"/>
          </w:rPr>
          <w:t xml:space="preserve"> </w:t>
        </w:r>
      </w:ins>
      <w:ins w:id="1101" w:author="Benton, Deon" w:date="2026-03-17T15:51:00Z" w16du:dateUtc="2026-03-17T20:51:00Z">
        <w:r w:rsidR="00A62B1E">
          <w:rPr>
            <w:rFonts w:ascii="Times New Roman" w:hAnsi="Times New Roman" w:cs="Times New Roman"/>
          </w:rPr>
          <w:t xml:space="preserve">For example, providing infants with </w:t>
        </w:r>
      </w:ins>
      <w:ins w:id="1102" w:author="Benton, Deon" w:date="2026-03-17T15:56:00Z" w16du:dateUtc="2026-03-17T20:56:00Z">
        <w:r w:rsidR="00D84499">
          <w:rPr>
            <w:rFonts w:ascii="Times New Roman" w:hAnsi="Times New Roman" w:cs="Times New Roman"/>
            <w:i/>
            <w:iCs/>
          </w:rPr>
          <w:t xml:space="preserve">successful </w:t>
        </w:r>
        <w:r w:rsidR="00D84499">
          <w:rPr>
            <w:rFonts w:ascii="Times New Roman" w:hAnsi="Times New Roman" w:cs="Times New Roman"/>
          </w:rPr>
          <w:t>object-direct</w:t>
        </w:r>
      </w:ins>
      <w:ins w:id="1103" w:author="Benton, Deon" w:date="2026-04-08T14:18:00Z" w16du:dateUtc="2026-04-08T19:18:00Z">
        <w:r w:rsidR="00026A36">
          <w:rPr>
            <w:rFonts w:ascii="Times New Roman" w:hAnsi="Times New Roman" w:cs="Times New Roman"/>
          </w:rPr>
          <w:t>ed</w:t>
        </w:r>
      </w:ins>
      <w:ins w:id="1104" w:author="Benton, Deon" w:date="2026-03-17T15:56:00Z" w16du:dateUtc="2026-03-17T20:56:00Z">
        <w:r w:rsidR="00D84499">
          <w:rPr>
            <w:rFonts w:ascii="Times New Roman" w:hAnsi="Times New Roman" w:cs="Times New Roman"/>
          </w:rPr>
          <w:t xml:space="preserve"> action experience via sticky mittens </w:t>
        </w:r>
      </w:ins>
      <w:ins w:id="1105" w:author="Benton, Deon" w:date="2026-03-17T15:52:00Z" w16du:dateUtc="2026-03-17T20:52:00Z">
        <w:r w:rsidR="00510876">
          <w:rPr>
            <w:rFonts w:ascii="Times New Roman" w:hAnsi="Times New Roman" w:cs="Times New Roman"/>
          </w:rPr>
          <w:t xml:space="preserve">may not only increase their overall engagement in the task </w:t>
        </w:r>
      </w:ins>
      <w:ins w:id="1106" w:author="Benton, Deon" w:date="2026-03-17T15:53:00Z" w16du:dateUtc="2026-03-17T20:53:00Z">
        <w:r w:rsidR="00510876">
          <w:rPr>
            <w:rFonts w:ascii="Times New Roman" w:hAnsi="Times New Roman" w:cs="Times New Roman"/>
          </w:rPr>
          <w:t xml:space="preserve">but it </w:t>
        </w:r>
      </w:ins>
      <w:ins w:id="1107" w:author="Benton, Deon" w:date="2026-03-17T15:56:00Z" w16du:dateUtc="2026-03-17T20:56:00Z">
        <w:r w:rsidR="00D84499">
          <w:rPr>
            <w:rFonts w:ascii="Times New Roman" w:hAnsi="Times New Roman" w:cs="Times New Roman"/>
          </w:rPr>
          <w:t xml:space="preserve">may </w:t>
        </w:r>
      </w:ins>
      <w:ins w:id="1108" w:author="Benton, Deon" w:date="2026-03-17T15:53:00Z" w16du:dateUtc="2026-03-17T20:53:00Z">
        <w:r w:rsidR="00510876">
          <w:rPr>
            <w:rFonts w:ascii="Times New Roman" w:hAnsi="Times New Roman" w:cs="Times New Roman"/>
          </w:rPr>
          <w:t xml:space="preserve">facilitate successful encoding of the visual features of the objects involved. </w:t>
        </w:r>
      </w:ins>
      <w:ins w:id="1109" w:author="Benton, Deon" w:date="2026-04-08T14:19:00Z" w16du:dateUtc="2026-04-08T19:19:00Z">
        <w:r w:rsidR="00FF1636">
          <w:rPr>
            <w:rFonts w:ascii="Times New Roman" w:hAnsi="Times New Roman" w:cs="Times New Roman"/>
          </w:rPr>
          <w:t>Critically, even if that boost is e</w:t>
        </w:r>
      </w:ins>
      <w:ins w:id="1110" w:author="Benton, Deon" w:date="2026-04-08T14:20:00Z" w16du:dateUtc="2026-04-08T19:20:00Z">
        <w:r w:rsidR="00FF1636">
          <w:rPr>
            <w:rFonts w:ascii="Times New Roman" w:hAnsi="Times New Roman" w:cs="Times New Roman"/>
          </w:rPr>
          <w:t>phemeral</w:t>
        </w:r>
      </w:ins>
      <w:ins w:id="1111" w:author="Benton, Deon" w:date="2026-04-08T14:19:00Z" w16du:dateUtc="2026-04-08T19:19:00Z">
        <w:r w:rsidR="00FF1636">
          <w:rPr>
            <w:rFonts w:ascii="Times New Roman" w:hAnsi="Times New Roman" w:cs="Times New Roman"/>
          </w:rPr>
          <w:t xml:space="preserve"> as is assumed here, infants may have sufficient time </w:t>
        </w:r>
      </w:ins>
      <w:ins w:id="1112" w:author="Benton, Deon" w:date="2026-04-08T14:20:00Z" w16du:dateUtc="2026-04-08T19:20:00Z">
        <w:r w:rsidR="00FF1636">
          <w:rPr>
            <w:rFonts w:ascii="Times New Roman" w:hAnsi="Times New Roman" w:cs="Times New Roman"/>
          </w:rPr>
          <w:t xml:space="preserve">while </w:t>
        </w:r>
      </w:ins>
      <w:ins w:id="1113" w:author="Benton, Deon" w:date="2026-04-08T14:19:00Z" w16du:dateUtc="2026-04-08T19:19:00Z">
        <w:r w:rsidR="00FF1636">
          <w:rPr>
            <w:rFonts w:ascii="Times New Roman" w:hAnsi="Times New Roman" w:cs="Times New Roman"/>
          </w:rPr>
          <w:t>in this heightened attention</w:t>
        </w:r>
      </w:ins>
      <w:ins w:id="1114" w:author="Benton, Deon" w:date="2026-04-08T14:20:00Z" w16du:dateUtc="2026-04-08T19:20:00Z">
        <w:r w:rsidR="00FF1636">
          <w:rPr>
            <w:rFonts w:ascii="Times New Roman" w:hAnsi="Times New Roman" w:cs="Times New Roman"/>
          </w:rPr>
          <w:t>al</w:t>
        </w:r>
      </w:ins>
      <w:ins w:id="1115" w:author="Benton, Deon" w:date="2026-04-08T14:19:00Z" w16du:dateUtc="2026-04-08T19:19:00Z">
        <w:r w:rsidR="00FF1636">
          <w:rPr>
            <w:rFonts w:ascii="Times New Roman" w:hAnsi="Times New Roman" w:cs="Times New Roman"/>
          </w:rPr>
          <w:t xml:space="preserve"> state to</w:t>
        </w:r>
      </w:ins>
      <w:ins w:id="1116" w:author="Benton, Deon" w:date="2026-04-08T14:21:00Z" w16du:dateUtc="2026-04-08T19:21:00Z">
        <w:r w:rsidR="00ED2E5A">
          <w:rPr>
            <w:rFonts w:ascii="Times New Roman" w:hAnsi="Times New Roman" w:cs="Times New Roman"/>
          </w:rPr>
          <w:t xml:space="preserve"> encode key aspects of the task </w:t>
        </w:r>
        <w:r w:rsidR="00ED2E5A">
          <w:rPr>
            <w:rFonts w:ascii="Times New Roman" w:hAnsi="Times New Roman" w:cs="Times New Roman"/>
          </w:rPr>
          <w:lastRenderedPageBreak/>
          <w:t xml:space="preserve">that bear directly on their subsequent looking behavior. </w:t>
        </w:r>
      </w:ins>
      <w:ins w:id="1117" w:author="Benton, Deon" w:date="2026-03-17T15:53:00Z" w16du:dateUtc="2026-03-17T20:53:00Z">
        <w:r w:rsidR="00510876">
          <w:rPr>
            <w:rFonts w:ascii="Times New Roman" w:hAnsi="Times New Roman" w:cs="Times New Roman"/>
          </w:rPr>
          <w:t>Support for this claim is garnered by resear</w:t>
        </w:r>
      </w:ins>
      <w:ins w:id="1118" w:author="Benton, Deon" w:date="2026-03-17T15:54:00Z" w16du:dateUtc="2026-03-17T20:54:00Z">
        <w:r w:rsidR="00510876">
          <w:rPr>
            <w:rFonts w:ascii="Times New Roman" w:hAnsi="Times New Roman" w:cs="Times New Roman"/>
          </w:rPr>
          <w:t xml:space="preserve">ch demonstrating that </w:t>
        </w:r>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 and learning about object properties (e.g., Needham et al., 2002)</w:t>
        </w:r>
      </w:ins>
      <w:ins w:id="1119" w:author="Benton, Deon" w:date="2026-04-08T14:23:00Z" w16du:dateUtc="2026-04-08T19:23:00Z">
        <w:r w:rsidR="00E8248B">
          <w:rPr>
            <w:rFonts w:ascii="Times New Roman" w:hAnsi="Times New Roman" w:cs="Times New Roman"/>
          </w:rPr>
          <w:t xml:space="preserve">. Research by Sommerville et al. (2005) </w:t>
        </w:r>
      </w:ins>
      <w:ins w:id="1120" w:author="Benton, Deon" w:date="2026-04-08T14:27:00Z" w16du:dateUtc="2026-04-08T19:27:00Z">
        <w:r w:rsidR="003F08C4">
          <w:rPr>
            <w:rFonts w:ascii="Times New Roman" w:hAnsi="Times New Roman" w:cs="Times New Roman"/>
          </w:rPr>
          <w:t>is also consistent with the notion</w:t>
        </w:r>
      </w:ins>
      <w:ins w:id="1121" w:author="Benton, Deon" w:date="2026-04-08T14:23:00Z" w16du:dateUtc="2026-04-08T19:23:00Z">
        <w:r w:rsidR="00E8248B">
          <w:rPr>
            <w:rFonts w:ascii="Times New Roman" w:hAnsi="Times New Roman" w:cs="Times New Roman"/>
          </w:rPr>
          <w:t xml:space="preserve"> that </w:t>
        </w:r>
      </w:ins>
      <w:ins w:id="1122" w:author="Benton, Deon" w:date="2026-04-08T14:22:00Z" w16du:dateUtc="2026-04-08T19:22:00Z">
        <w:r w:rsidR="00ED2E5A">
          <w:rPr>
            <w:rFonts w:ascii="Times New Roman" w:hAnsi="Times New Roman" w:cs="Times New Roman"/>
          </w:rPr>
          <w:t>the</w:t>
        </w:r>
      </w:ins>
      <w:ins w:id="1123" w:author="Benton, Deon" w:date="2026-04-08T14:23:00Z" w16du:dateUtc="2026-04-08T19:23:00Z">
        <w:r w:rsidR="00E8248B">
          <w:rPr>
            <w:rFonts w:ascii="Times New Roman" w:hAnsi="Times New Roman" w:cs="Times New Roman"/>
          </w:rPr>
          <w:t xml:space="preserve"> attentional</w:t>
        </w:r>
      </w:ins>
      <w:ins w:id="1124" w:author="Benton, Deon" w:date="2026-04-08T14:22:00Z" w16du:dateUtc="2026-04-08T19:22:00Z">
        <w:r w:rsidR="00ED2E5A">
          <w:rPr>
            <w:rFonts w:ascii="Times New Roman" w:hAnsi="Times New Roman" w:cs="Times New Roman"/>
          </w:rPr>
          <w:t xml:space="preserve"> boost</w:t>
        </w:r>
      </w:ins>
      <w:ins w:id="1125" w:author="Benton, Deon" w:date="2026-04-08T14:23:00Z" w16du:dateUtc="2026-04-08T19:23:00Z">
        <w:r w:rsidR="00E8248B">
          <w:rPr>
            <w:rFonts w:ascii="Times New Roman" w:hAnsi="Times New Roman" w:cs="Times New Roman"/>
          </w:rPr>
          <w:t xml:space="preserve"> provided</w:t>
        </w:r>
      </w:ins>
      <w:ins w:id="1126" w:author="Benton, Deon" w:date="2026-04-08T14:25:00Z" w16du:dateUtc="2026-04-08T19:25:00Z">
        <w:r w:rsidR="00EB2791">
          <w:rPr>
            <w:rFonts w:ascii="Times New Roman" w:hAnsi="Times New Roman" w:cs="Times New Roman"/>
          </w:rPr>
          <w:t xml:space="preserve"> by</w:t>
        </w:r>
      </w:ins>
      <w:ins w:id="1127" w:author="Benton, Deon" w:date="2026-04-08T14:22:00Z" w16du:dateUtc="2026-04-08T19:22:00Z">
        <w:r w:rsidR="00ED2E5A">
          <w:rPr>
            <w:rFonts w:ascii="Times New Roman" w:hAnsi="Times New Roman" w:cs="Times New Roman"/>
          </w:rPr>
          <w:t xml:space="preserve"> sticky </w:t>
        </w:r>
      </w:ins>
      <w:ins w:id="1128" w:author="Benton, Deon" w:date="2026-04-08T14:24:00Z" w16du:dateUtc="2026-04-08T19:24:00Z">
        <w:r w:rsidR="00E8248B">
          <w:rPr>
            <w:rFonts w:ascii="Times New Roman" w:hAnsi="Times New Roman" w:cs="Times New Roman"/>
          </w:rPr>
          <w:t xml:space="preserve">mittens </w:t>
        </w:r>
      </w:ins>
      <w:ins w:id="1129" w:author="Benton, Deon" w:date="2026-04-08T14:25:00Z" w16du:dateUtc="2026-04-08T19:25:00Z">
        <w:r w:rsidR="00EB2791">
          <w:rPr>
            <w:rFonts w:ascii="Times New Roman" w:hAnsi="Times New Roman" w:cs="Times New Roman"/>
          </w:rPr>
          <w:t>may be</w:t>
        </w:r>
      </w:ins>
      <w:ins w:id="1130" w:author="Benton, Deon" w:date="2026-04-08T14:22:00Z" w16du:dateUtc="2026-04-08T19:22:00Z">
        <w:r w:rsidR="00ED2E5A">
          <w:rPr>
            <w:rFonts w:ascii="Times New Roman" w:hAnsi="Times New Roman" w:cs="Times New Roman"/>
          </w:rPr>
          <w:t xml:space="preserve"> short-lived</w:t>
        </w:r>
      </w:ins>
      <w:ins w:id="1131" w:author="Benton, Deon" w:date="2026-04-08T14:24:00Z" w16du:dateUtc="2026-04-08T19:24:00Z">
        <w:r w:rsidR="00E8248B">
          <w:rPr>
            <w:rFonts w:ascii="Times New Roman" w:hAnsi="Times New Roman" w:cs="Times New Roman"/>
          </w:rPr>
          <w:t>. For example, these authors found that</w:t>
        </w:r>
        <w:r w:rsidR="00EB2791">
          <w:rPr>
            <w:rFonts w:ascii="Times New Roman" w:hAnsi="Times New Roman" w:cs="Times New Roman"/>
          </w:rPr>
          <w:t xml:space="preserve"> infants in the stic</w:t>
        </w:r>
      </w:ins>
      <w:ins w:id="1132" w:author="Benton, Deon" w:date="2026-04-08T14:25:00Z" w16du:dateUtc="2026-04-08T19:25:00Z">
        <w:r w:rsidR="00EB2791">
          <w:rPr>
            <w:rFonts w:ascii="Times New Roman" w:hAnsi="Times New Roman" w:cs="Times New Roman"/>
          </w:rPr>
          <w:t xml:space="preserve">ky mittens condition looked reliably longer during the first </w:t>
        </w:r>
      </w:ins>
      <w:ins w:id="1133" w:author="Benton, Deon" w:date="2026-04-08T14:31:00Z" w16du:dateUtc="2026-04-08T19:31:00Z">
        <w:r w:rsidR="00EA5AB9">
          <w:rPr>
            <w:rFonts w:ascii="Times New Roman" w:hAnsi="Times New Roman" w:cs="Times New Roman"/>
          </w:rPr>
          <w:t>trial of the</w:t>
        </w:r>
      </w:ins>
      <w:ins w:id="1134" w:author="Benton, Deon" w:date="2026-04-08T14:25:00Z" w16du:dateUtc="2026-04-08T19:25:00Z">
        <w:r w:rsidR="00EB2791">
          <w:rPr>
            <w:rFonts w:ascii="Times New Roman" w:hAnsi="Times New Roman" w:cs="Times New Roman"/>
          </w:rPr>
          <w:t xml:space="preserve"> habituation phase than infants in the non-sticky mittens condition</w:t>
        </w:r>
      </w:ins>
      <w:ins w:id="1135" w:author="Benton, Deon" w:date="2026-03-17T15:54:00Z" w16du:dateUtc="2026-03-17T20:54:00Z">
        <w:r w:rsidR="00510876" w:rsidRPr="009E7771">
          <w:rPr>
            <w:rFonts w:ascii="Times New Roman" w:hAnsi="Times New Roman" w:cs="Times New Roman"/>
          </w:rPr>
          <w:t>.</w:t>
        </w:r>
      </w:ins>
      <w:ins w:id="1136" w:author="Benton, Deon" w:date="2026-03-17T15:56:00Z" w16du:dateUtc="2026-03-17T20:56:00Z">
        <w:r w:rsidR="00352C0F">
          <w:rPr>
            <w:rFonts w:ascii="Times New Roman" w:hAnsi="Times New Roman" w:cs="Times New Roman"/>
          </w:rPr>
          <w:t xml:space="preserve"> </w:t>
        </w:r>
      </w:ins>
      <w:ins w:id="1137" w:author="Benton, Deon" w:date="2026-04-08T14:28:00Z" w16du:dateUtc="2026-04-08T19:28:00Z">
        <w:r w:rsidR="003F08C4">
          <w:rPr>
            <w:rFonts w:ascii="Times New Roman" w:hAnsi="Times New Roman" w:cs="Times New Roman"/>
          </w:rPr>
          <w:t>One aspect of the task that infants may incidentally encode while in a heightened attention state is the trajectory of their own reaches</w:t>
        </w:r>
      </w:ins>
      <w:ins w:id="1138" w:author="Benton, Deon" w:date="2026-03-17T15:57:00Z" w16du:dateUtc="2026-03-17T20:57:00Z">
        <w:r w:rsidR="00352C0F">
          <w:rPr>
            <w:rFonts w:ascii="Times New Roman" w:hAnsi="Times New Roman" w:cs="Times New Roman"/>
          </w:rPr>
          <w:t xml:space="preserve">. </w:t>
        </w:r>
      </w:ins>
      <w:ins w:id="1139" w:author="Benton, Deon" w:date="2026-04-08T14:33:00Z" w16du:dateUtc="2026-04-08T19:33:00Z">
        <w:r w:rsidR="0068428D">
          <w:rPr>
            <w:rFonts w:ascii="Times New Roman" w:hAnsi="Times New Roman" w:cs="Times New Roman"/>
          </w:rPr>
          <w:t>In particular, infants may learn that</w:t>
        </w:r>
      </w:ins>
      <w:ins w:id="1140" w:author="Benton, Deon" w:date="2026-03-17T15:58:00Z" w16du:dateUtc="2026-03-17T20:58:00Z">
        <w:r w:rsidR="00352C0F">
          <w:rPr>
            <w:rFonts w:ascii="Times New Roman" w:hAnsi="Times New Roman" w:cs="Times New Roman"/>
          </w:rPr>
          <w:t xml:space="preserve"> fact that </w:t>
        </w:r>
      </w:ins>
      <w:ins w:id="1141" w:author="Benton, Deon" w:date="2026-04-08T14:33:00Z" w16du:dateUtc="2026-04-08T19:33:00Z">
        <w:r w:rsidR="0068428D">
          <w:rPr>
            <w:rFonts w:ascii="Times New Roman" w:hAnsi="Times New Roman" w:cs="Times New Roman"/>
          </w:rPr>
          <w:t xml:space="preserve">their own </w:t>
        </w:r>
      </w:ins>
      <w:ins w:id="1142" w:author="Benton, Deon" w:date="2026-03-17T15:58:00Z" w16du:dateUtc="2026-03-17T20:58:00Z">
        <w:r w:rsidR="00352C0F">
          <w:rPr>
            <w:rFonts w:ascii="Times New Roman" w:hAnsi="Times New Roman" w:cs="Times New Roman"/>
          </w:rPr>
          <w:t>successful reaches tend to follow relatively straight trajectories.</w:t>
        </w:r>
      </w:ins>
      <w:ins w:id="1143" w:author="Benton, Deon" w:date="2026-03-17T16:03:00Z" w16du:dateUtc="2026-03-17T21:03:00Z">
        <w:r w:rsidR="00D315F6">
          <w:rPr>
            <w:rFonts w:ascii="Times New Roman" w:hAnsi="Times New Roman" w:cs="Times New Roman"/>
          </w:rPr>
          <w:t xml:space="preserve"> </w:t>
        </w:r>
      </w:ins>
      <w:ins w:id="1144" w:author="Benton, Deon" w:date="2026-03-17T16:11:00Z" w16du:dateUtc="2026-03-17T21:11:00Z">
        <w:r w:rsidR="006873F6">
          <w:rPr>
            <w:rFonts w:ascii="Times New Roman" w:hAnsi="Times New Roman" w:cs="Times New Roman"/>
          </w:rPr>
          <w:t xml:space="preserve">An implication of this </w:t>
        </w:r>
      </w:ins>
      <w:ins w:id="1145" w:author="Benton, Deon" w:date="2026-03-17T16:13:00Z" w16du:dateUtc="2026-03-17T21:13:00Z">
        <w:r w:rsidR="006873F6">
          <w:rPr>
            <w:rFonts w:ascii="Times New Roman" w:hAnsi="Times New Roman" w:cs="Times New Roman"/>
          </w:rPr>
          <w:t>view</w:t>
        </w:r>
      </w:ins>
      <w:ins w:id="1146" w:author="Benton, Deon" w:date="2026-03-17T16:11:00Z" w16du:dateUtc="2026-03-17T21:11:00Z">
        <w:r w:rsidR="006873F6">
          <w:rPr>
            <w:rFonts w:ascii="Times New Roman" w:hAnsi="Times New Roman" w:cs="Times New Roman"/>
          </w:rPr>
          <w:t xml:space="preserve"> for interpreting infants’ looking behaviors in Skerry et al. (2013) is that</w:t>
        </w:r>
      </w:ins>
      <w:ins w:id="1147" w:author="Benton, Deon" w:date="2026-03-17T15:58:00Z" w16du:dateUtc="2026-03-17T20:58:00Z">
        <w:r w:rsidR="00352C0F">
          <w:rPr>
            <w:rFonts w:ascii="Times New Roman" w:hAnsi="Times New Roman" w:cs="Times New Roman"/>
          </w:rPr>
          <w:t xml:space="preserve"> </w:t>
        </w:r>
      </w:ins>
      <w:ins w:id="1148" w:author="Benton, Deon" w:date="2026-03-17T16:12:00Z" w16du:dateUtc="2026-03-17T21:12:00Z">
        <w:r w:rsidR="006873F6">
          <w:rPr>
            <w:rFonts w:ascii="Times New Roman" w:hAnsi="Times New Roman" w:cs="Times New Roman"/>
          </w:rPr>
          <w:t xml:space="preserve">if </w:t>
        </w:r>
      </w:ins>
      <w:ins w:id="1149" w:author="Benton, Deon" w:date="2026-03-17T16:08:00Z" w16du:dateUtc="2026-03-17T21:08:00Z">
        <w:r w:rsidR="004D271B">
          <w:rPr>
            <w:rFonts w:ascii="Times New Roman" w:hAnsi="Times New Roman" w:cs="Times New Roman"/>
          </w:rPr>
          <w:t xml:space="preserve">infants perceived the </w:t>
        </w:r>
      </w:ins>
      <w:ins w:id="1150" w:author="Benton, Deon" w:date="2026-03-17T16:04:00Z" w16du:dateUtc="2026-03-17T21:04:00Z">
        <w:r w:rsidR="00D315F6">
          <w:rPr>
            <w:rFonts w:ascii="Times New Roman" w:hAnsi="Times New Roman" w:cs="Times New Roman"/>
          </w:rPr>
          <w:t>straight trajector</w:t>
        </w:r>
      </w:ins>
      <w:ins w:id="1151" w:author="Benton, Deon" w:date="2026-03-17T16:08:00Z" w16du:dateUtc="2026-03-17T21:08:00Z">
        <w:r w:rsidR="004D271B">
          <w:rPr>
            <w:rFonts w:ascii="Times New Roman" w:hAnsi="Times New Roman" w:cs="Times New Roman"/>
          </w:rPr>
          <w:t>y to be more familiar than the curved one</w:t>
        </w:r>
      </w:ins>
      <w:ins w:id="1152" w:author="Benton, Deon" w:date="2026-03-17T16:11:00Z" w16du:dateUtc="2026-03-17T21:11:00Z">
        <w:r w:rsidR="006873F6">
          <w:rPr>
            <w:rFonts w:ascii="Times New Roman" w:hAnsi="Times New Roman" w:cs="Times New Roman"/>
          </w:rPr>
          <w:t>—</w:t>
        </w:r>
      </w:ins>
      <w:ins w:id="1153" w:author="Benton, Deon" w:date="2026-03-17T16:12:00Z" w16du:dateUtc="2026-03-17T21:12:00Z">
        <w:r w:rsidR="006873F6">
          <w:rPr>
            <w:rFonts w:ascii="Times New Roman" w:hAnsi="Times New Roman" w:cs="Times New Roman"/>
          </w:rPr>
          <w:t xml:space="preserve">due to their own experience </w:t>
        </w:r>
      </w:ins>
      <w:ins w:id="1154" w:author="Benton, Deon" w:date="2026-03-17T16:14:00Z" w16du:dateUtc="2026-03-17T21:14:00Z">
        <w:r w:rsidR="005C0C57">
          <w:rPr>
            <w:rFonts w:ascii="Times New Roman" w:hAnsi="Times New Roman" w:cs="Times New Roman"/>
          </w:rPr>
          <w:t>producing such paths</w:t>
        </w:r>
      </w:ins>
      <w:ins w:id="1155" w:author="Benton, Deon" w:date="2026-04-08T14:34:00Z" w16du:dateUtc="2026-04-08T19:34:00Z">
        <w:r w:rsidR="0068428D">
          <w:rPr>
            <w:rFonts w:ascii="Times New Roman" w:hAnsi="Times New Roman" w:cs="Times New Roman"/>
          </w:rPr>
          <w:t xml:space="preserve"> during the sticky-mittens phase</w:t>
        </w:r>
      </w:ins>
      <w:ins w:id="1156" w:author="Benton, Deon" w:date="2026-03-17T16:12:00Z" w16du:dateUtc="2026-03-17T21:12:00Z">
        <w:r w:rsidR="006873F6">
          <w:rPr>
            <w:rFonts w:ascii="Times New Roman" w:hAnsi="Times New Roman" w:cs="Times New Roman"/>
          </w:rPr>
          <w:t>—</w:t>
        </w:r>
      </w:ins>
      <w:ins w:id="1157" w:author="Benton, Deon" w:date="2026-03-17T16:08:00Z" w16du:dateUtc="2026-03-17T21:08:00Z">
        <w:r w:rsidR="004D271B">
          <w:rPr>
            <w:rFonts w:ascii="Times New Roman" w:hAnsi="Times New Roman" w:cs="Times New Roman"/>
          </w:rPr>
          <w:t xml:space="preserve">then </w:t>
        </w:r>
      </w:ins>
      <w:ins w:id="1158" w:author="Benton, Deon" w:date="2026-04-08T14:34:00Z" w16du:dateUtc="2026-04-08T19:34:00Z">
        <w:r w:rsidR="0068428D">
          <w:rPr>
            <w:rFonts w:ascii="Times New Roman" w:hAnsi="Times New Roman" w:cs="Times New Roman"/>
          </w:rPr>
          <w:t>they should look</w:t>
        </w:r>
      </w:ins>
      <w:ins w:id="1159" w:author="Benton, Deon" w:date="2026-03-17T16:12:00Z" w16du:dateUtc="2026-03-17T21:12:00Z">
        <w:r w:rsidR="006873F6">
          <w:rPr>
            <w:rFonts w:ascii="Times New Roman" w:hAnsi="Times New Roman" w:cs="Times New Roman"/>
          </w:rPr>
          <w:t xml:space="preserve"> longer at</w:t>
        </w:r>
      </w:ins>
      <w:ins w:id="1160" w:author="Benton, Deon" w:date="2026-03-17T16:08:00Z" w16du:dateUtc="2026-03-17T21:08:00Z">
        <w:r w:rsidR="004D271B">
          <w:rPr>
            <w:rFonts w:ascii="Times New Roman" w:hAnsi="Times New Roman" w:cs="Times New Roman"/>
          </w:rPr>
          <w:t xml:space="preserve"> the inefficient test events than the </w:t>
        </w:r>
      </w:ins>
      <w:ins w:id="1161" w:author="Benton, Deon" w:date="2026-03-17T16:09:00Z" w16du:dateUtc="2026-03-17T21:09:00Z">
        <w:r w:rsidR="004D271B">
          <w:rPr>
            <w:rFonts w:ascii="Times New Roman" w:hAnsi="Times New Roman" w:cs="Times New Roman"/>
          </w:rPr>
          <w:t>efficient</w:t>
        </w:r>
      </w:ins>
      <w:ins w:id="1162" w:author="Benton, Deon" w:date="2026-03-17T16:08:00Z" w16du:dateUtc="2026-03-17T21:08:00Z">
        <w:r w:rsidR="004D271B">
          <w:rPr>
            <w:rFonts w:ascii="Times New Roman" w:hAnsi="Times New Roman" w:cs="Times New Roman"/>
          </w:rPr>
          <w:t xml:space="preserve"> ones.</w:t>
        </w:r>
      </w:ins>
      <w:ins w:id="1163" w:author="Benton, Deon" w:date="2026-03-17T16:09:00Z" w16du:dateUtc="2026-03-17T21:09:00Z">
        <w:r w:rsidR="00EC2EE5">
          <w:rPr>
            <w:rFonts w:ascii="Times New Roman" w:hAnsi="Times New Roman" w:cs="Times New Roman"/>
          </w:rPr>
          <w:t xml:space="preserve"> Crucially, this pattern of looking would</w:t>
        </w:r>
      </w:ins>
      <w:ins w:id="1164" w:author="Benton, Deon" w:date="2026-03-17T16:15:00Z" w16du:dateUtc="2026-03-17T21:15:00Z">
        <w:r w:rsidR="005C0C57">
          <w:rPr>
            <w:rFonts w:ascii="Times New Roman" w:hAnsi="Times New Roman" w:cs="Times New Roman"/>
          </w:rPr>
          <w:t xml:space="preserve"> </w:t>
        </w:r>
      </w:ins>
      <w:ins w:id="1165" w:author="Benton, Deon" w:date="2026-03-17T16:16:00Z" w16du:dateUtc="2026-03-17T21:16:00Z">
        <w:r w:rsidR="004645FE">
          <w:rPr>
            <w:rFonts w:ascii="Times New Roman" w:hAnsi="Times New Roman" w:cs="Times New Roman"/>
          </w:rPr>
          <w:t>suggest that infants’ responses in this study h</w:t>
        </w:r>
      </w:ins>
      <w:ins w:id="1166" w:author="Benton, Deon" w:date="2026-03-17T16:17:00Z" w16du:dateUtc="2026-03-17T21:17:00Z">
        <w:r w:rsidR="00BB407A">
          <w:rPr>
            <w:rFonts w:ascii="Times New Roman" w:hAnsi="Times New Roman" w:cs="Times New Roman"/>
          </w:rPr>
          <w:t>ad little to do with a priori notions of efficiency</w:t>
        </w:r>
      </w:ins>
      <w:ins w:id="1167" w:author="Benton, Deon" w:date="2026-04-08T14:35:00Z" w16du:dateUtc="2026-04-08T19:35:00Z">
        <w:r w:rsidR="004726B4">
          <w:rPr>
            <w:rFonts w:ascii="Times New Roman" w:hAnsi="Times New Roman" w:cs="Times New Roman"/>
          </w:rPr>
          <w:t xml:space="preserve"> or goals</w:t>
        </w:r>
      </w:ins>
      <w:ins w:id="1168" w:author="Benton, Deon" w:date="2026-03-17T16:17:00Z" w16du:dateUtc="2026-03-17T21:17:00Z">
        <w:r w:rsidR="00BB407A">
          <w:rPr>
            <w:rFonts w:ascii="Times New Roman" w:hAnsi="Times New Roman" w:cs="Times New Roman"/>
          </w:rPr>
          <w:t xml:space="preserve">; instead, such </w:t>
        </w:r>
      </w:ins>
      <w:ins w:id="1169" w:author="Benton, Deon" w:date="2026-03-17T16:18:00Z" w16du:dateUtc="2026-03-17T21:18:00Z">
        <w:r w:rsidR="00BB407A">
          <w:rPr>
            <w:rFonts w:ascii="Times New Roman" w:hAnsi="Times New Roman" w:cs="Times New Roman"/>
          </w:rPr>
          <w:t xml:space="preserve">looking </w:t>
        </w:r>
      </w:ins>
      <w:ins w:id="1170" w:author="Benton, Deon" w:date="2026-04-08T14:35:00Z" w16du:dateUtc="2026-04-08T19:35:00Z">
        <w:r w:rsidR="004726B4">
          <w:rPr>
            <w:rFonts w:ascii="Times New Roman" w:hAnsi="Times New Roman" w:cs="Times New Roman"/>
          </w:rPr>
          <w:t xml:space="preserve">may merely be a consequence </w:t>
        </w:r>
      </w:ins>
      <w:ins w:id="1171" w:author="Benton, Deon" w:date="2026-03-17T16:18:00Z" w16du:dateUtc="2026-03-17T21:18:00Z">
        <w:r w:rsidR="00BB407A">
          <w:rPr>
            <w:rFonts w:ascii="Times New Roman" w:hAnsi="Times New Roman" w:cs="Times New Roman"/>
          </w:rPr>
          <w:t xml:space="preserve">of </w:t>
        </w:r>
      </w:ins>
      <w:ins w:id="1172" w:author="Benton, Deon" w:date="2026-04-08T14:36:00Z" w16du:dateUtc="2026-04-08T19:36:00Z">
        <w:r w:rsidR="004726B4">
          <w:rPr>
            <w:rFonts w:ascii="Times New Roman" w:hAnsi="Times New Roman" w:cs="Times New Roman"/>
          </w:rPr>
          <w:t>sticky-mittens experience heightening infants’ attention</w:t>
        </w:r>
      </w:ins>
      <w:ins w:id="1173" w:author="Benton, Deon" w:date="2026-04-08T14:37:00Z" w16du:dateUtc="2026-04-08T19:37:00Z">
        <w:r w:rsidR="00A75B41">
          <w:rPr>
            <w:rFonts w:ascii="Times New Roman" w:hAnsi="Times New Roman" w:cs="Times New Roman"/>
          </w:rPr>
          <w:t xml:space="preserve">, thereby leading to a </w:t>
        </w:r>
      </w:ins>
      <w:ins w:id="1174" w:author="Benton, Deon" w:date="2026-04-08T14:38:00Z" w16du:dateUtc="2026-04-08T19:38:00Z">
        <w:r w:rsidR="00A75B41">
          <w:rPr>
            <w:rFonts w:ascii="Times New Roman" w:hAnsi="Times New Roman" w:cs="Times New Roman"/>
          </w:rPr>
          <w:t>robust, yet</w:t>
        </w:r>
      </w:ins>
      <w:ins w:id="1175" w:author="Benton, Deon" w:date="2026-04-08T14:37:00Z" w16du:dateUtc="2026-04-08T19:37:00Z">
        <w:r w:rsidR="00A75B41">
          <w:rPr>
            <w:rFonts w:ascii="Times New Roman" w:hAnsi="Times New Roman" w:cs="Times New Roman"/>
          </w:rPr>
          <w:t xml:space="preserve"> incidental encoding of their own successful reaches.</w:t>
        </w:r>
      </w:ins>
    </w:p>
    <w:p w14:paraId="2989804D" w14:textId="66C0E563" w:rsidR="008B095A" w:rsidRDefault="00A75B41" w:rsidP="00795BA1">
      <w:pPr>
        <w:spacing w:line="480" w:lineRule="auto"/>
        <w:ind w:firstLine="720"/>
        <w:contextualSpacing/>
        <w:rPr>
          <w:ins w:id="1176" w:author="Benton, Deon" w:date="2026-03-17T16:52:00Z" w16du:dateUtc="2026-03-17T21:52:00Z"/>
          <w:rFonts w:ascii="Times New Roman" w:hAnsi="Times New Roman" w:cs="Times New Roman"/>
        </w:rPr>
      </w:pPr>
      <w:ins w:id="1177" w:author="Benton, Deon" w:date="2026-04-08T14:38:00Z" w16du:dateUtc="2026-04-08T19:38:00Z">
        <w:r>
          <w:rPr>
            <w:rFonts w:ascii="Times New Roman" w:hAnsi="Times New Roman" w:cs="Times New Roman"/>
          </w:rPr>
          <w:t xml:space="preserve">I contend that the same explanation applies to the study by </w:t>
        </w:r>
      </w:ins>
      <w:ins w:id="1178" w:author="Benton, Deon" w:date="2026-03-17T16:22:00Z" w16du:dateUtc="2026-03-17T21:22:00Z">
        <w:r w:rsidR="00D55339">
          <w:rPr>
            <w:rFonts w:ascii="Times New Roman" w:hAnsi="Times New Roman" w:cs="Times New Roman"/>
          </w:rPr>
          <w:t xml:space="preserve">Liu </w:t>
        </w:r>
      </w:ins>
      <w:ins w:id="1179" w:author="Benton, Deon" w:date="2026-03-18T10:10:00Z" w16du:dateUtc="2026-03-18T15:10:00Z">
        <w:r w:rsidR="00230718">
          <w:rPr>
            <w:rFonts w:ascii="Times New Roman" w:hAnsi="Times New Roman" w:cs="Times New Roman"/>
          </w:rPr>
          <w:t>et al.</w:t>
        </w:r>
      </w:ins>
      <w:ins w:id="1180" w:author="Benton, Deon" w:date="2026-03-17T16:22:00Z" w16du:dateUtc="2026-03-17T21:22:00Z">
        <w:r w:rsidR="00D55339">
          <w:rPr>
            <w:rFonts w:ascii="Times New Roman" w:hAnsi="Times New Roman" w:cs="Times New Roman"/>
          </w:rPr>
          <w:t xml:space="preserve"> (2019). </w:t>
        </w:r>
      </w:ins>
      <w:ins w:id="1181" w:author="Benton, Deon" w:date="2026-04-08T14:39:00Z" w16du:dateUtc="2026-04-08T19:39:00Z">
        <w:r w:rsidR="008D714C">
          <w:rPr>
            <w:rFonts w:ascii="Times New Roman" w:hAnsi="Times New Roman" w:cs="Times New Roman"/>
          </w:rPr>
          <w:t>In particular,</w:t>
        </w:r>
      </w:ins>
      <w:ins w:id="1182" w:author="Benton, Deon" w:date="2026-03-17T16:22:00Z" w16du:dateUtc="2026-03-17T21:22:00Z">
        <w:r w:rsidR="00D55339">
          <w:rPr>
            <w:rFonts w:ascii="Times New Roman" w:hAnsi="Times New Roman" w:cs="Times New Roman"/>
          </w:rPr>
          <w:t xml:space="preserve"> </w:t>
        </w:r>
      </w:ins>
      <w:ins w:id="1183" w:author="Benton, Deon" w:date="2026-03-17T16:39:00Z" w16du:dateUtc="2026-03-17T21:39:00Z">
        <w:r w:rsidR="00906D82">
          <w:rPr>
            <w:rFonts w:ascii="Times New Roman" w:hAnsi="Times New Roman" w:cs="Times New Roman"/>
          </w:rPr>
          <w:t xml:space="preserve">when </w:t>
        </w:r>
      </w:ins>
      <w:ins w:id="1184" w:author="Benton, Deon" w:date="2026-03-17T16:41:00Z" w16du:dateUtc="2026-03-17T21:41:00Z">
        <w:r w:rsidR="00212270">
          <w:rPr>
            <w:rFonts w:ascii="Times New Roman" w:hAnsi="Times New Roman" w:cs="Times New Roman"/>
          </w:rPr>
          <w:t xml:space="preserve">an infant </w:t>
        </w:r>
      </w:ins>
      <w:ins w:id="1185" w:author="Benton, Deon" w:date="2026-03-17T16:40:00Z" w16du:dateUtc="2026-03-17T21:40:00Z">
        <w:r w:rsidR="00906D82">
          <w:rPr>
            <w:rFonts w:ascii="Times New Roman" w:hAnsi="Times New Roman" w:cs="Times New Roman"/>
          </w:rPr>
          <w:t xml:space="preserve">repeatedly </w:t>
        </w:r>
      </w:ins>
      <w:ins w:id="1186" w:author="Benton, Deon" w:date="2026-03-17T16:39:00Z" w16du:dateUtc="2026-03-17T21:39:00Z">
        <w:r w:rsidR="00906D82">
          <w:rPr>
            <w:rFonts w:ascii="Times New Roman" w:hAnsi="Times New Roman" w:cs="Times New Roman"/>
          </w:rPr>
          <w:t>observe</w:t>
        </w:r>
      </w:ins>
      <w:ins w:id="1187" w:author="Benton, Deon" w:date="2026-03-17T16:41:00Z" w16du:dateUtc="2026-03-17T21:41:00Z">
        <w:r w:rsidR="00212270">
          <w:rPr>
            <w:rFonts w:ascii="Times New Roman" w:hAnsi="Times New Roman" w:cs="Times New Roman"/>
          </w:rPr>
          <w:t>s</w:t>
        </w:r>
      </w:ins>
      <w:ins w:id="1188" w:author="Benton, Deon" w:date="2026-03-17T16:45:00Z" w16du:dateUtc="2026-03-17T21:45:00Z">
        <w:r w:rsidR="003977BC">
          <w:rPr>
            <w:rFonts w:ascii="Times New Roman" w:hAnsi="Times New Roman" w:cs="Times New Roman"/>
          </w:rPr>
          <w:t xml:space="preserve"> that an</w:t>
        </w:r>
      </w:ins>
      <w:ins w:id="1189" w:author="Benton, Deon" w:date="2026-03-17T16:41:00Z" w16du:dateUtc="2026-03-17T21:41:00Z">
        <w:r w:rsidR="00212270">
          <w:rPr>
            <w:rFonts w:ascii="Times New Roman" w:hAnsi="Times New Roman" w:cs="Times New Roman"/>
          </w:rPr>
          <w:t xml:space="preserve"> object immediately change</w:t>
        </w:r>
      </w:ins>
      <w:ins w:id="1190" w:author="Benton, Deon" w:date="2026-03-17T16:45:00Z" w16du:dateUtc="2026-03-17T21:45:00Z">
        <w:r w:rsidR="003977BC">
          <w:rPr>
            <w:rFonts w:ascii="Times New Roman" w:hAnsi="Times New Roman" w:cs="Times New Roman"/>
          </w:rPr>
          <w:t>s</w:t>
        </w:r>
      </w:ins>
      <w:ins w:id="1191" w:author="Benton, Deon" w:date="2026-03-17T16:41:00Z" w16du:dateUtc="2026-03-17T21:41:00Z">
        <w:r w:rsidR="00212270">
          <w:rPr>
            <w:rFonts w:ascii="Times New Roman" w:hAnsi="Times New Roman" w:cs="Times New Roman"/>
          </w:rPr>
          <w:t xml:space="preserve"> state</w:t>
        </w:r>
      </w:ins>
      <w:ins w:id="1192" w:author="Benton, Deon" w:date="2026-03-17T16:40:00Z" w16du:dateUtc="2026-03-17T21:40:00Z">
        <w:r w:rsidR="00906D82">
          <w:rPr>
            <w:rFonts w:ascii="Times New Roman" w:hAnsi="Times New Roman" w:cs="Times New Roman"/>
          </w:rPr>
          <w:t xml:space="preserve"> when an actor contacts it, the</w:t>
        </w:r>
      </w:ins>
      <w:ins w:id="1193" w:author="Benton, Deon" w:date="2026-04-08T14:39:00Z" w16du:dateUtc="2026-04-08T19:39:00Z">
        <w:r w:rsidR="008D714C">
          <w:rPr>
            <w:rFonts w:ascii="Times New Roman" w:hAnsi="Times New Roman" w:cs="Times New Roman"/>
          </w:rPr>
          <w:t xml:space="preserve"> presumably unexpected,</w:t>
        </w:r>
      </w:ins>
      <w:ins w:id="1194" w:author="Benton, Deon" w:date="2026-03-17T16:40:00Z" w16du:dateUtc="2026-03-17T21:40:00Z">
        <w:r w:rsidR="00906D82">
          <w:rPr>
            <w:rFonts w:ascii="Times New Roman" w:hAnsi="Times New Roman" w:cs="Times New Roman"/>
          </w:rPr>
          <w:t xml:space="preserve"> attention-grabbing nature of </w:t>
        </w:r>
      </w:ins>
      <w:ins w:id="1195" w:author="Benton, Deon" w:date="2026-03-17T16:42:00Z" w16du:dateUtc="2026-03-17T21:42:00Z">
        <w:r w:rsidR="00212270">
          <w:rPr>
            <w:rFonts w:ascii="Times New Roman" w:hAnsi="Times New Roman" w:cs="Times New Roman"/>
          </w:rPr>
          <w:t>that state change</w:t>
        </w:r>
      </w:ins>
      <w:ins w:id="1196" w:author="Benton, Deon" w:date="2026-03-17T16:40:00Z" w16du:dateUtc="2026-03-17T21:40:00Z">
        <w:r w:rsidR="00906D82">
          <w:rPr>
            <w:rFonts w:ascii="Times New Roman" w:hAnsi="Times New Roman" w:cs="Times New Roman"/>
          </w:rPr>
          <w:t xml:space="preserve"> may </w:t>
        </w:r>
      </w:ins>
      <w:ins w:id="1197" w:author="Benton, Deon" w:date="2026-03-17T16:42:00Z" w16du:dateUtc="2026-03-17T21:42:00Z">
        <w:r w:rsidR="00212270">
          <w:rPr>
            <w:rFonts w:ascii="Times New Roman" w:hAnsi="Times New Roman" w:cs="Times New Roman"/>
          </w:rPr>
          <w:t>heighten</w:t>
        </w:r>
      </w:ins>
      <w:ins w:id="1198" w:author="Benton, Deon" w:date="2026-04-08T14:40:00Z" w16du:dateUtc="2026-04-08T19:40:00Z">
        <w:r w:rsidR="008D714C">
          <w:rPr>
            <w:rFonts w:ascii="Times New Roman" w:hAnsi="Times New Roman" w:cs="Times New Roman"/>
          </w:rPr>
          <w:t xml:space="preserve"> infants’ attention</w:t>
        </w:r>
      </w:ins>
      <w:ins w:id="1199" w:author="Benton, Deon" w:date="2026-04-08T14:41:00Z" w16du:dateUtc="2026-04-08T19:41:00Z">
        <w:r w:rsidR="002F6552">
          <w:rPr>
            <w:rFonts w:ascii="Times New Roman" w:hAnsi="Times New Roman" w:cs="Times New Roman"/>
          </w:rPr>
          <w:t>.</w:t>
        </w:r>
      </w:ins>
      <w:ins w:id="1200" w:author="Benton, Deon" w:date="2026-04-08T14:40:00Z" w16du:dateUtc="2026-04-08T19:40:00Z">
        <w:r w:rsidR="008D714C">
          <w:rPr>
            <w:rFonts w:ascii="Times New Roman" w:hAnsi="Times New Roman" w:cs="Times New Roman"/>
          </w:rPr>
          <w:t xml:space="preserve"> </w:t>
        </w:r>
      </w:ins>
      <w:ins w:id="1201" w:author="Benton, Deon" w:date="2026-03-17T16:45:00Z" w16du:dateUtc="2026-03-17T21:45:00Z">
        <w:r w:rsidR="003977BC">
          <w:rPr>
            <w:rFonts w:ascii="Times New Roman" w:hAnsi="Times New Roman" w:cs="Times New Roman"/>
          </w:rPr>
          <w:t>Th</w:t>
        </w:r>
        <w:r w:rsidR="00B2144E">
          <w:rPr>
            <w:rFonts w:ascii="Times New Roman" w:hAnsi="Times New Roman" w:cs="Times New Roman"/>
          </w:rPr>
          <w:t>is</w:t>
        </w:r>
      </w:ins>
      <w:ins w:id="1202" w:author="Benton, Deon" w:date="2026-03-17T16:43:00Z" w16du:dateUtc="2026-03-17T21:43:00Z">
        <w:r w:rsidR="003977BC">
          <w:rPr>
            <w:rFonts w:ascii="Times New Roman" w:hAnsi="Times New Roman" w:cs="Times New Roman"/>
          </w:rPr>
          <w:t xml:space="preserve"> may</w:t>
        </w:r>
      </w:ins>
      <w:ins w:id="1203" w:author="Benton, Deon" w:date="2026-03-17T16:44:00Z" w16du:dateUtc="2026-03-17T21:44:00Z">
        <w:r w:rsidR="003977BC">
          <w:rPr>
            <w:rFonts w:ascii="Times New Roman" w:hAnsi="Times New Roman" w:cs="Times New Roman"/>
          </w:rPr>
          <w:t xml:space="preserve"> in turn</w:t>
        </w:r>
      </w:ins>
      <w:ins w:id="1204" w:author="Benton, Deon" w:date="2026-03-17T16:43:00Z" w16du:dateUtc="2026-03-17T21:43:00Z">
        <w:r w:rsidR="003977BC">
          <w:rPr>
            <w:rFonts w:ascii="Times New Roman" w:hAnsi="Times New Roman" w:cs="Times New Roman"/>
          </w:rPr>
          <w:t xml:space="preserve"> </w:t>
        </w:r>
      </w:ins>
      <w:ins w:id="1205" w:author="Benton, Deon" w:date="2026-03-17T16:44:00Z" w16du:dateUtc="2026-03-17T21:44:00Z">
        <w:r w:rsidR="003977BC">
          <w:rPr>
            <w:rFonts w:ascii="Times New Roman" w:hAnsi="Times New Roman" w:cs="Times New Roman"/>
          </w:rPr>
          <w:t xml:space="preserve">cause infants to </w:t>
        </w:r>
      </w:ins>
      <w:proofErr w:type="gramStart"/>
      <w:ins w:id="1206" w:author="Benton, Deon" w:date="2026-04-08T14:43:00Z" w16du:dateUtc="2026-04-08T19:43:00Z">
        <w:r w:rsidR="002F6552">
          <w:rPr>
            <w:rFonts w:ascii="Times New Roman" w:hAnsi="Times New Roman" w:cs="Times New Roman"/>
          </w:rPr>
          <w:t>associated</w:t>
        </w:r>
      </w:ins>
      <w:proofErr w:type="gramEnd"/>
      <w:ins w:id="1207" w:author="Benton, Deon" w:date="2026-03-17T16:43:00Z" w16du:dateUtc="2026-03-17T21:43:00Z">
        <w:r w:rsidR="003977BC">
          <w:rPr>
            <w:rFonts w:ascii="Times New Roman" w:hAnsi="Times New Roman" w:cs="Times New Roman"/>
          </w:rPr>
          <w:t xml:space="preserve"> the </w:t>
        </w:r>
      </w:ins>
      <w:ins w:id="1208" w:author="Benton, Deon" w:date="2026-03-17T16:44:00Z" w16du:dateUtc="2026-03-17T21:44:00Z">
        <w:r w:rsidR="003977BC">
          <w:rPr>
            <w:rFonts w:ascii="Times New Roman" w:hAnsi="Times New Roman" w:cs="Times New Roman"/>
          </w:rPr>
          <w:t>reach’s arced motion path and the barrier over which th</w:t>
        </w:r>
      </w:ins>
      <w:ins w:id="1209" w:author="Benton, Deon" w:date="2026-04-08T14:43:00Z" w16du:dateUtc="2026-04-08T19:43:00Z">
        <w:r w:rsidR="002F6552">
          <w:rPr>
            <w:rFonts w:ascii="Times New Roman" w:hAnsi="Times New Roman" w:cs="Times New Roman"/>
          </w:rPr>
          <w:t>at</w:t>
        </w:r>
      </w:ins>
      <w:ins w:id="1210" w:author="Benton, Deon" w:date="2026-03-17T16:44:00Z" w16du:dateUtc="2026-03-17T21:44:00Z">
        <w:r w:rsidR="003977BC">
          <w:rPr>
            <w:rFonts w:ascii="Times New Roman" w:hAnsi="Times New Roman" w:cs="Times New Roman"/>
          </w:rPr>
          <w:t xml:space="preserve"> path occurs.</w:t>
        </w:r>
      </w:ins>
      <w:ins w:id="1211" w:author="Benton, Deon" w:date="2026-03-17T16:40:00Z" w16du:dateUtc="2026-03-17T21:40:00Z">
        <w:r w:rsidR="00906D82">
          <w:rPr>
            <w:rFonts w:ascii="Times New Roman" w:hAnsi="Times New Roman" w:cs="Times New Roman"/>
          </w:rPr>
          <w:t xml:space="preserve"> </w:t>
        </w:r>
      </w:ins>
      <w:ins w:id="1212" w:author="Benton, Deon" w:date="2026-03-17T16:45:00Z" w16du:dateUtc="2026-03-17T21:45:00Z">
        <w:r w:rsidR="00B2144E">
          <w:rPr>
            <w:rFonts w:ascii="Times New Roman" w:hAnsi="Times New Roman" w:cs="Times New Roman"/>
          </w:rPr>
          <w:t>On this view</w:t>
        </w:r>
      </w:ins>
      <w:ins w:id="1213" w:author="Benton, Deon" w:date="2026-03-17T16:46:00Z" w16du:dateUtc="2026-03-17T21:46:00Z">
        <w:r w:rsidR="00B2144E">
          <w:rPr>
            <w:rFonts w:ascii="Times New Roman" w:hAnsi="Times New Roman" w:cs="Times New Roman"/>
          </w:rPr>
          <w:t xml:space="preserve">, the role of causal efficacy is not to cause infants to process </w:t>
        </w:r>
      </w:ins>
      <w:ins w:id="1214" w:author="Benton, Deon" w:date="2026-03-17T16:47:00Z" w16du:dateUtc="2026-03-17T21:47:00Z">
        <w:r w:rsidR="00B2144E">
          <w:rPr>
            <w:rFonts w:ascii="Times New Roman" w:hAnsi="Times New Roman" w:cs="Times New Roman"/>
          </w:rPr>
          <w:t xml:space="preserve">actions in terms of their efficiency but to make the visible structure of </w:t>
        </w:r>
        <w:r w:rsidR="00B2144E">
          <w:rPr>
            <w:rFonts w:ascii="Times New Roman" w:hAnsi="Times New Roman" w:cs="Times New Roman"/>
          </w:rPr>
          <w:lastRenderedPageBreak/>
          <w:t xml:space="preserve">the event itself easier to encode. Crucially, </w:t>
        </w:r>
      </w:ins>
      <w:ins w:id="1215" w:author="Benton, Deon" w:date="2026-03-17T17:06:00Z" w16du:dateUtc="2026-03-17T22:06:00Z">
        <w:r w:rsidR="00795BA1">
          <w:rPr>
            <w:rFonts w:ascii="Times New Roman" w:hAnsi="Times New Roman" w:cs="Times New Roman"/>
          </w:rPr>
          <w:t>infants’ ability to process an event as a si</w:t>
        </w:r>
      </w:ins>
      <w:ins w:id="1216" w:author="Benton, Deon" w:date="2026-03-17T17:07:00Z" w16du:dateUtc="2026-03-17T22:07:00Z">
        <w:r w:rsidR="00795BA1">
          <w:rPr>
            <w:rFonts w:ascii="Times New Roman" w:hAnsi="Times New Roman" w:cs="Times New Roman"/>
          </w:rPr>
          <w:t>ngle, cohesive action sequence</w:t>
        </w:r>
      </w:ins>
      <w:ins w:id="1217" w:author="Benton, Deon" w:date="2026-03-17T17:06:00Z" w16du:dateUtc="2026-03-17T22:06:00Z">
        <w:r w:rsidR="00795BA1">
          <w:rPr>
            <w:rFonts w:ascii="Times New Roman" w:hAnsi="Times New Roman" w:cs="Times New Roman"/>
          </w:rPr>
          <w:t xml:space="preserve"> and to encode the relation between the curved motion and barrier</w:t>
        </w:r>
      </w:ins>
      <w:ins w:id="1218" w:author="Benton, Deon" w:date="2026-03-17T17:07:00Z" w16du:dateUtc="2026-03-17T22:07:00Z">
        <w:r w:rsidR="00795BA1">
          <w:rPr>
            <w:rFonts w:ascii="Times New Roman" w:hAnsi="Times New Roman" w:cs="Times New Roman"/>
          </w:rPr>
          <w:t xml:space="preserve"> within it</w:t>
        </w:r>
      </w:ins>
      <w:ins w:id="1219" w:author="Benton, Deon" w:date="2026-03-17T17:06:00Z" w16du:dateUtc="2026-03-17T22:06:00Z">
        <w:r w:rsidR="00795BA1">
          <w:rPr>
            <w:rFonts w:ascii="Times New Roman" w:hAnsi="Times New Roman" w:cs="Times New Roman"/>
          </w:rPr>
          <w:t xml:space="preserve"> may be disrupted </w:t>
        </w:r>
      </w:ins>
      <w:ins w:id="1220" w:author="Benton, Deon" w:date="2026-03-17T16:47:00Z" w16du:dateUtc="2026-03-17T21:47:00Z">
        <w:r w:rsidR="00B2144E">
          <w:rPr>
            <w:rFonts w:ascii="Times New Roman" w:hAnsi="Times New Roman" w:cs="Times New Roman"/>
          </w:rPr>
          <w:t xml:space="preserve">if </w:t>
        </w:r>
      </w:ins>
      <w:ins w:id="1221" w:author="Benton, Deon" w:date="2026-03-17T17:07:00Z" w16du:dateUtc="2026-03-17T22:07:00Z">
        <w:r w:rsidR="00795BA1">
          <w:rPr>
            <w:rFonts w:ascii="Times New Roman" w:hAnsi="Times New Roman" w:cs="Times New Roman"/>
          </w:rPr>
          <w:t>an object changes state after</w:t>
        </w:r>
      </w:ins>
      <w:ins w:id="1222" w:author="Benton, Deon" w:date="2026-03-17T16:47:00Z" w16du:dateUtc="2026-03-17T21:47:00Z">
        <w:r w:rsidR="00F3370F">
          <w:rPr>
            <w:rFonts w:ascii="Times New Roman" w:hAnsi="Times New Roman" w:cs="Times New Roman"/>
          </w:rPr>
          <w:t xml:space="preserve"> a brief delay and at some spatial distance </w:t>
        </w:r>
      </w:ins>
      <w:ins w:id="1223" w:author="Benton, Deon" w:date="2026-03-17T16:48:00Z" w16du:dateUtc="2026-03-17T21:48:00Z">
        <w:r w:rsidR="00F3370F">
          <w:rPr>
            <w:rFonts w:ascii="Times New Roman" w:hAnsi="Times New Roman" w:cs="Times New Roman"/>
          </w:rPr>
          <w:t xml:space="preserve">from </w:t>
        </w:r>
      </w:ins>
      <w:ins w:id="1224" w:author="Benton, Deon" w:date="2026-03-17T17:07:00Z" w16du:dateUtc="2026-03-17T22:07:00Z">
        <w:r w:rsidR="00795BA1">
          <w:rPr>
            <w:rFonts w:ascii="Times New Roman" w:hAnsi="Times New Roman" w:cs="Times New Roman"/>
          </w:rPr>
          <w:t>a</w:t>
        </w:r>
      </w:ins>
      <w:ins w:id="1225" w:author="Benton, Deon" w:date="2026-03-17T16:48:00Z" w16du:dateUtc="2026-03-17T21:48:00Z">
        <w:r w:rsidR="00F3370F">
          <w:rPr>
            <w:rFonts w:ascii="Times New Roman" w:hAnsi="Times New Roman" w:cs="Times New Roman"/>
          </w:rPr>
          <w:t xml:space="preserve"> hand</w:t>
        </w:r>
      </w:ins>
      <w:ins w:id="1226" w:author="Benton, Deon" w:date="2026-03-17T16:50:00Z" w16du:dateUtc="2026-03-17T21:50:00Z">
        <w:r w:rsidR="00DF52FA">
          <w:rPr>
            <w:rFonts w:ascii="Times New Roman" w:hAnsi="Times New Roman" w:cs="Times New Roman"/>
          </w:rPr>
          <w:t xml:space="preserve">. A corollary of this </w:t>
        </w:r>
      </w:ins>
      <w:ins w:id="1227" w:author="Benton, Deon" w:date="2026-04-08T14:49:00Z" w16du:dateUtc="2026-04-08T19:49:00Z">
        <w:r w:rsidR="008F5B2B">
          <w:rPr>
            <w:rFonts w:ascii="Times New Roman" w:hAnsi="Times New Roman" w:cs="Times New Roman"/>
          </w:rPr>
          <w:t xml:space="preserve">disruption </w:t>
        </w:r>
      </w:ins>
      <w:ins w:id="1228" w:author="Benton, Deon" w:date="2026-03-17T16:50:00Z" w16du:dateUtc="2026-03-17T21:50:00Z">
        <w:r w:rsidR="00DF52FA">
          <w:rPr>
            <w:rFonts w:ascii="Times New Roman" w:hAnsi="Times New Roman" w:cs="Times New Roman"/>
          </w:rPr>
          <w:t>is that</w:t>
        </w:r>
      </w:ins>
      <w:ins w:id="1229" w:author="Benton, Deon" w:date="2026-04-08T14:49:00Z" w16du:dateUtc="2026-04-08T19:49:00Z">
        <w:r w:rsidR="008F5B2B">
          <w:rPr>
            <w:rFonts w:ascii="Times New Roman" w:hAnsi="Times New Roman" w:cs="Times New Roman"/>
          </w:rPr>
          <w:t xml:space="preserve"> </w:t>
        </w:r>
      </w:ins>
      <w:ins w:id="1230" w:author="Benton, Deon" w:date="2026-04-08T14:50:00Z" w16du:dateUtc="2026-04-08T19:50:00Z">
        <w:r w:rsidR="008F5B2B">
          <w:rPr>
            <w:rFonts w:ascii="Times New Roman" w:hAnsi="Times New Roman" w:cs="Times New Roman"/>
          </w:rPr>
          <w:t xml:space="preserve">not only that </w:t>
        </w:r>
      </w:ins>
      <w:ins w:id="1231" w:author="Benton, Deon" w:date="2026-04-08T14:49:00Z" w16du:dateUtc="2026-04-08T19:49:00Z">
        <w:r w:rsidR="008F5B2B">
          <w:rPr>
            <w:rFonts w:ascii="Times New Roman" w:hAnsi="Times New Roman" w:cs="Times New Roman"/>
          </w:rPr>
          <w:t xml:space="preserve">infants’ attention should undergo less of a boost </w:t>
        </w:r>
      </w:ins>
      <w:ins w:id="1232" w:author="Benton, Deon" w:date="2026-04-08T14:50:00Z" w16du:dateUtc="2026-04-08T19:50:00Z">
        <w:r w:rsidR="008F5B2B">
          <w:rPr>
            <w:rFonts w:ascii="Times New Roman" w:hAnsi="Times New Roman" w:cs="Times New Roman"/>
          </w:rPr>
          <w:t>but that any</w:t>
        </w:r>
      </w:ins>
      <w:ins w:id="1233" w:author="Benton, Deon" w:date="2026-04-08T14:46:00Z" w16du:dateUtc="2026-04-08T19:46:00Z">
        <w:r w:rsidR="00D902A5">
          <w:rPr>
            <w:rFonts w:ascii="Times New Roman" w:hAnsi="Times New Roman" w:cs="Times New Roman"/>
          </w:rPr>
          <w:t xml:space="preserve"> association that is formed between the arced motion</w:t>
        </w:r>
      </w:ins>
      <w:ins w:id="1234" w:author="Benton, Deon" w:date="2026-04-08T14:50:00Z" w16du:dateUtc="2026-04-08T19:50:00Z">
        <w:r w:rsidR="008F5B2B">
          <w:rPr>
            <w:rFonts w:ascii="Times New Roman" w:hAnsi="Times New Roman" w:cs="Times New Roman"/>
          </w:rPr>
          <w:t xml:space="preserve"> trajectory</w:t>
        </w:r>
      </w:ins>
      <w:ins w:id="1235" w:author="Benton, Deon" w:date="2026-04-08T14:46:00Z" w16du:dateUtc="2026-04-08T19:46:00Z">
        <w:r w:rsidR="00D902A5">
          <w:rPr>
            <w:rFonts w:ascii="Times New Roman" w:hAnsi="Times New Roman" w:cs="Times New Roman"/>
          </w:rPr>
          <w:t xml:space="preserve"> and the barrier </w:t>
        </w:r>
      </w:ins>
      <w:ins w:id="1236" w:author="Benton, Deon" w:date="2026-04-08T14:51:00Z" w16du:dateUtc="2026-04-08T19:51:00Z">
        <w:r w:rsidR="008F5B2B">
          <w:rPr>
            <w:rFonts w:ascii="Times New Roman" w:hAnsi="Times New Roman" w:cs="Times New Roman"/>
          </w:rPr>
          <w:t xml:space="preserve">should </w:t>
        </w:r>
      </w:ins>
      <w:ins w:id="1237" w:author="Benton, Deon" w:date="2026-04-08T14:46:00Z" w16du:dateUtc="2026-04-08T19:46:00Z">
        <w:r w:rsidR="00D902A5">
          <w:rPr>
            <w:rFonts w:ascii="Times New Roman" w:hAnsi="Times New Roman" w:cs="Times New Roman"/>
          </w:rPr>
          <w:t>be weaker</w:t>
        </w:r>
      </w:ins>
      <w:ins w:id="1238" w:author="Benton, Deon" w:date="2026-04-08T14:49:00Z" w16du:dateUtc="2026-04-08T19:49:00Z">
        <w:r w:rsidR="008F5B2B">
          <w:rPr>
            <w:rFonts w:ascii="Times New Roman" w:hAnsi="Times New Roman" w:cs="Times New Roman"/>
          </w:rPr>
          <w:t xml:space="preserve"> because of it.</w:t>
        </w:r>
      </w:ins>
      <w:ins w:id="1239" w:author="Benton, Deon" w:date="2026-04-08T14:47:00Z" w16du:dateUtc="2026-04-08T19:47:00Z">
        <w:r w:rsidR="00B83467">
          <w:rPr>
            <w:rFonts w:ascii="Times New Roman" w:hAnsi="Times New Roman" w:cs="Times New Roman"/>
          </w:rPr>
          <w:t xml:space="preserve"> </w:t>
        </w:r>
      </w:ins>
      <w:ins w:id="1240" w:author="Benton, Deon" w:date="2026-03-17T17:09:00Z" w16du:dateUtc="2026-03-17T22:09:00Z">
        <w:r w:rsidR="00650F06">
          <w:rPr>
            <w:rFonts w:ascii="Times New Roman" w:hAnsi="Times New Roman" w:cs="Times New Roman"/>
          </w:rPr>
          <w:t>Likewise</w:t>
        </w:r>
      </w:ins>
      <w:ins w:id="1241" w:author="Benton, Deon" w:date="2026-03-17T16:51:00Z" w16du:dateUtc="2026-03-17T21:51:00Z">
        <w:r w:rsidR="00DF52FA">
          <w:rPr>
            <w:rFonts w:ascii="Times New Roman" w:hAnsi="Times New Roman" w:cs="Times New Roman"/>
          </w:rPr>
          <w:t xml:space="preserve">, even if </w:t>
        </w:r>
      </w:ins>
      <w:ins w:id="1242" w:author="Benton, Deon" w:date="2026-03-17T17:10:00Z" w16du:dateUtc="2026-03-17T22:10:00Z">
        <w:r w:rsidR="00650F06">
          <w:rPr>
            <w:rFonts w:ascii="Times New Roman" w:hAnsi="Times New Roman" w:cs="Times New Roman"/>
          </w:rPr>
          <w:t>an object changes physical state immediately</w:t>
        </w:r>
      </w:ins>
      <w:ins w:id="1243" w:author="Benton, Deon" w:date="2026-04-08T14:51:00Z" w16du:dateUtc="2026-04-08T19:51:00Z">
        <w:r w:rsidR="008F5B2B">
          <w:rPr>
            <w:rFonts w:ascii="Times New Roman" w:hAnsi="Times New Roman" w:cs="Times New Roman"/>
          </w:rPr>
          <w:t xml:space="preserve"> and infants’ attention is heightened</w:t>
        </w:r>
      </w:ins>
      <w:ins w:id="1244" w:author="Benton, Deon" w:date="2026-03-17T16:51:00Z" w16du:dateUtc="2026-03-17T21:51:00Z">
        <w:r w:rsidR="00DF52FA">
          <w:rPr>
            <w:rFonts w:ascii="Times New Roman" w:hAnsi="Times New Roman" w:cs="Times New Roman"/>
          </w:rPr>
          <w:t xml:space="preserve">, if the barrier is positioned </w:t>
        </w:r>
      </w:ins>
      <w:ins w:id="1245" w:author="Benton, Deon" w:date="2026-03-17T17:11:00Z" w16du:dateUtc="2026-03-17T22:11:00Z">
        <w:r w:rsidR="002074F3">
          <w:rPr>
            <w:rFonts w:ascii="Times New Roman" w:hAnsi="Times New Roman" w:cs="Times New Roman"/>
          </w:rPr>
          <w:t>off</w:t>
        </w:r>
      </w:ins>
      <w:ins w:id="1246" w:author="Benton, Deon" w:date="2026-03-17T16:51:00Z" w16du:dateUtc="2026-03-17T21:51:00Z">
        <w:r w:rsidR="00DF52FA">
          <w:rPr>
            <w:rFonts w:ascii="Times New Roman" w:hAnsi="Times New Roman" w:cs="Times New Roman"/>
          </w:rPr>
          <w:t xml:space="preserve"> to the side of the arced motion, </w:t>
        </w:r>
      </w:ins>
      <w:ins w:id="1247" w:author="Benton, Deon" w:date="2026-03-17T16:52:00Z" w16du:dateUtc="2026-03-17T21:52:00Z">
        <w:r w:rsidR="008B095A">
          <w:rPr>
            <w:rFonts w:ascii="Times New Roman" w:hAnsi="Times New Roman" w:cs="Times New Roman"/>
          </w:rPr>
          <w:t xml:space="preserve">infants should be less likely to associate it with </w:t>
        </w:r>
      </w:ins>
      <w:ins w:id="1248" w:author="Benton, Deon" w:date="2026-03-17T17:10:00Z" w16du:dateUtc="2026-03-17T22:10:00Z">
        <w:r w:rsidR="00650F06">
          <w:rPr>
            <w:rFonts w:ascii="Times New Roman" w:hAnsi="Times New Roman" w:cs="Times New Roman"/>
          </w:rPr>
          <w:t xml:space="preserve">such motion </w:t>
        </w:r>
      </w:ins>
      <w:ins w:id="1249" w:author="Benton, Deon" w:date="2026-03-17T16:52:00Z" w16du:dateUtc="2026-03-17T21:52:00Z">
        <w:r w:rsidR="008B095A">
          <w:rPr>
            <w:rFonts w:ascii="Times New Roman" w:hAnsi="Times New Roman" w:cs="Times New Roman"/>
          </w:rPr>
          <w:t xml:space="preserve">given its reduced salience in this configuration. </w:t>
        </w:r>
      </w:ins>
    </w:p>
    <w:p w14:paraId="61A5BBF3" w14:textId="6339544A" w:rsidR="007C115F" w:rsidRDefault="008B095A" w:rsidP="00521D26">
      <w:pPr>
        <w:spacing w:line="480" w:lineRule="auto"/>
        <w:ind w:firstLine="720"/>
        <w:contextualSpacing/>
        <w:rPr>
          <w:ins w:id="1250" w:author="Benton, Deon" w:date="2026-03-10T19:47:00Z" w16du:dateUtc="2026-03-11T00:47:00Z"/>
          <w:rFonts w:ascii="Times New Roman" w:hAnsi="Times New Roman" w:cs="Times New Roman"/>
        </w:rPr>
      </w:pPr>
      <w:ins w:id="1251" w:author="Benton, Deon" w:date="2026-03-17T16:53:00Z" w16du:dateUtc="2026-03-17T21:53:00Z">
        <w:r>
          <w:rPr>
            <w:rFonts w:ascii="Times New Roman" w:hAnsi="Times New Roman" w:cs="Times New Roman"/>
          </w:rPr>
          <w:t xml:space="preserve">Importantly, although </w:t>
        </w:r>
      </w:ins>
      <w:ins w:id="1252" w:author="Benton, Deon" w:date="2026-03-17T16:55:00Z" w16du:dateUtc="2026-03-17T21:55:00Z">
        <w:r w:rsidR="008A5486">
          <w:rPr>
            <w:rFonts w:ascii="Times New Roman" w:hAnsi="Times New Roman" w:cs="Times New Roman"/>
          </w:rPr>
          <w:t>direct action</w:t>
        </w:r>
      </w:ins>
      <w:ins w:id="1253" w:author="Benton, Deon" w:date="2026-03-17T16:53:00Z" w16du:dateUtc="2026-03-17T21:53:00Z">
        <w:r>
          <w:rPr>
            <w:rFonts w:ascii="Times New Roman" w:hAnsi="Times New Roman" w:cs="Times New Roman"/>
          </w:rPr>
          <w:t xml:space="preserve"> experience and causal efficacy may</w:t>
        </w:r>
      </w:ins>
      <w:ins w:id="1254" w:author="Benton, Deon" w:date="2026-03-17T17:00:00Z" w16du:dateUtc="2026-03-17T22:00:00Z">
        <w:r w:rsidR="00D7275F">
          <w:rPr>
            <w:rFonts w:ascii="Times New Roman" w:hAnsi="Times New Roman" w:cs="Times New Roman"/>
          </w:rPr>
          <w:t xml:space="preserve"> serve similar </w:t>
        </w:r>
        <w:proofErr w:type="gramStart"/>
        <w:r w:rsidR="00D7275F">
          <w:rPr>
            <w:rFonts w:ascii="Times New Roman" w:hAnsi="Times New Roman" w:cs="Times New Roman"/>
          </w:rPr>
          <w:t>functions—</w:t>
        </w:r>
      </w:ins>
      <w:proofErr w:type="gramEnd"/>
      <w:ins w:id="1255" w:author="Benton, Deon" w:date="2026-03-17T17:02:00Z" w16du:dateUtc="2026-03-17T22:02:00Z">
        <w:r w:rsidR="007A723F">
          <w:rPr>
            <w:rFonts w:ascii="Times New Roman" w:hAnsi="Times New Roman" w:cs="Times New Roman"/>
          </w:rPr>
          <w:t xml:space="preserve">namely, </w:t>
        </w:r>
      </w:ins>
      <w:ins w:id="1256" w:author="Benton, Deon" w:date="2026-03-17T17:00:00Z" w16du:dateUtc="2026-03-17T22:00:00Z">
        <w:r w:rsidR="00D7275F">
          <w:rPr>
            <w:rFonts w:ascii="Times New Roman" w:hAnsi="Times New Roman" w:cs="Times New Roman"/>
          </w:rPr>
          <w:t xml:space="preserve">to boost </w:t>
        </w:r>
      </w:ins>
      <w:ins w:id="1257" w:author="Benton, Deon" w:date="2026-03-17T16:53:00Z" w16du:dateUtc="2026-03-17T21:53:00Z">
        <w:r>
          <w:rPr>
            <w:rFonts w:ascii="Times New Roman" w:hAnsi="Times New Roman" w:cs="Times New Roman"/>
          </w:rPr>
          <w:t xml:space="preserve">infants’ overall </w:t>
        </w:r>
      </w:ins>
      <w:ins w:id="1258" w:author="Benton, Deon" w:date="2026-03-17T17:00:00Z" w16du:dateUtc="2026-03-17T22:00:00Z">
        <w:r w:rsidR="00D7275F">
          <w:rPr>
            <w:rFonts w:ascii="Times New Roman" w:hAnsi="Times New Roman" w:cs="Times New Roman"/>
          </w:rPr>
          <w:t>attention</w:t>
        </w:r>
      </w:ins>
      <w:ins w:id="1259" w:author="Benton, Deon" w:date="2026-04-08T14:51:00Z" w16du:dateUtc="2026-04-08T19:51:00Z">
        <w:r w:rsidR="006B2AE1">
          <w:rPr>
            <w:rFonts w:ascii="Times New Roman" w:hAnsi="Times New Roman" w:cs="Times New Roman"/>
          </w:rPr>
          <w:t xml:space="preserve">, </w:t>
        </w:r>
      </w:ins>
      <w:ins w:id="1260" w:author="Benton, Deon" w:date="2026-03-17T16:53:00Z" w16du:dateUtc="2026-03-17T21:53:00Z">
        <w:r>
          <w:rPr>
            <w:rFonts w:ascii="Times New Roman" w:hAnsi="Times New Roman" w:cs="Times New Roman"/>
          </w:rPr>
          <w:t xml:space="preserve">engagement </w:t>
        </w:r>
      </w:ins>
      <w:ins w:id="1261" w:author="Benton, Deon" w:date="2026-03-17T16:54:00Z" w16du:dateUtc="2026-03-17T21:54:00Z">
        <w:r w:rsidR="008A5486">
          <w:rPr>
            <w:rFonts w:ascii="Times New Roman" w:hAnsi="Times New Roman" w:cs="Times New Roman"/>
          </w:rPr>
          <w:t>in a task</w:t>
        </w:r>
      </w:ins>
      <w:ins w:id="1262" w:author="Benton, Deon" w:date="2026-04-08T14:51:00Z" w16du:dateUtc="2026-04-08T19:51:00Z">
        <w:r w:rsidR="006B2AE1">
          <w:rPr>
            <w:rFonts w:ascii="Times New Roman" w:hAnsi="Times New Roman" w:cs="Times New Roman"/>
          </w:rPr>
          <w:t>, and learning of key aspects of it</w:t>
        </w:r>
      </w:ins>
      <w:ins w:id="1263" w:author="Benton, Deon" w:date="2026-03-17T17:00:00Z" w16du:dateUtc="2026-03-17T22:00:00Z">
        <w:r w:rsidR="00D7275F">
          <w:rPr>
            <w:rFonts w:ascii="Times New Roman" w:hAnsi="Times New Roman" w:cs="Times New Roman"/>
          </w:rPr>
          <w:t>—</w:t>
        </w:r>
      </w:ins>
      <w:ins w:id="1264" w:author="Benton, Deon" w:date="2026-03-17T17:02:00Z" w16du:dateUtc="2026-03-17T22:02:00Z">
        <w:r w:rsidR="007A723F">
          <w:rPr>
            <w:rFonts w:ascii="Times New Roman" w:hAnsi="Times New Roman" w:cs="Times New Roman"/>
          </w:rPr>
          <w:t>the effects that each has on</w:t>
        </w:r>
      </w:ins>
      <w:ins w:id="1265" w:author="Benton, Deon" w:date="2026-03-17T17:01:00Z" w16du:dateUtc="2026-03-17T22:01:00Z">
        <w:r w:rsidR="00D7275F">
          <w:rPr>
            <w:rFonts w:ascii="Times New Roman" w:hAnsi="Times New Roman" w:cs="Times New Roman"/>
          </w:rPr>
          <w:t xml:space="preserve"> how infants process events </w:t>
        </w:r>
      </w:ins>
      <w:r w:rsidR="009F7A89">
        <w:rPr>
          <w:rFonts w:ascii="Times New Roman" w:hAnsi="Times New Roman" w:cs="Times New Roman"/>
        </w:rPr>
        <w:t>within the task</w:t>
      </w:r>
      <w:ins w:id="1266" w:author="Benton, Deon" w:date="2026-03-17T17:01:00Z" w16du:dateUtc="2026-03-17T22:01:00Z">
        <w:r w:rsidR="00D7275F">
          <w:rPr>
            <w:rFonts w:ascii="Times New Roman" w:hAnsi="Times New Roman" w:cs="Times New Roman"/>
          </w:rPr>
          <w:t xml:space="preserve"> may differ</w:t>
        </w:r>
      </w:ins>
      <w:ins w:id="1267" w:author="Benton, Deon" w:date="2026-03-17T16:54:00Z" w16du:dateUtc="2026-03-17T21:54:00Z">
        <w:r w:rsidR="008A5486">
          <w:rPr>
            <w:rFonts w:ascii="Times New Roman" w:hAnsi="Times New Roman" w:cs="Times New Roman"/>
          </w:rPr>
          <w:t>.</w:t>
        </w:r>
      </w:ins>
      <w:ins w:id="1268" w:author="Benton, Deon" w:date="2026-03-17T16:48:00Z" w16du:dateUtc="2026-03-17T21:48:00Z">
        <w:r w:rsidR="00F3370F">
          <w:rPr>
            <w:rFonts w:ascii="Times New Roman" w:hAnsi="Times New Roman" w:cs="Times New Roman"/>
          </w:rPr>
          <w:t xml:space="preserve"> </w:t>
        </w:r>
      </w:ins>
      <w:ins w:id="1269" w:author="Benton, Deon" w:date="2026-03-17T17:01:00Z" w16du:dateUtc="2026-03-17T22:01:00Z">
        <w:r w:rsidR="00D7275F">
          <w:rPr>
            <w:rFonts w:ascii="Times New Roman" w:hAnsi="Times New Roman" w:cs="Times New Roman"/>
          </w:rPr>
          <w:t>For example, d</w:t>
        </w:r>
      </w:ins>
      <w:ins w:id="1270" w:author="Benton, Deon" w:date="2026-03-17T16:54:00Z" w16du:dateUtc="2026-03-17T21:54:00Z">
        <w:r w:rsidR="008A5486">
          <w:rPr>
            <w:rFonts w:ascii="Times New Roman" w:hAnsi="Times New Roman" w:cs="Times New Roman"/>
          </w:rPr>
          <w:t>irect action experience</w:t>
        </w:r>
      </w:ins>
      <w:ins w:id="1271" w:author="Benton, Deon" w:date="2026-03-17T17:03:00Z" w16du:dateUtc="2026-03-17T22:03:00Z">
        <w:r w:rsidR="007A723F">
          <w:rPr>
            <w:rFonts w:ascii="Times New Roman" w:hAnsi="Times New Roman" w:cs="Times New Roman"/>
          </w:rPr>
          <w:t>—such as that provided by sticky mittens—</w:t>
        </w:r>
      </w:ins>
      <w:ins w:id="1272" w:author="Benton, Deon" w:date="2026-03-17T17:01:00Z" w16du:dateUtc="2026-03-17T22:01:00Z">
        <w:r w:rsidR="00D7275F">
          <w:rPr>
            <w:rFonts w:ascii="Times New Roman" w:hAnsi="Times New Roman" w:cs="Times New Roman"/>
          </w:rPr>
          <w:t>may</w:t>
        </w:r>
        <w:r w:rsidR="007A723F">
          <w:rPr>
            <w:rFonts w:ascii="Times New Roman" w:hAnsi="Times New Roman" w:cs="Times New Roman"/>
          </w:rPr>
          <w:t xml:space="preserve"> strengthen infants’ encoding of their own </w:t>
        </w:r>
      </w:ins>
      <w:ins w:id="1273" w:author="Benton, Deon" w:date="2026-03-17T17:02:00Z" w16du:dateUtc="2026-03-17T22:02:00Z">
        <w:r w:rsidR="007A723F">
          <w:rPr>
            <w:rFonts w:ascii="Times New Roman" w:hAnsi="Times New Roman" w:cs="Times New Roman"/>
          </w:rPr>
          <w:t>straight reaching trajectories</w:t>
        </w:r>
      </w:ins>
      <w:ins w:id="1274" w:author="Benton, Deon" w:date="2026-03-17T17:04:00Z" w16du:dateUtc="2026-03-17T22:04:00Z">
        <w:r w:rsidR="001F286B">
          <w:rPr>
            <w:rFonts w:ascii="Times New Roman" w:hAnsi="Times New Roman" w:cs="Times New Roman"/>
          </w:rPr>
          <w:t xml:space="preserve">, as well as </w:t>
        </w:r>
      </w:ins>
      <w:ins w:id="1275" w:author="Benton, Deon" w:date="2026-03-18T09:43:00Z" w16du:dateUtc="2026-03-18T14:43:00Z">
        <w:r w:rsidR="00705050">
          <w:rPr>
            <w:rFonts w:ascii="Times New Roman" w:hAnsi="Times New Roman" w:cs="Times New Roman"/>
          </w:rPr>
          <w:t xml:space="preserve">perhaps </w:t>
        </w:r>
      </w:ins>
      <w:ins w:id="1276" w:author="Benton, Deon" w:date="2026-03-17T17:04:00Z" w16du:dateUtc="2026-03-17T22:04:00Z">
        <w:r w:rsidR="001F286B">
          <w:rPr>
            <w:rFonts w:ascii="Times New Roman" w:hAnsi="Times New Roman" w:cs="Times New Roman"/>
          </w:rPr>
          <w:t xml:space="preserve">their encoding of the features of the objects they are touching. In contrast, </w:t>
        </w:r>
      </w:ins>
      <w:ins w:id="1277" w:author="Benton, Deon" w:date="2026-03-17T17:05:00Z" w16du:dateUtc="2026-03-17T22:05:00Z">
        <w:r w:rsidR="001F286B">
          <w:rPr>
            <w:rFonts w:ascii="Times New Roman" w:hAnsi="Times New Roman" w:cs="Times New Roman"/>
          </w:rPr>
          <w:t>action events that are causally efficacious—</w:t>
        </w:r>
      </w:ins>
      <w:ins w:id="1278" w:author="Benton, Deon" w:date="2026-04-08T14:53:00Z" w16du:dateUtc="2026-04-08T19:53:00Z">
        <w:r w:rsidR="001A61AD">
          <w:rPr>
            <w:rFonts w:ascii="Times New Roman" w:hAnsi="Times New Roman" w:cs="Times New Roman"/>
          </w:rPr>
          <w:t>such that the</w:t>
        </w:r>
      </w:ins>
      <w:ins w:id="1279" w:author="Benton, Deon" w:date="2026-03-17T17:05:00Z" w16du:dateUtc="2026-03-17T22:05:00Z">
        <w:r w:rsidR="001F286B">
          <w:rPr>
            <w:rFonts w:ascii="Times New Roman" w:hAnsi="Times New Roman" w:cs="Times New Roman"/>
          </w:rPr>
          <w:t xml:space="preserve"> effect happens immediately and upon </w:t>
        </w:r>
      </w:ins>
      <w:ins w:id="1280" w:author="Benton, Deon" w:date="2026-03-17T17:12:00Z" w16du:dateUtc="2026-03-17T22:12:00Z">
        <w:r w:rsidR="002074F3">
          <w:rPr>
            <w:rFonts w:ascii="Times New Roman" w:hAnsi="Times New Roman" w:cs="Times New Roman"/>
          </w:rPr>
          <w:t>direct, phy</w:t>
        </w:r>
      </w:ins>
      <w:ins w:id="1281" w:author="Benton, Deon" w:date="2026-03-17T17:13:00Z" w16du:dateUtc="2026-03-17T22:13:00Z">
        <w:r w:rsidR="002074F3">
          <w:rPr>
            <w:rFonts w:ascii="Times New Roman" w:hAnsi="Times New Roman" w:cs="Times New Roman"/>
          </w:rPr>
          <w:t xml:space="preserve">sical </w:t>
        </w:r>
      </w:ins>
      <w:ins w:id="1282" w:author="Benton, Deon" w:date="2026-03-17T17:05:00Z" w16du:dateUtc="2026-03-17T22:05:00Z">
        <w:r w:rsidR="001F286B">
          <w:rPr>
            <w:rFonts w:ascii="Times New Roman" w:hAnsi="Times New Roman" w:cs="Times New Roman"/>
          </w:rPr>
          <w:t>contact—</w:t>
        </w:r>
      </w:ins>
      <w:ins w:id="1283" w:author="Benton, Deon" w:date="2026-03-17T17:04:00Z" w16du:dateUtc="2026-03-17T22:04:00Z">
        <w:r w:rsidR="001F286B">
          <w:rPr>
            <w:rFonts w:ascii="Times New Roman" w:hAnsi="Times New Roman" w:cs="Times New Roman"/>
          </w:rPr>
          <w:t>may enhance infants’ encoding of the</w:t>
        </w:r>
      </w:ins>
      <w:ins w:id="1284" w:author="Benton, Deon" w:date="2026-03-17T17:05:00Z" w16du:dateUtc="2026-03-17T22:05:00Z">
        <w:r w:rsidR="001F286B">
          <w:rPr>
            <w:rFonts w:ascii="Times New Roman" w:hAnsi="Times New Roman" w:cs="Times New Roman"/>
          </w:rPr>
          <w:t xml:space="preserve"> relation</w:t>
        </w:r>
      </w:ins>
      <w:ins w:id="1285" w:author="Benton, Deon" w:date="2026-04-08T10:35:00Z" w16du:dateUtc="2026-04-08T15:35:00Z">
        <w:r w:rsidR="009D205F">
          <w:rPr>
            <w:rFonts w:ascii="Times New Roman" w:hAnsi="Times New Roman" w:cs="Times New Roman"/>
          </w:rPr>
          <w:t xml:space="preserve"> between the</w:t>
        </w:r>
      </w:ins>
      <w:ins w:id="1286" w:author="Benton, Deon" w:date="2026-03-17T17:04:00Z" w16du:dateUtc="2026-03-17T22:04:00Z">
        <w:r w:rsidR="001F286B">
          <w:rPr>
            <w:rFonts w:ascii="Times New Roman" w:hAnsi="Times New Roman" w:cs="Times New Roman"/>
          </w:rPr>
          <w:t xml:space="preserve"> curved motion and the barrier</w:t>
        </w:r>
      </w:ins>
      <w:ins w:id="1287" w:author="Benton, Deon" w:date="2026-03-17T17:13:00Z" w16du:dateUtc="2026-03-17T22:13:00Z">
        <w:r w:rsidR="006432DB">
          <w:rPr>
            <w:rFonts w:ascii="Times New Roman" w:hAnsi="Times New Roman" w:cs="Times New Roman"/>
          </w:rPr>
          <w:t>.</w:t>
        </w:r>
      </w:ins>
      <w:ins w:id="1288" w:author="Benton, Deon" w:date="2026-03-17T17:14:00Z" w16du:dateUtc="2026-03-17T22:14:00Z">
        <w:r w:rsidR="006432DB">
          <w:rPr>
            <w:rFonts w:ascii="Times New Roman" w:hAnsi="Times New Roman" w:cs="Times New Roman"/>
          </w:rPr>
          <w:t xml:space="preserve"> These differences notwithstanding, both manipulations may support the same downstream outcome: They increase the likelihood that infants encode the relevant, perceptually grounded relations in an action task.</w:t>
        </w:r>
      </w:ins>
      <w:ins w:id="1289" w:author="Benton, Deon" w:date="2026-03-17T17:15:00Z" w16du:dateUtc="2026-03-17T22:15:00Z">
        <w:r w:rsidR="004C689B">
          <w:rPr>
            <w:rFonts w:ascii="Times New Roman" w:hAnsi="Times New Roman" w:cs="Times New Roman"/>
          </w:rPr>
          <w:t xml:space="preserve"> </w:t>
        </w:r>
      </w:ins>
      <w:ins w:id="1290" w:author="Benton, Deon" w:date="2026-03-17T17:17:00Z" w16du:dateUtc="2026-03-17T22:17:00Z">
        <w:r w:rsidR="002D745F">
          <w:rPr>
            <w:rFonts w:ascii="Times New Roman" w:hAnsi="Times New Roman" w:cs="Times New Roman"/>
          </w:rPr>
          <w:t xml:space="preserve">Taken together, </w:t>
        </w:r>
        <w:r w:rsidR="00532E61">
          <w:rPr>
            <w:rFonts w:ascii="Times New Roman" w:hAnsi="Times New Roman" w:cs="Times New Roman"/>
          </w:rPr>
          <w:t xml:space="preserve">this interpretation </w:t>
        </w:r>
      </w:ins>
      <w:ins w:id="1291" w:author="Benton, Deon" w:date="2026-04-08T10:36:00Z" w16du:dateUtc="2026-04-08T15:36:00Z">
        <w:r w:rsidR="00D61EC3">
          <w:rPr>
            <w:rFonts w:ascii="Times New Roman" w:hAnsi="Times New Roman" w:cs="Times New Roman"/>
          </w:rPr>
          <w:t xml:space="preserve">suggests </w:t>
        </w:r>
      </w:ins>
      <w:ins w:id="1292" w:author="Benton, Deon" w:date="2026-03-17T17:15:00Z" w16du:dateUtc="2026-03-17T22:15:00Z">
        <w:r w:rsidR="004C689B">
          <w:rPr>
            <w:rFonts w:ascii="Times New Roman" w:hAnsi="Times New Roman" w:cs="Times New Roman"/>
          </w:rPr>
          <w:t>that even the looking behavior of</w:t>
        </w:r>
      </w:ins>
      <w:ins w:id="1293" w:author="Benton, Deon" w:date="2026-03-17T17:16:00Z" w16du:dateUtc="2026-03-17T22:16:00Z">
        <w:r w:rsidR="004C689B">
          <w:rPr>
            <w:rFonts w:ascii="Times New Roman" w:hAnsi="Times New Roman" w:cs="Times New Roman"/>
          </w:rPr>
          <w:t xml:space="preserve"> 3-month-old infants need not </w:t>
        </w:r>
      </w:ins>
      <w:ins w:id="1294" w:author="Benton, Deon" w:date="2026-03-17T17:19:00Z" w16du:dateUtc="2026-03-17T22:19:00Z">
        <w:r w:rsidR="00532E61">
          <w:rPr>
            <w:rFonts w:ascii="Times New Roman" w:hAnsi="Times New Roman" w:cs="Times New Roman"/>
          </w:rPr>
          <w:t xml:space="preserve">indicate </w:t>
        </w:r>
      </w:ins>
      <w:ins w:id="1295" w:author="Benton, Deon" w:date="2026-03-17T17:16:00Z" w16du:dateUtc="2026-03-17T22:16:00Z">
        <w:r w:rsidR="004C689B">
          <w:rPr>
            <w:rFonts w:ascii="Times New Roman" w:hAnsi="Times New Roman" w:cs="Times New Roman"/>
          </w:rPr>
          <w:t>early</w:t>
        </w:r>
      </w:ins>
      <w:ins w:id="1296" w:author="Benton, Deon" w:date="2026-03-17T17:19:00Z" w16du:dateUtc="2026-03-17T22:19:00Z">
        <w:r w:rsidR="00532E61">
          <w:rPr>
            <w:rFonts w:ascii="Times New Roman" w:hAnsi="Times New Roman" w:cs="Times New Roman"/>
          </w:rPr>
          <w:t>-</w:t>
        </w:r>
      </w:ins>
      <w:ins w:id="1297" w:author="Benton, Deon" w:date="2026-03-17T17:16:00Z" w16du:dateUtc="2026-03-17T22:16:00Z">
        <w:r w:rsidR="004C689B">
          <w:rPr>
            <w:rFonts w:ascii="Times New Roman" w:hAnsi="Times New Roman" w:cs="Times New Roman"/>
          </w:rPr>
          <w:t>emerging</w:t>
        </w:r>
      </w:ins>
      <w:ins w:id="1298" w:author="Benton, Deon" w:date="2026-04-08T14:54:00Z" w16du:dateUtc="2026-04-08T19:54:00Z">
        <w:r w:rsidR="001A61AD">
          <w:rPr>
            <w:rFonts w:ascii="Times New Roman" w:hAnsi="Times New Roman" w:cs="Times New Roman"/>
          </w:rPr>
          <w:t xml:space="preserve"> or even innate</w:t>
        </w:r>
      </w:ins>
      <w:ins w:id="1299" w:author="Benton, Deon" w:date="2026-03-17T17:16:00Z" w16du:dateUtc="2026-03-17T22:16:00Z">
        <w:r w:rsidR="004C689B">
          <w:rPr>
            <w:rFonts w:ascii="Times New Roman" w:hAnsi="Times New Roman" w:cs="Times New Roman"/>
          </w:rPr>
          <w:t xml:space="preserve"> notion</w:t>
        </w:r>
      </w:ins>
      <w:ins w:id="1300" w:author="Benton, Deon" w:date="2026-04-08T14:53:00Z" w16du:dateUtc="2026-04-08T19:53:00Z">
        <w:r w:rsidR="001A61AD">
          <w:rPr>
            <w:rFonts w:ascii="Times New Roman" w:hAnsi="Times New Roman" w:cs="Times New Roman"/>
          </w:rPr>
          <w:t>s</w:t>
        </w:r>
      </w:ins>
      <w:ins w:id="1301" w:author="Benton, Deon" w:date="2026-03-17T17:16:00Z" w16du:dateUtc="2026-03-17T22:16:00Z">
        <w:r w:rsidR="004C689B">
          <w:rPr>
            <w:rFonts w:ascii="Times New Roman" w:hAnsi="Times New Roman" w:cs="Times New Roman"/>
          </w:rPr>
          <w:t xml:space="preserve"> of </w:t>
        </w:r>
      </w:ins>
      <w:ins w:id="1302" w:author="Benton, Deon" w:date="2026-03-17T17:19:00Z" w16du:dateUtc="2026-03-17T22:19:00Z">
        <w:r w:rsidR="00532E61">
          <w:rPr>
            <w:rFonts w:ascii="Times New Roman" w:hAnsi="Times New Roman" w:cs="Times New Roman"/>
          </w:rPr>
          <w:t xml:space="preserve">action </w:t>
        </w:r>
      </w:ins>
      <w:ins w:id="1303" w:author="Benton, Deon" w:date="2026-03-17T17:16:00Z" w16du:dateUtc="2026-03-17T22:16:00Z">
        <w:r w:rsidR="004C689B">
          <w:rPr>
            <w:rFonts w:ascii="Times New Roman" w:hAnsi="Times New Roman" w:cs="Times New Roman"/>
          </w:rPr>
          <w:t>efficiency</w:t>
        </w:r>
      </w:ins>
      <w:ins w:id="1304" w:author="Benton, Deon" w:date="2026-04-08T14:53:00Z" w16du:dateUtc="2026-04-08T19:53:00Z">
        <w:r w:rsidR="001A61AD">
          <w:rPr>
            <w:rFonts w:ascii="Times New Roman" w:hAnsi="Times New Roman" w:cs="Times New Roman"/>
          </w:rPr>
          <w:t xml:space="preserve"> or goal</w:t>
        </w:r>
      </w:ins>
      <w:ins w:id="1305" w:author="Benton, Deon" w:date="2026-04-08T14:54:00Z" w16du:dateUtc="2026-04-08T19:54:00Z">
        <w:r w:rsidR="00A145E9">
          <w:rPr>
            <w:rFonts w:ascii="Times New Roman" w:hAnsi="Times New Roman" w:cs="Times New Roman"/>
          </w:rPr>
          <w:t>s</w:t>
        </w:r>
      </w:ins>
      <w:ins w:id="1306" w:author="Benton, Deon" w:date="2026-03-17T17:16:00Z" w16du:dateUtc="2026-03-17T22:16:00Z">
        <w:r w:rsidR="004C689B">
          <w:rPr>
            <w:rFonts w:ascii="Times New Roman" w:hAnsi="Times New Roman" w:cs="Times New Roman"/>
          </w:rPr>
          <w:t xml:space="preserve">. Instead, young infants’ </w:t>
        </w:r>
      </w:ins>
      <w:ins w:id="1307" w:author="Benton, Deon" w:date="2026-03-17T17:17:00Z" w16du:dateUtc="2026-03-17T22:17:00Z">
        <w:r w:rsidR="004C689B">
          <w:rPr>
            <w:rFonts w:ascii="Times New Roman" w:hAnsi="Times New Roman" w:cs="Times New Roman"/>
          </w:rPr>
          <w:t>looking patterns may arise from</w:t>
        </w:r>
      </w:ins>
      <w:ins w:id="1308" w:author="Benton, Deon" w:date="2026-03-17T17:20:00Z" w16du:dateUtc="2026-03-17T22:20:00Z">
        <w:r w:rsidR="009D3E05">
          <w:rPr>
            <w:rFonts w:ascii="Times New Roman" w:hAnsi="Times New Roman" w:cs="Times New Roman"/>
          </w:rPr>
          <w:t xml:space="preserve"> the </w:t>
        </w:r>
        <w:r w:rsidR="009D3E05" w:rsidRPr="009E7771">
          <w:rPr>
            <w:rFonts w:ascii="Times New Roman" w:hAnsi="Times New Roman" w:cs="Times New Roman"/>
          </w:rPr>
          <w:t xml:space="preserve">combined effects of increased attentional engagement with </w:t>
        </w:r>
      </w:ins>
      <w:ins w:id="1309" w:author="Benton, Deon" w:date="2026-03-17T17:22:00Z" w16du:dateUtc="2026-03-17T22:22:00Z">
        <w:r w:rsidR="009D3E05">
          <w:rPr>
            <w:rFonts w:ascii="Times New Roman" w:hAnsi="Times New Roman" w:cs="Times New Roman"/>
          </w:rPr>
          <w:t>an action scene</w:t>
        </w:r>
      </w:ins>
      <w:ins w:id="1310" w:author="Benton, Deon" w:date="2026-03-17T17:20:00Z" w16du:dateUtc="2026-03-17T22:20:00Z">
        <w:r w:rsidR="009D3E05" w:rsidRPr="009E7771">
          <w:rPr>
            <w:rFonts w:ascii="Times New Roman" w:hAnsi="Times New Roman" w:cs="Times New Roman"/>
          </w:rPr>
          <w:t xml:space="preserve">, incidental encoding of </w:t>
        </w:r>
      </w:ins>
      <w:ins w:id="1311" w:author="Benton, Deon" w:date="2026-03-17T17:22:00Z" w16du:dateUtc="2026-03-17T22:22:00Z">
        <w:r w:rsidR="00521D26">
          <w:rPr>
            <w:rFonts w:ascii="Times New Roman" w:hAnsi="Times New Roman" w:cs="Times New Roman"/>
          </w:rPr>
          <w:t xml:space="preserve">their </w:t>
        </w:r>
      </w:ins>
      <w:ins w:id="1312" w:author="Benton, Deon" w:date="2026-03-17T17:20:00Z" w16du:dateUtc="2026-03-17T22:20:00Z">
        <w:r w:rsidR="009D3E05" w:rsidRPr="009E7771">
          <w:rPr>
            <w:rFonts w:ascii="Times New Roman" w:hAnsi="Times New Roman" w:cs="Times New Roman"/>
          </w:rPr>
          <w:t xml:space="preserve">own reaching </w:t>
        </w:r>
        <w:r w:rsidR="009D3E05" w:rsidRPr="009E7771">
          <w:rPr>
            <w:rFonts w:ascii="Times New Roman" w:hAnsi="Times New Roman" w:cs="Times New Roman"/>
          </w:rPr>
          <w:lastRenderedPageBreak/>
          <w:t>trajectories, and</w:t>
        </w:r>
      </w:ins>
      <w:ins w:id="1313" w:author="Benton, Deon" w:date="2026-03-17T17:17:00Z" w16du:dateUtc="2026-03-17T22:17:00Z">
        <w:r w:rsidR="004C689B">
          <w:rPr>
            <w:rFonts w:ascii="Times New Roman" w:hAnsi="Times New Roman" w:cs="Times New Roman"/>
          </w:rPr>
          <w:t xml:space="preserve"> the same perceptually grounded associative processes </w:t>
        </w:r>
      </w:ins>
      <w:ins w:id="1314" w:author="Benton, Deon" w:date="2026-04-08T10:37:00Z" w16du:dateUtc="2026-04-08T15:37:00Z">
        <w:r w:rsidR="00D61EC3">
          <w:rPr>
            <w:rFonts w:ascii="Times New Roman" w:hAnsi="Times New Roman" w:cs="Times New Roman"/>
          </w:rPr>
          <w:t>that I argue</w:t>
        </w:r>
      </w:ins>
      <w:ins w:id="1315" w:author="Benton, Deon" w:date="2026-03-17T17:17:00Z" w16du:dateUtc="2026-03-17T22:17:00Z">
        <w:r w:rsidR="004C689B">
          <w:rPr>
            <w:rFonts w:ascii="Times New Roman" w:hAnsi="Times New Roman" w:cs="Times New Roman"/>
          </w:rPr>
          <w:t xml:space="preserve"> </w:t>
        </w:r>
      </w:ins>
      <w:ins w:id="1316" w:author="Benton, Deon" w:date="2026-03-17T17:19:00Z" w16du:dateUtc="2026-03-17T22:19:00Z">
        <w:r w:rsidR="00532E61">
          <w:rPr>
            <w:rFonts w:ascii="Times New Roman" w:hAnsi="Times New Roman" w:cs="Times New Roman"/>
          </w:rPr>
          <w:t>subserve</w:t>
        </w:r>
      </w:ins>
      <w:ins w:id="1317" w:author="Benton, Deon" w:date="2026-03-17T17:17:00Z" w16du:dateUtc="2026-03-17T22:17:00Z">
        <w:r w:rsidR="004C689B">
          <w:rPr>
            <w:rFonts w:ascii="Times New Roman" w:hAnsi="Times New Roman" w:cs="Times New Roman"/>
          </w:rPr>
          <w:t xml:space="preserve"> older infants’ performance. </w:t>
        </w:r>
      </w:ins>
    </w:p>
    <w:p w14:paraId="59A5325D" w14:textId="4D743217" w:rsidR="00524642" w:rsidRDefault="00635C87" w:rsidP="0096761D">
      <w:pPr>
        <w:spacing w:line="480" w:lineRule="auto"/>
        <w:ind w:firstLine="720"/>
        <w:contextualSpacing/>
        <w:rPr>
          <w:rFonts w:ascii="Times New Roman" w:hAnsi="Times New Roman" w:cs="Times New Roman"/>
        </w:rPr>
      </w:pPr>
      <w:ins w:id="1318" w:author="Benton, Deon" w:date="2026-02-11T16:20:00Z" w16du:dateUtc="2026-02-11T22:20:00Z">
        <w:r>
          <w:rPr>
            <w:rFonts w:ascii="Times New Roman" w:hAnsi="Times New Roman" w:cs="Times New Roman"/>
          </w:rPr>
          <w:t>T</w:t>
        </w:r>
      </w:ins>
      <w:ins w:id="1319" w:author="Benton, Deon" w:date="2026-03-10T19:33:00Z" w16du:dateUtc="2026-03-11T00:33:00Z">
        <w:r w:rsidR="00837A23">
          <w:rPr>
            <w:rFonts w:ascii="Times New Roman" w:hAnsi="Times New Roman" w:cs="Times New Roman"/>
          </w:rPr>
          <w:t>wo</w:t>
        </w:r>
      </w:ins>
      <w:ins w:id="1320" w:author="Benton, Deon" w:date="2026-02-11T16:20:00Z" w16du:dateUtc="2026-02-11T22:20:00Z">
        <w:r>
          <w:rPr>
            <w:rFonts w:ascii="Times New Roman" w:hAnsi="Times New Roman" w:cs="Times New Roman"/>
          </w:rPr>
          <w:t xml:space="preserve"> points are worth clarifying before </w:t>
        </w:r>
      </w:ins>
      <w:ins w:id="1321" w:author="Benton, Deon" w:date="2026-02-12T15:32:00Z" w16du:dateUtc="2026-02-12T21:32:00Z">
        <w:r w:rsidR="0096761D">
          <w:rPr>
            <w:rFonts w:ascii="Times New Roman" w:hAnsi="Times New Roman" w:cs="Times New Roman"/>
          </w:rPr>
          <w:t>proceeding</w:t>
        </w:r>
      </w:ins>
      <w:ins w:id="1322" w:author="Benton, Deon" w:date="2026-02-11T16:20:00Z" w16du:dateUtc="2026-02-11T22:20:00Z">
        <w:r>
          <w:rPr>
            <w:rFonts w:ascii="Times New Roman" w:hAnsi="Times New Roman" w:cs="Times New Roman"/>
          </w:rPr>
          <w:t xml:space="preserve">. First, the present account is neither a theory of </w:t>
        </w:r>
        <w:r w:rsidRPr="000B0B74">
          <w:rPr>
            <w:rFonts w:ascii="Times New Roman" w:hAnsi="Times New Roman" w:cs="Times New Roman"/>
          </w:rPr>
          <w:t xml:space="preserve">action understanding </w:t>
        </w:r>
        <w:r>
          <w:rPr>
            <w:rFonts w:ascii="Times New Roman" w:hAnsi="Times New Roman" w:cs="Times New Roman"/>
          </w:rPr>
          <w:t>n</w:t>
        </w:r>
        <w:r w:rsidRPr="000B0B74">
          <w:rPr>
            <w:rFonts w:ascii="Times New Roman" w:hAnsi="Times New Roman" w:cs="Times New Roman"/>
          </w:rPr>
          <w:t>or</w:t>
        </w:r>
        <w:r>
          <w:rPr>
            <w:rFonts w:ascii="Times New Roman" w:hAnsi="Times New Roman" w:cs="Times New Roman"/>
          </w:rPr>
          <w:t xml:space="preserve"> </w:t>
        </w:r>
      </w:ins>
      <w:ins w:id="1323" w:author="Benton, Deon" w:date="2026-02-12T15:32:00Z" w16du:dateUtc="2026-02-12T21:32:00Z">
        <w:r w:rsidR="0096761D">
          <w:rPr>
            <w:rFonts w:ascii="Times New Roman" w:hAnsi="Times New Roman" w:cs="Times New Roman"/>
          </w:rPr>
          <w:t xml:space="preserve">is it </w:t>
        </w:r>
      </w:ins>
      <w:ins w:id="1324" w:author="Benton, Deon" w:date="2026-02-11T16:20:00Z" w16du:dateUtc="2026-02-11T22:20:00Z">
        <w:r>
          <w:rPr>
            <w:rFonts w:ascii="Times New Roman" w:hAnsi="Times New Roman" w:cs="Times New Roman"/>
          </w:rPr>
          <w:t>a theory of</w:t>
        </w:r>
        <w:r w:rsidRPr="000B0B74">
          <w:rPr>
            <w:rFonts w:ascii="Times New Roman" w:hAnsi="Times New Roman" w:cs="Times New Roman"/>
          </w:rPr>
          <w:t xml:space="preserve"> how </w:t>
        </w:r>
        <w:r>
          <w:rPr>
            <w:rFonts w:ascii="Times New Roman" w:hAnsi="Times New Roman" w:cs="Times New Roman"/>
          </w:rPr>
          <w:t>such a capacity emerges</w:t>
        </w:r>
      </w:ins>
      <w:r w:rsidR="009F7A89">
        <w:rPr>
          <w:rFonts w:ascii="Times New Roman" w:hAnsi="Times New Roman" w:cs="Times New Roman"/>
        </w:rPr>
        <w:t>.</w:t>
      </w:r>
      <w:r w:rsidR="001E340B">
        <w:rPr>
          <w:rFonts w:ascii="Times New Roman" w:hAnsi="Times New Roman" w:cs="Times New Roman"/>
        </w:rPr>
        <w:t xml:space="preserve"> </w:t>
      </w:r>
      <w:r w:rsidR="009F7A89">
        <w:rPr>
          <w:rFonts w:ascii="Times New Roman" w:hAnsi="Times New Roman" w:cs="Times New Roman"/>
        </w:rPr>
        <w:t>T</w:t>
      </w:r>
      <w:r w:rsidR="001E340B">
        <w:rPr>
          <w:rFonts w:ascii="Times New Roman" w:hAnsi="Times New Roman" w:cs="Times New Roman"/>
        </w:rPr>
        <w:t xml:space="preserve">his issue, although important, is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ins w:id="1325" w:author="Benton, Deon" w:date="2026-02-11T16:20:00Z" w16du:dateUtc="2026-02-11T22:20:00Z">
        <w:r>
          <w:rPr>
            <w:rFonts w:ascii="Times New Roman" w:hAnsi="Times New Roman" w:cs="Times New Roman"/>
          </w:rPr>
          <w:t>. Instead, the current perspective is an attempt to explain</w:t>
        </w:r>
        <w:r w:rsidRPr="000B0B74">
          <w:rPr>
            <w:rFonts w:ascii="Times New Roman" w:hAnsi="Times New Roman" w:cs="Times New Roman"/>
          </w:rPr>
          <w:t xml:space="preserve"> infants' behaviors in studies on this topic in terms of</w:t>
        </w:r>
      </w:ins>
      <w:ins w:id="1326" w:author="Benton, Deon" w:date="2026-03-17T20:46:00Z" w16du:dateUtc="2026-03-18T01:46:00Z">
        <w:r w:rsidR="009F7A89">
          <w:rPr>
            <w:rFonts w:ascii="Times New Roman" w:hAnsi="Times New Roman" w:cs="Times New Roman"/>
          </w:rPr>
          <w:t xml:space="preserve"> more</w:t>
        </w:r>
      </w:ins>
      <w:ins w:id="1327" w:author="Benton, Deon" w:date="2026-02-11T16:20:00Z" w16du:dateUtc="2026-02-11T22:20:00Z">
        <w:r w:rsidRPr="000B0B74">
          <w:rPr>
            <w:rFonts w:ascii="Times New Roman" w:hAnsi="Times New Roman" w:cs="Times New Roman"/>
          </w:rPr>
          <w:t xml:space="preserve"> general</w:t>
        </w:r>
      </w:ins>
      <w:ins w:id="1328" w:author="Benton, Deon" w:date="2026-03-17T20:46:00Z" w16du:dateUtc="2026-03-18T01:46:00Z">
        <w:r w:rsidR="009F7A89">
          <w:rPr>
            <w:rFonts w:ascii="Times New Roman" w:hAnsi="Times New Roman" w:cs="Times New Roman"/>
          </w:rPr>
          <w:t>, experience-based, associative</w:t>
        </w:r>
      </w:ins>
      <w:ins w:id="1329" w:author="Benton, Deon" w:date="2026-02-11T16:20:00Z" w16du:dateUtc="2026-02-11T22:20:00Z">
        <w:r w:rsidRPr="000B0B74">
          <w:rPr>
            <w:rFonts w:ascii="Times New Roman" w:hAnsi="Times New Roman" w:cs="Times New Roman"/>
          </w:rPr>
          <w:t xml:space="preserve"> processes</w:t>
        </w:r>
      </w:ins>
      <w:ins w:id="1330" w:author="Benton, Deon" w:date="2026-03-17T20:47:00Z" w16du:dateUtc="2026-03-18T01:47:00Z">
        <w:r w:rsidR="009F7A89">
          <w:rPr>
            <w:rFonts w:ascii="Times New Roman" w:hAnsi="Times New Roman" w:cs="Times New Roman"/>
          </w:rPr>
          <w:t xml:space="preserve">—processes </w:t>
        </w:r>
      </w:ins>
      <w:ins w:id="1331" w:author="Benton, Deon" w:date="2026-02-11T16:20:00Z" w16du:dateUtc="2026-02-11T22:20:00Z">
        <w:r w:rsidRPr="000B0B74">
          <w:rPr>
            <w:rFonts w:ascii="Times New Roman" w:hAnsi="Times New Roman" w:cs="Times New Roman"/>
          </w:rPr>
          <w:t>that operate over</w:t>
        </w:r>
        <w:r>
          <w:rPr>
            <w:rFonts w:ascii="Times New Roman" w:hAnsi="Times New Roman" w:cs="Times New Roman"/>
          </w:rPr>
          <w:t xml:space="preserve"> the</w:t>
        </w:r>
      </w:ins>
      <w:ins w:id="1332" w:author="Benton, Deon" w:date="2026-02-12T15:33:00Z" w16du:dateUtc="2026-02-12T21:33:00Z">
        <w:r w:rsidR="0096761D">
          <w:rPr>
            <w:rFonts w:ascii="Times New Roman" w:hAnsi="Times New Roman" w:cs="Times New Roman"/>
          </w:rPr>
          <w:t xml:space="preserve"> visible, low-level, and conceptually neutral</w:t>
        </w:r>
      </w:ins>
      <w:ins w:id="1333" w:author="Benton, Deon" w:date="2026-02-11T16:20:00Z" w16du:dateUtc="2026-02-11T22:20:00Z">
        <w:r>
          <w:rPr>
            <w:rFonts w:ascii="Times New Roman" w:hAnsi="Times New Roman" w:cs="Times New Roman"/>
          </w:rPr>
          <w:t xml:space="preserve"> </w:t>
        </w:r>
      </w:ins>
      <w:ins w:id="1334" w:author="Benton, Deon" w:date="2026-02-12T15:33:00Z" w16du:dateUtc="2026-02-12T21:33:00Z">
        <w:r w:rsidR="0096761D">
          <w:rPr>
            <w:rFonts w:ascii="Times New Roman" w:hAnsi="Times New Roman" w:cs="Times New Roman"/>
          </w:rPr>
          <w:t>features</w:t>
        </w:r>
      </w:ins>
      <w:ins w:id="1335" w:author="Benton, Deon" w:date="2026-02-11T16:20:00Z" w16du:dateUtc="2026-02-11T22:20:00Z">
        <w:r>
          <w:rPr>
            <w:rFonts w:ascii="Times New Roman" w:hAnsi="Times New Roman" w:cs="Times New Roman"/>
          </w:rPr>
          <w:t xml:space="preserve"> </w:t>
        </w:r>
      </w:ins>
      <w:ins w:id="1336" w:author="Benton, Deon" w:date="2026-03-17T20:47:00Z" w16du:dateUtc="2026-03-18T01:47:00Z">
        <w:r w:rsidR="00013134">
          <w:rPr>
            <w:rFonts w:ascii="Times New Roman" w:hAnsi="Times New Roman" w:cs="Times New Roman"/>
          </w:rPr>
          <w:t>of</w:t>
        </w:r>
      </w:ins>
      <w:ins w:id="1337" w:author="Benton, Deon" w:date="2026-02-11T16:20:00Z" w16du:dateUtc="2026-02-11T22:20:00Z">
        <w:r>
          <w:rPr>
            <w:rFonts w:ascii="Times New Roman" w:hAnsi="Times New Roman" w:cs="Times New Roman"/>
          </w:rPr>
          <w:t xml:space="preserve"> visual scenes</w:t>
        </w:r>
      </w:ins>
      <w:ins w:id="1338" w:author="Benton, Deon" w:date="2026-03-17T20:47:00Z" w16du:dateUtc="2026-03-18T01:47:00Z">
        <w:r w:rsidR="00013134">
          <w:rPr>
            <w:rFonts w:ascii="Times New Roman" w:hAnsi="Times New Roman" w:cs="Times New Roman"/>
          </w:rPr>
          <w:t xml:space="preserve"> and kinematics of different actions</w:t>
        </w:r>
      </w:ins>
      <w:ins w:id="1339" w:author="Benton, Deon" w:date="2026-02-12T15:33:00Z" w16du:dateUtc="2026-02-12T21:33:00Z">
        <w:r w:rsidR="0096761D">
          <w:rPr>
            <w:rFonts w:ascii="Times New Roman" w:hAnsi="Times New Roman" w:cs="Times New Roman"/>
          </w:rPr>
          <w:t>.</w:t>
        </w:r>
      </w:ins>
      <w:ins w:id="1340" w:author="Benton, Deon" w:date="2026-02-11T16:20:00Z" w16du:dateUtc="2026-02-11T22:20:00Z">
        <w:r>
          <w:rPr>
            <w:rFonts w:ascii="Times New Roman" w:hAnsi="Times New Roman" w:cs="Times New Roman"/>
          </w:rPr>
          <w:t xml:space="preserve"> </w:t>
        </w:r>
        <w:r w:rsidRPr="009A322E">
          <w:rPr>
            <w:rFonts w:ascii="Times New Roman" w:hAnsi="Times New Roman" w:cs="Times New Roman"/>
          </w:rPr>
          <w:t xml:space="preserve">Second, although </w:t>
        </w:r>
      </w:ins>
      <w:ins w:id="1341" w:author="Benton, Deon" w:date="2026-02-12T15:34:00Z" w16du:dateUtc="2026-02-12T21:34:00Z">
        <w:r w:rsidR="00105BB1">
          <w:rPr>
            <w:rFonts w:ascii="Times New Roman" w:hAnsi="Times New Roman" w:cs="Times New Roman"/>
          </w:rPr>
          <w:t>the overarching goal of the current paper is</w:t>
        </w:r>
      </w:ins>
      <w:ins w:id="1342" w:author="Benton, Deon" w:date="2026-02-11T16:20:00Z" w16du:dateUtc="2026-02-11T22:20:00Z">
        <w:r w:rsidRPr="009A322E">
          <w:rPr>
            <w:rFonts w:ascii="Times New Roman" w:hAnsi="Times New Roman" w:cs="Times New Roman"/>
          </w:rPr>
          <w:t xml:space="preserve"> to </w:t>
        </w:r>
      </w:ins>
      <w:ins w:id="1343" w:author="Benton, Deon" w:date="2026-03-17T20:48:00Z" w16du:dateUtc="2026-03-18T01:48:00Z">
        <w:r w:rsidR="00013134">
          <w:rPr>
            <w:rFonts w:ascii="Times New Roman" w:hAnsi="Times New Roman" w:cs="Times New Roman"/>
          </w:rPr>
          <w:t>test—through computer simulations—the sufficiency of the present account in capturing</w:t>
        </w:r>
      </w:ins>
      <w:ins w:id="1344" w:author="Benton, Deon" w:date="2026-02-11T16:20:00Z" w16du:dateUtc="2026-02-11T22:20:00Z">
        <w:r w:rsidRPr="009A322E">
          <w:rPr>
            <w:rFonts w:ascii="Times New Roman" w:hAnsi="Times New Roman" w:cs="Times New Roman"/>
          </w:rPr>
          <w:t xml:space="preserve"> infants’ behavior in studies designed to assess their ostensibly rich action understanding, I contend that the proposed account and accompanying simulations support </w:t>
        </w:r>
      </w:ins>
      <w:ins w:id="1345" w:author="Benton, Deon" w:date="2026-04-08T10:37:00Z" w16du:dateUtc="2026-04-08T15:37:00Z">
        <w:r w:rsidR="00F77113">
          <w:rPr>
            <w:rFonts w:ascii="Times New Roman" w:hAnsi="Times New Roman" w:cs="Times New Roman"/>
          </w:rPr>
          <w:t>a much broader contention:</w:t>
        </w:r>
      </w:ins>
      <w:ins w:id="1346" w:author="Benton, Deon" w:date="2026-02-11T16:20:00Z" w16du:dateUtc="2026-02-11T22:20:00Z">
        <w:r w:rsidRPr="009A322E">
          <w:rPr>
            <w:rFonts w:ascii="Times New Roman" w:hAnsi="Times New Roman" w:cs="Times New Roman"/>
          </w:rPr>
          <w:t xml:space="preserve"> </w:t>
        </w:r>
      </w:ins>
      <w:ins w:id="1347" w:author="Benton, Deon" w:date="2026-04-08T10:38:00Z" w16du:dateUtc="2026-04-08T15:38:00Z">
        <w:r w:rsidR="00F77113">
          <w:rPr>
            <w:rFonts w:ascii="Times New Roman" w:hAnsi="Times New Roman" w:cs="Times New Roman"/>
          </w:rPr>
          <w:t>Infants’ looking</w:t>
        </w:r>
      </w:ins>
      <w:ins w:id="1348" w:author="Benton, Deon" w:date="2026-02-11T16:20:00Z" w16du:dateUtc="2026-02-11T22:20:00Z">
        <w:r w:rsidRPr="009A322E">
          <w:rPr>
            <w:rFonts w:ascii="Times New Roman" w:hAnsi="Times New Roman" w:cs="Times New Roman"/>
          </w:rPr>
          <w:t xml:space="preserve"> behavior in </w:t>
        </w:r>
      </w:ins>
      <w:ins w:id="1349" w:author="Benton, Deon" w:date="2026-02-12T15:34:00Z" w16du:dateUtc="2026-02-12T21:34:00Z">
        <w:r w:rsidR="00105BB1">
          <w:rPr>
            <w:rFonts w:ascii="Times New Roman" w:hAnsi="Times New Roman" w:cs="Times New Roman"/>
          </w:rPr>
          <w:t xml:space="preserve">studies on </w:t>
        </w:r>
      </w:ins>
      <w:ins w:id="1350" w:author="Benton, Deon" w:date="2026-04-08T10:38:00Z" w16du:dateUtc="2026-04-08T15:38:00Z">
        <w:r w:rsidR="00732101">
          <w:rPr>
            <w:rFonts w:ascii="Times New Roman" w:hAnsi="Times New Roman" w:cs="Times New Roman"/>
          </w:rPr>
          <w:t>action understanding</w:t>
        </w:r>
      </w:ins>
      <w:ins w:id="1351" w:author="Benton, Deon" w:date="2026-02-11T16:20:00Z" w16du:dateUtc="2026-02-11T22:20:00Z">
        <w:r w:rsidRPr="009A322E">
          <w:rPr>
            <w:rFonts w:ascii="Times New Roman" w:hAnsi="Times New Roman" w:cs="Times New Roman"/>
          </w:rPr>
          <w:t xml:space="preserve"> can be explained by the </w:t>
        </w:r>
        <w:r>
          <w:rPr>
            <w:rFonts w:ascii="Times New Roman" w:hAnsi="Times New Roman" w:cs="Times New Roman"/>
          </w:rPr>
          <w:t xml:space="preserve">very </w:t>
        </w:r>
        <w:r w:rsidRPr="009A322E">
          <w:rPr>
            <w:rFonts w:ascii="Times New Roman" w:hAnsi="Times New Roman" w:cs="Times New Roman"/>
          </w:rPr>
          <w:t>same general processes that other</w:t>
        </w:r>
        <w:r>
          <w:rPr>
            <w:rFonts w:ascii="Times New Roman" w:hAnsi="Times New Roman" w:cs="Times New Roman"/>
          </w:rPr>
          <w:t xml:space="preserve"> proponents of lean accounts</w:t>
        </w:r>
        <w:r w:rsidRPr="009A322E">
          <w:rPr>
            <w:rFonts w:ascii="Times New Roman" w:hAnsi="Times New Roman" w:cs="Times New Roman"/>
          </w:rPr>
          <w:t xml:space="preserve"> have argued account for infants’ behavior in </w:t>
        </w:r>
        <w:proofErr w:type="spellStart"/>
        <w:r w:rsidRPr="009A322E">
          <w:rPr>
            <w:rFonts w:ascii="Times New Roman" w:hAnsi="Times New Roman" w:cs="Times New Roman"/>
          </w:rPr>
          <w:t>VoE</w:t>
        </w:r>
        <w:proofErr w:type="spellEnd"/>
        <w:r w:rsidRPr="009A322E">
          <w:rPr>
            <w:rFonts w:ascii="Times New Roman" w:hAnsi="Times New Roman" w:cs="Times New Roman"/>
          </w:rPr>
          <w:t xml:space="preserve"> studies more broadly</w:t>
        </w:r>
      </w:ins>
      <w:ins w:id="1352" w:author="Benton, Deon" w:date="2026-02-12T15:35:00Z" w16du:dateUtc="2026-02-12T21:35:00Z">
        <w:r w:rsidR="00105BB1">
          <w:rPr>
            <w:rFonts w:ascii="Times New Roman" w:hAnsi="Times New Roman" w:cs="Times New Roman"/>
          </w:rPr>
          <w:t xml:space="preserve"> (e.g., </w:t>
        </w:r>
      </w:ins>
      <w:ins w:id="1353" w:author="Benton, Deon" w:date="2026-02-12T15:40:00Z" w16du:dateUtc="2026-02-12T21:40:00Z">
        <w:r w:rsidR="00F67E24">
          <w:rPr>
            <w:rFonts w:ascii="Times New Roman" w:hAnsi="Times New Roman" w:cs="Times New Roman"/>
          </w:rPr>
          <w:t xml:space="preserve">Altmann &amp; Dienes, 1999; </w:t>
        </w:r>
      </w:ins>
      <w:ins w:id="1354" w:author="Benton, Deon" w:date="2026-02-12T15:36:00Z" w16du:dateUtc="2026-02-12T21:36:00Z">
        <w:r w:rsidR="000E3F68">
          <w:rPr>
            <w:rFonts w:ascii="Times New Roman" w:hAnsi="Times New Roman" w:cs="Times New Roman"/>
          </w:rPr>
          <w:t>Benton, 2024;</w:t>
        </w:r>
      </w:ins>
      <w:ins w:id="1355" w:author="Benton, Deon" w:date="2026-02-12T15:41:00Z" w16du:dateUtc="2026-02-12T21:41:00Z">
        <w:r w:rsidR="00FC5CD7">
          <w:rPr>
            <w:rFonts w:ascii="Times New Roman" w:hAnsi="Times New Roman" w:cs="Times New Roman"/>
          </w:rPr>
          <w:t xml:space="preserve"> Benton et al., 2024;</w:t>
        </w:r>
      </w:ins>
      <w:ins w:id="1356" w:author="Benton, Deon" w:date="2026-02-12T15:36:00Z" w16du:dateUtc="2026-02-12T21:36:00Z">
        <w:r w:rsidR="000E3F68">
          <w:rPr>
            <w:rFonts w:ascii="Times New Roman" w:hAnsi="Times New Roman" w:cs="Times New Roman"/>
          </w:rPr>
          <w:t xml:space="preserve"> </w:t>
        </w:r>
      </w:ins>
      <w:ins w:id="1357" w:author="Benton, Deon" w:date="2026-02-12T15:44:00Z" w16du:dateUtc="2026-02-12T21:44:00Z">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ins>
      <w:ins w:id="1358" w:author="Benton, Deon" w:date="2026-02-12T15:36:00Z" w16du:dateUtc="2026-02-12T21:36:00Z">
        <w:r w:rsidR="000E3F68">
          <w:rPr>
            <w:rFonts w:ascii="Times New Roman" w:hAnsi="Times New Roman" w:cs="Times New Roman"/>
          </w:rPr>
          <w:t>McClelland &amp; Thompson, 2007;</w:t>
        </w:r>
      </w:ins>
      <w:ins w:id="1359" w:author="Benton, Deon" w:date="2026-02-12T15:38:00Z" w16du:dateUtc="2026-02-12T21:38:00Z">
        <w:r w:rsidR="00F67E24">
          <w:rPr>
            <w:rFonts w:ascii="Times New Roman" w:hAnsi="Times New Roman" w:cs="Times New Roman"/>
          </w:rPr>
          <w:t xml:space="preserve"> </w:t>
        </w:r>
      </w:ins>
      <w:ins w:id="1360" w:author="Benton, Deon" w:date="2026-02-12T15:43:00Z" w16du:dateUtc="2026-02-12T21:43:00Z">
        <w:r w:rsidR="008E4B8C">
          <w:rPr>
            <w:rFonts w:ascii="Times New Roman" w:hAnsi="Times New Roman" w:cs="Times New Roman"/>
          </w:rPr>
          <w:t xml:space="preserve">Munakata, 1998; </w:t>
        </w:r>
      </w:ins>
      <w:ins w:id="1361" w:author="Benton, Deon" w:date="2026-02-12T15:42:00Z" w16du:dateUtc="2026-02-12T21:42:00Z">
        <w:r w:rsidR="008E4B8C">
          <w:rPr>
            <w:rFonts w:ascii="Times New Roman" w:hAnsi="Times New Roman" w:cs="Times New Roman"/>
          </w:rPr>
          <w:t xml:space="preserve">Munakata et al., 1997; </w:t>
        </w:r>
      </w:ins>
      <w:ins w:id="1362" w:author="Benton, Deon" w:date="2026-02-12T15:38:00Z" w16du:dateUtc="2026-02-12T21:38:00Z">
        <w:r w:rsidR="00F67E24">
          <w:rPr>
            <w:rFonts w:ascii="Times New Roman" w:hAnsi="Times New Roman" w:cs="Times New Roman"/>
          </w:rPr>
          <w:t>Orhan &amp; Lake, 2024;</w:t>
        </w:r>
      </w:ins>
      <w:ins w:id="1363" w:author="Benton, Deon" w:date="2026-02-12T15:39:00Z" w16du:dateUtc="2026-02-12T21:39:00Z">
        <w:r w:rsidR="00F67E24">
          <w:rPr>
            <w:rFonts w:ascii="Times New Roman" w:hAnsi="Times New Roman" w:cs="Times New Roman"/>
          </w:rPr>
          <w:t xml:space="preserve"> </w:t>
        </w:r>
        <w:proofErr w:type="spellStart"/>
        <w:r w:rsidR="00F67E24">
          <w:rPr>
            <w:rFonts w:ascii="Times New Roman" w:hAnsi="Times New Roman" w:cs="Times New Roman"/>
          </w:rPr>
          <w:t>Overwalle</w:t>
        </w:r>
        <w:proofErr w:type="spellEnd"/>
        <w:r w:rsidR="00F67E24">
          <w:rPr>
            <w:rFonts w:ascii="Times New Roman" w:hAnsi="Times New Roman" w:cs="Times New Roman"/>
          </w:rPr>
          <w:t>, 2010</w:t>
        </w:r>
      </w:ins>
      <w:ins w:id="1364" w:author="Benton, Deon" w:date="2026-02-25T10:05:00Z" w16du:dateUtc="2026-02-25T16:05:00Z">
        <w:r w:rsidR="00797E75">
          <w:rPr>
            <w:rFonts w:ascii="Times New Roman" w:hAnsi="Times New Roman" w:cs="Times New Roman"/>
          </w:rPr>
          <w:t>;</w:t>
        </w:r>
      </w:ins>
      <w:ins w:id="1365" w:author="Benton, Deon" w:date="2026-02-12T15:36:00Z" w16du:dateUtc="2026-02-12T21:36:00Z">
        <w:r w:rsidR="000E3F68">
          <w:rPr>
            <w:rFonts w:ascii="Times New Roman" w:hAnsi="Times New Roman" w:cs="Times New Roman"/>
          </w:rPr>
          <w:t xml:space="preserve"> </w:t>
        </w:r>
      </w:ins>
      <w:proofErr w:type="spellStart"/>
      <w:ins w:id="1366" w:author="Benton, Deon" w:date="2026-02-12T15:37:00Z" w16du:dateUtc="2026-02-12T21:37:00Z">
        <w:r w:rsidR="000E3F68">
          <w:rPr>
            <w:rFonts w:ascii="Times New Roman" w:hAnsi="Times New Roman" w:cs="Times New Roman"/>
          </w:rPr>
          <w:t>Rakison</w:t>
        </w:r>
        <w:proofErr w:type="spellEnd"/>
        <w:r w:rsidR="000E3F68">
          <w:rPr>
            <w:rFonts w:ascii="Times New Roman" w:hAnsi="Times New Roman" w:cs="Times New Roman"/>
          </w:rPr>
          <w:t xml:space="preserve"> &amp; </w:t>
        </w:r>
        <w:proofErr w:type="spellStart"/>
        <w:r w:rsidR="000E3F68">
          <w:rPr>
            <w:rFonts w:ascii="Times New Roman" w:hAnsi="Times New Roman" w:cs="Times New Roman"/>
          </w:rPr>
          <w:t>Lupyan</w:t>
        </w:r>
        <w:proofErr w:type="spellEnd"/>
        <w:r w:rsidR="000E3F68">
          <w:rPr>
            <w:rFonts w:ascii="Times New Roman" w:hAnsi="Times New Roman" w:cs="Times New Roman"/>
          </w:rPr>
          <w:t xml:space="preserve">, 2008; </w:t>
        </w:r>
      </w:ins>
      <w:ins w:id="1367" w:author="Benton, Deon" w:date="2026-02-12T15:36:00Z" w16du:dateUtc="2026-02-12T21:36:00Z">
        <w:r w:rsidR="000E3F68">
          <w:rPr>
            <w:rFonts w:ascii="Times New Roman" w:hAnsi="Times New Roman" w:cs="Times New Roman"/>
          </w:rPr>
          <w:t>Rumelhart &amp; McClelland, 1985</w:t>
        </w:r>
      </w:ins>
      <w:ins w:id="1368" w:author="Benton, Deon" w:date="2026-02-12T15:37:00Z" w16du:dateUtc="2026-02-12T21:37:00Z">
        <w:r w:rsidR="000E3F68">
          <w:rPr>
            <w:rFonts w:ascii="Times New Roman" w:hAnsi="Times New Roman" w:cs="Times New Roman"/>
          </w:rPr>
          <w:t>; Vong et al., 2004</w:t>
        </w:r>
      </w:ins>
      <w:ins w:id="1369" w:author="Benton, Deon" w:date="2026-02-12T15:47:00Z" w16du:dateUtc="2026-02-12T21:47:00Z">
        <w:r w:rsidR="009130D6">
          <w:rPr>
            <w:rFonts w:ascii="Times New Roman" w:hAnsi="Times New Roman" w:cs="Times New Roman"/>
          </w:rPr>
          <w:t xml:space="preserve">; for excellent reviews see </w:t>
        </w:r>
      </w:ins>
      <w:ins w:id="1370" w:author="Benton, Deon" w:date="2026-03-17T20:51:00Z" w16du:dateUtc="2026-03-18T01:51:00Z">
        <w:r w:rsidR="00D93369">
          <w:rPr>
            <w:rFonts w:ascii="Times New Roman" w:hAnsi="Times New Roman" w:cs="Times New Roman"/>
          </w:rPr>
          <w:t xml:space="preserve">Elman et al., 1996 and </w:t>
        </w:r>
      </w:ins>
      <w:proofErr w:type="spellStart"/>
      <w:ins w:id="1371" w:author="Benton, Deon" w:date="2026-02-12T15:47:00Z" w16du:dateUtc="2026-02-12T21:47:00Z">
        <w:r w:rsidR="009130D6">
          <w:rPr>
            <w:rFonts w:ascii="Times New Roman" w:hAnsi="Times New Roman" w:cs="Times New Roman"/>
          </w:rPr>
          <w:t>Yermolayeva</w:t>
        </w:r>
        <w:proofErr w:type="spellEnd"/>
        <w:r w:rsidR="009130D6">
          <w:rPr>
            <w:rFonts w:ascii="Times New Roman" w:hAnsi="Times New Roman" w:cs="Times New Roman"/>
          </w:rPr>
          <w:t xml:space="preserve"> &amp; </w:t>
        </w:r>
        <w:proofErr w:type="spellStart"/>
        <w:r w:rsidR="009130D6">
          <w:rPr>
            <w:rFonts w:ascii="Times New Roman" w:hAnsi="Times New Roman" w:cs="Times New Roman"/>
          </w:rPr>
          <w:t>Rakison</w:t>
        </w:r>
        <w:proofErr w:type="spellEnd"/>
        <w:r w:rsidR="009130D6">
          <w:rPr>
            <w:rFonts w:ascii="Times New Roman" w:hAnsi="Times New Roman" w:cs="Times New Roman"/>
          </w:rPr>
          <w:t>, 201</w:t>
        </w:r>
      </w:ins>
      <w:ins w:id="1372" w:author="Benton, Deon" w:date="2026-03-17T20:51:00Z" w16du:dateUtc="2026-03-18T01:51:00Z">
        <w:r w:rsidR="00D93369">
          <w:rPr>
            <w:rFonts w:ascii="Times New Roman" w:hAnsi="Times New Roman" w:cs="Times New Roman"/>
          </w:rPr>
          <w:t>4</w:t>
        </w:r>
      </w:ins>
      <w:ins w:id="1373" w:author="Benton, Deon" w:date="2026-02-12T15:36:00Z" w16du:dateUtc="2026-02-12T21:36:00Z">
        <w:r w:rsidR="000E3F68">
          <w:rPr>
            <w:rFonts w:ascii="Times New Roman" w:hAnsi="Times New Roman" w:cs="Times New Roman"/>
          </w:rPr>
          <w:t>)</w:t>
        </w:r>
      </w:ins>
      <w:ins w:id="1374" w:author="Benton, Deon" w:date="2026-02-11T16:20:00Z" w16du:dateUtc="2026-02-11T22:20:00Z">
        <w:r w:rsidRPr="009A322E">
          <w:rPr>
            <w:rFonts w:ascii="Times New Roman" w:hAnsi="Times New Roman" w:cs="Times New Roman"/>
          </w:rPr>
          <w:t>.</w:t>
        </w:r>
        <w:r>
          <w:rPr>
            <w:rFonts w:ascii="Times New Roman" w:hAnsi="Times New Roman" w:cs="Times New Roman"/>
          </w:rPr>
          <w:t xml:space="preserve">  </w:t>
        </w:r>
      </w:ins>
      <w:ins w:id="1375" w:author="Benton, Deon" w:date="2026-02-12T15:34:00Z" w16du:dateUtc="2026-02-12T21:34:00Z">
        <w:r w:rsidR="00105BB1">
          <w:rPr>
            <w:rFonts w:ascii="Times New Roman" w:hAnsi="Times New Roman" w:cs="Times New Roman"/>
          </w:rPr>
          <w:t>I</w:t>
        </w:r>
      </w:ins>
      <w:ins w:id="1376" w:author="Benton, Deon" w:date="2026-02-12T15:35:00Z" w16du:dateUtc="2026-02-12T21:35:00Z">
        <w:r w:rsidR="00105BB1">
          <w:rPr>
            <w:rFonts w:ascii="Times New Roman" w:hAnsi="Times New Roman" w:cs="Times New Roman"/>
          </w:rPr>
          <w:t>n this way, the current theory—and the model that implements it—builds on rather than departs from this extensive literature</w:t>
        </w:r>
      </w:ins>
      <w:ins w:id="1377" w:author="Benton, Deon" w:date="2026-04-08T10:39:00Z" w16du:dateUtc="2026-04-08T15:39:00Z">
        <w:r w:rsidR="00CD66A2">
          <w:rPr>
            <w:rFonts w:ascii="Times New Roman" w:hAnsi="Times New Roman" w:cs="Times New Roman"/>
          </w:rPr>
          <w:t xml:space="preserve"> and should be viewed as such</w:t>
        </w:r>
      </w:ins>
      <w:ins w:id="1378" w:author="Benton, Deon" w:date="2026-02-12T15:35:00Z" w16du:dateUtc="2026-02-12T21:35:00Z">
        <w:r w:rsidR="00105BB1">
          <w:rPr>
            <w:rFonts w:ascii="Times New Roman" w:hAnsi="Times New Roman" w:cs="Times New Roman"/>
          </w:rPr>
          <w:t>.</w:t>
        </w:r>
      </w:ins>
      <w:ins w:id="1379" w:author="Benton, Deon" w:date="2026-03-10T19:32:00Z" w16du:dateUtc="2026-03-11T00:32:00Z">
        <w:r w:rsidR="00837A23">
          <w:rPr>
            <w:rFonts w:ascii="Times New Roman" w:hAnsi="Times New Roman" w:cs="Times New Roman"/>
          </w:rPr>
          <w:t xml:space="preserve"> </w:t>
        </w:r>
      </w:ins>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677E044F" w:rsidR="00524642" w:rsidRDefault="00FC438F" w:rsidP="00A318A3">
      <w:pPr>
        <w:spacing w:line="480" w:lineRule="auto"/>
        <w:ind w:firstLine="720"/>
        <w:contextualSpacing/>
        <w:rPr>
          <w:rFonts w:ascii="Times New Roman" w:hAnsi="Times New Roman" w:cs="Times New Roman"/>
        </w:rPr>
      </w:pPr>
      <w:ins w:id="1380" w:author="Benton, Deon" w:date="2026-03-17T20:55:00Z" w16du:dateUtc="2026-03-18T01:55:00Z">
        <w:r>
          <w:rPr>
            <w:rFonts w:ascii="Times New Roman" w:hAnsi="Times New Roman" w:cs="Times New Roman"/>
          </w:rPr>
          <w:lastRenderedPageBreak/>
          <w:t>The goals of the present simulations were twofold. The first goal was to</w:t>
        </w:r>
      </w:ins>
      <w:ins w:id="1381" w:author="Benton, Deon" w:date="2026-02-12T15:56:00Z" w16du:dateUtc="2026-02-12T21:56:00Z">
        <w:r w:rsidR="00F83FBE" w:rsidRPr="00F83FBE">
          <w:rPr>
            <w:rFonts w:ascii="Times New Roman" w:hAnsi="Times New Roman" w:cs="Times New Roman"/>
          </w:rPr>
          <w:t xml:space="preserve"> assess the viability and sufficiency of the current account</w:t>
        </w:r>
      </w:ins>
      <w:ins w:id="1382" w:author="Benton, Deon" w:date="2026-03-17T20:55:00Z" w16du:dateUtc="2026-03-18T01:55:00Z">
        <w:r>
          <w:rPr>
            <w:rFonts w:ascii="Times New Roman" w:hAnsi="Times New Roman" w:cs="Times New Roman"/>
          </w:rPr>
          <w:t>. To do this,</w:t>
        </w:r>
      </w:ins>
      <w:ins w:id="1383" w:author="Benton, Deon" w:date="2026-02-12T15:56:00Z" w16du:dateUtc="2026-02-12T21:56:00Z">
        <w:r w:rsidR="00F83FBE" w:rsidRPr="00F83FBE">
          <w:rPr>
            <w:rFonts w:ascii="Times New Roman" w:hAnsi="Times New Roman" w:cs="Times New Roman"/>
          </w:rPr>
          <w:t xml:space="preserve"> </w:t>
        </w:r>
        <w:r w:rsidR="00F83FBE">
          <w:rPr>
            <w:rFonts w:ascii="Times New Roman" w:hAnsi="Times New Roman" w:cs="Times New Roman"/>
          </w:rPr>
          <w:t>I</w:t>
        </w:r>
        <w:r w:rsidR="00F83FBE" w:rsidRPr="00F83FBE">
          <w:rPr>
            <w:rFonts w:ascii="Times New Roman" w:hAnsi="Times New Roman" w:cs="Times New Roman"/>
          </w:rPr>
          <w:t xml:space="preserve"> implemented it in a </w:t>
        </w:r>
        <w:r w:rsidR="00F83FBE">
          <w:rPr>
            <w:rFonts w:ascii="Times New Roman" w:hAnsi="Times New Roman" w:cs="Times New Roman"/>
          </w:rPr>
          <w:t>connectionist model ca</w:t>
        </w:r>
      </w:ins>
      <w:ins w:id="1384" w:author="Benton, Deon" w:date="2026-02-12T15:57:00Z" w16du:dateUtc="2026-02-12T21:57:00Z">
        <w:r w:rsidR="00F83FBE">
          <w:rPr>
            <w:rFonts w:ascii="Times New Roman" w:hAnsi="Times New Roman" w:cs="Times New Roman"/>
          </w:rPr>
          <w:t xml:space="preserve">lled ALIAS </w:t>
        </w:r>
      </w:ins>
      <w:ins w:id="1385" w:author="Benton, Deon" w:date="2026-02-12T15:56:00Z" w16du:dateUtc="2026-02-12T21:56:00Z">
        <w:r w:rsidR="00F83FBE" w:rsidRPr="00F83FBE">
          <w:rPr>
            <w:rFonts w:ascii="Times New Roman" w:hAnsi="Times New Roman" w:cs="Times New Roman"/>
          </w:rPr>
          <w:t xml:space="preserve">to determine whether </w:t>
        </w:r>
      </w:ins>
      <w:ins w:id="1386" w:author="Benton, Deon" w:date="2026-03-21T11:10:00Z" w16du:dateUtc="2026-03-21T16:10:00Z">
        <w:r w:rsidR="00197111">
          <w:rPr>
            <w:rFonts w:ascii="Times New Roman" w:hAnsi="Times New Roman" w:cs="Times New Roman"/>
          </w:rPr>
          <w:t>the model</w:t>
        </w:r>
      </w:ins>
      <w:ins w:id="1387" w:author="Benton, Deon" w:date="2026-02-12T15:56:00Z" w16du:dateUtc="2026-02-12T21:56:00Z">
        <w:r w:rsidR="00F83FBE" w:rsidRPr="00F83FBE">
          <w:rPr>
            <w:rFonts w:ascii="Times New Roman" w:hAnsi="Times New Roman" w:cs="Times New Roman"/>
          </w:rPr>
          <w:t xml:space="preserve"> can qualitatively explain infants</w:t>
        </w:r>
        <w:proofErr w:type="gramStart"/>
        <w:r w:rsidR="00F83FBE" w:rsidRPr="00F83FBE">
          <w:rPr>
            <w:rFonts w:ascii="Times New Roman" w:hAnsi="Times New Roman" w:cs="Times New Roman"/>
          </w:rPr>
          <w:t>’ looking</w:t>
        </w:r>
        <w:proofErr w:type="gramEnd"/>
        <w:r w:rsidR="00F83FBE" w:rsidRPr="00F83FBE">
          <w:rPr>
            <w:rFonts w:ascii="Times New Roman" w:hAnsi="Times New Roman" w:cs="Times New Roman"/>
          </w:rPr>
          <w:t xml:space="preserve"> responses across a range of </w:t>
        </w:r>
      </w:ins>
      <w:proofErr w:type="spellStart"/>
      <w:ins w:id="1388" w:author="Benton, Deon" w:date="2026-02-12T15:57:00Z" w16du:dateUtc="2026-02-12T21:57:00Z">
        <w:r w:rsidR="00F83FBE">
          <w:rPr>
            <w:rFonts w:ascii="Times New Roman" w:hAnsi="Times New Roman" w:cs="Times New Roman"/>
          </w:rPr>
          <w:t>VoE</w:t>
        </w:r>
      </w:ins>
      <w:proofErr w:type="spellEnd"/>
      <w:ins w:id="1389" w:author="Benton, Deon" w:date="2026-02-12T15:56:00Z" w16du:dateUtc="2026-02-12T21:56:00Z">
        <w:r w:rsidR="00F83FBE" w:rsidRPr="00F83FBE">
          <w:rPr>
            <w:rFonts w:ascii="Times New Roman" w:hAnsi="Times New Roman" w:cs="Times New Roman"/>
          </w:rPr>
          <w:t xml:space="preserve"> studies </w:t>
        </w:r>
      </w:ins>
      <w:ins w:id="1390" w:author="Benton, Deon" w:date="2026-02-12T15:57:00Z" w16du:dateUtc="2026-02-12T21:57:00Z">
        <w:r w:rsidR="00F83FBE">
          <w:rPr>
            <w:rFonts w:ascii="Times New Roman" w:hAnsi="Times New Roman" w:cs="Times New Roman"/>
          </w:rPr>
          <w:t xml:space="preserve">assessing infant </w:t>
        </w:r>
      </w:ins>
      <w:ins w:id="1391" w:author="Benton, Deon" w:date="2026-02-12T15:56:00Z" w16du:dateUtc="2026-02-12T21:56:00Z">
        <w:r w:rsidR="00F83FBE" w:rsidRPr="00F83FBE">
          <w:rPr>
            <w:rFonts w:ascii="Times New Roman" w:hAnsi="Times New Roman" w:cs="Times New Roman"/>
          </w:rPr>
          <w:t>action understanding</w:t>
        </w:r>
      </w:ins>
      <w:ins w:id="1392" w:author="Benton, Deon" w:date="2026-02-12T15:57:00Z" w16du:dateUtc="2026-02-12T21:57:00Z">
        <w:r w:rsidR="00F83FBE">
          <w:rPr>
            <w:rFonts w:ascii="Times New Roman" w:hAnsi="Times New Roman" w:cs="Times New Roman"/>
          </w:rPr>
          <w:t>.</w:t>
        </w:r>
      </w:ins>
      <w:ins w:id="1393" w:author="Benton, Deon" w:date="2026-02-13T11:09:00Z" w16du:dateUtc="2026-02-13T17:09:00Z">
        <w:r w:rsidR="00FC2F2A">
          <w:rPr>
            <w:rFonts w:ascii="Times New Roman" w:hAnsi="Times New Roman" w:cs="Times New Roman"/>
          </w:rPr>
          <w:t xml:space="preserve"> </w:t>
        </w:r>
      </w:ins>
      <w:del w:id="1394" w:author="Benton, Deon" w:date="2026-02-12T15:56:00Z" w16du:dateUtc="2026-02-12T21:56:00Z">
        <w:r w:rsidR="00524642" w:rsidDel="00F83FBE">
          <w:rPr>
            <w:rFonts w:ascii="Times New Roman" w:hAnsi="Times New Roman" w:cs="Times New Roman"/>
          </w:rPr>
          <w:delText xml:space="preserve"> </w:delText>
        </w:r>
      </w:del>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ins w:id="1395" w:author="Benton, Deon" w:date="2026-02-13T11:09:00Z" w16du:dateUtc="2026-02-13T17:09:00Z">
        <w:r w:rsidR="00FC2F2A">
          <w:rPr>
            <w:rFonts w:ascii="Times New Roman" w:eastAsia="Times New Roman" w:hAnsi="Times New Roman" w:cs="Times New Roman"/>
          </w:rPr>
          <w:t>because ALIAS was developed to capture</w:t>
        </w:r>
      </w:ins>
      <w:ins w:id="1396" w:author="Benton, Deon" w:date="2026-02-13T11:11:00Z" w16du:dateUtc="2026-02-13T17:11:00Z">
        <w:r w:rsidR="00E35E64">
          <w:rPr>
            <w:rFonts w:ascii="Times New Roman" w:eastAsia="Times New Roman" w:hAnsi="Times New Roman" w:cs="Times New Roman"/>
          </w:rPr>
          <w:t xml:space="preserve"> a broad set of</w:t>
        </w:r>
      </w:ins>
      <w:ins w:id="1397" w:author="Benton, Deon" w:date="2026-02-13T11:09:00Z" w16du:dateUtc="2026-02-13T17:09:00Z">
        <w:r w:rsidR="00FC2F2A">
          <w:rPr>
            <w:rFonts w:ascii="Times New Roman" w:eastAsia="Times New Roman" w:hAnsi="Times New Roman" w:cs="Times New Roman"/>
          </w:rPr>
          <w:t xml:space="preserve"> key findings in this literature</w:t>
        </w:r>
      </w:ins>
      <w:ins w:id="1398" w:author="Benton, Deon" w:date="2026-03-17T20:56:00Z" w16du:dateUtc="2026-03-18T01:56:00Z">
        <w:r>
          <w:rPr>
            <w:rFonts w:ascii="Times New Roman" w:eastAsia="Times New Roman" w:hAnsi="Times New Roman" w:cs="Times New Roman"/>
          </w:rPr>
          <w:t xml:space="preserve"> rather than one or two specific findings</w:t>
        </w:r>
      </w:ins>
      <w:ins w:id="1399" w:author="Benton, Deon" w:date="2026-02-13T11:09:00Z" w16du:dateUtc="2026-02-13T17:09:00Z">
        <w:r w:rsidR="00FC2F2A">
          <w:rPr>
            <w:rFonts w:ascii="Times New Roman" w:eastAsia="Times New Roman" w:hAnsi="Times New Roman" w:cs="Times New Roman"/>
          </w:rPr>
          <w:t>,</w:t>
        </w:r>
      </w:ins>
      <w:ins w:id="1400" w:author="Benton, Deon" w:date="2026-02-13T11:48:00Z" w16du:dateUtc="2026-02-13T17:48:00Z">
        <w:r w:rsidR="00841A7E">
          <w:rPr>
            <w:rFonts w:ascii="Times New Roman" w:eastAsia="Times New Roman" w:hAnsi="Times New Roman" w:cs="Times New Roman"/>
          </w:rPr>
          <w:t xml:space="preserve"> the simulations reported below </w:t>
        </w:r>
      </w:ins>
      <w:ins w:id="1401" w:author="Benton, Deon" w:date="2026-03-17T21:04:00Z" w16du:dateUtc="2026-03-18T02:04:00Z">
        <w:r w:rsidR="0089435D">
          <w:rPr>
            <w:rFonts w:ascii="Times New Roman" w:eastAsia="Times New Roman" w:hAnsi="Times New Roman" w:cs="Times New Roman"/>
          </w:rPr>
          <w:t>did not attempt to</w:t>
        </w:r>
      </w:ins>
      <w:ins w:id="1402" w:author="Benton, Deon" w:date="2026-02-13T11:48:00Z" w16du:dateUtc="2026-02-13T17:48:00Z">
        <w:r w:rsidR="00841A7E">
          <w:rPr>
            <w:rFonts w:ascii="Times New Roman" w:eastAsia="Times New Roman" w:hAnsi="Times New Roman" w:cs="Times New Roman"/>
          </w:rPr>
          <w:t xml:space="preserve"> reproduce the full details of any one study or every experiment within it.</w:t>
        </w:r>
      </w:ins>
      <w:ins w:id="1403" w:author="Benton, Deon" w:date="2026-02-13T11:09:00Z" w16du:dateUtc="2026-02-13T17:09:00Z">
        <w:r w:rsidR="00FC2F2A">
          <w:rPr>
            <w:rFonts w:ascii="Times New Roman" w:eastAsia="Times New Roman" w:hAnsi="Times New Roman" w:cs="Times New Roman"/>
          </w:rPr>
          <w:t xml:space="preserve"> </w:t>
        </w:r>
      </w:ins>
      <w:ins w:id="1404" w:author="Benton, Deon" w:date="2026-02-13T11:24:00Z" w16du:dateUtc="2026-02-13T17:24:00Z">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ins>
      <w:ins w:id="1405" w:author="Benton, Deon" w:date="2026-02-13T11:26:00Z" w16du:dateUtc="2026-02-13T17:26:00Z">
        <w:r w:rsidR="00D213F8">
          <w:rPr>
            <w:rFonts w:ascii="Times New Roman" w:eastAsia="Times New Roman" w:hAnsi="Times New Roman" w:cs="Times New Roman"/>
          </w:rPr>
          <w:t>targeted here</w:t>
        </w:r>
      </w:ins>
      <w:ins w:id="1406" w:author="Benton, Deon" w:date="2026-02-13T11:24:00Z" w16du:dateUtc="2026-02-13T17:24:00Z">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was modeled with sufficient fidelity to instantiate only those relations </w:t>
        </w:r>
      </w:ins>
      <w:ins w:id="1407" w:author="Benton, Deon" w:date="2026-02-13T11:32:00Z" w16du:dateUtc="2026-02-13T17:32:00Z">
        <w:r w:rsidR="007B777A">
          <w:rPr>
            <w:rFonts w:ascii="Times New Roman" w:eastAsia="Times New Roman" w:hAnsi="Times New Roman" w:cs="Times New Roman"/>
          </w:rPr>
          <w:t>thought</w:t>
        </w:r>
      </w:ins>
      <w:ins w:id="1408" w:author="Benton, Deon" w:date="2026-02-13T11:24:00Z" w16du:dateUtc="2026-02-13T17:24:00Z">
        <w:r w:rsidR="00F90C60" w:rsidRPr="00F90C60">
          <w:rPr>
            <w:rFonts w:ascii="Times New Roman" w:eastAsia="Times New Roman" w:hAnsi="Times New Roman" w:cs="Times New Roman"/>
          </w:rPr>
          <w:t xml:space="preserve"> to drive infants’ behavior</w:t>
        </w:r>
      </w:ins>
      <w:ins w:id="1409" w:author="Benton, Deon" w:date="2026-02-13T11:22:00Z" w16du:dateUtc="2026-02-13T17:22:00Z">
        <w:r w:rsidR="00A318A3">
          <w:rPr>
            <w:rFonts w:ascii="Times New Roman" w:eastAsia="Times New Roman" w:hAnsi="Times New Roman" w:cs="Times New Roman"/>
          </w:rPr>
          <w:t>.</w:t>
        </w:r>
      </w:ins>
      <w:ins w:id="1410" w:author="Benton, Deon" w:date="2026-02-13T11:17:00Z" w16du:dateUtc="2026-02-13T17:17:00Z">
        <w:r w:rsidR="00F121C3">
          <w:rPr>
            <w:rFonts w:ascii="Times New Roman" w:eastAsia="Times New Roman" w:hAnsi="Times New Roman" w:cs="Times New Roman"/>
          </w:rPr>
          <w:t xml:space="preserve"> </w:t>
        </w:r>
      </w:ins>
      <w:ins w:id="1411" w:author="Benton, Deon" w:date="2026-02-13T11:22:00Z" w16du:dateUtc="2026-02-13T17:22:00Z">
        <w:r w:rsidR="00A318A3">
          <w:rPr>
            <w:rFonts w:ascii="Times New Roman" w:eastAsia="Times New Roman" w:hAnsi="Times New Roman" w:cs="Times New Roman"/>
          </w:rPr>
          <w:t xml:space="preserve">Additionally, </w:t>
        </w:r>
      </w:ins>
      <w:ins w:id="1412" w:author="Benton, Deon" w:date="2026-02-13T11:23:00Z" w16du:dateUtc="2026-02-13T17:23:00Z">
        <w:r w:rsidR="00A318A3">
          <w:rPr>
            <w:rFonts w:ascii="Times New Roman" w:eastAsia="Times New Roman" w:hAnsi="Times New Roman" w:cs="Times New Roman"/>
          </w:rPr>
          <w:t>by</w:t>
        </w:r>
      </w:ins>
      <w:r w:rsidR="001C6311">
        <w:rPr>
          <w:rFonts w:ascii="Times New Roman" w:eastAsia="Times New Roman" w:hAnsi="Times New Roman" w:cs="Times New Roman"/>
        </w:rPr>
        <w:t xml:space="preserve">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w:t>
      </w:r>
      <w:ins w:id="1413" w:author="Benton, Deon" w:date="2026-02-13T11:32:00Z" w16du:dateUtc="2026-02-13T17:32:00Z">
        <w:r w:rsidR="007B777A">
          <w:rPr>
            <w:rFonts w:ascii="Times New Roman" w:eastAsia="Times New Roman" w:hAnsi="Times New Roman" w:cs="Times New Roman"/>
          </w:rPr>
          <w:t>The five findings that were the targets of the present series of simulations were</w:t>
        </w:r>
      </w:ins>
      <w:ins w:id="1414" w:author="Benton, Deon" w:date="2026-02-13T11:25:00Z" w16du:dateUtc="2026-02-13T17:25:00Z">
        <w:r w:rsidR="00155706">
          <w:rPr>
            <w:rFonts w:ascii="Times New Roman" w:eastAsia="Times New Roman" w:hAnsi="Times New Roman" w:cs="Times New Roman"/>
          </w:rPr>
          <w:t xml:space="preserve">: </w:t>
        </w:r>
      </w:ins>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ins w:id="1415" w:author="Benton, Deon" w:date="2026-02-13T11:53:00Z" w16du:dateUtc="2026-02-13T17:53:00Z">
        <w:r>
          <w:rPr>
            <w:rFonts w:ascii="Times New Roman" w:hAnsi="Times New Roman" w:cs="Times New Roman"/>
            <w:b/>
            <w:bCs/>
          </w:rPr>
          <w:t>Selective long</w:t>
        </w:r>
      </w:ins>
      <w:ins w:id="1416" w:author="Benton, Deon" w:date="2026-02-13T11:54:00Z" w16du:dateUtc="2026-02-13T17:54:00Z">
        <w:r>
          <w:rPr>
            <w:rFonts w:ascii="Times New Roman" w:hAnsi="Times New Roman" w:cs="Times New Roman"/>
            <w:b/>
            <w:bCs/>
          </w:rPr>
          <w:t>er looking to inefficient</w:t>
        </w:r>
      </w:ins>
      <w:ins w:id="1417" w:author="Benton, Deon" w:date="2026-03-25T11:11:00Z" w16du:dateUtc="2026-03-25T16:11:00Z">
        <w:r w:rsidR="00896FCF">
          <w:rPr>
            <w:rFonts w:ascii="Times New Roman" w:hAnsi="Times New Roman" w:cs="Times New Roman"/>
            <w:b/>
            <w:bCs/>
          </w:rPr>
          <w:t xml:space="preserve"> than</w:t>
        </w:r>
      </w:ins>
      <w:ins w:id="1418" w:author="Benton, Deon" w:date="2026-02-13T11:54:00Z" w16du:dateUtc="2026-02-13T17:54:00Z">
        <w:r>
          <w:rPr>
            <w:rFonts w:ascii="Times New Roman" w:hAnsi="Times New Roman" w:cs="Times New Roman"/>
            <w:b/>
            <w:bCs/>
          </w:rPr>
          <w:t xml:space="preserve"> actions following</w:t>
        </w:r>
      </w:ins>
      <w:ins w:id="1419" w:author="Benton, Deon" w:date="2026-03-25T11:12:00Z" w16du:dateUtc="2026-03-25T16:12:00Z">
        <w:r w:rsidR="00896FCF">
          <w:rPr>
            <w:rFonts w:ascii="Times New Roman" w:hAnsi="Times New Roman" w:cs="Times New Roman"/>
            <w:b/>
            <w:bCs/>
          </w:rPr>
          <w:t xml:space="preserve"> constrained</w:t>
        </w:r>
      </w:ins>
      <w:ins w:id="1420" w:author="Benton, Deon" w:date="2026-02-13T11:54:00Z" w16du:dateUtc="2026-02-13T17:54:00Z">
        <w:r>
          <w:rPr>
            <w:rFonts w:ascii="Times New Roman" w:hAnsi="Times New Roman" w:cs="Times New Roman"/>
            <w:b/>
            <w:bCs/>
          </w:rPr>
          <w:t xml:space="preserve">. </w:t>
        </w:r>
      </w:ins>
      <w:ins w:id="1421" w:author="Benton, Deon" w:date="2026-02-13T12:02:00Z" w16du:dateUtc="2026-02-13T18:02:00Z">
        <w:r w:rsidR="00953FA9">
          <w:rPr>
            <w:rFonts w:ascii="Times New Roman" w:hAnsi="Times New Roman" w:cs="Times New Roman"/>
          </w:rPr>
          <w:t>I</w:t>
        </w:r>
      </w:ins>
      <w:ins w:id="1422" w:author="Benton, Deon" w:date="2026-02-13T11:54:00Z" w16du:dateUtc="2026-02-13T17:54:00Z">
        <w:r>
          <w:rPr>
            <w:rFonts w:ascii="Times New Roman" w:hAnsi="Times New Roman" w:cs="Times New Roman"/>
          </w:rPr>
          <w:t>n the absence of a physical barrier</w:t>
        </w:r>
      </w:ins>
      <w:ins w:id="1423" w:author="Benton, Deon" w:date="2026-02-13T12:02:00Z" w16du:dateUtc="2026-02-13T18:02:00Z">
        <w:r w:rsidR="00953FA9">
          <w:rPr>
            <w:rFonts w:ascii="Times New Roman" w:hAnsi="Times New Roman" w:cs="Times New Roman"/>
          </w:rPr>
          <w:t>, infants look longer</w:t>
        </w:r>
      </w:ins>
      <w:r w:rsidR="00524642">
        <w:rPr>
          <w:rFonts w:ascii="Times New Roman" w:hAnsi="Times New Roman" w:cs="Times New Roman"/>
        </w:rPr>
        <w:t xml:space="preserve"> </w:t>
      </w:r>
      <w:ins w:id="1424" w:author="Benton, Deon" w:date="2026-02-13T11:33:00Z" w16du:dateUtc="2026-02-13T17:33:00Z">
        <w:r w:rsidR="007B777A">
          <w:rPr>
            <w:rFonts w:ascii="Times New Roman" w:hAnsi="Times New Roman" w:cs="Times New Roman"/>
          </w:rPr>
          <w:t>when</w:t>
        </w:r>
      </w:ins>
      <w:ins w:id="1425" w:author="Benton, Deon" w:date="2026-02-13T11:55:00Z" w16du:dateUtc="2026-02-13T17:55:00Z">
        <w:r>
          <w:rPr>
            <w:rFonts w:ascii="Times New Roman" w:hAnsi="Times New Roman" w:cs="Times New Roman"/>
          </w:rPr>
          <w:t xml:space="preserve"> </w:t>
        </w:r>
      </w:ins>
      <w:ins w:id="1426" w:author="Benton, Deon" w:date="2026-02-13T11:33:00Z" w16du:dateUtc="2026-02-13T17:33:00Z">
        <w:r w:rsidR="007B777A">
          <w:rPr>
            <w:rFonts w:ascii="Times New Roman" w:hAnsi="Times New Roman" w:cs="Times New Roman"/>
          </w:rPr>
          <w:t>a</w:t>
        </w:r>
      </w:ins>
      <w:ins w:id="1427" w:author="Benton, Deon" w:date="2026-02-13T11:34:00Z" w16du:dateUtc="2026-02-13T17:34:00Z">
        <w:r w:rsidR="007B777A">
          <w:rPr>
            <w:rFonts w:ascii="Times New Roman" w:hAnsi="Times New Roman" w:cs="Times New Roman"/>
          </w:rPr>
          <w:t xml:space="preserve"> first character </w:t>
        </w:r>
      </w:ins>
      <w:ins w:id="1428" w:author="Benton, Deon" w:date="2026-02-13T11:33:00Z" w16du:dateUtc="2026-02-13T17:33:00Z">
        <w:r w:rsidR="007B777A">
          <w:rPr>
            <w:rFonts w:ascii="Times New Roman" w:hAnsi="Times New Roman" w:cs="Times New Roman"/>
          </w:rPr>
          <w:t>follows a curved path to reach</w:t>
        </w:r>
      </w:ins>
      <w:ins w:id="1429" w:author="Benton, Deon" w:date="2026-02-13T11:34:00Z" w16du:dateUtc="2026-02-13T17:34:00Z">
        <w:r w:rsidR="007B777A">
          <w:rPr>
            <w:rFonts w:ascii="Times New Roman" w:hAnsi="Times New Roman" w:cs="Times New Roman"/>
          </w:rPr>
          <w:t xml:space="preserve"> a second character </w:t>
        </w:r>
        <w:r w:rsidR="00445048">
          <w:rPr>
            <w:rFonts w:ascii="Times New Roman" w:hAnsi="Times New Roman" w:cs="Times New Roman"/>
          </w:rPr>
          <w:t>than when the first character follows a straight path to reach the second one</w:t>
        </w:r>
      </w:ins>
      <w:ins w:id="1430" w:author="Benton, Deon" w:date="2026-02-13T11:36:00Z" w16du:dateUtc="2026-02-13T17:36:00Z">
        <w:r w:rsidR="00D0227A">
          <w:rPr>
            <w:rFonts w:ascii="Times New Roman" w:hAnsi="Times New Roman" w:cs="Times New Roman"/>
          </w:rPr>
          <w:t>.</w:t>
        </w:r>
      </w:ins>
      <w:ins w:id="1431" w:author="Benton, Deon" w:date="2026-02-13T11:39:00Z" w16du:dateUtc="2026-02-13T17:39:00Z">
        <w:r w:rsidR="00190D1A">
          <w:rPr>
            <w:rFonts w:ascii="Times New Roman" w:hAnsi="Times New Roman" w:cs="Times New Roman"/>
          </w:rPr>
          <w:t xml:space="preserve"> </w:t>
        </w:r>
      </w:ins>
      <w:ins w:id="1432" w:author="Benton, Deon" w:date="2026-02-13T11:40:00Z" w16du:dateUtc="2026-02-13T17:40:00Z">
        <w:r w:rsidR="00190D1A">
          <w:rPr>
            <w:rFonts w:ascii="Times New Roman" w:hAnsi="Times New Roman" w:cs="Times New Roman"/>
          </w:rPr>
          <w:t xml:space="preserve">Crucially, this pattern </w:t>
        </w:r>
      </w:ins>
      <w:ins w:id="1433" w:author="Benton, Deon" w:date="2026-02-13T12:10:00Z" w16du:dateUtc="2026-02-13T18:10:00Z">
        <w:r w:rsidR="00C66C18">
          <w:rPr>
            <w:rFonts w:ascii="Times New Roman" w:hAnsi="Times New Roman" w:cs="Times New Roman"/>
          </w:rPr>
          <w:t>only holds</w:t>
        </w:r>
      </w:ins>
      <w:ins w:id="1434" w:author="Benton, Deon" w:date="2026-02-13T11:40:00Z" w16du:dateUtc="2026-02-13T17:40:00Z">
        <w:r w:rsidR="00190D1A">
          <w:rPr>
            <w:rFonts w:ascii="Times New Roman" w:hAnsi="Times New Roman" w:cs="Times New Roman"/>
          </w:rPr>
          <w:t xml:space="preserve"> when </w:t>
        </w:r>
      </w:ins>
      <w:ins w:id="1435" w:author="Benton, Deon" w:date="2026-02-13T11:35:00Z" w16du:dateUtc="2026-02-13T17:35:00Z">
        <w:r w:rsidR="00445048">
          <w:rPr>
            <w:rFonts w:ascii="Times New Roman" w:hAnsi="Times New Roman" w:cs="Times New Roman"/>
          </w:rPr>
          <w:t>the curved action occur</w:t>
        </w:r>
      </w:ins>
      <w:ins w:id="1436" w:author="Benton, Deon" w:date="2026-02-13T11:40:00Z" w16du:dateUtc="2026-02-13T17:40:00Z">
        <w:r w:rsidR="00190D1A">
          <w:rPr>
            <w:rFonts w:ascii="Times New Roman" w:hAnsi="Times New Roman" w:cs="Times New Roman"/>
          </w:rPr>
          <w:t>s</w:t>
        </w:r>
      </w:ins>
      <w:ins w:id="1437" w:author="Benton, Deon" w:date="2026-02-13T11:35:00Z" w16du:dateUtc="2026-02-13T17:35:00Z">
        <w:r w:rsidR="00445048">
          <w:rPr>
            <w:rFonts w:ascii="Times New Roman" w:hAnsi="Times New Roman" w:cs="Times New Roman"/>
          </w:rPr>
          <w:t xml:space="preserve"> over a barrier </w:t>
        </w:r>
      </w:ins>
      <w:ins w:id="1438" w:author="Benton, Deon" w:date="2026-02-13T11:40:00Z" w16du:dateUtc="2026-02-13T17:40:00Z">
        <w:r w:rsidR="00190D1A">
          <w:rPr>
            <w:rFonts w:ascii="Times New Roman" w:hAnsi="Times New Roman" w:cs="Times New Roman"/>
          </w:rPr>
          <w:t>during an initial habituation phase</w:t>
        </w:r>
      </w:ins>
      <w:ins w:id="1439" w:author="Benton, Deon" w:date="2026-02-13T12:10:00Z" w16du:dateUtc="2026-02-13T18:10:00Z">
        <w:r w:rsidR="00C66C18">
          <w:rPr>
            <w:rFonts w:ascii="Times New Roman" w:hAnsi="Times New Roman" w:cs="Times New Roman"/>
          </w:rPr>
          <w:t xml:space="preserve">; infants look equally long at both actions when the </w:t>
        </w:r>
      </w:ins>
      <w:ins w:id="1440" w:author="Benton, Deon" w:date="2026-02-13T12:11:00Z" w16du:dateUtc="2026-02-13T18:11:00Z">
        <w:r w:rsidR="00C66C18">
          <w:rPr>
            <w:rFonts w:ascii="Times New Roman" w:hAnsi="Times New Roman" w:cs="Times New Roman"/>
          </w:rPr>
          <w:t>action and barrier are spatially separated</w:t>
        </w:r>
      </w:ins>
      <w:r w:rsidR="00524642">
        <w:rPr>
          <w:rFonts w:ascii="Times New Roman" w:hAnsi="Times New Roman" w:cs="Times New Roman"/>
        </w:rPr>
        <w:t xml:space="preserve"> (e.g., Gergely et al., 1995</w:t>
      </w:r>
      <w:ins w:id="1441" w:author="Benton, Deon" w:date="2026-02-25T12:02:00Z" w16du:dateUtc="2026-02-25T18:02:00Z">
        <w:r w:rsidR="00E03DD5">
          <w:rPr>
            <w:rFonts w:ascii="Times New Roman" w:hAnsi="Times New Roman" w:cs="Times New Roman"/>
          </w:rPr>
          <w:t xml:space="preserve">; </w:t>
        </w:r>
        <w:proofErr w:type="spellStart"/>
        <w:r w:rsidR="00E03DD5">
          <w:rPr>
            <w:rFonts w:ascii="Times New Roman" w:hAnsi="Times New Roman" w:cs="Times New Roman"/>
          </w:rPr>
          <w:t>Csibra</w:t>
        </w:r>
        <w:proofErr w:type="spellEnd"/>
        <w:r w:rsidR="00E03DD5">
          <w:rPr>
            <w:rFonts w:ascii="Times New Roman" w:hAnsi="Times New Roman" w:cs="Times New Roman"/>
          </w:rPr>
          <w:t xml:space="preserve"> et al., 1999</w:t>
        </w:r>
      </w:ins>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ins w:id="1442" w:author="Benton, Deon" w:date="2026-02-13T12:02:00Z" w16du:dateUtc="2026-02-13T18:02:00Z">
        <w:r w:rsidR="002E379E">
          <w:rPr>
            <w:rFonts w:ascii="Times New Roman" w:hAnsi="Times New Roman" w:cs="Times New Roman"/>
            <w:b/>
            <w:bCs/>
          </w:rPr>
          <w:t>Independence f</w:t>
        </w:r>
      </w:ins>
      <w:ins w:id="1443" w:author="Benton, Deon" w:date="2026-02-13T12:09:00Z" w16du:dateUtc="2026-02-13T18:09:00Z">
        <w:r w:rsidR="00C66C18">
          <w:rPr>
            <w:rFonts w:ascii="Times New Roman" w:hAnsi="Times New Roman" w:cs="Times New Roman"/>
            <w:b/>
            <w:bCs/>
          </w:rPr>
          <w:t>rom</w:t>
        </w:r>
      </w:ins>
      <w:ins w:id="1444" w:author="Benton, Deon" w:date="2026-02-13T12:02:00Z" w16du:dateUtc="2026-02-13T18:02:00Z">
        <w:r w:rsidR="002E379E">
          <w:rPr>
            <w:rFonts w:ascii="Times New Roman" w:hAnsi="Times New Roman" w:cs="Times New Roman"/>
            <w:b/>
            <w:bCs/>
          </w:rPr>
          <w:t xml:space="preserve"> animacy</w:t>
        </w:r>
      </w:ins>
      <w:ins w:id="1445" w:author="Benton, Deon" w:date="2026-02-13T11:56:00Z" w16du:dateUtc="2026-02-13T17:56:00Z">
        <w:r w:rsidR="005F561E">
          <w:rPr>
            <w:rFonts w:ascii="Times New Roman" w:hAnsi="Times New Roman" w:cs="Times New Roman"/>
            <w:b/>
            <w:bCs/>
          </w:rPr>
          <w:t>.</w:t>
        </w:r>
      </w:ins>
      <w:ins w:id="1446" w:author="Benton, Deon" w:date="2026-02-13T12:03:00Z" w16du:dateUtc="2026-02-13T18:03:00Z">
        <w:r w:rsidR="002E379E">
          <w:rPr>
            <w:rFonts w:ascii="Times New Roman" w:hAnsi="Times New Roman" w:cs="Times New Roman"/>
            <w:b/>
            <w:bCs/>
          </w:rPr>
          <w:t xml:space="preserve"> </w:t>
        </w:r>
      </w:ins>
      <w:ins w:id="1447" w:author="Benton, Deon" w:date="2026-02-13T11:56:00Z" w16du:dateUtc="2026-02-13T17:56:00Z">
        <w:r w:rsidR="005F561E">
          <w:rPr>
            <w:rFonts w:ascii="Times New Roman" w:hAnsi="Times New Roman" w:cs="Times New Roman"/>
          </w:rPr>
          <w:t>Infants’ looking behaviors adhere to the pattern d</w:t>
        </w:r>
      </w:ins>
      <w:ins w:id="1448" w:author="Benton, Deon" w:date="2026-02-13T11:57:00Z" w16du:dateUtc="2026-02-13T17:57:00Z">
        <w:r w:rsidR="005F561E">
          <w:rPr>
            <w:rFonts w:ascii="Times New Roman" w:hAnsi="Times New Roman" w:cs="Times New Roman"/>
          </w:rPr>
          <w:t xml:space="preserve">escribed in (1) </w:t>
        </w:r>
      </w:ins>
      <w:ins w:id="1449" w:author="Benton, Deon" w:date="2026-02-13T12:03:00Z" w16du:dateUtc="2026-02-13T18:03:00Z">
        <w:r w:rsidR="002E379E">
          <w:rPr>
            <w:rFonts w:ascii="Times New Roman" w:hAnsi="Times New Roman" w:cs="Times New Roman"/>
          </w:rPr>
          <w:t>even when the characters engaged in those actions do not possess animate features (i.e., they are inanimate;</w:t>
        </w:r>
      </w:ins>
      <w:ins w:id="1450" w:author="Benton, Deon" w:date="2026-02-13T12:04:00Z" w16du:dateUtc="2026-02-13T18:04:00Z">
        <w:r w:rsidR="002E379E">
          <w:rPr>
            <w:rFonts w:ascii="Times New Roman" w:hAnsi="Times New Roman" w:cs="Times New Roman"/>
          </w:rPr>
          <w:t xml:space="preserve"> </w:t>
        </w:r>
      </w:ins>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5452DCDD"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lastRenderedPageBreak/>
        <w:t>Bidirectional inferenc</w:t>
      </w:r>
      <w:ins w:id="1451" w:author="Benton, Deon" w:date="2026-04-13T13:37:00Z" w16du:dateUtc="2026-04-13T18:37:00Z">
        <w:r w:rsidR="002D3F04">
          <w:rPr>
            <w:rFonts w:ascii="Times New Roman" w:hAnsi="Times New Roman" w:cs="Times New Roman"/>
            <w:b/>
            <w:bCs/>
          </w:rPr>
          <w:t xml:space="preserve">es for </w:t>
        </w:r>
      </w:ins>
      <w:r>
        <w:rPr>
          <w:rFonts w:ascii="Times New Roman" w:hAnsi="Times New Roman" w:cs="Times New Roman"/>
          <w:b/>
          <w:bCs/>
        </w:rPr>
        <w:t xml:space="preserve">actions, goals, and constraints. </w:t>
      </w:r>
      <w:r w:rsidR="00524642">
        <w:rPr>
          <w:rFonts w:ascii="Times New Roman" w:hAnsi="Times New Roman" w:cs="Times New Roman"/>
        </w:rPr>
        <w:t>Infants can infer external constraints from an agent’s actions and goals</w:t>
      </w:r>
      <w:ins w:id="1452" w:author="Benton, Deon" w:date="2026-04-13T14:03:00Z" w16du:dateUtc="2026-04-13T19:03:00Z">
        <w:r w:rsidR="00DF5681">
          <w:rPr>
            <w:rFonts w:ascii="Times New Roman" w:hAnsi="Times New Roman" w:cs="Times New Roman"/>
          </w:rPr>
          <w:t xml:space="preserve"> and</w:t>
        </w:r>
      </w:ins>
      <w:r w:rsidR="00524642">
        <w:rPr>
          <w:rFonts w:ascii="Times New Roman" w:hAnsi="Times New Roman" w:cs="Times New Roman"/>
        </w:rPr>
        <w:t xml:space="preserve"> goal</w:t>
      </w:r>
      <w:ins w:id="1453" w:author="Benton, Deon" w:date="2026-04-13T14:03:00Z" w16du:dateUtc="2026-04-13T19:03:00Z">
        <w:r w:rsidR="00DF5681">
          <w:rPr>
            <w:rFonts w:ascii="Times New Roman" w:hAnsi="Times New Roman" w:cs="Times New Roman"/>
          </w:rPr>
          <w:t>s</w:t>
        </w:r>
      </w:ins>
      <w:r w:rsidR="00524642">
        <w:rPr>
          <w:rFonts w:ascii="Times New Roman" w:hAnsi="Times New Roman" w:cs="Times New Roman"/>
        </w:rPr>
        <w:t xml:space="preserve"> from its actions and external constraints (e.g., </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2003</w:t>
      </w:r>
      <w:ins w:id="1454" w:author="Benton, Deon" w:date="2026-04-13T13:37:00Z" w16du:dateUtc="2026-04-13T18:37:00Z">
        <w:r w:rsidR="00637979">
          <w:rPr>
            <w:rFonts w:ascii="Times New Roman" w:hAnsi="Times New Roman" w:cs="Times New Roman"/>
          </w:rPr>
          <w:t>; Wagner &amp; Carey, 2005</w:t>
        </w:r>
      </w:ins>
      <w:r w:rsidR="00524642">
        <w:rPr>
          <w:rFonts w:ascii="Times New Roman" w:hAnsi="Times New Roman" w:cs="Times New Roman"/>
        </w:rPr>
        <w:t>).</w:t>
      </w:r>
    </w:p>
    <w:p w14:paraId="632FE870" w14:textId="77777777"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w:t>
      </w:r>
      <w:proofErr w:type="spellStart"/>
      <w:r w:rsidR="00524642">
        <w:rPr>
          <w:rFonts w:ascii="Times New Roman" w:hAnsi="Times New Roman" w:cs="Times New Roman"/>
        </w:rPr>
        <w:t>Spelke</w:t>
      </w:r>
      <w:proofErr w:type="spellEnd"/>
      <w:r w:rsidR="00524642">
        <w:rPr>
          <w:rFonts w:ascii="Times New Roman" w:hAnsi="Times New Roman" w:cs="Times New Roman"/>
        </w:rPr>
        <w:t>, 2017)</w:t>
      </w:r>
      <w:r w:rsidR="00614B6D">
        <w:rPr>
          <w:rFonts w:ascii="Times New Roman" w:hAnsi="Times New Roman" w:cs="Times New Roman"/>
        </w:rPr>
        <w:t>.</w:t>
      </w:r>
    </w:p>
    <w:p w14:paraId="2CCF1491" w14:textId="690B58FF" w:rsidR="00614B6D" w:rsidRPr="00E467DF" w:rsidRDefault="00DB0CFE" w:rsidP="00614B6D">
      <w:pPr>
        <w:pStyle w:val="ListParagraph"/>
        <w:numPr>
          <w:ilvl w:val="0"/>
          <w:numId w:val="1"/>
        </w:numPr>
        <w:spacing w:line="480" w:lineRule="auto"/>
        <w:rPr>
          <w:rFonts w:ascii="Times New Roman" w:hAnsi="Times New Roman" w:cs="Times New Roman"/>
        </w:rPr>
      </w:pPr>
      <w:ins w:id="1455" w:author="Benton, Deon" w:date="2026-04-14T15:35:00Z" w16du:dateUtc="2026-04-14T20:35:00Z">
        <w:r>
          <w:rPr>
            <w:rFonts w:ascii="Times New Roman" w:hAnsi="Times New Roman" w:cs="Times New Roman"/>
            <w:b/>
            <w:bCs/>
          </w:rPr>
          <w:t>Action understanding in pre-reaching infants</w:t>
        </w:r>
      </w:ins>
      <w:r w:rsidR="00614B6D">
        <w:rPr>
          <w:rFonts w:ascii="Times New Roman" w:hAnsi="Times New Roman" w:cs="Times New Roman"/>
          <w:b/>
          <w:bCs/>
        </w:rPr>
        <w:t xml:space="preserve">. </w:t>
      </w:r>
      <w:r w:rsidR="00CD3063">
        <w:rPr>
          <w:rFonts w:ascii="Times New Roman" w:hAnsi="Times New Roman" w:cs="Times New Roman"/>
        </w:rPr>
        <w:t xml:space="preserve">Infants as young as 3 months of age show the pattern observed in (1) and (2) </w:t>
      </w:r>
      <w:ins w:id="1456" w:author="Benton, Deon" w:date="2026-02-25T12:03:00Z" w16du:dateUtc="2026-02-25T18:03:00Z">
        <w:r w:rsidR="00E03DD5">
          <w:rPr>
            <w:rFonts w:ascii="Times New Roman" w:hAnsi="Times New Roman" w:cs="Times New Roman"/>
          </w:rPr>
          <w:t xml:space="preserve">but </w:t>
        </w:r>
      </w:ins>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ins w:id="1457" w:author="Benton, Deon" w:date="2026-02-25T12:31:00Z" w16du:dateUtc="2026-02-25T18:31:00Z">
        <w:r w:rsidR="00C90067">
          <w:rPr>
            <w:rFonts w:ascii="Times New Roman" w:hAnsi="Times New Roman" w:cs="Times New Roman"/>
          </w:rPr>
          <w:t xml:space="preserve"> during an action phase</w:t>
        </w:r>
      </w:ins>
      <w:r w:rsidR="00CD3063">
        <w:rPr>
          <w:rFonts w:ascii="Times New Roman" w:hAnsi="Times New Roman" w:cs="Times New Roman"/>
        </w:rPr>
        <w:t xml:space="preserve"> (e.g., Skerry et al., 2013)</w:t>
      </w:r>
      <w:ins w:id="1458" w:author="Benton, Deon" w:date="2026-04-08T10:40:00Z" w16du:dateUtc="2026-04-08T15:40:00Z">
        <w:r w:rsidR="00DB1DE0">
          <w:rPr>
            <w:rFonts w:ascii="Times New Roman" w:hAnsi="Times New Roman" w:cs="Times New Roman"/>
          </w:rPr>
          <w:t xml:space="preserve"> or an action event is given a causal interpretation (e.g., Liu et al., 2019)</w:t>
        </w:r>
      </w:ins>
      <w:ins w:id="1459" w:author="Benton, Deon" w:date="2026-03-18T16:43:00Z" w16du:dateUtc="2026-03-18T21:43:00Z">
        <w:r w:rsidR="00DA6161">
          <w:rPr>
            <w:rFonts w:ascii="Times New Roman" w:hAnsi="Times New Roman" w:cs="Times New Roman"/>
          </w:rPr>
          <w:t>.</w:t>
        </w:r>
      </w:ins>
    </w:p>
    <w:p w14:paraId="3611B7CC" w14:textId="18D29ECC" w:rsidR="00807B0F" w:rsidRDefault="009A232F" w:rsidP="00807B0F">
      <w:pPr>
        <w:spacing w:line="480" w:lineRule="auto"/>
        <w:ind w:firstLine="720"/>
        <w:contextualSpacing/>
        <w:rPr>
          <w:ins w:id="1460" w:author="Benton, Deon" w:date="2026-03-17T20:56:00Z" w16du:dateUtc="2026-03-18T01:56:00Z"/>
          <w:rFonts w:ascii="Times New Roman" w:hAnsi="Times New Roman" w:cs="Times New Roman"/>
        </w:rPr>
      </w:pPr>
      <w:ins w:id="1461" w:author="Benton, Deon" w:date="2026-02-25T12:03:00Z" w16du:dateUtc="2026-02-25T18:03:00Z">
        <w:r>
          <w:rPr>
            <w:rFonts w:ascii="Times New Roman" w:hAnsi="Times New Roman" w:cs="Times New Roman"/>
          </w:rPr>
          <w:t xml:space="preserve">One thing that should be clear from the list above is that </w:t>
        </w:r>
      </w:ins>
      <w:r w:rsidR="00524642">
        <w:rPr>
          <w:rFonts w:ascii="Times New Roman" w:hAnsi="Times New Roman" w:cs="Times New Roman"/>
        </w:rPr>
        <w:t>all the findings derive from studies that used some version of the Gergely et al.</w:t>
      </w:r>
      <w:ins w:id="1462" w:author="Benton, Deon" w:date="2026-02-25T12:07:00Z" w16du:dateUtc="2026-02-25T18:07:00Z">
        <w:r w:rsidR="00FE4932">
          <w:rPr>
            <w:rFonts w:ascii="Times New Roman" w:hAnsi="Times New Roman" w:cs="Times New Roman"/>
          </w:rPr>
          <w:t>’s</w:t>
        </w:r>
      </w:ins>
      <w:r w:rsidR="00524642">
        <w:rPr>
          <w:rFonts w:ascii="Times New Roman" w:hAnsi="Times New Roman" w:cs="Times New Roman"/>
        </w:rPr>
        <w:t xml:space="preserve"> (1995)</w:t>
      </w:r>
      <w:r w:rsidR="002807A7">
        <w:rPr>
          <w:rFonts w:ascii="Times New Roman" w:hAnsi="Times New Roman" w:cs="Times New Roman"/>
        </w:rPr>
        <w:t xml:space="preserve"> </w:t>
      </w:r>
      <w:proofErr w:type="spellStart"/>
      <w:r w:rsidR="002807A7">
        <w:rPr>
          <w:rFonts w:ascii="Times New Roman" w:hAnsi="Times New Roman" w:cs="Times New Roman"/>
        </w:rPr>
        <w:t>VoE</w:t>
      </w:r>
      <w:proofErr w:type="spellEnd"/>
      <w:r w:rsidR="00524642">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w:t>
      </w:r>
      <w:ins w:id="1463" w:author="Benton, Deon" w:date="2026-02-25T12:19:00Z" w16du:dateUtc="2026-02-25T18:19:00Z">
        <w:r w:rsidR="006F4E6E" w:rsidRPr="006F4E6E">
          <w:rPr>
            <w:rFonts w:ascii="Times New Roman" w:hAnsi="Times New Roman" w:cs="Times New Roman"/>
          </w:rPr>
          <w:t xml:space="preserve">Although the current model could in principle be extended to simulate infants’ performance in action-understanding studies that use different methods, doing so would make it difficult to determine whether any success reflects the explanatory power of the </w:t>
        </w:r>
      </w:ins>
      <w:ins w:id="1464" w:author="Benton, Deon" w:date="2026-02-25T12:20:00Z" w16du:dateUtc="2026-02-25T18:20:00Z">
        <w:r w:rsidR="006F4E6E">
          <w:rPr>
            <w:rFonts w:ascii="Times New Roman" w:hAnsi="Times New Roman" w:cs="Times New Roman"/>
          </w:rPr>
          <w:t xml:space="preserve">present </w:t>
        </w:r>
      </w:ins>
      <w:ins w:id="1465" w:author="Benton, Deon" w:date="2026-02-25T12:19:00Z" w16du:dateUtc="2026-02-25T18:19:00Z">
        <w:r w:rsidR="006F4E6E" w:rsidRPr="006F4E6E">
          <w:rPr>
            <w:rFonts w:ascii="Times New Roman" w:hAnsi="Times New Roman" w:cs="Times New Roman"/>
          </w:rPr>
          <w:t>theory itself or simply the increased flexibility of the model.</w:t>
        </w:r>
        <w:r w:rsidR="006F4E6E">
          <w:rPr>
            <w:rFonts w:ascii="Times New Roman" w:hAnsi="Times New Roman" w:cs="Times New Roman"/>
          </w:rPr>
          <w:t xml:space="preserve"> </w:t>
        </w:r>
      </w:ins>
    </w:p>
    <w:p w14:paraId="6403B81C" w14:textId="61B9F51A" w:rsidR="00FC438F" w:rsidRDefault="00FC438F" w:rsidP="00744F21">
      <w:pPr>
        <w:spacing w:line="480" w:lineRule="auto"/>
        <w:ind w:firstLine="720"/>
        <w:contextualSpacing/>
        <w:rPr>
          <w:rFonts w:ascii="Times New Roman" w:hAnsi="Times New Roman" w:cs="Times New Roman"/>
        </w:rPr>
      </w:pPr>
      <w:ins w:id="1466" w:author="Benton, Deon" w:date="2026-03-17T20:56:00Z" w16du:dateUtc="2026-03-18T01:56:00Z">
        <w:r>
          <w:rPr>
            <w:rFonts w:ascii="Times New Roman" w:hAnsi="Times New Roman" w:cs="Times New Roman"/>
          </w:rPr>
          <w:t xml:space="preserve">The second goal of the current simulations was to </w:t>
        </w:r>
      </w:ins>
      <w:ins w:id="1467" w:author="Benton, Deon" w:date="2026-03-17T20:57:00Z" w16du:dateUtc="2026-03-18T01:57:00Z">
        <w:r>
          <w:rPr>
            <w:rFonts w:ascii="Times New Roman" w:hAnsi="Times New Roman" w:cs="Times New Roman"/>
          </w:rPr>
          <w:t xml:space="preserve">demonstrate that </w:t>
        </w:r>
      </w:ins>
      <w:ins w:id="1468" w:author="Benton, Deon" w:date="2026-03-17T20:59:00Z" w16du:dateUtc="2026-03-18T01:59:00Z">
        <w:r w:rsidR="0089435D">
          <w:rPr>
            <w:rFonts w:ascii="Times New Roman" w:hAnsi="Times New Roman" w:cs="Times New Roman"/>
          </w:rPr>
          <w:t xml:space="preserve">ALIAS </w:t>
        </w:r>
      </w:ins>
      <w:ins w:id="1469" w:author="Benton, Deon" w:date="2026-03-17T20:57:00Z" w16du:dateUtc="2026-03-18T01:57:00Z">
        <w:r>
          <w:rPr>
            <w:rFonts w:ascii="Times New Roman" w:hAnsi="Times New Roman" w:cs="Times New Roman"/>
          </w:rPr>
          <w:t xml:space="preserve">provides a better account of </w:t>
        </w:r>
      </w:ins>
      <w:ins w:id="1470" w:author="Benton, Deon" w:date="2026-03-17T21:02:00Z" w16du:dateUtc="2026-03-18T02:02:00Z">
        <w:r w:rsidR="0089435D">
          <w:rPr>
            <w:rFonts w:ascii="Times New Roman" w:hAnsi="Times New Roman" w:cs="Times New Roman"/>
          </w:rPr>
          <w:t>the five target findings</w:t>
        </w:r>
      </w:ins>
      <w:ins w:id="1471" w:author="Benton, Deon" w:date="2026-03-17T20:57:00Z" w16du:dateUtc="2026-03-18T01:57:00Z">
        <w:r>
          <w:rPr>
            <w:rFonts w:ascii="Times New Roman" w:hAnsi="Times New Roman" w:cs="Times New Roman"/>
          </w:rPr>
          <w:t xml:space="preserve"> than</w:t>
        </w:r>
        <w:r w:rsidR="00366CD3">
          <w:rPr>
            <w:rFonts w:ascii="Times New Roman" w:hAnsi="Times New Roman" w:cs="Times New Roman"/>
          </w:rPr>
          <w:t xml:space="preserve"> </w:t>
        </w:r>
        <w:proofErr w:type="spellStart"/>
        <w:r w:rsidR="00366CD3">
          <w:rPr>
            <w:rFonts w:ascii="Times New Roman" w:hAnsi="Times New Roman" w:cs="Times New Roman"/>
          </w:rPr>
          <w:t>Overwalle’s</w:t>
        </w:r>
        <w:proofErr w:type="spellEnd"/>
        <w:r w:rsidR="00366CD3">
          <w:rPr>
            <w:rFonts w:ascii="Times New Roman" w:hAnsi="Times New Roman" w:cs="Times New Roman"/>
          </w:rPr>
          <w:t xml:space="preserve"> (2010) model</w:t>
        </w:r>
      </w:ins>
      <w:r w:rsidR="00BD6A9D">
        <w:rPr>
          <w:rFonts w:ascii="Times New Roman" w:hAnsi="Times New Roman" w:cs="Times New Roman"/>
        </w:rPr>
        <w:t xml:space="preserve"> (</w:t>
      </w:r>
      <w:ins w:id="1472" w:author="Benton, Deon" w:date="2026-03-19T15:52:00Z" w16du:dateUtc="2026-03-19T20:52:00Z">
        <w:r w:rsidR="00BD6A9D">
          <w:rPr>
            <w:rFonts w:ascii="Times New Roman" w:hAnsi="Times New Roman" w:cs="Times New Roman"/>
          </w:rPr>
          <w:t>he</w:t>
        </w:r>
      </w:ins>
      <w:ins w:id="1473" w:author="Benton, Deon" w:date="2026-03-19T15:56:00Z" w16du:dateUtc="2026-03-19T20:56:00Z">
        <w:r w:rsidR="008E78C5">
          <w:rPr>
            <w:rFonts w:ascii="Times New Roman" w:hAnsi="Times New Roman" w:cs="Times New Roman"/>
          </w:rPr>
          <w:t>reafter</w:t>
        </w:r>
      </w:ins>
      <w:ins w:id="1474" w:author="Benton, Deon" w:date="2026-03-19T15:52:00Z" w16du:dateUtc="2026-03-19T20:52:00Z">
        <w:r w:rsidR="00BD6A9D">
          <w:rPr>
            <w:rFonts w:ascii="Times New Roman" w:hAnsi="Times New Roman" w:cs="Times New Roman"/>
          </w:rPr>
          <w:t xml:space="preserve"> OM</w:t>
        </w:r>
      </w:ins>
      <w:ins w:id="1475" w:author="Benton, Deon" w:date="2026-03-19T15:57:00Z" w16du:dateUtc="2026-03-19T20:57:00Z">
        <w:r w:rsidR="008E78C5">
          <w:rPr>
            <w:rFonts w:ascii="Times New Roman" w:hAnsi="Times New Roman" w:cs="Times New Roman"/>
          </w:rPr>
          <w:t>10</w:t>
        </w:r>
      </w:ins>
      <w:ins w:id="1476" w:author="Benton, Deon" w:date="2026-03-19T15:52:00Z" w16du:dateUtc="2026-03-19T20:52:00Z">
        <w:r w:rsidR="00BD6A9D">
          <w:rPr>
            <w:rFonts w:ascii="Times New Roman" w:hAnsi="Times New Roman" w:cs="Times New Roman"/>
          </w:rPr>
          <w:t>)</w:t>
        </w:r>
      </w:ins>
      <w:ins w:id="1477" w:author="Benton, Deon" w:date="2026-03-17T20:57:00Z" w16du:dateUtc="2026-03-18T01:57:00Z">
        <w:r w:rsidR="00366CD3">
          <w:rPr>
            <w:rFonts w:ascii="Times New Roman" w:hAnsi="Times New Roman" w:cs="Times New Roman"/>
          </w:rPr>
          <w:t>.</w:t>
        </w:r>
      </w:ins>
      <w:ins w:id="1478" w:author="Benton, Deon" w:date="2026-03-17T21:05:00Z" w16du:dateUtc="2026-03-18T02:05:00Z">
        <w:r w:rsidR="0089435D">
          <w:rPr>
            <w:rFonts w:ascii="Times New Roman" w:hAnsi="Times New Roman" w:cs="Times New Roman"/>
          </w:rPr>
          <w:t xml:space="preserve"> </w:t>
        </w:r>
      </w:ins>
      <w:ins w:id="1479" w:author="Benton, Deon" w:date="2026-03-17T21:28:00Z" w16du:dateUtc="2026-03-18T02:28:00Z">
        <w:r w:rsidR="000D6324">
          <w:rPr>
            <w:rFonts w:ascii="Times New Roman" w:hAnsi="Times New Roman" w:cs="Times New Roman"/>
          </w:rPr>
          <w:t xml:space="preserve">Specifically, the goal </w:t>
        </w:r>
      </w:ins>
      <w:ins w:id="1480" w:author="Benton, Deon" w:date="2026-03-17T21:29:00Z" w16du:dateUtc="2026-03-18T02:29:00Z">
        <w:r w:rsidR="000D6324">
          <w:rPr>
            <w:rFonts w:ascii="Times New Roman" w:hAnsi="Times New Roman" w:cs="Times New Roman"/>
          </w:rPr>
          <w:t xml:space="preserve">of the current simulations was to show that </w:t>
        </w:r>
      </w:ins>
      <w:ins w:id="1481" w:author="Benton, Deon" w:date="2026-03-19T15:57:00Z" w16du:dateUtc="2026-03-19T20:57:00Z">
        <w:r w:rsidR="008E78C5">
          <w:rPr>
            <w:rFonts w:ascii="Times New Roman" w:hAnsi="Times New Roman" w:cs="Times New Roman"/>
          </w:rPr>
          <w:t>ALIAS—which</w:t>
        </w:r>
      </w:ins>
      <w:ins w:id="1482" w:author="Benton, Deon" w:date="2026-03-17T21:29:00Z" w16du:dateUtc="2026-03-18T02:29:00Z">
        <w:r w:rsidR="000D6324">
          <w:rPr>
            <w:rFonts w:ascii="Times New Roman" w:hAnsi="Times New Roman" w:cs="Times New Roman"/>
          </w:rPr>
          <w:t xml:space="preserve"> incorporates prior experience, richer internal structure, and a more faithful representation of key task features in action-</w:t>
        </w:r>
      </w:ins>
      <w:ins w:id="1483" w:author="Benton, Deon" w:date="2026-03-17T21:30:00Z" w16du:dateUtc="2026-03-18T02:30:00Z">
        <w:r w:rsidR="000D6324">
          <w:rPr>
            <w:rFonts w:ascii="Times New Roman" w:hAnsi="Times New Roman" w:cs="Times New Roman"/>
          </w:rPr>
          <w:t>understanding studies</w:t>
        </w:r>
      </w:ins>
      <w:ins w:id="1484" w:author="Benton, Deon" w:date="2026-03-19T15:57:00Z" w16du:dateUtc="2026-03-19T20:57:00Z">
        <w:r w:rsidR="008E78C5">
          <w:rPr>
            <w:rFonts w:ascii="Times New Roman" w:hAnsi="Times New Roman" w:cs="Times New Roman"/>
          </w:rPr>
          <w:t>—</w:t>
        </w:r>
      </w:ins>
      <w:ins w:id="1485" w:author="Benton, Deon" w:date="2026-03-17T21:35:00Z" w16du:dateUtc="2026-03-18T02:35:00Z">
        <w:r w:rsidR="000D6324">
          <w:rPr>
            <w:rFonts w:ascii="Times New Roman" w:hAnsi="Times New Roman" w:cs="Times New Roman"/>
          </w:rPr>
          <w:t>does a better job at</w:t>
        </w:r>
      </w:ins>
      <w:ins w:id="1486" w:author="Benton, Deon" w:date="2026-03-17T21:40:00Z" w16du:dateUtc="2026-03-18T02:40:00Z">
        <w:r w:rsidR="00183560">
          <w:rPr>
            <w:rFonts w:ascii="Times New Roman" w:hAnsi="Times New Roman" w:cs="Times New Roman"/>
          </w:rPr>
          <w:t xml:space="preserve"> capturing</w:t>
        </w:r>
      </w:ins>
      <w:ins w:id="1487" w:author="Benton, Deon" w:date="2026-03-17T21:34:00Z" w16du:dateUtc="2026-03-18T02:34:00Z">
        <w:r w:rsidR="000D6324">
          <w:rPr>
            <w:rFonts w:ascii="Times New Roman" w:hAnsi="Times New Roman" w:cs="Times New Roman"/>
          </w:rPr>
          <w:t xml:space="preserve"> infants’ looking </w:t>
        </w:r>
      </w:ins>
      <w:ins w:id="1488" w:author="Benton, Deon" w:date="2026-03-17T21:40:00Z" w16du:dateUtc="2026-03-18T02:40:00Z">
        <w:r w:rsidR="00183560">
          <w:rPr>
            <w:rFonts w:ascii="Times New Roman" w:hAnsi="Times New Roman" w:cs="Times New Roman"/>
          </w:rPr>
          <w:t>data</w:t>
        </w:r>
      </w:ins>
      <w:ins w:id="1489" w:author="Benton, Deon" w:date="2026-03-17T21:34:00Z" w16du:dateUtc="2026-03-18T02:34:00Z">
        <w:r w:rsidR="000D6324">
          <w:rPr>
            <w:rFonts w:ascii="Times New Roman" w:hAnsi="Times New Roman" w:cs="Times New Roman"/>
          </w:rPr>
          <w:t xml:space="preserve"> across a </w:t>
        </w:r>
        <w:r w:rsidR="000D6324">
          <w:rPr>
            <w:rFonts w:ascii="Times New Roman" w:hAnsi="Times New Roman" w:cs="Times New Roman"/>
          </w:rPr>
          <w:lastRenderedPageBreak/>
          <w:t xml:space="preserve">broader range of studies than </w:t>
        </w:r>
      </w:ins>
      <w:ins w:id="1490" w:author="Benton, Deon" w:date="2026-03-19T15:58:00Z" w16du:dateUtc="2026-03-19T20:58:00Z">
        <w:r w:rsidR="008E78C5">
          <w:rPr>
            <w:rFonts w:ascii="Times New Roman" w:hAnsi="Times New Roman" w:cs="Times New Roman"/>
          </w:rPr>
          <w:t>OM10, a model that lacks these features</w:t>
        </w:r>
      </w:ins>
      <w:ins w:id="1491" w:author="Benton, Deon" w:date="2026-03-17T21:34:00Z" w16du:dateUtc="2026-03-18T02:34:00Z">
        <w:r w:rsidR="000D6324">
          <w:rPr>
            <w:rFonts w:ascii="Times New Roman" w:hAnsi="Times New Roman" w:cs="Times New Roman"/>
          </w:rPr>
          <w:t xml:space="preserve">. </w:t>
        </w:r>
      </w:ins>
      <w:ins w:id="1492" w:author="Benton, Deon" w:date="2026-03-17T21:47:00Z" w16du:dateUtc="2026-03-18T02:47:00Z">
        <w:r w:rsidR="00183560" w:rsidRPr="00183560">
          <w:rPr>
            <w:rFonts w:ascii="Times New Roman" w:hAnsi="Times New Roman" w:cs="Times New Roman"/>
          </w:rPr>
          <w:t xml:space="preserve">By demonstrating that </w:t>
        </w:r>
      </w:ins>
      <w:ins w:id="1493" w:author="Benton, Deon" w:date="2026-03-19T15:58:00Z" w16du:dateUtc="2026-03-19T20:58:00Z">
        <w:r w:rsidR="009C431B">
          <w:rPr>
            <w:rFonts w:ascii="Times New Roman" w:hAnsi="Times New Roman" w:cs="Times New Roman"/>
          </w:rPr>
          <w:t>OM10</w:t>
        </w:r>
      </w:ins>
      <w:ins w:id="1494" w:author="Benton, Deon" w:date="2026-03-17T21:47:00Z" w16du:dateUtc="2026-03-18T02:47:00Z">
        <w:r w:rsidR="00183560" w:rsidRPr="00183560">
          <w:rPr>
            <w:rFonts w:ascii="Times New Roman" w:hAnsi="Times New Roman" w:cs="Times New Roman"/>
          </w:rPr>
          <w:t xml:space="preserve"> accounts for less of the data than </w:t>
        </w:r>
      </w:ins>
      <w:ins w:id="1495" w:author="Benton, Deon" w:date="2026-03-19T15:58:00Z" w16du:dateUtc="2026-03-19T20:58:00Z">
        <w:r w:rsidR="009C431B">
          <w:rPr>
            <w:rFonts w:ascii="Times New Roman" w:hAnsi="Times New Roman" w:cs="Times New Roman"/>
          </w:rPr>
          <w:t>ALIAS</w:t>
        </w:r>
      </w:ins>
      <w:ins w:id="1496" w:author="Benton, Deon" w:date="2026-03-17T21:47:00Z" w16du:dateUtc="2026-03-18T02:47:00Z">
        <w:r w:rsidR="00183560" w:rsidRPr="00183560">
          <w:rPr>
            <w:rFonts w:ascii="Times New Roman" w:hAnsi="Times New Roman" w:cs="Times New Roman"/>
          </w:rPr>
          <w:t xml:space="preserve">, the present simulations not only show that the limitations identified in </w:t>
        </w:r>
      </w:ins>
      <w:ins w:id="1497" w:author="Benton, Deon" w:date="2026-03-19T15:58:00Z" w16du:dateUtc="2026-03-19T20:58:00Z">
        <w:r w:rsidR="009C431B">
          <w:rPr>
            <w:rFonts w:ascii="Times New Roman" w:hAnsi="Times New Roman" w:cs="Times New Roman"/>
          </w:rPr>
          <w:t>OM10</w:t>
        </w:r>
      </w:ins>
      <w:ins w:id="1498" w:author="Benton, Deon" w:date="2026-03-17T21:47:00Z" w16du:dateUtc="2026-03-18T02:47:00Z">
        <w:r w:rsidR="00183560" w:rsidRPr="00183560">
          <w:rPr>
            <w:rFonts w:ascii="Times New Roman" w:hAnsi="Times New Roman" w:cs="Times New Roman"/>
          </w:rPr>
          <w:t xml:space="preserve"> are genuine but also demonstrate that removing them increases</w:t>
        </w:r>
      </w:ins>
      <w:ins w:id="1499" w:author="Benton, Deon" w:date="2026-03-19T15:59:00Z" w16du:dateUtc="2026-03-19T20:59:00Z">
        <w:r w:rsidR="009C431B">
          <w:rPr>
            <w:rFonts w:ascii="Times New Roman" w:hAnsi="Times New Roman" w:cs="Times New Roman"/>
          </w:rPr>
          <w:t xml:space="preserve"> explains the enhanced explanatory scope of ALIAS.</w:t>
        </w:r>
      </w:ins>
      <w:ins w:id="1500" w:author="Benton, Deon" w:date="2026-03-17T21:47:00Z" w16du:dateUtc="2026-03-18T02:47:00Z">
        <w:r w:rsidR="00183560" w:rsidRPr="00183560">
          <w:rPr>
            <w:rFonts w:ascii="Times New Roman" w:hAnsi="Times New Roman" w:cs="Times New Roman"/>
          </w:rPr>
          <w:t xml:space="preserve"> </w:t>
        </w:r>
      </w:ins>
    </w:p>
    <w:p w14:paraId="3003D899" w14:textId="31528C1F"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ins w:id="1501" w:author="Benton, Deon" w:date="2026-02-25T12:25:00Z" w16du:dateUtc="2026-02-25T18:25:00Z">
        <w:r w:rsidR="00050686">
          <w:rPr>
            <w:rFonts w:ascii="Times New Roman" w:hAnsi="Times New Roman" w:cs="Times New Roman"/>
          </w:rPr>
          <w:t xml:space="preserve">next section, I describe </w:t>
        </w:r>
      </w:ins>
      <w:ins w:id="1502" w:author="Benton, Deon" w:date="2026-04-08T10:41:00Z" w16du:dateUtc="2026-04-08T15:41:00Z">
        <w:r w:rsidR="001D1299">
          <w:rPr>
            <w:rFonts w:ascii="Times New Roman" w:hAnsi="Times New Roman" w:cs="Times New Roman"/>
          </w:rPr>
          <w:t xml:space="preserve">ALIAS’s architecture </w:t>
        </w:r>
      </w:ins>
      <w:ins w:id="1503" w:author="Benton, Deon" w:date="2026-02-25T12:26:00Z" w16du:dateUtc="2026-02-25T18:26:00Z">
        <w:r w:rsidR="00050686">
          <w:rPr>
            <w:rFonts w:ascii="Times New Roman" w:hAnsi="Times New Roman" w:cs="Times New Roman"/>
          </w:rPr>
          <w:t>and the pretraining experience</w:t>
        </w:r>
      </w:ins>
      <w:ins w:id="1504" w:author="Benton, Deon" w:date="2026-04-08T10:42:00Z" w16du:dateUtc="2026-04-08T15:42:00Z">
        <w:r w:rsidR="009870E3">
          <w:rPr>
            <w:rFonts w:ascii="Times New Roman" w:hAnsi="Times New Roman" w:cs="Times New Roman"/>
          </w:rPr>
          <w:t>—this experience was</w:t>
        </w:r>
        <w:r w:rsidR="00EF2209">
          <w:rPr>
            <w:rFonts w:ascii="Times New Roman" w:hAnsi="Times New Roman" w:cs="Times New Roman"/>
          </w:rPr>
          <w:t xml:space="preserve"> crucially</w:t>
        </w:r>
      </w:ins>
      <w:ins w:id="1505" w:author="Benton, Deon" w:date="2026-04-08T10:41:00Z" w16du:dateUtc="2026-04-08T15:41:00Z">
        <w:r w:rsidR="001645F2">
          <w:rPr>
            <w:rFonts w:ascii="Times New Roman" w:hAnsi="Times New Roman" w:cs="Times New Roman"/>
          </w:rPr>
          <w:t xml:space="preserve"> identical across all reported </w:t>
        </w:r>
      </w:ins>
      <w:ins w:id="1506" w:author="Benton, Deon" w:date="2026-02-25T12:26:00Z" w16du:dateUtc="2026-02-25T18:26:00Z">
        <w:r w:rsidR="00050686">
          <w:rPr>
            <w:rFonts w:ascii="Times New Roman" w:hAnsi="Times New Roman" w:cs="Times New Roman"/>
          </w:rPr>
          <w:t>simulations.</w:t>
        </w:r>
      </w:ins>
      <w:r>
        <w:rPr>
          <w:rFonts w:ascii="Times New Roman" w:hAnsi="Times New Roman" w:cs="Times New Roman"/>
        </w:rPr>
        <w:t xml:space="preserve"> </w:t>
      </w:r>
      <w:ins w:id="1507" w:author="Benton, Deon" w:date="2026-03-17T21:56:00Z" w16du:dateUtc="2026-03-18T02:56:00Z">
        <w:r w:rsidR="00514CDE">
          <w:rPr>
            <w:rFonts w:ascii="Times New Roman" w:hAnsi="Times New Roman" w:cs="Times New Roman"/>
          </w:rPr>
          <w:t>I also provide a</w:t>
        </w:r>
      </w:ins>
      <w:ins w:id="1508" w:author="Benton, Deon" w:date="2026-03-17T21:57:00Z" w16du:dateUtc="2026-03-18T02:57:00Z">
        <w:r w:rsidR="00514CDE">
          <w:rPr>
            <w:rFonts w:ascii="Times New Roman" w:hAnsi="Times New Roman" w:cs="Times New Roman"/>
          </w:rPr>
          <w:t xml:space="preserve">n </w:t>
        </w:r>
      </w:ins>
      <w:ins w:id="1509" w:author="Benton, Deon" w:date="2026-03-17T21:56:00Z" w16du:dateUtc="2026-03-18T02:56:00Z">
        <w:r w:rsidR="00514CDE">
          <w:rPr>
            <w:rFonts w:ascii="Times New Roman" w:hAnsi="Times New Roman" w:cs="Times New Roman"/>
          </w:rPr>
          <w:t xml:space="preserve">overview of </w:t>
        </w:r>
      </w:ins>
      <w:ins w:id="1510" w:author="Benton, Deon" w:date="2026-03-19T15:59:00Z" w16du:dateUtc="2026-03-19T20:59:00Z">
        <w:r w:rsidR="009A3502">
          <w:rPr>
            <w:rFonts w:ascii="Times New Roman" w:hAnsi="Times New Roman" w:cs="Times New Roman"/>
          </w:rPr>
          <w:t xml:space="preserve">OM10, </w:t>
        </w:r>
      </w:ins>
      <w:ins w:id="1511" w:author="Benton, Deon" w:date="2026-03-17T21:56:00Z" w16du:dateUtc="2026-03-18T02:56:00Z">
        <w:r w:rsidR="00514CDE">
          <w:rPr>
            <w:rFonts w:ascii="Times New Roman" w:hAnsi="Times New Roman" w:cs="Times New Roman"/>
          </w:rPr>
          <w:t>although</w:t>
        </w:r>
      </w:ins>
      <w:ins w:id="1512" w:author="Benton, Deon" w:date="2026-03-17T21:57:00Z" w16du:dateUtc="2026-03-18T02:57:00Z">
        <w:r w:rsidR="00514CDE">
          <w:rPr>
            <w:rFonts w:ascii="Times New Roman" w:hAnsi="Times New Roman" w:cs="Times New Roman"/>
          </w:rPr>
          <w:t xml:space="preserve"> </w:t>
        </w:r>
      </w:ins>
      <w:ins w:id="1513" w:author="Benton, Deon" w:date="2026-03-19T15:59:00Z" w16du:dateUtc="2026-03-19T20:59:00Z">
        <w:r w:rsidR="009A3502">
          <w:rPr>
            <w:rFonts w:ascii="Times New Roman" w:hAnsi="Times New Roman" w:cs="Times New Roman"/>
          </w:rPr>
          <w:t xml:space="preserve">the description of this model will </w:t>
        </w:r>
      </w:ins>
      <w:ins w:id="1514" w:author="Benton, Deon" w:date="2026-03-19T16:00:00Z" w16du:dateUtc="2026-03-19T21:00:00Z">
        <w:r w:rsidR="009A3502">
          <w:rPr>
            <w:rFonts w:ascii="Times New Roman" w:hAnsi="Times New Roman" w:cs="Times New Roman"/>
          </w:rPr>
          <w:t>be</w:t>
        </w:r>
      </w:ins>
      <w:ins w:id="1515" w:author="Benton, Deon" w:date="2026-03-17T21:57:00Z" w16du:dateUtc="2026-03-18T02:57:00Z">
        <w:r w:rsidR="00514CDE">
          <w:rPr>
            <w:rFonts w:ascii="Times New Roman" w:hAnsi="Times New Roman" w:cs="Times New Roman"/>
          </w:rPr>
          <w:t xml:space="preserve"> kept brief given that </w:t>
        </w:r>
      </w:ins>
      <w:ins w:id="1516" w:author="Benton, Deon" w:date="2026-03-19T16:00:00Z" w16du:dateUtc="2026-03-19T21:00:00Z">
        <w:r w:rsidR="009A3502">
          <w:rPr>
            <w:rFonts w:ascii="Times New Roman" w:hAnsi="Times New Roman" w:cs="Times New Roman"/>
          </w:rPr>
          <w:t>a fuller description can be found in</w:t>
        </w:r>
      </w:ins>
      <w:ins w:id="1517" w:author="Benton, Deon" w:date="2026-03-17T21:58:00Z" w16du:dateUtc="2026-03-18T02:58:00Z">
        <w:r w:rsidR="00514CDE">
          <w:rPr>
            <w:rFonts w:ascii="Times New Roman" w:hAnsi="Times New Roman" w:cs="Times New Roman"/>
          </w:rPr>
          <w:t xml:space="preserve"> </w:t>
        </w:r>
        <w:proofErr w:type="spellStart"/>
        <w:r w:rsidR="00514CDE">
          <w:rPr>
            <w:rFonts w:ascii="Times New Roman" w:hAnsi="Times New Roman" w:cs="Times New Roman"/>
          </w:rPr>
          <w:t>Overwalle</w:t>
        </w:r>
        <w:proofErr w:type="spellEnd"/>
        <w:r w:rsidR="00514CDE">
          <w:rPr>
            <w:rFonts w:ascii="Times New Roman" w:hAnsi="Times New Roman" w:cs="Times New Roman"/>
          </w:rPr>
          <w:t xml:space="preserve"> (2010).</w:t>
        </w:r>
      </w:ins>
      <w:ins w:id="1518" w:author="Benton, Deon" w:date="2026-03-17T21:56:00Z" w16du:dateUtc="2026-03-18T02:56:00Z">
        <w:r w:rsidR="00514CDE">
          <w:rPr>
            <w:rFonts w:ascii="Times New Roman" w:hAnsi="Times New Roman" w:cs="Times New Roman"/>
          </w:rPr>
          <w:t xml:space="preserve"> </w:t>
        </w:r>
      </w:ins>
      <w:r>
        <w:rPr>
          <w:rFonts w:ascii="Times New Roman" w:hAnsi="Times New Roman" w:cs="Times New Roman"/>
        </w:rPr>
        <w:t xml:space="preserve">I then present </w:t>
      </w:r>
      <w:ins w:id="1519" w:author="Benton, Deon" w:date="2026-04-08T10:42:00Z" w16du:dateUtc="2026-04-08T15:42:00Z">
        <w:r w:rsidR="00651F98">
          <w:rPr>
            <w:rFonts w:ascii="Times New Roman" w:hAnsi="Times New Roman" w:cs="Times New Roman"/>
          </w:rPr>
          <w:t>X</w:t>
        </w:r>
      </w:ins>
      <w:ins w:id="1520" w:author="Benton, Deon" w:date="2026-02-25T12:28:00Z" w16du:dateUtc="2026-02-25T18:28:00Z">
        <w:r w:rsidR="00E129B7">
          <w:rPr>
            <w:rFonts w:ascii="Times New Roman" w:hAnsi="Times New Roman" w:cs="Times New Roman"/>
          </w:rPr>
          <w:t xml:space="preserve"> </w:t>
        </w:r>
      </w:ins>
      <w:r>
        <w:rPr>
          <w:rFonts w:ascii="Times New Roman" w:hAnsi="Times New Roman" w:cs="Times New Roman"/>
        </w:rPr>
        <w:t>simulations,</w:t>
      </w:r>
      <w:ins w:id="1521" w:author="Benton, Deon" w:date="2026-03-20T10:29:00Z" w16du:dateUtc="2026-03-20T15:29:00Z">
        <w:r w:rsidR="00F55EAD">
          <w:rPr>
            <w:rFonts w:ascii="Times New Roman" w:hAnsi="Times New Roman" w:cs="Times New Roman"/>
          </w:rPr>
          <w:t xml:space="preserve"> </w:t>
        </w:r>
      </w:ins>
      <w:r>
        <w:rPr>
          <w:rFonts w:ascii="Times New Roman" w:hAnsi="Times New Roman" w:cs="Times New Roman"/>
        </w:rPr>
        <w:t xml:space="preserve">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ins w:id="1522" w:author="Benton, Deon" w:date="2026-04-08T10:43:00Z" w16du:dateUtc="2026-04-08T15:43:00Z">
        <w:r w:rsidR="00651F98">
          <w:rPr>
            <w:rFonts w:ascii="Times New Roman" w:hAnsi="Times New Roman" w:cs="Times New Roman"/>
          </w:rPr>
          <w:t xml:space="preserve"> or to a model prediction that should be tested in future behavioral research</w:t>
        </w:r>
      </w:ins>
      <w:r>
        <w:rPr>
          <w:rFonts w:ascii="Times New Roman" w:hAnsi="Times New Roman" w:cs="Times New Roman"/>
        </w:rPr>
        <w:t xml:space="preserve">. </w:t>
      </w:r>
      <w:ins w:id="1523" w:author="Benton, Deon" w:date="2026-03-17T22:07:00Z" w16du:dateUtc="2026-03-18T03:07:00Z">
        <w:r w:rsidR="006B5ACD">
          <w:rPr>
            <w:rFonts w:ascii="Times New Roman" w:hAnsi="Times New Roman" w:cs="Times New Roman"/>
          </w:rPr>
          <w:t>I</w:t>
        </w:r>
      </w:ins>
      <w:ins w:id="1524" w:author="Benton, Deon" w:date="2026-03-17T22:08:00Z" w16du:dateUtc="2026-03-18T03:08:00Z">
        <w:r w:rsidR="006B5ACD">
          <w:rPr>
            <w:rFonts w:ascii="Times New Roman" w:hAnsi="Times New Roman" w:cs="Times New Roman"/>
          </w:rPr>
          <w:t>n</w:t>
        </w:r>
      </w:ins>
      <w:ins w:id="1525" w:author="Benton, Deon" w:date="2026-03-17T22:07:00Z" w16du:dateUtc="2026-03-18T03:07:00Z">
        <w:r w:rsidR="006B5ACD">
          <w:rPr>
            <w:rFonts w:ascii="Times New Roman" w:hAnsi="Times New Roman" w:cs="Times New Roman"/>
          </w:rPr>
          <w:t xml:space="preserve"> each </w:t>
        </w:r>
      </w:ins>
      <w:ins w:id="1526" w:author="Benton, Deon" w:date="2026-03-17T22:08:00Z" w16du:dateUtc="2026-03-18T03:08:00Z">
        <w:r w:rsidR="006B5ACD">
          <w:rPr>
            <w:rFonts w:ascii="Times New Roman" w:hAnsi="Times New Roman" w:cs="Times New Roman"/>
          </w:rPr>
          <w:t>simulation</w:t>
        </w:r>
      </w:ins>
      <w:ins w:id="1527" w:author="Benton, Deon" w:date="2026-03-17T22:07:00Z" w16du:dateUtc="2026-03-18T03:07:00Z">
        <w:r w:rsidR="006B5ACD">
          <w:rPr>
            <w:rFonts w:ascii="Times New Roman" w:hAnsi="Times New Roman" w:cs="Times New Roman"/>
          </w:rPr>
          <w:t>, I comp</w:t>
        </w:r>
      </w:ins>
      <w:ins w:id="1528" w:author="Benton, Deon" w:date="2026-03-17T22:08:00Z" w16du:dateUtc="2026-03-18T03:08:00Z">
        <w:r w:rsidR="006B5ACD">
          <w:rPr>
            <w:rFonts w:ascii="Times New Roman" w:hAnsi="Times New Roman" w:cs="Times New Roman"/>
          </w:rPr>
          <w:t xml:space="preserve">are the performance of ALIAS to </w:t>
        </w:r>
      </w:ins>
      <w:ins w:id="1529" w:author="Benton, Deon" w:date="2026-03-17T22:10:00Z" w16du:dateUtc="2026-03-18T03:10:00Z">
        <w:r w:rsidR="006B5ACD">
          <w:rPr>
            <w:rFonts w:ascii="Times New Roman" w:hAnsi="Times New Roman" w:cs="Times New Roman"/>
          </w:rPr>
          <w:t xml:space="preserve">that of </w:t>
        </w:r>
      </w:ins>
      <w:ins w:id="1530" w:author="Benton, Deon" w:date="2026-03-17T22:08:00Z" w16du:dateUtc="2026-03-18T03:08:00Z">
        <w:r w:rsidR="006B5ACD">
          <w:rPr>
            <w:rFonts w:ascii="Times New Roman" w:hAnsi="Times New Roman" w:cs="Times New Roman"/>
          </w:rPr>
          <w:t>OM</w:t>
        </w:r>
      </w:ins>
      <w:ins w:id="1531" w:author="Benton, Deon" w:date="2026-03-19T16:01:00Z" w16du:dateUtc="2026-03-19T21:01:00Z">
        <w:r w:rsidR="00DD5CA9">
          <w:rPr>
            <w:rFonts w:ascii="Times New Roman" w:hAnsi="Times New Roman" w:cs="Times New Roman"/>
          </w:rPr>
          <w:t>10</w:t>
        </w:r>
      </w:ins>
      <w:ins w:id="1532" w:author="Benton, Deon" w:date="2026-03-17T22:08:00Z" w16du:dateUtc="2026-03-18T03:08:00Z">
        <w:r w:rsidR="006B5ACD">
          <w:rPr>
            <w:rFonts w:ascii="Times New Roman" w:hAnsi="Times New Roman" w:cs="Times New Roman"/>
          </w:rPr>
          <w:t xml:space="preserve"> to </w:t>
        </w:r>
      </w:ins>
      <w:ins w:id="1533" w:author="Benton, Deon" w:date="2026-03-17T22:09:00Z" w16du:dateUtc="2026-03-18T03:09:00Z">
        <w:r w:rsidR="006B5ACD">
          <w:rPr>
            <w:rFonts w:ascii="Times New Roman" w:hAnsi="Times New Roman" w:cs="Times New Roman"/>
          </w:rPr>
          <w:t>determine</w:t>
        </w:r>
      </w:ins>
      <w:ins w:id="1534" w:author="Benton, Deon" w:date="2026-03-17T22:10:00Z" w16du:dateUtc="2026-03-18T03:10:00Z">
        <w:r w:rsidR="006B5ACD">
          <w:rPr>
            <w:rFonts w:ascii="Times New Roman" w:hAnsi="Times New Roman" w:cs="Times New Roman"/>
          </w:rPr>
          <w:t xml:space="preserve"> </w:t>
        </w:r>
      </w:ins>
      <w:ins w:id="1535" w:author="Benton, Deon" w:date="2026-03-17T22:13:00Z" w16du:dateUtc="2026-03-18T03:13:00Z">
        <w:r w:rsidR="006B5ACD">
          <w:rPr>
            <w:rFonts w:ascii="Times New Roman" w:hAnsi="Times New Roman" w:cs="Times New Roman"/>
          </w:rPr>
          <w:t>which model</w:t>
        </w:r>
      </w:ins>
      <w:ins w:id="1536" w:author="Benton, Deon" w:date="2026-03-19T16:02:00Z" w16du:dateUtc="2026-03-19T21:02:00Z">
        <w:r w:rsidR="00DD5CA9">
          <w:rPr>
            <w:rFonts w:ascii="Times New Roman" w:hAnsi="Times New Roman" w:cs="Times New Roman"/>
          </w:rPr>
          <w:t xml:space="preserve"> provides a better qualitative description of</w:t>
        </w:r>
      </w:ins>
      <w:ins w:id="1537" w:author="Benton, Deon" w:date="2026-03-17T22:14:00Z" w16du:dateUtc="2026-03-18T03:14:00Z">
        <w:r w:rsidR="006B5ACD">
          <w:rPr>
            <w:rFonts w:ascii="Times New Roman" w:hAnsi="Times New Roman" w:cs="Times New Roman"/>
          </w:rPr>
          <w:t xml:space="preserve"> </w:t>
        </w:r>
      </w:ins>
      <w:ins w:id="1538" w:author="Benton, Deon" w:date="2026-03-17T22:16:00Z" w16du:dateUtc="2026-03-18T03:16:00Z">
        <w:r w:rsidR="008D6A75">
          <w:rPr>
            <w:rFonts w:ascii="Times New Roman" w:hAnsi="Times New Roman" w:cs="Times New Roman"/>
          </w:rPr>
          <w:t>that simulation’s target finding</w:t>
        </w:r>
      </w:ins>
      <w:ins w:id="1539" w:author="Benton, Deon" w:date="2026-03-17T22:14:00Z" w16du:dateUtc="2026-03-18T03:14:00Z">
        <w:r w:rsidR="006B5ACD">
          <w:rPr>
            <w:rFonts w:ascii="Times New Roman" w:hAnsi="Times New Roman" w:cs="Times New Roman"/>
          </w:rPr>
          <w:t>.</w:t>
        </w:r>
      </w:ins>
      <w:ins w:id="1540" w:author="Benton, Deon" w:date="2026-03-17T22:10:00Z" w16du:dateUtc="2026-03-18T03:10:00Z">
        <w:r w:rsidR="006B5ACD">
          <w:rPr>
            <w:rFonts w:ascii="Times New Roman" w:hAnsi="Times New Roman" w:cs="Times New Roman"/>
          </w:rPr>
          <w:t xml:space="preserve"> </w:t>
        </w:r>
      </w:ins>
      <w:r>
        <w:rPr>
          <w:rFonts w:ascii="Times New Roman" w:hAnsi="Times New Roman" w:cs="Times New Roman"/>
        </w:rPr>
        <w:t xml:space="preserve">Given </w:t>
      </w:r>
      <w:ins w:id="1541" w:author="Benton, Deon" w:date="2026-03-19T16:04:00Z" w16du:dateUtc="2026-03-19T21:04:00Z">
        <w:r w:rsidR="0086295B">
          <w:rPr>
            <w:rFonts w:ascii="Times New Roman" w:hAnsi="Times New Roman" w:cs="Times New Roman"/>
          </w:rPr>
          <w:t xml:space="preserve">the </w:t>
        </w:r>
      </w:ins>
      <w:del w:id="1542" w:author="Benton, Deon" w:date="2026-03-19T16:04:00Z" w16du:dateUtc="2026-03-19T21:04:00Z">
        <w:r w:rsidDel="0086295B">
          <w:rPr>
            <w:rFonts w:ascii="Times New Roman" w:hAnsi="Times New Roman" w:cs="Times New Roman"/>
          </w:rPr>
          <w:delText xml:space="preserve"> </w:delText>
        </w:r>
      </w:del>
      <w:ins w:id="1543" w:author="Benton, Deon" w:date="2026-03-19T16:04:00Z" w16du:dateUtc="2026-03-19T21:04:00Z">
        <w:r w:rsidR="0086295B">
          <w:rPr>
            <w:rFonts w:ascii="Times New Roman" w:hAnsi="Times New Roman" w:cs="Times New Roman"/>
          </w:rPr>
          <w:t xml:space="preserve">overarching aim of the present simulations to demonstrate that ALIAS </w:t>
        </w:r>
      </w:ins>
      <w:r>
        <w:rPr>
          <w:rFonts w:ascii="Times New Roman" w:hAnsi="Times New Roman" w:cs="Times New Roman"/>
        </w:rPr>
        <w:t xml:space="preserve">can </w:t>
      </w:r>
      <w:ins w:id="1544" w:author="Benton, Deon" w:date="2026-03-19T16:05:00Z" w16du:dateUtc="2026-03-19T21:05:00Z">
        <w:r w:rsidR="0086295B">
          <w:rPr>
            <w:rFonts w:ascii="Times New Roman" w:hAnsi="Times New Roman" w:cs="Times New Roman"/>
          </w:rPr>
          <w:t>capture the five target findings</w:t>
        </w:r>
      </w:ins>
      <w:r>
        <w:rPr>
          <w:rFonts w:ascii="Times New Roman" w:hAnsi="Times New Roman" w:cs="Times New Roman"/>
        </w:rPr>
        <w:t>, each of the studies that illustrate one of the previous findings will be modeled only at the most general level</w:t>
      </w:r>
      <w:r w:rsidR="00087B68">
        <w:rPr>
          <w:rFonts w:ascii="Times New Roman" w:hAnsi="Times New Roman" w:cs="Times New Roman"/>
        </w:rPr>
        <w:t>, and all will be construed with the context of that paradigm</w:t>
      </w:r>
      <w:r>
        <w:rPr>
          <w:rFonts w:ascii="Times New Roman" w:hAnsi="Times New Roman" w:cs="Times New Roman"/>
        </w:rPr>
        <w:t xml:space="preserve">.  This means that </w:t>
      </w:r>
      <w:ins w:id="1545" w:author="Benton, Deon" w:date="2026-03-19T16:05:00Z" w16du:dateUtc="2026-03-19T21:05:00Z">
        <w:r w:rsidR="0086295B">
          <w:rPr>
            <w:rFonts w:ascii="Times New Roman" w:hAnsi="Times New Roman" w:cs="Times New Roman"/>
          </w:rPr>
          <w:t xml:space="preserve">experimental or methodological </w:t>
        </w:r>
      </w:ins>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ins w:id="1546" w:author="Benton, Deon" w:date="2026-03-19T16:06:00Z" w16du:dateUtc="2026-03-19T21:06:00Z">
        <w:r w:rsidR="004D5D03">
          <w:rPr>
            <w:rFonts w:ascii="Times New Roman" w:hAnsi="Times New Roman" w:cs="Times New Roman"/>
          </w:rPr>
          <w:t xml:space="preserve">account </w:t>
        </w:r>
      </w:ins>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ins w:id="1547" w:author="Benton, Deon" w:date="2026-02-25T12:30:00Z" w16du:dateUtc="2026-02-25T18:30:00Z">
        <w:r w:rsidR="004B22DC">
          <w:rPr>
            <w:rFonts w:ascii="Times New Roman" w:hAnsi="Times New Roman" w:cs="Times New Roman"/>
          </w:rPr>
          <w:t>In cases where the original reports did not provide sufficient detail</w:t>
        </w:r>
      </w:ins>
      <w:ins w:id="1548" w:author="Benton, Deon" w:date="2026-03-19T16:06:00Z" w16du:dateUtc="2026-03-19T21:06:00Z">
        <w:r w:rsidR="00905E6E">
          <w:rPr>
            <w:rFonts w:ascii="Times New Roman" w:hAnsi="Times New Roman" w:cs="Times New Roman"/>
          </w:rPr>
          <w:t xml:space="preserve"> to model </w:t>
        </w:r>
      </w:ins>
      <w:ins w:id="1549" w:author="Benton, Deon" w:date="2026-03-19T16:07:00Z" w16du:dateUtc="2026-03-19T21:07:00Z">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ins>
      <w:ins w:id="1550" w:author="Benton, Deon" w:date="2026-02-25T12:31:00Z" w16du:dateUtc="2026-02-25T18:31:00Z">
        <w:r w:rsidR="00C90067">
          <w:rPr>
            <w:rFonts w:ascii="Times New Roman" w:hAnsi="Times New Roman" w:cs="Times New Roman"/>
          </w:rPr>
          <w:t xml:space="preserve"> (e.g., the length of the action phase in Skerry et</w:t>
        </w:r>
      </w:ins>
      <w:ins w:id="1551" w:author="Benton, Deon" w:date="2026-02-25T12:32:00Z" w16du:dateUtc="2026-02-25T18:32:00Z">
        <w:r w:rsidR="00C90067">
          <w:rPr>
            <w:rFonts w:ascii="Times New Roman" w:hAnsi="Times New Roman" w:cs="Times New Roman"/>
          </w:rPr>
          <w:t xml:space="preserve"> al., 2013)</w:t>
        </w:r>
      </w:ins>
      <w:ins w:id="1552" w:author="Benton, Deon" w:date="2026-02-25T12:30:00Z" w16du:dateUtc="2026-02-25T18:30:00Z">
        <w:r w:rsidR="004B22DC">
          <w:rPr>
            <w:rFonts w:ascii="Times New Roman" w:hAnsi="Times New Roman" w:cs="Times New Roman"/>
          </w:rPr>
          <w:t xml:space="preserve">, </w:t>
        </w:r>
      </w:ins>
      <w:ins w:id="1553" w:author="Benton, Deon" w:date="2026-02-25T12:31:00Z" w16du:dateUtc="2026-02-25T18:31:00Z">
        <w:r w:rsidR="004B22DC">
          <w:rPr>
            <w:rFonts w:ascii="Times New Roman" w:hAnsi="Times New Roman" w:cs="Times New Roman"/>
          </w:rPr>
          <w:t>reasonable assumptions were made to implement those elements in the present simulations.</w:t>
        </w:r>
      </w:ins>
      <w:ins w:id="1554" w:author="Benton, Deon" w:date="2026-03-20T10:29:00Z" w16du:dateUtc="2026-03-20T15:29:00Z">
        <w:r w:rsidR="00F55EAD">
          <w:rPr>
            <w:rFonts w:ascii="Times New Roman" w:hAnsi="Times New Roman" w:cs="Times New Roman"/>
          </w:rPr>
          <w:t xml:space="preserve"> Finally, because </w:t>
        </w:r>
      </w:ins>
      <w:ins w:id="1555" w:author="Benton, Deon" w:date="2026-03-20T10:35:00Z" w16du:dateUtc="2026-03-20T15:35:00Z">
        <w:r w:rsidR="00232BD9">
          <w:rPr>
            <w:rFonts w:ascii="Times New Roman" w:hAnsi="Times New Roman" w:cs="Times New Roman"/>
          </w:rPr>
          <w:t>a key theoretical claim of the</w:t>
        </w:r>
      </w:ins>
      <w:ins w:id="1556" w:author="Benton, Deon" w:date="2026-03-20T10:31:00Z" w16du:dateUtc="2026-03-20T15:31:00Z">
        <w:r w:rsidR="00F55EAD">
          <w:rPr>
            <w:rFonts w:ascii="Times New Roman" w:hAnsi="Times New Roman" w:cs="Times New Roman"/>
          </w:rPr>
          <w:t xml:space="preserve"> present account</w:t>
        </w:r>
      </w:ins>
      <w:ins w:id="1557" w:author="Benton, Deon" w:date="2026-03-20T10:30:00Z" w16du:dateUtc="2026-03-20T15:30:00Z">
        <w:r w:rsidR="00F55EAD">
          <w:rPr>
            <w:rFonts w:ascii="Times New Roman" w:hAnsi="Times New Roman" w:cs="Times New Roman"/>
          </w:rPr>
          <w:t xml:space="preserve"> is that</w:t>
        </w:r>
      </w:ins>
      <w:ins w:id="1558" w:author="Benton, Deon" w:date="2026-03-20T10:31:00Z" w16du:dateUtc="2026-03-20T15:31:00Z">
        <w:r w:rsidR="00530DF1">
          <w:rPr>
            <w:rFonts w:ascii="Times New Roman" w:hAnsi="Times New Roman" w:cs="Times New Roman"/>
          </w:rPr>
          <w:t xml:space="preserve"> the strength of the association between a barrier and arced motion depends on their configuration, </w:t>
        </w:r>
      </w:ins>
      <w:ins w:id="1559" w:author="Benton, Deon" w:date="2026-03-20T10:32:00Z" w16du:dateUtc="2026-03-20T15:32:00Z">
        <w:r w:rsidR="00530DF1">
          <w:rPr>
            <w:rFonts w:ascii="Times New Roman" w:hAnsi="Times New Roman" w:cs="Times New Roman"/>
          </w:rPr>
          <w:lastRenderedPageBreak/>
          <w:t>each simulation also includes the results of a model in which salience information is removed</w:t>
        </w:r>
      </w:ins>
      <w:ins w:id="1560" w:author="Benton, Deon" w:date="2026-03-20T10:33:00Z" w16du:dateUtc="2026-03-20T15:33:00Z">
        <w:r w:rsidR="00530DF1">
          <w:rPr>
            <w:rFonts w:ascii="Times New Roman" w:hAnsi="Times New Roman" w:cs="Times New Roman"/>
          </w:rPr>
          <w:t xml:space="preserve">. </w:t>
        </w:r>
      </w:ins>
      <w:ins w:id="1561" w:author="Benton, Deon" w:date="2026-03-20T10:35:00Z" w16du:dateUtc="2026-03-20T15:35:00Z">
        <w:r w:rsidR="00232BD9">
          <w:rPr>
            <w:rFonts w:ascii="Times New Roman" w:hAnsi="Times New Roman" w:cs="Times New Roman"/>
          </w:rPr>
          <w:t xml:space="preserve">Removing </w:t>
        </w:r>
      </w:ins>
      <w:ins w:id="1562" w:author="Benton, Deon" w:date="2026-03-20T10:36:00Z" w16du:dateUtc="2026-03-20T15:36:00Z">
        <w:r w:rsidR="00232BD9">
          <w:rPr>
            <w:rFonts w:ascii="Times New Roman" w:hAnsi="Times New Roman" w:cs="Times New Roman"/>
          </w:rPr>
          <w:t xml:space="preserve">this </w:t>
        </w:r>
      </w:ins>
      <w:ins w:id="1563" w:author="Benton, Deon" w:date="2026-03-20T10:35:00Z" w16du:dateUtc="2026-03-20T15:35:00Z">
        <w:r w:rsidR="00232BD9">
          <w:rPr>
            <w:rFonts w:ascii="Times New Roman" w:hAnsi="Times New Roman" w:cs="Times New Roman"/>
          </w:rPr>
          <w:t>information ensures that</w:t>
        </w:r>
      </w:ins>
      <w:ins w:id="1564" w:author="Benton, Deon" w:date="2026-03-20T10:36:00Z" w16du:dateUtc="2026-03-20T15:36:00Z">
        <w:r w:rsidR="00232BD9">
          <w:rPr>
            <w:rFonts w:ascii="Times New Roman" w:hAnsi="Times New Roman" w:cs="Times New Roman"/>
          </w:rPr>
          <w:t xml:space="preserve"> no</w:t>
        </w:r>
      </w:ins>
      <w:ins w:id="1565" w:author="Benton, Deon" w:date="2026-03-20T10:33:00Z" w16du:dateUtc="2026-03-20T15:33:00Z">
        <w:r w:rsidR="00530DF1">
          <w:rPr>
            <w:rFonts w:ascii="Times New Roman" w:hAnsi="Times New Roman" w:cs="Times New Roman"/>
          </w:rPr>
          <w:t xml:space="preserve"> aspect of a simulation is more salient than another. </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1491A878" w:rsidR="00640CAC" w:rsidRDefault="00524642" w:rsidP="00640CAC">
      <w:pPr>
        <w:spacing w:line="480" w:lineRule="auto"/>
        <w:contextualSpacing/>
        <w:rPr>
          <w:ins w:id="1566" w:author="Benton, Deon" w:date="2026-03-23T16:40:00Z" w16du:dateUtc="2026-03-23T21:40:00Z"/>
          <w:rFonts w:ascii="Times New Roman" w:hAnsi="Times New Roman" w:cs="Times New Roman"/>
        </w:rPr>
      </w:pPr>
      <w:r>
        <w:rPr>
          <w:rFonts w:ascii="Times New Roman" w:hAnsi="Times New Roman" w:cs="Times New Roman"/>
        </w:rPr>
        <w:tab/>
      </w:r>
      <w:ins w:id="1567" w:author="Benton, Deon" w:date="2026-03-20T14:32:00Z" w16du:dateUtc="2026-03-20T19:32:00Z">
        <w:r w:rsidR="007712E0">
          <w:rPr>
            <w:rFonts w:ascii="Times New Roman" w:hAnsi="Times New Roman" w:cs="Times New Roman"/>
            <w:b/>
            <w:bCs/>
          </w:rPr>
          <w:t xml:space="preserve">OM10. </w:t>
        </w:r>
      </w:ins>
      <w:ins w:id="1568" w:author="Benton, Deon" w:date="2026-03-20T14:33:00Z" w16du:dateUtc="2026-03-20T19:33:00Z">
        <w:r w:rsidR="00432BEB">
          <w:rPr>
            <w:rFonts w:ascii="Times New Roman" w:hAnsi="Times New Roman" w:cs="Times New Roman"/>
          </w:rPr>
          <w:t xml:space="preserve">The </w:t>
        </w:r>
        <w:proofErr w:type="spellStart"/>
        <w:r w:rsidR="00432BEB">
          <w:rPr>
            <w:rFonts w:ascii="Times New Roman" w:hAnsi="Times New Roman" w:cs="Times New Roman"/>
          </w:rPr>
          <w:t>Over</w:t>
        </w:r>
      </w:ins>
      <w:ins w:id="1569" w:author="Benton, Deon" w:date="2026-03-20T14:34:00Z" w16du:dateUtc="2026-03-20T19:34:00Z">
        <w:r w:rsidR="00432BEB">
          <w:rPr>
            <w:rFonts w:ascii="Times New Roman" w:hAnsi="Times New Roman" w:cs="Times New Roman"/>
          </w:rPr>
          <w:t>walle</w:t>
        </w:r>
        <w:proofErr w:type="spellEnd"/>
        <w:r w:rsidR="00432BEB">
          <w:rPr>
            <w:rFonts w:ascii="Times New Roman" w:hAnsi="Times New Roman" w:cs="Times New Roman"/>
          </w:rPr>
          <w:t xml:space="preserve"> (2010) model</w:t>
        </w:r>
      </w:ins>
      <w:ins w:id="1570" w:author="Benton, Deon" w:date="2026-03-21T11:11:00Z" w16du:dateUtc="2026-03-21T16:11:00Z">
        <w:r w:rsidR="00EF6131">
          <w:rPr>
            <w:rFonts w:ascii="Times New Roman" w:hAnsi="Times New Roman" w:cs="Times New Roman"/>
          </w:rPr>
          <w:t xml:space="preserve"> (OM10)</w:t>
        </w:r>
      </w:ins>
      <w:ins w:id="1571" w:author="Benton, Deon" w:date="2026-03-20T14:34:00Z" w16du:dateUtc="2026-03-20T19:34:00Z">
        <w:r w:rsidR="00432BEB">
          <w:rPr>
            <w:rFonts w:ascii="Times New Roman" w:hAnsi="Times New Roman" w:cs="Times New Roman"/>
          </w:rPr>
          <w:t xml:space="preserve"> was</w:t>
        </w:r>
      </w:ins>
      <w:ins w:id="1572" w:author="Benton, Deon" w:date="2026-03-20T14:35:00Z" w16du:dateUtc="2026-03-20T19:35:00Z">
        <w:r w:rsidR="00432BEB">
          <w:rPr>
            <w:rFonts w:ascii="Times New Roman" w:hAnsi="Times New Roman" w:cs="Times New Roman"/>
          </w:rPr>
          <w:t xml:space="preserve"> a one-layer</w:t>
        </w:r>
      </w:ins>
      <w:ins w:id="1573" w:author="Benton, Deon" w:date="2026-03-20T23:42:00Z" w16du:dateUtc="2026-03-21T04:42:00Z">
        <w:r w:rsidR="00296148">
          <w:rPr>
            <w:rFonts w:ascii="Times New Roman" w:hAnsi="Times New Roman" w:cs="Times New Roman"/>
          </w:rPr>
          <w:t xml:space="preserve"> recurrent</w:t>
        </w:r>
      </w:ins>
      <w:ins w:id="1574" w:author="Benton, Deon" w:date="2026-03-20T14:34:00Z" w16du:dateUtc="2026-03-20T19:34:00Z">
        <w:r w:rsidR="00432BEB">
          <w:rPr>
            <w:rFonts w:ascii="Times New Roman" w:hAnsi="Times New Roman" w:cs="Times New Roman"/>
          </w:rPr>
          <w:t xml:space="preserve"> connectionist model that </w:t>
        </w:r>
      </w:ins>
      <w:ins w:id="1575" w:author="Benton, Deon" w:date="2026-03-20T23:43:00Z" w16du:dateUtc="2026-03-21T04:43:00Z">
        <w:r w:rsidR="00296148">
          <w:rPr>
            <w:rFonts w:ascii="Times New Roman" w:hAnsi="Times New Roman" w:cs="Times New Roman"/>
          </w:rPr>
          <w:t>consisted</w:t>
        </w:r>
      </w:ins>
      <w:ins w:id="1576" w:author="Benton, Deon" w:date="2026-03-20T14:34:00Z" w16du:dateUtc="2026-03-20T19:34:00Z">
        <w:r w:rsidR="00432BEB">
          <w:rPr>
            <w:rFonts w:ascii="Times New Roman" w:hAnsi="Times New Roman" w:cs="Times New Roman"/>
          </w:rPr>
          <w:t xml:space="preserve"> of 27 units</w:t>
        </w:r>
      </w:ins>
      <w:ins w:id="1577" w:author="Benton, Deon" w:date="2026-03-21T11:11:00Z" w16du:dateUtc="2026-03-21T16:11:00Z">
        <w:r w:rsidR="00EF6131">
          <w:rPr>
            <w:rFonts w:ascii="Times New Roman" w:hAnsi="Times New Roman" w:cs="Times New Roman"/>
          </w:rPr>
          <w:t>. Twenty</w:t>
        </w:r>
      </w:ins>
      <w:ins w:id="1578" w:author="Benton, Deon" w:date="2026-03-21T11:12:00Z" w16du:dateUtc="2026-03-21T16:12:00Z">
        <w:r w:rsidR="00EF6131">
          <w:rPr>
            <w:rFonts w:ascii="Times New Roman" w:hAnsi="Times New Roman" w:cs="Times New Roman"/>
          </w:rPr>
          <w:t>-</w:t>
        </w:r>
      </w:ins>
      <w:ins w:id="1579" w:author="Benton, Deon" w:date="2026-03-21T11:11:00Z" w16du:dateUtc="2026-03-21T16:11:00Z">
        <w:r w:rsidR="00EF6131">
          <w:rPr>
            <w:rFonts w:ascii="Times New Roman" w:hAnsi="Times New Roman" w:cs="Times New Roman"/>
          </w:rPr>
          <w:t xml:space="preserve">five of these units implemented a </w:t>
        </w:r>
      </w:ins>
      <w:ins w:id="1580" w:author="Benton, Deon" w:date="2026-03-21T11:12:00Z" w16du:dateUtc="2026-03-21T16:12:00Z">
        <w:r w:rsidR="00EF6131">
          <w:rPr>
            <w:rFonts w:ascii="Times New Roman" w:hAnsi="Times New Roman" w:cs="Times New Roman"/>
          </w:rPr>
          <w:t xml:space="preserve">navigable </w:t>
        </w:r>
      </w:ins>
      <w:ins w:id="1581" w:author="Benton, Deon" w:date="2026-03-21T11:11:00Z" w16du:dateUtc="2026-03-21T16:11:00Z">
        <w:r w:rsidR="00EF6131">
          <w:rPr>
            <w:rFonts w:ascii="Times New Roman" w:hAnsi="Times New Roman" w:cs="Times New Roman"/>
          </w:rPr>
          <w:t>spati</w:t>
        </w:r>
      </w:ins>
      <w:ins w:id="1582" w:author="Benton, Deon" w:date="2026-03-21T11:12:00Z" w16du:dateUtc="2026-03-21T16:12:00Z">
        <w:r w:rsidR="00EF6131">
          <w:rPr>
            <w:rFonts w:ascii="Times New Roman" w:hAnsi="Times New Roman" w:cs="Times New Roman"/>
          </w:rPr>
          <w:t>al grid</w:t>
        </w:r>
      </w:ins>
      <w:ins w:id="1583" w:author="Benton, Deon" w:date="2026-03-21T11:13:00Z" w16du:dateUtc="2026-03-21T16:13:00Z">
        <w:r w:rsidR="00EF6131">
          <w:rPr>
            <w:rFonts w:ascii="Times New Roman" w:hAnsi="Times New Roman" w:cs="Times New Roman"/>
          </w:rPr>
          <w:t>,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ins>
      <w:ins w:id="1584" w:author="Benton, Deon" w:date="2026-03-21T11:29:00Z" w16du:dateUtc="2026-03-21T16:29:00Z">
        <w:r w:rsidR="007D1241">
          <w:rPr>
            <w:rFonts w:ascii="Times New Roman" w:hAnsi="Times New Roman" w:cs="Times New Roman"/>
          </w:rPr>
          <w:t xml:space="preserve"> Each unit was </w:t>
        </w:r>
      </w:ins>
      <w:ins w:id="1585" w:author="Benton, Deon" w:date="2026-03-21T11:30:00Z" w16du:dateUtc="2026-03-21T16:30:00Z">
        <w:r w:rsidR="007D1241">
          <w:rPr>
            <w:rFonts w:ascii="Times New Roman" w:hAnsi="Times New Roman" w:cs="Times New Roman"/>
          </w:rPr>
          <w:t xml:space="preserve">bidirectionally connected to </w:t>
        </w:r>
      </w:ins>
      <w:ins w:id="1586" w:author="Benton, Deon" w:date="2026-03-21T12:17:00Z" w16du:dateUtc="2026-03-21T17:17:00Z">
        <w:r w:rsidR="00B837C9">
          <w:rPr>
            <w:rFonts w:ascii="Times New Roman" w:hAnsi="Times New Roman" w:cs="Times New Roman"/>
          </w:rPr>
          <w:t xml:space="preserve">every other unit </w:t>
        </w:r>
      </w:ins>
      <w:ins w:id="1587" w:author="Benton, Deon" w:date="2026-03-21T11:31:00Z" w16du:dateUtc="2026-03-21T16:31:00Z">
        <w:r w:rsidR="007D1241">
          <w:rPr>
            <w:rFonts w:ascii="Times New Roman" w:hAnsi="Times New Roman" w:cs="Times New Roman"/>
          </w:rPr>
          <w:t>except for itself.</w:t>
        </w:r>
      </w:ins>
      <w:ins w:id="1588" w:author="Benton, Deon" w:date="2026-03-21T11:35:00Z" w16du:dateUtc="2026-03-21T16:35:00Z">
        <w:r w:rsidR="007D1241">
          <w:rPr>
            <w:rFonts w:ascii="Times New Roman" w:hAnsi="Times New Roman" w:cs="Times New Roman"/>
          </w:rPr>
          <w:t xml:space="preserve"> </w:t>
        </w:r>
      </w:ins>
      <w:ins w:id="1589" w:author="Benton, Deon" w:date="2026-03-21T11:19:00Z" w16du:dateUtc="2026-03-21T16:19:00Z">
        <w:r w:rsidR="00964B0C">
          <w:rPr>
            <w:rFonts w:ascii="Times New Roman" w:hAnsi="Times New Roman" w:cs="Times New Roman"/>
          </w:rPr>
          <w:t xml:space="preserve"> As described in </w:t>
        </w:r>
        <w:proofErr w:type="spellStart"/>
        <w:r w:rsidR="00964B0C">
          <w:rPr>
            <w:rFonts w:ascii="Times New Roman" w:hAnsi="Times New Roman" w:cs="Times New Roman"/>
          </w:rPr>
          <w:t>Overwalle</w:t>
        </w:r>
        <w:proofErr w:type="spellEnd"/>
        <w:r w:rsidR="00964B0C">
          <w:rPr>
            <w:rFonts w:ascii="Times New Roman" w:hAnsi="Times New Roman" w:cs="Times New Roman"/>
          </w:rPr>
          <w:t xml:space="preserve"> (2010), OM10 was trained </w:t>
        </w:r>
      </w:ins>
      <w:ins w:id="1590" w:author="Benton, Deon" w:date="2026-03-21T11:20:00Z" w16du:dateUtc="2026-03-21T16:20:00Z">
        <w:r w:rsidR="00964B0C">
          <w:rPr>
            <w:rFonts w:ascii="Times New Roman" w:hAnsi="Times New Roman" w:cs="Times New Roman"/>
          </w:rPr>
          <w:t>either on an event in which arced motion occurred over a barrier (Experimental condition) or on</w:t>
        </w:r>
      </w:ins>
      <w:ins w:id="1591" w:author="Benton, Deon" w:date="2026-03-21T11:21:00Z" w16du:dateUtc="2026-03-21T16:21:00Z">
        <w:r w:rsidR="00964B0C">
          <w:rPr>
            <w:rFonts w:ascii="Times New Roman" w:hAnsi="Times New Roman" w:cs="Times New Roman"/>
          </w:rPr>
          <w:t xml:space="preserve"> an event in which arced motion occurred alone</w:t>
        </w:r>
      </w:ins>
      <w:ins w:id="1592" w:author="Benton, Deon" w:date="2026-03-21T11:39:00Z" w16du:dateUtc="2026-03-21T16:39:00Z">
        <w:r w:rsidR="007D1241">
          <w:rPr>
            <w:rFonts w:ascii="Times New Roman" w:hAnsi="Times New Roman" w:cs="Times New Roman"/>
          </w:rPr>
          <w:t xml:space="preserve"> (Control condition)</w:t>
        </w:r>
      </w:ins>
      <w:ins w:id="1593" w:author="Benton, Deon" w:date="2026-03-21T11:21:00Z" w16du:dateUtc="2026-03-21T16:21:00Z">
        <w:r w:rsidR="00964B0C">
          <w:rPr>
            <w:rFonts w:ascii="Times New Roman" w:hAnsi="Times New Roman" w:cs="Times New Roman"/>
          </w:rPr>
          <w:t>.</w:t>
        </w:r>
      </w:ins>
      <w:ins w:id="1594" w:author="Benton, Deon" w:date="2026-03-21T11:39:00Z" w16du:dateUtc="2026-03-21T16:39:00Z">
        <w:r w:rsidR="00AC6E00">
          <w:rPr>
            <w:rFonts w:ascii="Times New Roman" w:hAnsi="Times New Roman" w:cs="Times New Roman"/>
          </w:rPr>
          <w:t xml:space="preserve"> </w:t>
        </w:r>
      </w:ins>
      <w:ins w:id="1595" w:author="Benton, Deon" w:date="2026-03-21T11:42:00Z" w16du:dateUtc="2026-03-21T16:42:00Z">
        <w:r w:rsidR="00AC6E00">
          <w:rPr>
            <w:rFonts w:ascii="Times New Roman" w:hAnsi="Times New Roman" w:cs="Times New Roman"/>
          </w:rPr>
          <w:t xml:space="preserve">Due to the </w:t>
        </w:r>
      </w:ins>
      <w:ins w:id="1596" w:author="Benton, Deon" w:date="2026-03-21T12:18:00Z" w16du:dateUtc="2026-03-21T17:18:00Z">
        <w:r w:rsidR="00B81018">
          <w:rPr>
            <w:rFonts w:ascii="Times New Roman" w:hAnsi="Times New Roman" w:cs="Times New Roman"/>
          </w:rPr>
          <w:t xml:space="preserve">necessarily </w:t>
        </w:r>
      </w:ins>
      <w:ins w:id="1597" w:author="Benton, Deon" w:date="2026-03-21T11:42:00Z" w16du:dateUtc="2026-03-21T16:42:00Z">
        <w:r w:rsidR="00AC6E00">
          <w:rPr>
            <w:rFonts w:ascii="Times New Roman" w:hAnsi="Times New Roman" w:cs="Times New Roman"/>
          </w:rPr>
          <w:t xml:space="preserve">dynamic nature of </w:t>
        </w:r>
      </w:ins>
      <w:ins w:id="1598" w:author="Benton, Deon" w:date="2026-03-23T09:52:00Z" w16du:dateUtc="2026-03-23T14:52:00Z">
        <w:r w:rsidR="00047E5C">
          <w:rPr>
            <w:rFonts w:ascii="Times New Roman" w:hAnsi="Times New Roman" w:cs="Times New Roman"/>
          </w:rPr>
          <w:t>actions</w:t>
        </w:r>
      </w:ins>
      <w:ins w:id="1599" w:author="Benton, Deon" w:date="2026-03-21T11:42:00Z" w16du:dateUtc="2026-03-21T16:42:00Z">
        <w:r w:rsidR="00AC6E00">
          <w:rPr>
            <w:rFonts w:ascii="Times New Roman" w:hAnsi="Times New Roman" w:cs="Times New Roman"/>
          </w:rPr>
          <w:t xml:space="preserve">, </w:t>
        </w:r>
      </w:ins>
      <w:ins w:id="1600" w:author="Benton, Deon" w:date="2026-03-21T12:47:00Z" w16du:dateUtc="2026-03-21T17:47:00Z">
        <w:r w:rsidR="00BC5A2D">
          <w:rPr>
            <w:rFonts w:ascii="Times New Roman" w:hAnsi="Times New Roman" w:cs="Times New Roman"/>
          </w:rPr>
          <w:t>each arced motion event unfolded</w:t>
        </w:r>
      </w:ins>
      <w:ins w:id="1601" w:author="Benton, Deon" w:date="2026-03-21T11:42:00Z" w16du:dateUtc="2026-03-21T16:42:00Z">
        <w:r w:rsidR="00AC6E00">
          <w:rPr>
            <w:rFonts w:ascii="Times New Roman" w:hAnsi="Times New Roman" w:cs="Times New Roman"/>
          </w:rPr>
          <w:t xml:space="preserve"> across a series of </w:t>
        </w:r>
      </w:ins>
      <w:ins w:id="1602" w:author="Benton, Deon" w:date="2026-03-21T12:47:00Z" w16du:dateUtc="2026-03-21T17:47:00Z">
        <w:r w:rsidR="00BC5A2D">
          <w:rPr>
            <w:rFonts w:ascii="Times New Roman" w:hAnsi="Times New Roman" w:cs="Times New Roman"/>
          </w:rPr>
          <w:t>9</w:t>
        </w:r>
      </w:ins>
      <w:ins w:id="1603" w:author="Benton, Deon" w:date="2026-03-21T11:49:00Z" w16du:dateUtc="2026-03-21T16:49:00Z">
        <w:r w:rsidR="007C483F">
          <w:rPr>
            <w:rFonts w:ascii="Times New Roman" w:hAnsi="Times New Roman" w:cs="Times New Roman"/>
          </w:rPr>
          <w:t xml:space="preserve"> </w:t>
        </w:r>
      </w:ins>
      <w:ins w:id="1604" w:author="Benton, Deon" w:date="2026-03-21T11:42:00Z" w16du:dateUtc="2026-03-21T16:42:00Z">
        <w:r w:rsidR="00AC6E00">
          <w:rPr>
            <w:rFonts w:ascii="Times New Roman" w:hAnsi="Times New Roman" w:cs="Times New Roman"/>
          </w:rPr>
          <w:t>steps</w:t>
        </w:r>
      </w:ins>
      <w:ins w:id="1605" w:author="Benton, Deon" w:date="2026-03-21T12:48:00Z" w16du:dateUtc="2026-03-21T17:48:00Z">
        <w:r w:rsidR="00BC5A2D">
          <w:rPr>
            <w:rFonts w:ascii="Times New Roman" w:hAnsi="Times New Roman" w:cs="Times New Roman"/>
          </w:rPr>
          <w:t xml:space="preserve">. </w:t>
        </w:r>
      </w:ins>
      <w:ins w:id="1606" w:author="Benton, Deon" w:date="2026-03-21T11:44:00Z" w16du:dateUtc="2026-03-21T16:44:00Z">
        <w:r w:rsidR="00AC6E00">
          <w:rPr>
            <w:rFonts w:ascii="Times New Roman" w:hAnsi="Times New Roman" w:cs="Times New Roman"/>
          </w:rPr>
          <w:t xml:space="preserve">Crucially, </w:t>
        </w:r>
      </w:ins>
      <w:ins w:id="1607" w:author="Benton, Deon" w:date="2026-03-23T09:56:00Z" w16du:dateUtc="2026-03-23T14:56:00Z">
        <w:r w:rsidR="00F559BC">
          <w:rPr>
            <w:rFonts w:ascii="Times New Roman" w:hAnsi="Times New Roman" w:cs="Times New Roman"/>
          </w:rPr>
          <w:t xml:space="preserve">each step was processed in </w:t>
        </w:r>
      </w:ins>
      <w:ins w:id="1608" w:author="Benton, Deon" w:date="2026-03-23T15:47:00Z" w16du:dateUtc="2026-03-23T20:47:00Z">
        <w:r w:rsidR="0011240F">
          <w:rPr>
            <w:rFonts w:ascii="Times New Roman" w:hAnsi="Times New Roman" w:cs="Times New Roman"/>
          </w:rPr>
          <w:t>three phases</w:t>
        </w:r>
      </w:ins>
      <w:ins w:id="1609" w:author="Benton, Deon" w:date="2026-03-21T11:44:00Z" w16du:dateUtc="2026-03-21T16:44:00Z">
        <w:r w:rsidR="00AC6E00">
          <w:rPr>
            <w:rFonts w:ascii="Times New Roman" w:hAnsi="Times New Roman" w:cs="Times New Roman"/>
          </w:rPr>
          <w:t>.</w:t>
        </w:r>
      </w:ins>
      <w:ins w:id="1610" w:author="Benton, Deon" w:date="2026-03-21T11:42:00Z" w16du:dateUtc="2026-03-21T16:42:00Z">
        <w:r w:rsidR="00AC6E00">
          <w:rPr>
            <w:rFonts w:ascii="Times New Roman" w:hAnsi="Times New Roman" w:cs="Times New Roman"/>
          </w:rPr>
          <w:t xml:space="preserve"> </w:t>
        </w:r>
      </w:ins>
      <w:ins w:id="1611" w:author="Benton, Deon" w:date="2026-03-23T15:48:00Z" w16du:dateUtc="2026-03-23T20:48:00Z">
        <w:r w:rsidR="0011240F">
          <w:rPr>
            <w:rFonts w:ascii="Times New Roman" w:hAnsi="Times New Roman" w:cs="Times New Roman"/>
          </w:rPr>
          <w:t xml:space="preserve">During the </w:t>
        </w:r>
        <w:proofErr w:type="gramStart"/>
        <w:r w:rsidR="0011240F">
          <w:rPr>
            <w:rFonts w:ascii="Times New Roman" w:hAnsi="Times New Roman" w:cs="Times New Roman"/>
          </w:rPr>
          <w:t>initial,</w:t>
        </w:r>
        <w:proofErr w:type="gramEnd"/>
        <w:r w:rsidR="0011240F">
          <w:rPr>
            <w:rFonts w:ascii="Times New Roman" w:hAnsi="Times New Roman" w:cs="Times New Roman"/>
          </w:rPr>
          <w:t xml:space="preserve"> </w:t>
        </w:r>
        <w:r w:rsidR="0011240F">
          <w:rPr>
            <w:rFonts w:ascii="Times New Roman" w:hAnsi="Times New Roman" w:cs="Times New Roman"/>
            <w:i/>
            <w:iCs/>
          </w:rPr>
          <w:t xml:space="preserve">activation </w:t>
        </w:r>
        <w:r w:rsidR="0011240F">
          <w:rPr>
            <w:rFonts w:ascii="Times New Roman" w:hAnsi="Times New Roman" w:cs="Times New Roman"/>
          </w:rPr>
          <w:t>phase</w:t>
        </w:r>
      </w:ins>
      <w:ins w:id="1612" w:author="Benton, Deon" w:date="2026-03-21T11:39:00Z" w16du:dateUtc="2026-03-21T16:39:00Z">
        <w:r w:rsidR="00AC6E00">
          <w:rPr>
            <w:rFonts w:ascii="Times New Roman" w:hAnsi="Times New Roman" w:cs="Times New Roman"/>
          </w:rPr>
          <w:t>,</w:t>
        </w:r>
      </w:ins>
      <w:ins w:id="1613" w:author="Benton, Deon" w:date="2026-03-23T10:14:00Z" w16du:dateUtc="2026-03-23T15:14:00Z">
        <w:r w:rsidR="002B7929">
          <w:rPr>
            <w:rFonts w:ascii="Times New Roman" w:hAnsi="Times New Roman" w:cs="Times New Roman"/>
          </w:rPr>
          <w:t xml:space="preserve"> </w:t>
        </w:r>
      </w:ins>
      <w:ins w:id="1614" w:author="Benton, Deon" w:date="2026-03-23T10:18:00Z" w16du:dateUtc="2026-03-23T15:18:00Z">
        <w:r w:rsidR="0054146D">
          <w:rPr>
            <w:rFonts w:ascii="Times New Roman" w:hAnsi="Times New Roman" w:cs="Times New Roman"/>
          </w:rPr>
          <w:t>the network is provided w</w:t>
        </w:r>
      </w:ins>
      <w:ins w:id="1615" w:author="Benton, Deon" w:date="2026-03-23T10:19:00Z" w16du:dateUtc="2026-03-23T15:19:00Z">
        <w:r w:rsidR="0054146D">
          <w:rPr>
            <w:rFonts w:ascii="Times New Roman" w:hAnsi="Times New Roman" w:cs="Times New Roman"/>
          </w:rPr>
          <w:t>ith information corresponding to</w:t>
        </w:r>
      </w:ins>
      <w:ins w:id="1616" w:author="Benton, Deon" w:date="2026-03-23T10:20:00Z" w16du:dateUtc="2026-03-23T15:20:00Z">
        <w:r w:rsidR="00C5465D">
          <w:rPr>
            <w:rFonts w:ascii="Times New Roman" w:hAnsi="Times New Roman" w:cs="Times New Roman"/>
          </w:rPr>
          <w:t xml:space="preserve"> a single time slice of one of the training events. </w:t>
        </w:r>
      </w:ins>
      <w:ins w:id="1617" w:author="Benton, Deon" w:date="2026-03-23T10:19:00Z" w16du:dateUtc="2026-03-23T15:19:00Z">
        <w:r w:rsidR="0054146D">
          <w:rPr>
            <w:rFonts w:ascii="Times New Roman" w:hAnsi="Times New Roman" w:cs="Times New Roman"/>
          </w:rPr>
          <w:t xml:space="preserve"> </w:t>
        </w:r>
      </w:ins>
      <w:ins w:id="1618" w:author="Benton, Deon" w:date="2026-03-23T15:11:00Z" w16du:dateUtc="2026-03-23T20:11:00Z">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units that were immediately adjacent to the agent’s current location was set to 0.5 unless the agent was located to the immediate left or right </w:t>
        </w:r>
      </w:ins>
      <w:ins w:id="1619" w:author="Benton, Deon" w:date="2026-03-23T15:12:00Z" w16du:dateUtc="2026-03-23T20:12:00Z">
        <w:r w:rsidR="0053471E">
          <w:rPr>
            <w:rFonts w:ascii="Times New Roman" w:hAnsi="Times New Roman" w:cs="Times New Roman"/>
          </w:rPr>
          <w:t xml:space="preserve">side </w:t>
        </w:r>
      </w:ins>
      <w:ins w:id="1620" w:author="Benton, Deon" w:date="2026-03-23T15:11:00Z" w16du:dateUtc="2026-03-23T20:11:00Z">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ins>
      <w:ins w:id="1621" w:author="Benton, Deon" w:date="2026-03-23T15:12:00Z" w16du:dateUtc="2026-03-23T20:12:00Z">
        <w:r w:rsidR="0053471E">
          <w:rPr>
            <w:rFonts w:ascii="Times New Roman" w:hAnsi="Times New Roman" w:cs="Times New Roman"/>
          </w:rPr>
          <w:t>e</w:t>
        </w:r>
      </w:ins>
      <w:ins w:id="1622" w:author="Benton, Deon" w:date="2026-03-23T15:11:00Z" w16du:dateUtc="2026-03-23T20:11:00Z">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ins>
      <w:ins w:id="1623" w:author="Benton, Deon" w:date="2026-03-23T15:18:00Z" w16du:dateUtc="2026-03-23T20:18:00Z">
        <w:r w:rsidR="00FF110D">
          <w:rPr>
            <w:rFonts w:ascii="Times New Roman" w:hAnsi="Times New Roman" w:cs="Times New Roman"/>
          </w:rPr>
          <w:t>Once the network was provided with information</w:t>
        </w:r>
      </w:ins>
      <w:ins w:id="1624" w:author="Benton, Deon" w:date="2026-03-23T15:19:00Z" w16du:dateUtc="2026-03-23T20:19:00Z">
        <w:r w:rsidR="00FF110D">
          <w:rPr>
            <w:rFonts w:ascii="Times New Roman" w:hAnsi="Times New Roman" w:cs="Times New Roman"/>
          </w:rPr>
          <w:t xml:space="preserve"> that captured the visible state of the world at a particular time step, activation was allowed to propagate through the network </w:t>
        </w:r>
        <w:r w:rsidR="00FF110D">
          <w:rPr>
            <w:rFonts w:ascii="Times New Roman" w:hAnsi="Times New Roman" w:cs="Times New Roman"/>
          </w:rPr>
          <w:lastRenderedPageBreak/>
          <w:t>over four internal activation cycles</w:t>
        </w:r>
      </w:ins>
      <w:ins w:id="1625" w:author="Benton, Deon" w:date="2026-03-23T15:20:00Z" w16du:dateUtc="2026-03-23T20:20:00Z">
        <w:r w:rsidR="00FF110D">
          <w:rPr>
            <w:rFonts w:ascii="Times New Roman" w:hAnsi="Times New Roman" w:cs="Times New Roman"/>
          </w:rPr>
          <w:t xml:space="preserve"> (see </w:t>
        </w:r>
        <w:proofErr w:type="spellStart"/>
        <w:r w:rsidR="00FF110D">
          <w:rPr>
            <w:rFonts w:ascii="Times New Roman" w:hAnsi="Times New Roman" w:cs="Times New Roman"/>
          </w:rPr>
          <w:t>Overwalle</w:t>
        </w:r>
        <w:proofErr w:type="spellEnd"/>
        <w:r w:rsidR="00FF110D">
          <w:rPr>
            <w:rFonts w:ascii="Times New Roman" w:hAnsi="Times New Roman" w:cs="Times New Roman"/>
          </w:rPr>
          <w:t>, 2010 for</w:t>
        </w:r>
      </w:ins>
      <w:ins w:id="1626" w:author="Benton, Deon" w:date="2026-03-23T15:21:00Z" w16du:dateUtc="2026-03-23T20:21:00Z">
        <w:r w:rsidR="00701F66">
          <w:rPr>
            <w:rFonts w:ascii="Times New Roman" w:hAnsi="Times New Roman" w:cs="Times New Roman"/>
          </w:rPr>
          <w:t xml:space="preserve"> the details of how units exchanged </w:t>
        </w:r>
      </w:ins>
      <w:ins w:id="1627" w:author="Benton, Deon" w:date="2026-03-23T15:22:00Z" w16du:dateUtc="2026-03-23T20:22:00Z">
        <w:r w:rsidR="00701F66">
          <w:rPr>
            <w:rFonts w:ascii="Times New Roman" w:hAnsi="Times New Roman" w:cs="Times New Roman"/>
          </w:rPr>
          <w:t xml:space="preserve">activity via </w:t>
        </w:r>
      </w:ins>
      <w:ins w:id="1628" w:author="Benton, Deon" w:date="2026-03-23T15:21:00Z" w16du:dateUtc="2026-03-23T20:21:00Z">
        <w:r w:rsidR="00701F66">
          <w:rPr>
            <w:rFonts w:ascii="Times New Roman" w:hAnsi="Times New Roman" w:cs="Times New Roman"/>
          </w:rPr>
          <w:t>their bidirectional connections)</w:t>
        </w:r>
      </w:ins>
      <w:ins w:id="1629" w:author="Benton, Deon" w:date="2026-03-23T15:22:00Z" w16du:dateUtc="2026-03-23T20:22:00Z">
        <w:r w:rsidR="00824A70">
          <w:rPr>
            <w:rFonts w:ascii="Times New Roman" w:hAnsi="Times New Roman" w:cs="Times New Roman"/>
          </w:rPr>
          <w:t>.</w:t>
        </w:r>
      </w:ins>
      <w:ins w:id="1630" w:author="Benton, Deon" w:date="2026-03-23T15:20:00Z" w16du:dateUtc="2026-03-23T20:20:00Z">
        <w:r w:rsidR="00FF110D">
          <w:rPr>
            <w:rFonts w:ascii="Times New Roman" w:hAnsi="Times New Roman" w:cs="Times New Roman"/>
          </w:rPr>
          <w:t xml:space="preserve"> </w:t>
        </w:r>
      </w:ins>
      <w:ins w:id="1631" w:author="Benton, Deon" w:date="2026-03-23T15:19:00Z" w16du:dateUtc="2026-03-23T20:19:00Z">
        <w:r w:rsidR="00FF110D">
          <w:rPr>
            <w:rFonts w:ascii="Times New Roman" w:hAnsi="Times New Roman" w:cs="Times New Roman"/>
          </w:rPr>
          <w:t xml:space="preserve"> </w:t>
        </w:r>
      </w:ins>
    </w:p>
    <w:p w14:paraId="2B13EE81" w14:textId="77777777" w:rsidR="00A86784" w:rsidRDefault="00A86784" w:rsidP="00640CAC">
      <w:pPr>
        <w:spacing w:line="480" w:lineRule="auto"/>
        <w:contextualSpacing/>
        <w:rPr>
          <w:ins w:id="1632" w:author="Benton, Deon" w:date="2026-03-23T16:40:00Z" w16du:dateUtc="2026-03-23T21:40:00Z"/>
          <w:rFonts w:ascii="Times New Roman" w:hAnsi="Times New Roman" w:cs="Times New Roman"/>
        </w:rPr>
      </w:pPr>
    </w:p>
    <w:p w14:paraId="350607A8" w14:textId="70749A7C" w:rsidR="00A86784" w:rsidRDefault="00C21D3F" w:rsidP="00A86784">
      <w:pPr>
        <w:keepNext/>
        <w:spacing w:line="480" w:lineRule="auto"/>
        <w:contextualSpacing/>
      </w:pPr>
      <w:r>
        <w:rPr>
          <w:noProof/>
        </w:rPr>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1B091C7B" w:rsidR="00A86784" w:rsidRPr="002D1DEC" w:rsidRDefault="00A86784" w:rsidP="00A86784">
      <w:pPr>
        <w:pStyle w:val="Caption"/>
        <w:rPr>
          <w:rFonts w:ascii="Times New Roman" w:hAnsi="Times New Roman" w:cs="Times New Roman"/>
          <w:i w:val="0"/>
          <w:iCs w:val="0"/>
          <w:sz w:val="24"/>
          <w:szCs w:val="24"/>
        </w:rPr>
      </w:pPr>
      <w:r w:rsidRPr="00550F57">
        <w:rPr>
          <w:rFonts w:ascii="Times New Roman" w:hAnsi="Times New Roman" w:cs="Times New Roman"/>
          <w:b/>
          <w:bCs/>
          <w:i w:val="0"/>
          <w:iCs w:val="0"/>
          <w:sz w:val="24"/>
          <w:szCs w:val="24"/>
        </w:rPr>
        <w:t xml:space="preserve">Figure </w:t>
      </w:r>
      <w:r w:rsidRPr="00550F57">
        <w:rPr>
          <w:rFonts w:ascii="Times New Roman" w:hAnsi="Times New Roman" w:cs="Times New Roman"/>
          <w:b/>
          <w:bCs/>
          <w:i w:val="0"/>
          <w:iCs w:val="0"/>
          <w:sz w:val="24"/>
          <w:szCs w:val="24"/>
        </w:rPr>
        <w:fldChar w:fldCharType="begin"/>
      </w:r>
      <w:r w:rsidRPr="00550F57">
        <w:rPr>
          <w:rFonts w:ascii="Times New Roman" w:hAnsi="Times New Roman" w:cs="Times New Roman"/>
          <w:b/>
          <w:bCs/>
          <w:i w:val="0"/>
          <w:iCs w:val="0"/>
          <w:sz w:val="24"/>
          <w:szCs w:val="24"/>
        </w:rPr>
        <w:instrText xml:space="preserve"> SEQ Figure \* ARABIC </w:instrText>
      </w:r>
      <w:r w:rsidRPr="00550F57">
        <w:rPr>
          <w:rFonts w:ascii="Times New Roman" w:hAnsi="Times New Roman" w:cs="Times New Roman"/>
          <w:b/>
          <w:bCs/>
          <w:i w:val="0"/>
          <w:iCs w:val="0"/>
          <w:sz w:val="24"/>
          <w:szCs w:val="24"/>
        </w:rPr>
        <w:fldChar w:fldCharType="separate"/>
      </w:r>
      <w:r w:rsidR="00AC1613">
        <w:rPr>
          <w:rFonts w:ascii="Times New Roman" w:hAnsi="Times New Roman" w:cs="Times New Roman"/>
          <w:b/>
          <w:bCs/>
          <w:i w:val="0"/>
          <w:iCs w:val="0"/>
          <w:noProof/>
          <w:sz w:val="24"/>
          <w:szCs w:val="24"/>
        </w:rPr>
        <w:t>1</w:t>
      </w:r>
      <w:r w:rsidRPr="00550F57">
        <w:rPr>
          <w:rFonts w:ascii="Times New Roman" w:hAnsi="Times New Roman" w:cs="Times New Roman"/>
          <w:b/>
          <w:bCs/>
          <w:i w:val="0"/>
          <w:iCs w:val="0"/>
          <w:sz w:val="24"/>
          <w:szCs w:val="24"/>
        </w:rPr>
        <w:fldChar w:fldCharType="end"/>
      </w:r>
      <w:r w:rsidRPr="00550F57">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sidRPr="00F26115">
        <w:rPr>
          <w:rFonts w:ascii="Times New Roman" w:hAnsi="Times New Roman" w:cs="Times New Roman"/>
          <w:sz w:val="24"/>
          <w:szCs w:val="24"/>
        </w:rPr>
        <w:t xml:space="preserve">Input patterns shown to </w:t>
      </w:r>
      <w:r w:rsidR="00880AC5">
        <w:rPr>
          <w:rFonts w:ascii="Times New Roman" w:hAnsi="Times New Roman" w:cs="Times New Roman"/>
          <w:sz w:val="24"/>
          <w:szCs w:val="24"/>
        </w:rPr>
        <w:t xml:space="preserve">OM10 </w:t>
      </w:r>
      <w:r w:rsidRPr="00F26115">
        <w:rPr>
          <w:rFonts w:ascii="Times New Roman" w:hAnsi="Times New Roman" w:cs="Times New Roman"/>
          <w:sz w:val="24"/>
          <w:szCs w:val="24"/>
        </w:rPr>
        <w:t>networks in the Experimental condition across nine steps</w:t>
      </w:r>
      <w:r>
        <w:rPr>
          <w:rFonts w:ascii="Times New Roman" w:hAnsi="Times New Roman" w:cs="Times New Roman"/>
          <w:i w:val="0"/>
          <w:iCs w:val="0"/>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Pr>
          <w:rFonts w:ascii="Times New Roman" w:hAnsi="Times New Roman" w:cs="Times New Roman"/>
          <w:i w:val="0"/>
          <w:iCs w:val="0"/>
          <w:sz w:val="24"/>
          <w:szCs w:val="24"/>
        </w:rPr>
        <w:t xml:space="preserve">. The barrier is present only when the agent occupies a position immediately adjacent to it (i.e., to its left or right; see </w:t>
      </w:r>
      <w:proofErr w:type="spellStart"/>
      <w:r w:rsidR="00F26115">
        <w:rPr>
          <w:rFonts w:ascii="Times New Roman" w:hAnsi="Times New Roman" w:cs="Times New Roman"/>
          <w:i w:val="0"/>
          <w:iCs w:val="0"/>
          <w:sz w:val="24"/>
          <w:szCs w:val="24"/>
        </w:rPr>
        <w:t>Overwalle</w:t>
      </w:r>
      <w:proofErr w:type="spellEnd"/>
      <w:r w:rsidR="00F26115">
        <w:rPr>
          <w:rFonts w:ascii="Times New Roman" w:hAnsi="Times New Roman" w:cs="Times New Roman"/>
          <w:i w:val="0"/>
          <w:iCs w:val="0"/>
          <w:sz w:val="24"/>
          <w:szCs w:val="24"/>
        </w:rPr>
        <w:t>, 2010).</w:t>
      </w:r>
      <w:r>
        <w:rPr>
          <w:rFonts w:ascii="Times New Roman" w:hAnsi="Times New Roman" w:cs="Times New Roman"/>
          <w:i w:val="0"/>
          <w:iCs w:val="0"/>
          <w:sz w:val="24"/>
          <w:szCs w:val="24"/>
        </w:rPr>
        <w:t xml:space="preserve"> The </w:t>
      </w:r>
      <w:r w:rsidR="00C21D3F">
        <w:rPr>
          <w:rFonts w:ascii="Times New Roman" w:hAnsi="Times New Roman" w:cs="Times New Roman"/>
          <w:i w:val="0"/>
          <w:iCs w:val="0"/>
          <w:sz w:val="24"/>
          <w:szCs w:val="24"/>
        </w:rPr>
        <w:t xml:space="preserve">overlaid </w:t>
      </w:r>
      <w:r w:rsidR="00207D09">
        <w:rPr>
          <w:rFonts w:ascii="Times New Roman" w:hAnsi="Times New Roman" w:cs="Times New Roman"/>
          <w:i w:val="0"/>
          <w:iCs w:val="0"/>
          <w:sz w:val="24"/>
          <w:szCs w:val="24"/>
        </w:rPr>
        <w:t>curved</w:t>
      </w:r>
      <w:r w:rsidR="00C21D3F">
        <w:rPr>
          <w:rFonts w:ascii="Times New Roman" w:hAnsi="Times New Roman" w:cs="Times New Roman"/>
          <w:i w:val="0"/>
          <w:iCs w:val="0"/>
          <w:sz w:val="24"/>
          <w:szCs w:val="24"/>
        </w:rPr>
        <w:t xml:space="preserve"> path in each panel depicts the amount of </w:t>
      </w:r>
      <w:r w:rsidR="00C21D3F">
        <w:rPr>
          <w:rFonts w:ascii="Times New Roman" w:hAnsi="Times New Roman" w:cs="Times New Roman"/>
          <w:i w:val="0"/>
          <w:iCs w:val="0"/>
          <w:sz w:val="24"/>
          <w:szCs w:val="24"/>
        </w:rPr>
        <w:lastRenderedPageBreak/>
        <w:t xml:space="preserve">arc motion the agent has completed </w:t>
      </w:r>
      <w:r w:rsidR="00207D09">
        <w:rPr>
          <w:rFonts w:ascii="Times New Roman" w:hAnsi="Times New Roman" w:cs="Times New Roman"/>
          <w:i w:val="0"/>
          <w:iCs w:val="0"/>
          <w:sz w:val="24"/>
          <w:szCs w:val="24"/>
        </w:rPr>
        <w:t>through that time step</w:t>
      </w:r>
      <w:r w:rsidR="00C21D3F">
        <w:rPr>
          <w:rFonts w:ascii="Times New Roman" w:hAnsi="Times New Roman" w:cs="Times New Roman"/>
          <w:i w:val="0"/>
          <w:iCs w:val="0"/>
          <w:sz w:val="24"/>
          <w:szCs w:val="24"/>
        </w:rPr>
        <w:t xml:space="preserve">. </w:t>
      </w:r>
      <w:r w:rsidR="00F26115">
        <w:rPr>
          <w:rFonts w:ascii="Times New Roman" w:hAnsi="Times New Roman" w:cs="Times New Roman"/>
          <w:i w:val="0"/>
          <w:iCs w:val="0"/>
          <w:sz w:val="24"/>
          <w:szCs w:val="24"/>
        </w:rPr>
        <w:t>Two</w:t>
      </w:r>
      <w:r w:rsidR="00604960">
        <w:rPr>
          <w:rFonts w:ascii="Times New Roman" w:hAnsi="Times New Roman" w:cs="Times New Roman"/>
          <w:i w:val="0"/>
          <w:iCs w:val="0"/>
          <w:sz w:val="24"/>
          <w:szCs w:val="24"/>
        </w:rPr>
        <w:t xml:space="preserve">-headed </w:t>
      </w:r>
      <w:r w:rsidR="00F550C8">
        <w:rPr>
          <w:rFonts w:ascii="Times New Roman" w:hAnsi="Times New Roman" w:cs="Times New Roman"/>
          <w:i w:val="0"/>
          <w:iCs w:val="0"/>
          <w:sz w:val="24"/>
          <w:szCs w:val="24"/>
        </w:rPr>
        <w:t xml:space="preserve">arrows and </w:t>
      </w:r>
      <w:r w:rsidR="00F26115">
        <w:rPr>
          <w:rFonts w:ascii="Times New Roman" w:hAnsi="Times New Roman" w:cs="Times New Roman"/>
          <w:i w:val="0"/>
          <w:iCs w:val="0"/>
          <w:sz w:val="24"/>
          <w:szCs w:val="24"/>
        </w:rPr>
        <w:t xml:space="preserve">the </w:t>
      </w:r>
      <w:r w:rsidR="001F1755">
        <w:rPr>
          <w:rFonts w:ascii="Times New Roman" w:hAnsi="Times New Roman" w:cs="Times New Roman"/>
          <w:i w:val="0"/>
          <w:iCs w:val="0"/>
          <w:sz w:val="24"/>
          <w:szCs w:val="24"/>
        </w:rPr>
        <w:t xml:space="preserve">circular arrow </w:t>
      </w:r>
      <w:r w:rsidR="00F550C8">
        <w:rPr>
          <w:rFonts w:ascii="Times New Roman" w:hAnsi="Times New Roman" w:cs="Times New Roman"/>
          <w:i w:val="0"/>
          <w:iCs w:val="0"/>
          <w:sz w:val="24"/>
          <w:szCs w:val="24"/>
        </w:rPr>
        <w:t xml:space="preserve">denote bidirectional connectivity. </w:t>
      </w:r>
    </w:p>
    <w:p w14:paraId="4396A4D5" w14:textId="77777777" w:rsidR="00A86784" w:rsidRDefault="00A86784" w:rsidP="00640CAC">
      <w:pPr>
        <w:spacing w:line="480" w:lineRule="auto"/>
        <w:contextualSpacing/>
        <w:rPr>
          <w:ins w:id="1633" w:author="Benton, Deon" w:date="2026-03-23T16:39:00Z" w16du:dateUtc="2026-03-23T21:39:00Z"/>
          <w:rFonts w:ascii="Times New Roman" w:hAnsi="Times New Roman" w:cs="Times New Roman"/>
        </w:rPr>
      </w:pPr>
    </w:p>
    <w:p w14:paraId="47D2D161" w14:textId="71433049" w:rsidR="00A86784" w:rsidRDefault="00A86784" w:rsidP="00335A86">
      <w:pPr>
        <w:spacing w:line="480" w:lineRule="auto"/>
        <w:ind w:firstLine="720"/>
        <w:contextualSpacing/>
        <w:rPr>
          <w:ins w:id="1634" w:author="Benton, Deon" w:date="2026-03-23T15:24:00Z" w16du:dateUtc="2026-03-23T20:24:00Z"/>
          <w:rFonts w:ascii="Times New Roman" w:hAnsi="Times New Roman" w:cs="Times New Roman"/>
        </w:rPr>
      </w:pPr>
      <w:ins w:id="1635" w:author="Benton, Deon" w:date="2026-03-23T16:39:00Z" w16du:dateUtc="2026-03-23T21:39:00Z">
        <w:r>
          <w:rPr>
            <w:rFonts w:ascii="Times New Roman" w:hAnsi="Times New Roman" w:cs="Times New Roman"/>
          </w:rPr>
          <w:t>To make concrete what the network “saw” during the activation phase, Figure 1 above depicts the full, nine-step</w:t>
        </w:r>
      </w:ins>
      <w:ins w:id="1636" w:author="Benton, Deon" w:date="2026-04-08T10:45:00Z" w16du:dateUtc="2026-04-08T15:45:00Z">
        <w:r w:rsidR="00F44AD4">
          <w:rPr>
            <w:rFonts w:ascii="Times New Roman" w:hAnsi="Times New Roman" w:cs="Times New Roman"/>
          </w:rPr>
          <w:t xml:space="preserve"> arced-motion</w:t>
        </w:r>
      </w:ins>
      <w:ins w:id="1637" w:author="Benton, Deon" w:date="2026-03-23T16:39:00Z" w16du:dateUtc="2026-03-23T21:39:00Z">
        <w:r>
          <w:rPr>
            <w:rFonts w:ascii="Times New Roman" w:hAnsi="Times New Roman" w:cs="Times New Roman"/>
          </w:rPr>
          <w:t xml:space="preserve"> trajectory </w:t>
        </w:r>
      </w:ins>
      <w:ins w:id="1638" w:author="Benton, Deon" w:date="2026-04-08T10:45:00Z" w16du:dateUtc="2026-04-08T15:45:00Z">
        <w:r w:rsidR="00F44AD4">
          <w:rPr>
            <w:rFonts w:ascii="Times New Roman" w:hAnsi="Times New Roman" w:cs="Times New Roman"/>
          </w:rPr>
          <w:t>that was</w:t>
        </w:r>
      </w:ins>
      <w:ins w:id="1639" w:author="Benton, Deon" w:date="2026-03-23T16:39:00Z" w16du:dateUtc="2026-03-23T21:39:00Z">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action understanding studies. First, the obstacle was only present when the agent was located in a cell that was directly adjacent to it. This contrasts with how obstacles are treated in most, if not all, action understanding studies. In such studies, obstacles</w:t>
        </w:r>
      </w:ins>
      <w:ins w:id="1640" w:author="Benton, Deon" w:date="2026-04-08T10:46:00Z" w16du:dateUtc="2026-04-08T15:46:00Z">
        <w:r w:rsidR="002D7684">
          <w:rPr>
            <w:rFonts w:ascii="Times New Roman" w:hAnsi="Times New Roman" w:cs="Times New Roman"/>
          </w:rPr>
          <w:t>, when present, remain fully</w:t>
        </w:r>
      </w:ins>
      <w:ins w:id="1641" w:author="Benton, Deon" w:date="2026-03-23T16:39:00Z" w16du:dateUtc="2026-03-23T21:39:00Z">
        <w:r>
          <w:rPr>
            <w:rFonts w:ascii="Times New Roman" w:hAnsi="Times New Roman" w:cs="Times New Roman"/>
          </w:rPr>
          <w:t xml:space="preserve"> visible throughout an entire action event.  Second, the agent “overshoots” the barrier by one cell.</w:t>
        </w:r>
      </w:ins>
      <w:ins w:id="1642" w:author="Benton, Deon" w:date="2026-04-08T10:46:00Z" w16du:dateUtc="2026-04-08T15:46:00Z">
        <w:r w:rsidR="00D31768">
          <w:rPr>
            <w:rFonts w:ascii="Times New Roman" w:hAnsi="Times New Roman" w:cs="Times New Roman"/>
          </w:rPr>
          <w:t xml:space="preserve"> This can be seen by tracing the agent’s arced trajectory.</w:t>
        </w:r>
      </w:ins>
      <w:ins w:id="1643" w:author="Benton, Deon" w:date="2026-03-23T16:39:00Z" w16du:dateUtc="2026-03-23T21:39:00Z">
        <w:r>
          <w:rPr>
            <w:rFonts w:ascii="Times New Roman" w:hAnsi="Times New Roman" w:cs="Times New Roman"/>
          </w:rPr>
          <w:t xml:space="preserve"> This also departs in important ways from what infants typically see in action events that involve obstacles</w:t>
        </w:r>
      </w:ins>
      <w:ins w:id="1644" w:author="Benton, Deon" w:date="2026-04-08T10:46:00Z" w16du:dateUtc="2026-04-08T15:46:00Z">
        <w:r w:rsidR="007D6A74">
          <w:rPr>
            <w:rFonts w:ascii="Times New Roman" w:hAnsi="Times New Roman" w:cs="Times New Roman"/>
          </w:rPr>
          <w:t xml:space="preserve"> (thou</w:t>
        </w:r>
      </w:ins>
      <w:ins w:id="1645" w:author="Benton, Deon" w:date="2026-04-08T10:47:00Z" w16du:dateUtc="2026-04-08T15:47:00Z">
        <w:r w:rsidR="007D6A74">
          <w:rPr>
            <w:rFonts w:ascii="Times New Roman" w:hAnsi="Times New Roman" w:cs="Times New Roman"/>
          </w:rPr>
          <w:t xml:space="preserve">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 xml:space="preserve">Liu &amp; </w:t>
        </w:r>
        <w:proofErr w:type="spellStart"/>
        <w:r w:rsidR="007D6A74">
          <w:rPr>
            <w:rFonts w:ascii="Times New Roman" w:hAnsi="Times New Roman" w:cs="Times New Roman"/>
          </w:rPr>
          <w:t>Spelke</w:t>
        </w:r>
        <w:proofErr w:type="spellEnd"/>
        <w:r w:rsidR="007D6A74">
          <w:rPr>
            <w:rFonts w:ascii="Times New Roman" w:hAnsi="Times New Roman" w:cs="Times New Roman"/>
          </w:rPr>
          <w:t>, 2017)</w:t>
        </w:r>
      </w:ins>
      <w:ins w:id="1646" w:author="Benton, Deon" w:date="2026-03-23T16:39:00Z" w16du:dateUtc="2026-03-23T21:39:00Z">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ins>
      <w:ins w:id="1647" w:author="Benton, Deon" w:date="2026-04-08T10:48:00Z" w16du:dateUtc="2026-04-08T15:48:00Z">
        <w:r w:rsidR="00A703F3">
          <w:rPr>
            <w:rFonts w:ascii="Times New Roman" w:hAnsi="Times New Roman" w:cs="Times New Roman"/>
          </w:rPr>
          <w:t xml:space="preserve"> </w:t>
        </w:r>
      </w:ins>
      <w:ins w:id="1648" w:author="Benton, Deon" w:date="2026-03-23T16:39:00Z" w16du:dateUtc="2026-03-23T21:39:00Z">
        <w:r>
          <w:rPr>
            <w:rFonts w:ascii="Times New Roman" w:hAnsi="Times New Roman" w:cs="Times New Roman"/>
          </w:rPr>
          <w:t xml:space="preserve">remains fully visible throughout the duration of an action event. These issues raise </w:t>
        </w:r>
      </w:ins>
      <w:ins w:id="1649" w:author="Benton, Deon" w:date="2026-04-08T10:48:00Z" w16du:dateUtc="2026-04-08T15:48:00Z">
        <w:r w:rsidR="00A703F3">
          <w:rPr>
            <w:rFonts w:ascii="Times New Roman" w:hAnsi="Times New Roman" w:cs="Times New Roman"/>
          </w:rPr>
          <w:t xml:space="preserve">critical </w:t>
        </w:r>
      </w:ins>
      <w:ins w:id="1650" w:author="Benton, Deon" w:date="2026-03-23T16:39:00Z" w16du:dateUtc="2026-03-23T21:39:00Z">
        <w:r>
          <w:rPr>
            <w:rFonts w:ascii="Times New Roman" w:hAnsi="Times New Roman" w:cs="Times New Roman"/>
          </w:rPr>
          <w:t xml:space="preserve">questions about the </w:t>
        </w:r>
      </w:ins>
      <w:ins w:id="1651" w:author="Benton, Deon" w:date="2026-04-08T10:48:00Z" w16du:dateUtc="2026-04-08T15:48:00Z">
        <w:r w:rsidR="00A703F3">
          <w:rPr>
            <w:rFonts w:ascii="Times New Roman" w:hAnsi="Times New Roman" w:cs="Times New Roman"/>
          </w:rPr>
          <w:t>basis of</w:t>
        </w:r>
      </w:ins>
      <w:ins w:id="1652" w:author="Benton, Deon" w:date="2026-03-23T16:39:00Z" w16du:dateUtc="2026-03-23T21:39:00Z">
        <w:r>
          <w:rPr>
            <w:rFonts w:ascii="Times New Roman" w:hAnsi="Times New Roman" w:cs="Times New Roman"/>
          </w:rPr>
          <w:t xml:space="preserve"> the success of </w:t>
        </w:r>
        <w:proofErr w:type="spellStart"/>
        <w:r>
          <w:rPr>
            <w:rFonts w:ascii="Times New Roman" w:hAnsi="Times New Roman" w:cs="Times New Roman"/>
          </w:rPr>
          <w:t>Overwalle’s</w:t>
        </w:r>
        <w:proofErr w:type="spellEnd"/>
        <w:r>
          <w:rPr>
            <w:rFonts w:ascii="Times New Roman" w:hAnsi="Times New Roman" w:cs="Times New Roman"/>
          </w:rPr>
          <w:t xml:space="preserve">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ins>
      <w:ins w:id="1653" w:author="Benton, Deon" w:date="2026-03-23T16:42:00Z" w16du:dateUtc="2026-03-23T21:42:00Z">
        <w:r w:rsidR="005A0500">
          <w:rPr>
            <w:rFonts w:ascii="Times New Roman" w:hAnsi="Times New Roman" w:cs="Times New Roman"/>
          </w:rPr>
          <w:t xml:space="preserve">and </w:t>
        </w:r>
      </w:ins>
      <w:ins w:id="1654" w:author="Benton, Deon" w:date="2026-03-23T16:39:00Z" w16du:dateUtc="2026-03-23T21:39:00Z">
        <w:r w:rsidRPr="00710203">
          <w:rPr>
            <w:rFonts w:ascii="Times New Roman" w:hAnsi="Times New Roman" w:cs="Times New Roman"/>
          </w:rPr>
          <w:t xml:space="preserve">impact </w:t>
        </w:r>
        <w:r>
          <w:rPr>
            <w:rFonts w:ascii="Times New Roman" w:hAnsi="Times New Roman" w:cs="Times New Roman"/>
          </w:rPr>
          <w:t xml:space="preserve">on OM10’s overall performance, in all </w:t>
        </w:r>
        <w:r>
          <w:rPr>
            <w:rFonts w:ascii="Times New Roman" w:hAnsi="Times New Roman" w:cs="Times New Roman"/>
          </w:rPr>
          <w:lastRenderedPageBreak/>
          <w:t xml:space="preserve">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ins>
      <w:ins w:id="1655" w:author="Benton, Deon" w:date="2026-03-23T16:43:00Z" w16du:dateUtc="2026-03-23T21:43:00Z">
        <w:r w:rsidR="00BC1E32">
          <w:rPr>
            <w:rFonts w:ascii="Times New Roman" w:hAnsi="Times New Roman" w:cs="Times New Roman"/>
          </w:rPr>
          <w:t xml:space="preserve"> as well as to ALIAS</w:t>
        </w:r>
      </w:ins>
      <w:ins w:id="1656" w:author="Benton, Deon" w:date="2026-03-23T16:39:00Z" w16du:dateUtc="2026-03-23T21:39:00Z">
        <w:r>
          <w:rPr>
            <w:rFonts w:ascii="Times New Roman" w:hAnsi="Times New Roman" w:cs="Times New Roman"/>
          </w:rPr>
          <w:t xml:space="preserve">. In </w:t>
        </w:r>
      </w:ins>
      <w:ins w:id="1657" w:author="Benton, Deon" w:date="2026-03-23T16:43:00Z" w16du:dateUtc="2026-03-23T21:43:00Z">
        <w:r w:rsidR="00BC1E32">
          <w:rPr>
            <w:rFonts w:ascii="Times New Roman" w:hAnsi="Times New Roman" w:cs="Times New Roman"/>
          </w:rPr>
          <w:t>OM10-2</w:t>
        </w:r>
      </w:ins>
      <w:ins w:id="1658" w:author="Benton, Deon" w:date="2026-03-23T16:39:00Z" w16du:dateUtc="2026-03-23T21:39:00Z">
        <w:r>
          <w:rPr>
            <w:rFonts w:ascii="Times New Roman" w:hAnsi="Times New Roman" w:cs="Times New Roman"/>
          </w:rPr>
          <w:t>,</w:t>
        </w:r>
        <w:r w:rsidRPr="00710203">
          <w:rPr>
            <w:rFonts w:ascii="Times New Roman" w:hAnsi="Times New Roman" w:cs="Times New Roman"/>
          </w:rPr>
          <w:t xml:space="preserve"> the agent does not overshoot the </w:t>
        </w:r>
        <w:proofErr w:type="gramStart"/>
        <w:r w:rsidRPr="00710203">
          <w:rPr>
            <w:rFonts w:ascii="Times New Roman" w:hAnsi="Times New Roman" w:cs="Times New Roman"/>
          </w:rPr>
          <w:t>barrier</w:t>
        </w:r>
        <w:proofErr w:type="gramEnd"/>
        <w:r w:rsidRPr="00710203">
          <w:rPr>
            <w:rFonts w:ascii="Times New Roman" w:hAnsi="Times New Roman" w:cs="Times New Roman"/>
          </w:rPr>
          <w:t xml:space="preserve"> and both the barrier and goal object </w:t>
        </w:r>
      </w:ins>
      <w:ins w:id="1659" w:author="Benton, Deon" w:date="2026-04-08T10:49:00Z" w16du:dateUtc="2026-04-08T15:49:00Z">
        <w:r w:rsidR="00A703F3">
          <w:rPr>
            <w:rFonts w:ascii="Times New Roman" w:hAnsi="Times New Roman" w:cs="Times New Roman"/>
          </w:rPr>
          <w:t>remain</w:t>
        </w:r>
      </w:ins>
      <w:ins w:id="1660" w:author="Benton, Deon" w:date="2026-03-23T16:39:00Z" w16du:dateUtc="2026-03-23T21:39:00Z">
        <w:r w:rsidRPr="00710203">
          <w:rPr>
            <w:rFonts w:ascii="Times New Roman" w:hAnsi="Times New Roman" w:cs="Times New Roman"/>
          </w:rPr>
          <w:t xml:space="preserve"> present </w:t>
        </w:r>
      </w:ins>
      <w:ins w:id="1661" w:author="Benton, Deon" w:date="2026-03-23T16:43:00Z" w16du:dateUtc="2026-03-23T21:43:00Z">
        <w:r w:rsidR="00BC1E32">
          <w:rPr>
            <w:rFonts w:ascii="Times New Roman" w:hAnsi="Times New Roman" w:cs="Times New Roman"/>
          </w:rPr>
          <w:t>across</w:t>
        </w:r>
      </w:ins>
      <w:ins w:id="1662" w:author="Benton, Deon" w:date="2026-03-23T16:39:00Z" w16du:dateUtc="2026-03-23T21:39:00Z">
        <w:r w:rsidRPr="00710203">
          <w:rPr>
            <w:rFonts w:ascii="Times New Roman" w:hAnsi="Times New Roman" w:cs="Times New Roman"/>
          </w:rPr>
          <w:t xml:space="preserve"> </w:t>
        </w:r>
      </w:ins>
      <w:r w:rsidR="004D7CEA">
        <w:rPr>
          <w:rFonts w:ascii="Times New Roman" w:hAnsi="Times New Roman" w:cs="Times New Roman"/>
        </w:rPr>
        <w:t xml:space="preserve">all </w:t>
      </w:r>
      <w:ins w:id="1663" w:author="Benton, Deon" w:date="2026-04-08T10:49:00Z" w16du:dateUtc="2026-04-08T15:49:00Z">
        <w:r w:rsidR="00A703F3">
          <w:rPr>
            <w:rFonts w:ascii="Times New Roman" w:hAnsi="Times New Roman" w:cs="Times New Roman"/>
          </w:rPr>
          <w:t xml:space="preserve">time </w:t>
        </w:r>
      </w:ins>
      <w:ins w:id="1664" w:author="Benton, Deon" w:date="2026-03-23T16:39:00Z" w16du:dateUtc="2026-03-23T21:39:00Z">
        <w:r w:rsidRPr="00710203">
          <w:rPr>
            <w:rFonts w:ascii="Times New Roman" w:hAnsi="Times New Roman" w:cs="Times New Roman"/>
          </w:rPr>
          <w:t>steps.</w:t>
        </w:r>
      </w:ins>
      <w:ins w:id="1665" w:author="Benton, Deon" w:date="2026-03-25T10:10:00Z" w16du:dateUtc="2026-03-25T15:10:00Z">
        <w:r w:rsidR="00A40620">
          <w:rPr>
            <w:rFonts w:ascii="Times New Roman" w:hAnsi="Times New Roman" w:cs="Times New Roman"/>
          </w:rPr>
          <w:t xml:space="preserve"> </w:t>
        </w:r>
      </w:ins>
      <w:ins w:id="1666" w:author="Benton, Deon" w:date="2026-03-25T10:12:00Z" w16du:dateUtc="2026-03-25T15:12:00Z">
        <w:r w:rsidR="00F06E48">
          <w:rPr>
            <w:rFonts w:ascii="Times New Roman" w:hAnsi="Times New Roman" w:cs="Times New Roman"/>
          </w:rPr>
          <w:t xml:space="preserve">Finally, </w:t>
        </w:r>
      </w:ins>
      <w:ins w:id="1667" w:author="Benton, Deon" w:date="2026-03-25T10:13:00Z" w16du:dateUtc="2026-03-25T15:13:00Z">
        <w:r w:rsidR="00F06E48">
          <w:rPr>
            <w:rFonts w:ascii="Times New Roman" w:hAnsi="Times New Roman" w:cs="Times New Roman"/>
          </w:rPr>
          <w:t>because</w:t>
        </w:r>
      </w:ins>
      <w:ins w:id="1668" w:author="Benton, Deon" w:date="2026-03-25T10:18:00Z" w16du:dateUtc="2026-03-25T15:18:00Z">
        <w:r w:rsidR="00037ADB">
          <w:rPr>
            <w:rFonts w:ascii="Times New Roman" w:hAnsi="Times New Roman" w:cs="Times New Roman"/>
          </w:rPr>
          <w:t xml:space="preserve"> there is greater overall network activity in</w:t>
        </w:r>
      </w:ins>
      <w:ins w:id="1669" w:author="Benton, Deon" w:date="2026-03-25T10:15:00Z" w16du:dateUtc="2026-03-25T15:15:00Z">
        <w:r w:rsidR="00D96F7B">
          <w:rPr>
            <w:rFonts w:ascii="Times New Roman" w:hAnsi="Times New Roman" w:cs="Times New Roman"/>
          </w:rPr>
          <w:t xml:space="preserve"> OM10-2 </w:t>
        </w:r>
      </w:ins>
      <w:ins w:id="1670" w:author="Benton, Deon" w:date="2026-03-25T10:16:00Z" w16du:dateUtc="2026-03-25T15:16:00Z">
        <w:r w:rsidR="00D96F7B">
          <w:rPr>
            <w:rFonts w:ascii="Times New Roman" w:hAnsi="Times New Roman" w:cs="Times New Roman"/>
          </w:rPr>
          <w:t>compared to</w:t>
        </w:r>
      </w:ins>
      <w:ins w:id="1671" w:author="Benton, Deon" w:date="2026-03-25T10:12:00Z" w16du:dateUtc="2026-03-25T15:12:00Z">
        <w:r w:rsidR="00F06E48">
          <w:rPr>
            <w:rFonts w:ascii="Times New Roman" w:hAnsi="Times New Roman" w:cs="Times New Roman"/>
          </w:rPr>
          <w:t xml:space="preserve"> OM10—giv</w:t>
        </w:r>
      </w:ins>
      <w:ins w:id="1672" w:author="Benton, Deon" w:date="2026-03-25T10:13:00Z" w16du:dateUtc="2026-03-25T15:13:00Z">
        <w:r w:rsidR="00F06E48">
          <w:rPr>
            <w:rFonts w:ascii="Times New Roman" w:hAnsi="Times New Roman" w:cs="Times New Roman"/>
          </w:rPr>
          <w:t>en that the barrier and goal objects remain visible across all time steps in which they are present—</w:t>
        </w:r>
      </w:ins>
      <w:ins w:id="1673" w:author="Benton, Deon" w:date="2026-03-25T10:16:00Z" w16du:dateUtc="2026-03-25T15:16:00Z">
        <w:r w:rsidR="00037ADB">
          <w:rPr>
            <w:rFonts w:ascii="Times New Roman" w:hAnsi="Times New Roman" w:cs="Times New Roman"/>
          </w:rPr>
          <w:t>a</w:t>
        </w:r>
      </w:ins>
      <w:ins w:id="1674" w:author="Benton, Deon" w:date="2026-03-25T10:17:00Z" w16du:dateUtc="2026-03-25T15:17:00Z">
        <w:r w:rsidR="00037ADB">
          <w:rPr>
            <w:rFonts w:ascii="Times New Roman" w:hAnsi="Times New Roman" w:cs="Times New Roman"/>
          </w:rPr>
          <w:t xml:space="preserve"> sigmoid activation was applied to the internal activation. </w:t>
        </w:r>
      </w:ins>
      <w:ins w:id="1675" w:author="Benton, Deon" w:date="2026-03-25T10:18:00Z" w16du:dateUtc="2026-03-25T15:18:00Z">
        <w:r w:rsidR="001F434E">
          <w:rPr>
            <w:rFonts w:ascii="Times New Roman" w:hAnsi="Times New Roman" w:cs="Times New Roman"/>
          </w:rPr>
          <w:t>In the absence of this activity function,</w:t>
        </w:r>
      </w:ins>
      <w:ins w:id="1676" w:author="Benton, Deon" w:date="2026-03-25T10:19:00Z" w16du:dateUtc="2026-03-25T15:19:00Z">
        <w:r w:rsidR="001F434E">
          <w:rPr>
            <w:rFonts w:ascii="Times New Roman" w:hAnsi="Times New Roman" w:cs="Times New Roman"/>
          </w:rPr>
          <w:t xml:space="preserve"> the stronger recurrent activity in OM10-2 could lead to a situation in which the activity of the network cannot be computed </w:t>
        </w:r>
      </w:ins>
      <w:ins w:id="1677" w:author="Benton, Deon" w:date="2026-03-25T10:20:00Z" w16du:dateUtc="2026-03-25T15:20:00Z">
        <w:r w:rsidR="001F434E">
          <w:rPr>
            <w:rFonts w:ascii="Times New Roman" w:hAnsi="Times New Roman" w:cs="Times New Roman"/>
          </w:rPr>
          <w:t>due to</w:t>
        </w:r>
      </w:ins>
      <w:ins w:id="1678" w:author="Benton, Deon" w:date="2026-03-25T10:19:00Z" w16du:dateUtc="2026-03-25T15:19:00Z">
        <w:r w:rsidR="001F434E">
          <w:rPr>
            <w:rFonts w:ascii="Times New Roman" w:hAnsi="Times New Roman" w:cs="Times New Roman"/>
          </w:rPr>
          <w:t xml:space="preserve"> unstable network dynamics. </w:t>
        </w:r>
      </w:ins>
    </w:p>
    <w:p w14:paraId="618C49B5" w14:textId="7825C5AE" w:rsidR="00890D2E" w:rsidRDefault="00890D2E" w:rsidP="00AD6BA9">
      <w:pPr>
        <w:spacing w:line="480" w:lineRule="auto"/>
        <w:contextualSpacing/>
        <w:rPr>
          <w:ins w:id="1679" w:author="Benton, Deon" w:date="2026-03-23T15:47:00Z" w16du:dateUtc="2026-03-23T20:47:00Z"/>
          <w:rFonts w:ascii="Times New Roman" w:hAnsi="Times New Roman" w:cs="Times New Roman"/>
        </w:rPr>
      </w:pPr>
      <w:ins w:id="1680" w:author="Benton, Deon" w:date="2026-03-23T15:24:00Z" w16du:dateUtc="2026-03-23T20:24:00Z">
        <w:r>
          <w:rPr>
            <w:rFonts w:ascii="Times New Roman" w:hAnsi="Times New Roman" w:cs="Times New Roman"/>
          </w:rPr>
          <w:tab/>
        </w:r>
      </w:ins>
      <w:ins w:id="1681" w:author="Benton, Deon" w:date="2026-03-23T15:45:00Z" w16du:dateUtc="2026-03-23T20:45:00Z">
        <w:r w:rsidR="00572B16">
          <w:rPr>
            <w:rFonts w:ascii="Times New Roman" w:hAnsi="Times New Roman" w:cs="Times New Roman"/>
          </w:rPr>
          <w:t>At the conclusion of the first phase, t</w:t>
        </w:r>
      </w:ins>
      <w:ins w:id="1682" w:author="Benton, Deon" w:date="2026-03-23T15:24:00Z" w16du:dateUtc="2026-03-23T20:24:00Z">
        <w:r>
          <w:rPr>
            <w:rFonts w:ascii="Times New Roman" w:hAnsi="Times New Roman" w:cs="Times New Roman"/>
          </w:rPr>
          <w:t xml:space="preserve">he model entered </w:t>
        </w:r>
      </w:ins>
      <w:ins w:id="1683" w:author="Benton, Deon" w:date="2026-04-08T10:49:00Z" w16du:dateUtc="2026-04-08T15:49:00Z">
        <w:r w:rsidR="00644795">
          <w:rPr>
            <w:rFonts w:ascii="Times New Roman" w:hAnsi="Times New Roman" w:cs="Times New Roman"/>
          </w:rPr>
          <w:t>a</w:t>
        </w:r>
      </w:ins>
      <w:ins w:id="1684" w:author="Benton, Deon" w:date="2026-03-23T15:24:00Z" w16du:dateUtc="2026-03-23T20:24:00Z">
        <w:r>
          <w:rPr>
            <w:rFonts w:ascii="Times New Roman" w:hAnsi="Times New Roman" w:cs="Times New Roman"/>
          </w:rPr>
          <w:t xml:space="preserve"> second</w:t>
        </w:r>
      </w:ins>
      <w:ins w:id="1685" w:author="Benton, Deon" w:date="2026-03-23T15:46:00Z" w16du:dateUtc="2026-03-23T20:46:00Z">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ins>
      <w:ins w:id="1686" w:author="Benton, Deon" w:date="2026-03-23T15:24:00Z" w16du:dateUtc="2026-03-23T20:24:00Z">
        <w:r>
          <w:rPr>
            <w:rFonts w:ascii="Times New Roman" w:hAnsi="Times New Roman" w:cs="Times New Roman"/>
          </w:rPr>
          <w:t xml:space="preserve">. </w:t>
        </w:r>
      </w:ins>
      <w:ins w:id="1687" w:author="Benton, Deon" w:date="2026-03-23T15:25:00Z" w16du:dateUtc="2026-03-23T20:25:00Z">
        <w:r>
          <w:rPr>
            <w:rFonts w:ascii="Times New Roman" w:hAnsi="Times New Roman" w:cs="Times New Roman"/>
          </w:rPr>
          <w:t>During this phase, the</w:t>
        </w:r>
      </w:ins>
      <w:ins w:id="1688" w:author="Benton, Deon" w:date="2026-03-23T15:26:00Z" w16du:dateUtc="2026-03-23T20:26:00Z">
        <w:r w:rsidR="003F199F">
          <w:rPr>
            <w:rFonts w:ascii="Times New Roman" w:hAnsi="Times New Roman" w:cs="Times New Roman"/>
          </w:rPr>
          <w:t xml:space="preserve"> </w:t>
        </w:r>
      </w:ins>
      <w:ins w:id="1689" w:author="Benton, Deon" w:date="2026-03-23T15:31:00Z" w16du:dateUtc="2026-03-23T20:31:00Z">
        <w:r w:rsidR="00BE654E">
          <w:rPr>
            <w:rFonts w:ascii="Times New Roman" w:hAnsi="Times New Roman" w:cs="Times New Roman"/>
          </w:rPr>
          <w:t>Delta rule (</w:t>
        </w:r>
      </w:ins>
      <w:ins w:id="1690" w:author="Benton, Deon" w:date="2026-03-23T15:43:00Z" w16du:dateUtc="2026-03-23T20:43:00Z">
        <w:r w:rsidR="00D973CA">
          <w:rPr>
            <w:rFonts w:ascii="Times New Roman" w:hAnsi="Times New Roman" w:cs="Times New Roman"/>
          </w:rPr>
          <w:t xml:space="preserve">e.g., </w:t>
        </w:r>
      </w:ins>
      <w:ins w:id="1691" w:author="Benton, Deon" w:date="2026-03-23T15:31:00Z" w16du:dateUtc="2026-03-23T20:31:00Z">
        <w:r w:rsidR="00BE654E">
          <w:rPr>
            <w:rFonts w:ascii="Times New Roman" w:hAnsi="Times New Roman" w:cs="Times New Roman"/>
          </w:rPr>
          <w:t xml:space="preserve">McClelland </w:t>
        </w:r>
        <w:r w:rsidR="00AD6BA9">
          <w:rPr>
            <w:rFonts w:ascii="Times New Roman" w:hAnsi="Times New Roman" w:cs="Times New Roman"/>
          </w:rPr>
          <w:t>&amp; Rumelhart, 1988</w:t>
        </w:r>
      </w:ins>
      <w:ins w:id="1692" w:author="Benton, Deon" w:date="2026-03-23T15:43:00Z" w16du:dateUtc="2026-03-23T20:43:00Z">
        <w:r w:rsidR="00D973CA">
          <w:rPr>
            <w:rFonts w:ascii="Times New Roman" w:hAnsi="Times New Roman" w:cs="Times New Roman"/>
          </w:rPr>
          <w:t xml:space="preserve">; </w:t>
        </w:r>
        <w:proofErr w:type="spellStart"/>
        <w:r w:rsidR="00D973CA">
          <w:rPr>
            <w:rFonts w:ascii="Times New Roman" w:hAnsi="Times New Roman" w:cs="Times New Roman"/>
          </w:rPr>
          <w:t>Widrow</w:t>
        </w:r>
        <w:proofErr w:type="spellEnd"/>
        <w:r w:rsidR="00D973CA">
          <w:rPr>
            <w:rFonts w:ascii="Times New Roman" w:hAnsi="Times New Roman" w:cs="Times New Roman"/>
          </w:rPr>
          <w:t xml:space="preserve"> &amp; Hoff, 1960</w:t>
        </w:r>
      </w:ins>
      <w:ins w:id="1693" w:author="Benton, Deon" w:date="2026-03-23T15:31:00Z" w16du:dateUtc="2026-03-23T20:31:00Z">
        <w:r w:rsidR="00AD6BA9">
          <w:rPr>
            <w:rFonts w:ascii="Times New Roman" w:hAnsi="Times New Roman" w:cs="Times New Roman"/>
          </w:rPr>
          <w:t xml:space="preserve">) </w:t>
        </w:r>
      </w:ins>
      <w:ins w:id="1694" w:author="Benton, Deon" w:date="2026-03-23T15:25:00Z" w16du:dateUtc="2026-03-23T20:25:00Z">
        <w:r w:rsidR="003F199F">
          <w:rPr>
            <w:rFonts w:ascii="Times New Roman" w:hAnsi="Times New Roman" w:cs="Times New Roman"/>
          </w:rPr>
          <w:t>was used to update the network weights</w:t>
        </w:r>
      </w:ins>
      <w:ins w:id="1695" w:author="Benton, Deon" w:date="2026-03-23T15:32:00Z" w16du:dateUtc="2026-03-23T20:32:00Z">
        <w:r w:rsidR="00AD6BA9">
          <w:rPr>
            <w:rFonts w:ascii="Times New Roman" w:hAnsi="Times New Roman" w:cs="Times New Roman"/>
          </w:rPr>
          <w:t xml:space="preserve">. </w:t>
        </w:r>
      </w:ins>
      <w:r w:rsidR="00D13D5A">
        <w:rPr>
          <w:rFonts w:ascii="Times New Roman" w:hAnsi="Times New Roman" w:cs="Times New Roman"/>
        </w:rPr>
        <w:t xml:space="preserve">It </w:t>
      </w:r>
      <w:ins w:id="1696" w:author="Benton, Deon" w:date="2026-03-23T15:46:00Z" w16du:dateUtc="2026-03-23T20:46:00Z">
        <w:r w:rsidR="00CB2377">
          <w:rPr>
            <w:rFonts w:ascii="Times New Roman" w:hAnsi="Times New Roman" w:cs="Times New Roman"/>
          </w:rPr>
          <w:t xml:space="preserve">is worth noting that </w:t>
        </w:r>
      </w:ins>
      <w:ins w:id="1697" w:author="Benton, Deon" w:date="2026-03-23T15:33:00Z" w16du:dateUtc="2026-03-23T20:33:00Z">
        <w:r w:rsidR="00AD6BA9">
          <w:rPr>
            <w:rFonts w:ascii="Times New Roman" w:hAnsi="Times New Roman" w:cs="Times New Roman"/>
          </w:rPr>
          <w:t xml:space="preserve">the specific form of </w:t>
        </w:r>
      </w:ins>
      <w:ins w:id="1698" w:author="Benton, Deon" w:date="2026-03-23T15:36:00Z" w16du:dateUtc="2026-03-23T20:36:00Z">
        <w:r w:rsidR="009B68DB">
          <w:rPr>
            <w:rFonts w:ascii="Times New Roman" w:hAnsi="Times New Roman" w:cs="Times New Roman"/>
          </w:rPr>
          <w:t xml:space="preserve">this rule that </w:t>
        </w:r>
      </w:ins>
      <w:proofErr w:type="spellStart"/>
      <w:r w:rsidR="00D13D5A">
        <w:rPr>
          <w:rFonts w:ascii="Times New Roman" w:hAnsi="Times New Roman" w:cs="Times New Roman"/>
        </w:rPr>
        <w:t>Overwalle</w:t>
      </w:r>
      <w:proofErr w:type="spellEnd"/>
      <w:r w:rsidR="00D13D5A">
        <w:rPr>
          <w:rFonts w:ascii="Times New Roman" w:hAnsi="Times New Roman" w:cs="Times New Roman"/>
        </w:rPr>
        <w:t xml:space="preserve"> (2010) </w:t>
      </w:r>
      <w:ins w:id="1699" w:author="Benton, Deon" w:date="2026-03-23T15:46:00Z" w16du:dateUtc="2026-03-23T20:46:00Z">
        <w:r w:rsidR="00CB2377">
          <w:rPr>
            <w:rFonts w:ascii="Times New Roman" w:hAnsi="Times New Roman" w:cs="Times New Roman"/>
          </w:rPr>
          <w:t xml:space="preserve">employed </w:t>
        </w:r>
      </w:ins>
      <w:ins w:id="1700" w:author="Benton, Deon" w:date="2026-03-23T15:33:00Z" w16du:dateUtc="2026-03-23T20:33:00Z">
        <w:r w:rsidR="00AD6BA9">
          <w:rPr>
            <w:rFonts w:ascii="Times New Roman" w:hAnsi="Times New Roman" w:cs="Times New Roman"/>
          </w:rPr>
          <w:t>encouraged the network to</w:t>
        </w:r>
        <w:r w:rsidR="00651648">
          <w:rPr>
            <w:rFonts w:ascii="Times New Roman" w:hAnsi="Times New Roman" w:cs="Times New Roman"/>
          </w:rPr>
          <w:t xml:space="preserve"> reduce</w:t>
        </w:r>
      </w:ins>
      <w:ins w:id="1701" w:author="Benton, Deon" w:date="2026-03-23T15:36:00Z" w16du:dateUtc="2026-03-23T20:36:00Z">
        <w:r w:rsidR="009B68DB">
          <w:rPr>
            <w:rFonts w:ascii="Times New Roman" w:hAnsi="Times New Roman" w:cs="Times New Roman"/>
          </w:rPr>
          <w:t xml:space="preserve"> </w:t>
        </w:r>
      </w:ins>
      <w:ins w:id="1702" w:author="Benton, Deon" w:date="2026-03-23T15:46:00Z" w16du:dateUtc="2026-03-23T20:46:00Z">
        <w:r w:rsidR="00D1467C">
          <w:rPr>
            <w:rFonts w:ascii="Times New Roman" w:hAnsi="Times New Roman" w:cs="Times New Roman"/>
          </w:rPr>
          <w:t xml:space="preserve">the </w:t>
        </w:r>
      </w:ins>
      <w:ins w:id="1703" w:author="Benton, Deon" w:date="2026-03-23T15:36:00Z" w16du:dateUtc="2026-03-23T20:36:00Z">
        <w:r w:rsidR="009B68DB">
          <w:rPr>
            <w:rFonts w:ascii="Times New Roman" w:hAnsi="Times New Roman" w:cs="Times New Roman"/>
          </w:rPr>
          <w:t>discrepancy between</w:t>
        </w:r>
      </w:ins>
      <w:ins w:id="1704" w:author="Benton, Deon" w:date="2026-03-23T15:33:00Z" w16du:dateUtc="2026-03-23T20:33:00Z">
        <w:r w:rsidR="00651648">
          <w:rPr>
            <w:rFonts w:ascii="Times New Roman" w:hAnsi="Times New Roman" w:cs="Times New Roman"/>
          </w:rPr>
          <w:t xml:space="preserve"> the </w:t>
        </w:r>
      </w:ins>
      <w:ins w:id="1705" w:author="Benton, Deon" w:date="2026-03-23T15:37:00Z" w16du:dateUtc="2026-03-23T20:37:00Z">
        <w:r w:rsidR="009B68DB">
          <w:rPr>
            <w:rFonts w:ascii="Times New Roman" w:hAnsi="Times New Roman" w:cs="Times New Roman"/>
          </w:rPr>
          <w:t>externally provided state of the environment and the internally generated pattern of activation that emerged over the course of the network’s settling dynamic</w:t>
        </w:r>
      </w:ins>
      <w:ins w:id="1706" w:author="Benton, Deon" w:date="2026-03-23T15:34:00Z" w16du:dateUtc="2026-03-23T20:34:00Z">
        <w:r w:rsidR="00651648">
          <w:rPr>
            <w:rFonts w:ascii="Times New Roman" w:hAnsi="Times New Roman" w:cs="Times New Roman"/>
          </w:rPr>
          <w:t xml:space="preserve">; more common usages of the Delta rule involve </w:t>
        </w:r>
      </w:ins>
      <w:ins w:id="1707" w:author="Benton, Deon" w:date="2026-03-23T15:38:00Z" w16du:dateUtc="2026-03-23T20:38:00Z">
        <w:r w:rsidR="009B68DB">
          <w:rPr>
            <w:rFonts w:ascii="Times New Roman" w:hAnsi="Times New Roman" w:cs="Times New Roman"/>
          </w:rPr>
          <w:t>reducing the discrepancy between a target output and the network’s predicted output</w:t>
        </w:r>
      </w:ins>
      <w:ins w:id="1708" w:author="Benton, Deon" w:date="2026-03-23T15:40:00Z" w16du:dateUtc="2026-03-23T20:40:00Z">
        <w:r w:rsidR="00863918">
          <w:rPr>
            <w:rFonts w:ascii="Times New Roman" w:hAnsi="Times New Roman" w:cs="Times New Roman"/>
          </w:rPr>
          <w:t xml:space="preserve"> (e.g., </w:t>
        </w:r>
      </w:ins>
      <w:ins w:id="1709" w:author="Benton, Deon" w:date="2026-03-23T15:44:00Z" w16du:dateUtc="2026-03-23T20:44:00Z">
        <w:r w:rsidR="00D973CA">
          <w:rPr>
            <w:rFonts w:ascii="Times New Roman" w:hAnsi="Times New Roman" w:cs="Times New Roman"/>
          </w:rPr>
          <w:t xml:space="preserve">Rumelhart &amp; </w:t>
        </w:r>
        <w:proofErr w:type="spellStart"/>
        <w:r w:rsidR="00D973CA">
          <w:rPr>
            <w:rFonts w:ascii="Times New Roman" w:hAnsi="Times New Roman" w:cs="Times New Roman"/>
          </w:rPr>
          <w:t>McCllelland</w:t>
        </w:r>
        <w:proofErr w:type="spellEnd"/>
        <w:r w:rsidR="00D973CA">
          <w:rPr>
            <w:rFonts w:ascii="Times New Roman" w:hAnsi="Times New Roman" w:cs="Times New Roman"/>
          </w:rPr>
          <w:t>, 1986).</w:t>
        </w:r>
      </w:ins>
      <w:ins w:id="1710" w:author="Benton, Deon" w:date="2026-03-25T11:34:00Z" w16du:dateUtc="2026-03-25T16:34:00Z">
        <w:r w:rsidR="006F5DD4">
          <w:rPr>
            <w:rFonts w:ascii="Times New Roman" w:hAnsi="Times New Roman" w:cs="Times New Roman"/>
          </w:rPr>
          <w:t xml:space="preserve"> As was the case in </w:t>
        </w:r>
        <w:proofErr w:type="spellStart"/>
        <w:r w:rsidR="006F5DD4">
          <w:rPr>
            <w:rFonts w:ascii="Times New Roman" w:hAnsi="Times New Roman" w:cs="Times New Roman"/>
          </w:rPr>
          <w:t>Overwalle</w:t>
        </w:r>
        <w:proofErr w:type="spellEnd"/>
        <w:r w:rsidR="006F5DD4">
          <w:rPr>
            <w:rFonts w:ascii="Times New Roman" w:hAnsi="Times New Roman" w:cs="Times New Roman"/>
          </w:rPr>
          <w:t xml:space="preserve"> (2010), learning rate was set to 0.10</w:t>
        </w:r>
      </w:ins>
      <w:ins w:id="1711" w:author="Benton, Deon" w:date="2026-03-25T12:11:00Z" w16du:dateUtc="2026-03-25T17:11:00Z">
        <w:r w:rsidR="00860B92">
          <w:rPr>
            <w:rFonts w:ascii="Times New Roman" w:hAnsi="Times New Roman" w:cs="Times New Roman"/>
          </w:rPr>
          <w:t xml:space="preserve"> and the weights</w:t>
        </w:r>
      </w:ins>
      <w:ins w:id="1712" w:author="Benton, Deon" w:date="2026-03-25T12:12:00Z" w16du:dateUtc="2026-03-25T17:12:00Z">
        <w:r w:rsidR="00860B92">
          <w:rPr>
            <w:rFonts w:ascii="Times New Roman" w:hAnsi="Times New Roman" w:cs="Times New Roman"/>
          </w:rPr>
          <w:t xml:space="preserve"> were randomly initialized within the range ±0.2</w:t>
        </w:r>
      </w:ins>
      <w:ins w:id="1713" w:author="Benton, Deon" w:date="2026-03-25T11:34:00Z" w16du:dateUtc="2026-03-25T16:34:00Z">
        <w:r w:rsidR="006F5DD4">
          <w:rPr>
            <w:rFonts w:ascii="Times New Roman" w:hAnsi="Times New Roman" w:cs="Times New Roman"/>
          </w:rPr>
          <w:t>.</w:t>
        </w:r>
      </w:ins>
    </w:p>
    <w:p w14:paraId="74875764" w14:textId="17647624" w:rsidR="007712E0" w:rsidRPr="007712E0" w:rsidRDefault="0011240F" w:rsidP="0023774E">
      <w:pPr>
        <w:spacing w:line="480" w:lineRule="auto"/>
        <w:contextualSpacing/>
        <w:rPr>
          <w:rFonts w:ascii="Times New Roman" w:hAnsi="Times New Roman" w:cs="Times New Roman"/>
        </w:rPr>
      </w:pPr>
      <w:ins w:id="1714" w:author="Benton, Deon" w:date="2026-03-23T15:47:00Z" w16du:dateUtc="2026-03-23T20:47:00Z">
        <w:r>
          <w:rPr>
            <w:rFonts w:ascii="Times New Roman" w:hAnsi="Times New Roman" w:cs="Times New Roman"/>
          </w:rPr>
          <w:tab/>
        </w:r>
      </w:ins>
      <w:ins w:id="1715" w:author="Benton, Deon" w:date="2026-03-23T16:00:00Z" w16du:dateUtc="2026-03-23T21:00:00Z">
        <w:r w:rsidR="00D80739" w:rsidRPr="00D80739">
          <w:rPr>
            <w:rFonts w:ascii="Times New Roman" w:hAnsi="Times New Roman" w:cs="Times New Roman"/>
          </w:rPr>
          <w:t xml:space="preserve">The final phase that the model entered into was the prediction phase. This phase </w:t>
        </w:r>
      </w:ins>
      <w:r w:rsidR="00CA7750">
        <w:rPr>
          <w:rFonts w:ascii="Times New Roman" w:hAnsi="Times New Roman" w:cs="Times New Roman"/>
        </w:rPr>
        <w:t>is the</w:t>
      </w:r>
      <w:r w:rsidR="002278AD">
        <w:rPr>
          <w:rFonts w:ascii="Times New Roman" w:hAnsi="Times New Roman" w:cs="Times New Roman"/>
        </w:rPr>
        <w:t xml:space="preserve"> model analogue of the</w:t>
      </w:r>
      <w:ins w:id="1716" w:author="Benton, Deon" w:date="2026-03-23T16:00:00Z" w16du:dateUtc="2026-03-23T21:00:00Z">
        <w:r w:rsidR="00D80739" w:rsidRPr="00D80739">
          <w:rPr>
            <w:rFonts w:ascii="Times New Roman" w:hAnsi="Times New Roman" w:cs="Times New Roman"/>
          </w:rPr>
          <w:t xml:space="preserve"> test phase in infant studies on action understanding. As such, the network was shown barrierless straight and arced motion events</w:t>
        </w:r>
      </w:ins>
      <w:r w:rsidR="00D2337C">
        <w:rPr>
          <w:rFonts w:ascii="Times New Roman" w:hAnsi="Times New Roman" w:cs="Times New Roman"/>
        </w:rPr>
        <w:t xml:space="preserve">; as was the case in </w:t>
      </w:r>
      <w:proofErr w:type="spellStart"/>
      <w:r w:rsidR="00D2337C">
        <w:rPr>
          <w:rFonts w:ascii="Times New Roman" w:hAnsi="Times New Roman" w:cs="Times New Roman"/>
        </w:rPr>
        <w:t>Overwalle</w:t>
      </w:r>
      <w:proofErr w:type="spellEnd"/>
      <w:r w:rsidR="00D2337C">
        <w:rPr>
          <w:rFonts w:ascii="Times New Roman" w:hAnsi="Times New Roman" w:cs="Times New Roman"/>
        </w:rPr>
        <w:t xml:space="preserve"> (2010), the straight event lasted 5 steps</w:t>
      </w:r>
      <w:ins w:id="1717" w:author="Benton, Deon" w:date="2026-03-23T16:00:00Z" w16du:dateUtc="2026-03-23T21:00:00Z">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ins>
      <w:ins w:id="1718" w:author="Benton, Deon" w:date="2026-03-23T16:01:00Z" w16du:dateUtc="2026-03-23T21:01:00Z">
        <w:r w:rsidR="00D80739">
          <w:rPr>
            <w:rFonts w:ascii="Times New Roman" w:hAnsi="Times New Roman" w:cs="Times New Roman"/>
          </w:rPr>
          <w:t>the two trajectories.</w:t>
        </w:r>
      </w:ins>
      <w:ins w:id="1719" w:author="Benton, Deon" w:date="2026-03-23T16:00:00Z" w16du:dateUtc="2026-03-23T21:00:00Z">
        <w:r w:rsidR="00D80739" w:rsidRPr="00D80739">
          <w:rPr>
            <w:rFonts w:ascii="Times New Roman" w:hAnsi="Times New Roman" w:cs="Times New Roman"/>
          </w:rPr>
          <w:t xml:space="preserve"> </w:t>
        </w:r>
      </w:ins>
      <w:ins w:id="1720" w:author="Benton, Deon" w:date="2026-03-23T16:01:00Z" w16du:dateUtc="2026-03-23T21:01:00Z">
        <w:r w:rsidR="00D80739">
          <w:rPr>
            <w:rFonts w:ascii="Times New Roman" w:hAnsi="Times New Roman" w:cs="Times New Roman"/>
          </w:rPr>
          <w:t xml:space="preserve">The critical cells for the straight trajectory were </w:t>
        </w:r>
      </w:ins>
      <w:ins w:id="1721" w:author="Benton, Deon" w:date="2026-03-23T16:02:00Z" w16du:dateUtc="2026-03-23T21:02:00Z">
        <w:r w:rsidR="00D80739">
          <w:rPr>
            <w:rFonts w:ascii="Times New Roman" w:hAnsi="Times New Roman" w:cs="Times New Roman"/>
          </w:rPr>
          <w:t xml:space="preserve">columns 2-4 in the bottom row of the spatial grid; </w:t>
        </w:r>
        <w:r w:rsidR="00AB7607">
          <w:rPr>
            <w:rFonts w:ascii="Times New Roman" w:hAnsi="Times New Roman" w:cs="Times New Roman"/>
          </w:rPr>
          <w:t xml:space="preserve">the </w:t>
        </w:r>
        <w:r w:rsidR="00AB7607">
          <w:rPr>
            <w:rFonts w:ascii="Times New Roman" w:hAnsi="Times New Roman" w:cs="Times New Roman"/>
          </w:rPr>
          <w:lastRenderedPageBreak/>
          <w:t xml:space="preserve">cells corresponding to </w:t>
        </w:r>
      </w:ins>
      <w:ins w:id="1722" w:author="Benton, Deon" w:date="2026-03-23T16:03:00Z" w16du:dateUtc="2026-03-23T21:03:00Z">
        <w:r w:rsidR="00AB7607">
          <w:rPr>
            <w:rFonts w:ascii="Times New Roman" w:hAnsi="Times New Roman" w:cs="Times New Roman"/>
          </w:rPr>
          <w:t xml:space="preserve">column 2-4 in the third row of the grid comprised the critical cells for the arced motion trajectory. </w:t>
        </w:r>
      </w:ins>
      <w:ins w:id="1723" w:author="Benton, Deon" w:date="2026-03-23T16:04:00Z" w16du:dateUtc="2026-03-23T21:04:00Z">
        <w:r w:rsidR="00AB7607">
          <w:rPr>
            <w:rFonts w:ascii="Times New Roman" w:hAnsi="Times New Roman" w:cs="Times New Roman"/>
          </w:rPr>
          <w:t xml:space="preserve"> </w:t>
        </w:r>
        <w:proofErr w:type="spellStart"/>
        <w:r w:rsidR="00AB7607">
          <w:rPr>
            <w:rFonts w:ascii="Times New Roman" w:hAnsi="Times New Roman" w:cs="Times New Roman"/>
          </w:rPr>
          <w:t>Overwalle</w:t>
        </w:r>
        <w:proofErr w:type="spellEnd"/>
        <w:r w:rsidR="00AB7607">
          <w:rPr>
            <w:rFonts w:ascii="Times New Roman" w:hAnsi="Times New Roman" w:cs="Times New Roman"/>
          </w:rPr>
          <w:t xml:space="preserve"> (2010) interpreted the </w:t>
        </w:r>
      </w:ins>
      <w:ins w:id="1724" w:author="Benton, Deon" w:date="2026-03-23T16:00:00Z" w16du:dateUtc="2026-03-23T21:00:00Z">
        <w:r w:rsidR="00D80739" w:rsidRPr="00D80739">
          <w:rPr>
            <w:rFonts w:ascii="Times New Roman" w:hAnsi="Times New Roman" w:cs="Times New Roman"/>
          </w:rPr>
          <w:t xml:space="preserve">magnitude of </w:t>
        </w:r>
      </w:ins>
      <w:ins w:id="1725" w:author="Benton, Deon" w:date="2026-03-23T16:04:00Z" w16du:dateUtc="2026-03-23T21:04:00Z">
        <w:r w:rsidR="00AB7607">
          <w:rPr>
            <w:rFonts w:ascii="Times New Roman" w:hAnsi="Times New Roman" w:cs="Times New Roman"/>
          </w:rPr>
          <w:t>the combined activation of these unit</w:t>
        </w:r>
      </w:ins>
      <w:r w:rsidR="00D2337C">
        <w:rPr>
          <w:rFonts w:ascii="Times New Roman" w:hAnsi="Times New Roman" w:cs="Times New Roman"/>
        </w:rPr>
        <w:t>s</w:t>
      </w:r>
      <w:ins w:id="1726" w:author="Benton, Deon" w:date="2026-03-23T16:04:00Z" w16du:dateUtc="2026-03-23T21:04:00Z">
        <w:r w:rsidR="00AB7607">
          <w:rPr>
            <w:rFonts w:ascii="Times New Roman" w:hAnsi="Times New Roman" w:cs="Times New Roman"/>
          </w:rPr>
          <w:t xml:space="preserve"> as a measure of the network’s expectation for a given event</w:t>
        </w:r>
      </w:ins>
      <w:ins w:id="1727" w:author="Benton, Deon" w:date="2026-03-23T16:05:00Z" w16du:dateUtc="2026-03-23T21:05:00Z">
        <w:r w:rsidR="00AB7607">
          <w:rPr>
            <w:rFonts w:ascii="Times New Roman" w:hAnsi="Times New Roman" w:cs="Times New Roman"/>
          </w:rPr>
          <w:t xml:space="preserve">—greater activation denoted a stronger expectation. </w:t>
        </w:r>
      </w:ins>
      <w:ins w:id="1728" w:author="Benton, Deon" w:date="2026-03-23T16:00:00Z" w16du:dateUtc="2026-03-23T21:00:00Z">
        <w:r w:rsidR="00D80739" w:rsidRPr="00D80739">
          <w:rPr>
            <w:rFonts w:ascii="Times New Roman" w:hAnsi="Times New Roman" w:cs="Times New Roman"/>
          </w:rPr>
          <w:t xml:space="preserve"> </w:t>
        </w:r>
      </w:ins>
      <w:ins w:id="1729" w:author="Benton, Deon" w:date="2026-03-23T16:10:00Z" w16du:dateUtc="2026-03-23T21:10:00Z">
        <w:r w:rsidR="00AD7AE3">
          <w:rPr>
            <w:rFonts w:ascii="Times New Roman" w:hAnsi="Times New Roman" w:cs="Times New Roman"/>
          </w:rPr>
          <w:t xml:space="preserve">However, because the primary dependent measure in infant action understanding studies </w:t>
        </w:r>
      </w:ins>
      <w:r w:rsidR="00D2337C">
        <w:rPr>
          <w:rFonts w:ascii="Times New Roman" w:hAnsi="Times New Roman" w:cs="Times New Roman"/>
        </w:rPr>
        <w:t>tends to be looking</w:t>
      </w:r>
      <w:ins w:id="1730" w:author="Benton, Deon" w:date="2026-03-23T16:10:00Z" w16du:dateUtc="2026-03-23T21:10:00Z">
        <w:r w:rsidR="00AD7AE3">
          <w:rPr>
            <w:rFonts w:ascii="Times New Roman" w:hAnsi="Times New Roman" w:cs="Times New Roman"/>
          </w:rPr>
          <w:t xml:space="preserve"> time</w:t>
        </w:r>
      </w:ins>
      <w:ins w:id="1731" w:author="Benton, Deon" w:date="2026-03-23T16:11:00Z" w16du:dateUtc="2026-03-23T21:11:00Z">
        <w:r w:rsidR="00AD7AE3">
          <w:rPr>
            <w:rFonts w:ascii="Times New Roman" w:hAnsi="Times New Roman" w:cs="Times New Roman"/>
          </w:rPr>
          <w:t xml:space="preserve"> rather than expectation</w:t>
        </w:r>
      </w:ins>
      <w:ins w:id="1732" w:author="Benton, Deon" w:date="2026-03-23T16:10:00Z" w16du:dateUtc="2026-03-23T21:10:00Z">
        <w:r w:rsidR="00AD7AE3">
          <w:rPr>
            <w:rFonts w:ascii="Times New Roman" w:hAnsi="Times New Roman" w:cs="Times New Roman"/>
          </w:rPr>
          <w:t xml:space="preserve">, </w:t>
        </w:r>
        <w:proofErr w:type="spellStart"/>
        <w:r w:rsidR="00AD7AE3">
          <w:rPr>
            <w:rFonts w:ascii="Times New Roman" w:hAnsi="Times New Roman" w:cs="Times New Roman"/>
          </w:rPr>
          <w:t>Overwalle</w:t>
        </w:r>
        <w:proofErr w:type="spellEnd"/>
        <w:r w:rsidR="00AD7AE3">
          <w:rPr>
            <w:rFonts w:ascii="Times New Roman" w:hAnsi="Times New Roman" w:cs="Times New Roman"/>
          </w:rPr>
          <w:t xml:space="preserve"> (2010) linearly rescaled these activation </w:t>
        </w:r>
      </w:ins>
      <w:ins w:id="1733" w:author="Benton, Deon" w:date="2026-03-23T16:11:00Z" w16du:dateUtc="2026-03-23T21:11:00Z">
        <w:r w:rsidR="00AD7AE3">
          <w:rPr>
            <w:rFonts w:ascii="Times New Roman" w:hAnsi="Times New Roman" w:cs="Times New Roman"/>
          </w:rPr>
          <w:t xml:space="preserve">values such that </w:t>
        </w:r>
      </w:ins>
      <w:ins w:id="1734" w:author="Benton, Deon" w:date="2026-03-23T16:00:00Z" w16du:dateUtc="2026-03-23T21:00:00Z">
        <w:r w:rsidR="00D80739" w:rsidRPr="00D80739">
          <w:rPr>
            <w:rFonts w:ascii="Times New Roman" w:hAnsi="Times New Roman" w:cs="Times New Roman"/>
          </w:rPr>
          <w:t xml:space="preserve">lower activation (weaker </w:t>
        </w:r>
      </w:ins>
      <w:ins w:id="1735" w:author="Benton, Deon" w:date="2026-03-23T16:11:00Z" w16du:dateUtc="2026-03-23T21:11:00Z">
        <w:r w:rsidR="00AD7AE3">
          <w:rPr>
            <w:rFonts w:ascii="Times New Roman" w:hAnsi="Times New Roman" w:cs="Times New Roman"/>
          </w:rPr>
          <w:t>expectation</w:t>
        </w:r>
      </w:ins>
      <w:ins w:id="1736" w:author="Benton, Deon" w:date="2026-03-23T16:00:00Z" w16du:dateUtc="2026-03-23T21:00:00Z">
        <w:r w:rsidR="00D80739" w:rsidRPr="00D80739">
          <w:rPr>
            <w:rFonts w:ascii="Times New Roman" w:hAnsi="Times New Roman" w:cs="Times New Roman"/>
          </w:rPr>
          <w:t>) corresponded to longer looking times and higher activation (</w:t>
        </w:r>
      </w:ins>
      <w:ins w:id="1737" w:author="Benton, Deon" w:date="2026-03-23T16:11:00Z" w16du:dateUtc="2026-03-23T21:11:00Z">
        <w:r w:rsidR="00AD7AE3">
          <w:rPr>
            <w:rFonts w:ascii="Times New Roman" w:hAnsi="Times New Roman" w:cs="Times New Roman"/>
          </w:rPr>
          <w:t>stronger expectation</w:t>
        </w:r>
      </w:ins>
      <w:ins w:id="1738" w:author="Benton, Deon" w:date="2026-03-23T16:00:00Z" w16du:dateUtc="2026-03-23T21:00:00Z">
        <w:r w:rsidR="00D80739" w:rsidRPr="00D80739">
          <w:rPr>
            <w:rFonts w:ascii="Times New Roman" w:hAnsi="Times New Roman" w:cs="Times New Roman"/>
          </w:rPr>
          <w:t>) corresponded to shorter looking times (</w:t>
        </w:r>
        <w:proofErr w:type="spellStart"/>
        <w:r w:rsidR="00D80739" w:rsidRPr="00D80739">
          <w:rPr>
            <w:rFonts w:ascii="Times New Roman" w:hAnsi="Times New Roman" w:cs="Times New Roman"/>
          </w:rPr>
          <w:t>Overwalle</w:t>
        </w:r>
        <w:proofErr w:type="spellEnd"/>
        <w:r w:rsidR="00D80739" w:rsidRPr="00D80739">
          <w:rPr>
            <w:rFonts w:ascii="Times New Roman" w:hAnsi="Times New Roman" w:cs="Times New Roman"/>
          </w:rPr>
          <w:t>, 2010).</w:t>
        </w:r>
      </w:ins>
      <w:ins w:id="1739" w:author="Benton, Deon" w:date="2026-03-23T16:11:00Z" w16du:dateUtc="2026-03-23T21:11:00Z">
        <w:r w:rsidR="00AD7AE3">
          <w:rPr>
            <w:rFonts w:ascii="Times New Roman" w:hAnsi="Times New Roman" w:cs="Times New Roman"/>
          </w:rPr>
          <w:t xml:space="preserve"> </w:t>
        </w:r>
      </w:ins>
      <w:ins w:id="1740" w:author="Benton, Deon" w:date="2026-03-23T16:16:00Z" w16du:dateUtc="2026-03-23T21:16:00Z">
        <w:r w:rsidR="0027661B">
          <w:rPr>
            <w:rFonts w:ascii="Times New Roman" w:hAnsi="Times New Roman" w:cs="Times New Roman"/>
          </w:rPr>
          <w:t>Because the exact nature of this r</w:t>
        </w:r>
      </w:ins>
      <w:ins w:id="1741" w:author="Benton, Deon" w:date="2026-03-23T16:12:00Z" w16du:dateUtc="2026-03-23T21:12:00Z">
        <w:r w:rsidR="00AD7AE3">
          <w:rPr>
            <w:rFonts w:ascii="Times New Roman" w:hAnsi="Times New Roman" w:cs="Times New Roman"/>
          </w:rPr>
          <w:t xml:space="preserve">escaling was </w:t>
        </w:r>
      </w:ins>
      <w:ins w:id="1742" w:author="Benton, Deon" w:date="2026-03-23T16:17:00Z" w16du:dateUtc="2026-03-23T21:17:00Z">
        <w:r w:rsidR="0027661B">
          <w:rPr>
            <w:rFonts w:ascii="Times New Roman" w:hAnsi="Times New Roman" w:cs="Times New Roman"/>
          </w:rPr>
          <w:t>not specified</w:t>
        </w:r>
      </w:ins>
      <w:ins w:id="1743" w:author="Benton, Deon" w:date="2026-03-23T16:12:00Z" w16du:dateUtc="2026-03-23T21:12:00Z">
        <w:r w:rsidR="00AD7AE3">
          <w:rPr>
            <w:rFonts w:ascii="Times New Roman" w:hAnsi="Times New Roman" w:cs="Times New Roman"/>
          </w:rPr>
          <w:t>, i</w:t>
        </w:r>
      </w:ins>
      <w:ins w:id="1744" w:author="Benton, Deon" w:date="2026-03-23T16:00:00Z" w16du:dateUtc="2026-03-23T21:00:00Z">
        <w:r w:rsidR="00D80739" w:rsidRPr="00D80739">
          <w:rPr>
            <w:rFonts w:ascii="Times New Roman" w:hAnsi="Times New Roman" w:cs="Times New Roman"/>
          </w:rPr>
          <w:t>n the present implementation, this relationship was made explicit by transforming activation values using a simple inverse mapping</w:t>
        </w:r>
      </w:ins>
      <w:ins w:id="1745" w:author="Benton, Deon" w:date="2026-03-23T16:12:00Z" w16du:dateUtc="2026-03-23T21:12:00Z">
        <w:r w:rsidR="00FE7098">
          <w:rPr>
            <w:rFonts w:ascii="Times New Roman" w:hAnsi="Times New Roman" w:cs="Times New Roman"/>
          </w:rPr>
          <w:t xml:space="preserve"> in which</w:t>
        </w:r>
      </w:ins>
      <w:ins w:id="1746" w:author="Benton, Deon" w:date="2026-03-23T16:13:00Z" w16du:dateUtc="2026-03-23T21:13:00Z">
        <w:r w:rsidR="00FE7098">
          <w:rPr>
            <w:rFonts w:ascii="Times New Roman" w:hAnsi="Times New Roman" w:cs="Times New Roman"/>
          </w:rPr>
          <w:t xml:space="preserve"> the combined activation of the critical units was subtracted from one. A</w:t>
        </w:r>
      </w:ins>
      <w:ins w:id="1747" w:author="Benton, Deon" w:date="2026-03-23T16:14:00Z" w16du:dateUtc="2026-03-23T21:14:00Z">
        <w:r w:rsidR="005217F5">
          <w:rPr>
            <w:rFonts w:ascii="Times New Roman" w:hAnsi="Times New Roman" w:cs="Times New Roman"/>
          </w:rPr>
          <w:t xml:space="preserve">lthough the mathematical transformation used here differed from that </w:t>
        </w:r>
      </w:ins>
      <w:ins w:id="1748" w:author="Benton, Deon" w:date="2026-03-23T16:13:00Z" w16du:dateUtc="2026-03-23T21:13:00Z">
        <w:r w:rsidR="00FE7098">
          <w:rPr>
            <w:rFonts w:ascii="Times New Roman" w:hAnsi="Times New Roman" w:cs="Times New Roman"/>
          </w:rPr>
          <w:t xml:space="preserve">in </w:t>
        </w:r>
        <w:proofErr w:type="spellStart"/>
        <w:r w:rsidR="00FE7098">
          <w:rPr>
            <w:rFonts w:ascii="Times New Roman" w:hAnsi="Times New Roman" w:cs="Times New Roman"/>
          </w:rPr>
          <w:t>Overwalle</w:t>
        </w:r>
        <w:proofErr w:type="spellEnd"/>
        <w:r w:rsidR="00FE7098">
          <w:rPr>
            <w:rFonts w:ascii="Times New Roman" w:hAnsi="Times New Roman" w:cs="Times New Roman"/>
          </w:rPr>
          <w:t xml:space="preserve"> </w:t>
        </w:r>
      </w:ins>
      <w:ins w:id="1749" w:author="Benton, Deon" w:date="2026-03-23T16:14:00Z" w16du:dateUtc="2026-03-23T21:14:00Z">
        <w:r w:rsidR="00FE7098">
          <w:rPr>
            <w:rFonts w:ascii="Times New Roman" w:hAnsi="Times New Roman" w:cs="Times New Roman"/>
          </w:rPr>
          <w:t>(2010),</w:t>
        </w:r>
        <w:r w:rsidR="005217F5">
          <w:rPr>
            <w:rFonts w:ascii="Times New Roman" w:hAnsi="Times New Roman" w:cs="Times New Roman"/>
          </w:rPr>
          <w:t xml:space="preserve"> the </w:t>
        </w:r>
      </w:ins>
      <w:ins w:id="1750" w:author="Benton, Deon" w:date="2026-03-23T16:17:00Z" w16du:dateUtc="2026-03-23T21:17:00Z">
        <w:r w:rsidR="0027661B">
          <w:rPr>
            <w:rFonts w:ascii="Times New Roman" w:hAnsi="Times New Roman" w:cs="Times New Roman"/>
          </w:rPr>
          <w:t>interpretation of</w:t>
        </w:r>
      </w:ins>
      <w:ins w:id="1751" w:author="Benton, Deon" w:date="2026-03-23T16:14:00Z" w16du:dateUtc="2026-03-23T21:14:00Z">
        <w:r w:rsidR="005217F5">
          <w:rPr>
            <w:rFonts w:ascii="Times New Roman" w:hAnsi="Times New Roman" w:cs="Times New Roman"/>
          </w:rPr>
          <w:t xml:space="preserve"> the mapping betwe</w:t>
        </w:r>
      </w:ins>
      <w:ins w:id="1752" w:author="Benton, Deon" w:date="2026-03-23T16:15:00Z" w16du:dateUtc="2026-03-23T21:15:00Z">
        <w:r w:rsidR="005217F5">
          <w:rPr>
            <w:rFonts w:ascii="Times New Roman" w:hAnsi="Times New Roman" w:cs="Times New Roman"/>
          </w:rPr>
          <w:t xml:space="preserve">en </w:t>
        </w:r>
      </w:ins>
      <w:ins w:id="1753" w:author="Benton, Deon" w:date="2026-03-23T16:17:00Z" w16du:dateUtc="2026-03-23T21:17:00Z">
        <w:r w:rsidR="0027661B">
          <w:rPr>
            <w:rFonts w:ascii="Times New Roman" w:hAnsi="Times New Roman" w:cs="Times New Roman"/>
          </w:rPr>
          <w:t>activation and looking time</w:t>
        </w:r>
      </w:ins>
      <w:ins w:id="1754" w:author="Benton, Deon" w:date="2026-03-23T16:15:00Z" w16du:dateUtc="2026-03-23T21:15:00Z">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ins>
      <w:ins w:id="1755" w:author="Benton, Deon" w:date="2026-03-23T16:00:00Z" w16du:dateUtc="2026-03-23T21:00:00Z">
        <w:r w:rsidR="00D80739" w:rsidRPr="00D80739">
          <w:rPr>
            <w:rFonts w:ascii="Times New Roman" w:hAnsi="Times New Roman" w:cs="Times New Roman"/>
          </w:rPr>
          <w:t xml:space="preserve"> higher</w:t>
        </w:r>
      </w:ins>
      <w:ins w:id="1756" w:author="Benton, Deon" w:date="2026-03-23T16:15:00Z" w16du:dateUtc="2026-03-23T21:15:00Z">
        <w:r w:rsidR="005217F5">
          <w:rPr>
            <w:rFonts w:ascii="Times New Roman" w:hAnsi="Times New Roman" w:cs="Times New Roman"/>
          </w:rPr>
          <w:t xml:space="preserve"> activation</w:t>
        </w:r>
      </w:ins>
      <w:ins w:id="1757" w:author="Benton, Deon" w:date="2026-03-23T16:00:00Z" w16du:dateUtc="2026-03-23T21:00:00Z">
        <w:r w:rsidR="00D80739" w:rsidRPr="00D80739">
          <w:rPr>
            <w:rFonts w:ascii="Times New Roman" w:hAnsi="Times New Roman" w:cs="Times New Roman"/>
          </w:rPr>
          <w:t xml:space="preserve"> values </w:t>
        </w:r>
      </w:ins>
      <w:ins w:id="1758" w:author="Benton, Deon" w:date="2026-03-23T16:15:00Z" w16du:dateUtc="2026-03-23T21:15:00Z">
        <w:r w:rsidR="005217F5">
          <w:rPr>
            <w:rFonts w:ascii="Times New Roman" w:hAnsi="Times New Roman" w:cs="Times New Roman"/>
          </w:rPr>
          <w:t xml:space="preserve">on this </w:t>
        </w:r>
      </w:ins>
      <w:ins w:id="1759" w:author="Benton, Deon" w:date="2026-03-23T16:17:00Z" w16du:dateUtc="2026-03-23T21:17:00Z">
        <w:r w:rsidR="007A7E19">
          <w:rPr>
            <w:rFonts w:ascii="Times New Roman" w:hAnsi="Times New Roman" w:cs="Times New Roman"/>
          </w:rPr>
          <w:t xml:space="preserve">transformed </w:t>
        </w:r>
      </w:ins>
      <w:ins w:id="1760" w:author="Benton, Deon" w:date="2026-03-23T16:15:00Z" w16du:dateUtc="2026-03-23T21:15:00Z">
        <w:r w:rsidR="005217F5">
          <w:rPr>
            <w:rFonts w:ascii="Times New Roman" w:hAnsi="Times New Roman" w:cs="Times New Roman"/>
          </w:rPr>
          <w:t>measure reflect longer looking.</w:t>
        </w:r>
      </w:ins>
      <w:r w:rsidR="007D1241">
        <w:rPr>
          <w:rFonts w:ascii="Times New Roman" w:hAnsi="Times New Roman" w:cs="Times New Roman"/>
        </w:rPr>
        <w:t xml:space="preserve"> </w:t>
      </w:r>
    </w:p>
    <w:p w14:paraId="200D6C24" w14:textId="464D440F"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Associative Learning in Action Studies (ALIAS) model was</w:t>
      </w:r>
      <w:r w:rsidR="00524642">
        <w:rPr>
          <w:rFonts w:ascii="Times New Roman" w:hAnsi="Times New Roman" w:cs="Times New Roman"/>
        </w:rPr>
        <w:t xml:space="preserve"> </w:t>
      </w:r>
      <w:ins w:id="1761" w:author="Benton, Deon" w:date="2026-02-25T13:09:00Z" w16du:dateUtc="2026-02-25T19:09:00Z">
        <w:r w:rsidR="001F704D">
          <w:rPr>
            <w:rFonts w:ascii="Times New Roman" w:hAnsi="Times New Roman" w:cs="Times New Roman"/>
          </w:rPr>
          <w:t>a connectionist model</w:t>
        </w:r>
      </w:ins>
      <w:ins w:id="1762" w:author="Benton, Deon" w:date="2026-02-25T12:33:00Z" w16du:dateUtc="2026-02-25T18:33:00Z">
        <w:r w:rsidR="00840921">
          <w:rPr>
            <w:rFonts w:ascii="Times New Roman" w:hAnsi="Times New Roman" w:cs="Times New Roman"/>
          </w:rPr>
          <w:t xml:space="preserve"> that combined an </w:t>
        </w:r>
      </w:ins>
      <w:ins w:id="1763" w:author="Benton, Deon" w:date="2026-02-25T12:35:00Z" w16du:dateUtc="2026-02-25T18:35:00Z">
        <w:r w:rsidR="00181ADB">
          <w:rPr>
            <w:rFonts w:ascii="Times New Roman" w:hAnsi="Times New Roman" w:cs="Times New Roman"/>
          </w:rPr>
          <w:t>autoencoder</w:t>
        </w:r>
      </w:ins>
      <w:ins w:id="1764" w:author="Benton, Deon" w:date="2026-02-25T12:33:00Z" w16du:dateUtc="2026-02-25T18:33:00Z">
        <w:r w:rsidR="00840921">
          <w:rPr>
            <w:rFonts w:ascii="Times New Roman" w:hAnsi="Times New Roman" w:cs="Times New Roman"/>
          </w:rPr>
          <w:t xml:space="preserve"> (e.g., Mareschal et al., 2000) with a simple</w:t>
        </w:r>
      </w:ins>
      <w:ins w:id="1765" w:author="Benton, Deon" w:date="2026-02-25T12:34:00Z" w16du:dateUtc="2026-02-25T18:34:00Z">
        <w:r w:rsidR="00840921">
          <w:rPr>
            <w:rFonts w:ascii="Times New Roman" w:hAnsi="Times New Roman" w:cs="Times New Roman"/>
          </w:rPr>
          <w:t xml:space="preserve"> recurrent network (</w:t>
        </w:r>
      </w:ins>
      <w:ins w:id="1766" w:author="Benton, Deon" w:date="2026-02-25T12:44:00Z" w16du:dateUtc="2026-02-25T18:44:00Z">
        <w:r w:rsidR="006B0C8E">
          <w:rPr>
            <w:rFonts w:ascii="Times New Roman" w:hAnsi="Times New Roman" w:cs="Times New Roman"/>
          </w:rPr>
          <w:t xml:space="preserve">i.e., an </w:t>
        </w:r>
      </w:ins>
      <w:proofErr w:type="gramStart"/>
      <w:ins w:id="1767" w:author="Benton, Deon" w:date="2026-02-25T12:36:00Z" w16du:dateUtc="2026-02-25T18:36:00Z">
        <w:r w:rsidR="00181ADB">
          <w:rPr>
            <w:rFonts w:ascii="Times New Roman" w:hAnsi="Times New Roman" w:cs="Times New Roman"/>
          </w:rPr>
          <w:t>SRN;</w:t>
        </w:r>
        <w:proofErr w:type="gramEnd"/>
        <w:r w:rsidR="00181ADB">
          <w:rPr>
            <w:rFonts w:ascii="Times New Roman" w:hAnsi="Times New Roman" w:cs="Times New Roman"/>
          </w:rPr>
          <w:t xml:space="preserve"> </w:t>
        </w:r>
      </w:ins>
      <w:ins w:id="1768" w:author="Benton, Deon" w:date="2026-02-25T12:34:00Z" w16du:dateUtc="2026-02-25T18:34:00Z">
        <w:r w:rsidR="00840921">
          <w:rPr>
            <w:rFonts w:ascii="Times New Roman" w:hAnsi="Times New Roman" w:cs="Times New Roman"/>
          </w:rPr>
          <w:t>e.g., Elman, 1990).</w:t>
        </w:r>
      </w:ins>
      <w:r w:rsidR="00524642">
        <w:rPr>
          <w:rFonts w:ascii="Times New Roman" w:hAnsi="Times New Roman" w:cs="Times New Roman"/>
        </w:rPr>
        <w:t xml:space="preserve"> </w:t>
      </w:r>
      <w:ins w:id="1769" w:author="Benton, Deon" w:date="2026-03-20T11:02:00Z" w16du:dateUtc="2026-03-20T16:02:00Z">
        <w:r w:rsidR="003A78A1">
          <w:rPr>
            <w:rFonts w:ascii="Times New Roman" w:hAnsi="Times New Roman" w:cs="Times New Roman"/>
          </w:rPr>
          <w:t>Autoencoders are artificial neural networks that</w:t>
        </w:r>
      </w:ins>
      <w:ins w:id="1770" w:author="Benton, Deon" w:date="2026-02-25T12:34:00Z" w16du:dateUtc="2026-02-25T18:34:00Z">
        <w:r w:rsidR="00840921">
          <w:rPr>
            <w:rFonts w:ascii="Times New Roman" w:hAnsi="Times New Roman" w:cs="Times New Roman"/>
          </w:rPr>
          <w:t xml:space="preserve"> </w:t>
        </w:r>
      </w:ins>
      <w:ins w:id="1771" w:author="Benton, Deon" w:date="2026-02-25T12:35:00Z" w16du:dateUtc="2026-02-25T18:35:00Z">
        <w:r w:rsidR="00840921">
          <w:rPr>
            <w:rFonts w:ascii="Times New Roman" w:hAnsi="Times New Roman" w:cs="Times New Roman"/>
          </w:rPr>
          <w:t>learn a compact</w:t>
        </w:r>
      </w:ins>
      <w:ins w:id="1772" w:author="Benton, Deon" w:date="2026-03-20T11:03:00Z" w16du:dateUtc="2026-03-20T16:03:00Z">
        <w:r w:rsidR="003A78A1">
          <w:rPr>
            <w:rFonts w:ascii="Times New Roman" w:hAnsi="Times New Roman" w:cs="Times New Roman"/>
          </w:rPr>
          <w:t xml:space="preserve"> internal</w:t>
        </w:r>
      </w:ins>
      <w:ins w:id="1773" w:author="Benton, Deon" w:date="2026-02-25T12:35:00Z" w16du:dateUtc="2026-02-25T18:35:00Z">
        <w:r w:rsidR="00840921">
          <w:rPr>
            <w:rFonts w:ascii="Times New Roman" w:hAnsi="Times New Roman" w:cs="Times New Roman"/>
          </w:rPr>
          <w:t xml:space="preserve"> representation</w:t>
        </w:r>
      </w:ins>
      <w:ins w:id="1774" w:author="Benton, Deon" w:date="2026-03-20T11:03:00Z" w16du:dateUtc="2026-03-20T16:03:00Z">
        <w:r w:rsidR="003A78A1">
          <w:rPr>
            <w:rFonts w:ascii="Times New Roman" w:hAnsi="Times New Roman" w:cs="Times New Roman"/>
          </w:rPr>
          <w:t xml:space="preserve"> at the hidden layer</w:t>
        </w:r>
      </w:ins>
      <w:ins w:id="1775" w:author="Benton, Deon" w:date="2026-02-25T12:35:00Z" w16du:dateUtc="2026-02-25T18:35:00Z">
        <w:r w:rsidR="00840921">
          <w:rPr>
            <w:rFonts w:ascii="Times New Roman" w:hAnsi="Times New Roman" w:cs="Times New Roman"/>
          </w:rPr>
          <w:t xml:space="preserve"> </w:t>
        </w:r>
      </w:ins>
      <w:ins w:id="1776" w:author="Benton, Deon" w:date="2026-03-20T11:03:00Z" w16du:dateUtc="2026-03-20T16:03:00Z">
        <w:r w:rsidR="003A78A1">
          <w:rPr>
            <w:rFonts w:ascii="Times New Roman" w:hAnsi="Times New Roman" w:cs="Times New Roman"/>
          </w:rPr>
          <w:t>that is</w:t>
        </w:r>
      </w:ins>
      <w:ins w:id="1777" w:author="Benton, Deon" w:date="2026-02-25T12:35:00Z" w16du:dateUtc="2026-02-25T18:35:00Z">
        <w:r w:rsidR="00840921">
          <w:rPr>
            <w:rFonts w:ascii="Times New Roman" w:hAnsi="Times New Roman" w:cs="Times New Roman"/>
          </w:rPr>
          <w:t xml:space="preserve"> sufficient to reproduce </w:t>
        </w:r>
      </w:ins>
      <w:ins w:id="1778" w:author="Benton, Deon" w:date="2026-03-20T11:03:00Z" w16du:dateUtc="2026-03-20T16:03:00Z">
        <w:r w:rsidR="003A78A1">
          <w:rPr>
            <w:rFonts w:ascii="Times New Roman" w:hAnsi="Times New Roman" w:cs="Times New Roman"/>
          </w:rPr>
          <w:t>input presented to the model</w:t>
        </w:r>
      </w:ins>
      <w:ins w:id="1779" w:author="Benton, Deon" w:date="2026-02-25T12:35:00Z" w16du:dateUtc="2026-02-25T18:35:00Z">
        <w:r w:rsidR="00840921">
          <w:rPr>
            <w:rFonts w:ascii="Times New Roman" w:hAnsi="Times New Roman" w:cs="Times New Roman"/>
          </w:rPr>
          <w:t xml:space="preserve"> at the output layer</w:t>
        </w:r>
      </w:ins>
      <w:ins w:id="1780" w:author="Benton, Deon" w:date="2026-03-20T11:06:00Z" w16du:dateUtc="2026-03-20T16:06:00Z">
        <w:r w:rsidR="005D3A58">
          <w:rPr>
            <w:rFonts w:ascii="Times New Roman" w:hAnsi="Times New Roman" w:cs="Times New Roman"/>
          </w:rPr>
          <w:t xml:space="preserve">. This kind of model was chosen because the form of learning that </w:t>
        </w:r>
      </w:ins>
      <w:ins w:id="1781" w:author="Benton, Deon" w:date="2026-03-20T11:07:00Z" w16du:dateUtc="2026-03-20T16:07:00Z">
        <w:r w:rsidR="000F4A8C">
          <w:rPr>
            <w:rFonts w:ascii="Times New Roman" w:hAnsi="Times New Roman" w:cs="Times New Roman"/>
          </w:rPr>
          <w:t>it employs</w:t>
        </w:r>
      </w:ins>
      <w:ins w:id="1782" w:author="Benton, Deon" w:date="2026-03-20T11:06:00Z" w16du:dateUtc="2026-03-20T16:06:00Z">
        <w:r w:rsidR="005D3A58">
          <w:rPr>
            <w:rFonts w:ascii="Times New Roman" w:hAnsi="Times New Roman" w:cs="Times New Roman"/>
          </w:rPr>
          <w:t xml:space="preserve">—namely, </w:t>
        </w:r>
      </w:ins>
      <w:ins w:id="1783" w:author="Benton, Deon" w:date="2026-03-20T11:13:00Z" w16du:dateUtc="2026-03-20T16:13:00Z">
        <w:r w:rsidR="001D25EC">
          <w:rPr>
            <w:rFonts w:ascii="Times New Roman" w:hAnsi="Times New Roman" w:cs="Times New Roman"/>
          </w:rPr>
          <w:t xml:space="preserve">self-supervised learning </w:t>
        </w:r>
      </w:ins>
      <w:ins w:id="1784" w:author="Benton, Deon" w:date="2026-03-20T11:14:00Z" w16du:dateUtc="2026-03-20T16:14:00Z">
        <w:r w:rsidR="001D25EC">
          <w:rPr>
            <w:rFonts w:ascii="Times New Roman" w:hAnsi="Times New Roman" w:cs="Times New Roman"/>
          </w:rPr>
          <w:t xml:space="preserve">that is </w:t>
        </w:r>
      </w:ins>
      <w:ins w:id="1785" w:author="Benton, Deon" w:date="2026-03-20T11:08:00Z" w16du:dateUtc="2026-03-20T16:08:00Z">
        <w:r w:rsidR="000F4A8C">
          <w:rPr>
            <w:rFonts w:ascii="Times New Roman" w:hAnsi="Times New Roman" w:cs="Times New Roman"/>
          </w:rPr>
          <w:t xml:space="preserve">input-driven </w:t>
        </w:r>
      </w:ins>
      <w:ins w:id="1786" w:author="Benton, Deon" w:date="2026-03-20T11:14:00Z" w16du:dateUtc="2026-03-20T16:14:00Z">
        <w:r w:rsidR="001D25EC">
          <w:rPr>
            <w:rFonts w:ascii="Times New Roman" w:hAnsi="Times New Roman" w:cs="Times New Roman"/>
          </w:rPr>
          <w:t xml:space="preserve">rather than driven by </w:t>
        </w:r>
      </w:ins>
      <w:ins w:id="1787" w:author="Benton, Deon" w:date="2026-03-20T11:08:00Z" w16du:dateUtc="2026-03-20T16:08:00Z">
        <w:r w:rsidR="000F4A8C">
          <w:rPr>
            <w:rFonts w:ascii="Times New Roman" w:hAnsi="Times New Roman" w:cs="Times New Roman"/>
          </w:rPr>
          <w:t>an explicit teaching signal—</w:t>
        </w:r>
      </w:ins>
      <w:ins w:id="1788" w:author="Benton, Deon" w:date="2026-03-20T11:07:00Z" w16du:dateUtc="2026-03-20T16:07:00Z">
        <w:r w:rsidR="000F4A8C">
          <w:rPr>
            <w:rFonts w:ascii="Times New Roman" w:hAnsi="Times New Roman" w:cs="Times New Roman"/>
          </w:rPr>
          <w:t xml:space="preserve">aligns with </w:t>
        </w:r>
      </w:ins>
      <w:ins w:id="1789" w:author="Benton, Deon" w:date="2026-03-20T11:08:00Z" w16du:dateUtc="2026-03-20T16:08:00Z">
        <w:r w:rsidR="000F4A8C">
          <w:rPr>
            <w:rFonts w:ascii="Times New Roman" w:hAnsi="Times New Roman" w:cs="Times New Roman"/>
          </w:rPr>
          <w:t>prominent theories of</w:t>
        </w:r>
      </w:ins>
      <w:ins w:id="1790" w:author="Benton, Deon" w:date="2026-03-20T11:07:00Z" w16du:dateUtc="2026-03-20T16:07:00Z">
        <w:r w:rsidR="000F4A8C">
          <w:rPr>
            <w:rFonts w:ascii="Times New Roman" w:hAnsi="Times New Roman" w:cs="Times New Roman"/>
          </w:rPr>
          <w:t xml:space="preserve"> how infants </w:t>
        </w:r>
      </w:ins>
      <w:ins w:id="1791" w:author="Benton, Deon" w:date="2026-03-20T11:10:00Z" w16du:dateUtc="2026-03-20T16:10:00Z">
        <w:r w:rsidR="006510CD">
          <w:rPr>
            <w:rFonts w:ascii="Times New Roman" w:hAnsi="Times New Roman" w:cs="Times New Roman"/>
          </w:rPr>
          <w:t>learn</w:t>
        </w:r>
      </w:ins>
      <w:ins w:id="1792" w:author="Benton, Deon" w:date="2026-03-20T11:12:00Z" w16du:dateUtc="2026-03-20T16:12:00Z">
        <w:r w:rsidR="00B2137D">
          <w:rPr>
            <w:rFonts w:ascii="Times New Roman" w:hAnsi="Times New Roman" w:cs="Times New Roman"/>
          </w:rPr>
          <w:t xml:space="preserve"> (e.g., Jeffrey &amp; Cohen, </w:t>
        </w:r>
      </w:ins>
      <w:ins w:id="1793" w:author="Benton, Deon" w:date="2026-03-20T11:13:00Z" w16du:dateUtc="2026-03-20T16:13:00Z">
        <w:r w:rsidR="00B2137D">
          <w:rPr>
            <w:rFonts w:ascii="Times New Roman" w:hAnsi="Times New Roman" w:cs="Times New Roman"/>
          </w:rPr>
          <w:t xml:space="preserve">1971; </w:t>
        </w:r>
      </w:ins>
      <w:ins w:id="1794" w:author="Benton, Deon" w:date="2026-03-20T11:12:00Z" w16du:dateUtc="2026-03-20T16:12:00Z">
        <w:r w:rsidR="00B2137D">
          <w:rPr>
            <w:rFonts w:ascii="Times New Roman" w:hAnsi="Times New Roman" w:cs="Times New Roman"/>
          </w:rPr>
          <w:t>Sokolov, 1963)</w:t>
        </w:r>
      </w:ins>
      <w:ins w:id="1795" w:author="Benton, Deon" w:date="2026-03-20T11:07:00Z" w16du:dateUtc="2026-03-20T16:07:00Z">
        <w:r w:rsidR="000F4A8C">
          <w:rPr>
            <w:rFonts w:ascii="Times New Roman" w:hAnsi="Times New Roman" w:cs="Times New Roman"/>
          </w:rPr>
          <w:t xml:space="preserve">. </w:t>
        </w:r>
      </w:ins>
      <w:ins w:id="1796" w:author="Benton, Deon" w:date="2026-02-25T12:36:00Z" w16du:dateUtc="2026-02-25T18:36:00Z">
        <w:r w:rsidR="00181ADB">
          <w:rPr>
            <w:rFonts w:ascii="Times New Roman" w:hAnsi="Times New Roman" w:cs="Times New Roman"/>
          </w:rPr>
          <w:t>In contrast, the task of the</w:t>
        </w:r>
      </w:ins>
      <w:ins w:id="1797" w:author="Benton, Deon" w:date="2026-02-25T12:37:00Z" w16du:dateUtc="2026-02-25T18:37:00Z">
        <w:r w:rsidR="00181ADB">
          <w:rPr>
            <w:rFonts w:ascii="Times New Roman" w:hAnsi="Times New Roman" w:cs="Times New Roman"/>
          </w:rPr>
          <w:t xml:space="preserve"> SRN was to predict </w:t>
        </w:r>
      </w:ins>
      <w:ins w:id="1798" w:author="Benton, Deon" w:date="2026-02-25T12:38:00Z" w16du:dateUtc="2026-02-25T18:38:00Z">
        <w:r w:rsidR="00BA4C0B">
          <w:rPr>
            <w:rFonts w:ascii="Times New Roman" w:hAnsi="Times New Roman" w:cs="Times New Roman"/>
          </w:rPr>
          <w:t>an object’s position at the next time point given its current position.</w:t>
        </w:r>
      </w:ins>
      <w:ins w:id="1799" w:author="Benton, Deon" w:date="2026-02-25T12:44:00Z" w16du:dateUtc="2026-02-25T18:44:00Z">
        <w:r w:rsidR="00226F49">
          <w:rPr>
            <w:rFonts w:ascii="Times New Roman" w:hAnsi="Times New Roman" w:cs="Times New Roman"/>
          </w:rPr>
          <w:t xml:space="preserve"> </w:t>
        </w:r>
      </w:ins>
      <w:ins w:id="1800" w:author="Benton, Deon" w:date="2026-03-20T11:13:00Z" w16du:dateUtc="2026-03-20T16:13:00Z">
        <w:r w:rsidR="00B2137D">
          <w:rPr>
            <w:rFonts w:ascii="Times New Roman" w:hAnsi="Times New Roman" w:cs="Times New Roman"/>
          </w:rPr>
          <w:t xml:space="preserve">However, like an autoencoder, SRNs </w:t>
        </w:r>
      </w:ins>
      <w:ins w:id="1801" w:author="Benton, Deon" w:date="2026-03-20T11:14:00Z" w16du:dateUtc="2026-03-20T16:14:00Z">
        <w:r w:rsidR="001D25EC">
          <w:rPr>
            <w:rFonts w:ascii="Times New Roman" w:hAnsi="Times New Roman" w:cs="Times New Roman"/>
          </w:rPr>
          <w:t>rely on self-supervised learning</w:t>
        </w:r>
      </w:ins>
      <w:ins w:id="1802" w:author="Benton, Deon" w:date="2026-03-20T11:16:00Z" w16du:dateUtc="2026-03-20T16:16:00Z">
        <w:r w:rsidR="00EE2F59">
          <w:rPr>
            <w:rFonts w:ascii="Times New Roman" w:hAnsi="Times New Roman" w:cs="Times New Roman"/>
          </w:rPr>
          <w:t>. Specifically, in an SRN,</w:t>
        </w:r>
      </w:ins>
      <w:ins w:id="1803" w:author="Benton, Deon" w:date="2026-03-20T11:14:00Z" w16du:dateUtc="2026-03-20T16:14:00Z">
        <w:r w:rsidR="001D25EC">
          <w:rPr>
            <w:rFonts w:ascii="Times New Roman" w:hAnsi="Times New Roman" w:cs="Times New Roman"/>
          </w:rPr>
          <w:t xml:space="preserve"> the error sign</w:t>
        </w:r>
      </w:ins>
      <w:ins w:id="1804" w:author="Benton, Deon" w:date="2026-03-20T11:15:00Z" w16du:dateUtc="2026-03-20T16:15:00Z">
        <w:r w:rsidR="001D25EC">
          <w:rPr>
            <w:rFonts w:ascii="Times New Roman" w:hAnsi="Times New Roman" w:cs="Times New Roman"/>
          </w:rPr>
          <w:t xml:space="preserve">al used to update </w:t>
        </w:r>
      </w:ins>
      <w:ins w:id="1805" w:author="Benton, Deon" w:date="2026-03-20T11:17:00Z" w16du:dateUtc="2026-03-20T16:17:00Z">
        <w:r w:rsidR="009D3ED5">
          <w:rPr>
            <w:rFonts w:ascii="Times New Roman" w:hAnsi="Times New Roman" w:cs="Times New Roman"/>
          </w:rPr>
          <w:t xml:space="preserve">the </w:t>
        </w:r>
        <w:r w:rsidR="009D3ED5">
          <w:rPr>
            <w:rFonts w:ascii="Times New Roman" w:hAnsi="Times New Roman" w:cs="Times New Roman"/>
          </w:rPr>
          <w:lastRenderedPageBreak/>
          <w:t>weights in the network</w:t>
        </w:r>
      </w:ins>
      <w:ins w:id="1806" w:author="Benton, Deon" w:date="2026-03-20T11:16:00Z" w16du:dateUtc="2026-03-20T16:16:00Z">
        <w:r w:rsidR="00EE2F59">
          <w:rPr>
            <w:rFonts w:ascii="Times New Roman" w:hAnsi="Times New Roman" w:cs="Times New Roman"/>
          </w:rPr>
          <w:t xml:space="preserve"> comes</w:t>
        </w:r>
      </w:ins>
      <w:ins w:id="1807" w:author="Benton, Deon" w:date="2026-03-20T11:15:00Z" w16du:dateUtc="2026-03-20T16:15:00Z">
        <w:r w:rsidR="001D25EC">
          <w:rPr>
            <w:rFonts w:ascii="Times New Roman" w:hAnsi="Times New Roman" w:cs="Times New Roman"/>
          </w:rPr>
          <w:t xml:space="preserve"> from the input itself</w:t>
        </w:r>
      </w:ins>
      <w:ins w:id="1808" w:author="Benton, Deon" w:date="2026-03-20T11:17:00Z" w16du:dateUtc="2026-03-20T16:17:00Z">
        <w:r w:rsidR="009D3ED5">
          <w:rPr>
            <w:rFonts w:ascii="Times New Roman" w:hAnsi="Times New Roman" w:cs="Times New Roman"/>
          </w:rPr>
          <w:t xml:space="preserve">. </w:t>
        </w:r>
      </w:ins>
      <w:ins w:id="1809" w:author="Benton, Deon" w:date="2026-02-25T12:44:00Z" w16du:dateUtc="2026-02-25T18:44:00Z">
        <w:r w:rsidR="00226F49">
          <w:rPr>
            <w:rFonts w:ascii="Times New Roman" w:hAnsi="Times New Roman" w:cs="Times New Roman"/>
          </w:rPr>
          <w:t xml:space="preserve">An SRN was </w:t>
        </w:r>
      </w:ins>
      <w:ins w:id="1810" w:author="Benton, Deon" w:date="2026-03-20T11:16:00Z" w16du:dateUtc="2026-03-20T16:16:00Z">
        <w:r w:rsidR="00F95E83">
          <w:rPr>
            <w:rFonts w:ascii="Times New Roman" w:hAnsi="Times New Roman" w:cs="Times New Roman"/>
          </w:rPr>
          <w:t xml:space="preserve">also used </w:t>
        </w:r>
      </w:ins>
      <w:ins w:id="1811" w:author="Benton, Deon" w:date="2026-02-25T12:44:00Z" w16du:dateUtc="2026-02-25T18:44:00Z">
        <w:r w:rsidR="00226F49">
          <w:rPr>
            <w:rFonts w:ascii="Times New Roman" w:hAnsi="Times New Roman" w:cs="Times New Roman"/>
          </w:rPr>
          <w:t xml:space="preserve">because encoding </w:t>
        </w:r>
      </w:ins>
      <w:ins w:id="1812" w:author="Benton, Deon" w:date="2026-03-20T11:18:00Z" w16du:dateUtc="2026-03-20T16:18:00Z">
        <w:r w:rsidR="006166F1">
          <w:rPr>
            <w:rFonts w:ascii="Times New Roman" w:hAnsi="Times New Roman" w:cs="Times New Roman"/>
          </w:rPr>
          <w:t>actions</w:t>
        </w:r>
      </w:ins>
      <w:ins w:id="1813" w:author="Benton, Deon" w:date="2026-02-25T12:44:00Z" w16du:dateUtc="2026-02-25T18:44:00Z">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ins>
      <w:ins w:id="1814" w:author="Benton, Deon" w:date="2026-03-20T11:18:00Z" w16du:dateUtc="2026-03-20T16:18:00Z">
        <w:r w:rsidR="006166F1">
          <w:rPr>
            <w:rFonts w:ascii="Times New Roman" w:hAnsi="Times New Roman" w:cs="Times New Roman"/>
          </w:rPr>
          <w:t>the kinematics comprising them</w:t>
        </w:r>
      </w:ins>
      <w:ins w:id="1815" w:author="Benton, Deon" w:date="2026-02-25T12:44:00Z" w16du:dateUtc="2026-02-25T18:44:00Z">
        <w:r w:rsidR="006B0C8E">
          <w:rPr>
            <w:rFonts w:ascii="Times New Roman" w:hAnsi="Times New Roman" w:cs="Times New Roman"/>
          </w:rPr>
          <w:t xml:space="preserve"> unfold over time.</w:t>
        </w:r>
      </w:ins>
      <w:ins w:id="1816" w:author="Benton, Deon" w:date="2026-02-25T12:36:00Z" w16du:dateUtc="2026-02-25T18:36:00Z">
        <w:r w:rsidR="00181ADB">
          <w:rPr>
            <w:rFonts w:ascii="Times New Roman" w:hAnsi="Times New Roman" w:cs="Times New Roman"/>
          </w:rPr>
          <w:t xml:space="preserve"> </w:t>
        </w:r>
      </w:ins>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ins w:id="1817" w:author="Benton, Deon" w:date="2026-02-25T12:51:00Z" w16du:dateUtc="2026-02-25T18:51:00Z">
        <w:r w:rsidR="00E45DBA">
          <w:rPr>
            <w:rFonts w:ascii="Times New Roman" w:hAnsi="Times New Roman" w:cs="Times New Roman"/>
          </w:rPr>
          <w:t>network itself consisted of three layers</w:t>
        </w:r>
      </w:ins>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ins w:id="1818" w:author="Benton, Deon" w:date="2026-02-25T13:01:00Z" w16du:dateUtc="2026-02-25T19:01:00Z">
        <w:r w:rsidR="00CE59AD">
          <w:rPr>
            <w:rFonts w:ascii="Times New Roman" w:hAnsi="Times New Roman" w:cs="Times New Roman"/>
          </w:rPr>
          <w:t>The</w:t>
        </w:r>
      </w:ins>
      <w:ins w:id="1819" w:author="Benton, Deon" w:date="2026-03-20T11:29:00Z" w16du:dateUtc="2026-03-20T16:29:00Z">
        <w:r w:rsidR="00271083">
          <w:rPr>
            <w:rFonts w:ascii="Times New Roman" w:hAnsi="Times New Roman" w:cs="Times New Roman"/>
          </w:rPr>
          <w:t xml:space="preserve"> input an</w:t>
        </w:r>
      </w:ins>
      <w:ins w:id="1820" w:author="Benton, Deon" w:date="2026-03-20T11:30:00Z" w16du:dateUtc="2026-03-20T16:30:00Z">
        <w:r w:rsidR="00271083">
          <w:rPr>
            <w:rFonts w:ascii="Times New Roman" w:hAnsi="Times New Roman" w:cs="Times New Roman"/>
          </w:rPr>
          <w:t>d output layers of the model consisted of the same</w:t>
        </w:r>
      </w:ins>
      <w:ins w:id="1821" w:author="Benton, Deon" w:date="2026-02-25T13:01:00Z" w16du:dateUtc="2026-02-25T19:01:00Z">
        <w:r w:rsidR="00CE59AD">
          <w:rPr>
            <w:rFonts w:ascii="Times New Roman" w:hAnsi="Times New Roman" w:cs="Times New Roman"/>
          </w:rPr>
          <w:t xml:space="preserve"> 11 clusters or groups of units</w:t>
        </w:r>
      </w:ins>
      <w:ins w:id="1822" w:author="Benton, Deon" w:date="2026-02-25T13:03:00Z" w16du:dateUtc="2026-02-25T19:03:00Z">
        <w:r w:rsidR="004C47A9">
          <w:rPr>
            <w:rFonts w:ascii="Times New Roman" w:hAnsi="Times New Roman" w:cs="Times New Roman"/>
          </w:rPr>
          <w:t>, and both layers used a localist</w:t>
        </w:r>
      </w:ins>
      <w:ins w:id="1823" w:author="Benton, Deon" w:date="2026-02-26T13:47:00Z" w16du:dateUtc="2026-02-26T19:47:00Z">
        <w:r w:rsidR="00DA73F5">
          <w:rPr>
            <w:rFonts w:ascii="Times New Roman" w:hAnsi="Times New Roman" w:cs="Times New Roman"/>
          </w:rPr>
          <w:t xml:space="preserve"> or “one-hot”</w:t>
        </w:r>
      </w:ins>
      <w:ins w:id="1824" w:author="Benton, Deon" w:date="2026-02-25T13:03:00Z" w16du:dateUtc="2026-02-25T19:03:00Z">
        <w:r w:rsidR="004C47A9">
          <w:rPr>
            <w:rFonts w:ascii="Times New Roman" w:hAnsi="Times New Roman" w:cs="Times New Roman"/>
          </w:rPr>
          <w:t xml:space="preserve"> coding scheme</w:t>
        </w:r>
      </w:ins>
      <w:ins w:id="1825" w:author="Benton, Deon" w:date="2026-03-20T11:29:00Z" w16du:dateUtc="2026-03-20T16:29:00Z">
        <w:r w:rsidR="00AD2DE0">
          <w:rPr>
            <w:rFonts w:ascii="Times New Roman" w:hAnsi="Times New Roman" w:cs="Times New Roman"/>
          </w:rPr>
          <w:t xml:space="preserve">. </w:t>
        </w:r>
      </w:ins>
      <w:ins w:id="1826" w:author="Benton, Deon" w:date="2026-03-20T11:30:00Z" w16du:dateUtc="2026-03-20T16:30:00Z">
        <w:r w:rsidR="00271083">
          <w:rPr>
            <w:rFonts w:ascii="Times New Roman" w:hAnsi="Times New Roman" w:cs="Times New Roman"/>
          </w:rPr>
          <w:t xml:space="preserve">The </w:t>
        </w:r>
      </w:ins>
      <w:ins w:id="1827" w:author="Benton, Deon" w:date="2026-03-20T11:31:00Z" w16du:dateUtc="2026-03-20T16:31:00Z">
        <w:r w:rsidR="00271083">
          <w:rPr>
            <w:rFonts w:ascii="Times New Roman" w:hAnsi="Times New Roman" w:cs="Times New Roman"/>
          </w:rPr>
          <w:t>main difference</w:t>
        </w:r>
      </w:ins>
      <w:ins w:id="1828" w:author="Benton, Deon" w:date="2026-03-20T11:30:00Z" w16du:dateUtc="2026-03-20T16:30:00Z">
        <w:r w:rsidR="00271083">
          <w:rPr>
            <w:rFonts w:ascii="Times New Roman" w:hAnsi="Times New Roman" w:cs="Times New Roman"/>
          </w:rPr>
          <w:t xml:space="preserve"> between the input and output layers was that </w:t>
        </w:r>
      </w:ins>
      <w:ins w:id="1829" w:author="Benton, Deon" w:date="2026-03-20T11:31:00Z" w16du:dateUtc="2026-03-20T16:31:00Z">
        <w:r w:rsidR="00271083">
          <w:rPr>
            <w:rFonts w:ascii="Times New Roman" w:hAnsi="Times New Roman" w:cs="Times New Roman"/>
          </w:rPr>
          <w:t xml:space="preserve">the activity of the units in the input layer was </w:t>
        </w:r>
      </w:ins>
      <w:ins w:id="1830" w:author="Benton, Deon" w:date="2026-03-20T11:32:00Z" w16du:dateUtc="2026-03-20T16:32:00Z">
        <w:r w:rsidR="00271083">
          <w:rPr>
            <w:rFonts w:ascii="Times New Roman" w:hAnsi="Times New Roman" w:cs="Times New Roman"/>
          </w:rPr>
          <w:t>“</w:t>
        </w:r>
      </w:ins>
      <w:ins w:id="1831" w:author="Benton, Deon" w:date="2026-03-20T11:31:00Z" w16du:dateUtc="2026-03-20T16:31:00Z">
        <w:r w:rsidR="00271083">
          <w:rPr>
            <w:rFonts w:ascii="Times New Roman" w:hAnsi="Times New Roman" w:cs="Times New Roman"/>
          </w:rPr>
          <w:t>hard-clamped</w:t>
        </w:r>
      </w:ins>
      <w:ins w:id="1832" w:author="Benton, Deon" w:date="2026-03-20T11:32:00Z" w16du:dateUtc="2026-03-20T16:32:00Z">
        <w:r w:rsidR="00271083">
          <w:rPr>
            <w:rFonts w:ascii="Times New Roman" w:hAnsi="Times New Roman" w:cs="Times New Roman"/>
          </w:rPr>
          <w:t>” (i.e., their activity was set externally by the environment),</w:t>
        </w:r>
      </w:ins>
      <w:ins w:id="1833" w:author="Benton, Deon" w:date="2026-03-20T11:31:00Z" w16du:dateUtc="2026-03-20T16:31:00Z">
        <w:r w:rsidR="00271083">
          <w:rPr>
            <w:rFonts w:ascii="Times New Roman" w:hAnsi="Times New Roman" w:cs="Times New Roman"/>
          </w:rPr>
          <w:t xml:space="preserve"> whereas the activity of the output units was determined by a sigmoid activation function.</w:t>
        </w:r>
      </w:ins>
      <w:ins w:id="1834" w:author="Benton, Deon" w:date="2026-03-20T11:29:00Z" w16du:dateUtc="2026-03-20T16:29:00Z">
        <w:r w:rsidR="00AD2DE0">
          <w:rPr>
            <w:rFonts w:ascii="Times New Roman" w:hAnsi="Times New Roman" w:cs="Times New Roman"/>
          </w:rPr>
          <w:t xml:space="preserve"> </w:t>
        </w:r>
      </w:ins>
      <w:ins w:id="1835" w:author="Benton, Deon" w:date="2026-02-25T13:03:00Z" w16du:dateUtc="2026-02-25T19:03:00Z">
        <w:r w:rsidR="004C47A9">
          <w:rPr>
            <w:rFonts w:ascii="Times New Roman" w:hAnsi="Times New Roman" w:cs="Times New Roman"/>
          </w:rPr>
          <w:t>A localist encod</w:t>
        </w:r>
      </w:ins>
      <w:ins w:id="1836" w:author="Benton, Deon" w:date="2026-02-25T13:04:00Z" w16du:dateUtc="2026-02-25T19:04:00Z">
        <w:r w:rsidR="004C47A9">
          <w:rPr>
            <w:rFonts w:ascii="Times New Roman" w:hAnsi="Times New Roman" w:cs="Times New Roman"/>
          </w:rPr>
          <w:t>ing scheme—in which a single unit is used to represent a given concept or feature—was</w:t>
        </w:r>
      </w:ins>
      <w:ins w:id="1837" w:author="Benton, Deon" w:date="2026-02-25T13:08:00Z" w16du:dateUtc="2026-02-25T19:08:00Z">
        <w:r w:rsidR="00AC7C96">
          <w:rPr>
            <w:rFonts w:ascii="Times New Roman" w:hAnsi="Times New Roman" w:cs="Times New Roman"/>
          </w:rPr>
          <w:t xml:space="preserve"> adopted</w:t>
        </w:r>
      </w:ins>
      <w:ins w:id="1838" w:author="Benton, Deon" w:date="2026-03-20T11:32:00Z" w16du:dateUtc="2026-03-20T16:32:00Z">
        <w:r w:rsidR="00C457E2">
          <w:rPr>
            <w:rFonts w:ascii="Times New Roman" w:hAnsi="Times New Roman" w:cs="Times New Roman"/>
          </w:rPr>
          <w:t xml:space="preserve"> in both layers</w:t>
        </w:r>
      </w:ins>
      <w:ins w:id="1839" w:author="Benton, Deon" w:date="2026-02-25T13:08:00Z" w16du:dateUtc="2026-02-25T19:08:00Z">
        <w:r w:rsidR="00AC7C96">
          <w:rPr>
            <w:rFonts w:ascii="Times New Roman" w:hAnsi="Times New Roman" w:cs="Times New Roman"/>
          </w:rPr>
          <w:t xml:space="preserve"> to ensure</w:t>
        </w:r>
      </w:ins>
      <w:r>
        <w:rPr>
          <w:rFonts w:ascii="Times New Roman" w:hAnsi="Times New Roman" w:cs="Times New Roman"/>
        </w:rPr>
        <w:t xml:space="preserve"> </w:t>
      </w:r>
      <w:ins w:id="1840" w:author="Benton, Deon" w:date="2026-02-25T13:04:00Z" w16du:dateUtc="2026-02-25T19:04:00Z">
        <w:r w:rsidR="004C47A9">
          <w:rPr>
            <w:rFonts w:ascii="Times New Roman" w:hAnsi="Times New Roman" w:cs="Times New Roman"/>
          </w:rPr>
          <w:t>t</w:t>
        </w:r>
      </w:ins>
      <w:ins w:id="1841" w:author="Benton, Deon" w:date="2026-02-25T13:05:00Z" w16du:dateUtc="2026-02-25T19:05:00Z">
        <w:r w:rsidR="004C47A9">
          <w:rPr>
            <w:rFonts w:ascii="Times New Roman" w:hAnsi="Times New Roman" w:cs="Times New Roman"/>
          </w:rPr>
          <w:t xml:space="preserve">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w:t>
        </w:r>
      </w:ins>
      <w:ins w:id="1842" w:author="Benton, Deon" w:date="2026-02-25T13:06:00Z" w16du:dateUtc="2026-02-25T19:06:00Z">
        <w:r w:rsidR="00B9047B">
          <w:rPr>
            <w:rFonts w:ascii="Times New Roman" w:hAnsi="Times New Roman" w:cs="Times New Roman"/>
          </w:rPr>
          <w:t xml:space="preserve"> arbitrary similarity relations among the objects</w:t>
        </w:r>
      </w:ins>
      <w:r>
        <w:rPr>
          <w:rFonts w:ascii="Times New Roman" w:hAnsi="Times New Roman" w:cs="Times New Roman"/>
        </w:rPr>
        <w:t>.</w:t>
      </w:r>
      <w:ins w:id="1843" w:author="Benton, Deon" w:date="2026-03-20T11:20:00Z" w16du:dateUtc="2026-03-20T16:20:00Z">
        <w:r w:rsidR="00C30D64">
          <w:rPr>
            <w:rFonts w:ascii="Times New Roman" w:hAnsi="Times New Roman" w:cs="Times New Roman"/>
          </w:rPr>
          <w:t xml:space="preserve"> </w:t>
        </w:r>
      </w:ins>
      <w:r>
        <w:rPr>
          <w:rFonts w:ascii="Times New Roman" w:hAnsi="Times New Roman" w:cs="Times New Roman"/>
        </w:rPr>
        <w:t xml:space="preserve">In contrast, the hidden layer </w:t>
      </w:r>
      <w:ins w:id="1844" w:author="Benton, Deon" w:date="2026-03-20T11:24:00Z" w16du:dateUtc="2026-03-20T16:24:00Z">
        <w:r w:rsidR="003F0FFD">
          <w:rPr>
            <w:rFonts w:ascii="Times New Roman" w:hAnsi="Times New Roman" w:cs="Times New Roman"/>
          </w:rPr>
          <w:t xml:space="preserve">was a single group of 50 units; </w:t>
        </w:r>
      </w:ins>
      <w:ins w:id="1845" w:author="Benton, Deon" w:date="2026-03-20T11:34:00Z" w16du:dateUtc="2026-03-20T16:34:00Z">
        <w:r w:rsidR="00D57E7B">
          <w:rPr>
            <w:rFonts w:ascii="Times New Roman" w:hAnsi="Times New Roman" w:cs="Times New Roman"/>
          </w:rPr>
          <w:t xml:space="preserve">the activity of the units in this layer was determined by </w:t>
        </w:r>
      </w:ins>
      <w:ins w:id="1846" w:author="Benton, Deon" w:date="2026-03-20T11:24:00Z" w16du:dateUtc="2026-03-20T16:24:00Z">
        <w:r w:rsidR="003F0FFD">
          <w:rPr>
            <w:rFonts w:ascii="Times New Roman" w:hAnsi="Times New Roman" w:cs="Times New Roman"/>
          </w:rPr>
          <w:t xml:space="preserve">a RELU activation function to prevent </w:t>
        </w:r>
      </w:ins>
      <w:ins w:id="1847" w:author="Benton, Deon" w:date="2026-03-20T11:25:00Z" w16du:dateUtc="2026-03-20T16:25:00Z">
        <w:r w:rsidR="003F0FFD">
          <w:rPr>
            <w:rFonts w:ascii="Times New Roman" w:hAnsi="Times New Roman" w:cs="Times New Roman"/>
          </w:rPr>
          <w:t>error derivatives</w:t>
        </w:r>
      </w:ins>
      <w:ins w:id="1848" w:author="Benton, Deon" w:date="2026-03-20T11:24:00Z" w16du:dateUtc="2026-03-20T16:24:00Z">
        <w:r w:rsidR="003F0FFD">
          <w:rPr>
            <w:rFonts w:ascii="Times New Roman" w:hAnsi="Times New Roman" w:cs="Times New Roman"/>
          </w:rPr>
          <w:t xml:space="preserve"> from vanish</w:t>
        </w:r>
      </w:ins>
      <w:ins w:id="1849" w:author="Benton, Deon" w:date="2026-03-20T11:25:00Z" w16du:dateUtc="2026-03-20T16:25:00Z">
        <w:r w:rsidR="003F0FFD">
          <w:rPr>
            <w:rFonts w:ascii="Times New Roman" w:hAnsi="Times New Roman" w:cs="Times New Roman"/>
          </w:rPr>
          <w:t>ing as they were propagated backwards through time.</w:t>
        </w:r>
      </w:ins>
      <w:ins w:id="1850" w:author="Benton, Deon" w:date="2026-03-20T11:24:00Z" w16du:dateUtc="2026-03-20T16:24:00Z">
        <w:r w:rsidR="003F0FFD">
          <w:rPr>
            <w:rFonts w:ascii="Times New Roman" w:hAnsi="Times New Roman" w:cs="Times New Roman"/>
          </w:rPr>
          <w:t xml:space="preserve"> Crucially,</w:t>
        </w:r>
      </w:ins>
      <w:r>
        <w:rPr>
          <w:rFonts w:ascii="Times New Roman" w:hAnsi="Times New Roman" w:cs="Times New Roman"/>
        </w:rPr>
        <w:t xml:space="preserve"> </w:t>
      </w:r>
      <w:ins w:id="1851" w:author="Benton, Deon" w:date="2026-03-20T11:25:00Z" w16du:dateUtc="2026-03-20T16:25:00Z">
        <w:r w:rsidR="003F0FFD">
          <w:rPr>
            <w:rFonts w:ascii="Times New Roman" w:hAnsi="Times New Roman" w:cs="Times New Roman"/>
          </w:rPr>
          <w:t>the</w:t>
        </w:r>
      </w:ins>
      <w:r>
        <w:rPr>
          <w:rFonts w:ascii="Times New Roman" w:hAnsi="Times New Roman" w:cs="Times New Roman"/>
        </w:rPr>
        <w:t xml:space="preserve"> representations </w:t>
      </w:r>
      <w:ins w:id="1852" w:author="Benton, Deon" w:date="2026-03-20T11:25:00Z" w16du:dateUtc="2026-03-20T16:25:00Z">
        <w:r w:rsidR="003F0FFD">
          <w:rPr>
            <w:rFonts w:ascii="Times New Roman" w:hAnsi="Times New Roman" w:cs="Times New Roman"/>
          </w:rPr>
          <w:t xml:space="preserve">that </w:t>
        </w:r>
      </w:ins>
      <w:r>
        <w:rPr>
          <w:rFonts w:ascii="Times New Roman" w:hAnsi="Times New Roman" w:cs="Times New Roman"/>
        </w:rPr>
        <w:t>developed over these units were largely distributed</w:t>
      </w:r>
      <w:ins w:id="1853" w:author="Benton, Deon" w:date="2026-03-20T11:25:00Z" w16du:dateUtc="2026-03-20T16:25:00Z">
        <w:r w:rsidR="00875EE0">
          <w:rPr>
            <w:rFonts w:ascii="Times New Roman" w:hAnsi="Times New Roman" w:cs="Times New Roman"/>
          </w:rPr>
          <w:t xml:space="preserve">. A distributed representation is one in </w:t>
        </w:r>
      </w:ins>
      <w:ins w:id="1854" w:author="Benton, Deon" w:date="2026-03-20T12:57:00Z" w16du:dateUtc="2026-03-20T17:57:00Z">
        <w:r w:rsidR="006C4159">
          <w:rPr>
            <w:rFonts w:ascii="Times New Roman" w:hAnsi="Times New Roman" w:cs="Times New Roman"/>
          </w:rPr>
          <w:t xml:space="preserve">which </w:t>
        </w:r>
      </w:ins>
      <w:ins w:id="1855" w:author="Benton, Deon" w:date="2026-03-20T11:25:00Z" w16du:dateUtc="2026-03-20T16:25:00Z">
        <w:r w:rsidR="00875EE0">
          <w:rPr>
            <w:rFonts w:ascii="Times New Roman" w:hAnsi="Times New Roman" w:cs="Times New Roman"/>
          </w:rPr>
          <w:t>multiple</w:t>
        </w:r>
      </w:ins>
      <w:r>
        <w:rPr>
          <w:rFonts w:ascii="Times New Roman" w:hAnsi="Times New Roman" w:cs="Times New Roman"/>
        </w:rPr>
        <w:t xml:space="preserve"> units code for a given concept, and the same unit could participate in coding different concepts </w:t>
      </w:r>
      <w:ins w:id="1856" w:author="Benton, Deon" w:date="2026-03-20T11:27:00Z" w16du:dateUtc="2026-03-20T16:27:00Z">
        <w:r w:rsidR="00875EE0">
          <w:rPr>
            <w:rFonts w:ascii="Times New Roman" w:hAnsi="Times New Roman" w:cs="Times New Roman"/>
          </w:rPr>
          <w:t>(</w:t>
        </w:r>
      </w:ins>
      <w:r>
        <w:rPr>
          <w:rFonts w:ascii="Times New Roman" w:hAnsi="Times New Roman" w:cs="Times New Roman"/>
        </w:rPr>
        <w:t xml:space="preserve">Hinton, 1984). </w:t>
      </w:r>
      <w:ins w:id="1857" w:author="Benton, Deon" w:date="2026-03-20T11:22:00Z" w16du:dateUtc="2026-03-20T16:22:00Z">
        <w:r w:rsidR="00A765E8">
          <w:rPr>
            <w:rFonts w:ascii="Times New Roman" w:hAnsi="Times New Roman" w:cs="Times New Roman"/>
          </w:rPr>
          <w:t xml:space="preserve">The fact that the hidden layer learned distributed representations </w:t>
        </w:r>
      </w:ins>
      <w:ins w:id="1858" w:author="Benton, Deon" w:date="2026-03-20T11:27:00Z" w16du:dateUtc="2026-03-20T16:27:00Z">
        <w:r w:rsidR="00875EE0">
          <w:rPr>
            <w:rFonts w:ascii="Times New Roman" w:hAnsi="Times New Roman" w:cs="Times New Roman"/>
          </w:rPr>
          <w:t xml:space="preserve">was important here because it </w:t>
        </w:r>
      </w:ins>
      <w:ins w:id="1859" w:author="Benton, Deon" w:date="2026-03-20T11:22:00Z" w16du:dateUtc="2026-03-20T16:22:00Z">
        <w:r w:rsidR="00A765E8">
          <w:rPr>
            <w:rFonts w:ascii="Times New Roman" w:hAnsi="Times New Roman" w:cs="Times New Roman"/>
          </w:rPr>
          <w:t>meant that the</w:t>
        </w:r>
      </w:ins>
      <w:ins w:id="1860" w:author="Benton, Deon" w:date="2026-03-20T11:23:00Z" w16du:dateUtc="2026-03-20T16:23:00Z">
        <w:r w:rsidR="00A765E8">
          <w:rPr>
            <w:rFonts w:ascii="Times New Roman" w:hAnsi="Times New Roman" w:cs="Times New Roman"/>
          </w:rPr>
          <w:t xml:space="preserve"> network’s </w:t>
        </w:r>
      </w:ins>
      <w:ins w:id="1861" w:author="Benton, Deon" w:date="2026-03-20T12:57:00Z" w16du:dateUtc="2026-03-20T17:57:00Z">
        <w:r w:rsidR="006C4159">
          <w:rPr>
            <w:rFonts w:ascii="Times New Roman" w:hAnsi="Times New Roman" w:cs="Times New Roman"/>
          </w:rPr>
          <w:t>output re</w:t>
        </w:r>
      </w:ins>
      <w:ins w:id="1862" w:author="Benton, Deon" w:date="2026-03-20T12:58:00Z" w16du:dateUtc="2026-03-20T17:58:00Z">
        <w:r w:rsidR="006C4159">
          <w:rPr>
            <w:rFonts w:ascii="Times New Roman" w:hAnsi="Times New Roman" w:cs="Times New Roman"/>
          </w:rPr>
          <w:t>sponses were</w:t>
        </w:r>
      </w:ins>
      <w:ins w:id="1863" w:author="Benton, Deon" w:date="2026-03-20T11:23:00Z" w16du:dateUtc="2026-03-20T16:23:00Z">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ins>
      <w:ins w:id="1864" w:author="Benton, Deon" w:date="2026-02-25T12:51:00Z" w16du:dateUtc="2026-02-25T18:51:00Z">
        <w:r w:rsidR="00E45DBA">
          <w:rPr>
            <w:rFonts w:ascii="Times New Roman" w:hAnsi="Times New Roman" w:cs="Times New Roman"/>
          </w:rPr>
          <w:t xml:space="preserve">In contrast, the output layer used a sigmoid activation function. </w:t>
        </w:r>
      </w:ins>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4AC71EC1"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AC1613">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w:t>
                            </w:r>
                            <w:ins w:id="1865" w:author="Benton, Deon" w:date="2026-03-20T13:51:00Z" w16du:dateUtc="2026-03-20T18:51:00Z">
                              <w:r w:rsidR="0055007A">
                                <w:rPr>
                                  <w:rFonts w:ascii="Times New Roman" w:hAnsi="Times New Roman" w:cs="Times New Roman"/>
                                  <w:i w:val="0"/>
                                  <w:iCs w:val="0"/>
                                  <w:color w:val="000000" w:themeColor="text1"/>
                                  <w:sz w:val="24"/>
                                  <w:szCs w:val="24"/>
                                </w:rPr>
                                <w:t xml:space="preserve"> here is a linear path event in which</w:t>
                              </w:r>
                            </w:ins>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4AC71EC1"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AC1613">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w:t>
                      </w:r>
                      <w:ins w:id="1866" w:author="Benton, Deon" w:date="2026-03-20T13:51:00Z" w16du:dateUtc="2026-03-20T18:51:00Z">
                        <w:r w:rsidR="0055007A">
                          <w:rPr>
                            <w:rFonts w:ascii="Times New Roman" w:hAnsi="Times New Roman" w:cs="Times New Roman"/>
                            <w:i w:val="0"/>
                            <w:iCs w:val="0"/>
                            <w:color w:val="000000" w:themeColor="text1"/>
                            <w:sz w:val="24"/>
                            <w:szCs w:val="24"/>
                          </w:rPr>
                          <w:t xml:space="preserve"> here is a linear path event in which</w:t>
                        </w:r>
                      </w:ins>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15C9DB18"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ins w:id="1867" w:author="Benton, Deon" w:date="2026-02-26T14:48:00Z" w16du:dateUtc="2026-02-26T20:48:00Z">
        <w:r w:rsidR="00860AB8">
          <w:rPr>
            <w:rFonts w:ascii="Times New Roman" w:hAnsi="Times New Roman" w:cs="Times New Roman"/>
          </w:rPr>
          <w:t>groups in the input layer were</w:t>
        </w:r>
      </w:ins>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ins w:id="1868" w:author="Benton, Deon" w:date="2026-02-26T15:28:00Z" w16du:dateUtc="2026-02-26T21:28:00Z">
        <w:r w:rsidR="00D838CA">
          <w:rPr>
            <w:rFonts w:ascii="Times New Roman" w:hAnsi="Times New Roman" w:cs="Times New Roman"/>
          </w:rPr>
          <w:t xml:space="preserve"> Networks</w:t>
        </w:r>
        <w:r w:rsidR="00D838CA" w:rsidDel="00D838CA">
          <w:rPr>
            <w:rFonts w:ascii="Times New Roman" w:hAnsi="Times New Roman" w:cs="Times New Roman"/>
          </w:rPr>
          <w:t xml:space="preserve"> </w:t>
        </w:r>
      </w:ins>
      <w:del w:id="1869" w:author="Benton, Deon" w:date="2026-02-26T15:28:00Z" w16du:dateUtc="2026-02-26T21:28:00Z">
        <w:r w:rsidDel="00D838CA">
          <w:rPr>
            <w:rFonts w:ascii="Times New Roman" w:hAnsi="Times New Roman" w:cs="Times New Roman"/>
          </w:rPr>
          <w:delText xml:space="preserve"> </w:delText>
        </w:r>
      </w:del>
      <w:ins w:id="1870" w:author="Benton, Deon" w:date="2026-02-26T15:10:00Z" w16du:dateUtc="2026-02-26T21:10:00Z">
        <w:r w:rsidR="0016301B">
          <w:rPr>
            <w:rFonts w:ascii="Times New Roman" w:hAnsi="Times New Roman" w:cs="Times New Roman"/>
          </w:rPr>
          <w:t>experienced 80</w:t>
        </w:r>
      </w:ins>
      <w:r>
        <w:rPr>
          <w:rFonts w:ascii="Times New Roman" w:hAnsi="Times New Roman" w:cs="Times New Roman"/>
        </w:rPr>
        <w:t xml:space="preserve"> objects</w:t>
      </w:r>
      <w:ins w:id="1871" w:author="Benton, Deon" w:date="2026-02-26T15:10:00Z" w16du:dateUtc="2026-02-26T21:10:00Z">
        <w:r w:rsidR="0016301B">
          <w:rPr>
            <w:rFonts w:ascii="Times New Roman" w:hAnsi="Times New Roman" w:cs="Times New Roman"/>
          </w:rPr>
          <w:t xml:space="preserve"> during the pretraining phase in </w:t>
        </w:r>
        <w:proofErr w:type="gramStart"/>
        <w:r w:rsidR="0016301B">
          <w:rPr>
            <w:rFonts w:ascii="Times New Roman" w:hAnsi="Times New Roman" w:cs="Times New Roman"/>
          </w:rPr>
          <w:t xml:space="preserve">the </w:t>
        </w:r>
      </w:ins>
      <w:ins w:id="1872" w:author="Benton, Deon" w:date="2026-03-07T18:57:00Z" w16du:dateUtc="2026-03-08T00:57:00Z">
        <w:r w:rsidR="009B0551">
          <w:rPr>
            <w:rFonts w:ascii="Times New Roman" w:hAnsi="Times New Roman" w:cs="Times New Roman"/>
          </w:rPr>
          <w:t>all</w:t>
        </w:r>
        <w:proofErr w:type="gramEnd"/>
        <w:r w:rsidR="009B0551">
          <w:rPr>
            <w:rFonts w:ascii="Times New Roman" w:hAnsi="Times New Roman" w:cs="Times New Roman"/>
          </w:rPr>
          <w:t xml:space="preserve"> repor</w:t>
        </w:r>
      </w:ins>
      <w:ins w:id="1873" w:author="Benton, Deon" w:date="2026-03-07T18:58:00Z" w16du:dateUtc="2026-03-08T00:58:00Z">
        <w:r w:rsidR="009B0551">
          <w:rPr>
            <w:rFonts w:ascii="Times New Roman" w:hAnsi="Times New Roman" w:cs="Times New Roman"/>
          </w:rPr>
          <w:t xml:space="preserve">ted </w:t>
        </w:r>
      </w:ins>
      <w:proofErr w:type="gramStart"/>
      <w:ins w:id="1874" w:author="Benton, Deon" w:date="2026-02-26T15:10:00Z" w16du:dateUtc="2026-02-26T21:10:00Z">
        <w:r w:rsidR="0016301B">
          <w:rPr>
            <w:rFonts w:ascii="Times New Roman" w:hAnsi="Times New Roman" w:cs="Times New Roman"/>
          </w:rPr>
          <w:t>simulations;</w:t>
        </w:r>
        <w:proofErr w:type="gramEnd"/>
        <w:r w:rsidR="0016301B">
          <w:rPr>
            <w:rFonts w:ascii="Times New Roman" w:hAnsi="Times New Roman" w:cs="Times New Roman"/>
          </w:rPr>
          <w:t xml:space="preserve"> this phase approximated infants’ real-</w:t>
        </w:r>
        <w:r w:rsidR="0016301B">
          <w:rPr>
            <w:rFonts w:ascii="Times New Roman" w:hAnsi="Times New Roman" w:cs="Times New Roman"/>
          </w:rPr>
          <w:lastRenderedPageBreak/>
          <w:t>world experience.</w:t>
        </w:r>
      </w:ins>
      <w:ins w:id="1875" w:author="Benton, Deon" w:date="2026-02-26T15:12:00Z" w16du:dateUtc="2026-02-26T21:12:00Z">
        <w:r w:rsidR="000F1DD4">
          <w:rPr>
            <w:rFonts w:ascii="Times New Roman" w:hAnsi="Times New Roman" w:cs="Times New Roman"/>
          </w:rPr>
          <w:t xml:space="preserve"> Although it was possible to present networks with many more objects during </w:t>
        </w:r>
      </w:ins>
      <w:ins w:id="1876" w:author="Benton, Deon" w:date="2026-02-26T15:28:00Z" w16du:dateUtc="2026-02-26T21:28:00Z">
        <w:r w:rsidR="00D838CA">
          <w:rPr>
            <w:rFonts w:ascii="Times New Roman" w:hAnsi="Times New Roman" w:cs="Times New Roman"/>
          </w:rPr>
          <w:t>this phase</w:t>
        </w:r>
      </w:ins>
      <w:ins w:id="1877" w:author="Benton, Deon" w:date="2026-02-26T15:12:00Z" w16du:dateUtc="2026-02-26T21:12:00Z">
        <w:r w:rsidR="000F1DD4">
          <w:rPr>
            <w:rFonts w:ascii="Times New Roman" w:hAnsi="Times New Roman" w:cs="Times New Roman"/>
          </w:rPr>
          <w:t xml:space="preserve">, this number was chosen to </w:t>
        </w:r>
      </w:ins>
      <w:ins w:id="1878" w:author="Benton, Deon" w:date="2026-02-26T15:13:00Z" w16du:dateUtc="2026-02-26T21:13:00Z">
        <w:r w:rsidR="000F1DD4">
          <w:rPr>
            <w:rFonts w:ascii="Times New Roman" w:hAnsi="Times New Roman" w:cs="Times New Roman"/>
          </w:rPr>
          <w:t>simplify the current model</w:t>
        </w:r>
      </w:ins>
      <w:ins w:id="1879" w:author="Benton, Deon" w:date="2026-03-07T18:58:00Z" w16du:dateUtc="2026-03-08T00:58:00Z">
        <w:r w:rsidR="009B0551">
          <w:rPr>
            <w:rFonts w:ascii="Times New Roman" w:hAnsi="Times New Roman" w:cs="Times New Roman"/>
          </w:rPr>
          <w:t xml:space="preserve"> and </w:t>
        </w:r>
      </w:ins>
      <w:ins w:id="1880" w:author="Benton, Deon" w:date="2026-03-07T18:59:00Z" w16du:dateUtc="2026-03-08T00:59:00Z">
        <w:r w:rsidR="009B0551">
          <w:rPr>
            <w:rFonts w:ascii="Times New Roman" w:hAnsi="Times New Roman" w:cs="Times New Roman"/>
          </w:rPr>
          <w:t>interpretation of its dynamics as well as to</w:t>
        </w:r>
      </w:ins>
      <w:ins w:id="1881" w:author="Benton, Deon" w:date="2026-02-26T15:13:00Z" w16du:dateUtc="2026-02-26T21:13:00Z">
        <w:r w:rsidR="000F1DD4">
          <w:rPr>
            <w:rFonts w:ascii="Times New Roman" w:hAnsi="Times New Roman" w:cs="Times New Roman"/>
          </w:rPr>
          <w:t xml:space="preserve"> keep the training time within reasonable limits.</w:t>
        </w:r>
      </w:ins>
      <w:ins w:id="1882" w:author="Benton, Deon" w:date="2026-02-26T15:28:00Z" w16du:dateUtc="2026-02-26T21:28:00Z">
        <w:r w:rsidR="00D838CA">
          <w:rPr>
            <w:rFonts w:ascii="Times New Roman" w:hAnsi="Times New Roman" w:cs="Times New Roman"/>
          </w:rPr>
          <w:t xml:space="preserve"> There is n</w:t>
        </w:r>
      </w:ins>
      <w:ins w:id="1883" w:author="Benton, Deon" w:date="2026-02-26T15:29:00Z" w16du:dateUtc="2026-02-26T21:29:00Z">
        <w:r w:rsidR="00D838CA">
          <w:rPr>
            <w:rFonts w:ascii="Times New Roman" w:hAnsi="Times New Roman" w:cs="Times New Roman"/>
          </w:rPr>
          <w:t>o reason to believe that the results reported below would change drastically if more or fewer objects were used.</w:t>
        </w:r>
      </w:ins>
      <w:ins w:id="1884" w:author="Benton, Deon" w:date="2026-02-26T15:10:00Z" w16du:dateUtc="2026-02-26T21:10:00Z">
        <w:r w:rsidR="0016301B">
          <w:rPr>
            <w:rFonts w:ascii="Times New Roman" w:hAnsi="Times New Roman" w:cs="Times New Roman"/>
          </w:rPr>
          <w:t xml:space="preserve"> I</w:t>
        </w:r>
      </w:ins>
      <w:ins w:id="1885" w:author="Benton, Deon" w:date="2026-02-26T15:11:00Z" w16du:dateUtc="2026-02-26T21:11:00Z">
        <w:r w:rsidR="0016301B">
          <w:rPr>
            <w:rFonts w:ascii="Times New Roman" w:hAnsi="Times New Roman" w:cs="Times New Roman"/>
          </w:rPr>
          <w:t>n contrast, the remaining two</w:t>
        </w:r>
      </w:ins>
      <w:r>
        <w:rPr>
          <w:rFonts w:ascii="Times New Roman" w:hAnsi="Times New Roman" w:cs="Times New Roman"/>
        </w:rPr>
        <w:t xml:space="preserve"> </w:t>
      </w:r>
      <w:ins w:id="1886" w:author="Benton, Deon" w:date="2026-02-26T15:11:00Z" w16du:dateUtc="2026-02-26T21:11:00Z">
        <w:r w:rsidR="0016301B">
          <w:rPr>
            <w:rFonts w:ascii="Times New Roman" w:hAnsi="Times New Roman" w:cs="Times New Roman"/>
          </w:rPr>
          <w:t xml:space="preserve">objects were shown </w:t>
        </w:r>
      </w:ins>
      <w:ins w:id="1887" w:author="Benton, Deon" w:date="2026-02-26T15:29:00Z" w16du:dateUtc="2026-02-26T21:29:00Z">
        <w:r w:rsidR="00D838CA">
          <w:rPr>
            <w:rFonts w:ascii="Times New Roman" w:hAnsi="Times New Roman" w:cs="Times New Roman"/>
          </w:rPr>
          <w:t xml:space="preserve">to networks during the habituation and test phases of their corresponding simulation. </w:t>
        </w:r>
      </w:ins>
    </w:p>
    <w:p w14:paraId="4C4873C9" w14:textId="382DEB2F" w:rsidR="00A94DF8" w:rsidRDefault="00971B09" w:rsidP="00A94DF8">
      <w:pPr>
        <w:spacing w:line="480" w:lineRule="auto"/>
        <w:ind w:firstLine="720"/>
        <w:contextualSpacing/>
        <w:rPr>
          <w:ins w:id="1888" w:author="Benton, Deon" w:date="2026-03-07T20:57:00Z" w16du:dateUtc="2026-03-08T02:57:00Z"/>
          <w:rFonts w:ascii="Times New Roman" w:hAnsi="Times New Roman" w:cs="Times New Roman"/>
        </w:rPr>
      </w:pPr>
      <w:ins w:id="1889" w:author="Benton, Deon" w:date="2026-02-26T15:39:00Z" w16du:dateUtc="2026-02-26T21:39:00Z">
        <w:r>
          <w:rPr>
            <w:rFonts w:ascii="Times New Roman" w:hAnsi="Times New Roman" w:cs="Times New Roman"/>
          </w:rPr>
          <w:t xml:space="preserve">Surface Property </w:t>
        </w:r>
      </w:ins>
      <w:ins w:id="1890" w:author="Benton, Deon" w:date="2026-02-26T15:40:00Z" w16du:dateUtc="2026-02-26T21:40:00Z">
        <w:r>
          <w:rPr>
            <w:rFonts w:ascii="Times New Roman" w:hAnsi="Times New Roman" w:cs="Times New Roman"/>
          </w:rPr>
          <w:t>Left and Surface Property Right</w:t>
        </w:r>
      </w:ins>
      <w:ins w:id="1891" w:author="Benton, Deon" w:date="2026-03-07T19:00:00Z" w16du:dateUtc="2026-03-08T01:00:00Z">
        <w:r w:rsidR="000D45E6">
          <w:rPr>
            <w:rFonts w:ascii="Times New Roman" w:hAnsi="Times New Roman" w:cs="Times New Roman"/>
          </w:rPr>
          <w:t xml:space="preserve"> were the next input and output groups; both groups consisted of two units</w:t>
        </w:r>
      </w:ins>
      <w:r w:rsidR="00524642">
        <w:rPr>
          <w:rFonts w:ascii="Times New Roman" w:hAnsi="Times New Roman" w:cs="Times New Roman"/>
        </w:rPr>
        <w:t>.</w:t>
      </w:r>
      <w:ins w:id="1892" w:author="Benton, Deon" w:date="2026-02-26T15:31:00Z" w16du:dateUtc="2026-02-26T21:31:00Z">
        <w:r w:rsidR="00950F4C">
          <w:rPr>
            <w:rFonts w:ascii="Times New Roman" w:hAnsi="Times New Roman" w:cs="Times New Roman"/>
          </w:rPr>
          <w:t xml:space="preserve"> As before,</w:t>
        </w:r>
      </w:ins>
      <w:r w:rsidR="00524642">
        <w:rPr>
          <w:rFonts w:ascii="Times New Roman" w:hAnsi="Times New Roman" w:cs="Times New Roman"/>
        </w:rPr>
        <w:t xml:space="preserve"> </w:t>
      </w:r>
      <w:ins w:id="1893" w:author="Benton, Deon" w:date="2026-02-26T15:31:00Z" w16du:dateUtc="2026-02-26T21:31:00Z">
        <w:r w:rsidR="00950F4C">
          <w:rPr>
            <w:rFonts w:ascii="Times New Roman" w:hAnsi="Times New Roman" w:cs="Times New Roman"/>
          </w:rPr>
          <w:t>the left-right designation</w:t>
        </w:r>
      </w:ins>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ins w:id="1894" w:author="Benton, Deon" w:date="2026-02-26T16:28:00Z" w16du:dateUtc="2026-02-26T22:28:00Z">
        <w:r w:rsidR="003000D0">
          <w:rPr>
            <w:rFonts w:ascii="Times New Roman" w:hAnsi="Times New Roman" w:cs="Times New Roman"/>
          </w:rPr>
          <w:t xml:space="preserve"> </w:t>
        </w:r>
      </w:ins>
      <w:del w:id="1895" w:author="Benton, Deon" w:date="2026-02-26T16:28:00Z" w16du:dateUtc="2026-02-26T22:28:00Z">
        <w:r w:rsidR="00524642" w:rsidDel="003000D0">
          <w:rPr>
            <w:rFonts w:ascii="Times New Roman" w:hAnsi="Times New Roman" w:cs="Times New Roman"/>
          </w:rPr>
          <w:delText xml:space="preserve"> </w:delText>
        </w:r>
      </w:del>
      <w:r w:rsidR="00524642">
        <w:rPr>
          <w:rFonts w:ascii="Times New Roman" w:hAnsi="Times New Roman" w:cs="Times New Roman"/>
        </w:rPr>
        <w:t xml:space="preserve">in either group </w:t>
      </w:r>
      <w:ins w:id="1896" w:author="Benton, Deon" w:date="2026-02-26T15:40:00Z" w16du:dateUtc="2026-02-26T21:40:00Z">
        <w:r>
          <w:rPr>
            <w:rFonts w:ascii="Times New Roman" w:hAnsi="Times New Roman" w:cs="Times New Roman"/>
          </w:rPr>
          <w:t xml:space="preserve">represented </w:t>
        </w:r>
      </w:ins>
      <w:ins w:id="1897" w:author="Benton, Deon" w:date="2026-02-26T16:06:00Z" w16du:dateUtc="2026-02-26T22:06:00Z">
        <w:r w:rsidR="009D1FA7">
          <w:rPr>
            <w:rFonts w:ascii="Times New Roman" w:hAnsi="Times New Roman" w:cs="Times New Roman"/>
          </w:rPr>
          <w:t xml:space="preserve">one class of </w:t>
        </w:r>
      </w:ins>
      <w:ins w:id="1898" w:author="Benton, Deon" w:date="2026-02-26T15:46:00Z" w16du:dateUtc="2026-02-26T21:46:00Z">
        <w:r w:rsidR="00523168">
          <w:rPr>
            <w:rFonts w:ascii="Times New Roman" w:hAnsi="Times New Roman" w:cs="Times New Roman"/>
          </w:rPr>
          <w:t xml:space="preserve">visible, </w:t>
        </w:r>
      </w:ins>
      <w:ins w:id="1899" w:author="Benton, Deon" w:date="2026-03-20T14:07:00Z" w16du:dateUtc="2026-03-20T19:07:00Z">
        <w:r w:rsidR="000014B3">
          <w:rPr>
            <w:rFonts w:ascii="Times New Roman" w:hAnsi="Times New Roman" w:cs="Times New Roman"/>
          </w:rPr>
          <w:t>perceptually grounded</w:t>
        </w:r>
      </w:ins>
      <w:ins w:id="1900" w:author="Benton, Deon" w:date="2026-02-26T16:06:00Z" w16du:dateUtc="2026-02-26T22:06:00Z">
        <w:r w:rsidR="009D1FA7">
          <w:rPr>
            <w:rFonts w:ascii="Times New Roman" w:hAnsi="Times New Roman" w:cs="Times New Roman"/>
          </w:rPr>
          <w:t xml:space="preserve"> features </w:t>
        </w:r>
      </w:ins>
      <w:ins w:id="1901" w:author="Benton, Deon" w:date="2026-02-26T15:44:00Z" w16du:dateUtc="2026-02-26T21:44:00Z">
        <w:r w:rsidR="00367E30">
          <w:rPr>
            <w:rFonts w:ascii="Times New Roman" w:hAnsi="Times New Roman" w:cs="Times New Roman"/>
          </w:rPr>
          <w:t xml:space="preserve">(e.g., </w:t>
        </w:r>
      </w:ins>
      <w:ins w:id="1902" w:author="Benton, Deon" w:date="2026-02-26T16:09:00Z" w16du:dateUtc="2026-02-26T22:09:00Z">
        <w:r w:rsidR="003248FE">
          <w:rPr>
            <w:rFonts w:ascii="Times New Roman" w:hAnsi="Times New Roman" w:cs="Times New Roman"/>
          </w:rPr>
          <w:t>elongated appendage-like extensions [e.g., legs], high-contrast, ovular elements [</w:t>
        </w:r>
      </w:ins>
      <w:ins w:id="1903" w:author="Benton, Deon" w:date="2026-02-26T16:10:00Z" w16du:dateUtc="2026-02-26T22:10:00Z">
        <w:r w:rsidR="003248FE">
          <w:rPr>
            <w:rFonts w:ascii="Times New Roman" w:hAnsi="Times New Roman" w:cs="Times New Roman"/>
          </w:rPr>
          <w:t>e.g., eyes], etc</w:t>
        </w:r>
      </w:ins>
      <w:ins w:id="1904" w:author="Benton, Deon" w:date="2026-02-26T15:44:00Z" w16du:dateUtc="2026-02-26T21:44:00Z">
        <w:r w:rsidR="00367E30">
          <w:rPr>
            <w:rFonts w:ascii="Times New Roman" w:hAnsi="Times New Roman" w:cs="Times New Roman"/>
          </w:rPr>
          <w:t>.)</w:t>
        </w:r>
      </w:ins>
      <w:ins w:id="1905" w:author="Benton, Deon" w:date="2026-02-26T16:28:00Z" w16du:dateUtc="2026-02-26T22:28:00Z">
        <w:r w:rsidR="003000D0">
          <w:rPr>
            <w:rFonts w:ascii="Times New Roman" w:hAnsi="Times New Roman" w:cs="Times New Roman"/>
          </w:rPr>
          <w:t xml:space="preserve">. </w:t>
        </w:r>
      </w:ins>
      <w:ins w:id="1906" w:author="Benton, Deon" w:date="2026-02-26T16:29:00Z" w16du:dateUtc="2026-02-26T22:29:00Z">
        <w:r w:rsidR="003000D0">
          <w:rPr>
            <w:rFonts w:ascii="Times New Roman" w:hAnsi="Times New Roman" w:cs="Times New Roman"/>
          </w:rPr>
          <w:t>This unit corresponds to Surface Feature A.</w:t>
        </w:r>
      </w:ins>
      <w:ins w:id="1907" w:author="Benton, Deon" w:date="2026-02-26T16:28:00Z" w16du:dateUtc="2026-02-26T22:28:00Z">
        <w:r w:rsidR="003000D0">
          <w:rPr>
            <w:rFonts w:ascii="Times New Roman" w:hAnsi="Times New Roman" w:cs="Times New Roman"/>
          </w:rPr>
          <w:t xml:space="preserve"> </w:t>
        </w:r>
      </w:ins>
      <w:ins w:id="1908" w:author="Benton, Deon" w:date="2026-02-26T16:30:00Z" w16du:dateUtc="2026-02-26T22:30:00Z">
        <w:r w:rsidR="003000D0">
          <w:rPr>
            <w:rFonts w:ascii="Times New Roman" w:hAnsi="Times New Roman" w:cs="Times New Roman"/>
          </w:rPr>
          <w:t>In contrast, the</w:t>
        </w:r>
      </w:ins>
      <w:ins w:id="1909" w:author="Benton, Deon" w:date="2026-02-26T16:29:00Z" w16du:dateUtc="2026-02-26T22:29:00Z">
        <w:r w:rsidR="003000D0">
          <w:rPr>
            <w:rFonts w:ascii="Times New Roman" w:hAnsi="Times New Roman" w:cs="Times New Roman"/>
          </w:rPr>
          <w:t xml:space="preserve"> second unit in</w:t>
        </w:r>
      </w:ins>
      <w:r w:rsidR="00524642">
        <w:rPr>
          <w:rFonts w:ascii="Times New Roman" w:hAnsi="Times New Roman" w:cs="Times New Roman"/>
        </w:rPr>
        <w:t xml:space="preserve"> either group </w:t>
      </w:r>
      <w:ins w:id="1910" w:author="Benton, Deon" w:date="2026-02-26T15:44:00Z" w16du:dateUtc="2026-02-26T21:44:00Z">
        <w:r w:rsidR="00367E30">
          <w:rPr>
            <w:rFonts w:ascii="Times New Roman" w:hAnsi="Times New Roman" w:cs="Times New Roman"/>
          </w:rPr>
          <w:t xml:space="preserve">represented </w:t>
        </w:r>
      </w:ins>
      <w:ins w:id="1911" w:author="Benton, Deon" w:date="2026-02-26T16:10:00Z" w16du:dateUtc="2026-02-26T22:10:00Z">
        <w:r w:rsidR="003248FE">
          <w:rPr>
            <w:rFonts w:ascii="Times New Roman" w:hAnsi="Times New Roman" w:cs="Times New Roman"/>
          </w:rPr>
          <w:t>a different class</w:t>
        </w:r>
        <w:r w:rsidR="00823362">
          <w:rPr>
            <w:rFonts w:ascii="Times New Roman" w:hAnsi="Times New Roman" w:cs="Times New Roman"/>
          </w:rPr>
          <w:t xml:space="preserve"> of visible, surface features</w:t>
        </w:r>
      </w:ins>
      <w:ins w:id="1912" w:author="Benton, Deon" w:date="2026-02-26T15:43:00Z" w16du:dateUtc="2026-02-26T21:43:00Z">
        <w:r w:rsidR="00367E30">
          <w:rPr>
            <w:rFonts w:ascii="Times New Roman" w:hAnsi="Times New Roman" w:cs="Times New Roman"/>
          </w:rPr>
          <w:t xml:space="preserve"> (e.g., </w:t>
        </w:r>
      </w:ins>
      <w:ins w:id="1913" w:author="Benton, Deon" w:date="2026-02-26T16:11:00Z" w16du:dateUtc="2026-02-26T22:11:00Z">
        <w:r w:rsidR="00823362">
          <w:rPr>
            <w:rFonts w:ascii="Times New Roman" w:hAnsi="Times New Roman" w:cs="Times New Roman"/>
          </w:rPr>
          <w:t xml:space="preserve">rigid and </w:t>
        </w:r>
      </w:ins>
      <w:ins w:id="1914" w:author="Benton, Deon" w:date="2026-02-26T16:10:00Z" w16du:dateUtc="2026-02-26T22:10:00Z">
        <w:r w:rsidR="00823362">
          <w:rPr>
            <w:rFonts w:ascii="Times New Roman" w:hAnsi="Times New Roman" w:cs="Times New Roman"/>
          </w:rPr>
          <w:t>compact</w:t>
        </w:r>
      </w:ins>
      <w:ins w:id="1915" w:author="Benton, Deon" w:date="2026-02-26T16:11:00Z" w16du:dateUtc="2026-02-26T22:11:00Z">
        <w:r w:rsidR="00823362">
          <w:rPr>
            <w:rFonts w:ascii="Times New Roman" w:hAnsi="Times New Roman" w:cs="Times New Roman"/>
          </w:rPr>
          <w:t xml:space="preserve"> [e.g., solid geometric shapes], uniform</w:t>
        </w:r>
      </w:ins>
      <w:ins w:id="1916" w:author="Benton, Deon" w:date="2026-02-26T16:12:00Z" w16du:dateUtc="2026-02-26T22:12:00Z">
        <w:r w:rsidR="00823362">
          <w:rPr>
            <w:rFonts w:ascii="Times New Roman" w:hAnsi="Times New Roman" w:cs="Times New Roman"/>
          </w:rPr>
          <w:t xml:space="preserve"> contour structure [e.g., the smooth</w:t>
        </w:r>
      </w:ins>
      <w:ins w:id="1917" w:author="Benton, Deon" w:date="2026-03-02T16:23:00Z" w16du:dateUtc="2026-03-02T22:23:00Z">
        <w:r w:rsidR="009F774E">
          <w:rPr>
            <w:rFonts w:ascii="Times New Roman" w:hAnsi="Times New Roman" w:cs="Times New Roman"/>
          </w:rPr>
          <w:t>, rectilinear</w:t>
        </w:r>
      </w:ins>
      <w:ins w:id="1918" w:author="Benton, Deon" w:date="2026-02-26T16:12:00Z" w16du:dateUtc="2026-02-26T22:12:00Z">
        <w:r w:rsidR="00823362">
          <w:rPr>
            <w:rFonts w:ascii="Times New Roman" w:hAnsi="Times New Roman" w:cs="Times New Roman"/>
          </w:rPr>
          <w:t xml:space="preserve"> edges of a block]</w:t>
        </w:r>
      </w:ins>
      <w:ins w:id="1919" w:author="Benton, Deon" w:date="2026-02-26T15:47:00Z" w16du:dateUtc="2026-02-26T21:47:00Z">
        <w:r w:rsidR="00523168">
          <w:rPr>
            <w:rFonts w:ascii="Times New Roman" w:hAnsi="Times New Roman" w:cs="Times New Roman"/>
          </w:rPr>
          <w:t>)</w:t>
        </w:r>
      </w:ins>
      <w:r w:rsidR="00524642">
        <w:rPr>
          <w:rFonts w:ascii="Times New Roman" w:hAnsi="Times New Roman" w:cs="Times New Roman"/>
        </w:rPr>
        <w:t xml:space="preserve">. </w:t>
      </w:r>
      <w:ins w:id="1920" w:author="Benton, Deon" w:date="2026-02-26T16:29:00Z" w16du:dateUtc="2026-02-26T22:29:00Z">
        <w:r w:rsidR="003000D0">
          <w:rPr>
            <w:rFonts w:ascii="Times New Roman" w:hAnsi="Times New Roman" w:cs="Times New Roman"/>
          </w:rPr>
          <w:t xml:space="preserve">This unit corresponds to Surface Feature B. </w:t>
        </w:r>
      </w:ins>
      <w:ins w:id="1921" w:author="Benton, Deon" w:date="2026-03-07T20:45:00Z" w16du:dateUtc="2026-03-08T02:45:00Z">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ins>
    </w:p>
    <w:p w14:paraId="52D95AED" w14:textId="2B53E36C" w:rsidR="006969EB" w:rsidRDefault="001B1E4E" w:rsidP="00A94DF8">
      <w:pPr>
        <w:spacing w:line="480" w:lineRule="auto"/>
        <w:ind w:firstLine="720"/>
        <w:contextualSpacing/>
        <w:rPr>
          <w:rFonts w:ascii="Times New Roman" w:hAnsi="Times New Roman" w:cs="Times New Roman"/>
        </w:rPr>
      </w:pPr>
      <w:ins w:id="1922" w:author="Benton, Deon" w:date="2026-03-07T20:45:00Z" w16du:dateUtc="2026-03-08T02:45:00Z">
        <w:r>
          <w:rPr>
            <w:rFonts w:ascii="Times New Roman" w:hAnsi="Times New Roman" w:cs="Times New Roman"/>
          </w:rPr>
          <w:t>A point that is worth noting is that</w:t>
        </w:r>
      </w:ins>
      <w:ins w:id="1923" w:author="Benton, Deon" w:date="2026-03-07T20:46:00Z" w16du:dateUtc="2026-03-08T02:46:00Z">
        <w:r>
          <w:rPr>
            <w:rFonts w:ascii="Times New Roman" w:hAnsi="Times New Roman" w:cs="Times New Roman"/>
          </w:rPr>
          <w:t xml:space="preserve"> because the current</w:t>
        </w:r>
      </w:ins>
      <w:ins w:id="1924" w:author="Benton, Deon" w:date="2026-02-26T16:17:00Z" w16du:dateUtc="2026-02-26T22:17:00Z">
        <w:r w:rsidR="00BA7139">
          <w:rPr>
            <w:rFonts w:ascii="Times New Roman" w:hAnsi="Times New Roman" w:cs="Times New Roman"/>
          </w:rPr>
          <w:t xml:space="preserve"> simulations were </w:t>
        </w:r>
      </w:ins>
      <w:ins w:id="1925" w:author="Benton, Deon" w:date="2026-02-26T16:18:00Z" w16du:dateUtc="2026-02-26T22:18:00Z">
        <w:r w:rsidR="00BA7139">
          <w:rPr>
            <w:rFonts w:ascii="Times New Roman" w:hAnsi="Times New Roman" w:cs="Times New Roman"/>
          </w:rPr>
          <w:t xml:space="preserve">designed to </w:t>
        </w:r>
        <w:r w:rsidR="00F70864">
          <w:rPr>
            <w:rFonts w:ascii="Times New Roman" w:hAnsi="Times New Roman" w:cs="Times New Roman"/>
          </w:rPr>
          <w:t xml:space="preserve">demonstrate that associations formed among </w:t>
        </w:r>
      </w:ins>
      <w:ins w:id="1926" w:author="Benton, Deon" w:date="2026-02-26T16:19:00Z" w16du:dateUtc="2026-02-26T22:19:00Z">
        <w:r w:rsidR="00F70864">
          <w:rPr>
            <w:rFonts w:ascii="Times New Roman" w:hAnsi="Times New Roman" w:cs="Times New Roman"/>
          </w:rPr>
          <w:t xml:space="preserve">one or more </w:t>
        </w:r>
      </w:ins>
      <w:ins w:id="1927" w:author="Benton, Deon" w:date="2026-03-07T20:48:00Z" w16du:dateUtc="2026-03-08T02:48:00Z">
        <w:r w:rsidR="007E006B">
          <w:rPr>
            <w:rFonts w:ascii="Times New Roman" w:hAnsi="Times New Roman" w:cs="Times New Roman"/>
          </w:rPr>
          <w:t xml:space="preserve">visible </w:t>
        </w:r>
      </w:ins>
      <w:ins w:id="1928" w:author="Benton, Deon" w:date="2026-02-26T16:19:00Z" w16du:dateUtc="2026-02-26T22:19:00Z">
        <w:r w:rsidR="00F70864">
          <w:rPr>
            <w:rFonts w:ascii="Times New Roman" w:hAnsi="Times New Roman" w:cs="Times New Roman"/>
          </w:rPr>
          <w:t xml:space="preserve">features and </w:t>
        </w:r>
      </w:ins>
      <w:ins w:id="1929" w:author="Benton, Deon" w:date="2026-03-07T19:07:00Z" w16du:dateUtc="2026-03-08T01:07:00Z">
        <w:r w:rsidR="009351F3">
          <w:rPr>
            <w:rFonts w:ascii="Times New Roman" w:hAnsi="Times New Roman" w:cs="Times New Roman"/>
          </w:rPr>
          <w:t>the k</w:t>
        </w:r>
      </w:ins>
      <w:ins w:id="1930" w:author="Benton, Deon" w:date="2026-03-07T19:08:00Z" w16du:dateUtc="2026-03-08T01:08:00Z">
        <w:r w:rsidR="009351F3">
          <w:rPr>
            <w:rFonts w:ascii="Times New Roman" w:hAnsi="Times New Roman" w:cs="Times New Roman"/>
          </w:rPr>
          <w:t>inematics of different actions</w:t>
        </w:r>
      </w:ins>
      <w:ins w:id="1931" w:author="Benton, Deon" w:date="2026-02-26T16:19:00Z" w16du:dateUtc="2026-02-26T22:19:00Z">
        <w:r w:rsidR="00F70864">
          <w:rPr>
            <w:rFonts w:ascii="Times New Roman" w:hAnsi="Times New Roman" w:cs="Times New Roman"/>
          </w:rPr>
          <w:t xml:space="preserve"> can explain infants’ looking patterns in</w:t>
        </w:r>
      </w:ins>
      <w:ins w:id="1932" w:author="Benton, Deon" w:date="2026-02-26T16:30:00Z" w16du:dateUtc="2026-02-26T22:30:00Z">
        <w:r w:rsidR="003000D0">
          <w:rPr>
            <w:rFonts w:ascii="Times New Roman" w:hAnsi="Times New Roman" w:cs="Times New Roman"/>
          </w:rPr>
          <w:t xml:space="preserve"> </w:t>
        </w:r>
      </w:ins>
      <w:ins w:id="1933" w:author="Benton, Deon" w:date="2026-03-07T20:46:00Z" w16du:dateUtc="2026-03-08T02:46:00Z">
        <w:r>
          <w:rPr>
            <w:rFonts w:ascii="Times New Roman" w:hAnsi="Times New Roman" w:cs="Times New Roman"/>
          </w:rPr>
          <w:t>studies assessing their putative action understanding</w:t>
        </w:r>
      </w:ins>
      <w:ins w:id="1934" w:author="Benton, Deon" w:date="2026-03-07T20:20:00Z" w16du:dateUtc="2026-03-08T02:20:00Z">
        <w:r w:rsidR="00BA0306">
          <w:rPr>
            <w:rFonts w:ascii="Times New Roman" w:hAnsi="Times New Roman" w:cs="Times New Roman"/>
          </w:rPr>
          <w:t xml:space="preserve">, </w:t>
        </w:r>
      </w:ins>
      <w:ins w:id="1935" w:author="Benton, Deon" w:date="2026-03-07T19:03:00Z" w16du:dateUtc="2026-03-08T01:03:00Z">
        <w:r w:rsidR="00481F13">
          <w:rPr>
            <w:rFonts w:ascii="Times New Roman" w:hAnsi="Times New Roman" w:cs="Times New Roman"/>
          </w:rPr>
          <w:t>no attempt was made</w:t>
        </w:r>
      </w:ins>
      <w:ins w:id="1936" w:author="Benton, Deon" w:date="2026-03-07T20:48:00Z" w16du:dateUtc="2026-03-08T02:48:00Z">
        <w:r w:rsidR="007E006B">
          <w:rPr>
            <w:rFonts w:ascii="Times New Roman" w:hAnsi="Times New Roman" w:cs="Times New Roman"/>
          </w:rPr>
          <w:t xml:space="preserve"> here</w:t>
        </w:r>
      </w:ins>
      <w:ins w:id="1937" w:author="Benton, Deon" w:date="2026-03-07T19:03:00Z" w16du:dateUtc="2026-03-08T01:03:00Z">
        <w:r w:rsidR="00481F13">
          <w:rPr>
            <w:rFonts w:ascii="Times New Roman" w:hAnsi="Times New Roman" w:cs="Times New Roman"/>
          </w:rPr>
          <w:t xml:space="preserve"> to model</w:t>
        </w:r>
      </w:ins>
      <w:ins w:id="1938" w:author="Benton, Deon" w:date="2026-02-26T16:21:00Z" w16du:dateUtc="2026-02-26T22:21:00Z">
        <w:r w:rsidR="00FB1CF6">
          <w:rPr>
            <w:rFonts w:ascii="Times New Roman" w:hAnsi="Times New Roman" w:cs="Times New Roman"/>
          </w:rPr>
          <w:t xml:space="preserve"> specific </w:t>
        </w:r>
      </w:ins>
      <w:ins w:id="1939" w:author="Benton, Deon" w:date="2026-03-07T19:04:00Z" w16du:dateUtc="2026-03-08T01:04:00Z">
        <w:r w:rsidR="00481F13">
          <w:rPr>
            <w:rFonts w:ascii="Times New Roman" w:hAnsi="Times New Roman" w:cs="Times New Roman"/>
          </w:rPr>
          <w:t xml:space="preserve">surface </w:t>
        </w:r>
      </w:ins>
      <w:ins w:id="1940" w:author="Benton, Deon" w:date="2026-02-26T16:21:00Z" w16du:dateUtc="2026-02-26T22:21:00Z">
        <w:r w:rsidR="00FB1CF6">
          <w:rPr>
            <w:rFonts w:ascii="Times New Roman" w:hAnsi="Times New Roman" w:cs="Times New Roman"/>
          </w:rPr>
          <w:t>features</w:t>
        </w:r>
      </w:ins>
      <w:ins w:id="1941" w:author="Benton, Deon" w:date="2026-02-26T16:22:00Z" w16du:dateUtc="2026-02-26T22:22:00Z">
        <w:r w:rsidR="00FB1CF6">
          <w:rPr>
            <w:rFonts w:ascii="Times New Roman" w:hAnsi="Times New Roman" w:cs="Times New Roman"/>
          </w:rPr>
          <w:t>.</w:t>
        </w:r>
      </w:ins>
      <w:ins w:id="1942" w:author="Benton, Deon" w:date="2026-02-26T16:23:00Z" w16du:dateUtc="2026-02-26T22:23:00Z">
        <w:r w:rsidR="0097153C">
          <w:rPr>
            <w:rFonts w:ascii="Times New Roman" w:hAnsi="Times New Roman" w:cs="Times New Roman"/>
          </w:rPr>
          <w:t xml:space="preserve"> Instead, </w:t>
        </w:r>
      </w:ins>
      <w:ins w:id="1943" w:author="Benton, Deon" w:date="2026-03-07T20:15:00Z" w16du:dateUtc="2026-03-08T02:15:00Z">
        <w:r w:rsidR="00BA0306">
          <w:rPr>
            <w:rFonts w:ascii="Times New Roman" w:hAnsi="Times New Roman" w:cs="Times New Roman"/>
          </w:rPr>
          <w:t>the first and second units</w:t>
        </w:r>
      </w:ins>
      <w:ins w:id="1944" w:author="Benton, Deon" w:date="2026-03-07T19:31:00Z" w16du:dateUtc="2026-03-08T01:31:00Z">
        <w:r w:rsidR="007636E8">
          <w:rPr>
            <w:rFonts w:ascii="Times New Roman" w:hAnsi="Times New Roman" w:cs="Times New Roman"/>
          </w:rPr>
          <w:t xml:space="preserve"> in </w:t>
        </w:r>
      </w:ins>
      <w:ins w:id="1945" w:author="Benton, Deon" w:date="2026-03-07T20:46:00Z" w16du:dateUtc="2026-03-08T02:46:00Z">
        <w:r w:rsidR="007E006B">
          <w:rPr>
            <w:rFonts w:ascii="Times New Roman" w:hAnsi="Times New Roman" w:cs="Times New Roman"/>
          </w:rPr>
          <w:t>the Surface Property Left and Surface Property Right groups</w:t>
        </w:r>
      </w:ins>
      <w:ins w:id="1946" w:author="Benton, Deon" w:date="2026-03-07T19:31:00Z" w16du:dateUtc="2026-03-08T01:31:00Z">
        <w:r w:rsidR="007636E8">
          <w:rPr>
            <w:rFonts w:ascii="Times New Roman" w:hAnsi="Times New Roman" w:cs="Times New Roman"/>
          </w:rPr>
          <w:t xml:space="preserve"> </w:t>
        </w:r>
      </w:ins>
      <w:ins w:id="1947" w:author="Benton, Deon" w:date="2026-02-26T16:23:00Z" w16du:dateUtc="2026-02-26T22:23:00Z">
        <w:r w:rsidR="0097153C">
          <w:rPr>
            <w:rFonts w:ascii="Times New Roman" w:hAnsi="Times New Roman" w:cs="Times New Roman"/>
          </w:rPr>
          <w:t>served</w:t>
        </w:r>
      </w:ins>
      <w:ins w:id="1948" w:author="Benton, Deon" w:date="2026-03-07T20:16:00Z" w16du:dateUtc="2026-03-08T02:16:00Z">
        <w:r w:rsidR="00BA0306">
          <w:rPr>
            <w:rFonts w:ascii="Times New Roman" w:hAnsi="Times New Roman" w:cs="Times New Roman"/>
          </w:rPr>
          <w:t>, respectively,</w:t>
        </w:r>
      </w:ins>
      <w:ins w:id="1949" w:author="Benton, Deon" w:date="2026-02-26T16:23:00Z" w16du:dateUtc="2026-02-26T22:23:00Z">
        <w:r w:rsidR="0097153C">
          <w:rPr>
            <w:rFonts w:ascii="Times New Roman" w:hAnsi="Times New Roman" w:cs="Times New Roman"/>
          </w:rPr>
          <w:t xml:space="preserve"> as</w:t>
        </w:r>
      </w:ins>
      <w:ins w:id="1950" w:author="Benton, Deon" w:date="2026-03-07T19:31:00Z" w16du:dateUtc="2026-03-08T01:31:00Z">
        <w:r w:rsidR="007636E8">
          <w:rPr>
            <w:rFonts w:ascii="Times New Roman" w:hAnsi="Times New Roman" w:cs="Times New Roman"/>
          </w:rPr>
          <w:t xml:space="preserve"> plac</w:t>
        </w:r>
      </w:ins>
      <w:ins w:id="1951" w:author="Benton, Deon" w:date="2026-03-07T19:32:00Z" w16du:dateUtc="2026-03-08T01:32:00Z">
        <w:r w:rsidR="007636E8">
          <w:rPr>
            <w:rFonts w:ascii="Times New Roman" w:hAnsi="Times New Roman" w:cs="Times New Roman"/>
          </w:rPr>
          <w:t>eholder</w:t>
        </w:r>
      </w:ins>
      <w:ins w:id="1952" w:author="Benton, Deon" w:date="2026-03-07T20:15:00Z" w16du:dateUtc="2026-03-08T02:15:00Z">
        <w:r w:rsidR="00BA0306">
          <w:rPr>
            <w:rFonts w:ascii="Times New Roman" w:hAnsi="Times New Roman" w:cs="Times New Roman"/>
          </w:rPr>
          <w:t>s</w:t>
        </w:r>
      </w:ins>
      <w:ins w:id="1953" w:author="Benton, Deon" w:date="2026-03-07T19:29:00Z" w16du:dateUtc="2026-03-08T01:29:00Z">
        <w:r w:rsidR="007636E8">
          <w:rPr>
            <w:rFonts w:ascii="Times New Roman" w:hAnsi="Times New Roman" w:cs="Times New Roman"/>
          </w:rPr>
          <w:t xml:space="preserve"> for the surface features</w:t>
        </w:r>
      </w:ins>
      <w:ins w:id="1954" w:author="Benton, Deon" w:date="2026-03-07T20:16:00Z" w16du:dateUtc="2026-03-08T02:16:00Z">
        <w:r w:rsidR="00BA0306">
          <w:rPr>
            <w:rFonts w:ascii="Times New Roman" w:hAnsi="Times New Roman" w:cs="Times New Roman"/>
          </w:rPr>
          <w:t xml:space="preserve"> possessed by animate entities </w:t>
        </w:r>
      </w:ins>
      <w:ins w:id="1955" w:author="Benton, Deon" w:date="2026-03-07T20:17:00Z" w16du:dateUtc="2026-03-08T02:17:00Z">
        <w:r w:rsidR="00BA0306">
          <w:rPr>
            <w:rFonts w:ascii="Times New Roman" w:hAnsi="Times New Roman" w:cs="Times New Roman"/>
          </w:rPr>
          <w:t>(e.g., elongated appendage-</w:t>
        </w:r>
        <w:r w:rsidR="00BA0306">
          <w:rPr>
            <w:rFonts w:ascii="Times New Roman" w:hAnsi="Times New Roman" w:cs="Times New Roman"/>
          </w:rPr>
          <w:lastRenderedPageBreak/>
          <w:t xml:space="preserve">like extensions) </w:t>
        </w:r>
      </w:ins>
      <w:ins w:id="1956" w:author="Benton, Deon" w:date="2026-03-07T20:16:00Z" w16du:dateUtc="2026-03-08T02:16:00Z">
        <w:r w:rsidR="00BA0306">
          <w:rPr>
            <w:rFonts w:ascii="Times New Roman" w:hAnsi="Times New Roman" w:cs="Times New Roman"/>
          </w:rPr>
          <w:t>and inanimate objects</w:t>
        </w:r>
      </w:ins>
      <w:ins w:id="1957" w:author="Benton, Deon" w:date="2026-03-07T20:17:00Z" w16du:dateUtc="2026-03-08T02:17:00Z">
        <w:r w:rsidR="00BA0306">
          <w:rPr>
            <w:rFonts w:ascii="Times New Roman" w:hAnsi="Times New Roman" w:cs="Times New Roman"/>
          </w:rPr>
          <w:t xml:space="preserve"> (e.g., rigidity and compactness)</w:t>
        </w:r>
      </w:ins>
      <w:ins w:id="1958" w:author="Benton, Deon" w:date="2026-03-07T20:52:00Z" w16du:dateUtc="2026-03-08T02:52:00Z">
        <w:r w:rsidR="007E006B">
          <w:rPr>
            <w:rFonts w:ascii="Times New Roman" w:hAnsi="Times New Roman" w:cs="Times New Roman"/>
          </w:rPr>
          <w:t xml:space="preserve">; </w:t>
        </w:r>
      </w:ins>
      <w:ins w:id="1959" w:author="Benton, Deon" w:date="2026-03-07T20:51:00Z" w16du:dateUtc="2026-03-08T02:51:00Z">
        <w:r w:rsidR="007E006B">
          <w:rPr>
            <w:rFonts w:ascii="Times New Roman" w:hAnsi="Times New Roman" w:cs="Times New Roman"/>
          </w:rPr>
          <w:t xml:space="preserve">these units did not serve as placeholders </w:t>
        </w:r>
      </w:ins>
      <w:ins w:id="1960" w:author="Benton, Deon" w:date="2026-03-07T20:52:00Z" w16du:dateUtc="2026-03-08T02:52:00Z">
        <w:r w:rsidR="007E006B">
          <w:rPr>
            <w:rFonts w:ascii="Times New Roman" w:hAnsi="Times New Roman" w:cs="Times New Roman"/>
          </w:rPr>
          <w:t xml:space="preserve">for </w:t>
        </w:r>
      </w:ins>
      <w:ins w:id="1961" w:author="Benton, Deon" w:date="2026-03-07T20:51:00Z" w16du:dateUtc="2026-03-08T02:51:00Z">
        <w:r w:rsidR="007E006B">
          <w:rPr>
            <w:rFonts w:ascii="Times New Roman" w:hAnsi="Times New Roman" w:cs="Times New Roman"/>
          </w:rPr>
          <w:t>the categories themselves</w:t>
        </w:r>
      </w:ins>
      <w:ins w:id="1962" w:author="Benton, Deon" w:date="2026-03-07T20:17:00Z" w16du:dateUtc="2026-03-08T02:17:00Z">
        <w:r w:rsidR="00BA0306">
          <w:rPr>
            <w:rFonts w:ascii="Times New Roman" w:hAnsi="Times New Roman" w:cs="Times New Roman"/>
          </w:rPr>
          <w:t>.</w:t>
        </w:r>
      </w:ins>
      <w:ins w:id="1963" w:author="Benton, Deon" w:date="2026-03-07T20:49:00Z" w16du:dateUtc="2026-03-08T02:49:00Z">
        <w:r w:rsidR="007E006B">
          <w:rPr>
            <w:rFonts w:ascii="Times New Roman" w:hAnsi="Times New Roman" w:cs="Times New Roman"/>
          </w:rPr>
          <w:t xml:space="preserve"> </w:t>
        </w:r>
      </w:ins>
      <w:ins w:id="1964" w:author="Benton, Deon" w:date="2026-03-07T20:20:00Z" w16du:dateUtc="2026-03-08T02:20:00Z">
        <w:r w:rsidR="00BA0306">
          <w:rPr>
            <w:rFonts w:ascii="Times New Roman" w:hAnsi="Times New Roman" w:cs="Times New Roman"/>
          </w:rPr>
          <w:t>A chief advantage of</w:t>
        </w:r>
      </w:ins>
      <w:ins w:id="1965" w:author="Benton, Deon" w:date="2026-03-07T19:27:00Z" w16du:dateUtc="2026-03-08T01:27:00Z">
        <w:r w:rsidR="007636E8">
          <w:rPr>
            <w:rFonts w:ascii="Times New Roman" w:hAnsi="Times New Roman" w:cs="Times New Roman"/>
          </w:rPr>
          <w:t xml:space="preserve"> not modeling specific surface features </w:t>
        </w:r>
      </w:ins>
      <w:ins w:id="1966" w:author="Benton, Deon" w:date="2026-02-26T16:32:00Z" w16du:dateUtc="2026-02-26T22:32:00Z">
        <w:r w:rsidR="00733C83">
          <w:rPr>
            <w:rFonts w:ascii="Times New Roman" w:hAnsi="Times New Roman" w:cs="Times New Roman"/>
          </w:rPr>
          <w:t xml:space="preserve">is that it </w:t>
        </w:r>
      </w:ins>
      <w:ins w:id="1967" w:author="Benton, Deon" w:date="2026-03-07T20:20:00Z" w16du:dateUtc="2026-03-08T02:20:00Z">
        <w:r w:rsidR="00BA0306">
          <w:rPr>
            <w:rFonts w:ascii="Times New Roman" w:hAnsi="Times New Roman" w:cs="Times New Roman"/>
          </w:rPr>
          <w:t xml:space="preserve">eschewed the need to </w:t>
        </w:r>
      </w:ins>
      <w:ins w:id="1968" w:author="Benton, Deon" w:date="2026-02-26T16:24:00Z" w16du:dateUtc="2026-02-26T22:24:00Z">
        <w:r w:rsidR="002D6839">
          <w:rPr>
            <w:rFonts w:ascii="Times New Roman" w:hAnsi="Times New Roman" w:cs="Times New Roman"/>
          </w:rPr>
          <w:t xml:space="preserve">commit to any </w:t>
        </w:r>
      </w:ins>
      <w:ins w:id="1969" w:author="Benton, Deon" w:date="2026-02-26T16:25:00Z" w16du:dateUtc="2026-02-26T22:25:00Z">
        <w:r w:rsidR="002D6839">
          <w:rPr>
            <w:rFonts w:ascii="Times New Roman" w:hAnsi="Times New Roman" w:cs="Times New Roman"/>
          </w:rPr>
          <w:t>specific</w:t>
        </w:r>
      </w:ins>
      <w:ins w:id="1970" w:author="Benton, Deon" w:date="2026-02-26T16:24:00Z" w16du:dateUtc="2026-02-26T22:24:00Z">
        <w:r w:rsidR="002D6839">
          <w:rPr>
            <w:rFonts w:ascii="Times New Roman" w:hAnsi="Times New Roman" w:cs="Times New Roman"/>
          </w:rPr>
          <w:t xml:space="preserve"> feature</w:t>
        </w:r>
      </w:ins>
      <w:ins w:id="1971" w:author="Benton, Deon" w:date="2026-03-07T20:21:00Z" w16du:dateUtc="2026-03-08T02:21:00Z">
        <w:r w:rsidR="00BA0306">
          <w:rPr>
            <w:rFonts w:ascii="Times New Roman" w:hAnsi="Times New Roman" w:cs="Times New Roman"/>
          </w:rPr>
          <w:t xml:space="preserve">. </w:t>
        </w:r>
      </w:ins>
      <w:ins w:id="1972" w:author="Benton, Deon" w:date="2026-03-07T20:36:00Z" w16du:dateUtc="2026-03-08T02:36:00Z">
        <w:r w:rsidR="003770EC">
          <w:rPr>
            <w:rFonts w:ascii="Times New Roman" w:hAnsi="Times New Roman" w:cs="Times New Roman"/>
          </w:rPr>
          <w:t>Such a commitment would also be premature given that</w:t>
        </w:r>
      </w:ins>
      <w:ins w:id="1973" w:author="Benton, Deon" w:date="2026-03-07T20:37:00Z" w16du:dateUtc="2026-03-08T02:37:00Z">
        <w:r w:rsidR="003770EC">
          <w:rPr>
            <w:rFonts w:ascii="Times New Roman" w:hAnsi="Times New Roman" w:cs="Times New Roman"/>
          </w:rPr>
          <w:t xml:space="preserve"> it would first</w:t>
        </w:r>
      </w:ins>
      <w:ins w:id="1974" w:author="Benton, Deon" w:date="2026-03-07T20:32:00Z" w16du:dateUtc="2026-03-08T02:32:00Z">
        <w:r w:rsidR="0049328D">
          <w:rPr>
            <w:rFonts w:ascii="Times New Roman" w:hAnsi="Times New Roman" w:cs="Times New Roman"/>
          </w:rPr>
          <w:t xml:space="preserve"> need to be </w:t>
        </w:r>
      </w:ins>
      <w:ins w:id="1975" w:author="Benton, Deon" w:date="2026-03-07T20:33:00Z" w16du:dateUtc="2026-03-08T02:33:00Z">
        <w:r w:rsidR="0049328D">
          <w:rPr>
            <w:rFonts w:ascii="Times New Roman" w:hAnsi="Times New Roman" w:cs="Times New Roman"/>
          </w:rPr>
          <w:t xml:space="preserve">determined which </w:t>
        </w:r>
      </w:ins>
      <w:ins w:id="1976" w:author="Benton, Deon" w:date="2026-03-07T20:35:00Z" w16du:dateUtc="2026-03-08T02:35:00Z">
        <w:r w:rsidR="003770EC">
          <w:rPr>
            <w:rFonts w:ascii="Times New Roman" w:hAnsi="Times New Roman" w:cs="Times New Roman"/>
          </w:rPr>
          <w:t>surface features infants attend to in action understanding studies</w:t>
        </w:r>
      </w:ins>
      <w:ins w:id="1977" w:author="Benton, Deon" w:date="2026-03-07T20:38:00Z" w16du:dateUtc="2026-03-08T02:38:00Z">
        <w:r w:rsidR="003770EC">
          <w:rPr>
            <w:rFonts w:ascii="Times New Roman" w:hAnsi="Times New Roman" w:cs="Times New Roman"/>
          </w:rPr>
          <w:t>.</w:t>
        </w:r>
      </w:ins>
      <w:ins w:id="1978" w:author="Benton, Deon" w:date="2026-03-07T20:42:00Z" w16du:dateUtc="2026-03-08T02:42:00Z">
        <w:r w:rsidR="003770EC">
          <w:rPr>
            <w:rFonts w:ascii="Times New Roman" w:hAnsi="Times New Roman" w:cs="Times New Roman"/>
          </w:rPr>
          <w:t xml:space="preserve"> Th</w:t>
        </w:r>
      </w:ins>
      <w:ins w:id="1979" w:author="Benton, Deon" w:date="2026-03-07T20:43:00Z" w16du:dateUtc="2026-03-08T02:43:00Z">
        <w:r w:rsidR="003770EC">
          <w:rPr>
            <w:rFonts w:ascii="Times New Roman" w:hAnsi="Times New Roman" w:cs="Times New Roman"/>
          </w:rPr>
          <w:t xml:space="preserve">e reason </w:t>
        </w:r>
      </w:ins>
      <w:ins w:id="1980" w:author="Benton, Deon" w:date="2026-03-07T20:53:00Z" w16du:dateUtc="2026-03-08T02:53:00Z">
        <w:r w:rsidR="007E006B">
          <w:rPr>
            <w:rFonts w:ascii="Times New Roman" w:hAnsi="Times New Roman" w:cs="Times New Roman"/>
          </w:rPr>
          <w:t>such evidence is lacking is</w:t>
        </w:r>
      </w:ins>
      <w:ins w:id="1981" w:author="Benton, Deon" w:date="2026-03-07T20:43:00Z" w16du:dateUtc="2026-03-08T02:43:00Z">
        <w:r w:rsidR="003770EC">
          <w:rPr>
            <w:rFonts w:ascii="Times New Roman" w:hAnsi="Times New Roman" w:cs="Times New Roman"/>
          </w:rPr>
          <w:t xml:space="preserve"> that</w:t>
        </w:r>
      </w:ins>
      <w:ins w:id="1982" w:author="Benton, Deon" w:date="2026-03-07T20:54:00Z" w16du:dateUtc="2026-03-08T02:54:00Z">
        <w:r w:rsidR="007E006B">
          <w:rPr>
            <w:rFonts w:ascii="Times New Roman" w:hAnsi="Times New Roman" w:cs="Times New Roman"/>
          </w:rPr>
          <w:t xml:space="preserve"> existing accounts have interpreted</w:t>
        </w:r>
      </w:ins>
      <w:ins w:id="1983" w:author="Benton, Deon" w:date="2026-03-07T20:38:00Z" w16du:dateUtc="2026-03-08T02:38:00Z">
        <w:r w:rsidR="003770EC">
          <w:rPr>
            <w:rFonts w:ascii="Times New Roman" w:hAnsi="Times New Roman" w:cs="Times New Roman"/>
          </w:rPr>
          <w:t xml:space="preserve"> infants’ looking </w:t>
        </w:r>
      </w:ins>
      <w:ins w:id="1984" w:author="Benton, Deon" w:date="2026-03-07T20:42:00Z" w16du:dateUtc="2026-03-08T02:42:00Z">
        <w:r w:rsidR="003770EC">
          <w:rPr>
            <w:rFonts w:ascii="Times New Roman" w:hAnsi="Times New Roman" w:cs="Times New Roman"/>
          </w:rPr>
          <w:t>behaviors</w:t>
        </w:r>
      </w:ins>
      <w:ins w:id="1985" w:author="Benton, Deon" w:date="2026-03-07T20:38:00Z" w16du:dateUtc="2026-03-08T02:38:00Z">
        <w:r w:rsidR="003770EC">
          <w:rPr>
            <w:rFonts w:ascii="Times New Roman" w:hAnsi="Times New Roman" w:cs="Times New Roman"/>
          </w:rPr>
          <w:t xml:space="preserve"> in studies on this topic as arising from </w:t>
        </w:r>
      </w:ins>
      <w:ins w:id="1986" w:author="Benton, Deon" w:date="2026-03-07T20:39:00Z" w16du:dateUtc="2026-03-08T02:39:00Z">
        <w:r w:rsidR="003770EC">
          <w:rPr>
            <w:rFonts w:ascii="Times New Roman" w:hAnsi="Times New Roman" w:cs="Times New Roman"/>
          </w:rPr>
          <w:t>abstract</w:t>
        </w:r>
      </w:ins>
      <w:ins w:id="1987" w:author="Benton, Deon" w:date="2026-03-07T20:38:00Z" w16du:dateUtc="2026-03-08T02:38:00Z">
        <w:r w:rsidR="003770EC">
          <w:rPr>
            <w:rFonts w:ascii="Times New Roman" w:hAnsi="Times New Roman" w:cs="Times New Roman"/>
          </w:rPr>
          <w:t>, conceptual</w:t>
        </w:r>
      </w:ins>
      <w:ins w:id="1988" w:author="Benton, Deon" w:date="2026-03-07T20:39:00Z" w16du:dateUtc="2026-03-08T02:39:00Z">
        <w:r w:rsidR="003770EC">
          <w:rPr>
            <w:rFonts w:ascii="Times New Roman" w:hAnsi="Times New Roman" w:cs="Times New Roman"/>
          </w:rPr>
          <w:t>ly rich notions of acti</w:t>
        </w:r>
      </w:ins>
      <w:ins w:id="1989" w:author="Benton, Deon" w:date="2026-03-07T20:54:00Z" w16du:dateUtc="2026-03-08T02:54:00Z">
        <w:r w:rsidR="007E006B">
          <w:rPr>
            <w:rFonts w:ascii="Times New Roman" w:hAnsi="Times New Roman" w:cs="Times New Roman"/>
          </w:rPr>
          <w:t>on rather than from associations formed</w:t>
        </w:r>
      </w:ins>
      <w:ins w:id="1990" w:author="Benton, Deon" w:date="2026-03-07T20:55:00Z" w16du:dateUtc="2026-03-08T02:55:00Z">
        <w:r w:rsidR="007E006B">
          <w:rPr>
            <w:rFonts w:ascii="Times New Roman" w:hAnsi="Times New Roman" w:cs="Times New Roman"/>
          </w:rPr>
          <w:t xml:space="preserve"> over semantically neutral, visible, surface features.</w:t>
        </w:r>
      </w:ins>
      <w:ins w:id="1991" w:author="Benton, Deon" w:date="2026-03-07T20:42:00Z" w16du:dateUtc="2026-03-08T02:42:00Z">
        <w:r w:rsidR="003770EC">
          <w:rPr>
            <w:rFonts w:ascii="Times New Roman" w:hAnsi="Times New Roman" w:cs="Times New Roman"/>
          </w:rPr>
          <w:t xml:space="preserve"> </w:t>
        </w:r>
      </w:ins>
    </w:p>
    <w:p w14:paraId="7BCA20BA" w14:textId="50EA1339" w:rsidR="00524642" w:rsidRDefault="008F6102" w:rsidP="00652EF0">
      <w:pPr>
        <w:spacing w:line="480" w:lineRule="auto"/>
        <w:ind w:firstLine="720"/>
        <w:contextualSpacing/>
        <w:rPr>
          <w:rFonts w:ascii="Times New Roman" w:hAnsi="Times New Roman" w:cs="Times New Roman"/>
        </w:rPr>
      </w:pPr>
      <w:ins w:id="1992" w:author="Benton, Deon" w:date="2026-03-07T20:58:00Z" w16du:dateUtc="2026-03-08T02:58:00Z">
        <w:r>
          <w:rPr>
            <w:rFonts w:ascii="Times New Roman" w:hAnsi="Times New Roman" w:cs="Times New Roman"/>
          </w:rPr>
          <w:t>Horizontal Posit</w:t>
        </w:r>
      </w:ins>
      <w:ins w:id="1993" w:author="Benton, Deon" w:date="2026-03-07T21:00:00Z" w16du:dateUtc="2026-03-08T03:00:00Z">
        <w:r>
          <w:rPr>
            <w:rFonts w:ascii="Times New Roman" w:hAnsi="Times New Roman" w:cs="Times New Roman"/>
          </w:rPr>
          <w:t>i</w:t>
        </w:r>
      </w:ins>
      <w:ins w:id="1994" w:author="Benton, Deon" w:date="2026-03-07T20:58:00Z" w16du:dateUtc="2026-03-08T02:58:00Z">
        <w:r>
          <w:rPr>
            <w:rFonts w:ascii="Times New Roman" w:hAnsi="Times New Roman" w:cs="Times New Roman"/>
          </w:rPr>
          <w:t>on</w:t>
        </w:r>
      </w:ins>
      <w:ins w:id="1995" w:author="Benton, Deon" w:date="2026-03-07T21:00:00Z" w16du:dateUtc="2026-03-08T03:00:00Z">
        <w:r>
          <w:rPr>
            <w:rFonts w:ascii="Times New Roman" w:hAnsi="Times New Roman" w:cs="Times New Roman"/>
          </w:rPr>
          <w:t xml:space="preserve"> </w:t>
        </w:r>
      </w:ins>
      <w:ins w:id="1996" w:author="Benton, Deon" w:date="2026-03-07T20:58:00Z" w16du:dateUtc="2026-03-08T02:58:00Z">
        <w:r>
          <w:rPr>
            <w:rFonts w:ascii="Times New Roman" w:hAnsi="Times New Roman" w:cs="Times New Roman"/>
          </w:rPr>
          <w:t>w</w:t>
        </w:r>
      </w:ins>
      <w:ins w:id="1997" w:author="Benton, Deon" w:date="2026-03-07T20:59:00Z" w16du:dateUtc="2026-03-08T02:59:00Z">
        <w:r>
          <w:rPr>
            <w:rFonts w:ascii="Times New Roman" w:hAnsi="Times New Roman" w:cs="Times New Roman"/>
          </w:rPr>
          <w:t>a</w:t>
        </w:r>
      </w:ins>
      <w:ins w:id="1998" w:author="Benton, Deon" w:date="2026-03-07T20:58:00Z" w16du:dateUtc="2026-03-08T02:58:00Z">
        <w:r>
          <w:rPr>
            <w:rFonts w:ascii="Times New Roman" w:hAnsi="Times New Roman" w:cs="Times New Roman"/>
          </w:rPr>
          <w:t>s the next</w:t>
        </w:r>
      </w:ins>
      <w:r w:rsidR="00524642">
        <w:rPr>
          <w:rFonts w:ascii="Times New Roman" w:hAnsi="Times New Roman" w:cs="Times New Roman"/>
        </w:rPr>
        <w:t xml:space="preserve"> group of input and output units</w:t>
      </w:r>
      <w:ins w:id="1999" w:author="Benton, Deon" w:date="2026-03-07T20:59:00Z" w16du:dateUtc="2026-03-08T02:59:00Z">
        <w:r>
          <w:rPr>
            <w:rFonts w:ascii="Times New Roman" w:hAnsi="Times New Roman" w:cs="Times New Roman"/>
          </w:rPr>
          <w:t>.</w:t>
        </w:r>
      </w:ins>
      <w:ins w:id="2000" w:author="Benton, Deon" w:date="2026-03-07T21:00:00Z" w16du:dateUtc="2026-03-08T03:00:00Z">
        <w:r>
          <w:rPr>
            <w:rFonts w:ascii="Times New Roman" w:hAnsi="Times New Roman" w:cs="Times New Roman"/>
          </w:rPr>
          <w:t xml:space="preserve"> This group consisted of six units. </w:t>
        </w:r>
      </w:ins>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ins w:id="2001" w:author="Benton, Deon" w:date="2026-02-27T13:09:00Z" w16du:dateUtc="2026-02-27T19:09:00Z">
        <w:r w:rsidR="00CF4781">
          <w:rPr>
            <w:rFonts w:ascii="Times New Roman" w:eastAsia="Times New Roman" w:hAnsi="Times New Roman" w:cs="Times New Roman"/>
          </w:rPr>
          <w:t>objects</w:t>
        </w:r>
      </w:ins>
      <w:r w:rsidR="006A1861" w:rsidRPr="007208F2">
        <w:rPr>
          <w:rFonts w:ascii="Times New Roman" w:eastAsia="Times New Roman" w:hAnsi="Times New Roman" w:cs="Times New Roman"/>
        </w:rPr>
        <w:t xml:space="preserve">, a single </w:t>
      </w:r>
      <w:ins w:id="2002" w:author="Benton, Deon" w:date="2026-02-27T13:09:00Z" w16du:dateUtc="2026-02-27T19:09:00Z">
        <w:r w:rsidR="00CF4781">
          <w:rPr>
            <w:rFonts w:ascii="Times New Roman" w:eastAsia="Times New Roman" w:hAnsi="Times New Roman" w:cs="Times New Roman"/>
          </w:rPr>
          <w:t>group that captured the</w:t>
        </w:r>
      </w:ins>
      <w:ins w:id="2003" w:author="Benton, Deon" w:date="2026-03-07T21:00:00Z" w16du:dateUtc="2026-03-08T03:00:00Z">
        <w:r>
          <w:rPr>
            <w:rFonts w:ascii="Times New Roman" w:eastAsia="Times New Roman" w:hAnsi="Times New Roman" w:cs="Times New Roman"/>
          </w:rPr>
          <w:t xml:space="preserve"> horizontal</w:t>
        </w:r>
      </w:ins>
      <w:ins w:id="2004" w:author="Benton, Deon" w:date="2026-02-27T13:09:00Z" w16du:dateUtc="2026-02-27T19:09:00Z">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w:t>
        </w:r>
      </w:ins>
      <w:ins w:id="2005" w:author="Benton, Deon" w:date="2026-02-27T13:10:00Z" w16du:dateUtc="2026-02-27T19:10:00Z">
        <w:r w:rsidR="005E2925">
          <w:rPr>
            <w:rFonts w:ascii="Times New Roman" w:eastAsia="Times New Roman" w:hAnsi="Times New Roman" w:cs="Times New Roman"/>
          </w:rPr>
          <w:t xml:space="preserve">proach, </w:t>
        </w:r>
      </w:ins>
      <w:ins w:id="2006" w:author="Benton, Deon" w:date="2026-02-27T13:09:00Z" w16du:dateUtc="2026-02-27T19:09:00Z">
        <w:r w:rsidR="005E2925">
          <w:rPr>
            <w:rFonts w:ascii="Times New Roman" w:eastAsia="Times New Roman" w:hAnsi="Times New Roman" w:cs="Times New Roman"/>
          </w:rPr>
          <w:t xml:space="preserve">see </w:t>
        </w:r>
      </w:ins>
      <w:ins w:id="2007" w:author="Benton, Deon" w:date="2026-03-07T20:59:00Z" w16du:dateUtc="2026-03-08T02:59:00Z">
        <w:r>
          <w:rPr>
            <w:rFonts w:ascii="Times New Roman" w:eastAsia="Times New Roman" w:hAnsi="Times New Roman" w:cs="Times New Roman"/>
          </w:rPr>
          <w:t xml:space="preserve">Benton, 2024 and </w:t>
        </w:r>
      </w:ins>
      <w:proofErr w:type="spellStart"/>
      <w:ins w:id="2008" w:author="Benton, Deon" w:date="2026-02-27T13:09:00Z" w16du:dateUtc="2026-02-27T19:09:00Z">
        <w:r w:rsidR="005E2925">
          <w:rPr>
            <w:rFonts w:ascii="Times New Roman" w:eastAsia="Times New Roman" w:hAnsi="Times New Roman" w:cs="Times New Roman"/>
          </w:rPr>
          <w:t>Rakison</w:t>
        </w:r>
        <w:proofErr w:type="spellEnd"/>
        <w:r w:rsidR="005E2925">
          <w:rPr>
            <w:rFonts w:ascii="Times New Roman" w:eastAsia="Times New Roman" w:hAnsi="Times New Roman" w:cs="Times New Roman"/>
          </w:rPr>
          <w:t xml:space="preserve"> &amp; </w:t>
        </w:r>
        <w:proofErr w:type="spellStart"/>
        <w:r w:rsidR="005E2925">
          <w:rPr>
            <w:rFonts w:ascii="Times New Roman" w:eastAsia="Times New Roman" w:hAnsi="Times New Roman" w:cs="Times New Roman"/>
          </w:rPr>
          <w:t>Lupyan</w:t>
        </w:r>
        <w:proofErr w:type="spellEnd"/>
        <w:r w:rsidR="005E2925">
          <w:rPr>
            <w:rFonts w:ascii="Times New Roman" w:eastAsia="Times New Roman" w:hAnsi="Times New Roman" w:cs="Times New Roman"/>
          </w:rPr>
          <w:t>, 2008)</w:t>
        </w:r>
      </w:ins>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ins w:id="2009" w:author="Benton, Deon" w:date="2026-03-07T21:02:00Z" w16du:dateUtc="2026-03-08T03:02:00Z">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ins>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ins w:id="2010" w:author="Benton, Deon" w:date="2026-03-07T21:00:00Z" w16du:dateUtc="2026-03-08T03:00:00Z">
        <w:r>
          <w:rPr>
            <w:rFonts w:ascii="Times New Roman" w:eastAsia="Times New Roman" w:hAnsi="Times New Roman" w:cs="Times New Roman"/>
          </w:rPr>
          <w:t>th</w:t>
        </w:r>
      </w:ins>
      <w:ins w:id="2011" w:author="Benton, Deon" w:date="2026-03-07T21:01:00Z" w16du:dateUtc="2026-03-08T03:01:00Z">
        <w:r>
          <w:rPr>
            <w:rFonts w:ascii="Times New Roman" w:eastAsia="Times New Roman" w:hAnsi="Times New Roman" w:cs="Times New Roman"/>
          </w:rPr>
          <w:t>is</w:t>
        </w:r>
      </w:ins>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ins w:id="2012" w:author="Benton, Deon" w:date="2026-02-27T13:10:00Z" w16du:dateUtc="2026-02-27T19:10:00Z">
        <w:r w:rsidR="00A500C3">
          <w:rPr>
            <w:rFonts w:ascii="Times New Roman" w:eastAsia="Times New Roman" w:hAnsi="Times New Roman" w:cs="Times New Roman"/>
          </w:rPr>
          <w:t xml:space="preserve">current horizontal </w:t>
        </w:r>
      </w:ins>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ins w:id="2013" w:author="Benton, Deon" w:date="2026-03-07T21:01:00Z" w16du:dateUtc="2026-03-08T03:01:00Z">
        <w:r>
          <w:rPr>
            <w:rFonts w:ascii="Times New Roman" w:eastAsia="Times New Roman" w:hAnsi="Times New Roman" w:cs="Times New Roman"/>
          </w:rPr>
          <w:t xml:space="preserve">is </w:t>
        </w:r>
      </w:ins>
      <w:ins w:id="2014" w:author="Benton, Deon" w:date="2026-02-27T13:10:00Z" w16du:dateUtc="2026-02-27T19:10:00Z">
        <w:r w:rsidR="00150907">
          <w:rPr>
            <w:rFonts w:ascii="Times New Roman" w:eastAsia="Times New Roman" w:hAnsi="Times New Roman" w:cs="Times New Roman"/>
          </w:rPr>
          <w:t>group</w:t>
        </w:r>
      </w:ins>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ins w:id="2015" w:author="Benton, Deon" w:date="2026-02-27T13:11:00Z" w16du:dateUtc="2026-02-27T19:11:00Z">
        <w:r w:rsidR="00150907">
          <w:rPr>
            <w:rFonts w:ascii="Times New Roman" w:eastAsia="Times New Roman" w:hAnsi="Times New Roman" w:cs="Times New Roman"/>
          </w:rPr>
          <w:t xml:space="preserve"> output group.</w:t>
        </w:r>
      </w:ins>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ins w:id="2016" w:author="Benton, Deon" w:date="2026-02-27T13:11:00Z" w16du:dateUtc="2026-02-27T19:11:00Z">
        <w:r w:rsidR="00150907">
          <w:rPr>
            <w:rFonts w:ascii="Times New Roman" w:eastAsia="Times New Roman" w:hAnsi="Times New Roman" w:cs="Times New Roman"/>
          </w:rPr>
          <w:t>this group</w:t>
        </w:r>
      </w:ins>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ins w:id="2017" w:author="Benton, Deon" w:date="2026-02-27T13:12:00Z" w16du:dateUtc="2026-02-27T19:12:00Z">
        <w:r w:rsidR="002D082E">
          <w:rPr>
            <w:rFonts w:ascii="Times New Roman" w:eastAsia="Times New Roman" w:hAnsi="Times New Roman" w:cs="Times New Roman"/>
          </w:rPr>
          <w:t xml:space="preserve">Horizontal movement </w:t>
        </w:r>
      </w:ins>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ins w:id="2018" w:author="Benton, Deon" w:date="2026-02-27T13:36:00Z" w16du:dateUtc="2026-02-27T19:36:00Z">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ins>
      <w:ins w:id="2019" w:author="Benton, Deon" w:date="2026-02-27T13:34:00Z" w16du:dateUtc="2026-02-27T19:34:00Z">
        <w:r w:rsidR="00BB07E6">
          <w:rPr>
            <w:rFonts w:ascii="Times New Roman" w:eastAsia="Times New Roman" w:hAnsi="Times New Roman" w:cs="Times New Roman"/>
          </w:rPr>
          <w:t xml:space="preserve"> </w:t>
        </w:r>
      </w:ins>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ins w:id="2020" w:author="Benton, Deon" w:date="2026-02-27T13:36:00Z" w16du:dateUtc="2026-02-27T19:36:00Z">
        <w:r w:rsidR="0040779B">
          <w:rPr>
            <w:rFonts w:ascii="Times New Roman" w:eastAsia="Times New Roman" w:hAnsi="Times New Roman" w:cs="Times New Roman"/>
          </w:rPr>
          <w:t>Kinematic Motion Type</w:t>
        </w:r>
      </w:ins>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ins w:id="2021" w:author="Benton, Deon" w:date="2026-02-27T13:37:00Z" w16du:dateUtc="2026-02-27T19:37:00Z">
        <w:r w:rsidR="0040779B">
          <w:rPr>
            <w:rFonts w:ascii="Times New Roman" w:hAnsi="Times New Roman" w:cs="Times New Roman"/>
          </w:rPr>
          <w:t>Linear Path</w:t>
        </w:r>
      </w:ins>
      <w:r w:rsidR="002B4582">
        <w:rPr>
          <w:rFonts w:ascii="Times New Roman" w:hAnsi="Times New Roman" w:cs="Times New Roman"/>
        </w:rPr>
        <w:t xml:space="preserve"> unit; the second unit was the </w:t>
      </w:r>
      <w:ins w:id="2022" w:author="Benton, Deon" w:date="2026-02-27T13:38:00Z" w16du:dateUtc="2026-02-27T19:38:00Z">
        <w:r w:rsidR="0040779B">
          <w:rPr>
            <w:rFonts w:ascii="Times New Roman" w:hAnsi="Times New Roman" w:cs="Times New Roman"/>
          </w:rPr>
          <w:t>Arced Path</w:t>
        </w:r>
      </w:ins>
      <w:r w:rsidR="002B4582">
        <w:rPr>
          <w:rFonts w:ascii="Times New Roman" w:hAnsi="Times New Roman" w:cs="Times New Roman"/>
        </w:rPr>
        <w:t xml:space="preserve"> unit. </w:t>
      </w:r>
      <w:ins w:id="2023" w:author="Benton, Deon" w:date="2026-02-27T13:41:00Z" w16du:dateUtc="2026-02-27T19:41:00Z">
        <w:r w:rsidR="00773EE1">
          <w:rPr>
            <w:rFonts w:ascii="Times New Roman" w:hAnsi="Times New Roman" w:cs="Times New Roman"/>
          </w:rPr>
          <w:t xml:space="preserve">Separating these </w:t>
        </w:r>
      </w:ins>
      <w:ins w:id="2024" w:author="Benton, Deon" w:date="2026-02-27T13:39:00Z" w16du:dateUtc="2026-02-27T19:39:00Z">
        <w:r w:rsidR="00DD510D">
          <w:rPr>
            <w:rFonts w:ascii="Times New Roman" w:hAnsi="Times New Roman" w:cs="Times New Roman"/>
          </w:rPr>
          <w:t>two aspects of motion—that is, hori</w:t>
        </w:r>
      </w:ins>
      <w:ins w:id="2025" w:author="Benton, Deon" w:date="2026-02-27T13:40:00Z" w16du:dateUtc="2026-02-27T19:40:00Z">
        <w:r w:rsidR="00DD510D">
          <w:rPr>
            <w:rFonts w:ascii="Times New Roman" w:hAnsi="Times New Roman" w:cs="Times New Roman"/>
          </w:rPr>
          <w:t>zontal translation from curvature—</w:t>
        </w:r>
      </w:ins>
      <w:ins w:id="2026" w:author="Benton, Deon" w:date="2026-02-27T13:42:00Z" w16du:dateUtc="2026-02-27T19:42:00Z">
        <w:r w:rsidR="00773EE1">
          <w:rPr>
            <w:rFonts w:ascii="Times New Roman" w:hAnsi="Times New Roman" w:cs="Times New Roman"/>
          </w:rPr>
          <w:t>in this way enabled</w:t>
        </w:r>
      </w:ins>
      <w:ins w:id="2027" w:author="Benton, Deon" w:date="2026-02-27T13:41:00Z" w16du:dateUtc="2026-02-27T19:41:00Z">
        <w:r w:rsidR="00773EE1">
          <w:rPr>
            <w:rFonts w:ascii="Times New Roman" w:hAnsi="Times New Roman" w:cs="Times New Roman"/>
          </w:rPr>
          <w:t xml:space="preserve"> </w:t>
        </w:r>
      </w:ins>
      <w:ins w:id="2028" w:author="Benton, Deon" w:date="2026-02-27T13:42:00Z" w16du:dateUtc="2026-02-27T19:42:00Z">
        <w:r w:rsidR="00773EE1">
          <w:rPr>
            <w:rFonts w:ascii="Times New Roman" w:hAnsi="Times New Roman" w:cs="Times New Roman"/>
          </w:rPr>
          <w:t>the</w:t>
        </w:r>
      </w:ins>
      <w:ins w:id="2029" w:author="Benton, Deon" w:date="2026-02-27T13:40:00Z" w16du:dateUtc="2026-02-27T19:40:00Z">
        <w:r w:rsidR="00773EE1">
          <w:rPr>
            <w:rFonts w:ascii="Times New Roman" w:hAnsi="Times New Roman" w:cs="Times New Roman"/>
          </w:rPr>
          <w:t xml:space="preserve"> model to represent </w:t>
        </w:r>
      </w:ins>
      <w:ins w:id="2030" w:author="Benton, Deon" w:date="2026-02-27T13:43:00Z" w16du:dateUtc="2026-02-27T19:43:00Z">
        <w:r w:rsidR="008E11CA">
          <w:rPr>
            <w:rFonts w:ascii="Times New Roman" w:hAnsi="Times New Roman" w:cs="Times New Roman"/>
          </w:rPr>
          <w:t>heading direction</w:t>
        </w:r>
      </w:ins>
      <w:ins w:id="2031" w:author="Benton, Deon" w:date="2026-02-27T13:41:00Z" w16du:dateUtc="2026-02-27T19:41:00Z">
        <w:r w:rsidR="00773EE1">
          <w:rPr>
            <w:rFonts w:ascii="Times New Roman" w:hAnsi="Times New Roman" w:cs="Times New Roman"/>
          </w:rPr>
          <w:t xml:space="preserve"> independently from </w:t>
        </w:r>
      </w:ins>
      <w:ins w:id="2032" w:author="Benton, Deon" w:date="2026-02-27T13:44:00Z" w16du:dateUtc="2026-02-27T19:44:00Z">
        <w:r w:rsidR="008E11CA">
          <w:rPr>
            <w:rFonts w:ascii="Times New Roman" w:hAnsi="Times New Roman" w:cs="Times New Roman"/>
          </w:rPr>
          <w:t xml:space="preserve">its </w:t>
        </w:r>
      </w:ins>
      <w:ins w:id="2033" w:author="Benton, Deon" w:date="2026-02-27T13:41:00Z" w16du:dateUtc="2026-02-27T19:41:00Z">
        <w:r w:rsidR="00773EE1">
          <w:rPr>
            <w:rFonts w:ascii="Times New Roman" w:hAnsi="Times New Roman" w:cs="Times New Roman"/>
          </w:rPr>
          <w:t>geometry</w:t>
        </w:r>
      </w:ins>
      <w:ins w:id="2034" w:author="Benton, Deon" w:date="2026-02-27T13:42:00Z" w16du:dateUtc="2026-02-27T19:42:00Z">
        <w:r w:rsidR="00773EE1">
          <w:rPr>
            <w:rFonts w:ascii="Times New Roman" w:hAnsi="Times New Roman" w:cs="Times New Roman"/>
          </w:rPr>
          <w:t xml:space="preserve"> and simplified </w:t>
        </w:r>
      </w:ins>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ins w:id="2035" w:author="Benton, Deon" w:date="2026-02-27T13:44:00Z" w16du:dateUtc="2026-02-27T19:44:00Z">
        <w:r w:rsidR="008E11CA">
          <w:rPr>
            <w:rFonts w:ascii="Times New Roman" w:hAnsi="Times New Roman" w:cs="Times New Roman"/>
          </w:rPr>
          <w:t>unlikely that</w:t>
        </w:r>
      </w:ins>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ins w:id="2036" w:author="Benton, Deon" w:date="2026-02-27T13:45:00Z" w16du:dateUtc="2026-02-27T19:45:00Z">
        <w:r w:rsidR="008E11CA">
          <w:rPr>
            <w:rFonts w:ascii="Times New Roman" w:hAnsi="Times New Roman" w:cs="Times New Roman"/>
          </w:rPr>
          <w:t>linear and arced paths</w:t>
        </w:r>
      </w:ins>
      <w:r w:rsidR="006842DF">
        <w:rPr>
          <w:rFonts w:ascii="Times New Roman" w:hAnsi="Times New Roman" w:cs="Times New Roman"/>
        </w:rPr>
        <w:t xml:space="preserve"> as </w:t>
      </w:r>
      <w:ins w:id="2037" w:author="Benton, Deon" w:date="2026-02-27T13:45:00Z" w16du:dateUtc="2026-02-27T19:45:00Z">
        <w:r w:rsidR="008E11CA">
          <w:rPr>
            <w:rFonts w:ascii="Times New Roman" w:hAnsi="Times New Roman" w:cs="Times New Roman"/>
          </w:rPr>
          <w:t>integrated</w:t>
        </w:r>
      </w:ins>
      <w:r w:rsidR="006842DF">
        <w:rPr>
          <w:rFonts w:ascii="Times New Roman" w:hAnsi="Times New Roman" w:cs="Times New Roman"/>
        </w:rPr>
        <w:t>, dynamic activity patterns</w:t>
      </w:r>
      <w:r w:rsidR="001B597B">
        <w:rPr>
          <w:rFonts w:ascii="Times New Roman" w:hAnsi="Times New Roman" w:cs="Times New Roman"/>
        </w:rPr>
        <w:t>.</w:t>
      </w:r>
      <w:ins w:id="2038" w:author="Benton, Deon" w:date="2026-02-27T13:47:00Z" w16du:dateUtc="2026-02-27T19:47:00Z">
        <w:r w:rsidR="001D5018">
          <w:rPr>
            <w:rFonts w:ascii="Times New Roman" w:hAnsi="Times New Roman" w:cs="Times New Roman"/>
          </w:rPr>
          <w:t xml:space="preserve"> Simulating movement dynamically aligned with how movement unfolds in the real world.</w:t>
        </w:r>
      </w:ins>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ins w:id="2039" w:author="Benton, Deon" w:date="2026-04-06T11:14:00Z" w16du:dateUtc="2026-04-06T16:14:00Z"/>
          <w:rFonts w:ascii="Times New Roman" w:hAnsi="Times New Roman" w:cs="Times New Roman"/>
        </w:rPr>
      </w:pPr>
      <w:r>
        <w:rPr>
          <w:rFonts w:ascii="Times New Roman" w:hAnsi="Times New Roman" w:cs="Times New Roman"/>
        </w:rPr>
        <w:t xml:space="preserve">The remaining </w:t>
      </w:r>
      <w:ins w:id="2040" w:author="Benton, Deon" w:date="2026-04-08T10:50:00Z" w16du:dateUtc="2026-04-08T15:50:00Z">
        <w:r w:rsidR="00C50184">
          <w:rPr>
            <w:rFonts w:ascii="Times New Roman" w:hAnsi="Times New Roman" w:cs="Times New Roman"/>
          </w:rPr>
          <w:t>five</w:t>
        </w:r>
      </w:ins>
      <w:ins w:id="2041" w:author="Benton, Deon" w:date="2026-03-10T16:24:00Z" w16du:dateUtc="2026-03-10T21:24:00Z">
        <w:r w:rsidR="008212A4">
          <w:rPr>
            <w:rFonts w:ascii="Times New Roman" w:hAnsi="Times New Roman" w:cs="Times New Roman"/>
          </w:rPr>
          <w:t xml:space="preserve"> </w:t>
        </w:r>
      </w:ins>
      <w:r>
        <w:rPr>
          <w:rFonts w:ascii="Times New Roman" w:hAnsi="Times New Roman" w:cs="Times New Roman"/>
        </w:rPr>
        <w:t xml:space="preserve">input and output groups were a five-unit </w:t>
      </w:r>
      <w:ins w:id="2042" w:author="Benton, Deon" w:date="2026-02-27T13:51:00Z" w16du:dateUtc="2026-02-27T19:51:00Z">
        <w:r w:rsidR="00EC0FEC">
          <w:rPr>
            <w:rFonts w:ascii="Times New Roman" w:hAnsi="Times New Roman" w:cs="Times New Roman"/>
          </w:rPr>
          <w:t xml:space="preserve">Obstacle </w:t>
        </w:r>
      </w:ins>
      <w:r>
        <w:rPr>
          <w:rFonts w:ascii="Times New Roman" w:hAnsi="Times New Roman" w:cs="Times New Roman"/>
        </w:rPr>
        <w:t xml:space="preserve">Height group, a five-unit </w:t>
      </w:r>
      <w:ins w:id="2043" w:author="Benton, Deon" w:date="2026-02-27T13:54:00Z" w16du:dateUtc="2026-02-27T19:54:00Z">
        <w:r w:rsidR="007C37CB">
          <w:rPr>
            <w:rFonts w:ascii="Times New Roman" w:hAnsi="Times New Roman" w:cs="Times New Roman"/>
          </w:rPr>
          <w:t>Arc Peak Height</w:t>
        </w:r>
      </w:ins>
      <w:r>
        <w:rPr>
          <w:rFonts w:ascii="Times New Roman" w:hAnsi="Times New Roman" w:cs="Times New Roman"/>
        </w:rPr>
        <w:t xml:space="preserve"> group, a three-unit </w:t>
      </w:r>
      <w:ins w:id="2044" w:author="Benton, Deon" w:date="2026-02-27T13:54:00Z" w16du:dateUtc="2026-02-27T19:54:00Z">
        <w:r w:rsidR="007C37CB">
          <w:rPr>
            <w:rFonts w:ascii="Times New Roman" w:hAnsi="Times New Roman" w:cs="Times New Roman"/>
          </w:rPr>
          <w:t>Obstacle Horizontal</w:t>
        </w:r>
      </w:ins>
      <w:ins w:id="2045" w:author="Benton, Deon" w:date="2026-02-27T14:03:00Z" w16du:dateUtc="2026-02-27T20:03:00Z">
        <w:r w:rsidR="00334B9E">
          <w:rPr>
            <w:rFonts w:ascii="Times New Roman" w:hAnsi="Times New Roman" w:cs="Times New Roman"/>
          </w:rPr>
          <w:t xml:space="preserve"> Spatial</w:t>
        </w:r>
      </w:ins>
      <w:ins w:id="2046" w:author="Benton, Deon" w:date="2026-02-27T13:54:00Z" w16du:dateUtc="2026-02-27T19:54:00Z">
        <w:r w:rsidR="007C37CB">
          <w:rPr>
            <w:rFonts w:ascii="Times New Roman" w:hAnsi="Times New Roman" w:cs="Times New Roman"/>
          </w:rPr>
          <w:t xml:space="preserve"> Position</w:t>
        </w:r>
      </w:ins>
      <w:r>
        <w:rPr>
          <w:rFonts w:ascii="Times New Roman" w:hAnsi="Times New Roman" w:cs="Times New Roman"/>
        </w:rPr>
        <w:t xml:space="preserve"> group,</w:t>
      </w:r>
      <w:r w:rsidR="00A00226">
        <w:rPr>
          <w:rFonts w:ascii="Times New Roman" w:hAnsi="Times New Roman" w:cs="Times New Roman"/>
        </w:rPr>
        <w:t xml:space="preserve"> a third-unit </w:t>
      </w:r>
      <w:ins w:id="2047" w:author="Benton, Deon" w:date="2026-02-27T16:06:00Z" w16du:dateUtc="2026-02-27T22:06:00Z">
        <w:r w:rsidR="000D00F9">
          <w:rPr>
            <w:rFonts w:ascii="Times New Roman" w:hAnsi="Times New Roman" w:cs="Times New Roman"/>
          </w:rPr>
          <w:t xml:space="preserve">Arc </w:t>
        </w:r>
      </w:ins>
      <w:ins w:id="2048" w:author="Benton, Deon" w:date="2026-02-27T13:55:00Z" w16du:dateUtc="2026-02-27T19:55:00Z">
        <w:r w:rsidR="007C37CB">
          <w:rPr>
            <w:rFonts w:ascii="Times New Roman" w:hAnsi="Times New Roman" w:cs="Times New Roman"/>
          </w:rPr>
          <w:t xml:space="preserve">Apex-Obstacle Gap </w:t>
        </w:r>
      </w:ins>
      <w:r w:rsidR="00A00226">
        <w:rPr>
          <w:rFonts w:ascii="Times New Roman" w:hAnsi="Times New Roman" w:cs="Times New Roman"/>
        </w:rPr>
        <w:t>group,</w:t>
      </w:r>
      <w:r>
        <w:rPr>
          <w:rFonts w:ascii="Times New Roman" w:hAnsi="Times New Roman" w:cs="Times New Roman"/>
        </w:rPr>
        <w:t xml:space="preserve"> </w:t>
      </w:r>
      <w:ins w:id="2049" w:author="Benton, Deon" w:date="2026-04-06T11:12:00Z" w16du:dateUtc="2026-04-06T16:12:00Z">
        <w:r w:rsidR="00997C20">
          <w:rPr>
            <w:rFonts w:ascii="Times New Roman" w:hAnsi="Times New Roman" w:cs="Times New Roman"/>
          </w:rPr>
          <w:t xml:space="preserve">and </w:t>
        </w:r>
      </w:ins>
      <w:r>
        <w:rPr>
          <w:rFonts w:ascii="Times New Roman" w:hAnsi="Times New Roman" w:cs="Times New Roman"/>
        </w:rPr>
        <w:t xml:space="preserve">a one-unit </w:t>
      </w:r>
      <w:ins w:id="2050" w:author="Benton, Deon" w:date="2026-02-27T13:55:00Z" w16du:dateUtc="2026-02-27T19:55:00Z">
        <w:r w:rsidR="006B5248">
          <w:rPr>
            <w:rFonts w:ascii="Times New Roman" w:hAnsi="Times New Roman" w:cs="Times New Roman"/>
          </w:rPr>
          <w:t xml:space="preserve">Final Adjacency </w:t>
        </w:r>
      </w:ins>
      <w:r>
        <w:rPr>
          <w:rFonts w:ascii="Times New Roman" w:hAnsi="Times New Roman" w:cs="Times New Roman"/>
        </w:rPr>
        <w:t xml:space="preserve">group. The five units in the </w:t>
      </w:r>
      <w:ins w:id="2051" w:author="Benton, Deon" w:date="2026-02-27T13:55:00Z" w16du:dateUtc="2026-02-27T19:55:00Z">
        <w:r w:rsidR="006B5248">
          <w:rPr>
            <w:rFonts w:ascii="Times New Roman" w:hAnsi="Times New Roman" w:cs="Times New Roman"/>
          </w:rPr>
          <w:t xml:space="preserve">Obstacle </w:t>
        </w:r>
      </w:ins>
      <w:r>
        <w:rPr>
          <w:rFonts w:ascii="Times New Roman" w:hAnsi="Times New Roman" w:cs="Times New Roman"/>
        </w:rPr>
        <w:t xml:space="preserve">Height group represented progressively larger </w:t>
      </w:r>
      <w:ins w:id="2052" w:author="Benton, Deon" w:date="2026-02-27T13:56:00Z" w16du:dateUtc="2026-02-27T19:56:00Z">
        <w:r w:rsidR="00C12084">
          <w:rPr>
            <w:rFonts w:ascii="Times New Roman" w:hAnsi="Times New Roman" w:cs="Times New Roman"/>
          </w:rPr>
          <w:t xml:space="preserve">obstacles </w:t>
        </w:r>
      </w:ins>
      <w:r>
        <w:rPr>
          <w:rFonts w:ascii="Times New Roman" w:hAnsi="Times New Roman" w:cs="Times New Roman"/>
        </w:rPr>
        <w:t xml:space="preserve">(i.e., </w:t>
      </w:r>
      <w:ins w:id="2053"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0 through </w:t>
      </w:r>
      <w:ins w:id="2054"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4). Similarly, the five units in the </w:t>
      </w:r>
      <w:ins w:id="2055" w:author="Benton, Deon" w:date="2026-02-27T13:56:00Z" w16du:dateUtc="2026-02-27T19:56:00Z">
        <w:r w:rsidR="00C12084">
          <w:rPr>
            <w:rFonts w:ascii="Times New Roman" w:hAnsi="Times New Roman" w:cs="Times New Roman"/>
          </w:rPr>
          <w:t xml:space="preserve">Arc Peak </w:t>
        </w:r>
      </w:ins>
      <w:r>
        <w:rPr>
          <w:rFonts w:ascii="Times New Roman" w:hAnsi="Times New Roman" w:cs="Times New Roman"/>
        </w:rPr>
        <w:t>Height group represented</w:t>
      </w:r>
      <w:ins w:id="2056" w:author="Benton, Deon" w:date="2026-02-27T13:56:00Z" w16du:dateUtc="2026-02-27T19:56:00Z">
        <w:r w:rsidR="00C12084">
          <w:rPr>
            <w:rFonts w:ascii="Times New Roman" w:hAnsi="Times New Roman" w:cs="Times New Roman"/>
          </w:rPr>
          <w:t xml:space="preserve"> curved motions or arcs that became</w:t>
        </w:r>
      </w:ins>
      <w:r>
        <w:rPr>
          <w:rFonts w:ascii="Times New Roman" w:hAnsi="Times New Roman" w:cs="Times New Roman"/>
        </w:rPr>
        <w:t xml:space="preserve"> increasingly higher (i.e., </w:t>
      </w:r>
      <w:ins w:id="2057" w:author="Benton, Deon" w:date="2026-02-27T13:57:00Z" w16du:dateUtc="2026-02-27T19:57:00Z">
        <w:r w:rsidR="00C12084">
          <w:rPr>
            <w:rFonts w:ascii="Times New Roman" w:hAnsi="Times New Roman" w:cs="Times New Roman"/>
          </w:rPr>
          <w:t xml:space="preserve">Arc Peak </w:t>
        </w:r>
      </w:ins>
      <w:r>
        <w:rPr>
          <w:rFonts w:ascii="Times New Roman" w:hAnsi="Times New Roman" w:cs="Times New Roman"/>
        </w:rPr>
        <w:t xml:space="preserve">Height 0 through </w:t>
      </w:r>
      <w:ins w:id="2058" w:author="Benton, Deon" w:date="2026-02-27T13:57:00Z" w16du:dateUtc="2026-02-27T19:57:00Z">
        <w:r w:rsidR="00C12084">
          <w:rPr>
            <w:rFonts w:ascii="Times New Roman" w:hAnsi="Times New Roman" w:cs="Times New Roman"/>
          </w:rPr>
          <w:t xml:space="preserve">Arc </w:t>
        </w:r>
      </w:ins>
      <w:r>
        <w:rPr>
          <w:rFonts w:ascii="Times New Roman" w:hAnsi="Times New Roman" w:cs="Times New Roman"/>
        </w:rPr>
        <w:t xml:space="preserve">Height 4). Note that </w:t>
      </w:r>
      <w:ins w:id="2059" w:author="Benton, Deon" w:date="2026-02-27T13:57:00Z" w16du:dateUtc="2026-02-27T19:57:00Z">
        <w:r w:rsidR="00A858D9">
          <w:rPr>
            <w:rFonts w:ascii="Times New Roman" w:hAnsi="Times New Roman" w:cs="Times New Roman"/>
          </w:rPr>
          <w:t xml:space="preserve">Obstacle </w:t>
        </w:r>
      </w:ins>
      <w:r>
        <w:rPr>
          <w:rFonts w:ascii="Times New Roman" w:hAnsi="Times New Roman" w:cs="Times New Roman"/>
        </w:rPr>
        <w:t>Height 0 corresponds to</w:t>
      </w:r>
      <w:ins w:id="2060" w:author="Benton, Deon" w:date="2026-02-27T13:57:00Z" w16du:dateUtc="2026-02-27T19:57:00Z">
        <w:r w:rsidR="00A858D9">
          <w:rPr>
            <w:rFonts w:ascii="Times New Roman" w:hAnsi="Times New Roman" w:cs="Times New Roman"/>
          </w:rPr>
          <w:t xml:space="preserve"> the absence of a</w:t>
        </w:r>
      </w:ins>
      <w:ins w:id="2061" w:author="Benton, Deon" w:date="2026-02-27T13:58:00Z" w16du:dateUtc="2026-02-27T19:58:00Z">
        <w:r w:rsidR="003730F6">
          <w:rPr>
            <w:rFonts w:ascii="Times New Roman" w:hAnsi="Times New Roman" w:cs="Times New Roman"/>
          </w:rPr>
          <w:t xml:space="preserve">n </w:t>
        </w:r>
      </w:ins>
      <w:ins w:id="2062" w:author="Benton, Deon" w:date="2026-02-27T14:00:00Z" w16du:dateUtc="2026-02-27T20:00:00Z">
        <w:r w:rsidR="003730F6">
          <w:rPr>
            <w:rFonts w:ascii="Times New Roman" w:hAnsi="Times New Roman" w:cs="Times New Roman"/>
          </w:rPr>
          <w:t>o</w:t>
        </w:r>
      </w:ins>
      <w:ins w:id="2063" w:author="Benton, Deon" w:date="2026-02-27T14:02:00Z" w16du:dateUtc="2026-02-27T20:02:00Z">
        <w:r w:rsidR="00ED1C88">
          <w:rPr>
            <w:rFonts w:ascii="Times New Roman" w:hAnsi="Times New Roman" w:cs="Times New Roman"/>
          </w:rPr>
          <w:t>bstacle</w:t>
        </w:r>
      </w:ins>
      <w:r>
        <w:rPr>
          <w:rFonts w:ascii="Times New Roman" w:hAnsi="Times New Roman" w:cs="Times New Roman"/>
        </w:rPr>
        <w:t xml:space="preserve">. The same is true for </w:t>
      </w:r>
      <w:ins w:id="2064" w:author="Benton, Deon" w:date="2026-02-27T13:58:00Z" w16du:dateUtc="2026-02-27T19:58:00Z">
        <w:r w:rsidR="003730F6">
          <w:rPr>
            <w:rFonts w:ascii="Times New Roman" w:hAnsi="Times New Roman" w:cs="Times New Roman"/>
          </w:rPr>
          <w:t>Arc Peak</w:t>
        </w:r>
      </w:ins>
      <w:r>
        <w:rPr>
          <w:rFonts w:ascii="Times New Roman" w:hAnsi="Times New Roman" w:cs="Times New Roman"/>
        </w:rPr>
        <w:t xml:space="preserve"> 0</w:t>
      </w:r>
      <w:ins w:id="2065" w:author="Benton, Deon" w:date="2026-02-27T13:59:00Z" w16du:dateUtc="2026-02-27T19:59:00Z">
        <w:r w:rsidR="003730F6">
          <w:rPr>
            <w:rFonts w:ascii="Times New Roman" w:hAnsi="Times New Roman" w:cs="Times New Roman"/>
          </w:rPr>
          <w:t>, which represented the absence of curved or arced movement</w:t>
        </w:r>
      </w:ins>
      <w:r>
        <w:rPr>
          <w:rFonts w:ascii="Times New Roman" w:hAnsi="Times New Roman" w:cs="Times New Roman"/>
        </w:rPr>
        <w:t xml:space="preserve">. In the simulations reported below, </w:t>
      </w:r>
      <w:ins w:id="2066" w:author="Benton, Deon" w:date="2026-02-27T16:19:00Z" w16du:dateUtc="2026-02-27T22:19:00Z">
        <w:r w:rsidR="002D1FB6">
          <w:rPr>
            <w:rFonts w:ascii="Times New Roman" w:hAnsi="Times New Roman" w:cs="Times New Roman"/>
          </w:rPr>
          <w:t>Arced Peak and Obstacle Heights</w:t>
        </w:r>
      </w:ins>
      <w:ins w:id="2067" w:author="Benton, Deon" w:date="2026-02-27T14:03:00Z" w16du:dateUtc="2026-02-27T20:03:00Z">
        <w:r w:rsidR="00ED1C88">
          <w:rPr>
            <w:rFonts w:ascii="Times New Roman" w:hAnsi="Times New Roman" w:cs="Times New Roman"/>
          </w:rPr>
          <w:t xml:space="preserve"> </w:t>
        </w:r>
      </w:ins>
      <w:r>
        <w:rPr>
          <w:rFonts w:ascii="Times New Roman" w:hAnsi="Times New Roman" w:cs="Times New Roman"/>
        </w:rPr>
        <w:t>mostly aligned</w:t>
      </w:r>
      <w:ins w:id="2068" w:author="Benton, Deon" w:date="2026-02-27T16:45:00Z" w16du:dateUtc="2026-02-27T22:45:00Z">
        <w:r w:rsidR="00643C67">
          <w:rPr>
            <w:rFonts w:ascii="Times New Roman" w:hAnsi="Times New Roman" w:cs="Times New Roman"/>
          </w:rPr>
          <w:t xml:space="preserve"> with one another</w:t>
        </w:r>
      </w:ins>
      <w:r>
        <w:rPr>
          <w:rFonts w:ascii="Times New Roman" w:hAnsi="Times New Roman" w:cs="Times New Roman"/>
        </w:rPr>
        <w:t xml:space="preserve"> (though see Simulation</w:t>
      </w:r>
      <w:ins w:id="2069" w:author="Benton, Deon" w:date="2026-02-27T16:19:00Z" w16du:dateUtc="2026-02-27T22:19:00Z">
        <w:r w:rsidR="00191AB7">
          <w:rPr>
            <w:rFonts w:ascii="Times New Roman" w:hAnsi="Times New Roman" w:cs="Times New Roman"/>
          </w:rPr>
          <w:t>s</w:t>
        </w:r>
      </w:ins>
      <w:r>
        <w:rPr>
          <w:rFonts w:ascii="Times New Roman" w:hAnsi="Times New Roman" w:cs="Times New Roman"/>
        </w:rPr>
        <w:t xml:space="preserve"> </w:t>
      </w:r>
      <w:ins w:id="2070" w:author="Benton, Deon" w:date="2026-02-27T14:03:00Z" w16du:dateUtc="2026-02-27T20:03:00Z">
        <w:r w:rsidR="00ED1C88">
          <w:rPr>
            <w:rFonts w:ascii="Times New Roman" w:hAnsi="Times New Roman" w:cs="Times New Roman"/>
          </w:rPr>
          <w:t>X</w:t>
        </w:r>
      </w:ins>
      <w:r>
        <w:rPr>
          <w:rFonts w:ascii="Times New Roman" w:hAnsi="Times New Roman" w:cs="Times New Roman"/>
        </w:rPr>
        <w:t xml:space="preserve">). </w:t>
      </w:r>
      <w:r w:rsidR="00A00226">
        <w:rPr>
          <w:rFonts w:ascii="Times New Roman" w:hAnsi="Times New Roman" w:cs="Times New Roman"/>
        </w:rPr>
        <w:t xml:space="preserve">The first unit in the </w:t>
      </w:r>
      <w:ins w:id="2071" w:author="Benton, Deon" w:date="2026-02-27T14:03:00Z" w16du:dateUtc="2026-02-27T20:03:00Z">
        <w:r w:rsidR="00334B9E">
          <w:rPr>
            <w:rFonts w:ascii="Times New Roman" w:hAnsi="Times New Roman" w:cs="Times New Roman"/>
          </w:rPr>
          <w:t>Obstacle Horizontal Spatial Position</w:t>
        </w:r>
      </w:ins>
      <w:r w:rsidR="00A00226">
        <w:rPr>
          <w:rFonts w:ascii="Times New Roman" w:hAnsi="Times New Roman" w:cs="Times New Roman"/>
        </w:rPr>
        <w:t xml:space="preserve"> group</w:t>
      </w:r>
      <w:r>
        <w:rPr>
          <w:rFonts w:ascii="Times New Roman" w:hAnsi="Times New Roman" w:cs="Times New Roman"/>
        </w:rPr>
        <w:t xml:space="preserve"> corresponded to the </w:t>
      </w:r>
      <w:ins w:id="2072" w:author="Benton, Deon" w:date="2026-02-27T14:04:00Z" w16du:dateUtc="2026-02-27T20:04:00Z">
        <w:r w:rsidR="00334B9E">
          <w:rPr>
            <w:rFonts w:ascii="Times New Roman" w:hAnsi="Times New Roman" w:cs="Times New Roman"/>
          </w:rPr>
          <w:t>Obstacle Missing</w:t>
        </w:r>
      </w:ins>
      <w:r>
        <w:rPr>
          <w:rFonts w:ascii="Times New Roman" w:hAnsi="Times New Roman" w:cs="Times New Roman"/>
        </w:rPr>
        <w:t xml:space="preserve"> unit, whereas the remaining two units corresponded, respectively, to </w:t>
      </w:r>
      <w:ins w:id="2073"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Middle </w:t>
      </w:r>
      <w:ins w:id="2074" w:author="Benton, Deon" w:date="2026-02-27T14:04:00Z" w16du:dateUtc="2026-02-27T20:04:00Z">
        <w:r w:rsidR="00334B9E">
          <w:rPr>
            <w:rFonts w:ascii="Times New Roman" w:hAnsi="Times New Roman" w:cs="Times New Roman"/>
          </w:rPr>
          <w:t xml:space="preserve">(i.e., the obstacle was positioned in the middle of the screen) </w:t>
        </w:r>
      </w:ins>
      <w:r>
        <w:rPr>
          <w:rFonts w:ascii="Times New Roman" w:hAnsi="Times New Roman" w:cs="Times New Roman"/>
        </w:rPr>
        <w:t xml:space="preserve">and </w:t>
      </w:r>
      <w:ins w:id="2075"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Side </w:t>
      </w:r>
      <w:ins w:id="2076" w:author="Benton, Deon" w:date="2026-02-27T14:04:00Z" w16du:dateUtc="2026-02-27T20:04:00Z">
        <w:r w:rsidR="00334B9E">
          <w:rPr>
            <w:rFonts w:ascii="Times New Roman" w:hAnsi="Times New Roman" w:cs="Times New Roman"/>
          </w:rPr>
          <w:t xml:space="preserve">(i.e., the obstacle was positioned to </w:t>
        </w:r>
      </w:ins>
      <w:ins w:id="2077" w:author="Benton, Deon" w:date="2026-02-27T14:05:00Z" w16du:dateUtc="2026-02-27T20:05:00Z">
        <w:r w:rsidR="00334B9E">
          <w:rPr>
            <w:rFonts w:ascii="Times New Roman" w:hAnsi="Times New Roman" w:cs="Times New Roman"/>
          </w:rPr>
          <w:t xml:space="preserve">one of the two sides of the screen) </w:t>
        </w:r>
      </w:ins>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ins w:id="2078" w:author="Benton, Deon" w:date="2026-02-27T16:06:00Z" w16du:dateUtc="2026-02-27T22:06:00Z">
        <w:r w:rsidR="000D00F9">
          <w:rPr>
            <w:rFonts w:ascii="Times New Roman" w:hAnsi="Times New Roman" w:cs="Times New Roman"/>
          </w:rPr>
          <w:t>Arc Apex-Obstacle Gap</w:t>
        </w:r>
      </w:ins>
      <w:r w:rsidR="00126BA4">
        <w:rPr>
          <w:rFonts w:ascii="Times New Roman" w:hAnsi="Times New Roman" w:cs="Times New Roman"/>
        </w:rPr>
        <w:t xml:space="preserve"> group, the first unit </w:t>
      </w:r>
      <w:ins w:id="2079" w:author="Benton, Deon" w:date="2026-02-27T16:07:00Z" w16du:dateUtc="2026-02-27T22:07:00Z">
        <w:r w:rsidR="000D00F9">
          <w:rPr>
            <w:rFonts w:ascii="Times New Roman" w:hAnsi="Times New Roman" w:cs="Times New Roman"/>
          </w:rPr>
          <w:t xml:space="preserve">was No </w:t>
        </w:r>
      </w:ins>
      <w:ins w:id="2080" w:author="Benton, Deon" w:date="2026-02-27T16:09:00Z" w16du:dateUtc="2026-02-27T22:09:00Z">
        <w:r w:rsidR="00CB7F61">
          <w:rPr>
            <w:rFonts w:ascii="Times New Roman" w:hAnsi="Times New Roman" w:cs="Times New Roman"/>
          </w:rPr>
          <w:t>Vertical Separation</w:t>
        </w:r>
      </w:ins>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ins w:id="2081" w:author="Benton, Deon" w:date="2026-02-27T16:07:00Z" w16du:dateUtc="2026-02-27T22:07:00Z">
        <w:r w:rsidR="00597AD3">
          <w:rPr>
            <w:rFonts w:ascii="Times New Roman" w:hAnsi="Times New Roman" w:cs="Times New Roman"/>
          </w:rPr>
          <w:t xml:space="preserve">an </w:t>
        </w:r>
      </w:ins>
      <w:ins w:id="2082" w:author="Benton, Deon" w:date="2026-02-27T16:08:00Z" w16du:dateUtc="2026-02-27T22:08:00Z">
        <w:r w:rsidR="00597AD3">
          <w:rPr>
            <w:rFonts w:ascii="Times New Roman" w:hAnsi="Times New Roman" w:cs="Times New Roman"/>
          </w:rPr>
          <w:t>object</w:t>
        </w:r>
      </w:ins>
      <w:ins w:id="2083" w:author="Benton, Deon" w:date="2026-02-27T16:07:00Z" w16du:dateUtc="2026-02-27T22:07:00Z">
        <w:r w:rsidR="00597AD3">
          <w:rPr>
            <w:rFonts w:ascii="Times New Roman" w:hAnsi="Times New Roman" w:cs="Times New Roman"/>
          </w:rPr>
          <w:t xml:space="preserve"> did n</w:t>
        </w:r>
      </w:ins>
      <w:ins w:id="2084" w:author="Benton, Deon" w:date="2026-02-27T16:08:00Z" w16du:dateUtc="2026-02-27T22:08:00Z">
        <w:r w:rsidR="00597AD3">
          <w:rPr>
            <w:rFonts w:ascii="Times New Roman" w:hAnsi="Times New Roman" w:cs="Times New Roman"/>
          </w:rPr>
          <w:t>ot engage in arced motion</w:t>
        </w:r>
      </w:ins>
      <w:r w:rsidR="00126BA4">
        <w:rPr>
          <w:rFonts w:ascii="Times New Roman" w:hAnsi="Times New Roman" w:cs="Times New Roman"/>
        </w:rPr>
        <w:t xml:space="preserve">), the second to </w:t>
      </w:r>
      <w:ins w:id="2085" w:author="Benton, Deon" w:date="2026-02-27T16:10:00Z" w16du:dateUtc="2026-02-27T22:10:00Z">
        <w:r w:rsidR="00CB7F61">
          <w:rPr>
            <w:rFonts w:ascii="Times New Roman" w:hAnsi="Times New Roman" w:cs="Times New Roman"/>
          </w:rPr>
          <w:t xml:space="preserve">Small Vertical Separation </w:t>
        </w:r>
      </w:ins>
      <w:r w:rsidR="00126BA4">
        <w:rPr>
          <w:rFonts w:ascii="Times New Roman" w:hAnsi="Times New Roman" w:cs="Times New Roman"/>
        </w:rPr>
        <w:t xml:space="preserve">(which </w:t>
      </w:r>
      <w:ins w:id="2086" w:author="Benton, Deon" w:date="2026-02-27T16:11:00Z" w16du:dateUtc="2026-02-27T22:11:00Z">
        <w:r w:rsidR="00CB7F61">
          <w:rPr>
            <w:rFonts w:ascii="Times New Roman" w:hAnsi="Times New Roman" w:cs="Times New Roman"/>
          </w:rPr>
          <w:t>occurred when the vertical distance between the apex of the arced motion and the top of the obstacle was small)</w:t>
        </w:r>
      </w:ins>
      <w:r w:rsidR="00126BA4">
        <w:rPr>
          <w:rFonts w:ascii="Times New Roman" w:hAnsi="Times New Roman" w:cs="Times New Roman"/>
        </w:rPr>
        <w:t xml:space="preserve">, and the third to </w:t>
      </w:r>
      <w:ins w:id="2087" w:author="Benton, Deon" w:date="2026-02-27T16:12:00Z" w16du:dateUtc="2026-02-27T22:12:00Z">
        <w:r w:rsidR="00722439">
          <w:rPr>
            <w:rFonts w:ascii="Times New Roman" w:hAnsi="Times New Roman" w:cs="Times New Roman"/>
          </w:rPr>
          <w:t>Large Vertical Separation</w:t>
        </w:r>
      </w:ins>
      <w:r w:rsidR="00126BA4">
        <w:rPr>
          <w:rFonts w:ascii="Times New Roman" w:hAnsi="Times New Roman" w:cs="Times New Roman"/>
        </w:rPr>
        <w:t xml:space="preserve"> (</w:t>
      </w:r>
      <w:ins w:id="2088" w:author="Benton, Deon" w:date="2026-02-27T16:13:00Z" w16du:dateUtc="2026-02-27T22:13:00Z">
        <w:r w:rsidR="00722439">
          <w:rPr>
            <w:rFonts w:ascii="Times New Roman" w:hAnsi="Times New Roman" w:cs="Times New Roman"/>
          </w:rPr>
          <w:t>which occurred when the vertical distance between the apex of the arced motion and the top of the obstacle was large</w:t>
        </w:r>
      </w:ins>
      <w:ins w:id="2089" w:author="Benton, Deon" w:date="2026-03-10T16:26:00Z" w16du:dateUtc="2026-03-10T21:26:00Z">
        <w:r w:rsidR="00D45295">
          <w:rPr>
            <w:rFonts w:ascii="Times New Roman" w:hAnsi="Times New Roman" w:cs="Times New Roman"/>
          </w:rPr>
          <w:t>). The</w:t>
        </w:r>
      </w:ins>
      <w:ins w:id="2090" w:author="Benton, Deon" w:date="2026-03-10T16:25:00Z" w16du:dateUtc="2026-03-10T21:25:00Z">
        <w:r w:rsidR="008212A4">
          <w:rPr>
            <w:rFonts w:ascii="Times New Roman" w:hAnsi="Times New Roman" w:cs="Times New Roman"/>
          </w:rPr>
          <w:t xml:space="preserve"> </w:t>
        </w:r>
      </w:ins>
      <w:r>
        <w:rPr>
          <w:rFonts w:ascii="Times New Roman" w:hAnsi="Times New Roman" w:cs="Times New Roman"/>
        </w:rPr>
        <w:t xml:space="preserve">single unit in the </w:t>
      </w:r>
      <w:ins w:id="2091" w:author="Benton, Deon" w:date="2026-02-27T16:13:00Z" w16du:dateUtc="2026-02-27T22:13:00Z">
        <w:r w:rsidR="00722439">
          <w:rPr>
            <w:rFonts w:ascii="Times New Roman" w:hAnsi="Times New Roman" w:cs="Times New Roman"/>
          </w:rPr>
          <w:t xml:space="preserve">Final Adjacency </w:t>
        </w:r>
      </w:ins>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ins w:id="2092" w:author="Benton, Deon" w:date="2026-02-27T16:15:00Z" w16du:dateUtc="2026-02-27T22:15:00Z">
        <w:r w:rsidR="00305A74">
          <w:rPr>
            <w:rFonts w:ascii="Times New Roman" w:hAnsi="Times New Roman" w:cs="Times New Roman"/>
          </w:rPr>
          <w:t xml:space="preserve">whether the first and second object were </w:t>
        </w:r>
      </w:ins>
      <w:ins w:id="2093" w:author="Benton, Deon" w:date="2026-03-10T16:33:00Z" w16du:dateUtc="2026-03-10T21:33:00Z">
        <w:r w:rsidR="00362066">
          <w:rPr>
            <w:rFonts w:ascii="Times New Roman" w:hAnsi="Times New Roman" w:cs="Times New Roman"/>
          </w:rPr>
          <w:t>spatially abutted at</w:t>
        </w:r>
      </w:ins>
      <w:ins w:id="2094" w:author="Benton, Deon" w:date="2026-02-27T16:15:00Z" w16du:dateUtc="2026-02-27T22:15:00Z">
        <w:r w:rsidR="00305A74">
          <w:rPr>
            <w:rFonts w:ascii="Times New Roman" w:hAnsi="Times New Roman" w:cs="Times New Roman"/>
          </w:rPr>
          <w:t xml:space="preserve"> the end of a motion sequence</w:t>
        </w:r>
      </w:ins>
      <w:ins w:id="2095" w:author="Benton, Deon" w:date="2026-02-27T16:14:00Z" w16du:dateUtc="2026-02-27T22:14:00Z">
        <w:r w:rsidR="00305A74">
          <w:rPr>
            <w:rFonts w:ascii="Times New Roman" w:hAnsi="Times New Roman" w:cs="Times New Roman"/>
          </w:rPr>
          <w:t xml:space="preserve">. </w:t>
        </w:r>
      </w:ins>
      <w:ins w:id="2096" w:author="Benton, Deon" w:date="2026-02-27T16:18:00Z" w16du:dateUtc="2026-02-27T22:18:00Z">
        <w:r w:rsidR="00774EFB">
          <w:rPr>
            <w:rFonts w:ascii="Times New Roman" w:hAnsi="Times New Roman" w:cs="Times New Roman"/>
          </w:rPr>
          <w:t xml:space="preserve">This </w:t>
        </w:r>
      </w:ins>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ins w:id="2097" w:author="Benton, Deon" w:date="2026-03-10T16:33:00Z" w16du:dateUtc="2026-03-10T21:33:00Z">
        <w:r w:rsidR="00362066">
          <w:rPr>
            <w:rFonts w:ascii="Times New Roman" w:hAnsi="Times New Roman" w:cs="Times New Roman"/>
          </w:rPr>
          <w:t>this was true</w:t>
        </w:r>
      </w:ins>
      <w:ins w:id="2098" w:author="Benton, Deon" w:date="2026-02-27T16:19:00Z" w16du:dateUtc="2026-02-27T22:19:00Z">
        <w:r w:rsidR="00774EFB">
          <w:rPr>
            <w:rFonts w:ascii="Times New Roman" w:hAnsi="Times New Roman" w:cs="Times New Roman"/>
          </w:rPr>
          <w:t>.</w:t>
        </w:r>
      </w:ins>
      <w:ins w:id="2099" w:author="Benton, Deon" w:date="2026-03-10T16:26:00Z" w16du:dateUtc="2026-03-10T21:26:00Z">
        <w:r w:rsidR="00D45295">
          <w:rPr>
            <w:rFonts w:ascii="Times New Roman" w:hAnsi="Times New Roman" w:cs="Times New Roman"/>
          </w:rPr>
          <w:t xml:space="preserve"> </w:t>
        </w:r>
      </w:ins>
      <w:ins w:id="2100" w:author="Benton, Deon" w:date="2026-03-10T18:27:00Z" w16du:dateUtc="2026-03-10T23:27:00Z">
        <w:r w:rsidR="00DB1E68">
          <w:rPr>
            <w:rFonts w:ascii="Times New Roman" w:hAnsi="Times New Roman" w:cs="Times New Roman"/>
          </w:rPr>
          <w:t xml:space="preserve">The rationale </w:t>
        </w:r>
      </w:ins>
      <w:ins w:id="2101" w:author="Benton, Deon" w:date="2026-04-06T11:12:00Z" w16du:dateUtc="2026-04-06T16:12:00Z">
        <w:r w:rsidR="00997C20">
          <w:rPr>
            <w:rFonts w:ascii="Times New Roman" w:hAnsi="Times New Roman" w:cs="Times New Roman"/>
          </w:rPr>
          <w:t xml:space="preserve">for this naming scheme was </w:t>
        </w:r>
      </w:ins>
      <w:ins w:id="2102" w:author="Benton, Deon" w:date="2026-03-10T18:27:00Z" w16du:dateUtc="2026-03-10T23:27:00Z">
        <w:r w:rsidR="00DB1E68">
          <w:rPr>
            <w:rFonts w:ascii="Times New Roman" w:hAnsi="Times New Roman" w:cs="Times New Roman"/>
          </w:rPr>
          <w:t xml:space="preserve">to emphasize </w:t>
        </w:r>
      </w:ins>
      <w:ins w:id="2103" w:author="Benton, Deon" w:date="2026-04-06T11:12:00Z" w16du:dateUtc="2026-04-06T16:12:00Z">
        <w:r w:rsidR="00997C20">
          <w:rPr>
            <w:rFonts w:ascii="Times New Roman" w:hAnsi="Times New Roman" w:cs="Times New Roman"/>
          </w:rPr>
          <w:t xml:space="preserve">each group’s </w:t>
        </w:r>
      </w:ins>
      <w:ins w:id="2104" w:author="Benton, Deon" w:date="2026-03-10T18:27:00Z" w16du:dateUtc="2026-03-10T23:27:00Z">
        <w:r w:rsidR="00DB1E68">
          <w:rPr>
            <w:rFonts w:ascii="Times New Roman" w:hAnsi="Times New Roman" w:cs="Times New Roman"/>
          </w:rPr>
          <w:t>surface-level, perceptually grounded,</w:t>
        </w:r>
      </w:ins>
      <w:ins w:id="2105" w:author="Benton, Deon" w:date="2026-04-06T11:12:00Z" w16du:dateUtc="2026-04-06T16:12:00Z">
        <w:r w:rsidR="00997C20">
          <w:rPr>
            <w:rFonts w:ascii="Times New Roman" w:hAnsi="Times New Roman" w:cs="Times New Roman"/>
          </w:rPr>
          <w:t xml:space="preserve"> and</w:t>
        </w:r>
      </w:ins>
      <w:ins w:id="2106" w:author="Benton, Deon" w:date="2026-03-10T18:27:00Z" w16du:dateUtc="2026-03-10T23:27:00Z">
        <w:r w:rsidR="00DB1E68">
          <w:rPr>
            <w:rFonts w:ascii="Times New Roman" w:hAnsi="Times New Roman" w:cs="Times New Roman"/>
          </w:rPr>
          <w:t xml:space="preserve"> conceptually neutral nature. </w:t>
        </w:r>
      </w:ins>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3E36CB7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2107" w:author="Benton, Deon" w:date="2026-02-27T16:21:00Z" w16du:dateUtc="2026-02-27T22:21:00Z">
        <w:r w:rsidR="00F12553">
          <w:rPr>
            <w:rFonts w:ascii="Times New Roman" w:hAnsi="Times New Roman" w:cs="Times New Roman"/>
          </w:rPr>
          <w:t>A key assumption of the current</w:t>
        </w:r>
      </w:ins>
      <w:r>
        <w:rPr>
          <w:rFonts w:ascii="Times New Roman" w:hAnsi="Times New Roman" w:cs="Times New Roman"/>
        </w:rPr>
        <w:t xml:space="preserve"> theoretical proposal</w:t>
      </w:r>
      <w:ins w:id="2108" w:author="Benton, Deon" w:date="2026-02-27T16:21:00Z" w16du:dateUtc="2026-02-27T22:21:00Z">
        <w:r w:rsidR="00F12553">
          <w:rPr>
            <w:rFonts w:ascii="Times New Roman" w:hAnsi="Times New Roman" w:cs="Times New Roman"/>
          </w:rPr>
          <w:t xml:space="preserve"> is that</w:t>
        </w:r>
      </w:ins>
      <w:ins w:id="2109" w:author="Benton, Deon" w:date="2026-02-27T16:24:00Z" w16du:dateUtc="2026-02-27T22:24:00Z">
        <w:r w:rsidR="00B25E66">
          <w:rPr>
            <w:rFonts w:ascii="Times New Roman" w:hAnsi="Times New Roman" w:cs="Times New Roman"/>
          </w:rPr>
          <w:t xml:space="preserve"> infants’ looking behaviors in studies that putatively measure their action understanding </w:t>
        </w:r>
      </w:ins>
      <w:ins w:id="2110" w:author="Benton, Deon" w:date="2026-02-27T16:29:00Z" w16du:dateUtc="2026-02-27T22:29:00Z">
        <w:r w:rsidR="00123CA6">
          <w:rPr>
            <w:rFonts w:ascii="Times New Roman" w:hAnsi="Times New Roman" w:cs="Times New Roman"/>
          </w:rPr>
          <w:t>are</w:t>
        </w:r>
      </w:ins>
      <w:ins w:id="2111" w:author="Benton, Deon" w:date="2026-02-27T16:24:00Z" w16du:dateUtc="2026-02-27T22:24:00Z">
        <w:r w:rsidR="00B25E66">
          <w:rPr>
            <w:rFonts w:ascii="Times New Roman" w:hAnsi="Times New Roman" w:cs="Times New Roman"/>
          </w:rPr>
          <w:t xml:space="preserve"> based on real-world</w:t>
        </w:r>
      </w:ins>
      <w:r>
        <w:rPr>
          <w:rFonts w:ascii="Times New Roman" w:hAnsi="Times New Roman" w:cs="Times New Roman"/>
        </w:rPr>
        <w:t xml:space="preserve"> experience</w:t>
      </w:r>
      <w:ins w:id="2112" w:author="Benton, Deon" w:date="2026-02-27T16:23:00Z" w16du:dateUtc="2026-02-27T22:23:00Z">
        <w:r w:rsidR="00F12553">
          <w:rPr>
            <w:rFonts w:ascii="Times New Roman" w:hAnsi="Times New Roman" w:cs="Times New Roman"/>
          </w:rPr>
          <w:t xml:space="preserve"> </w:t>
        </w:r>
      </w:ins>
      <w:del w:id="2113" w:author="Benton, Deon" w:date="2026-02-27T16:24:00Z" w16du:dateUtc="2026-02-27T22:24:00Z">
        <w:r w:rsidDel="00B25E66">
          <w:rPr>
            <w:rFonts w:ascii="Times New Roman" w:hAnsi="Times New Roman" w:cs="Times New Roman"/>
          </w:rPr>
          <w:delText xml:space="preserve"> </w:delText>
        </w:r>
      </w:del>
      <w:ins w:id="2114" w:author="Benton, Deon" w:date="2026-02-27T16:22:00Z" w16du:dateUtc="2026-02-27T22:22:00Z">
        <w:r w:rsidR="00F12553">
          <w:rPr>
            <w:rFonts w:ascii="Times New Roman" w:hAnsi="Times New Roman" w:cs="Times New Roman"/>
          </w:rPr>
          <w:t xml:space="preserve">processing and encoding the kinematics of different </w:t>
        </w:r>
      </w:ins>
      <w:ins w:id="2115" w:author="Benton, Deon" w:date="2026-02-27T16:46:00Z" w16du:dateUtc="2026-02-27T22:46:00Z">
        <w:r w:rsidR="005D4226">
          <w:rPr>
            <w:rFonts w:ascii="Times New Roman" w:hAnsi="Times New Roman" w:cs="Times New Roman"/>
          </w:rPr>
          <w:t>movements</w:t>
        </w:r>
      </w:ins>
      <w:ins w:id="2116" w:author="Benton, Deon" w:date="2026-02-27T16:23:00Z" w16du:dateUtc="2026-02-27T22:23:00Z">
        <w:r w:rsidR="00B25E66">
          <w:rPr>
            <w:rFonts w:ascii="Times New Roman" w:hAnsi="Times New Roman" w:cs="Times New Roman"/>
          </w:rPr>
          <w:t xml:space="preserve">, </w:t>
        </w:r>
      </w:ins>
      <w:ins w:id="2117" w:author="Benton, Deon" w:date="2026-02-27T16:22:00Z" w16du:dateUtc="2026-02-27T22:22:00Z">
        <w:r w:rsidR="00F12553">
          <w:rPr>
            <w:rFonts w:ascii="Times New Roman" w:hAnsi="Times New Roman" w:cs="Times New Roman"/>
          </w:rPr>
          <w:t>the perceptual</w:t>
        </w:r>
      </w:ins>
      <w:ins w:id="2118" w:author="Benton, Deon" w:date="2026-04-08T10:50:00Z" w16du:dateUtc="2026-04-08T15:50:00Z">
        <w:r w:rsidR="00C50184">
          <w:rPr>
            <w:rFonts w:ascii="Times New Roman" w:hAnsi="Times New Roman" w:cs="Times New Roman"/>
          </w:rPr>
          <w:t xml:space="preserve"> or surface-based</w:t>
        </w:r>
      </w:ins>
      <w:ins w:id="2119" w:author="Benton, Deon" w:date="2026-02-27T16:22:00Z" w16du:dateUtc="2026-02-27T22:22:00Z">
        <w:r w:rsidR="00F12553">
          <w:rPr>
            <w:rFonts w:ascii="Times New Roman" w:hAnsi="Times New Roman" w:cs="Times New Roman"/>
          </w:rPr>
          <w:t xml:space="preserve"> appearance of </w:t>
        </w:r>
      </w:ins>
      <w:ins w:id="2120" w:author="Benton, Deon" w:date="2026-02-27T16:23:00Z" w16du:dateUtc="2026-02-27T22:23:00Z">
        <w:r w:rsidR="00B25E66">
          <w:rPr>
            <w:rFonts w:ascii="Times New Roman" w:hAnsi="Times New Roman" w:cs="Times New Roman"/>
          </w:rPr>
          <w:t>the different objects</w:t>
        </w:r>
      </w:ins>
      <w:ins w:id="2121" w:author="Benton, Deon" w:date="2026-02-27T16:25:00Z" w16du:dateUtc="2026-02-27T22:25:00Z">
        <w:r w:rsidR="00B25E66">
          <w:rPr>
            <w:rFonts w:ascii="Times New Roman" w:hAnsi="Times New Roman" w:cs="Times New Roman"/>
          </w:rPr>
          <w:t xml:space="preserve"> and entities</w:t>
        </w:r>
      </w:ins>
      <w:ins w:id="2122" w:author="Benton, Deon" w:date="2026-02-27T16:24:00Z" w16du:dateUtc="2026-02-27T22:24:00Z">
        <w:r w:rsidR="00B25E66">
          <w:rPr>
            <w:rFonts w:ascii="Times New Roman" w:hAnsi="Times New Roman" w:cs="Times New Roman"/>
          </w:rPr>
          <w:t xml:space="preserve"> </w:t>
        </w:r>
      </w:ins>
      <w:ins w:id="2123" w:author="Benton, Deon" w:date="2026-02-27T16:22:00Z" w16du:dateUtc="2026-02-27T22:22:00Z">
        <w:r w:rsidR="00F12553">
          <w:rPr>
            <w:rFonts w:ascii="Times New Roman" w:hAnsi="Times New Roman" w:cs="Times New Roman"/>
          </w:rPr>
          <w:t xml:space="preserve">that engage in those </w:t>
        </w:r>
      </w:ins>
      <w:ins w:id="2124" w:author="Benton, Deon" w:date="2026-02-27T16:46:00Z" w16du:dateUtc="2026-02-27T22:46:00Z">
        <w:r w:rsidR="005D4226">
          <w:rPr>
            <w:rFonts w:ascii="Times New Roman" w:hAnsi="Times New Roman" w:cs="Times New Roman"/>
          </w:rPr>
          <w:t>movements</w:t>
        </w:r>
      </w:ins>
      <w:ins w:id="2125" w:author="Benton, Deon" w:date="2026-02-27T16:24:00Z" w16du:dateUtc="2026-02-27T22:24:00Z">
        <w:r w:rsidR="00B25E66">
          <w:rPr>
            <w:rFonts w:ascii="Times New Roman" w:hAnsi="Times New Roman" w:cs="Times New Roman"/>
          </w:rPr>
          <w:t>, as well as the associative relation</w:t>
        </w:r>
      </w:ins>
      <w:ins w:id="2126" w:author="Benton, Deon" w:date="2026-02-27T16:25:00Z" w16du:dateUtc="2026-02-27T22:25:00Z">
        <w:r w:rsidR="00B25E66">
          <w:rPr>
            <w:rFonts w:ascii="Times New Roman" w:hAnsi="Times New Roman" w:cs="Times New Roman"/>
          </w:rPr>
          <w:t>s</w:t>
        </w:r>
      </w:ins>
      <w:ins w:id="2127" w:author="Benton, Deon" w:date="2026-02-27T16:24:00Z" w16du:dateUtc="2026-02-27T22:24:00Z">
        <w:r w:rsidR="00B25E66">
          <w:rPr>
            <w:rFonts w:ascii="Times New Roman" w:hAnsi="Times New Roman" w:cs="Times New Roman"/>
          </w:rPr>
          <w:t xml:space="preserve"> among the</w:t>
        </w:r>
      </w:ins>
      <w:ins w:id="2128" w:author="Benton, Deon" w:date="2026-02-27T16:29:00Z" w16du:dateUtc="2026-02-27T22:29:00Z">
        <w:r w:rsidR="00123CA6">
          <w:rPr>
            <w:rFonts w:ascii="Times New Roman" w:hAnsi="Times New Roman" w:cs="Times New Roman"/>
          </w:rPr>
          <w:t xml:space="preserve">se </w:t>
        </w:r>
      </w:ins>
      <w:ins w:id="2129" w:author="Benton, Deon" w:date="2026-03-25T10:29:00Z" w16du:dateUtc="2026-03-25T15:29:00Z">
        <w:r w:rsidR="006663DD">
          <w:rPr>
            <w:rFonts w:ascii="Times New Roman" w:hAnsi="Times New Roman" w:cs="Times New Roman"/>
          </w:rPr>
          <w:t xml:space="preserve">perceptually-grounded </w:t>
        </w:r>
      </w:ins>
      <w:ins w:id="2130" w:author="Benton, Deon" w:date="2026-02-27T16:29:00Z" w16du:dateUtc="2026-02-27T22:29:00Z">
        <w:r w:rsidR="00123CA6">
          <w:rPr>
            <w:rFonts w:ascii="Times New Roman" w:hAnsi="Times New Roman" w:cs="Times New Roman"/>
          </w:rPr>
          <w:t>elements</w:t>
        </w:r>
      </w:ins>
      <w:ins w:id="2131" w:author="Benton, Deon" w:date="2026-02-27T16:25:00Z" w16du:dateUtc="2026-02-27T22:25:00Z">
        <w:r w:rsidR="00B25E66">
          <w:rPr>
            <w:rFonts w:ascii="Times New Roman" w:hAnsi="Times New Roman" w:cs="Times New Roman"/>
          </w:rPr>
          <w:t>.</w:t>
        </w:r>
      </w:ins>
      <w:ins w:id="2132" w:author="Benton, Deon" w:date="2026-02-27T16:22:00Z" w16du:dateUtc="2026-02-27T22:22:00Z">
        <w:r w:rsidR="00F12553">
          <w:rPr>
            <w:rFonts w:ascii="Times New Roman" w:hAnsi="Times New Roman" w:cs="Times New Roman"/>
          </w:rPr>
          <w:t xml:space="preserve"> </w:t>
        </w:r>
      </w:ins>
      <w:ins w:id="2133" w:author="Benton, Deon" w:date="2026-02-27T16:26:00Z" w16du:dateUtc="2026-02-27T22:26:00Z">
        <w:r w:rsidR="00864BDF">
          <w:rPr>
            <w:rFonts w:ascii="Times New Roman" w:hAnsi="Times New Roman" w:cs="Times New Roman"/>
          </w:rPr>
          <w:t xml:space="preserve">To implement this aspect of the </w:t>
        </w:r>
      </w:ins>
      <w:ins w:id="2134" w:author="Benton, Deon" w:date="2026-02-27T16:29:00Z" w16du:dateUtc="2026-02-27T22:29:00Z">
        <w:r w:rsidR="00F10356">
          <w:rPr>
            <w:rFonts w:ascii="Times New Roman" w:hAnsi="Times New Roman" w:cs="Times New Roman"/>
          </w:rPr>
          <w:t>proposal</w:t>
        </w:r>
      </w:ins>
      <w:ins w:id="2135" w:author="Benton, Deon" w:date="2026-02-27T16:26:00Z" w16du:dateUtc="2026-02-27T22:26:00Z">
        <w:r w:rsidR="00864BDF">
          <w:rPr>
            <w:rFonts w:ascii="Times New Roman" w:hAnsi="Times New Roman" w:cs="Times New Roman"/>
          </w:rPr>
          <w:t xml:space="preserve"> in the m</w:t>
        </w:r>
      </w:ins>
      <w:ins w:id="2136" w:author="Benton, Deon" w:date="2026-02-27T16:27:00Z" w16du:dateUtc="2026-02-27T22:27:00Z">
        <w:r w:rsidR="00864BDF">
          <w:rPr>
            <w:rFonts w:ascii="Times New Roman" w:hAnsi="Times New Roman" w:cs="Times New Roman"/>
          </w:rPr>
          <w:t>odel</w:t>
        </w:r>
      </w:ins>
      <w:r>
        <w:rPr>
          <w:rFonts w:ascii="Times New Roman" w:hAnsi="Times New Roman" w:cs="Times New Roman"/>
        </w:rPr>
        <w:t>, networks experienced two different kinds of events during</w:t>
      </w:r>
      <w:ins w:id="2137" w:author="Benton, Deon" w:date="2026-02-27T16:27:00Z" w16du:dateUtc="2026-02-27T22:27:00Z">
        <w:r w:rsidR="00864BDF">
          <w:rPr>
            <w:rFonts w:ascii="Times New Roman" w:hAnsi="Times New Roman" w:cs="Times New Roman"/>
          </w:rPr>
          <w:t xml:space="preserve"> a model analogue </w:t>
        </w:r>
      </w:ins>
      <w:ins w:id="2138" w:author="Benton, Deon" w:date="2026-02-27T16:29:00Z" w16du:dateUtc="2026-02-27T22:29:00Z">
        <w:r w:rsidR="00F10356">
          <w:rPr>
            <w:rFonts w:ascii="Times New Roman" w:hAnsi="Times New Roman" w:cs="Times New Roman"/>
          </w:rPr>
          <w:t>of the real</w:t>
        </w:r>
      </w:ins>
      <w:ins w:id="2139" w:author="Benton, Deon" w:date="2026-02-27T16:30:00Z" w16du:dateUtc="2026-02-27T22:30:00Z">
        <w:r w:rsidR="00F10356">
          <w:rPr>
            <w:rFonts w:ascii="Times New Roman" w:hAnsi="Times New Roman" w:cs="Times New Roman"/>
          </w:rPr>
          <w:t>-world experience</w:t>
        </w:r>
      </w:ins>
      <w:ins w:id="2140" w:author="Benton, Deon" w:date="2026-03-25T10:29:00Z" w16du:dateUtc="2026-03-25T15:29:00Z">
        <w:r w:rsidR="00940055">
          <w:rPr>
            <w:rFonts w:ascii="Times New Roman" w:hAnsi="Times New Roman" w:cs="Times New Roman"/>
          </w:rPr>
          <w:t>—this experience is what</w:t>
        </w:r>
        <w:r w:rsidR="00AC6BAC">
          <w:rPr>
            <w:rFonts w:ascii="Times New Roman" w:hAnsi="Times New Roman" w:cs="Times New Roman"/>
          </w:rPr>
          <w:t xml:space="preserve"> infant</w:t>
        </w:r>
      </w:ins>
      <w:ins w:id="2141" w:author="Benton, Deon" w:date="2026-03-25T10:30:00Z" w16du:dateUtc="2026-03-25T15:30:00Z">
        <w:r w:rsidR="00AC6BAC">
          <w:rPr>
            <w:rFonts w:ascii="Times New Roman" w:hAnsi="Times New Roman" w:cs="Times New Roman"/>
          </w:rPr>
          <w:t xml:space="preserve">s are assumed to bring </w:t>
        </w:r>
      </w:ins>
      <w:ins w:id="2142" w:author="Benton, Deon" w:date="2026-02-27T16:30:00Z" w16du:dateUtc="2026-02-27T22:30:00Z">
        <w:r w:rsidR="008614DA">
          <w:rPr>
            <w:rFonts w:ascii="Times New Roman" w:hAnsi="Times New Roman" w:cs="Times New Roman"/>
          </w:rPr>
          <w:t>with them into action understanding studies.</w:t>
        </w:r>
      </w:ins>
      <w:ins w:id="2143" w:author="Benton, Deon" w:date="2026-02-27T16:44:00Z" w16du:dateUtc="2026-02-27T22:44:00Z">
        <w:r w:rsidR="00C04DFD">
          <w:rPr>
            <w:rFonts w:ascii="Times New Roman" w:hAnsi="Times New Roman" w:cs="Times New Roman"/>
          </w:rPr>
          <w:t xml:space="preserve"> Here,</w:t>
        </w:r>
      </w:ins>
      <w:ins w:id="2144" w:author="Benton, Deon" w:date="2026-02-27T16:31:00Z" w16du:dateUtc="2026-02-27T22:31:00Z">
        <w:r w:rsidR="008614DA">
          <w:rPr>
            <w:rFonts w:ascii="Times New Roman" w:hAnsi="Times New Roman" w:cs="Times New Roman"/>
          </w:rPr>
          <w:t xml:space="preserve"> I refer to this </w:t>
        </w:r>
      </w:ins>
      <w:ins w:id="2145" w:author="Benton, Deon" w:date="2026-02-27T16:44:00Z" w16du:dateUtc="2026-02-27T22:44:00Z">
        <w:r w:rsidR="00C04DFD">
          <w:rPr>
            <w:rFonts w:ascii="Times New Roman" w:hAnsi="Times New Roman" w:cs="Times New Roman"/>
          </w:rPr>
          <w:t xml:space="preserve">aspect of </w:t>
        </w:r>
      </w:ins>
      <w:ins w:id="2146" w:author="Benton, Deon" w:date="2026-02-27T16:45:00Z" w16du:dateUtc="2026-02-27T22:45:00Z">
        <w:r w:rsidR="008D0B80">
          <w:rPr>
            <w:rFonts w:ascii="Times New Roman" w:hAnsi="Times New Roman" w:cs="Times New Roman"/>
          </w:rPr>
          <w:t xml:space="preserve">a network’s </w:t>
        </w:r>
      </w:ins>
      <w:ins w:id="2147" w:author="Benton, Deon" w:date="2026-02-27T16:44:00Z" w16du:dateUtc="2026-02-27T22:44:00Z">
        <w:r w:rsidR="00C04DFD">
          <w:rPr>
            <w:rFonts w:ascii="Times New Roman" w:hAnsi="Times New Roman" w:cs="Times New Roman"/>
          </w:rPr>
          <w:t xml:space="preserve">experience </w:t>
        </w:r>
      </w:ins>
      <w:ins w:id="2148" w:author="Benton, Deon" w:date="2026-02-27T16:31:00Z" w16du:dateUtc="2026-02-27T22:31:00Z">
        <w:r w:rsidR="008614DA">
          <w:rPr>
            <w:rFonts w:ascii="Times New Roman" w:hAnsi="Times New Roman" w:cs="Times New Roman"/>
          </w:rPr>
          <w:t xml:space="preserve">as </w:t>
        </w:r>
      </w:ins>
      <w:ins w:id="2149" w:author="Benton, Deon" w:date="2026-02-27T16:44:00Z" w16du:dateUtc="2026-02-27T22:44:00Z">
        <w:r w:rsidR="00C04DFD">
          <w:rPr>
            <w:rFonts w:ascii="Times New Roman" w:hAnsi="Times New Roman" w:cs="Times New Roman"/>
          </w:rPr>
          <w:t xml:space="preserve">the </w:t>
        </w:r>
      </w:ins>
      <w:ins w:id="2150" w:author="Benton, Deon" w:date="2026-02-27T16:31:00Z" w16du:dateUtc="2026-02-27T22:31:00Z">
        <w:r w:rsidR="008614DA">
          <w:rPr>
            <w:rFonts w:ascii="Times New Roman" w:hAnsi="Times New Roman" w:cs="Times New Roman"/>
          </w:rPr>
          <w:t>pretraining</w:t>
        </w:r>
      </w:ins>
      <w:ins w:id="2151" w:author="Benton, Deon" w:date="2026-02-27T16:44:00Z" w16du:dateUtc="2026-02-27T22:44:00Z">
        <w:r w:rsidR="00C04DFD">
          <w:rPr>
            <w:rFonts w:ascii="Times New Roman" w:hAnsi="Times New Roman" w:cs="Times New Roman"/>
          </w:rPr>
          <w:t xml:space="preserve"> phase</w:t>
        </w:r>
      </w:ins>
      <w:r w:rsidR="00090053">
        <w:rPr>
          <w:rFonts w:ascii="Times New Roman" w:hAnsi="Times New Roman" w:cs="Times New Roman"/>
        </w:rPr>
        <w:t xml:space="preserve">—all networks, regardless of simulation, received </w:t>
      </w:r>
      <w:ins w:id="2152" w:author="Benton, Deon" w:date="2026-04-08T10:51:00Z" w16du:dateUtc="2026-04-08T15:51:00Z">
        <w:r w:rsidR="00B04EF2">
          <w:rPr>
            <w:rFonts w:ascii="Times New Roman" w:hAnsi="Times New Roman" w:cs="Times New Roman"/>
          </w:rPr>
          <w:t>identical</w:t>
        </w:r>
      </w:ins>
      <w:r w:rsidR="00090053">
        <w:rPr>
          <w:rFonts w:ascii="Times New Roman" w:hAnsi="Times New Roman" w:cs="Times New Roman"/>
        </w:rPr>
        <w:t xml:space="preserve"> pretraining experience</w:t>
      </w:r>
      <w:ins w:id="2153" w:author="Benton, Deon" w:date="2026-02-27T16:31:00Z" w16du:dateUtc="2026-02-27T22:31:00Z">
        <w:r w:rsidR="008614DA">
          <w:rPr>
            <w:rFonts w:ascii="Times New Roman" w:hAnsi="Times New Roman" w:cs="Times New Roman"/>
          </w:rPr>
          <w:t>.</w:t>
        </w:r>
      </w:ins>
      <w:ins w:id="2154" w:author="Benton, Deon" w:date="2026-02-27T16:30:00Z" w16du:dateUtc="2026-02-27T22:30:00Z">
        <w:r w:rsidR="008614DA">
          <w:rPr>
            <w:rFonts w:ascii="Times New Roman" w:hAnsi="Times New Roman" w:cs="Times New Roman"/>
          </w:rPr>
          <w:t xml:space="preserve"> </w:t>
        </w:r>
      </w:ins>
      <w:r>
        <w:rPr>
          <w:rFonts w:ascii="Times New Roman" w:hAnsi="Times New Roman" w:cs="Times New Roman"/>
        </w:rPr>
        <w:t xml:space="preserve">In </w:t>
      </w:r>
      <w:ins w:id="2155" w:author="Benton, Deon" w:date="2026-02-27T16:31:00Z" w16du:dateUtc="2026-02-27T22:31:00Z">
        <w:r w:rsidR="008614DA">
          <w:rPr>
            <w:rFonts w:ascii="Times New Roman" w:hAnsi="Times New Roman" w:cs="Times New Roman"/>
          </w:rPr>
          <w:t>Linear Path</w:t>
        </w:r>
      </w:ins>
      <w:r>
        <w:rPr>
          <w:rFonts w:ascii="Times New Roman" w:hAnsi="Times New Roman" w:cs="Times New Roman"/>
        </w:rPr>
        <w:t xml:space="preserve"> pretraining events, one of the objects </w:t>
      </w:r>
      <w:r w:rsidR="00DE5238">
        <w:rPr>
          <w:rFonts w:ascii="Times New Roman" w:hAnsi="Times New Roman" w:cs="Times New Roman"/>
        </w:rPr>
        <w:t>translates or moves</w:t>
      </w:r>
      <w:ins w:id="2156" w:author="Benton, Deon" w:date="2026-02-27T16:45:00Z" w16du:dateUtc="2026-02-27T22:45:00Z">
        <w:r w:rsidR="00A7703B">
          <w:rPr>
            <w:rFonts w:ascii="Times New Roman" w:hAnsi="Times New Roman" w:cs="Times New Roman"/>
          </w:rPr>
          <w:t xml:space="preserve"> </w:t>
        </w:r>
      </w:ins>
      <w:ins w:id="2157" w:author="Benton, Deon" w:date="2026-02-27T16:32:00Z" w16du:dateUtc="2026-02-27T22:32:00Z">
        <w:r w:rsidR="001335A3">
          <w:rPr>
            <w:rFonts w:ascii="Times New Roman" w:hAnsi="Times New Roman" w:cs="Times New Roman"/>
          </w:rPr>
          <w:t>linearly along a horizontal mo</w:t>
        </w:r>
      </w:ins>
      <w:ins w:id="2158" w:author="Benton, Deon" w:date="2026-02-27T16:33:00Z" w16du:dateUtc="2026-02-27T22:33:00Z">
        <w:r w:rsidR="001335A3">
          <w:rPr>
            <w:rFonts w:ascii="Times New Roman" w:hAnsi="Times New Roman" w:cs="Times New Roman"/>
          </w:rPr>
          <w:t>tion path</w:t>
        </w:r>
      </w:ins>
      <w:ins w:id="2159" w:author="Benton, Deon" w:date="2026-02-27T16:32:00Z" w16du:dateUtc="2026-02-27T22:32:00Z">
        <w:r w:rsidR="00C546B9">
          <w:rPr>
            <w:rFonts w:ascii="Times New Roman" w:hAnsi="Times New Roman" w:cs="Times New Roman"/>
          </w:rPr>
          <w:t xml:space="preserve"> towards the other object</w:t>
        </w:r>
      </w:ins>
      <w:ins w:id="2160" w:author="Benton, Deon" w:date="2026-02-27T16:33:00Z" w16du:dateUtc="2026-02-27T22:33:00Z">
        <w:r w:rsidR="001335A3">
          <w:rPr>
            <w:rFonts w:ascii="Times New Roman" w:hAnsi="Times New Roman" w:cs="Times New Roman"/>
          </w:rPr>
          <w:t>. This event was instantiated by activating</w:t>
        </w:r>
      </w:ins>
      <w:ins w:id="2161" w:author="Benton, Deon" w:date="2026-02-27T16:45:00Z" w16du:dateUtc="2026-02-27T22:45:00Z">
        <w:r w:rsidR="00E26CCC">
          <w:rPr>
            <w:rFonts w:ascii="Times New Roman" w:hAnsi="Times New Roman" w:cs="Times New Roman"/>
          </w:rPr>
          <w:t xml:space="preserve"> </w:t>
        </w:r>
      </w:ins>
      <w:r>
        <w:rPr>
          <w:rFonts w:ascii="Times New Roman" w:hAnsi="Times New Roman" w:cs="Times New Roman"/>
        </w:rPr>
        <w:t>one of the 82 units in</w:t>
      </w:r>
      <w:ins w:id="2162" w:author="Benton, Deon" w:date="2026-02-27T16:51:00Z" w16du:dateUtc="2026-02-27T22:51:00Z">
        <w:r w:rsidR="00BF289A">
          <w:rPr>
            <w:rFonts w:ascii="Times New Roman" w:hAnsi="Times New Roman" w:cs="Times New Roman"/>
          </w:rPr>
          <w:t xml:space="preserve"> each of</w:t>
        </w:r>
      </w:ins>
      <w:r>
        <w:rPr>
          <w:rFonts w:ascii="Times New Roman" w:hAnsi="Times New Roman" w:cs="Times New Roman"/>
        </w:rPr>
        <w:t xml:space="preserve"> the </w:t>
      </w:r>
      <w:ins w:id="2163" w:author="Benton, Deon" w:date="2026-02-27T16:34:00Z" w16du:dateUtc="2026-02-27T22:34:00Z">
        <w:r w:rsidR="001335A3">
          <w:rPr>
            <w:rFonts w:ascii="Times New Roman" w:hAnsi="Times New Roman" w:cs="Times New Roman"/>
          </w:rPr>
          <w:t>Object Left</w:t>
        </w:r>
      </w:ins>
      <w:ins w:id="2164" w:author="Benton, Deon" w:date="2026-02-27T16:52:00Z" w16du:dateUtc="2026-02-27T22:52:00Z">
        <w:r w:rsidR="00BF289A">
          <w:rPr>
            <w:rFonts w:ascii="Times New Roman" w:hAnsi="Times New Roman" w:cs="Times New Roman"/>
          </w:rPr>
          <w:t xml:space="preserve"> and Right</w:t>
        </w:r>
      </w:ins>
      <w:ins w:id="2165" w:author="Benton, Deon" w:date="2026-02-27T16:34:00Z" w16du:dateUtc="2026-02-27T22:34:00Z">
        <w:r w:rsidR="001335A3">
          <w:rPr>
            <w:rFonts w:ascii="Times New Roman" w:hAnsi="Times New Roman" w:cs="Times New Roman"/>
          </w:rPr>
          <w:t xml:space="preserve"> input group</w:t>
        </w:r>
      </w:ins>
      <w:ins w:id="2166" w:author="Benton, Deon" w:date="2026-02-27T16:52:00Z" w16du:dateUtc="2026-02-27T22:52:00Z">
        <w:r w:rsidR="00BF289A">
          <w:rPr>
            <w:rFonts w:ascii="Times New Roman" w:hAnsi="Times New Roman" w:cs="Times New Roman"/>
          </w:rPr>
          <w:t>s</w:t>
        </w:r>
      </w:ins>
      <w:ins w:id="2167" w:author="Benton, Deon" w:date="2026-02-27T16:36:00Z" w16du:dateUtc="2026-02-27T22:36:00Z">
        <w:r w:rsidR="008979EA">
          <w:rPr>
            <w:rFonts w:ascii="Times New Roman" w:hAnsi="Times New Roman" w:cs="Times New Roman"/>
          </w:rPr>
          <w:t>;</w:t>
        </w:r>
      </w:ins>
      <w:r>
        <w:rPr>
          <w:rFonts w:ascii="Times New Roman" w:hAnsi="Times New Roman" w:cs="Times New Roman"/>
        </w:rPr>
        <w:t xml:space="preserve"> the </w:t>
      </w:r>
      <w:ins w:id="2168" w:author="Benton, Deon" w:date="2026-02-27T16:34:00Z" w16du:dateUtc="2026-02-27T22:34:00Z">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w:t>
        </w:r>
      </w:ins>
      <w:ins w:id="2169" w:author="Benton, Deon" w:date="2026-02-27T16:35:00Z" w16du:dateUtc="2026-02-27T22:35:00Z">
        <w:r w:rsidR="008979EA">
          <w:rPr>
            <w:rFonts w:ascii="Times New Roman" w:hAnsi="Times New Roman" w:cs="Times New Roman"/>
          </w:rPr>
          <w:t>input group</w:t>
        </w:r>
      </w:ins>
      <w:ins w:id="2170" w:author="Benton, Deon" w:date="2026-02-27T16:36:00Z" w16du:dateUtc="2026-02-27T22:36:00Z">
        <w:r w:rsidR="008979EA">
          <w:rPr>
            <w:rFonts w:ascii="Times New Roman" w:hAnsi="Times New Roman" w:cs="Times New Roman"/>
          </w:rPr>
          <w:t xml:space="preserve">; </w:t>
        </w:r>
        <w:r w:rsidR="002A2896">
          <w:rPr>
            <w:rFonts w:ascii="Times New Roman" w:hAnsi="Times New Roman" w:cs="Times New Roman"/>
          </w:rPr>
          <w:t xml:space="preserve">the </w:t>
        </w:r>
      </w:ins>
      <w:ins w:id="2171" w:author="Benton, Deon" w:date="2026-02-27T16:37:00Z" w16du:dateUtc="2026-02-27T22:37:00Z">
        <w:r w:rsidR="002A2896">
          <w:rPr>
            <w:rFonts w:ascii="Times New Roman" w:hAnsi="Times New Roman" w:cs="Times New Roman"/>
          </w:rPr>
          <w:t xml:space="preserve">Obstacle Height 0 unit in the Obstacle Height input </w:t>
        </w:r>
        <w:r w:rsidR="002A2896">
          <w:rPr>
            <w:rFonts w:ascii="Times New Roman" w:hAnsi="Times New Roman" w:cs="Times New Roman"/>
          </w:rPr>
          <w:lastRenderedPageBreak/>
          <w:t xml:space="preserve">group; the Arc Peak Height 0 unit in the Arc Peak Height input group; the Obstacle Missing unit in the </w:t>
        </w:r>
      </w:ins>
      <w:ins w:id="2172" w:author="Benton, Deon" w:date="2026-02-27T16:38:00Z" w16du:dateUtc="2026-02-27T22:38:00Z">
        <w:r w:rsidR="002A2896">
          <w:rPr>
            <w:rFonts w:ascii="Times New Roman" w:hAnsi="Times New Roman" w:cs="Times New Roman"/>
          </w:rPr>
          <w:t>Obstacle Horizontal Spatial Position  group; the No Vertical Separation unit in the Arc Apex-Obstacle Gap</w:t>
        </w:r>
        <w:r w:rsidR="00F61350">
          <w:rPr>
            <w:rFonts w:ascii="Times New Roman" w:hAnsi="Times New Roman" w:cs="Times New Roman"/>
          </w:rPr>
          <w:t xml:space="preserve"> input group; and the </w:t>
        </w:r>
      </w:ins>
      <w:ins w:id="2173" w:author="Benton, Deon" w:date="2026-02-27T16:39:00Z" w16du:dateUtc="2026-02-27T22:39:00Z">
        <w:r w:rsidR="00F61350">
          <w:rPr>
            <w:rFonts w:ascii="Times New Roman" w:hAnsi="Times New Roman" w:cs="Times New Roman"/>
          </w:rPr>
          <w:t xml:space="preserve">single unit in the Final Adjacency input group. </w:t>
        </w:r>
      </w:ins>
      <w:r>
        <w:rPr>
          <w:rFonts w:ascii="Times New Roman" w:hAnsi="Times New Roman" w:cs="Times New Roman"/>
        </w:rPr>
        <w:t xml:space="preserve">In the </w:t>
      </w:r>
      <w:ins w:id="2174" w:author="Benton, Deon" w:date="2026-02-27T16:49:00Z" w16du:dateUtc="2026-02-27T22:49:00Z">
        <w:r w:rsidR="000E4248">
          <w:rPr>
            <w:rFonts w:ascii="Times New Roman" w:hAnsi="Times New Roman" w:cs="Times New Roman"/>
          </w:rPr>
          <w:t xml:space="preserve">Arced </w:t>
        </w:r>
      </w:ins>
      <w:r>
        <w:rPr>
          <w:rFonts w:ascii="Times New Roman" w:hAnsi="Times New Roman" w:cs="Times New Roman"/>
        </w:rPr>
        <w:t>Path pretraining events, one of the objects</w:t>
      </w:r>
      <w:ins w:id="2175" w:author="Benton, Deon" w:date="2026-02-27T16:49:00Z" w16du:dateUtc="2026-02-27T22:49:00Z">
        <w:r w:rsidR="004916FE">
          <w:rPr>
            <w:rFonts w:ascii="Times New Roman" w:hAnsi="Times New Roman" w:cs="Times New Roman"/>
          </w:rPr>
          <w:t xml:space="preserve"> moved horizontally along a</w:t>
        </w:r>
      </w:ins>
      <w:ins w:id="2176" w:author="Benton, Deon" w:date="2026-02-27T16:50:00Z" w16du:dateUtc="2026-02-27T22:50:00Z">
        <w:r w:rsidR="004916FE">
          <w:rPr>
            <w:rFonts w:ascii="Times New Roman" w:hAnsi="Times New Roman" w:cs="Times New Roman"/>
          </w:rPr>
          <w:t>n</w:t>
        </w:r>
      </w:ins>
      <w:ins w:id="2177" w:author="Benton, Deon" w:date="2026-02-27T16:49:00Z" w16du:dateUtc="2026-02-27T22:49:00Z">
        <w:r w:rsidR="004916FE">
          <w:rPr>
            <w:rFonts w:ascii="Times New Roman" w:hAnsi="Times New Roman" w:cs="Times New Roman"/>
          </w:rPr>
          <w:t xml:space="preserve"> arced path towards</w:t>
        </w:r>
      </w:ins>
      <w:ins w:id="2178" w:author="Benton, Deon" w:date="2026-02-27T16:50:00Z" w16du:dateUtc="2026-02-27T22:50:00Z">
        <w:r w:rsidR="004916FE">
          <w:rPr>
            <w:rFonts w:ascii="Times New Roman" w:hAnsi="Times New Roman" w:cs="Times New Roman"/>
          </w:rPr>
          <w:t xml:space="preserve"> and over an obstacle until it came to rest next to</w:t>
        </w:r>
      </w:ins>
      <w:ins w:id="2179" w:author="Benton, Deon" w:date="2026-02-27T16:49:00Z" w16du:dateUtc="2026-02-27T22:49:00Z">
        <w:r w:rsidR="004916FE">
          <w:rPr>
            <w:rFonts w:ascii="Times New Roman" w:hAnsi="Times New Roman" w:cs="Times New Roman"/>
          </w:rPr>
          <w:t xml:space="preserve"> a second object</w:t>
        </w:r>
      </w:ins>
      <w:r>
        <w:rPr>
          <w:rFonts w:ascii="Times New Roman" w:hAnsi="Times New Roman" w:cs="Times New Roman"/>
        </w:rPr>
        <w:t xml:space="preserve">. </w:t>
      </w:r>
      <w:ins w:id="2180" w:author="Benton, Deon" w:date="2026-02-27T16:51:00Z" w16du:dateUtc="2026-02-27T22:51:00Z">
        <w:r w:rsidR="004916FE">
          <w:rPr>
            <w:rFonts w:ascii="Times New Roman" w:hAnsi="Times New Roman" w:cs="Times New Roman"/>
          </w:rPr>
          <w:t xml:space="preserve">This event was instantiated by turning on </w:t>
        </w:r>
      </w:ins>
      <w:ins w:id="2181" w:author="Benton, Deon" w:date="2026-02-27T16:52:00Z" w16du:dateUtc="2026-02-27T22:52:00Z">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w:t>
        </w:r>
      </w:ins>
      <w:ins w:id="2182" w:author="Benton, Deon" w:date="2026-02-27T16:53:00Z" w16du:dateUtc="2026-02-27T22:53:00Z">
        <w:r w:rsidR="00BF289A">
          <w:rPr>
            <w:rFonts w:ascii="Times New Roman" w:hAnsi="Times New Roman" w:cs="Times New Roman"/>
          </w:rPr>
          <w:t>1</w:t>
        </w:r>
      </w:ins>
      <w:ins w:id="2183" w:author="Benton, Deon" w:date="2026-02-27T16:52:00Z" w16du:dateUtc="2026-02-27T22:52:00Z">
        <w:r w:rsidR="00BF289A">
          <w:rPr>
            <w:rFonts w:ascii="Times New Roman" w:hAnsi="Times New Roman" w:cs="Times New Roman"/>
          </w:rPr>
          <w:t xml:space="preserve"> unit in the Obstacle Height input group; the Arc Peak Height </w:t>
        </w:r>
      </w:ins>
      <w:ins w:id="2184" w:author="Benton, Deon" w:date="2026-02-27T16:53:00Z" w16du:dateUtc="2026-02-27T22:53:00Z">
        <w:r w:rsidR="00BF289A">
          <w:rPr>
            <w:rFonts w:ascii="Times New Roman" w:hAnsi="Times New Roman" w:cs="Times New Roman"/>
          </w:rPr>
          <w:t>1</w:t>
        </w:r>
      </w:ins>
      <w:ins w:id="2185" w:author="Benton, Deon" w:date="2026-02-27T16:52:00Z" w16du:dateUtc="2026-02-27T22:52:00Z">
        <w:r w:rsidR="00BF289A">
          <w:rPr>
            <w:rFonts w:ascii="Times New Roman" w:hAnsi="Times New Roman" w:cs="Times New Roman"/>
          </w:rPr>
          <w:t xml:space="preserve"> unit in the Arc Peak Height input group; the Obstacle Mi</w:t>
        </w:r>
      </w:ins>
      <w:ins w:id="2186" w:author="Benton, Deon" w:date="2026-02-27T16:53:00Z" w16du:dateUtc="2026-02-27T22:53:00Z">
        <w:r w:rsidR="00BF289A">
          <w:rPr>
            <w:rFonts w:ascii="Times New Roman" w:hAnsi="Times New Roman" w:cs="Times New Roman"/>
          </w:rPr>
          <w:t>ddle</w:t>
        </w:r>
      </w:ins>
      <w:ins w:id="2187" w:author="Benton, Deon" w:date="2026-02-27T16:52:00Z" w16du:dateUtc="2026-02-27T22:52:00Z">
        <w:r w:rsidR="00BF289A">
          <w:rPr>
            <w:rFonts w:ascii="Times New Roman" w:hAnsi="Times New Roman" w:cs="Times New Roman"/>
          </w:rPr>
          <w:t xml:space="preserve"> unit in the Obstacle Horizontal Spatial Position  group; the </w:t>
        </w:r>
      </w:ins>
      <w:ins w:id="2188" w:author="Benton, Deon" w:date="2026-02-27T16:53:00Z" w16du:dateUtc="2026-02-27T22:53:00Z">
        <w:r w:rsidR="00BF289A">
          <w:rPr>
            <w:rFonts w:ascii="Times New Roman" w:hAnsi="Times New Roman" w:cs="Times New Roman"/>
          </w:rPr>
          <w:t>Small</w:t>
        </w:r>
      </w:ins>
      <w:ins w:id="2189" w:author="Benton, Deon" w:date="2026-02-27T16:52:00Z" w16du:dateUtc="2026-02-27T22:52:00Z">
        <w:r w:rsidR="00BF289A">
          <w:rPr>
            <w:rFonts w:ascii="Times New Roman" w:hAnsi="Times New Roman" w:cs="Times New Roman"/>
          </w:rPr>
          <w:t xml:space="preserve"> Vertical Separation unit in the Arc Apex-Obstacle Gap input group; and the single unit in the Final Adjacency input group. </w:t>
        </w:r>
      </w:ins>
      <w:ins w:id="2190" w:author="Benton, Deon" w:date="2026-02-27T17:22:00Z" w16du:dateUtc="2026-02-27T23:22:00Z">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ins>
      <w:ins w:id="2191" w:author="Benton, Deon" w:date="2026-02-27T17:23:00Z" w16du:dateUtc="2026-02-27T23:23:00Z">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ins>
      <w:ins w:id="2192" w:author="Benton, Deon" w:date="2026-02-27T17:22:00Z" w16du:dateUtc="2026-02-27T23:22:00Z">
        <w:r w:rsidR="006571BC" w:rsidRPr="006571BC">
          <w:rPr>
            <w:rFonts w:ascii="Times New Roman" w:hAnsi="Times New Roman" w:cs="Times New Roman"/>
          </w:rPr>
          <w:t xml:space="preserve"> </w:t>
        </w:r>
      </w:ins>
    </w:p>
    <w:p w14:paraId="056C3AB5" w14:textId="633EB5B5" w:rsidR="00414B5B" w:rsidRDefault="00524642" w:rsidP="00524642">
      <w:pPr>
        <w:spacing w:line="480" w:lineRule="auto"/>
        <w:ind w:firstLine="720"/>
        <w:contextualSpacing/>
        <w:rPr>
          <w:ins w:id="2193" w:author="Benton, Deon" w:date="2026-02-27T17:08:00Z" w16du:dateUtc="2026-02-27T23:08:00Z"/>
          <w:rFonts w:ascii="Times New Roman" w:hAnsi="Times New Roman" w:cs="Times New Roman"/>
        </w:rPr>
      </w:pPr>
      <w:r>
        <w:rPr>
          <w:rFonts w:ascii="Times New Roman" w:hAnsi="Times New Roman" w:cs="Times New Roman"/>
        </w:rPr>
        <w:t xml:space="preserve">To instantiate the assumption that things with </w:t>
      </w:r>
      <w:ins w:id="2194" w:author="Benton, Deon" w:date="2026-02-27T16:58:00Z" w16du:dateUtc="2026-02-27T22:58:00Z">
        <w:r w:rsidR="00580981">
          <w:rPr>
            <w:rFonts w:ascii="Times New Roman" w:hAnsi="Times New Roman" w:cs="Times New Roman"/>
          </w:rPr>
          <w:t>different surface features</w:t>
        </w:r>
      </w:ins>
      <w:r>
        <w:rPr>
          <w:rFonts w:ascii="Times New Roman" w:hAnsi="Times New Roman" w:cs="Times New Roman"/>
        </w:rPr>
        <w:t xml:space="preserve"> can </w:t>
      </w:r>
      <w:ins w:id="2195" w:author="Benton, Deon" w:date="2026-02-27T17:01:00Z" w16du:dateUtc="2026-02-27T23:01:00Z">
        <w:r w:rsidR="00130626">
          <w:rPr>
            <w:rFonts w:ascii="Times New Roman" w:hAnsi="Times New Roman" w:cs="Times New Roman"/>
          </w:rPr>
          <w:t xml:space="preserve">move along arced </w:t>
        </w:r>
      </w:ins>
      <w:ins w:id="2196" w:author="Benton, Deon" w:date="2026-02-27T16:55:00Z" w16du:dateUtc="2026-02-27T22:55:00Z">
        <w:r w:rsidR="001A2E10">
          <w:rPr>
            <w:rFonts w:ascii="Times New Roman" w:hAnsi="Times New Roman" w:cs="Times New Roman"/>
          </w:rPr>
          <w:t>(e.g., a</w:t>
        </w:r>
      </w:ins>
      <w:ins w:id="2197" w:author="Benton, Deon" w:date="2026-02-27T16:59:00Z" w16du:dateUtc="2026-02-27T22:59:00Z">
        <w:r w:rsidR="00580981">
          <w:rPr>
            <w:rFonts w:ascii="Times New Roman" w:hAnsi="Times New Roman" w:cs="Times New Roman"/>
          </w:rPr>
          <w:t xml:space="preserve">n object with elongated appendage-like extensions [e.g., a </w:t>
        </w:r>
      </w:ins>
      <w:ins w:id="2198" w:author="Benton, Deon" w:date="2026-02-27T16:55:00Z" w16du:dateUtc="2026-02-27T22:55:00Z">
        <w:r w:rsidR="001A2E10">
          <w:rPr>
            <w:rFonts w:ascii="Times New Roman" w:hAnsi="Times New Roman" w:cs="Times New Roman"/>
          </w:rPr>
          <w:t>sibling</w:t>
        </w:r>
      </w:ins>
      <w:ins w:id="2199" w:author="Benton, Deon" w:date="2026-02-27T16:59:00Z" w16du:dateUtc="2026-02-27T22:59:00Z">
        <w:r w:rsidR="00580981">
          <w:rPr>
            <w:rFonts w:ascii="Times New Roman" w:hAnsi="Times New Roman" w:cs="Times New Roman"/>
          </w:rPr>
          <w:t>]</w:t>
        </w:r>
      </w:ins>
      <w:ins w:id="2200" w:author="Benton, Deon" w:date="2026-02-27T16:55:00Z" w16du:dateUtc="2026-02-27T22:55:00Z">
        <w:r w:rsidR="001A2E10">
          <w:rPr>
            <w:rFonts w:ascii="Times New Roman" w:hAnsi="Times New Roman" w:cs="Times New Roman"/>
          </w:rPr>
          <w:t xml:space="preserve"> jumping over a toy left on the floor or </w:t>
        </w:r>
      </w:ins>
      <w:ins w:id="2201" w:author="Benton, Deon" w:date="2026-02-27T16:56:00Z" w16du:dateUtc="2026-02-27T22:56:00Z">
        <w:r w:rsidR="00FC216C">
          <w:rPr>
            <w:rFonts w:ascii="Times New Roman" w:hAnsi="Times New Roman" w:cs="Times New Roman"/>
          </w:rPr>
          <w:t>a plastic cup being tossed into a bin)</w:t>
        </w:r>
      </w:ins>
      <w:r>
        <w:rPr>
          <w:rFonts w:ascii="Times New Roman" w:hAnsi="Times New Roman" w:cs="Times New Roman"/>
        </w:rPr>
        <w:t xml:space="preserve"> or linear </w:t>
      </w:r>
      <w:ins w:id="2202" w:author="Benton, Deon" w:date="2026-02-27T16:56:00Z" w16du:dateUtc="2026-02-27T22:56:00Z">
        <w:r w:rsidR="00FC216C">
          <w:rPr>
            <w:rFonts w:ascii="Times New Roman" w:hAnsi="Times New Roman" w:cs="Times New Roman"/>
          </w:rPr>
          <w:t xml:space="preserve">(e.g., </w:t>
        </w:r>
      </w:ins>
      <w:ins w:id="2203" w:author="Benton, Deon" w:date="2026-02-27T16:57:00Z" w16du:dateUtc="2026-02-27T22:57:00Z">
        <w:r w:rsidR="00FC216C">
          <w:rPr>
            <w:rFonts w:ascii="Times New Roman" w:hAnsi="Times New Roman" w:cs="Times New Roman"/>
          </w:rPr>
          <w:t>a</w:t>
        </w:r>
      </w:ins>
      <w:ins w:id="2204" w:author="Benton, Deon" w:date="2026-02-27T17:00:00Z" w16du:dateUtc="2026-02-27T23:00:00Z">
        <w:r w:rsidR="00580981">
          <w:rPr>
            <w:rFonts w:ascii="Times New Roman" w:hAnsi="Times New Roman" w:cs="Times New Roman"/>
          </w:rPr>
          <w:t>n object with elongated appendage-like extensions</w:t>
        </w:r>
      </w:ins>
      <w:ins w:id="2205" w:author="Benton, Deon" w:date="2026-02-27T16:57:00Z" w16du:dateUtc="2026-02-27T22:57:00Z">
        <w:r w:rsidR="00FC216C">
          <w:rPr>
            <w:rFonts w:ascii="Times New Roman" w:hAnsi="Times New Roman" w:cs="Times New Roman"/>
          </w:rPr>
          <w:t xml:space="preserve"> </w:t>
        </w:r>
      </w:ins>
      <w:ins w:id="2206" w:author="Benton, Deon" w:date="2026-02-27T17:00:00Z" w16du:dateUtc="2026-02-27T23:00:00Z">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ins>
      <w:ins w:id="2207" w:author="Benton, Deon" w:date="2026-02-27T16:57:00Z" w16du:dateUtc="2026-02-27T22:57:00Z">
        <w:r w:rsidR="00FC216C">
          <w:rPr>
            <w:rFonts w:ascii="Times New Roman" w:hAnsi="Times New Roman" w:cs="Times New Roman"/>
          </w:rPr>
          <w:t xml:space="preserve"> mom</w:t>
        </w:r>
      </w:ins>
      <w:ins w:id="2208" w:author="Benton, Deon" w:date="2026-02-27T17:00:00Z" w16du:dateUtc="2026-02-27T23:00:00Z">
        <w:r w:rsidR="00130626">
          <w:rPr>
            <w:rFonts w:ascii="Times New Roman" w:hAnsi="Times New Roman" w:cs="Times New Roman"/>
          </w:rPr>
          <w:t>]</w:t>
        </w:r>
      </w:ins>
      <w:ins w:id="2209" w:author="Benton, Deon" w:date="2026-02-27T16:57:00Z" w16du:dateUtc="2026-02-27T22:57:00Z">
        <w:r w:rsidR="00FC216C">
          <w:rPr>
            <w:rFonts w:ascii="Times New Roman" w:hAnsi="Times New Roman" w:cs="Times New Roman"/>
          </w:rPr>
          <w:t xml:space="preserve"> or a </w:t>
        </w:r>
      </w:ins>
      <w:ins w:id="2210" w:author="Benton, Deon" w:date="2026-02-27T17:01:00Z" w16du:dateUtc="2026-02-27T23:01:00Z">
        <w:r w:rsidR="00130626">
          <w:rPr>
            <w:rFonts w:ascii="Times New Roman" w:hAnsi="Times New Roman" w:cs="Times New Roman"/>
          </w:rPr>
          <w:t xml:space="preserve">rigid, small object </w:t>
        </w:r>
      </w:ins>
      <w:ins w:id="2211" w:author="Benton, Deon" w:date="2026-02-27T17:03:00Z" w16du:dateUtc="2026-02-27T23:03:00Z">
        <w:r w:rsidR="00FA25D6">
          <w:rPr>
            <w:rFonts w:ascii="Times New Roman" w:hAnsi="Times New Roman" w:cs="Times New Roman"/>
          </w:rPr>
          <w:t xml:space="preserve">[e.g., toy car] </w:t>
        </w:r>
      </w:ins>
      <w:ins w:id="2212" w:author="Benton, Deon" w:date="2026-02-27T17:01:00Z" w16du:dateUtc="2026-02-27T23:01:00Z">
        <w:r w:rsidR="00130626">
          <w:rPr>
            <w:rFonts w:ascii="Times New Roman" w:hAnsi="Times New Roman" w:cs="Times New Roman"/>
          </w:rPr>
          <w:t xml:space="preserve">with </w:t>
        </w:r>
      </w:ins>
      <w:ins w:id="2213" w:author="Benton, Deon" w:date="2026-02-27T17:03:00Z" w16du:dateUtc="2026-02-27T23:03:00Z">
        <w:r w:rsidR="00FA25D6">
          <w:rPr>
            <w:rFonts w:ascii="Times New Roman" w:hAnsi="Times New Roman" w:cs="Times New Roman"/>
          </w:rPr>
          <w:t>paired circular elements</w:t>
        </w:r>
      </w:ins>
      <w:ins w:id="2214" w:author="Benton, Deon" w:date="2026-02-27T17:02:00Z" w16du:dateUtc="2026-02-27T23:02:00Z">
        <w:r w:rsidR="00960944">
          <w:rPr>
            <w:rFonts w:ascii="Times New Roman" w:hAnsi="Times New Roman" w:cs="Times New Roman"/>
          </w:rPr>
          <w:t xml:space="preserve"> [e.g., </w:t>
        </w:r>
      </w:ins>
      <w:ins w:id="2215" w:author="Benton, Deon" w:date="2026-02-27T17:04:00Z" w16du:dateUtc="2026-02-27T23:04:00Z">
        <w:r w:rsidR="00FA25D6">
          <w:rPr>
            <w:rFonts w:ascii="Times New Roman" w:hAnsi="Times New Roman" w:cs="Times New Roman"/>
          </w:rPr>
          <w:t>wheels</w:t>
        </w:r>
      </w:ins>
      <w:ins w:id="2216" w:author="Benton, Deon" w:date="2026-02-27T17:02:00Z" w16du:dateUtc="2026-02-27T23:02:00Z">
        <w:r w:rsidR="00960944">
          <w:rPr>
            <w:rFonts w:ascii="Times New Roman" w:hAnsi="Times New Roman" w:cs="Times New Roman"/>
          </w:rPr>
          <w:t>]</w:t>
        </w:r>
        <w:r w:rsidR="00130626">
          <w:rPr>
            <w:rFonts w:ascii="Times New Roman" w:hAnsi="Times New Roman" w:cs="Times New Roman"/>
          </w:rPr>
          <w:t xml:space="preserve"> moving horizontally along a linear path</w:t>
        </w:r>
      </w:ins>
      <w:ins w:id="2217" w:author="Benton, Deon" w:date="2026-02-27T16:57:00Z" w16du:dateUtc="2026-02-27T22:57:00Z">
        <w:r w:rsidR="00FC216C">
          <w:rPr>
            <w:rFonts w:ascii="Times New Roman" w:hAnsi="Times New Roman" w:cs="Times New Roman"/>
          </w:rPr>
          <w:t xml:space="preserve"> across the floor) </w:t>
        </w:r>
      </w:ins>
      <w:ins w:id="2218" w:author="Benton, Deon" w:date="2026-04-08T10:52:00Z" w16du:dateUtc="2026-04-08T15:52:00Z">
        <w:r w:rsidR="00B04EF2">
          <w:rPr>
            <w:rFonts w:ascii="Times New Roman" w:hAnsi="Times New Roman" w:cs="Times New Roman"/>
          </w:rPr>
          <w:t xml:space="preserve">motion </w:t>
        </w:r>
      </w:ins>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ins w:id="2219" w:author="Benton, Deon" w:date="2026-02-27T17:04:00Z" w16du:dateUtc="2026-02-27T23:04:00Z">
        <w:r w:rsidR="00FA25D6">
          <w:rPr>
            <w:rFonts w:ascii="Times New Roman" w:hAnsi="Times New Roman" w:cs="Times New Roman"/>
          </w:rPr>
          <w:t>one set of surface features</w:t>
        </w:r>
      </w:ins>
      <w:r>
        <w:rPr>
          <w:rFonts w:ascii="Times New Roman" w:hAnsi="Times New Roman" w:cs="Times New Roman"/>
        </w:rPr>
        <w:t xml:space="preserve"> (i.e., </w:t>
      </w:r>
      <w:ins w:id="2220" w:author="Benton, Deon" w:date="2026-02-27T17:04:00Z" w16du:dateUtc="2026-02-27T23:04:00Z">
        <w:r w:rsidR="00FA25D6">
          <w:rPr>
            <w:rFonts w:ascii="Times New Roman" w:hAnsi="Times New Roman" w:cs="Times New Roman"/>
          </w:rPr>
          <w:t>Feature A in the Surface Property groups</w:t>
        </w:r>
      </w:ins>
      <w:r>
        <w:rPr>
          <w:rFonts w:ascii="Times New Roman" w:hAnsi="Times New Roman" w:cs="Times New Roman"/>
        </w:rPr>
        <w:t xml:space="preserve">) and half possessed </w:t>
      </w:r>
      <w:ins w:id="2221" w:author="Benton, Deon" w:date="2026-02-27T17:05:00Z" w16du:dateUtc="2026-02-27T23:05:00Z">
        <w:r w:rsidR="00FA25D6">
          <w:rPr>
            <w:rFonts w:ascii="Times New Roman" w:hAnsi="Times New Roman" w:cs="Times New Roman"/>
          </w:rPr>
          <w:t xml:space="preserve">the other set </w:t>
        </w:r>
      </w:ins>
      <w:del w:id="2222" w:author="Benton, Deon" w:date="2026-03-25T10:34:00Z" w16du:dateUtc="2026-03-25T15:34:00Z">
        <w:r w:rsidDel="001E0B88">
          <w:rPr>
            <w:rFonts w:ascii="Times New Roman" w:hAnsi="Times New Roman" w:cs="Times New Roman"/>
          </w:rPr>
          <w:delText xml:space="preserve"> </w:delText>
        </w:r>
      </w:del>
      <w:r>
        <w:rPr>
          <w:rFonts w:ascii="Times New Roman" w:hAnsi="Times New Roman" w:cs="Times New Roman"/>
        </w:rPr>
        <w:t xml:space="preserve">(i.e., </w:t>
      </w:r>
      <w:ins w:id="2223" w:author="Benton, Deon" w:date="2026-02-27T17:05:00Z" w16du:dateUtc="2026-02-27T23:05:00Z">
        <w:r w:rsidR="00FA25D6">
          <w:rPr>
            <w:rFonts w:ascii="Times New Roman" w:hAnsi="Times New Roman" w:cs="Times New Roman"/>
          </w:rPr>
          <w:t>Feature B in the Surface Property groups</w:t>
        </w:r>
      </w:ins>
      <w:r>
        <w:rPr>
          <w:rFonts w:ascii="Times New Roman" w:hAnsi="Times New Roman" w:cs="Times New Roman"/>
        </w:rPr>
        <w:t xml:space="preserve">). </w:t>
      </w:r>
    </w:p>
    <w:p w14:paraId="6104440D" w14:textId="0E82F654" w:rsidR="00524642" w:rsidRDefault="00414B5B" w:rsidP="00524642">
      <w:pPr>
        <w:spacing w:line="480" w:lineRule="auto"/>
        <w:ind w:firstLine="720"/>
        <w:contextualSpacing/>
        <w:rPr>
          <w:rFonts w:ascii="Times New Roman" w:hAnsi="Times New Roman" w:cs="Times New Roman"/>
        </w:rPr>
      </w:pPr>
      <w:ins w:id="2224" w:author="Benton, Deon" w:date="2026-02-27T17:08:00Z" w16du:dateUtc="2026-02-27T23:08:00Z">
        <w:r>
          <w:rPr>
            <w:rFonts w:ascii="Times New Roman" w:hAnsi="Times New Roman" w:cs="Times New Roman"/>
          </w:rPr>
          <w:lastRenderedPageBreak/>
          <w:t xml:space="preserve">Other key assumptions </w:t>
        </w:r>
      </w:ins>
      <w:ins w:id="2225" w:author="Benton, Deon" w:date="2026-02-27T17:09:00Z" w16du:dateUtc="2026-02-27T23:09:00Z">
        <w:r>
          <w:rPr>
            <w:rFonts w:ascii="Times New Roman" w:hAnsi="Times New Roman" w:cs="Times New Roman"/>
          </w:rPr>
          <w:t xml:space="preserve">of the present theoretical account </w:t>
        </w:r>
      </w:ins>
      <w:ins w:id="2226" w:author="Benton, Deon" w:date="2026-03-25T10:34:00Z" w16du:dateUtc="2026-03-25T15:34:00Z">
        <w:r w:rsidR="001E0B88">
          <w:rPr>
            <w:rFonts w:ascii="Times New Roman" w:hAnsi="Times New Roman" w:cs="Times New Roman"/>
          </w:rPr>
          <w:t>are</w:t>
        </w:r>
      </w:ins>
      <w:ins w:id="2227" w:author="Benton, Deon" w:date="2026-02-27T17:09:00Z" w16du:dateUtc="2026-02-27T23:09:00Z">
        <w:r>
          <w:rPr>
            <w:rFonts w:ascii="Times New Roman" w:hAnsi="Times New Roman" w:cs="Times New Roman"/>
          </w:rPr>
          <w:t xml:space="preserve"> </w:t>
        </w:r>
      </w:ins>
      <w:ins w:id="2228" w:author="Benton, Deon" w:date="2026-04-08T14:55:00Z" w16du:dateUtc="2026-04-08T19:55:00Z">
        <w:r w:rsidR="00A4433E">
          <w:rPr>
            <w:rFonts w:ascii="Times New Roman" w:hAnsi="Times New Roman" w:cs="Times New Roman"/>
          </w:rPr>
          <w:t xml:space="preserve">that </w:t>
        </w:r>
      </w:ins>
      <w:ins w:id="2229" w:author="Benton, Deon" w:date="2026-02-27T17:09:00Z" w16du:dateUtc="2026-02-27T23:09:00Z">
        <w:r w:rsidR="006160C1">
          <w:rPr>
            <w:rFonts w:ascii="Times New Roman" w:hAnsi="Times New Roman" w:cs="Times New Roman"/>
          </w:rPr>
          <w:t xml:space="preserve">obstacles </w:t>
        </w:r>
      </w:ins>
      <w:ins w:id="2230" w:author="Benton, Deon" w:date="2026-04-08T14:55:00Z" w16du:dateUtc="2026-04-08T19:55:00Z">
        <w:r w:rsidR="00A4433E">
          <w:rPr>
            <w:rFonts w:ascii="Times New Roman" w:hAnsi="Times New Roman" w:cs="Times New Roman"/>
          </w:rPr>
          <w:t xml:space="preserve">visually </w:t>
        </w:r>
      </w:ins>
      <w:ins w:id="2231" w:author="Benton, Deon" w:date="2026-02-27T17:09:00Z" w16du:dateUtc="2026-02-27T23:09:00Z">
        <w:r w:rsidR="006160C1">
          <w:rPr>
            <w:rFonts w:ascii="Times New Roman" w:hAnsi="Times New Roman" w:cs="Times New Roman"/>
          </w:rPr>
          <w:t xml:space="preserve">are more salient when </w:t>
        </w:r>
      </w:ins>
      <w:ins w:id="2232" w:author="Benton, Deon" w:date="2026-04-06T11:15:00Z" w16du:dateUtc="2026-04-06T16:15:00Z">
        <w:r w:rsidR="003943BB">
          <w:rPr>
            <w:rFonts w:ascii="Times New Roman" w:hAnsi="Times New Roman" w:cs="Times New Roman"/>
          </w:rPr>
          <w:t>they are spatially contiguous with arced motion than when they are located in the periphery</w:t>
        </w:r>
      </w:ins>
      <w:ins w:id="2233" w:author="Benton, Deon" w:date="2026-02-27T17:09:00Z" w16du:dateUtc="2026-02-27T23:09:00Z">
        <w:r w:rsidR="006160C1">
          <w:rPr>
            <w:rFonts w:ascii="Times New Roman" w:hAnsi="Times New Roman" w:cs="Times New Roman"/>
          </w:rPr>
          <w:t xml:space="preserve"> and </w:t>
        </w:r>
      </w:ins>
      <w:ins w:id="2234" w:author="Benton, Deon" w:date="2026-02-27T17:10:00Z" w16du:dateUtc="2026-02-27T23:10:00Z">
        <w:r w:rsidR="006160C1">
          <w:rPr>
            <w:rFonts w:ascii="Times New Roman" w:hAnsi="Times New Roman" w:cs="Times New Roman"/>
          </w:rPr>
          <w:t xml:space="preserve">the vertical distance between the apex of </w:t>
        </w:r>
      </w:ins>
      <w:ins w:id="2235" w:author="Benton, Deon" w:date="2026-04-06T11:17:00Z" w16du:dateUtc="2026-04-06T16:17:00Z">
        <w:r w:rsidR="004951EC">
          <w:rPr>
            <w:rFonts w:ascii="Times New Roman" w:hAnsi="Times New Roman" w:cs="Times New Roman"/>
          </w:rPr>
          <w:t>arced motion that occurs over obstacles</w:t>
        </w:r>
      </w:ins>
      <w:ins w:id="2236" w:author="Benton, Deon" w:date="2026-02-27T17:10:00Z" w16du:dateUtc="2026-02-27T23:10:00Z">
        <w:r w:rsidR="006160C1">
          <w:rPr>
            <w:rFonts w:ascii="Times New Roman" w:hAnsi="Times New Roman" w:cs="Times New Roman"/>
          </w:rPr>
          <w:t xml:space="preserve"> and the top of </w:t>
        </w:r>
      </w:ins>
      <w:ins w:id="2237" w:author="Benton, Deon" w:date="2026-04-06T11:18:00Z" w16du:dateUtc="2026-04-06T16:18:00Z">
        <w:r w:rsidR="004951EC">
          <w:rPr>
            <w:rFonts w:ascii="Times New Roman" w:hAnsi="Times New Roman" w:cs="Times New Roman"/>
          </w:rPr>
          <w:t xml:space="preserve">obstacles themselves </w:t>
        </w:r>
      </w:ins>
      <w:ins w:id="2238" w:author="Benton, Deon" w:date="2026-02-27T17:10:00Z" w16du:dateUtc="2026-02-27T23:10:00Z">
        <w:r w:rsidR="006160C1">
          <w:rPr>
            <w:rFonts w:ascii="Times New Roman" w:hAnsi="Times New Roman" w:cs="Times New Roman"/>
          </w:rPr>
          <w:t>is</w:t>
        </w:r>
      </w:ins>
      <w:ins w:id="2239" w:author="Benton, Deon" w:date="2026-02-27T17:11:00Z" w16du:dateUtc="2026-02-27T23:11:00Z">
        <w:r w:rsidR="006160C1">
          <w:rPr>
            <w:rFonts w:ascii="Times New Roman" w:hAnsi="Times New Roman" w:cs="Times New Roman"/>
          </w:rPr>
          <w:t xml:space="preserve"> small (i.e., objects</w:t>
        </w:r>
      </w:ins>
      <w:ins w:id="2240" w:author="Benton, Deon" w:date="2026-03-25T10:34:00Z" w16du:dateUtc="2026-03-25T15:34:00Z">
        <w:r w:rsidR="00F7059C">
          <w:rPr>
            <w:rFonts w:ascii="Times New Roman" w:hAnsi="Times New Roman" w:cs="Times New Roman"/>
          </w:rPr>
          <w:t xml:space="preserve"> do not overshoot barriers when passing over them</w:t>
        </w:r>
      </w:ins>
      <w:ins w:id="2241" w:author="Benton, Deon" w:date="2026-02-27T17:11:00Z" w16du:dateUtc="2026-02-27T23:11:00Z">
        <w:r w:rsidR="00594485">
          <w:rPr>
            <w:rFonts w:ascii="Times New Roman" w:hAnsi="Times New Roman" w:cs="Times New Roman"/>
          </w:rPr>
          <w:t>)</w:t>
        </w:r>
      </w:ins>
      <w:r w:rsidR="00524642" w:rsidRPr="005917AA">
        <w:rPr>
          <w:rFonts w:ascii="Times New Roman" w:hAnsi="Times New Roman" w:cs="Times New Roman"/>
        </w:rPr>
        <w:t xml:space="preserve">. </w:t>
      </w:r>
      <w:r w:rsidR="00524642" w:rsidRPr="00CE5A7B">
        <w:rPr>
          <w:rFonts w:ascii="Times New Roman" w:hAnsi="Times New Roman" w:cs="Times New Roman"/>
        </w:rPr>
        <w:t>The first</w:t>
      </w:r>
      <w:ins w:id="2242" w:author="Benton, Deon" w:date="2026-02-27T17:12:00Z" w16du:dateUtc="2026-02-27T23:12:00Z">
        <w:r w:rsidR="00594485">
          <w:rPr>
            <w:rFonts w:ascii="Times New Roman" w:hAnsi="Times New Roman" w:cs="Times New Roman"/>
          </w:rPr>
          <w:t xml:space="preserve"> of these </w:t>
        </w:r>
      </w:ins>
      <w:r w:rsidR="00827993">
        <w:rPr>
          <w:rFonts w:ascii="Times New Roman" w:hAnsi="Times New Roman" w:cs="Times New Roman"/>
        </w:rPr>
        <w:t>remaining</w:t>
      </w:r>
      <w:r w:rsidR="00524642" w:rsidRPr="00CE5A7B">
        <w:rPr>
          <w:rFonts w:ascii="Times New Roman" w:hAnsi="Times New Roman" w:cs="Times New Roman"/>
        </w:rPr>
        <w:t xml:space="preserve"> assumption</w:t>
      </w:r>
      <w:ins w:id="2243" w:author="Benton, Deon" w:date="2026-02-27T17:12:00Z" w16du:dateUtc="2026-02-27T23:12:00Z">
        <w:r w:rsidR="00AE5C14">
          <w:rPr>
            <w:rFonts w:ascii="Times New Roman" w:hAnsi="Times New Roman" w:cs="Times New Roman"/>
          </w:rPr>
          <w:t>s</w:t>
        </w:r>
      </w:ins>
      <w:r w:rsidR="00524642" w:rsidRPr="00CE5A7B">
        <w:rPr>
          <w:rFonts w:ascii="Times New Roman" w:hAnsi="Times New Roman" w:cs="Times New Roman"/>
        </w:rPr>
        <w:t xml:space="preserve"> </w:t>
      </w:r>
      <w:proofErr w:type="gramStart"/>
      <w:ins w:id="2244" w:author="Benton, Deon" w:date="2026-03-02T14:07:00Z" w16du:dateUtc="2026-03-02T20:07:00Z">
        <w:r w:rsidR="00A971DD" w:rsidRPr="00CE5A7B">
          <w:rPr>
            <w:rFonts w:ascii="Times New Roman" w:hAnsi="Times New Roman" w:cs="Times New Roman"/>
          </w:rPr>
          <w:t>w</w:t>
        </w:r>
        <w:r w:rsidR="00A971DD">
          <w:rPr>
            <w:rFonts w:ascii="Times New Roman" w:hAnsi="Times New Roman" w:cs="Times New Roman"/>
          </w:rPr>
          <w:t>as</w:t>
        </w:r>
        <w:proofErr w:type="gramEnd"/>
        <w:r w:rsidR="00A971DD">
          <w:rPr>
            <w:rFonts w:ascii="Times New Roman" w:hAnsi="Times New Roman" w:cs="Times New Roman"/>
          </w:rPr>
          <w:t xml:space="preserve"> </w:t>
        </w:r>
      </w:ins>
      <w:r w:rsidR="00524642" w:rsidRPr="00CE5A7B">
        <w:rPr>
          <w:rFonts w:ascii="Times New Roman" w:hAnsi="Times New Roman" w:cs="Times New Roman"/>
        </w:rPr>
        <w:t xml:space="preserve">implemented by </w:t>
      </w:r>
      <w:proofErr w:type="gramStart"/>
      <w:ins w:id="2245" w:author="Benton, Deon" w:date="2026-04-08T14:56:00Z" w16du:dateUtc="2026-04-08T19:56:00Z">
        <w:r w:rsidR="00A4433E">
          <w:rPr>
            <w:rFonts w:ascii="Times New Roman" w:hAnsi="Times New Roman" w:cs="Times New Roman"/>
          </w:rPr>
          <w:t>lower</w:t>
        </w:r>
        <w:proofErr w:type="gramEnd"/>
        <w:r w:rsidR="00A4433E">
          <w:rPr>
            <w:rFonts w:ascii="Times New Roman" w:hAnsi="Times New Roman" w:cs="Times New Roman"/>
          </w:rPr>
          <w:t xml:space="preserve"> the learning rate and increasing the weight decay </w:t>
        </w:r>
      </w:ins>
      <w:r w:rsidR="00524642">
        <w:rPr>
          <w:rFonts w:ascii="Times New Roman" w:hAnsi="Times New Roman" w:cs="Times New Roman"/>
        </w:rPr>
        <w:t xml:space="preserve">on the incoming and outgoing links to the </w:t>
      </w:r>
      <w:ins w:id="2246" w:author="Benton, Deon" w:date="2026-02-27T17:45:00Z" w16du:dateUtc="2026-02-27T23:45:00Z">
        <w:r w:rsidR="00D26206">
          <w:rPr>
            <w:rFonts w:ascii="Times New Roman" w:hAnsi="Times New Roman" w:cs="Times New Roman"/>
          </w:rPr>
          <w:t xml:space="preserve">Obstacle </w:t>
        </w:r>
      </w:ins>
      <w:r w:rsidR="00524642">
        <w:rPr>
          <w:rFonts w:ascii="Times New Roman" w:hAnsi="Times New Roman" w:cs="Times New Roman"/>
        </w:rPr>
        <w:t xml:space="preserve">Height </w:t>
      </w:r>
      <w:ins w:id="2247" w:author="Benton, Deon" w:date="2026-04-06T11:20:00Z" w16du:dateUtc="2026-04-06T16:20:00Z">
        <w:r w:rsidR="007D0542">
          <w:rPr>
            <w:rFonts w:ascii="Times New Roman" w:hAnsi="Times New Roman" w:cs="Times New Roman"/>
          </w:rPr>
          <w:t xml:space="preserve">and Obstacle Position </w:t>
        </w:r>
      </w:ins>
      <w:r w:rsidR="00524642">
        <w:rPr>
          <w:rFonts w:ascii="Times New Roman" w:hAnsi="Times New Roman" w:cs="Times New Roman"/>
        </w:rPr>
        <w:t>group</w:t>
      </w:r>
      <w:ins w:id="2248" w:author="Benton, Deon" w:date="2026-04-06T11:20:00Z" w16du:dateUtc="2026-04-06T16:20:00Z">
        <w:r w:rsidR="007D0542">
          <w:rPr>
            <w:rFonts w:ascii="Times New Roman" w:hAnsi="Times New Roman" w:cs="Times New Roman"/>
          </w:rPr>
          <w:t>s</w:t>
        </w:r>
      </w:ins>
      <w:ins w:id="2249" w:author="Benton, Deon" w:date="2026-04-08T14:58:00Z" w16du:dateUtc="2026-04-08T19:58:00Z">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ins>
      <w:ins w:id="2250" w:author="Benton, Deon" w:date="2026-04-08T14:59:00Z" w16du:dateUtc="2026-04-08T19:59:00Z">
        <w:r w:rsidR="007B71CE">
          <w:rPr>
            <w:rFonts w:ascii="Times New Roman" w:hAnsi="Times New Roman" w:cs="Times New Roman"/>
          </w:rPr>
          <w:t>; the value used for the weight decay was 0.1. These values were kept constant across all simulations.</w:t>
        </w:r>
      </w:ins>
      <w:r w:rsidR="00524642">
        <w:rPr>
          <w:rFonts w:ascii="Times New Roman" w:hAnsi="Times New Roman" w:cs="Times New Roman"/>
        </w:rPr>
        <w:t xml:space="preserve"> </w:t>
      </w:r>
      <w:ins w:id="2251" w:author="Benton, Deon" w:date="2026-04-06T11:22:00Z" w16du:dateUtc="2026-04-06T16:22:00Z">
        <w:r w:rsidR="0020030E">
          <w:rPr>
            <w:rFonts w:ascii="Times New Roman" w:hAnsi="Times New Roman" w:cs="Times New Roman"/>
          </w:rPr>
          <w:t xml:space="preserve">The theoretical relevance of learning rate is that it </w:t>
        </w:r>
      </w:ins>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 xml:space="preserve">The decision to implement salience </w:t>
      </w:r>
      <w:ins w:id="2252" w:author="Benton, Deon" w:date="2026-04-16T22:47:00Z" w16du:dateUtc="2026-04-17T03:47:00Z">
        <w:r w:rsidR="0060473C">
          <w:rPr>
            <w:rFonts w:ascii="Times New Roman" w:hAnsi="Times New Roman" w:cs="Times New Roman"/>
          </w:rPr>
          <w:t>via these parameters</w:t>
        </w:r>
      </w:ins>
      <w:r w:rsidR="00524642">
        <w:rPr>
          <w:rFonts w:ascii="Times New Roman" w:hAnsi="Times New Roman" w:cs="Times New Roman"/>
        </w:rPr>
        <w:t xml:space="preserve"> aligns with past connectionist modeling work (e.g., Benton, 2024; Singh et al., 2025).</w:t>
      </w:r>
      <w:r w:rsidR="00C963EC">
        <w:rPr>
          <w:rFonts w:ascii="Times New Roman" w:hAnsi="Times New Roman" w:cs="Times New Roman"/>
        </w:rPr>
        <w:t xml:space="preserve"> The last assumption</w:t>
      </w:r>
      <w:ins w:id="2253" w:author="Benton, Deon" w:date="2026-04-08T15:00:00Z" w16du:dateUtc="2026-04-08T20:00:00Z">
        <w:r w:rsidR="00EE38BF">
          <w:rPr>
            <w:rFonts w:ascii="Times New Roman" w:hAnsi="Times New Roman" w:cs="Times New Roman"/>
          </w:rPr>
          <w:t xml:space="preserve"> </w:t>
        </w:r>
      </w:ins>
      <w:r w:rsidR="00C963EC">
        <w:rPr>
          <w:rFonts w:ascii="Times New Roman" w:hAnsi="Times New Roman" w:cs="Times New Roman"/>
        </w:rPr>
        <w:t xml:space="preserve">was instantiated by turning on the </w:t>
      </w:r>
      <w:ins w:id="2254" w:author="Benton, Deon" w:date="2026-02-27T17:48:00Z" w16du:dateUtc="2026-02-27T23:48:00Z">
        <w:r w:rsidR="00854B95">
          <w:rPr>
            <w:rFonts w:ascii="Times New Roman" w:hAnsi="Times New Roman" w:cs="Times New Roman"/>
          </w:rPr>
          <w:t>Small Vertical Separation unit in the Arc Apex-Obstacle Gap group</w:t>
        </w:r>
      </w:ins>
      <w:ins w:id="2255" w:author="Benton, Deon" w:date="2026-04-06T11:23:00Z" w16du:dateUtc="2026-04-06T16:23:00Z">
        <w:r w:rsidR="0020030E">
          <w:rPr>
            <w:rFonts w:ascii="Times New Roman" w:hAnsi="Times New Roman" w:cs="Times New Roman"/>
          </w:rPr>
          <w:t xml:space="preserve"> whenever arced motion occurred over barriers</w:t>
        </w:r>
      </w:ins>
      <w:ins w:id="2256" w:author="Benton, Deon" w:date="2026-02-27T17:48:00Z" w16du:dateUtc="2026-02-27T23:48:00Z">
        <w:r w:rsidR="00854B95">
          <w:rPr>
            <w:rFonts w:ascii="Times New Roman" w:hAnsi="Times New Roman" w:cs="Times New Roman"/>
          </w:rPr>
          <w:t xml:space="preserve">. </w:t>
        </w:r>
      </w:ins>
    </w:p>
    <w:p w14:paraId="194948BC" w14:textId="6D3DCB41" w:rsidR="00076BA6" w:rsidRDefault="00473BD2" w:rsidP="007F7477">
      <w:pPr>
        <w:spacing w:line="480" w:lineRule="auto"/>
        <w:ind w:firstLine="720"/>
        <w:contextualSpacing/>
        <w:rPr>
          <w:rFonts w:ascii="Times New Roman" w:hAnsi="Times New Roman" w:cs="Times New Roman"/>
        </w:rPr>
      </w:pPr>
      <w:ins w:id="2257" w:author="Benton, Deon" w:date="2026-03-02T13:24:00Z" w16du:dateUtc="2026-03-02T19:24:00Z">
        <w:r>
          <w:rPr>
            <w:rFonts w:ascii="Times New Roman" w:hAnsi="Times New Roman" w:cs="Times New Roman"/>
          </w:rPr>
          <w:t xml:space="preserve">Given that the studies </w:t>
        </w:r>
      </w:ins>
      <w:ins w:id="2258" w:author="Benton, Deon" w:date="2026-03-02T13:46:00Z" w16du:dateUtc="2026-03-02T19:46:00Z">
        <w:r w:rsidR="009F1E54">
          <w:rPr>
            <w:rFonts w:ascii="Times New Roman" w:hAnsi="Times New Roman" w:cs="Times New Roman"/>
          </w:rPr>
          <w:t>associated with</w:t>
        </w:r>
      </w:ins>
      <w:ins w:id="2259" w:author="Benton, Deon" w:date="2026-03-02T13:24:00Z" w16du:dateUtc="2026-03-02T19:24:00Z">
        <w:r>
          <w:rPr>
            <w:rFonts w:ascii="Times New Roman" w:hAnsi="Times New Roman" w:cs="Times New Roman"/>
          </w:rPr>
          <w:t xml:space="preserve"> </w:t>
        </w:r>
      </w:ins>
      <w:ins w:id="2260" w:author="Benton, Deon" w:date="2026-03-02T13:25:00Z" w16du:dateUtc="2026-03-02T19:25:00Z">
        <w:r>
          <w:rPr>
            <w:rFonts w:ascii="Times New Roman" w:hAnsi="Times New Roman" w:cs="Times New Roman"/>
          </w:rPr>
          <w:t>each of the five target findings</w:t>
        </w:r>
      </w:ins>
      <w:ins w:id="2261" w:author="Benton, Deon" w:date="2026-04-06T11:23:00Z" w16du:dateUtc="2026-04-06T16:23:00Z">
        <w:r w:rsidR="00161B73">
          <w:rPr>
            <w:rFonts w:ascii="Times New Roman" w:hAnsi="Times New Roman" w:cs="Times New Roman"/>
          </w:rPr>
          <w:t xml:space="preserve"> </w:t>
        </w:r>
      </w:ins>
      <w:ins w:id="2262" w:author="Benton, Deon" w:date="2026-03-02T13:24:00Z" w16du:dateUtc="2026-03-02T19:24:00Z">
        <w:r>
          <w:rPr>
            <w:rFonts w:ascii="Times New Roman" w:hAnsi="Times New Roman" w:cs="Times New Roman"/>
          </w:rPr>
          <w:t xml:space="preserve">tested infants at different ages, </w:t>
        </w:r>
      </w:ins>
      <w:ins w:id="2263" w:author="Benton, Deon" w:date="2026-04-06T11:25:00Z" w16du:dateUtc="2026-04-06T16:25:00Z">
        <w:r w:rsidR="001A6079">
          <w:rPr>
            <w:rFonts w:ascii="Times New Roman" w:hAnsi="Times New Roman" w:cs="Times New Roman"/>
          </w:rPr>
          <w:t xml:space="preserve">across the simulations presented here, </w:t>
        </w:r>
      </w:ins>
      <w:ins w:id="2264" w:author="Benton, Deon" w:date="2026-03-02T13:24:00Z" w16du:dateUtc="2026-03-02T19:24:00Z">
        <w:r>
          <w:rPr>
            <w:rFonts w:ascii="Times New Roman" w:hAnsi="Times New Roman" w:cs="Times New Roman"/>
          </w:rPr>
          <w:t>the</w:t>
        </w:r>
      </w:ins>
      <w:ins w:id="2265" w:author="Benton, Deon" w:date="2026-03-02T13:22:00Z" w16du:dateUtc="2026-03-02T19:22:00Z">
        <w:r w:rsidR="005319EB">
          <w:rPr>
            <w:rFonts w:ascii="Times New Roman" w:hAnsi="Times New Roman" w:cs="Times New Roman"/>
          </w:rPr>
          <w:t xml:space="preserve"> length of the pretraining phase</w:t>
        </w:r>
      </w:ins>
      <w:ins w:id="2266" w:author="Benton, Deon" w:date="2026-04-06T11:25:00Z" w16du:dateUtc="2026-04-06T16:25:00Z">
        <w:r w:rsidR="001A6079">
          <w:rPr>
            <w:rFonts w:ascii="Times New Roman" w:hAnsi="Times New Roman" w:cs="Times New Roman"/>
          </w:rPr>
          <w:t xml:space="preserve"> was</w:t>
        </w:r>
      </w:ins>
      <w:ins w:id="2267" w:author="Benton, Deon" w:date="2026-03-02T13:22:00Z" w16du:dateUtc="2026-03-02T19:22:00Z">
        <w:r w:rsidR="005319EB">
          <w:rPr>
            <w:rFonts w:ascii="Times New Roman" w:hAnsi="Times New Roman" w:cs="Times New Roman"/>
          </w:rPr>
          <w:t xml:space="preserve"> </w:t>
        </w:r>
      </w:ins>
      <w:ins w:id="2268" w:author="Benton, Deon" w:date="2026-04-06T11:24:00Z" w16du:dateUtc="2026-04-06T16:24:00Z">
        <w:r w:rsidR="001A6079">
          <w:rPr>
            <w:rFonts w:ascii="Times New Roman" w:hAnsi="Times New Roman" w:cs="Times New Roman"/>
          </w:rPr>
          <w:t>varied</w:t>
        </w:r>
      </w:ins>
      <w:ins w:id="2269" w:author="Benton, Deon" w:date="2026-04-06T11:25:00Z" w16du:dateUtc="2026-04-06T16:25:00Z">
        <w:r w:rsidR="001A6079">
          <w:rPr>
            <w:rFonts w:ascii="Times New Roman" w:hAnsi="Times New Roman" w:cs="Times New Roman"/>
          </w:rPr>
          <w:t xml:space="preserve"> in such a way </w:t>
        </w:r>
      </w:ins>
      <w:ins w:id="2270" w:author="Benton, Deon" w:date="2026-03-02T13:17:00Z" w16du:dateUtc="2026-03-02T19:17:00Z">
        <w:r w:rsidR="00452801">
          <w:rPr>
            <w:rFonts w:ascii="Times New Roman" w:hAnsi="Times New Roman" w:cs="Times New Roman"/>
          </w:rPr>
          <w:t>that simulations</w:t>
        </w:r>
      </w:ins>
      <w:ins w:id="2271" w:author="Benton, Deon" w:date="2026-03-02T13:30:00Z" w16du:dateUtc="2026-03-02T19:30:00Z">
        <w:r w:rsidR="005B4EEF">
          <w:rPr>
            <w:rFonts w:ascii="Times New Roman" w:hAnsi="Times New Roman" w:cs="Times New Roman"/>
          </w:rPr>
          <w:t xml:space="preserve"> </w:t>
        </w:r>
      </w:ins>
      <w:ins w:id="2272" w:author="Benton, Deon" w:date="2026-03-02T13:33:00Z" w16du:dateUtc="2026-03-02T19:33:00Z">
        <w:r w:rsidR="00564104">
          <w:rPr>
            <w:rFonts w:ascii="Times New Roman" w:hAnsi="Times New Roman" w:cs="Times New Roman"/>
          </w:rPr>
          <w:t>corresponding</w:t>
        </w:r>
      </w:ins>
      <w:ins w:id="2273" w:author="Benton, Deon" w:date="2026-03-02T13:30:00Z" w16du:dateUtc="2026-03-02T19:30:00Z">
        <w:r w:rsidR="005B4EEF">
          <w:rPr>
            <w:rFonts w:ascii="Times New Roman" w:hAnsi="Times New Roman" w:cs="Times New Roman"/>
          </w:rPr>
          <w:t xml:space="preserve"> to studies that tested older ages received </w:t>
        </w:r>
      </w:ins>
      <w:ins w:id="2274" w:author="Benton, Deon" w:date="2026-03-02T13:34:00Z" w16du:dateUtc="2026-03-02T19:34:00Z">
        <w:r w:rsidR="00564104">
          <w:rPr>
            <w:rFonts w:ascii="Times New Roman" w:hAnsi="Times New Roman" w:cs="Times New Roman"/>
          </w:rPr>
          <w:t xml:space="preserve">proportionally </w:t>
        </w:r>
      </w:ins>
      <w:ins w:id="2275" w:author="Benton, Deon" w:date="2026-03-02T13:30:00Z" w16du:dateUtc="2026-03-02T19:30:00Z">
        <w:r w:rsidR="005B4EEF">
          <w:rPr>
            <w:rFonts w:ascii="Times New Roman" w:hAnsi="Times New Roman" w:cs="Times New Roman"/>
          </w:rPr>
          <w:t xml:space="preserve">more </w:t>
        </w:r>
      </w:ins>
      <w:ins w:id="2276" w:author="Benton, Deon" w:date="2026-04-06T11:24:00Z" w16du:dateUtc="2026-04-06T16:24:00Z">
        <w:r w:rsidR="001A6079">
          <w:rPr>
            <w:rFonts w:ascii="Times New Roman" w:hAnsi="Times New Roman" w:cs="Times New Roman"/>
          </w:rPr>
          <w:t>pretraining</w:t>
        </w:r>
      </w:ins>
      <w:ins w:id="2277" w:author="Benton, Deon" w:date="2026-04-08T15:00:00Z" w16du:dateUtc="2026-04-08T20:00:00Z">
        <w:r w:rsidR="00EE38BF">
          <w:rPr>
            <w:rFonts w:ascii="Times New Roman" w:hAnsi="Times New Roman" w:cs="Times New Roman"/>
          </w:rPr>
          <w:t xml:space="preserve"> than </w:t>
        </w:r>
      </w:ins>
      <w:ins w:id="2278" w:author="Benton, Deon" w:date="2026-04-08T15:01:00Z" w16du:dateUtc="2026-04-08T20:01:00Z">
        <w:r w:rsidR="00F52CFE">
          <w:rPr>
            <w:rFonts w:ascii="Times New Roman" w:hAnsi="Times New Roman" w:cs="Times New Roman"/>
          </w:rPr>
          <w:t>simul</w:t>
        </w:r>
      </w:ins>
      <w:ins w:id="2279" w:author="Benton, Deon" w:date="2026-04-08T15:02:00Z" w16du:dateUtc="2026-04-08T20:02:00Z">
        <w:r w:rsidR="00A24C05">
          <w:rPr>
            <w:rFonts w:ascii="Times New Roman" w:hAnsi="Times New Roman" w:cs="Times New Roman"/>
          </w:rPr>
          <w:t>ations of</w:t>
        </w:r>
      </w:ins>
      <w:ins w:id="2280" w:author="Benton, Deon" w:date="2026-04-08T15:00:00Z" w16du:dateUtc="2026-04-08T20:00:00Z">
        <w:r w:rsidR="00EE38BF">
          <w:rPr>
            <w:rFonts w:ascii="Times New Roman" w:hAnsi="Times New Roman" w:cs="Times New Roman"/>
          </w:rPr>
          <w:t xml:space="preserve"> studies that tested younger infants</w:t>
        </w:r>
      </w:ins>
      <w:ins w:id="2281" w:author="Benton, Deon" w:date="2026-03-02T13:30:00Z" w16du:dateUtc="2026-03-02T19:30:00Z">
        <w:r w:rsidR="005B4EEF">
          <w:rPr>
            <w:rFonts w:ascii="Times New Roman" w:hAnsi="Times New Roman" w:cs="Times New Roman"/>
          </w:rPr>
          <w:t xml:space="preserve">. </w:t>
        </w:r>
      </w:ins>
      <w:ins w:id="2282" w:author="Benton, Deon" w:date="2026-04-06T12:06:00Z" w16du:dateUtc="2026-04-06T17:06:00Z">
        <w:r w:rsidR="003D5226">
          <w:rPr>
            <w:rFonts w:ascii="Times New Roman" w:hAnsi="Times New Roman" w:cs="Times New Roman"/>
          </w:rPr>
          <w:t xml:space="preserve">In particular, the </w:t>
        </w:r>
      </w:ins>
      <w:ins w:id="2283" w:author="Benton, Deon" w:date="2026-04-06T12:07:00Z" w16du:dateUtc="2026-04-06T17:07:00Z">
        <w:r w:rsidR="003D5226">
          <w:rPr>
            <w:rFonts w:ascii="Times New Roman" w:hAnsi="Times New Roman" w:cs="Times New Roman"/>
          </w:rPr>
          <w:t xml:space="preserve">length of the pretraining phase was set to </w:t>
        </w:r>
      </w:ins>
      <w:ins w:id="2284" w:author="Benton, Deon" w:date="2026-04-08T15:01:00Z" w16du:dateUtc="2026-04-08T20:01:00Z">
        <w:r w:rsidR="00F52CFE">
          <w:rPr>
            <w:rFonts w:ascii="Times New Roman" w:hAnsi="Times New Roman" w:cs="Times New Roman"/>
          </w:rPr>
          <w:t>900</w:t>
        </w:r>
      </w:ins>
      <w:ins w:id="2285" w:author="Benton, Deon" w:date="2026-04-06T12:06:00Z" w16du:dateUtc="2026-04-06T17:06:00Z">
        <w:r w:rsidR="003D5226">
          <w:rPr>
            <w:rFonts w:ascii="Times New Roman" w:hAnsi="Times New Roman" w:cs="Times New Roman"/>
          </w:rPr>
          <w:t xml:space="preserve"> </w:t>
        </w:r>
      </w:ins>
      <w:ins w:id="2286" w:author="Benton, Deon" w:date="2026-04-06T12:32:00Z" w16du:dateUtc="2026-04-06T17:32:00Z">
        <w:r w:rsidR="007A0022">
          <w:rPr>
            <w:rFonts w:ascii="Times New Roman" w:hAnsi="Times New Roman" w:cs="Times New Roman"/>
          </w:rPr>
          <w:t xml:space="preserve">for simulations of </w:t>
        </w:r>
      </w:ins>
      <w:ins w:id="2287" w:author="Benton, Deon" w:date="2026-04-06T12:06:00Z" w16du:dateUtc="2026-04-06T17:06:00Z">
        <w:r w:rsidR="003D5226">
          <w:rPr>
            <w:rFonts w:ascii="Times New Roman" w:hAnsi="Times New Roman" w:cs="Times New Roman"/>
          </w:rPr>
          <w:t>target findings typically associated with studies that tested 12-month-olds</w:t>
        </w:r>
      </w:ins>
      <w:ins w:id="2288" w:author="Benton, Deon" w:date="2026-03-02T13:17:00Z" w16du:dateUtc="2026-03-02T19:17:00Z">
        <w:r w:rsidR="00452801">
          <w:rPr>
            <w:rFonts w:ascii="Times New Roman" w:hAnsi="Times New Roman" w:cs="Times New Roman"/>
          </w:rPr>
          <w:t xml:space="preserve"> </w:t>
        </w:r>
      </w:ins>
      <w:ins w:id="2289" w:author="Benton, Deon" w:date="2026-04-06T12:27:00Z" w16du:dateUtc="2026-04-06T17:27:00Z">
        <w:r w:rsidR="004C2B8E">
          <w:rPr>
            <w:rFonts w:ascii="Times New Roman" w:hAnsi="Times New Roman" w:cs="Times New Roman"/>
          </w:rPr>
          <w:t xml:space="preserve">(e.g., Gergely et al., 1995; </w:t>
        </w:r>
        <w:proofErr w:type="spellStart"/>
        <w:r w:rsidR="004C2B8E">
          <w:rPr>
            <w:rFonts w:ascii="Times New Roman" w:hAnsi="Times New Roman" w:cs="Times New Roman"/>
          </w:rPr>
          <w:t>Csibra</w:t>
        </w:r>
        <w:proofErr w:type="spellEnd"/>
        <w:r w:rsidR="004C2B8E">
          <w:rPr>
            <w:rFonts w:ascii="Times New Roman" w:hAnsi="Times New Roman" w:cs="Times New Roman"/>
          </w:rPr>
          <w:t xml:space="preserve"> et al., 2003), </w:t>
        </w:r>
      </w:ins>
      <w:ins w:id="2290" w:author="Benton, Deon" w:date="2026-04-06T12:29:00Z" w16du:dateUtc="2026-04-06T17:29:00Z">
        <w:r w:rsidR="00B26DED">
          <w:rPr>
            <w:rFonts w:ascii="Times New Roman" w:hAnsi="Times New Roman" w:cs="Times New Roman"/>
          </w:rPr>
          <w:t xml:space="preserve">to </w:t>
        </w:r>
      </w:ins>
      <w:ins w:id="2291" w:author="Benton, Deon" w:date="2026-04-08T15:02:00Z" w16du:dateUtc="2026-04-08T20:02:00Z">
        <w:r w:rsidR="00A24C05">
          <w:rPr>
            <w:rFonts w:ascii="Times New Roman" w:hAnsi="Times New Roman" w:cs="Times New Roman"/>
          </w:rPr>
          <w:t>675</w:t>
        </w:r>
      </w:ins>
      <w:ins w:id="2292" w:author="Benton, Deon" w:date="2026-04-06T12:32:00Z" w16du:dateUtc="2026-04-06T17:32:00Z">
        <w:r w:rsidR="007A0022">
          <w:rPr>
            <w:rFonts w:ascii="Times New Roman" w:hAnsi="Times New Roman" w:cs="Times New Roman"/>
          </w:rPr>
          <w:t xml:space="preserve"> for </w:t>
        </w:r>
      </w:ins>
      <w:ins w:id="2293" w:author="Benton, Deon" w:date="2026-04-06T12:33:00Z" w16du:dateUtc="2026-04-06T17:33:00Z">
        <w:r w:rsidR="007A0022">
          <w:rPr>
            <w:rFonts w:ascii="Times New Roman" w:hAnsi="Times New Roman" w:cs="Times New Roman"/>
          </w:rPr>
          <w:t xml:space="preserve">simulations </w:t>
        </w:r>
      </w:ins>
      <w:ins w:id="2294" w:author="Benton, Deon" w:date="2026-04-06T12:34:00Z" w16du:dateUtc="2026-04-06T17:34:00Z">
        <w:r w:rsidR="00EE2BEA">
          <w:rPr>
            <w:rFonts w:ascii="Times New Roman" w:hAnsi="Times New Roman" w:cs="Times New Roman"/>
          </w:rPr>
          <w:t xml:space="preserve">of </w:t>
        </w:r>
      </w:ins>
      <w:ins w:id="2295" w:author="Benton, Deon" w:date="2026-04-06T12:33:00Z" w16du:dateUtc="2026-04-06T17:33:00Z">
        <w:r w:rsidR="007A0022">
          <w:rPr>
            <w:rFonts w:ascii="Times New Roman" w:hAnsi="Times New Roman" w:cs="Times New Roman"/>
          </w:rPr>
          <w:t xml:space="preserve">studies that tested 9-month-olds </w:t>
        </w:r>
      </w:ins>
      <w:ins w:id="2296" w:author="Benton, Deon" w:date="2026-04-06T12:34:00Z" w16du:dateUtc="2026-04-06T17:34:00Z">
        <w:r w:rsidR="00EE2BEA">
          <w:rPr>
            <w:rFonts w:ascii="Times New Roman" w:hAnsi="Times New Roman" w:cs="Times New Roman"/>
          </w:rPr>
          <w:t xml:space="preserve">(e.g.., </w:t>
        </w:r>
        <w:proofErr w:type="spellStart"/>
        <w:r w:rsidR="00EE2BEA">
          <w:rPr>
            <w:rFonts w:ascii="Times New Roman" w:hAnsi="Times New Roman" w:cs="Times New Roman"/>
          </w:rPr>
          <w:t>Csibra</w:t>
        </w:r>
        <w:proofErr w:type="spellEnd"/>
        <w:r w:rsidR="00EE2BEA">
          <w:rPr>
            <w:rFonts w:ascii="Times New Roman" w:hAnsi="Times New Roman" w:cs="Times New Roman"/>
          </w:rPr>
          <w:t xml:space="preserve"> et al., 1999), to </w:t>
        </w:r>
      </w:ins>
      <w:ins w:id="2297" w:author="Benton, Deon" w:date="2026-04-08T15:03:00Z" w16du:dateUtc="2026-04-08T20:03:00Z">
        <w:r w:rsidR="00A24C05">
          <w:rPr>
            <w:rFonts w:ascii="Times New Roman" w:hAnsi="Times New Roman" w:cs="Times New Roman"/>
          </w:rPr>
          <w:lastRenderedPageBreak/>
          <w:t>450</w:t>
        </w:r>
      </w:ins>
      <w:ins w:id="2298" w:author="Benton, Deon" w:date="2026-04-06T12:34:00Z" w16du:dateUtc="2026-04-06T17:34:00Z">
        <w:r w:rsidR="00EE2BEA">
          <w:rPr>
            <w:rFonts w:ascii="Times New Roman" w:hAnsi="Times New Roman" w:cs="Times New Roman"/>
          </w:rPr>
          <w:t xml:space="preserve"> for simulations of studies that tested 6-month-olds (e.g., Liu &amp; </w:t>
        </w:r>
        <w:proofErr w:type="spellStart"/>
        <w:r w:rsidR="00EE2BEA">
          <w:rPr>
            <w:rFonts w:ascii="Times New Roman" w:hAnsi="Times New Roman" w:cs="Times New Roman"/>
          </w:rPr>
          <w:t>Spel</w:t>
        </w:r>
      </w:ins>
      <w:ins w:id="2299" w:author="Benton, Deon" w:date="2026-04-06T12:35:00Z" w16du:dateUtc="2026-04-06T17:35:00Z">
        <w:r w:rsidR="00EE2BEA">
          <w:rPr>
            <w:rFonts w:ascii="Times New Roman" w:hAnsi="Times New Roman" w:cs="Times New Roman"/>
          </w:rPr>
          <w:t>ke</w:t>
        </w:r>
        <w:proofErr w:type="spellEnd"/>
        <w:r w:rsidR="00EE2BEA">
          <w:rPr>
            <w:rFonts w:ascii="Times New Roman" w:hAnsi="Times New Roman" w:cs="Times New Roman"/>
          </w:rPr>
          <w:t>, 2017),</w:t>
        </w:r>
      </w:ins>
      <w:ins w:id="2300" w:author="Benton, Deon" w:date="2026-04-06T12:36:00Z" w16du:dateUtc="2026-04-06T17:36:00Z">
        <w:r w:rsidR="006F2773">
          <w:rPr>
            <w:rFonts w:ascii="Times New Roman" w:hAnsi="Times New Roman" w:cs="Times New Roman"/>
          </w:rPr>
          <w:t xml:space="preserve"> and to </w:t>
        </w:r>
      </w:ins>
      <w:ins w:id="2301" w:author="Benton, Deon" w:date="2026-04-08T15:03:00Z" w16du:dateUtc="2026-04-08T20:03:00Z">
        <w:r w:rsidR="00A24C05">
          <w:rPr>
            <w:rFonts w:ascii="Times New Roman" w:hAnsi="Times New Roman" w:cs="Times New Roman"/>
          </w:rPr>
          <w:t>225</w:t>
        </w:r>
      </w:ins>
      <w:ins w:id="2302" w:author="Benton, Deon" w:date="2026-04-06T12:36:00Z" w16du:dateUtc="2026-04-06T17:36:00Z">
        <w:r w:rsidR="006F2773">
          <w:rPr>
            <w:rFonts w:ascii="Times New Roman" w:hAnsi="Times New Roman" w:cs="Times New Roman"/>
          </w:rPr>
          <w:t xml:space="preserve"> for simulations of studies that tested 3-month-olds (e.g., Skerry et al., 2013).</w:t>
        </w:r>
      </w:ins>
      <w:ins w:id="2303" w:author="Benton, Deon" w:date="2026-04-06T12:35:00Z" w16du:dateUtc="2026-04-06T17:35:00Z">
        <w:r w:rsidR="00EE2BEA">
          <w:rPr>
            <w:rFonts w:ascii="Times New Roman" w:hAnsi="Times New Roman" w:cs="Times New Roman"/>
          </w:rPr>
          <w:t xml:space="preserve"> </w:t>
        </w:r>
      </w:ins>
      <w:ins w:id="2304" w:author="Benton, Deon" w:date="2026-03-02T14:11:00Z" w16du:dateUtc="2026-03-02T20:11:00Z">
        <w:r w:rsidR="009E3E0A">
          <w:rPr>
            <w:rFonts w:ascii="Times New Roman" w:hAnsi="Times New Roman" w:cs="Times New Roman"/>
          </w:rPr>
          <w:t xml:space="preserve">As with pretraining duration, the learning rate for </w:t>
        </w:r>
      </w:ins>
      <w:ins w:id="2305" w:author="Benton, Deon" w:date="2026-03-02T14:12:00Z" w16du:dateUtc="2026-03-02T20:12:00Z">
        <w:r w:rsidR="003D48D0">
          <w:rPr>
            <w:rFonts w:ascii="Times New Roman" w:hAnsi="Times New Roman" w:cs="Times New Roman"/>
          </w:rPr>
          <w:t xml:space="preserve">connections that did not instantiate a particular theoretical assumption varied </w:t>
        </w:r>
      </w:ins>
      <w:ins w:id="2306" w:author="Benton, Deon" w:date="2026-04-08T15:03:00Z" w16du:dateUtc="2026-04-08T20:03:00Z">
        <w:r w:rsidR="009A0566">
          <w:rPr>
            <w:rFonts w:ascii="Times New Roman" w:hAnsi="Times New Roman" w:cs="Times New Roman"/>
          </w:rPr>
          <w:t xml:space="preserve">systematically </w:t>
        </w:r>
      </w:ins>
      <w:ins w:id="2307" w:author="Benton, Deon" w:date="2026-03-02T14:12:00Z" w16du:dateUtc="2026-03-02T20:12:00Z">
        <w:r w:rsidR="003D48D0">
          <w:rPr>
            <w:rFonts w:ascii="Times New Roman" w:hAnsi="Times New Roman" w:cs="Times New Roman"/>
          </w:rPr>
          <w:t>across simulations</w:t>
        </w:r>
      </w:ins>
      <w:ins w:id="2308" w:author="Benton, Deon" w:date="2026-04-08T15:03:00Z" w16du:dateUtc="2026-04-08T20:03:00Z">
        <w:r w:rsidR="009A0566">
          <w:rPr>
            <w:rFonts w:ascii="Times New Roman" w:hAnsi="Times New Roman" w:cs="Times New Roman"/>
          </w:rPr>
          <w:t xml:space="preserve"> in accordance with the “age</w:t>
        </w:r>
      </w:ins>
      <w:ins w:id="2309" w:author="Benton, Deon" w:date="2026-04-08T15:04:00Z" w16du:dateUtc="2026-04-08T20:04:00Z">
        <w:r w:rsidR="009A0566">
          <w:rPr>
            <w:rFonts w:ascii="Times New Roman" w:hAnsi="Times New Roman" w:cs="Times New Roman"/>
          </w:rPr>
          <w:t>” of the model</w:t>
        </w:r>
      </w:ins>
      <w:ins w:id="2310" w:author="Benton, Deon" w:date="2026-03-02T14:13:00Z" w16du:dateUtc="2026-03-02T20:13:00Z">
        <w:r w:rsidR="003D48D0">
          <w:rPr>
            <w:rFonts w:ascii="Times New Roman" w:hAnsi="Times New Roman" w:cs="Times New Roman"/>
          </w:rPr>
          <w:t>. Specifically, a higher value for this parameter was used for older models</w:t>
        </w:r>
      </w:ins>
      <w:ins w:id="2311" w:author="Benton, Deon" w:date="2026-04-06T12:37:00Z" w16du:dateUtc="2026-04-06T17:37:00Z">
        <w:r w:rsidR="006F2773">
          <w:rPr>
            <w:rFonts w:ascii="Times New Roman" w:hAnsi="Times New Roman" w:cs="Times New Roman"/>
          </w:rPr>
          <w:t xml:space="preserve"> than </w:t>
        </w:r>
      </w:ins>
      <w:r w:rsidR="002A7E6A">
        <w:rPr>
          <w:rFonts w:ascii="Times New Roman" w:hAnsi="Times New Roman" w:cs="Times New Roman"/>
        </w:rPr>
        <w:t xml:space="preserve">younger </w:t>
      </w:r>
      <w:ins w:id="2312" w:author="Benton, Deon" w:date="2026-04-06T12:37:00Z" w16du:dateUtc="2026-04-06T17:37:00Z">
        <w:r w:rsidR="006F2773">
          <w:rPr>
            <w:rFonts w:ascii="Times New Roman" w:hAnsi="Times New Roman" w:cs="Times New Roman"/>
          </w:rPr>
          <w:t>models;</w:t>
        </w:r>
      </w:ins>
      <w:ins w:id="2313" w:author="Benton, Deon" w:date="2026-04-06T12:38:00Z" w16du:dateUtc="2026-04-06T17:38:00Z">
        <w:r w:rsidR="006F2773">
          <w:rPr>
            <w:rFonts w:ascii="Times New Roman" w:hAnsi="Times New Roman" w:cs="Times New Roman"/>
          </w:rPr>
          <w:t xml:space="preserve"> this value was </w:t>
        </w:r>
      </w:ins>
      <w:r w:rsidR="002A7E6A">
        <w:rPr>
          <w:rFonts w:ascii="Times New Roman" w:hAnsi="Times New Roman" w:cs="Times New Roman"/>
        </w:rPr>
        <w:t xml:space="preserve">ranged from </w:t>
      </w:r>
      <w:ins w:id="2314" w:author="Benton, Deon" w:date="2026-04-06T12:42:00Z" w16du:dateUtc="2026-04-06T17:42:00Z">
        <w:r w:rsidR="007C0C5A">
          <w:rPr>
            <w:rFonts w:ascii="Times New Roman" w:hAnsi="Times New Roman" w:cs="Times New Roman"/>
          </w:rPr>
          <w:t>0.1</w:t>
        </w:r>
      </w:ins>
      <w:ins w:id="2315" w:author="Benton, Deon" w:date="2026-04-06T12:38:00Z" w16du:dateUtc="2026-04-06T17:38:00Z">
        <w:r w:rsidR="006F2773">
          <w:rPr>
            <w:rFonts w:ascii="Times New Roman" w:hAnsi="Times New Roman" w:cs="Times New Roman"/>
          </w:rPr>
          <w:t xml:space="preserve"> for </w:t>
        </w:r>
      </w:ins>
      <w:r w:rsidR="002A7E6A">
        <w:rPr>
          <w:rFonts w:ascii="Times New Roman" w:hAnsi="Times New Roman" w:cs="Times New Roman"/>
        </w:rPr>
        <w:t xml:space="preserve">the oldest </w:t>
      </w:r>
      <w:ins w:id="2316" w:author="Benton, Deon" w:date="2026-04-06T12:38:00Z" w16du:dateUtc="2026-04-06T17:38:00Z">
        <w:r w:rsidR="006F2773">
          <w:rPr>
            <w:rFonts w:ascii="Times New Roman" w:hAnsi="Times New Roman" w:cs="Times New Roman"/>
          </w:rPr>
          <w:t>models</w:t>
        </w:r>
      </w:ins>
      <w:ins w:id="2317" w:author="Benton, Deon" w:date="2026-04-06T12:43:00Z" w16du:dateUtc="2026-04-06T17:43:00Z">
        <w:r w:rsidR="00364F6F">
          <w:rPr>
            <w:rFonts w:ascii="Times New Roman" w:hAnsi="Times New Roman" w:cs="Times New Roman"/>
          </w:rPr>
          <w:t xml:space="preserve"> to 0.0</w:t>
        </w:r>
      </w:ins>
      <w:ins w:id="2318" w:author="Benton, Deon" w:date="2026-04-11T10:12:00Z" w16du:dateUtc="2026-04-11T15:12:00Z">
        <w:r w:rsidR="00FE10E3">
          <w:rPr>
            <w:rFonts w:ascii="Times New Roman" w:hAnsi="Times New Roman" w:cs="Times New Roman"/>
          </w:rPr>
          <w:t>5</w:t>
        </w:r>
      </w:ins>
      <w:ins w:id="2319" w:author="Benton, Deon" w:date="2026-04-06T12:43:00Z" w16du:dateUtc="2026-04-06T17:43:00Z">
        <w:r w:rsidR="00364F6F">
          <w:rPr>
            <w:rFonts w:ascii="Times New Roman" w:hAnsi="Times New Roman" w:cs="Times New Roman"/>
          </w:rPr>
          <w:t xml:space="preserve"> for </w:t>
        </w:r>
      </w:ins>
      <w:r w:rsidR="002A7E6A">
        <w:rPr>
          <w:rFonts w:ascii="Times New Roman" w:hAnsi="Times New Roman" w:cs="Times New Roman"/>
        </w:rPr>
        <w:t>the youngest models</w:t>
      </w:r>
      <w:ins w:id="2320" w:author="Benton, Deon" w:date="2026-03-02T14:13:00Z" w16du:dateUtc="2026-03-02T20:13:00Z">
        <w:r w:rsidR="003D48D0">
          <w:rPr>
            <w:rFonts w:ascii="Times New Roman" w:hAnsi="Times New Roman" w:cs="Times New Roman"/>
          </w:rPr>
          <w:t xml:space="preserve">. This implemented </w:t>
        </w:r>
      </w:ins>
      <w:ins w:id="2321" w:author="Benton, Deon" w:date="2026-03-02T14:14:00Z" w16du:dateUtc="2026-03-02T20:14:00Z">
        <w:r w:rsidR="003D48D0">
          <w:rPr>
            <w:rFonts w:ascii="Times New Roman" w:hAnsi="Times New Roman" w:cs="Times New Roman"/>
          </w:rPr>
          <w:t xml:space="preserve">the assumption that </w:t>
        </w:r>
      </w:ins>
      <w:r w:rsidR="00090053">
        <w:rPr>
          <w:rFonts w:ascii="Times New Roman" w:hAnsi="Times New Roman" w:cs="Times New Roman"/>
        </w:rPr>
        <w:t>processing speed improves with age</w:t>
      </w:r>
      <w:ins w:id="2322" w:author="Benton, Deon" w:date="2026-03-02T14:14:00Z" w16du:dateUtc="2026-03-02T20:14:00Z">
        <w:r w:rsidR="003D48D0">
          <w:rPr>
            <w:rFonts w:ascii="Times New Roman" w:hAnsi="Times New Roman" w:cs="Times New Roman"/>
          </w:rPr>
          <w:t>.</w:t>
        </w:r>
      </w:ins>
      <w:ins w:id="2323" w:author="Benton, Deon" w:date="2026-03-02T14:13:00Z" w16du:dateUtc="2026-03-02T20:13:00Z">
        <w:r w:rsidR="003D48D0">
          <w:rPr>
            <w:rFonts w:ascii="Times New Roman" w:hAnsi="Times New Roman" w:cs="Times New Roman"/>
          </w:rPr>
          <w:t xml:space="preserve">  </w:t>
        </w:r>
      </w:ins>
      <w:r w:rsidR="00841430">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ins w:id="2324" w:author="Benton, Deon" w:date="2026-04-08T15:04:00Z" w16du:dateUtc="2026-04-08T20:04:00Z">
        <w:r w:rsidR="006F0CAC">
          <w:rPr>
            <w:rFonts w:ascii="Times New Roman" w:hAnsi="Times New Roman" w:cs="Times New Roman"/>
          </w:rPr>
          <w:t>8 and 12</w:t>
        </w:r>
      </w:ins>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del w:id="2325" w:author="Benton, Deon" w:date="2026-04-06T11:26:00Z" w16du:dateUtc="2026-04-06T16:26:00Z">
        <w:r w:rsidR="008021BD" w:rsidDel="001A6079">
          <w:rPr>
            <w:rFonts w:ascii="Times New Roman" w:hAnsi="Times New Roman" w:cs="Times New Roman"/>
          </w:rPr>
          <w:delText>2</w:delText>
        </w:r>
      </w:del>
      <w:ins w:id="2326" w:author="Benton, Deon" w:date="2026-04-08T15:04:00Z" w16du:dateUtc="2026-04-08T20:04:00Z">
        <w:r w:rsidR="006F0CAC">
          <w:rPr>
            <w:rFonts w:ascii="Times New Roman" w:hAnsi="Times New Roman" w:cs="Times New Roman"/>
          </w:rPr>
          <w:t>1</w:t>
        </w:r>
      </w:ins>
      <w:ins w:id="2327" w:author="Benton, Deon" w:date="2026-04-06T11:26:00Z" w16du:dateUtc="2026-04-06T16:26:00Z">
        <w:r w:rsidR="001A6079">
          <w:rPr>
            <w:rFonts w:ascii="Times New Roman" w:hAnsi="Times New Roman" w:cs="Times New Roman"/>
          </w:rPr>
          <w:t xml:space="preserve"> </w:t>
        </w:r>
      </w:ins>
      <w:ins w:id="2328" w:author="Benton, Deon" w:date="2026-03-02T14:55:00Z" w16du:dateUtc="2026-03-02T20:55:00Z">
        <w:r w:rsidR="00C54E36">
          <w:rPr>
            <w:rFonts w:ascii="Times New Roman" w:hAnsi="Times New Roman" w:cs="Times New Roman"/>
          </w:rPr>
          <w:t xml:space="preserve">(see </w:t>
        </w:r>
      </w:ins>
      <w:ins w:id="2329" w:author="Benton, Deon" w:date="2026-03-02T14:56:00Z" w16du:dateUtc="2026-03-02T20:56:00Z">
        <w:r w:rsidR="00C54E36">
          <w:rPr>
            <w:rFonts w:ascii="Times New Roman" w:hAnsi="Times New Roman" w:cs="Times New Roman"/>
          </w:rPr>
          <w:t>below for details about the n</w:t>
        </w:r>
      </w:ins>
      <w:ins w:id="2330" w:author="Benton, Deon" w:date="2026-03-02T14:57:00Z" w16du:dateUtc="2026-03-02T20:57:00Z">
        <w:r w:rsidR="00C54E36">
          <w:rPr>
            <w:rFonts w:ascii="Times New Roman" w:hAnsi="Times New Roman" w:cs="Times New Roman"/>
          </w:rPr>
          <w:t xml:space="preserve">ature </w:t>
        </w:r>
      </w:ins>
      <w:ins w:id="2331" w:author="Benton, Deon" w:date="2026-03-02T14:56:00Z" w16du:dateUtc="2026-03-02T20:56:00Z">
        <w:r w:rsidR="00C54E36">
          <w:rPr>
            <w:rFonts w:ascii="Times New Roman" w:hAnsi="Times New Roman" w:cs="Times New Roman"/>
          </w:rPr>
          <w:t>of the habituation experien</w:t>
        </w:r>
      </w:ins>
      <w:ins w:id="2332" w:author="Benton, Deon" w:date="2026-03-02T14:57:00Z" w16du:dateUtc="2026-03-02T20:57:00Z">
        <w:r w:rsidR="00C54E36">
          <w:rPr>
            <w:rFonts w:ascii="Times New Roman" w:hAnsi="Times New Roman" w:cs="Times New Roman"/>
          </w:rPr>
          <w:t>ce for a given simulation)</w:t>
        </w:r>
      </w:ins>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ins w:id="2333" w:author="Benton, Deon" w:date="2026-04-06T11:26:00Z" w16du:dateUtc="2026-04-06T16:26:00Z">
        <w:r w:rsidR="001A6079">
          <w:rPr>
            <w:rFonts w:ascii="Times New Roman" w:hAnsi="Times New Roman" w:cs="Times New Roman"/>
          </w:rPr>
          <w:t xml:space="preserve">habituation </w:t>
        </w:r>
      </w:ins>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ins w:id="2334" w:author="Benton, Deon" w:date="2026-04-06T11:26:00Z" w16du:dateUtc="2026-04-06T16:26:00Z">
        <w:r w:rsidR="00CE7486">
          <w:rPr>
            <w:rFonts w:ascii="Times New Roman" w:hAnsi="Times New Roman" w:cs="Times New Roman"/>
          </w:rPr>
          <w:t xml:space="preserve"> were robust to particular values of this parameter.</w:t>
        </w:r>
      </w:ins>
      <w:r w:rsidR="00B203EF">
        <w:rPr>
          <w:rFonts w:ascii="Times New Roman" w:hAnsi="Times New Roman" w:cs="Times New Roman"/>
        </w:rPr>
        <w:t xml:space="preserve"> </w:t>
      </w:r>
      <w:del w:id="2335" w:author="Benton, Deon" w:date="2026-04-06T11:35:00Z" w16du:dateUtc="2026-04-06T16:35:00Z">
        <w:r w:rsidR="00CA5BBF" w:rsidDel="005A4668">
          <w:rPr>
            <w:rFonts w:ascii="Times New Roman" w:hAnsi="Times New Roman" w:cs="Times New Roman"/>
          </w:rPr>
          <w:delText xml:space="preserve"> </w:delText>
        </w:r>
      </w:del>
    </w:p>
    <w:p w14:paraId="7A2DDE91" w14:textId="47456285" w:rsidR="00EC34A9" w:rsidRDefault="00524642" w:rsidP="007F7477">
      <w:pPr>
        <w:spacing w:line="480" w:lineRule="auto"/>
        <w:ind w:firstLine="720"/>
        <w:contextualSpacing/>
        <w:rPr>
          <w:ins w:id="2336" w:author="Benton, Deon" w:date="2026-03-25T10:41:00Z" w16du:dateUtc="2026-03-25T15:41:00Z"/>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ins w:id="2337" w:author="Benton, Deon" w:date="2026-03-02T14:58:00Z" w16du:dateUtc="2026-03-02T20:58:00Z">
        <w:r w:rsidR="00FF0FF5">
          <w:rPr>
            <w:rFonts w:ascii="Times New Roman" w:hAnsi="Times New Roman" w:cs="Times New Roman"/>
          </w:rPr>
          <w:t>This is consistent with existing developmental models</w:t>
        </w:r>
      </w:ins>
      <w:ins w:id="2338" w:author="Benton, Deon" w:date="2026-03-02T15:01:00Z" w16du:dateUtc="2026-03-02T21:01:00Z">
        <w:r w:rsidR="00864247">
          <w:rPr>
            <w:rFonts w:ascii="Times New Roman" w:hAnsi="Times New Roman" w:cs="Times New Roman"/>
          </w:rPr>
          <w:t xml:space="preserve">. </w:t>
        </w:r>
      </w:ins>
      <w:ins w:id="2339" w:author="Benton, Deon" w:date="2026-03-02T15:06:00Z" w16du:dateUtc="2026-03-02T21:06:00Z">
        <w:r w:rsidR="00A91FBA">
          <w:rPr>
            <w:rFonts w:ascii="Times New Roman" w:hAnsi="Times New Roman" w:cs="Times New Roman"/>
          </w:rPr>
          <w:t xml:space="preserve">As is typical </w:t>
        </w:r>
      </w:ins>
      <w:ins w:id="2340" w:author="Benton, Deon" w:date="2026-03-02T15:07:00Z" w16du:dateUtc="2026-03-02T21:07:00Z">
        <w:r w:rsidR="00A91FBA">
          <w:rPr>
            <w:rFonts w:ascii="Times New Roman" w:hAnsi="Times New Roman" w:cs="Times New Roman"/>
          </w:rPr>
          <w:t xml:space="preserve">in simulation studies that use autoencoder models like the current one (e.g., Benton, 2024, 2026; Benton &amp; Lapan, 2021; Benton &amp;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2019; Mareschal et al., 2000; Quinn &amp; Johnson, 2000;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&amp; </w:t>
        </w:r>
        <w:proofErr w:type="spellStart"/>
        <w:r w:rsidR="00A91FBA">
          <w:rPr>
            <w:rFonts w:ascii="Times New Roman" w:hAnsi="Times New Roman" w:cs="Times New Roman"/>
          </w:rPr>
          <w:t>Lupyan</w:t>
        </w:r>
        <w:proofErr w:type="spellEnd"/>
        <w:r w:rsidR="00A91FBA">
          <w:rPr>
            <w:rFonts w:ascii="Times New Roman" w:hAnsi="Times New Roman" w:cs="Times New Roman"/>
          </w:rPr>
          <w:t xml:space="preserve">, 2008; Twomey &amp; Westermann, 2016), </w:t>
        </w:r>
      </w:ins>
      <w:ins w:id="2341" w:author="Benton, Deon" w:date="2026-03-02T15:08:00Z" w16du:dateUtc="2026-03-02T21:08:00Z">
        <w:r w:rsidR="00A91FBA">
          <w:rPr>
            <w:rFonts w:ascii="Times New Roman" w:hAnsi="Times New Roman" w:cs="Times New Roman"/>
          </w:rPr>
          <w:t xml:space="preserve">it is common to treat error as a proxy for looking such that greater network error corresponds to longer looking. </w:t>
        </w:r>
      </w:ins>
      <w:r w:rsidR="00E71E95">
        <w:rPr>
          <w:rFonts w:ascii="Times New Roman" w:hAnsi="Times New Roman" w:cs="Times New Roman"/>
        </w:rPr>
        <w:t xml:space="preserve">To understand why </w:t>
      </w:r>
      <w:ins w:id="2342" w:author="Benton, Deon" w:date="2026-03-25T10:38:00Z" w16du:dateUtc="2026-03-25T15:38:00Z">
        <w:r w:rsidR="00007D2D">
          <w:rPr>
            <w:rFonts w:ascii="Times New Roman" w:hAnsi="Times New Roman" w:cs="Times New Roman"/>
          </w:rPr>
          <w:t xml:space="preserve">such an interpretation is </w:t>
        </w:r>
      </w:ins>
      <w:ins w:id="2343" w:author="Benton, Deon" w:date="2026-03-25T10:39:00Z" w16du:dateUtc="2026-03-25T15:39:00Z">
        <w:r w:rsidR="00007D2D">
          <w:rPr>
            <w:rFonts w:ascii="Times New Roman" w:hAnsi="Times New Roman" w:cs="Times New Roman"/>
          </w:rPr>
          <w:t>merited</w:t>
        </w:r>
      </w:ins>
      <w:ins w:id="2344" w:author="Benton, Deon" w:date="2026-03-02T15:09:00Z" w16du:dateUtc="2026-03-02T21:09:00Z">
        <w:r w:rsidR="00F52B7C">
          <w:rPr>
            <w:rFonts w:ascii="Times New Roman" w:hAnsi="Times New Roman" w:cs="Times New Roman"/>
          </w:rPr>
          <w:t xml:space="preserve">, </w:t>
        </w:r>
      </w:ins>
      <w:r w:rsidR="00E71E95">
        <w:rPr>
          <w:rFonts w:ascii="Times New Roman" w:hAnsi="Times New Roman" w:cs="Times New Roman"/>
        </w:rPr>
        <w:t xml:space="preserve">it is </w:t>
      </w:r>
      <w:ins w:id="2345" w:author="Benton, Deon" w:date="2026-03-02T15:09:00Z" w16du:dateUtc="2026-03-02T21:09:00Z">
        <w:r w:rsidR="00F52B7C">
          <w:rPr>
            <w:rFonts w:ascii="Times New Roman" w:hAnsi="Times New Roman" w:cs="Times New Roman"/>
          </w:rPr>
          <w:t>instructive briefl</w:t>
        </w:r>
      </w:ins>
      <w:ins w:id="2346" w:author="Benton, Deon" w:date="2026-03-02T15:10:00Z" w16du:dateUtc="2026-03-02T21:10:00Z">
        <w:r w:rsidR="00F52B7C">
          <w:rPr>
            <w:rFonts w:ascii="Times New Roman" w:hAnsi="Times New Roman" w:cs="Times New Roman"/>
          </w:rPr>
          <w:t>y to consider</w:t>
        </w:r>
      </w:ins>
      <w:r w:rsidR="00E71E95">
        <w:rPr>
          <w:rFonts w:ascii="Times New Roman" w:hAnsi="Times New Roman" w:cs="Times New Roman"/>
        </w:rPr>
        <w:t xml:space="preserve"> the relation </w:t>
      </w:r>
      <w:r w:rsidR="0002365D">
        <w:rPr>
          <w:rFonts w:ascii="Times New Roman" w:hAnsi="Times New Roman" w:cs="Times New Roman"/>
        </w:rPr>
        <w:t>between</w:t>
      </w:r>
      <w:ins w:id="2347" w:author="Benton, Deon" w:date="2026-03-02T15:11:00Z" w16du:dateUtc="2026-03-02T21:11:00Z">
        <w:r w:rsidR="00671B15">
          <w:rPr>
            <w:rFonts w:ascii="Times New Roman" w:hAnsi="Times New Roman" w:cs="Times New Roman"/>
          </w:rPr>
          <w:t xml:space="preserve"> existing proposals of what looking behavior means in habituation studies</w:t>
        </w:r>
      </w:ins>
      <w:r w:rsidR="0002365D">
        <w:rPr>
          <w:rFonts w:ascii="Times New Roman" w:hAnsi="Times New Roman" w:cs="Times New Roman"/>
        </w:rPr>
        <w:t xml:space="preserve"> </w:t>
      </w:r>
      <w:del w:id="2348" w:author="Benton, Deon" w:date="2026-03-02T15:11:00Z" w16du:dateUtc="2026-03-02T21:11:00Z">
        <w:r w:rsidR="00E71E95" w:rsidDel="00671B15">
          <w:rPr>
            <w:rFonts w:ascii="Times New Roman" w:hAnsi="Times New Roman" w:cs="Times New Roman"/>
          </w:rPr>
          <w:delText xml:space="preserve"> </w:delText>
        </w:r>
      </w:del>
      <w:r w:rsidR="00E71E95">
        <w:rPr>
          <w:rFonts w:ascii="Times New Roman" w:hAnsi="Times New Roman" w:cs="Times New Roman"/>
        </w:rPr>
        <w:t>and</w:t>
      </w:r>
      <w:ins w:id="2349" w:author="Benton, Deon" w:date="2026-03-02T15:10:00Z" w16du:dateUtc="2026-03-02T21:10:00Z">
        <w:r w:rsidR="00F52B7C">
          <w:rPr>
            <w:rFonts w:ascii="Times New Roman" w:hAnsi="Times New Roman" w:cs="Times New Roman"/>
          </w:rPr>
          <w:t xml:space="preserve"> the nature of learning in autoencoder models.</w:t>
        </w:r>
      </w:ins>
      <w:r w:rsidR="00E71E95">
        <w:rPr>
          <w:rFonts w:ascii="Times New Roman" w:hAnsi="Times New Roman" w:cs="Times New Roman"/>
        </w:rPr>
        <w:t xml:space="preserve"> </w:t>
      </w:r>
      <w:r w:rsidR="003E737D">
        <w:rPr>
          <w:rFonts w:ascii="Times New Roman" w:hAnsi="Times New Roman" w:cs="Times New Roman"/>
        </w:rPr>
        <w:t xml:space="preserve">According to one </w:t>
      </w:r>
      <w:ins w:id="2350" w:author="Benton, Deon" w:date="2026-03-25T10:40:00Z" w16du:dateUtc="2026-03-25T15:40:00Z">
        <w:r w:rsidR="00751298">
          <w:rPr>
            <w:rFonts w:ascii="Times New Roman" w:hAnsi="Times New Roman" w:cs="Times New Roman"/>
          </w:rPr>
          <w:t xml:space="preserve">high-profile </w:t>
        </w:r>
      </w:ins>
      <w:r w:rsidR="003E737D">
        <w:rPr>
          <w:rFonts w:ascii="Times New Roman" w:hAnsi="Times New Roman" w:cs="Times New Roman"/>
        </w:rPr>
        <w:t>model</w:t>
      </w:r>
      <w:ins w:id="2351" w:author="Benton, Deon" w:date="2026-03-25T10:39:00Z" w16du:dateUtc="2026-03-25T15:39:00Z">
        <w:r w:rsidR="00751298">
          <w:rPr>
            <w:rFonts w:ascii="Times New Roman" w:hAnsi="Times New Roman" w:cs="Times New Roman"/>
          </w:rPr>
          <w:t xml:space="preserve"> that continues to influence how developmental cognitive scientists construe infant looking</w:t>
        </w:r>
      </w:ins>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ins w:id="2352" w:author="Benton, Deon" w:date="2026-03-02T15:12:00Z" w16du:dateUtc="2026-03-02T21:12:00Z">
        <w:r w:rsidR="00671B15">
          <w:rPr>
            <w:rFonts w:ascii="Times New Roman" w:hAnsi="Times New Roman" w:cs="Times New Roman"/>
          </w:rPr>
          <w:t xml:space="preserve"> a</w:t>
        </w:r>
      </w:ins>
      <w:r w:rsidR="00C26EA0">
        <w:rPr>
          <w:rFonts w:ascii="Times New Roman" w:hAnsi="Times New Roman" w:cs="Times New Roman"/>
        </w:rPr>
        <w:t xml:space="preserve"> learner</w:t>
      </w:r>
      <w:ins w:id="2353" w:author="Benton, Deon" w:date="2026-03-02T15:12:00Z" w16du:dateUtc="2026-03-02T21:12:00Z">
        <w:r w:rsidR="00671B15">
          <w:rPr>
            <w:rFonts w:ascii="Times New Roman" w:hAnsi="Times New Roman" w:cs="Times New Roman"/>
          </w:rPr>
          <w:t>’</w:t>
        </w:r>
      </w:ins>
      <w:r w:rsidR="00C26EA0">
        <w:rPr>
          <w:rFonts w:ascii="Times New Roman" w:hAnsi="Times New Roman" w:cs="Times New Roman"/>
        </w:rPr>
        <w:t>s</w:t>
      </w:r>
      <w:ins w:id="2354" w:author="Benton, Deon" w:date="2026-03-02T15:12:00Z" w16du:dateUtc="2026-03-02T21:12:00Z">
        <w:r w:rsidR="00671B15">
          <w:rPr>
            <w:rFonts w:ascii="Times New Roman" w:hAnsi="Times New Roman" w:cs="Times New Roman"/>
          </w:rPr>
          <w:t xml:space="preserve"> internal representation of an external stimulus is</w:t>
        </w:r>
      </w:ins>
      <w:r w:rsidR="009D0459">
        <w:rPr>
          <w:rFonts w:ascii="Times New Roman" w:hAnsi="Times New Roman" w:cs="Times New Roman"/>
        </w:rPr>
        <w:t xml:space="preserve"> gradually adjust</w:t>
      </w:r>
      <w:ins w:id="2355" w:author="Benton, Deon" w:date="2026-03-02T15:12:00Z" w16du:dateUtc="2026-03-02T21:12:00Z">
        <w:r w:rsidR="00671B15">
          <w:rPr>
            <w:rFonts w:ascii="Times New Roman" w:hAnsi="Times New Roman" w:cs="Times New Roman"/>
          </w:rPr>
          <w:t>ed</w:t>
        </w:r>
      </w:ins>
      <w:r w:rsidR="009D0459">
        <w:rPr>
          <w:rFonts w:ascii="Times New Roman" w:hAnsi="Times New Roman" w:cs="Times New Roman"/>
        </w:rPr>
        <w:t xml:space="preserve"> until </w:t>
      </w:r>
      <w:ins w:id="2356" w:author="Benton, Deon" w:date="2026-03-02T15:13:00Z" w16du:dateUtc="2026-03-02T21:13:00Z">
        <w:r w:rsidR="00671B15">
          <w:rPr>
            <w:rFonts w:ascii="Times New Roman" w:hAnsi="Times New Roman" w:cs="Times New Roman"/>
          </w:rPr>
          <w:t xml:space="preserve">there is a meaningful match between </w:t>
        </w:r>
      </w:ins>
      <w:ins w:id="2357" w:author="Benton, Deon" w:date="2026-04-08T15:05:00Z" w16du:dateUtc="2026-04-08T20:05:00Z">
        <w:r w:rsidR="0039023B">
          <w:rPr>
            <w:rFonts w:ascii="Times New Roman" w:hAnsi="Times New Roman" w:cs="Times New Roman"/>
          </w:rPr>
          <w:t>it and the</w:t>
        </w:r>
      </w:ins>
      <w:ins w:id="2358" w:author="Benton, Deon" w:date="2026-03-25T10:40:00Z" w16du:dateUtc="2026-03-25T15:40:00Z">
        <w:r w:rsidR="005D567A">
          <w:rPr>
            <w:rFonts w:ascii="Times New Roman" w:hAnsi="Times New Roman" w:cs="Times New Roman"/>
          </w:rPr>
          <w:t xml:space="preserve"> </w:t>
        </w:r>
      </w:ins>
      <w:ins w:id="2359" w:author="Benton, Deon" w:date="2026-03-02T15:13:00Z" w16du:dateUtc="2026-03-02T21:13:00Z">
        <w:r w:rsidR="00671B15">
          <w:rPr>
            <w:rFonts w:ascii="Times New Roman" w:hAnsi="Times New Roman" w:cs="Times New Roman"/>
          </w:rPr>
          <w:t>external stimulus.</w:t>
        </w:r>
        <w:r w:rsidR="005D29D3">
          <w:rPr>
            <w:rFonts w:ascii="Times New Roman" w:hAnsi="Times New Roman" w:cs="Times New Roman"/>
          </w:rPr>
          <w:t xml:space="preserve"> </w:t>
        </w:r>
      </w:ins>
      <w:ins w:id="2360" w:author="Benton, Deon" w:date="2026-03-02T15:14:00Z" w16du:dateUtc="2026-03-02T21:14:00Z">
        <w:r w:rsidR="005D29D3">
          <w:rPr>
            <w:rFonts w:ascii="Times New Roman" w:hAnsi="Times New Roman" w:cs="Times New Roman"/>
          </w:rPr>
          <w:t xml:space="preserve">Given that </w:t>
        </w:r>
      </w:ins>
      <w:ins w:id="2361" w:author="Benton, Deon" w:date="2026-04-08T15:06:00Z" w16du:dateUtc="2026-04-08T20:06:00Z">
        <w:r w:rsidR="0039023B">
          <w:rPr>
            <w:rFonts w:ascii="Times New Roman" w:hAnsi="Times New Roman" w:cs="Times New Roman"/>
          </w:rPr>
          <w:t xml:space="preserve">time is needed </w:t>
        </w:r>
        <w:r w:rsidR="0039023B">
          <w:rPr>
            <w:rFonts w:ascii="Times New Roman" w:hAnsi="Times New Roman" w:cs="Times New Roman"/>
          </w:rPr>
          <w:lastRenderedPageBreak/>
          <w:t>for an internal representation to be constructed</w:t>
        </w:r>
      </w:ins>
      <w:ins w:id="2362" w:author="Benton, Deon" w:date="2026-03-02T15:14:00Z" w16du:dateUtc="2026-03-02T21:14:00Z">
        <w:r w:rsidR="005D29D3">
          <w:rPr>
            <w:rFonts w:ascii="Times New Roman" w:hAnsi="Times New Roman" w:cs="Times New Roman"/>
          </w:rPr>
          <w:t>,</w:t>
        </w:r>
      </w:ins>
      <w:ins w:id="2363" w:author="Benton, Deon" w:date="2026-03-02T15:15:00Z" w16du:dateUtc="2026-03-02T21:15:00Z">
        <w:r w:rsidR="00A26747">
          <w:rPr>
            <w:rFonts w:ascii="Times New Roman" w:hAnsi="Times New Roman" w:cs="Times New Roman"/>
          </w:rPr>
          <w:t xml:space="preserve"> during the first few trials of the habituation phase</w:t>
        </w:r>
      </w:ins>
      <w:ins w:id="2364" w:author="Benton, Deon" w:date="2026-03-02T15:14:00Z" w16du:dateUtc="2026-03-02T21:14:00Z">
        <w:r w:rsidR="005D29D3">
          <w:rPr>
            <w:rFonts w:ascii="Times New Roman" w:hAnsi="Times New Roman" w:cs="Times New Roman"/>
          </w:rPr>
          <w:t xml:space="preserve"> there will be a discrepancy between this representation and the external stimulus. </w:t>
        </w:r>
      </w:ins>
      <w:ins w:id="2365" w:author="Benton, Deon" w:date="2026-03-02T15:17:00Z" w16du:dateUtc="2026-03-02T21:17:00Z">
        <w:r w:rsidR="00824236">
          <w:rPr>
            <w:rFonts w:ascii="Times New Roman" w:hAnsi="Times New Roman" w:cs="Times New Roman"/>
          </w:rPr>
          <w:t xml:space="preserve">A </w:t>
        </w:r>
      </w:ins>
      <w:ins w:id="2366" w:author="Benton, Deon" w:date="2026-03-02T15:18:00Z" w16du:dateUtc="2026-03-02T21:18:00Z">
        <w:r w:rsidR="00824236">
          <w:rPr>
            <w:rFonts w:ascii="Times New Roman" w:hAnsi="Times New Roman" w:cs="Times New Roman"/>
          </w:rPr>
          <w:t>consequence of this is that infants will continue attending to</w:t>
        </w:r>
      </w:ins>
      <w:ins w:id="2367" w:author="Benton, Deon" w:date="2026-03-02T15:19:00Z" w16du:dateUtc="2026-03-02T21:19:00Z">
        <w:r w:rsidR="00824236">
          <w:rPr>
            <w:rFonts w:ascii="Times New Roman" w:hAnsi="Times New Roman" w:cs="Times New Roman"/>
          </w:rPr>
          <w:t xml:space="preserve">—and thus </w:t>
        </w:r>
      </w:ins>
      <w:ins w:id="2368" w:author="Benton, Deon" w:date="2026-03-02T15:21:00Z" w16du:dateUtc="2026-03-02T21:21:00Z">
        <w:r w:rsidR="009360BC">
          <w:rPr>
            <w:rFonts w:ascii="Times New Roman" w:hAnsi="Times New Roman" w:cs="Times New Roman"/>
          </w:rPr>
          <w:t>refining</w:t>
        </w:r>
        <w:r w:rsidR="00243D19">
          <w:rPr>
            <w:rFonts w:ascii="Times New Roman" w:hAnsi="Times New Roman" w:cs="Times New Roman"/>
          </w:rPr>
          <w:t xml:space="preserve"> their</w:t>
        </w:r>
      </w:ins>
      <w:ins w:id="2369" w:author="Benton, Deon" w:date="2026-03-02T15:19:00Z" w16du:dateUtc="2026-03-02T21:19:00Z">
        <w:r w:rsidR="00824236">
          <w:rPr>
            <w:rFonts w:ascii="Times New Roman" w:hAnsi="Times New Roman" w:cs="Times New Roman"/>
          </w:rPr>
          <w:t xml:space="preserve"> internal representation of—the external stimulus. </w:t>
        </w:r>
      </w:ins>
      <w:ins w:id="2370" w:author="Benton, Deon" w:date="2026-03-02T15:18:00Z" w16du:dateUtc="2026-03-02T21:18:00Z">
        <w:r w:rsidR="00824236">
          <w:rPr>
            <w:rFonts w:ascii="Times New Roman" w:hAnsi="Times New Roman" w:cs="Times New Roman"/>
          </w:rPr>
          <w:t xml:space="preserve"> </w:t>
        </w:r>
      </w:ins>
      <w:ins w:id="2371" w:author="Benton, Deon" w:date="2026-03-02T15:21:00Z" w16du:dateUtc="2026-03-02T21:21:00Z">
        <w:r w:rsidR="00723920">
          <w:rPr>
            <w:rFonts w:ascii="Times New Roman" w:hAnsi="Times New Roman" w:cs="Times New Roman"/>
          </w:rPr>
          <w:t>It is only when the</w:t>
        </w:r>
      </w:ins>
      <w:r w:rsidR="00E32B52">
        <w:rPr>
          <w:rFonts w:ascii="Times New Roman" w:hAnsi="Times New Roman" w:cs="Times New Roman"/>
        </w:rPr>
        <w:t xml:space="preserve"> discrepancy</w:t>
      </w:r>
      <w:ins w:id="2372" w:author="Benton, Deon" w:date="2026-03-25T10:41:00Z" w16du:dateUtc="2026-03-25T15:41:00Z">
        <w:r w:rsidR="005D567A">
          <w:rPr>
            <w:rFonts w:ascii="Times New Roman" w:hAnsi="Times New Roman" w:cs="Times New Roman"/>
          </w:rPr>
          <w:t xml:space="preserve"> between infants’ internal representations of an external stimulus and the external stimulus itself</w:t>
        </w:r>
      </w:ins>
      <w:r w:rsidR="00E32B52">
        <w:rPr>
          <w:rFonts w:ascii="Times New Roman" w:hAnsi="Times New Roman" w:cs="Times New Roman"/>
        </w:rPr>
        <w:t xml:space="preserve"> is resolved </w:t>
      </w:r>
      <w:ins w:id="2373" w:author="Benton, Deon" w:date="2026-03-02T15:21:00Z" w16du:dateUtc="2026-03-02T21:21:00Z">
        <w:r w:rsidR="00723920">
          <w:rPr>
            <w:rFonts w:ascii="Times New Roman" w:hAnsi="Times New Roman" w:cs="Times New Roman"/>
          </w:rPr>
          <w:t xml:space="preserve">that infants </w:t>
        </w:r>
      </w:ins>
      <w:ins w:id="2374" w:author="Benton, Deon" w:date="2026-04-08T15:06:00Z" w16du:dateUtc="2026-04-08T20:06:00Z">
        <w:r w:rsidR="0048221D">
          <w:rPr>
            <w:rFonts w:ascii="Times New Roman" w:hAnsi="Times New Roman" w:cs="Times New Roman"/>
          </w:rPr>
          <w:t>ar</w:t>
        </w:r>
      </w:ins>
      <w:ins w:id="2375" w:author="Benton, Deon" w:date="2026-04-08T15:07:00Z" w16du:dateUtc="2026-04-08T20:07:00Z">
        <w:r w:rsidR="0048221D">
          <w:rPr>
            <w:rFonts w:ascii="Times New Roman" w:hAnsi="Times New Roman" w:cs="Times New Roman"/>
          </w:rPr>
          <w:t xml:space="preserve">e thought to </w:t>
        </w:r>
      </w:ins>
      <w:ins w:id="2376" w:author="Benton, Deon" w:date="2026-03-02T15:21:00Z" w16du:dateUtc="2026-03-02T21:21:00Z">
        <w:r w:rsidR="00723920">
          <w:rPr>
            <w:rFonts w:ascii="Times New Roman" w:hAnsi="Times New Roman" w:cs="Times New Roman"/>
          </w:rPr>
          <w:t>disengage f</w:t>
        </w:r>
      </w:ins>
      <w:ins w:id="2377" w:author="Benton, Deon" w:date="2026-03-02T15:22:00Z" w16du:dateUtc="2026-03-02T21:22:00Z">
        <w:r w:rsidR="00723920">
          <w:rPr>
            <w:rFonts w:ascii="Times New Roman" w:hAnsi="Times New Roman" w:cs="Times New Roman"/>
          </w:rPr>
          <w:t xml:space="preserve">rom the external stimulus and turn their attention </w:t>
        </w:r>
      </w:ins>
      <w:ins w:id="2378" w:author="Benton, Deon" w:date="2026-04-08T15:07:00Z" w16du:dateUtc="2026-04-08T20:07:00Z">
        <w:r w:rsidR="009D49F1">
          <w:rPr>
            <w:rFonts w:ascii="Times New Roman" w:hAnsi="Times New Roman" w:cs="Times New Roman"/>
          </w:rPr>
          <w:t>elsewhere</w:t>
        </w:r>
      </w:ins>
      <w:ins w:id="2379" w:author="Benton, Deon" w:date="2026-03-02T15:22:00Z" w16du:dateUtc="2026-03-02T21:22:00Z">
        <w:r w:rsidR="00723920">
          <w:rPr>
            <w:rFonts w:ascii="Times New Roman" w:hAnsi="Times New Roman" w:cs="Times New Roman"/>
          </w:rPr>
          <w:t xml:space="preserve">. </w:t>
        </w:r>
      </w:ins>
    </w:p>
    <w:p w14:paraId="56CB88D3" w14:textId="5B822443" w:rsidR="001547A5" w:rsidRDefault="008F2452" w:rsidP="007F7477">
      <w:pPr>
        <w:spacing w:line="480" w:lineRule="auto"/>
        <w:ind w:firstLine="720"/>
        <w:contextualSpacing/>
        <w:rPr>
          <w:rFonts w:ascii="Times New Roman" w:hAnsi="Times New Roman" w:cs="Times New Roman"/>
        </w:rPr>
      </w:pPr>
      <w:ins w:id="2380" w:author="Benton, Deon" w:date="2026-04-08T15:07:00Z" w16du:dateUtc="2026-04-08T20:07:00Z">
        <w:r>
          <w:rPr>
            <w:rFonts w:ascii="Times New Roman" w:hAnsi="Times New Roman" w:cs="Times New Roman"/>
          </w:rPr>
          <w:t>An analogous</w:t>
        </w:r>
      </w:ins>
      <w:ins w:id="2381" w:author="Benton, Deon" w:date="2026-03-02T15:22:00Z" w16du:dateUtc="2026-03-02T21:22:00Z">
        <w:r w:rsidR="009915E8">
          <w:rPr>
            <w:rFonts w:ascii="Times New Roman" w:hAnsi="Times New Roman" w:cs="Times New Roman"/>
          </w:rPr>
          <w:t xml:space="preserve"> process </w:t>
        </w:r>
      </w:ins>
      <w:ins w:id="2382" w:author="Benton, Deon" w:date="2026-04-08T15:07:00Z" w16du:dateUtc="2026-04-08T20:07:00Z">
        <w:r>
          <w:rPr>
            <w:rFonts w:ascii="Times New Roman" w:hAnsi="Times New Roman" w:cs="Times New Roman"/>
          </w:rPr>
          <w:t>occurs in</w:t>
        </w:r>
      </w:ins>
      <w:ins w:id="2383" w:author="Benton, Deon" w:date="2026-03-02T15:22:00Z" w16du:dateUtc="2026-03-02T21:22:00Z">
        <w:r w:rsidR="009915E8">
          <w:rPr>
            <w:rFonts w:ascii="Times New Roman" w:hAnsi="Times New Roman" w:cs="Times New Roman"/>
          </w:rPr>
          <w:t xml:space="preserve"> autoencoder models. </w:t>
        </w:r>
      </w:ins>
      <w:ins w:id="2384" w:author="Benton, Deon" w:date="2026-03-02T15:23:00Z" w16du:dateUtc="2026-03-02T21:23:00Z">
        <w:r w:rsidR="009915E8">
          <w:rPr>
            <w:rFonts w:ascii="Times New Roman" w:hAnsi="Times New Roman" w:cs="Times New Roman"/>
          </w:rPr>
          <w:t xml:space="preserve">Recall that </w:t>
        </w:r>
        <w:proofErr w:type="gramStart"/>
        <w:r w:rsidR="009915E8">
          <w:rPr>
            <w:rFonts w:ascii="Times New Roman" w:hAnsi="Times New Roman" w:cs="Times New Roman"/>
          </w:rPr>
          <w:t>the</w:t>
        </w:r>
      </w:ins>
      <w:ins w:id="2385" w:author="Benton, Deon" w:date="2026-04-09T12:38:00Z" w16du:dateUtc="2026-04-09T17:38:00Z">
        <w:r w:rsidR="00DD265A">
          <w:rPr>
            <w:rFonts w:ascii="Times New Roman" w:hAnsi="Times New Roman" w:cs="Times New Roman"/>
          </w:rPr>
          <w:t xml:space="preserve"> these</w:t>
        </w:r>
        <w:proofErr w:type="gramEnd"/>
        <w:r w:rsidR="00DD265A">
          <w:rPr>
            <w:rFonts w:ascii="Times New Roman" w:hAnsi="Times New Roman" w:cs="Times New Roman"/>
          </w:rPr>
          <w:t xml:space="preserve"> models are tasked with reproducing</w:t>
        </w:r>
      </w:ins>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ins w:id="2386" w:author="Benton, Deon" w:date="2026-03-02T15:24:00Z" w16du:dateUtc="2026-03-02T21:24:00Z">
        <w:r w:rsidR="00354B64">
          <w:rPr>
            <w:rFonts w:ascii="Times New Roman" w:hAnsi="Times New Roman" w:cs="Times New Roman"/>
          </w:rPr>
          <w:t xml:space="preserve"> This input is akin to an external stimulus. To achieve this </w:t>
        </w:r>
      </w:ins>
      <w:ins w:id="2387" w:author="Benton, Deon" w:date="2026-03-02T15:28:00Z" w16du:dateUtc="2026-03-02T21:28:00Z">
        <w:r w:rsidR="000A0E69">
          <w:rPr>
            <w:rFonts w:ascii="Times New Roman" w:hAnsi="Times New Roman" w:cs="Times New Roman"/>
          </w:rPr>
          <w:t>objective, these</w:t>
        </w:r>
      </w:ins>
      <w:ins w:id="2388" w:author="Benton, Deon" w:date="2026-03-02T15:25:00Z" w16du:dateUtc="2026-03-02T21:25:00Z">
        <w:r w:rsidR="00354B64">
          <w:rPr>
            <w:rFonts w:ascii="Times New Roman" w:hAnsi="Times New Roman" w:cs="Times New Roman"/>
          </w:rPr>
          <w:t xml:space="preserve"> networks must</w:t>
        </w:r>
      </w:ins>
      <w:r w:rsidR="00863608">
        <w:rPr>
          <w:rFonts w:ascii="Times New Roman" w:hAnsi="Times New Roman" w:cs="Times New Roman"/>
        </w:rPr>
        <w:t xml:space="preserve"> gradually </w:t>
      </w:r>
      <w:ins w:id="2389" w:author="Benton, Deon" w:date="2026-03-02T15:25:00Z" w16du:dateUtc="2026-03-02T21:25:00Z">
        <w:r w:rsidR="00354B64">
          <w:rPr>
            <w:rFonts w:ascii="Times New Roman" w:hAnsi="Times New Roman" w:cs="Times New Roman"/>
          </w:rPr>
          <w:t>adjust their</w:t>
        </w:r>
      </w:ins>
      <w:r w:rsidR="00863608">
        <w:rPr>
          <w:rFonts w:ascii="Times New Roman" w:hAnsi="Times New Roman" w:cs="Times New Roman"/>
        </w:rPr>
        <w:t xml:space="preserve"> </w:t>
      </w:r>
      <w:ins w:id="2390" w:author="Benton, Deon" w:date="2026-04-09T12:41:00Z" w16du:dateUtc="2026-04-09T17:41:00Z">
        <w:r w:rsidR="0081258F">
          <w:rPr>
            <w:rFonts w:ascii="Times New Roman" w:hAnsi="Times New Roman" w:cs="Times New Roman"/>
          </w:rPr>
          <w:t>“</w:t>
        </w:r>
      </w:ins>
      <w:r w:rsidR="00E10136">
        <w:rPr>
          <w:rFonts w:ascii="Times New Roman" w:hAnsi="Times New Roman" w:cs="Times New Roman"/>
        </w:rPr>
        <w:t>hidden</w:t>
      </w:r>
      <w:ins w:id="2391" w:author="Benton, Deon" w:date="2026-04-09T12:41:00Z" w16du:dateUtc="2026-04-09T17:41:00Z">
        <w:r w:rsidR="0081258F">
          <w:rPr>
            <w:rFonts w:ascii="Times New Roman" w:hAnsi="Times New Roman" w:cs="Times New Roman"/>
          </w:rPr>
          <w:t>”</w:t>
        </w:r>
      </w:ins>
      <w:r w:rsidR="00863608">
        <w:rPr>
          <w:rFonts w:ascii="Times New Roman" w:hAnsi="Times New Roman" w:cs="Times New Roman"/>
        </w:rPr>
        <w:t xml:space="preserve"> representations</w:t>
      </w:r>
      <w:ins w:id="2392" w:author="Benton, Deon" w:date="2026-03-02T15:29:00Z" w16du:dateUtc="2026-03-02T21:29:00Z">
        <w:r w:rsidR="00E50B4C">
          <w:rPr>
            <w:rFonts w:ascii="Times New Roman" w:hAnsi="Times New Roman" w:cs="Times New Roman"/>
          </w:rPr>
          <w:t xml:space="preserve"> </w:t>
        </w:r>
      </w:ins>
      <w:r w:rsidR="00863608">
        <w:rPr>
          <w:rFonts w:ascii="Times New Roman" w:hAnsi="Times New Roman" w:cs="Times New Roman"/>
        </w:rPr>
        <w:t xml:space="preserve">until </w:t>
      </w:r>
      <w:ins w:id="2393" w:author="Benton, Deon" w:date="2026-04-09T12:42:00Z" w16du:dateUtc="2026-04-09T17:42:00Z">
        <w:r w:rsidR="0081258F">
          <w:rPr>
            <w:rFonts w:ascii="Times New Roman" w:hAnsi="Times New Roman" w:cs="Times New Roman"/>
          </w:rPr>
          <w:t xml:space="preserve">they are </w:t>
        </w:r>
      </w:ins>
      <w:r w:rsidR="00863608">
        <w:rPr>
          <w:rFonts w:ascii="Times New Roman" w:hAnsi="Times New Roman" w:cs="Times New Roman"/>
        </w:rPr>
        <w:t>sufficient to reproduce that input at the output.</w:t>
      </w:r>
      <w:r w:rsidR="00C26EA0">
        <w:rPr>
          <w:rFonts w:ascii="Times New Roman" w:hAnsi="Times New Roman" w:cs="Times New Roman"/>
        </w:rPr>
        <w:t xml:space="preserve"> </w:t>
      </w:r>
      <w:ins w:id="2394" w:author="Benton, Deon" w:date="2026-03-02T15:28:00Z" w16du:dateUtc="2026-03-02T21:28:00Z">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w:t>
        </w:r>
      </w:ins>
      <w:ins w:id="2395" w:author="Benton, Deon" w:date="2026-03-02T15:29:00Z" w16du:dateUtc="2026-03-02T21:29:00Z">
        <w:r w:rsidR="00E50B4C">
          <w:rPr>
            <w:rFonts w:ascii="Times New Roman" w:hAnsi="Times New Roman" w:cs="Times New Roman"/>
          </w:rPr>
          <w:t xml:space="preserve">the model’s internal representation of the input. </w:t>
        </w:r>
      </w:ins>
      <w:ins w:id="2396" w:author="Benton, Deon" w:date="2026-03-02T15:26:00Z" w16du:dateUtc="2026-03-02T21:26:00Z">
        <w:r w:rsidR="000A0E69">
          <w:rPr>
            <w:rFonts w:ascii="Times New Roman" w:hAnsi="Times New Roman" w:cs="Times New Roman"/>
          </w:rPr>
          <w:t>Given that learning continues until the network is able rel</w:t>
        </w:r>
      </w:ins>
      <w:ins w:id="2397" w:author="Benton, Deon" w:date="2026-03-02T15:27:00Z" w16du:dateUtc="2026-03-02T21:27:00Z">
        <w:r w:rsidR="000A0E69">
          <w:rPr>
            <w:rFonts w:ascii="Times New Roman" w:hAnsi="Times New Roman" w:cs="Times New Roman"/>
          </w:rPr>
          <w:t>iably to reproduce the input at the output layer</w:t>
        </w:r>
      </w:ins>
      <w:ins w:id="2398" w:author="Benton, Deon" w:date="2026-03-02T15:52:00Z" w16du:dateUtc="2026-03-02T21:52:00Z">
        <w:r w:rsidR="00630D64">
          <w:rPr>
            <w:rFonts w:ascii="Times New Roman" w:hAnsi="Times New Roman" w:cs="Times New Roman"/>
          </w:rPr>
          <w:t>,</w:t>
        </w:r>
      </w:ins>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ins w:id="2399" w:author="Benton, Deon" w:date="2026-03-02T15:27:00Z" w16du:dateUtc="2026-03-02T21:27:00Z">
        <w:r w:rsidR="000A0E69">
          <w:rPr>
            <w:rFonts w:ascii="Times New Roman" w:hAnsi="Times New Roman" w:cs="Times New Roman"/>
          </w:rPr>
          <w:t>much like infant looking to an external stimulus will remain high</w:t>
        </w:r>
      </w:ins>
      <w:r w:rsidR="00E10136">
        <w:rPr>
          <w:rFonts w:ascii="Times New Roman" w:hAnsi="Times New Roman" w:cs="Times New Roman"/>
        </w:rPr>
        <w:t>)</w:t>
      </w:r>
      <w:r w:rsidR="00FD7FD0">
        <w:rPr>
          <w:rFonts w:ascii="Times New Roman" w:hAnsi="Times New Roman" w:cs="Times New Roman"/>
        </w:rPr>
        <w:t xml:space="preserve"> until the discrepancy</w:t>
      </w:r>
      <w:ins w:id="2400" w:author="Benton, Deon" w:date="2026-03-02T15:53:00Z" w16du:dateUtc="2026-03-02T21:53:00Z">
        <w:r w:rsidR="00F155D1">
          <w:rPr>
            <w:rFonts w:ascii="Times New Roman" w:hAnsi="Times New Roman" w:cs="Times New Roman"/>
          </w:rPr>
          <w:t xml:space="preserve"> between the input and the model’s representation of it is resolved.</w:t>
        </w:r>
      </w:ins>
      <w:r w:rsidR="00FD7FD0">
        <w:rPr>
          <w:rFonts w:ascii="Times New Roman" w:hAnsi="Times New Roman" w:cs="Times New Roman"/>
        </w:rPr>
        <w:t xml:space="preserve"> </w:t>
      </w:r>
    </w:p>
    <w:p w14:paraId="360CBDC1" w14:textId="106EC3E2" w:rsidR="00CE5085" w:rsidRDefault="001D4A75" w:rsidP="007F7477">
      <w:pPr>
        <w:spacing w:line="480" w:lineRule="auto"/>
        <w:ind w:firstLine="720"/>
        <w:contextualSpacing/>
        <w:rPr>
          <w:ins w:id="2401" w:author="Benton, Deon" w:date="2026-03-25T10:54:00Z" w16du:dateUtc="2026-03-25T15:54:00Z"/>
          <w:rFonts w:ascii="Times New Roman" w:hAnsi="Times New Roman" w:cs="Times New Roman"/>
        </w:rPr>
      </w:pPr>
      <w:ins w:id="2402" w:author="Benton, Deon" w:date="2026-03-03T13:28:00Z" w16du:dateUtc="2026-03-03T19:28:00Z">
        <w:r>
          <w:rPr>
            <w:rFonts w:ascii="Times New Roman" w:hAnsi="Times New Roman" w:cs="Times New Roman"/>
          </w:rPr>
          <w:t>The aim</w:t>
        </w:r>
      </w:ins>
      <w:ins w:id="2403" w:author="Benton, Deon" w:date="2026-03-03T14:36:00Z" w16du:dateUtc="2026-03-03T20:36:00Z">
        <w:r w:rsidR="00457D05">
          <w:rPr>
            <w:rFonts w:ascii="Times New Roman" w:hAnsi="Times New Roman" w:cs="Times New Roman"/>
          </w:rPr>
          <w:t>s</w:t>
        </w:r>
      </w:ins>
      <w:ins w:id="2404" w:author="Benton, Deon" w:date="2026-03-03T13:28:00Z" w16du:dateUtc="2026-03-03T19:28:00Z">
        <w:r>
          <w:rPr>
            <w:rFonts w:ascii="Times New Roman" w:hAnsi="Times New Roman" w:cs="Times New Roman"/>
          </w:rPr>
          <w:t xml:space="preserve"> of the following simulations were </w:t>
        </w:r>
      </w:ins>
      <w:ins w:id="2405" w:author="Benton, Deon" w:date="2026-03-25T10:51:00Z" w16du:dateUtc="2026-03-25T15:51:00Z">
        <w:r w:rsidR="009F2657">
          <w:rPr>
            <w:rFonts w:ascii="Times New Roman" w:hAnsi="Times New Roman" w:cs="Times New Roman"/>
          </w:rPr>
          <w:t>threefold</w:t>
        </w:r>
      </w:ins>
      <w:ins w:id="2406" w:author="Benton, Deon" w:date="2026-03-03T13:28:00Z" w16du:dateUtc="2026-03-03T19:28:00Z">
        <w:r>
          <w:rPr>
            <w:rFonts w:ascii="Times New Roman" w:hAnsi="Times New Roman" w:cs="Times New Roman"/>
          </w:rPr>
          <w:t>.</w:t>
        </w:r>
      </w:ins>
      <w:ins w:id="2407" w:author="Benton, Deon" w:date="2026-03-03T13:29:00Z" w16du:dateUtc="2026-03-03T19:29:00Z">
        <w:r>
          <w:rPr>
            <w:rFonts w:ascii="Times New Roman" w:hAnsi="Times New Roman" w:cs="Times New Roman"/>
          </w:rPr>
          <w:t xml:space="preserve"> </w:t>
        </w:r>
      </w:ins>
      <w:ins w:id="2408" w:author="Benton, Deon" w:date="2026-03-03T13:38:00Z" w16du:dateUtc="2026-03-03T19:38:00Z">
        <w:r w:rsidR="00D4193A">
          <w:rPr>
            <w:rFonts w:ascii="Times New Roman" w:hAnsi="Times New Roman" w:cs="Times New Roman"/>
          </w:rPr>
          <w:t>The first</w:t>
        </w:r>
      </w:ins>
      <w:ins w:id="2409" w:author="Benton, Deon" w:date="2026-03-03T13:40:00Z" w16du:dateUtc="2026-03-03T19:40:00Z">
        <w:r w:rsidR="00A94D82">
          <w:rPr>
            <w:rFonts w:ascii="Times New Roman" w:hAnsi="Times New Roman" w:cs="Times New Roman"/>
          </w:rPr>
          <w:t>—and most important—</w:t>
        </w:r>
      </w:ins>
      <w:ins w:id="2410" w:author="Benton, Deon" w:date="2026-03-09T19:00:00Z" w16du:dateUtc="2026-03-10T00:00:00Z">
        <w:r w:rsidR="00E31864">
          <w:rPr>
            <w:rFonts w:ascii="Times New Roman" w:hAnsi="Times New Roman" w:cs="Times New Roman"/>
          </w:rPr>
          <w:t>aim</w:t>
        </w:r>
      </w:ins>
      <w:ins w:id="2411" w:author="Benton, Deon" w:date="2026-03-03T13:38:00Z" w16du:dateUtc="2026-03-03T19:38:00Z">
        <w:r w:rsidR="00D4193A">
          <w:rPr>
            <w:rFonts w:ascii="Times New Roman" w:hAnsi="Times New Roman" w:cs="Times New Roman"/>
          </w:rPr>
          <w:t xml:space="preserve"> was </w:t>
        </w:r>
      </w:ins>
      <w:ins w:id="2412" w:author="Benton, Deon" w:date="2026-03-03T13:29:00Z" w16du:dateUtc="2026-03-03T19:29:00Z">
        <w:r>
          <w:rPr>
            <w:rFonts w:ascii="Times New Roman" w:hAnsi="Times New Roman" w:cs="Times New Roman"/>
          </w:rPr>
          <w:t xml:space="preserve">to determine whether </w:t>
        </w:r>
      </w:ins>
      <w:ins w:id="2413" w:author="Benton, Deon" w:date="2026-03-03T13:30:00Z" w16du:dateUtc="2026-03-03T19:30:00Z">
        <w:r w:rsidR="00102DDA">
          <w:rPr>
            <w:rFonts w:ascii="Times New Roman" w:hAnsi="Times New Roman" w:cs="Times New Roman"/>
          </w:rPr>
          <w:t xml:space="preserve">ALIAS—a connectionist computational instantiation of the </w:t>
        </w:r>
      </w:ins>
      <w:ins w:id="2414" w:author="Benton, Deon" w:date="2026-03-03T13:40:00Z" w16du:dateUtc="2026-03-03T19:40:00Z">
        <w:r w:rsidR="00A94D82">
          <w:rPr>
            <w:rFonts w:ascii="Times New Roman" w:hAnsi="Times New Roman" w:cs="Times New Roman"/>
          </w:rPr>
          <w:t xml:space="preserve">current </w:t>
        </w:r>
      </w:ins>
      <w:ins w:id="2415" w:author="Benton, Deon" w:date="2026-03-03T13:30:00Z" w16du:dateUtc="2026-03-03T19:30:00Z">
        <w:r w:rsidR="00102DDA">
          <w:rPr>
            <w:rFonts w:ascii="Times New Roman" w:hAnsi="Times New Roman" w:cs="Times New Roman"/>
          </w:rPr>
          <w:t xml:space="preserve">proposal—is sufficient to </w:t>
        </w:r>
      </w:ins>
      <w:ins w:id="2416" w:author="Benton, Deon" w:date="2026-03-03T13:32:00Z" w16du:dateUtc="2026-03-03T19:32:00Z">
        <w:r w:rsidR="00102DDA">
          <w:rPr>
            <w:rFonts w:ascii="Times New Roman" w:hAnsi="Times New Roman" w:cs="Times New Roman"/>
          </w:rPr>
          <w:t xml:space="preserve">account for a range of key findings </w:t>
        </w:r>
      </w:ins>
      <w:ins w:id="2417" w:author="Benton, Deon" w:date="2026-03-03T13:34:00Z" w16du:dateUtc="2026-03-03T19:34:00Z">
        <w:r w:rsidR="00785EE2">
          <w:rPr>
            <w:rFonts w:ascii="Times New Roman" w:hAnsi="Times New Roman" w:cs="Times New Roman"/>
          </w:rPr>
          <w:t xml:space="preserve">in </w:t>
        </w:r>
      </w:ins>
      <w:ins w:id="2418" w:author="Benton, Deon" w:date="2026-03-03T13:31:00Z" w16du:dateUtc="2026-03-03T19:31:00Z">
        <w:r w:rsidR="00102DDA">
          <w:rPr>
            <w:rFonts w:ascii="Times New Roman" w:hAnsi="Times New Roman" w:cs="Times New Roman"/>
          </w:rPr>
          <w:t xml:space="preserve">studies that </w:t>
        </w:r>
      </w:ins>
      <w:ins w:id="2419" w:author="Benton, Deon" w:date="2026-03-03T13:32:00Z" w16du:dateUtc="2026-03-03T19:32:00Z">
        <w:r w:rsidR="00102DDA">
          <w:rPr>
            <w:rFonts w:ascii="Times New Roman" w:hAnsi="Times New Roman" w:cs="Times New Roman"/>
          </w:rPr>
          <w:t xml:space="preserve">putatively assess infants’ action understanding. </w:t>
        </w:r>
      </w:ins>
      <w:ins w:id="2420" w:author="Benton, Deon" w:date="2026-03-03T13:38:00Z" w16du:dateUtc="2026-03-03T19:38:00Z">
        <w:r w:rsidR="00D4193A">
          <w:rPr>
            <w:rFonts w:ascii="Times New Roman" w:hAnsi="Times New Roman" w:cs="Times New Roman"/>
          </w:rPr>
          <w:t xml:space="preserve">The second aim was to </w:t>
        </w:r>
      </w:ins>
      <w:ins w:id="2421" w:author="Benton, Deon" w:date="2026-04-06T11:29:00Z" w16du:dateUtc="2026-04-06T16:29:00Z">
        <w:r w:rsidR="00943249">
          <w:rPr>
            <w:rFonts w:ascii="Times New Roman" w:hAnsi="Times New Roman" w:cs="Times New Roman"/>
          </w:rPr>
          <w:t>assess whether, and in what contexts,</w:t>
        </w:r>
      </w:ins>
      <w:ins w:id="2422" w:author="Benton, Deon" w:date="2026-03-03T13:45:00Z" w16du:dateUtc="2026-03-03T19:45:00Z">
        <w:r w:rsidR="00EF2B5E">
          <w:rPr>
            <w:rFonts w:ascii="Times New Roman" w:hAnsi="Times New Roman" w:cs="Times New Roman"/>
          </w:rPr>
          <w:t xml:space="preserve"> ALIAS</w:t>
        </w:r>
      </w:ins>
      <w:ins w:id="2423" w:author="Benton, Deon" w:date="2026-03-25T10:47:00Z" w16du:dateUtc="2026-03-25T15:47:00Z">
        <w:r w:rsidR="001E7B88">
          <w:rPr>
            <w:rFonts w:ascii="Times New Roman" w:hAnsi="Times New Roman" w:cs="Times New Roman"/>
          </w:rPr>
          <w:t xml:space="preserve"> provides a better account of these</w:t>
        </w:r>
      </w:ins>
      <w:ins w:id="2424" w:author="Benton, Deon" w:date="2026-04-09T12:46:00Z" w16du:dateUtc="2026-04-09T17:46:00Z">
        <w:r w:rsidR="00286DB1">
          <w:rPr>
            <w:rFonts w:ascii="Times New Roman" w:hAnsi="Times New Roman" w:cs="Times New Roman"/>
          </w:rPr>
          <w:t xml:space="preserve"> </w:t>
        </w:r>
      </w:ins>
      <w:ins w:id="2425" w:author="Benton, Deon" w:date="2026-03-25T10:47:00Z" w16du:dateUtc="2026-03-25T15:47:00Z">
        <w:r w:rsidR="001E7B88">
          <w:rPr>
            <w:rFonts w:ascii="Times New Roman" w:hAnsi="Times New Roman" w:cs="Times New Roman"/>
          </w:rPr>
          <w:t>findings than</w:t>
        </w:r>
      </w:ins>
      <w:ins w:id="2426" w:author="Benton, Deon" w:date="2026-04-09T12:47:00Z" w16du:dateUtc="2026-04-09T17:47:00Z">
        <w:r w:rsidR="00286DB1">
          <w:rPr>
            <w:rFonts w:ascii="Times New Roman" w:hAnsi="Times New Roman" w:cs="Times New Roman"/>
          </w:rPr>
          <w:t xml:space="preserve"> the only other connectionist model on this topic,</w:t>
        </w:r>
      </w:ins>
      <w:ins w:id="2427" w:author="Benton, Deon" w:date="2026-03-25T10:47:00Z" w16du:dateUtc="2026-03-25T15:47:00Z">
        <w:r w:rsidR="001E7B88">
          <w:rPr>
            <w:rFonts w:ascii="Times New Roman" w:hAnsi="Times New Roman" w:cs="Times New Roman"/>
          </w:rPr>
          <w:t xml:space="preserve"> </w:t>
        </w:r>
      </w:ins>
      <w:ins w:id="2428" w:author="Benton, Deon" w:date="2026-03-25T10:48:00Z" w16du:dateUtc="2026-03-25T15:48:00Z">
        <w:r w:rsidR="001E7B88">
          <w:rPr>
            <w:rFonts w:ascii="Times New Roman" w:hAnsi="Times New Roman" w:cs="Times New Roman"/>
          </w:rPr>
          <w:t xml:space="preserve">OM10, and an extension of </w:t>
        </w:r>
      </w:ins>
      <w:ins w:id="2429" w:author="Benton, Deon" w:date="2026-03-25T10:49:00Z" w16du:dateUtc="2026-03-25T15:49:00Z">
        <w:r w:rsidR="00182A6D">
          <w:rPr>
            <w:rFonts w:ascii="Times New Roman" w:hAnsi="Times New Roman" w:cs="Times New Roman"/>
          </w:rPr>
          <w:t>this model</w:t>
        </w:r>
      </w:ins>
      <w:ins w:id="2430" w:author="Benton, Deon" w:date="2026-03-25T10:48:00Z" w16du:dateUtc="2026-03-25T15:48:00Z">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ins>
      <w:ins w:id="2431" w:author="Benton, Deon" w:date="2026-03-25T10:47:00Z" w16du:dateUtc="2026-03-25T15:47:00Z">
        <w:r w:rsidR="001E7B88">
          <w:rPr>
            <w:rFonts w:ascii="Times New Roman" w:hAnsi="Times New Roman" w:cs="Times New Roman"/>
          </w:rPr>
          <w:t xml:space="preserve"> </w:t>
        </w:r>
      </w:ins>
      <w:ins w:id="2432" w:author="Benton, Deon" w:date="2026-03-25T10:49:00Z" w16du:dateUtc="2026-03-25T15:49:00Z">
        <w:r w:rsidR="00182A6D">
          <w:rPr>
            <w:rFonts w:ascii="Times New Roman" w:hAnsi="Times New Roman" w:cs="Times New Roman"/>
          </w:rPr>
          <w:t xml:space="preserve"> Given tha</w:t>
        </w:r>
      </w:ins>
      <w:ins w:id="2433" w:author="Benton, Deon" w:date="2026-03-25T10:50:00Z" w16du:dateUtc="2026-03-25T15:50:00Z">
        <w:r w:rsidR="00182A6D">
          <w:rPr>
            <w:rFonts w:ascii="Times New Roman" w:hAnsi="Times New Roman" w:cs="Times New Roman"/>
          </w:rPr>
          <w:t>t</w:t>
        </w:r>
        <w:r w:rsidR="009F2657">
          <w:rPr>
            <w:rFonts w:ascii="Times New Roman" w:hAnsi="Times New Roman" w:cs="Times New Roman"/>
          </w:rPr>
          <w:t xml:space="preserve"> the current account assumes that </w:t>
        </w:r>
      </w:ins>
      <w:ins w:id="2434" w:author="Benton, Deon" w:date="2026-03-25T10:51:00Z" w16du:dateUtc="2026-03-25T15:51:00Z">
        <w:r w:rsidR="009F2657">
          <w:rPr>
            <w:rFonts w:ascii="Times New Roman" w:hAnsi="Times New Roman" w:cs="Times New Roman"/>
          </w:rPr>
          <w:t xml:space="preserve">the spatial arrangement of barriers and arced motion has important implications on how infants process action events, the </w:t>
        </w:r>
      </w:ins>
      <w:ins w:id="2435" w:author="Benton, Deon" w:date="2026-03-03T16:14:00Z" w16du:dateUtc="2026-03-03T22:14:00Z">
        <w:r w:rsidR="00BC6780">
          <w:rPr>
            <w:rFonts w:ascii="Times New Roman" w:hAnsi="Times New Roman" w:cs="Times New Roman"/>
          </w:rPr>
          <w:t>final</w:t>
        </w:r>
      </w:ins>
      <w:ins w:id="2436" w:author="Benton, Deon" w:date="2026-03-03T14:22:00Z" w16du:dateUtc="2026-03-03T20:22:00Z">
        <w:r w:rsidR="005F3F02">
          <w:rPr>
            <w:rFonts w:ascii="Times New Roman" w:hAnsi="Times New Roman" w:cs="Times New Roman"/>
          </w:rPr>
          <w:t xml:space="preserve"> aim was to determine </w:t>
        </w:r>
      </w:ins>
      <w:ins w:id="2437" w:author="Benton, Deon" w:date="2026-03-03T14:23:00Z" w16du:dateUtc="2026-03-03T20:23:00Z">
        <w:r w:rsidR="005F3F02">
          <w:rPr>
            <w:rFonts w:ascii="Times New Roman" w:hAnsi="Times New Roman" w:cs="Times New Roman"/>
          </w:rPr>
          <w:t xml:space="preserve">whether it </w:t>
        </w:r>
      </w:ins>
      <w:ins w:id="2438" w:author="Benton, Deon" w:date="2026-03-03T14:25:00Z" w16du:dateUtc="2026-03-03T20:25:00Z">
        <w:r w:rsidR="00A1134F">
          <w:rPr>
            <w:rFonts w:ascii="Times New Roman" w:hAnsi="Times New Roman" w:cs="Times New Roman"/>
          </w:rPr>
          <w:t>was</w:t>
        </w:r>
      </w:ins>
      <w:ins w:id="2439" w:author="Benton, Deon" w:date="2026-03-03T14:23:00Z" w16du:dateUtc="2026-03-03T20:23:00Z">
        <w:r w:rsidR="005F3F02">
          <w:rPr>
            <w:rFonts w:ascii="Times New Roman" w:hAnsi="Times New Roman" w:cs="Times New Roman"/>
          </w:rPr>
          <w:t xml:space="preserve"> necessary to </w:t>
        </w:r>
        <w:r w:rsidR="005F3F02">
          <w:rPr>
            <w:rFonts w:ascii="Times New Roman" w:hAnsi="Times New Roman" w:cs="Times New Roman"/>
          </w:rPr>
          <w:lastRenderedPageBreak/>
          <w:t>assume that</w:t>
        </w:r>
      </w:ins>
      <w:ins w:id="2440" w:author="Benton, Deon" w:date="2026-04-09T14:19:00Z" w16du:dateUtc="2026-04-09T19:19:00Z">
        <w:r w:rsidR="00E67ED9">
          <w:rPr>
            <w:rFonts w:ascii="Times New Roman" w:hAnsi="Times New Roman" w:cs="Times New Roman"/>
          </w:rPr>
          <w:t xml:space="preserve"> peripherally located</w:t>
        </w:r>
      </w:ins>
      <w:ins w:id="2441" w:author="Benton, Deon" w:date="2026-03-03T14:23:00Z" w16du:dateUtc="2026-03-03T20:23:00Z">
        <w:r w:rsidR="005F3F02">
          <w:rPr>
            <w:rFonts w:ascii="Times New Roman" w:hAnsi="Times New Roman" w:cs="Times New Roman"/>
          </w:rPr>
          <w:t xml:space="preserve"> </w:t>
        </w:r>
        <w:r w:rsidR="001C3E68">
          <w:rPr>
            <w:rFonts w:ascii="Times New Roman" w:hAnsi="Times New Roman" w:cs="Times New Roman"/>
          </w:rPr>
          <w:t>obstacles</w:t>
        </w:r>
      </w:ins>
      <w:ins w:id="2442" w:author="Benton, Deon" w:date="2026-03-03T14:24:00Z" w16du:dateUtc="2026-03-03T20:24:00Z">
        <w:r w:rsidR="001C3E68">
          <w:rPr>
            <w:rFonts w:ascii="Times New Roman" w:hAnsi="Times New Roman" w:cs="Times New Roman"/>
          </w:rPr>
          <w:t xml:space="preserve"> </w:t>
        </w:r>
      </w:ins>
      <w:ins w:id="2443" w:author="Benton, Deon" w:date="2026-04-09T14:19:00Z" w16du:dateUtc="2026-04-09T19:19:00Z">
        <w:r w:rsidR="00E67ED9">
          <w:rPr>
            <w:rFonts w:ascii="Times New Roman" w:hAnsi="Times New Roman" w:cs="Times New Roman"/>
          </w:rPr>
          <w:t>espouse reduced salience.</w:t>
        </w:r>
      </w:ins>
      <w:ins w:id="2444" w:author="Benton, Deon" w:date="2026-04-09T12:48:00Z" w16du:dateUtc="2026-04-09T17:48:00Z">
        <w:r w:rsidR="00286DB1">
          <w:rPr>
            <w:rFonts w:ascii="Times New Roman" w:hAnsi="Times New Roman" w:cs="Times New Roman"/>
          </w:rPr>
          <w:t xml:space="preserve"> </w:t>
        </w:r>
      </w:ins>
      <w:ins w:id="2445" w:author="Benton, Deon" w:date="2026-03-25T10:52:00Z" w16du:dateUtc="2026-03-25T15:52:00Z">
        <w:r w:rsidR="000C1789">
          <w:rPr>
            <w:rFonts w:ascii="Times New Roman" w:hAnsi="Times New Roman" w:cs="Times New Roman"/>
          </w:rPr>
          <w:t xml:space="preserve">To this end, the performance of ALIAS was compared to a version of this model </w:t>
        </w:r>
      </w:ins>
      <w:ins w:id="2446" w:author="Benton, Deon" w:date="2026-04-06T11:30:00Z" w16du:dateUtc="2026-04-06T16:30:00Z">
        <w:r w:rsidR="00E657C1">
          <w:rPr>
            <w:rFonts w:ascii="Times New Roman" w:hAnsi="Times New Roman" w:cs="Times New Roman"/>
          </w:rPr>
          <w:t xml:space="preserve">that did not implement </w:t>
        </w:r>
      </w:ins>
      <w:ins w:id="2447" w:author="Benton, Deon" w:date="2026-04-09T14:20:00Z" w16du:dateUtc="2026-04-09T19:20:00Z">
        <w:r w:rsidR="00E67ED9">
          <w:rPr>
            <w:rFonts w:ascii="Times New Roman" w:hAnsi="Times New Roman" w:cs="Times New Roman"/>
          </w:rPr>
          <w:t xml:space="preserve">such </w:t>
        </w:r>
      </w:ins>
      <w:ins w:id="2448" w:author="Benton, Deon" w:date="2026-04-06T11:30:00Z" w16du:dateUtc="2026-04-06T16:30:00Z">
        <w:r w:rsidR="00E657C1">
          <w:rPr>
            <w:rFonts w:ascii="Times New Roman" w:hAnsi="Times New Roman" w:cs="Times New Roman"/>
          </w:rPr>
          <w:t>differential salience</w:t>
        </w:r>
      </w:ins>
      <w:ins w:id="2449" w:author="Benton, Deon" w:date="2026-04-09T13:45:00Z" w16du:dateUtc="2026-04-09T18:45:00Z">
        <w:r w:rsidR="00874A5C">
          <w:rPr>
            <w:rFonts w:ascii="Times New Roman" w:hAnsi="Times New Roman" w:cs="Times New Roman"/>
          </w:rPr>
          <w:t>, ALIAS-2</w:t>
        </w:r>
      </w:ins>
      <w:ins w:id="2450" w:author="Benton, Deon" w:date="2026-03-25T10:54:00Z" w16du:dateUtc="2026-03-25T15:54:00Z">
        <w:r w:rsidR="00390F91">
          <w:rPr>
            <w:rFonts w:ascii="Times New Roman" w:hAnsi="Times New Roman" w:cs="Times New Roman"/>
          </w:rPr>
          <w:t xml:space="preserve">. </w:t>
        </w:r>
      </w:ins>
      <w:ins w:id="2451" w:author="Benton, Deon" w:date="2026-03-03T14:26:00Z" w16du:dateUtc="2026-03-03T20:26:00Z">
        <w:r w:rsidR="00A1134F">
          <w:rPr>
            <w:rFonts w:ascii="Times New Roman" w:hAnsi="Times New Roman" w:cs="Times New Roman"/>
          </w:rPr>
          <w:t xml:space="preserve">If ALIAS </w:t>
        </w:r>
      </w:ins>
      <w:ins w:id="2452" w:author="Benton, Deon" w:date="2026-04-09T14:20:00Z" w16du:dateUtc="2026-04-09T19:20:00Z">
        <w:r w:rsidR="00E67ED9">
          <w:rPr>
            <w:rFonts w:ascii="Times New Roman" w:hAnsi="Times New Roman" w:cs="Times New Roman"/>
          </w:rPr>
          <w:t>provides a better account for t</w:t>
        </w:r>
      </w:ins>
      <w:ins w:id="2453" w:author="Benton, Deon" w:date="2026-04-09T14:21:00Z" w16du:dateUtc="2026-04-09T19:21:00Z">
        <w:r w:rsidR="00E67ED9">
          <w:rPr>
            <w:rFonts w:ascii="Times New Roman" w:hAnsi="Times New Roman" w:cs="Times New Roman"/>
          </w:rPr>
          <w:t>he five f</w:t>
        </w:r>
      </w:ins>
      <w:ins w:id="2454" w:author="Benton, Deon" w:date="2026-04-09T14:20:00Z" w16du:dateUtc="2026-04-09T19:20:00Z">
        <w:r w:rsidR="00E67ED9">
          <w:rPr>
            <w:rFonts w:ascii="Times New Roman" w:hAnsi="Times New Roman" w:cs="Times New Roman"/>
          </w:rPr>
          <w:t>indings</w:t>
        </w:r>
      </w:ins>
      <w:ins w:id="2455" w:author="Benton, Deon" w:date="2026-04-09T14:21:00Z" w16du:dateUtc="2026-04-09T19:21:00Z">
        <w:r w:rsidR="00E67ED9">
          <w:rPr>
            <w:rFonts w:ascii="Times New Roman" w:hAnsi="Times New Roman" w:cs="Times New Roman"/>
          </w:rPr>
          <w:t xml:space="preserve"> that are the targets of the current series of simulations than ALIAS-2</w:t>
        </w:r>
      </w:ins>
      <w:ins w:id="2456" w:author="Benton, Deon" w:date="2026-03-03T14:27:00Z" w16du:dateUtc="2026-03-03T20:27:00Z">
        <w:r w:rsidR="00371F66">
          <w:rPr>
            <w:rFonts w:ascii="Times New Roman" w:hAnsi="Times New Roman" w:cs="Times New Roman"/>
          </w:rPr>
          <w:t xml:space="preserve">, </w:t>
        </w:r>
      </w:ins>
      <w:ins w:id="2457" w:author="Benton, Deon" w:date="2026-03-03T14:35:00Z" w16du:dateUtc="2026-03-03T20:35:00Z">
        <w:r w:rsidR="00F92D7F">
          <w:rPr>
            <w:rFonts w:ascii="Times New Roman" w:hAnsi="Times New Roman" w:cs="Times New Roman"/>
          </w:rPr>
          <w:t xml:space="preserve">then </w:t>
        </w:r>
      </w:ins>
      <w:ins w:id="2458" w:author="Benton, Deon" w:date="2026-03-03T14:27:00Z" w16du:dateUtc="2026-03-03T20:27:00Z">
        <w:r w:rsidR="00371F66">
          <w:rPr>
            <w:rFonts w:ascii="Times New Roman" w:hAnsi="Times New Roman" w:cs="Times New Roman"/>
          </w:rPr>
          <w:t>this would suggest that salience</w:t>
        </w:r>
      </w:ins>
      <w:ins w:id="2459" w:author="Benton, Deon" w:date="2026-03-03T14:30:00Z" w16du:dateUtc="2026-03-03T20:30:00Z">
        <w:r w:rsidR="005048EE">
          <w:rPr>
            <w:rFonts w:ascii="Times New Roman" w:hAnsi="Times New Roman" w:cs="Times New Roman"/>
          </w:rPr>
          <w:t xml:space="preserve"> </w:t>
        </w:r>
      </w:ins>
      <w:ins w:id="2460" w:author="Benton, Deon" w:date="2026-04-09T14:21:00Z" w16du:dateUtc="2026-04-09T19:21:00Z">
        <w:r w:rsidR="00E67ED9">
          <w:rPr>
            <w:rFonts w:ascii="Times New Roman" w:hAnsi="Times New Roman" w:cs="Times New Roman"/>
          </w:rPr>
          <w:t xml:space="preserve">is a </w:t>
        </w:r>
      </w:ins>
      <w:ins w:id="2461" w:author="Benton, Deon" w:date="2026-04-09T14:22:00Z" w16du:dateUtc="2026-04-09T19:22:00Z">
        <w:r w:rsidR="00E67ED9">
          <w:rPr>
            <w:rFonts w:ascii="Times New Roman" w:hAnsi="Times New Roman" w:cs="Times New Roman"/>
          </w:rPr>
          <w:t>key player in</w:t>
        </w:r>
      </w:ins>
      <w:ins w:id="2462" w:author="Benton, Deon" w:date="2026-03-03T14:30:00Z" w16du:dateUtc="2026-03-03T20:30:00Z">
        <w:r w:rsidR="005048EE">
          <w:rPr>
            <w:rFonts w:ascii="Times New Roman" w:hAnsi="Times New Roman" w:cs="Times New Roman"/>
          </w:rPr>
          <w:t xml:space="preserve"> networks’ performance than</w:t>
        </w:r>
      </w:ins>
      <w:ins w:id="2463" w:author="Benton, Deon" w:date="2026-04-09T14:22:00Z" w16du:dateUtc="2026-04-09T19:22:00Z">
        <w:r w:rsidR="00E67ED9">
          <w:rPr>
            <w:rFonts w:ascii="Times New Roman" w:hAnsi="Times New Roman" w:cs="Times New Roman"/>
          </w:rPr>
          <w:t xml:space="preserve"> it is</w:t>
        </w:r>
      </w:ins>
      <w:ins w:id="2464" w:author="Benton, Deon" w:date="2026-03-03T14:30:00Z" w16du:dateUtc="2026-03-03T20:30:00Z">
        <w:r w:rsidR="005048EE">
          <w:rPr>
            <w:rFonts w:ascii="Times New Roman" w:hAnsi="Times New Roman" w:cs="Times New Roman"/>
          </w:rPr>
          <w:t xml:space="preserve"> a modeling convenience. </w:t>
        </w:r>
      </w:ins>
      <w:ins w:id="2465" w:author="Benton, Deon" w:date="2026-03-03T14:27:00Z" w16du:dateUtc="2026-03-03T20:27:00Z">
        <w:r w:rsidR="00371F66">
          <w:rPr>
            <w:rFonts w:ascii="Times New Roman" w:hAnsi="Times New Roman" w:cs="Times New Roman"/>
          </w:rPr>
          <w:t xml:space="preserve"> </w:t>
        </w:r>
      </w:ins>
    </w:p>
    <w:p w14:paraId="7BB3849B" w14:textId="5A49B8F8" w:rsidR="00524642" w:rsidRPr="00AE207C" w:rsidRDefault="00C1152B" w:rsidP="007F7477">
      <w:pPr>
        <w:spacing w:line="480" w:lineRule="auto"/>
        <w:ind w:firstLine="720"/>
        <w:contextualSpacing/>
        <w:rPr>
          <w:rFonts w:ascii="Times New Roman" w:hAnsi="Times New Roman" w:cs="Times New Roman"/>
        </w:rPr>
      </w:pPr>
      <w:ins w:id="2466" w:author="Benton, Deon" w:date="2026-03-03T14:04:00Z" w16du:dateUtc="2026-03-03T20:04:00Z">
        <w:r>
          <w:rPr>
            <w:rFonts w:ascii="Times New Roman" w:hAnsi="Times New Roman" w:cs="Times New Roman"/>
          </w:rPr>
          <w:t>All</w:t>
        </w:r>
      </w:ins>
      <w:r w:rsidR="00524642">
        <w:rPr>
          <w:rFonts w:ascii="Times New Roman" w:hAnsi="Times New Roman" w:cs="Times New Roman"/>
        </w:rPr>
        <w:t xml:space="preserve"> simulations were run using the Lens neural network simulator (Rohde, 1999). </w:t>
      </w:r>
      <w:ins w:id="2467" w:author="Benton, Deon" w:date="2026-04-09T14:22:00Z" w16du:dateUtc="2026-04-09T19:22:00Z">
        <w:r w:rsidR="00CC51FA">
          <w:rPr>
            <w:rFonts w:ascii="Times New Roman" w:hAnsi="Times New Roman" w:cs="Times New Roman"/>
          </w:rPr>
          <w:t xml:space="preserve">The full set of training </w:t>
        </w:r>
      </w:ins>
      <w:r w:rsidR="00524642">
        <w:rPr>
          <w:rFonts w:ascii="Times New Roman" w:hAnsi="Times New Roman" w:cs="Times New Roman"/>
        </w:rPr>
        <w:t>and testing files</w:t>
      </w:r>
      <w:r w:rsidR="00FA78E9">
        <w:rPr>
          <w:rFonts w:ascii="Times New Roman" w:hAnsi="Times New Roman" w:cs="Times New Roman"/>
        </w:rPr>
        <w:t>, including data from the simulations</w:t>
      </w:r>
      <w:ins w:id="2468" w:author="Benton, Deon" w:date="2026-04-09T14:22:00Z" w16du:dateUtc="2026-04-09T19:22:00Z">
        <w:r w:rsidR="00CC51FA">
          <w:rPr>
            <w:rFonts w:ascii="Times New Roman" w:hAnsi="Times New Roman" w:cs="Times New Roman"/>
          </w:rPr>
          <w:t xml:space="preserve"> reported here</w:t>
        </w:r>
      </w:ins>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ins w:id="2469" w:author="Benton, Deon" w:date="2026-03-03T16:07:00Z" w16du:dateUtc="2026-03-03T22:07:00Z">
        <w:r w:rsidR="003C5492">
          <w:rPr>
            <w:rFonts w:ascii="Times New Roman" w:hAnsi="Times New Roman" w:cs="Times New Roman"/>
            <w:b/>
            <w:bCs/>
          </w:rPr>
          <w:t>a</w:t>
        </w:r>
      </w:ins>
      <w:ins w:id="2470" w:author="Benton, Deon" w:date="2026-03-25T11:11:00Z" w16du:dateUtc="2026-03-25T16:11:00Z">
        <w:r w:rsidR="00896FCF">
          <w:rPr>
            <w:rFonts w:ascii="Times New Roman" w:hAnsi="Times New Roman" w:cs="Times New Roman"/>
            <w:b/>
            <w:bCs/>
          </w:rPr>
          <w:t>:</w:t>
        </w:r>
      </w:ins>
      <w:ins w:id="2471" w:author="Benton, Deon" w:date="2026-03-25T11:12:00Z" w16du:dateUtc="2026-03-25T16:12:00Z">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ins>
    </w:p>
    <w:p w14:paraId="65E8295C" w14:textId="7AB7E0F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2472" w:author="Benton, Deon" w:date="2026-03-02T16:01:00Z" w16du:dateUtc="2026-03-02T22:01:00Z">
        <w:r w:rsidR="00474D88">
          <w:rPr>
            <w:rFonts w:ascii="Times New Roman" w:hAnsi="Times New Roman" w:cs="Times New Roman"/>
          </w:rPr>
          <w:t>Early studies on infant action understanding showed</w:t>
        </w:r>
      </w:ins>
      <w:r w:rsidRPr="004A274B">
        <w:rPr>
          <w:rFonts w:ascii="Times New Roman" w:hAnsi="Times New Roman" w:cs="Times New Roman"/>
        </w:rPr>
        <w:t xml:space="preserve"> that</w:t>
      </w:r>
      <w:ins w:id="2473" w:author="Benton, Deon" w:date="2026-03-25T11:13:00Z" w16du:dateUtc="2026-03-25T16:13:00Z">
        <w:r w:rsidR="007437EE">
          <w:rPr>
            <w:rFonts w:ascii="Times New Roman" w:hAnsi="Times New Roman" w:cs="Times New Roman"/>
          </w:rPr>
          <w:t>, following habituation to an event in which an object with</w:t>
        </w:r>
      </w:ins>
      <w:ins w:id="2474" w:author="Benton, Deon" w:date="2026-04-09T14:23:00Z" w16du:dateUtc="2026-04-09T19:23:00Z">
        <w:r w:rsidR="00CC51FA">
          <w:rPr>
            <w:rFonts w:ascii="Times New Roman" w:hAnsi="Times New Roman" w:cs="Times New Roman"/>
          </w:rPr>
          <w:t xml:space="preserve"> visible</w:t>
        </w:r>
      </w:ins>
      <w:ins w:id="2475" w:author="Benton, Deon" w:date="2026-03-25T11:13:00Z" w16du:dateUtc="2026-03-25T16:13:00Z">
        <w:r w:rsidR="007437EE">
          <w:rPr>
            <w:rFonts w:ascii="Times New Roman" w:hAnsi="Times New Roman" w:cs="Times New Roman"/>
          </w:rPr>
          <w:t xml:space="preserve"> surface features typical of animate</w:t>
        </w:r>
      </w:ins>
      <w:ins w:id="2476" w:author="Benton, Deon" w:date="2026-03-25T11:15:00Z" w16du:dateUtc="2026-03-25T16:15:00Z">
        <w:r w:rsidR="0002439A">
          <w:rPr>
            <w:rFonts w:ascii="Times New Roman" w:hAnsi="Times New Roman" w:cs="Times New Roman"/>
          </w:rPr>
          <w:t xml:space="preserve"> entities </w:t>
        </w:r>
      </w:ins>
      <w:ins w:id="2477" w:author="Benton, Deon" w:date="2026-03-25T11:14:00Z" w16du:dateUtc="2026-03-25T16:14:00Z">
        <w:r w:rsidR="007437EE">
          <w:rPr>
            <w:rFonts w:ascii="Times New Roman" w:hAnsi="Times New Roman" w:cs="Times New Roman"/>
          </w:rPr>
          <w:t>pas</w:t>
        </w:r>
      </w:ins>
      <w:ins w:id="2478" w:author="Benton, Deon" w:date="2026-03-25T11:15:00Z" w16du:dateUtc="2026-03-25T16:15:00Z">
        <w:r w:rsidR="0002439A">
          <w:rPr>
            <w:rFonts w:ascii="Times New Roman" w:hAnsi="Times New Roman" w:cs="Times New Roman"/>
          </w:rPr>
          <w:t>s</w:t>
        </w:r>
      </w:ins>
      <w:ins w:id="2479" w:author="Benton, Deon" w:date="2026-03-25T11:14:00Z" w16du:dateUtc="2026-03-25T16:14:00Z">
        <w:r w:rsidR="007437EE">
          <w:rPr>
            <w:rFonts w:ascii="Times New Roman" w:hAnsi="Times New Roman" w:cs="Times New Roman"/>
          </w:rPr>
          <w:t xml:space="preserve"> over a barrier along an arced path,</w:t>
        </w:r>
      </w:ins>
      <w:r w:rsidRPr="004A274B">
        <w:rPr>
          <w:rFonts w:ascii="Times New Roman" w:hAnsi="Times New Roman" w:cs="Times New Roman"/>
        </w:rPr>
        <w:t xml:space="preserve"> infants looked longer at </w:t>
      </w:r>
      <w:ins w:id="2480" w:author="Benton, Deon" w:date="2026-03-25T11:14:00Z" w16du:dateUtc="2026-03-25T16:14:00Z">
        <w:r w:rsidR="007437EE">
          <w:rPr>
            <w:rFonts w:ascii="Times New Roman" w:hAnsi="Times New Roman" w:cs="Times New Roman"/>
          </w:rPr>
          <w:t xml:space="preserve">a test event in which that same object continues to move along the arced path in the absence </w:t>
        </w:r>
      </w:ins>
      <w:ins w:id="2481" w:author="Benton, Deon" w:date="2026-03-25T11:15:00Z" w16du:dateUtc="2026-03-25T16:15:00Z">
        <w:r w:rsidR="007437EE">
          <w:rPr>
            <w:rFonts w:ascii="Times New Roman" w:hAnsi="Times New Roman" w:cs="Times New Roman"/>
          </w:rPr>
          <w:t>of the barrier than when it moves along a straight path.</w:t>
        </w:r>
      </w:ins>
      <w:ins w:id="2482" w:author="Benton, Deon" w:date="2026-03-25T10:58:00Z" w16du:dateUtc="2026-03-25T15:58:00Z">
        <w:r w:rsidR="009D1D2E">
          <w:rPr>
            <w:rFonts w:ascii="Times New Roman" w:hAnsi="Times New Roman" w:cs="Times New Roman"/>
          </w:rPr>
          <w:t xml:space="preserve"> </w:t>
        </w:r>
      </w:ins>
      <w:ins w:id="2483" w:author="Benton, Deon" w:date="2026-03-02T16:03:00Z" w16du:dateUtc="2026-03-02T22:03:00Z">
        <w:r w:rsidR="00474D88">
          <w:rPr>
            <w:rFonts w:ascii="Times New Roman" w:hAnsi="Times New Roman" w:cs="Times New Roman"/>
          </w:rPr>
          <w:t>Subsequent control experiments</w:t>
        </w:r>
      </w:ins>
      <w:ins w:id="2484" w:author="Benton, Deon" w:date="2026-03-02T16:04:00Z" w16du:dateUtc="2026-03-02T22:04:00Z">
        <w:r w:rsidR="00C46A81">
          <w:rPr>
            <w:rFonts w:ascii="Times New Roman" w:hAnsi="Times New Roman" w:cs="Times New Roman"/>
          </w:rPr>
          <w:t xml:space="preserve"> revealed</w:t>
        </w:r>
      </w:ins>
      <w:ins w:id="2485" w:author="Benton, Deon" w:date="2026-03-02T16:03:00Z" w16du:dateUtc="2026-03-02T22:03:00Z">
        <w:r w:rsidR="00474D88">
          <w:rPr>
            <w:rFonts w:ascii="Times New Roman" w:hAnsi="Times New Roman" w:cs="Times New Roman"/>
          </w:rPr>
          <w:t xml:space="preserve"> that infants looked equally long at both test events </w:t>
        </w:r>
      </w:ins>
      <w:ins w:id="2486" w:author="Benton, Deon" w:date="2026-04-09T14:24:00Z" w16du:dateUtc="2026-04-09T19:24:00Z">
        <w:r w:rsidR="00CC51FA">
          <w:rPr>
            <w:rFonts w:ascii="Times New Roman" w:hAnsi="Times New Roman" w:cs="Times New Roman"/>
          </w:rPr>
          <w:t>for a peripherally located obstacle</w:t>
        </w:r>
      </w:ins>
      <w:ins w:id="2487" w:author="Benton, Deon" w:date="2026-03-02T16:04:00Z" w16du:dateUtc="2026-03-02T22:04:00Z">
        <w:r w:rsidR="00C46A81">
          <w:rPr>
            <w:rFonts w:ascii="Times New Roman" w:hAnsi="Times New Roman" w:cs="Times New Roman"/>
          </w:rPr>
          <w:t xml:space="preserve">. </w:t>
        </w:r>
      </w:ins>
      <w:r>
        <w:rPr>
          <w:rFonts w:ascii="Times New Roman" w:hAnsi="Times New Roman" w:cs="Times New Roman"/>
        </w:rPr>
        <w:t>Simulation 1 tested whether</w:t>
      </w:r>
      <w:ins w:id="2488" w:author="Benton, Deon" w:date="2026-03-02T16:04:00Z" w16du:dateUtc="2026-03-02T22:04:00Z">
        <w:r w:rsidR="00C46A81">
          <w:rPr>
            <w:rFonts w:ascii="Times New Roman" w:hAnsi="Times New Roman" w:cs="Times New Roman"/>
          </w:rPr>
          <w:t xml:space="preserve"> ALIAS could capture this finding.</w:t>
        </w:r>
      </w:ins>
      <w:r>
        <w:rPr>
          <w:rFonts w:ascii="Times New Roman" w:hAnsi="Times New Roman" w:cs="Times New Roman"/>
        </w:rPr>
        <w:t xml:space="preserve"> </w:t>
      </w:r>
      <w:ins w:id="2489" w:author="Benton, Deon" w:date="2026-03-25T11:23:00Z" w16du:dateUtc="2026-03-25T16:23:00Z">
        <w:r w:rsidR="0035462D">
          <w:rPr>
            <w:rFonts w:ascii="Times New Roman" w:hAnsi="Times New Roman" w:cs="Times New Roman"/>
          </w:rPr>
          <w:t>To assess how much better ALIAS accounts for this finding compared to exi</w:t>
        </w:r>
      </w:ins>
      <w:ins w:id="2490" w:author="Benton, Deon" w:date="2026-03-25T11:24:00Z" w16du:dateUtc="2026-03-25T16:24:00Z">
        <w:r w:rsidR="0035462D">
          <w:rPr>
            <w:rFonts w:ascii="Times New Roman" w:hAnsi="Times New Roman" w:cs="Times New Roman"/>
          </w:rPr>
          <w:t xml:space="preserve">sting connectionist models of action understanding, ALIAS’s performance was compared to OM10, OM10-2, and </w:t>
        </w:r>
      </w:ins>
      <w:ins w:id="2491" w:author="Benton, Deon" w:date="2026-04-09T14:24:00Z" w16du:dateUtc="2026-04-09T19:24:00Z">
        <w:r w:rsidR="002A4D8C">
          <w:rPr>
            <w:rFonts w:ascii="Times New Roman" w:hAnsi="Times New Roman" w:cs="Times New Roman"/>
          </w:rPr>
          <w:t>ALIAS-2</w:t>
        </w:r>
      </w:ins>
      <w:ins w:id="2492" w:author="Benton, Deon" w:date="2026-03-25T11:24:00Z" w16du:dateUtc="2026-03-25T16:24:00Z">
        <w:r w:rsidR="0035462D">
          <w:rPr>
            <w:rFonts w:ascii="Times New Roman" w:hAnsi="Times New Roman" w:cs="Times New Roman"/>
          </w:rPr>
          <w:t>.</w:t>
        </w:r>
      </w:ins>
    </w:p>
    <w:p w14:paraId="1A2732DA" w14:textId="6B160D7C"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ins w:id="2493" w:author="Benton, Deon" w:date="2026-03-25T11:26:00Z" w16du:dateUtc="2026-03-25T16:26:00Z">
        <w:r w:rsidR="00CC3420">
          <w:rPr>
            <w:rFonts w:ascii="Times New Roman" w:hAnsi="Times New Roman" w:cs="Times New Roman"/>
          </w:rPr>
          <w:t xml:space="preserve">Twenty networks were assigned to each condition for </w:t>
        </w:r>
      </w:ins>
      <w:ins w:id="2494" w:author="Benton, Deon" w:date="2026-04-09T13:42:00Z" w16du:dateUtc="2026-04-09T18:42:00Z">
        <w:r w:rsidR="00874A5C">
          <w:rPr>
            <w:rFonts w:ascii="Times New Roman" w:hAnsi="Times New Roman" w:cs="Times New Roman"/>
          </w:rPr>
          <w:t>both version</w:t>
        </w:r>
      </w:ins>
      <w:ins w:id="2495" w:author="Benton, Deon" w:date="2026-04-09T13:43:00Z" w16du:dateUtc="2026-04-09T18:43:00Z">
        <w:r w:rsidR="00874A5C">
          <w:rPr>
            <w:rFonts w:ascii="Times New Roman" w:hAnsi="Times New Roman" w:cs="Times New Roman"/>
          </w:rPr>
          <w:t>s</w:t>
        </w:r>
      </w:ins>
      <w:ins w:id="2496" w:author="Benton, Deon" w:date="2026-04-09T13:42:00Z" w16du:dateUtc="2026-04-09T18:42:00Z">
        <w:r w:rsidR="00874A5C">
          <w:rPr>
            <w:rFonts w:ascii="Times New Roman" w:hAnsi="Times New Roman" w:cs="Times New Roman"/>
          </w:rPr>
          <w:t xml:space="preserve"> of </w:t>
        </w:r>
      </w:ins>
      <w:ins w:id="2497" w:author="Benton, Deon" w:date="2026-04-09T13:43:00Z" w16du:dateUtc="2026-04-09T18:43:00Z">
        <w:r w:rsidR="00874A5C">
          <w:rPr>
            <w:rFonts w:ascii="Times New Roman" w:hAnsi="Times New Roman" w:cs="Times New Roman"/>
          </w:rPr>
          <w:t>OM10 (</w:t>
        </w:r>
        <w:r w:rsidR="00874A5C">
          <w:rPr>
            <w:rFonts w:ascii="Times New Roman" w:hAnsi="Times New Roman" w:cs="Times New Roman"/>
            <w:i/>
            <w:iCs/>
          </w:rPr>
          <w:t xml:space="preserve">N </w:t>
        </w:r>
        <w:r w:rsidR="00874A5C">
          <w:rPr>
            <w:rFonts w:ascii="Times New Roman" w:hAnsi="Times New Roman" w:cs="Times New Roman"/>
          </w:rPr>
          <w:t xml:space="preserve">= 40). Given that the </w:t>
        </w:r>
      </w:ins>
      <w:ins w:id="2498" w:author="Benton, Deon" w:date="2026-04-09T13:44:00Z" w16du:dateUtc="2026-04-09T18:44:00Z">
        <w:r w:rsidR="00874A5C">
          <w:rPr>
            <w:rFonts w:ascii="Times New Roman" w:hAnsi="Times New Roman" w:cs="Times New Roman"/>
          </w:rPr>
          <w:t xml:space="preserve">“looking” performance </w:t>
        </w:r>
      </w:ins>
      <w:ins w:id="2499" w:author="Benton, Deon" w:date="2026-04-09T13:48:00Z" w16du:dateUtc="2026-04-09T18:48:00Z">
        <w:r w:rsidR="006C7DCD">
          <w:rPr>
            <w:rFonts w:ascii="Times New Roman" w:hAnsi="Times New Roman" w:cs="Times New Roman"/>
          </w:rPr>
          <w:t>in the main model</w:t>
        </w:r>
      </w:ins>
      <w:ins w:id="2500" w:author="Benton, Deon" w:date="2026-04-09T13:51:00Z" w16du:dateUtc="2026-04-09T18:51:00Z">
        <w:r w:rsidR="006C7DCD">
          <w:rPr>
            <w:rFonts w:ascii="Times New Roman" w:hAnsi="Times New Roman" w:cs="Times New Roman"/>
          </w:rPr>
          <w:t xml:space="preserve"> </w:t>
        </w:r>
      </w:ins>
      <w:ins w:id="2501" w:author="Benton, Deon" w:date="2026-04-09T13:46:00Z" w16du:dateUtc="2026-04-09T18:46:00Z">
        <w:r w:rsidR="006C7DCD">
          <w:rPr>
            <w:rFonts w:ascii="Times New Roman" w:hAnsi="Times New Roman" w:cs="Times New Roman"/>
          </w:rPr>
          <w:t xml:space="preserve">was assessed </w:t>
        </w:r>
      </w:ins>
      <w:ins w:id="2502" w:author="Benton, Deon" w:date="2026-04-09T13:47:00Z" w16du:dateUtc="2026-04-09T18:47:00Z">
        <w:r w:rsidR="006C7DCD">
          <w:rPr>
            <w:rFonts w:ascii="Times New Roman" w:hAnsi="Times New Roman" w:cs="Times New Roman"/>
          </w:rPr>
          <w:t xml:space="preserve">at each of five </w:t>
        </w:r>
        <w:r w:rsidR="006C7DCD">
          <w:rPr>
            <w:rFonts w:ascii="Times New Roman" w:hAnsi="Times New Roman" w:cs="Times New Roman"/>
          </w:rPr>
          <w:lastRenderedPageBreak/>
          <w:t>different “habituation” epochs</w:t>
        </w:r>
      </w:ins>
      <w:ins w:id="2503" w:author="Benton, Deon" w:date="2026-04-09T13:50:00Z" w16du:dateUtc="2026-04-09T18:50:00Z">
        <w:r w:rsidR="006C7DCD">
          <w:rPr>
            <w:rFonts w:ascii="Times New Roman" w:hAnsi="Times New Roman" w:cs="Times New Roman"/>
          </w:rPr>
          <w:t xml:space="preserve"> and</w:t>
        </w:r>
      </w:ins>
      <w:ins w:id="2504" w:author="Benton, Deon" w:date="2026-04-09T13:51:00Z" w16du:dateUtc="2026-04-09T18:51:00Z">
        <w:r w:rsidR="006C7DCD">
          <w:rPr>
            <w:rFonts w:ascii="Times New Roman" w:hAnsi="Times New Roman" w:cs="Times New Roman"/>
          </w:rPr>
          <w:t xml:space="preserve"> across two conditions</w:t>
        </w:r>
      </w:ins>
      <w:ins w:id="2505" w:author="Benton, Deon" w:date="2026-04-09T13:47:00Z" w16du:dateUtc="2026-04-09T18:47:00Z">
        <w:r w:rsidR="006C7DCD">
          <w:rPr>
            <w:rFonts w:ascii="Times New Roman" w:hAnsi="Times New Roman" w:cs="Times New Roman"/>
          </w:rPr>
          <w:t xml:space="preserve">, a total of 400 networks were tested </w:t>
        </w:r>
      </w:ins>
      <w:ins w:id="2506" w:author="Benton, Deon" w:date="2026-04-09T13:48:00Z" w16du:dateUtc="2026-04-09T18:48:00Z">
        <w:r w:rsidR="006C7DCD">
          <w:rPr>
            <w:rFonts w:ascii="Times New Roman" w:hAnsi="Times New Roman" w:cs="Times New Roman"/>
          </w:rPr>
          <w:t>in ALIAS (</w:t>
        </w:r>
        <w:r w:rsidR="006C7DCD" w:rsidRPr="006C7DCD">
          <w:rPr>
            <w:rFonts w:ascii="Times New Roman" w:hAnsi="Times New Roman" w:cs="Times New Roman"/>
            <w:i/>
            <w:iCs/>
          </w:rPr>
          <w:t>N</w:t>
        </w:r>
        <w:r w:rsidR="006C7DCD">
          <w:rPr>
            <w:rFonts w:ascii="Times New Roman" w:hAnsi="Times New Roman" w:cs="Times New Roman"/>
          </w:rPr>
          <w:t xml:space="preserve"> = 200) and ALIAS-2 (</w:t>
        </w:r>
        <w:r w:rsidR="006C7DCD" w:rsidRPr="006C7DCD">
          <w:rPr>
            <w:rFonts w:ascii="Times New Roman" w:hAnsi="Times New Roman" w:cs="Times New Roman"/>
            <w:i/>
            <w:iCs/>
          </w:rPr>
          <w:t>N</w:t>
        </w:r>
        <w:r w:rsidR="006C7DCD">
          <w:rPr>
            <w:rFonts w:ascii="Times New Roman" w:hAnsi="Times New Roman" w:cs="Times New Roman"/>
          </w:rPr>
          <w:t xml:space="preserve"> = 200).</w:t>
        </w:r>
      </w:ins>
      <w:ins w:id="2507" w:author="Benton, Deon" w:date="2026-04-09T13:46:00Z" w16du:dateUtc="2026-04-09T18:46:00Z">
        <w:r w:rsidR="006C7DCD">
          <w:rPr>
            <w:rFonts w:ascii="Times New Roman" w:hAnsi="Times New Roman" w:cs="Times New Roman"/>
          </w:rPr>
          <w:t xml:space="preserve"> </w:t>
        </w:r>
      </w:ins>
      <w:ins w:id="2508" w:author="Benton, Deon" w:date="2026-03-25T11:26:00Z" w16du:dateUtc="2026-03-25T16:26:00Z">
        <w:r w:rsidR="00CC3420">
          <w:rPr>
            <w:rFonts w:ascii="Times New Roman" w:hAnsi="Times New Roman" w:cs="Times New Roman"/>
          </w:rPr>
          <w:t xml:space="preserve"> </w:t>
        </w:r>
      </w:ins>
      <w:r>
        <w:rPr>
          <w:rFonts w:ascii="Times New Roman" w:hAnsi="Times New Roman" w:cs="Times New Roman"/>
        </w:rPr>
        <w:t>The habituation event</w:t>
      </w:r>
      <w:ins w:id="2509" w:author="Benton, Deon" w:date="2026-03-02T16:11:00Z" w16du:dateUtc="2026-03-02T22:11:00Z">
        <w:r w:rsidR="008E0634">
          <w:rPr>
            <w:rFonts w:ascii="Times New Roman" w:hAnsi="Times New Roman" w:cs="Times New Roman"/>
          </w:rPr>
          <w:t xml:space="preserve"> shown to networks</w:t>
        </w:r>
      </w:ins>
      <w:r>
        <w:rPr>
          <w:rFonts w:ascii="Times New Roman" w:hAnsi="Times New Roman" w:cs="Times New Roman"/>
        </w:rPr>
        <w:t xml:space="preserve"> in the Experimental condition mirrored the </w:t>
      </w:r>
      <w:ins w:id="2510" w:author="Benton, Deon" w:date="2026-03-02T16:07:00Z" w16du:dateUtc="2026-03-02T22:07:00Z">
        <w:r w:rsidR="00346A02">
          <w:rPr>
            <w:rFonts w:ascii="Times New Roman" w:hAnsi="Times New Roman" w:cs="Times New Roman"/>
          </w:rPr>
          <w:t xml:space="preserve">Arced </w:t>
        </w:r>
      </w:ins>
      <w:r>
        <w:rPr>
          <w:rFonts w:ascii="Times New Roman" w:hAnsi="Times New Roman" w:cs="Times New Roman"/>
        </w:rPr>
        <w:t>Path pretraining events with two exceptions. First, novel objects were used</w:t>
      </w:r>
      <w:ins w:id="2511" w:author="Benton, Deon" w:date="2026-03-02T16:11:00Z" w16du:dateUtc="2026-03-02T22:11:00Z">
        <w:r w:rsidR="008E0634">
          <w:rPr>
            <w:rFonts w:ascii="Times New Roman" w:hAnsi="Times New Roman" w:cs="Times New Roman"/>
          </w:rPr>
          <w:t xml:space="preserve">. </w:t>
        </w:r>
      </w:ins>
      <w:r w:rsidR="00833705">
        <w:rPr>
          <w:rFonts w:ascii="Times New Roman" w:hAnsi="Times New Roman" w:cs="Times New Roman"/>
        </w:rPr>
        <w:t>Because</w:t>
      </w:r>
      <w:r w:rsidR="008E0634">
        <w:rPr>
          <w:rFonts w:ascii="Times New Roman" w:hAnsi="Times New Roman" w:cs="Times New Roman"/>
        </w:rPr>
        <w:t xml:space="preserve"> the</w:t>
      </w:r>
      <w:ins w:id="2512" w:author="Benton, Deon" w:date="2026-03-02T16:20:00Z" w16du:dateUtc="2026-03-02T22:20:00Z">
        <w:r w:rsidR="002E1B46">
          <w:rPr>
            <w:rFonts w:ascii="Times New Roman" w:hAnsi="Times New Roman" w:cs="Times New Roman"/>
          </w:rPr>
          <w:t xml:space="preserve"> finding that was the target of the current simulation was generated by</w:t>
        </w:r>
      </w:ins>
      <w:r w:rsidR="008E0634">
        <w:rPr>
          <w:rFonts w:ascii="Times New Roman" w:hAnsi="Times New Roman" w:cs="Times New Roman"/>
        </w:rPr>
        <w:t xml:space="preserve"> experiments</w:t>
      </w:r>
      <w:ins w:id="2513" w:author="Benton, Deon" w:date="2026-03-02T16:17:00Z" w16du:dateUtc="2026-03-02T22:17:00Z">
        <w:r w:rsidR="00D61E19">
          <w:rPr>
            <w:rFonts w:ascii="Times New Roman" w:hAnsi="Times New Roman" w:cs="Times New Roman"/>
          </w:rPr>
          <w:t xml:space="preserve"> </w:t>
        </w:r>
      </w:ins>
      <w:ins w:id="2514" w:author="Benton, Deon" w:date="2026-03-02T16:21:00Z" w16du:dateUtc="2026-03-02T22:21:00Z">
        <w:r w:rsidR="002E1B46">
          <w:rPr>
            <w:rFonts w:ascii="Times New Roman" w:hAnsi="Times New Roman" w:cs="Times New Roman"/>
          </w:rPr>
          <w:t>that</w:t>
        </w:r>
      </w:ins>
      <w:ins w:id="2515" w:author="Benton, Deon" w:date="2026-03-02T16:18:00Z" w16du:dateUtc="2026-03-02T22:18:00Z">
        <w:r w:rsidR="00D61E19">
          <w:rPr>
            <w:rFonts w:ascii="Times New Roman" w:hAnsi="Times New Roman" w:cs="Times New Roman"/>
          </w:rPr>
          <w:t xml:space="preserve"> used animate stimuli</w:t>
        </w:r>
      </w:ins>
      <w:r w:rsidR="008E0634">
        <w:rPr>
          <w:rFonts w:ascii="Times New Roman" w:hAnsi="Times New Roman" w:cs="Times New Roman"/>
        </w:rPr>
        <w:t xml:space="preserve"> </w:t>
      </w:r>
      <w:ins w:id="2516" w:author="Benton, Deon" w:date="2026-03-02T16:19:00Z" w16du:dateUtc="2026-03-02T22:19:00Z">
        <w:r w:rsidR="00D61E19">
          <w:rPr>
            <w:rFonts w:ascii="Times New Roman" w:hAnsi="Times New Roman" w:cs="Times New Roman"/>
          </w:rPr>
          <w:t xml:space="preserve">and </w:t>
        </w:r>
      </w:ins>
      <w:ins w:id="2517" w:author="Benton, Deon" w:date="2026-03-02T16:21:00Z" w16du:dateUtc="2026-03-02T22:21:00Z">
        <w:r w:rsidR="002E1B46">
          <w:rPr>
            <w:rFonts w:ascii="Times New Roman" w:hAnsi="Times New Roman" w:cs="Times New Roman"/>
          </w:rPr>
          <w:t>given that it is assumed here that</w:t>
        </w:r>
      </w:ins>
      <w:r w:rsidR="00833705">
        <w:rPr>
          <w:rFonts w:ascii="Times New Roman" w:hAnsi="Times New Roman" w:cs="Times New Roman"/>
        </w:rPr>
        <w:t xml:space="preserve"> </w:t>
      </w:r>
      <w:ins w:id="2518" w:author="Benton, Deon" w:date="2026-03-02T16:19:00Z" w16du:dateUtc="2026-03-02T22:19:00Z">
        <w:r w:rsidR="00D61E19">
          <w:rPr>
            <w:rFonts w:ascii="Times New Roman" w:hAnsi="Times New Roman" w:cs="Times New Roman"/>
          </w:rPr>
          <w:t xml:space="preserve">animate entities and inanimate objects possess </w:t>
        </w:r>
      </w:ins>
      <w:ins w:id="2519" w:author="Benton, Deon" w:date="2026-03-02T16:21:00Z" w16du:dateUtc="2026-03-02T22:21:00Z">
        <w:r w:rsidR="002E1B46">
          <w:rPr>
            <w:rFonts w:ascii="Times New Roman" w:hAnsi="Times New Roman" w:cs="Times New Roman"/>
          </w:rPr>
          <w:t xml:space="preserve">largely </w:t>
        </w:r>
      </w:ins>
      <w:ins w:id="2520" w:author="Benton, Deon" w:date="2026-03-02T16:22:00Z" w16du:dateUtc="2026-03-02T22:22:00Z">
        <w:r w:rsidR="002E1B46">
          <w:rPr>
            <w:rFonts w:ascii="Times New Roman" w:hAnsi="Times New Roman" w:cs="Times New Roman"/>
          </w:rPr>
          <w:t>surface features</w:t>
        </w:r>
      </w:ins>
      <w:ins w:id="2521" w:author="Benton, Deon" w:date="2026-03-02T16:23:00Z" w16du:dateUtc="2026-03-02T22:23:00Z">
        <w:r w:rsidR="009F774E">
          <w:rPr>
            <w:rFonts w:ascii="Times New Roman" w:hAnsi="Times New Roman" w:cs="Times New Roman"/>
          </w:rPr>
          <w:t xml:space="preserve"> (e.g., elongated appendage-like extensions for animate e</w:t>
        </w:r>
      </w:ins>
      <w:ins w:id="2522" w:author="Benton, Deon" w:date="2026-03-02T16:24:00Z" w16du:dateUtc="2026-03-02T22:24:00Z">
        <w:r w:rsidR="009F774E">
          <w:rPr>
            <w:rFonts w:ascii="Times New Roman" w:hAnsi="Times New Roman" w:cs="Times New Roman"/>
          </w:rPr>
          <w:t>ntities and smooth, rectilinear edges for objects)</w:t>
        </w:r>
      </w:ins>
      <w:ins w:id="2523" w:author="Benton, Deon" w:date="2026-03-02T16:22:00Z" w16du:dateUtc="2026-03-02T22:22:00Z">
        <w:r w:rsidR="002E1B46">
          <w:rPr>
            <w:rFonts w:ascii="Times New Roman" w:hAnsi="Times New Roman" w:cs="Times New Roman"/>
          </w:rPr>
          <w:t xml:space="preserve">, </w:t>
        </w:r>
      </w:ins>
      <w:r w:rsidR="008E0634">
        <w:rPr>
          <w:rFonts w:ascii="Times New Roman" w:hAnsi="Times New Roman" w:cs="Times New Roman"/>
        </w:rPr>
        <w:t>the objects used in this simulation possessed Feature A.</w:t>
      </w:r>
      <w:ins w:id="2524" w:author="Benton, Deon" w:date="2026-03-02T16:25:00Z" w16du:dateUtc="2026-03-02T22:25:00Z">
        <w:r w:rsidR="003B6FA9">
          <w:rPr>
            <w:rFonts w:ascii="Times New Roman" w:hAnsi="Times New Roman" w:cs="Times New Roman"/>
          </w:rPr>
          <w:t xml:space="preserve"> To ensure that </w:t>
        </w:r>
      </w:ins>
      <w:ins w:id="2525" w:author="Benton, Deon" w:date="2026-03-03T09:29:00Z" w16du:dateUtc="2026-03-03T15:29:00Z">
        <w:r w:rsidR="006B6709">
          <w:rPr>
            <w:rFonts w:ascii="Times New Roman" w:hAnsi="Times New Roman" w:cs="Times New Roman"/>
          </w:rPr>
          <w:t>networks’</w:t>
        </w:r>
      </w:ins>
      <w:ins w:id="2526" w:author="Benton, Deon" w:date="2026-03-02T16:25:00Z" w16du:dateUtc="2026-03-02T22:25:00Z">
        <w:r w:rsidR="003B6FA9">
          <w:rPr>
            <w:rFonts w:ascii="Times New Roman" w:hAnsi="Times New Roman" w:cs="Times New Roman"/>
          </w:rPr>
          <w:t xml:space="preserve"> looking behaviors in the current simulations were not due to</w:t>
        </w:r>
      </w:ins>
      <w:ins w:id="2527" w:author="Benton, Deon" w:date="2026-03-02T16:36:00Z" w16du:dateUtc="2026-03-02T22:36:00Z">
        <w:r w:rsidR="00A43CF8">
          <w:rPr>
            <w:rFonts w:ascii="Times New Roman" w:hAnsi="Times New Roman" w:cs="Times New Roman"/>
          </w:rPr>
          <w:t xml:space="preserve"> prior experience with</w:t>
        </w:r>
      </w:ins>
      <w:ins w:id="2528" w:author="Benton, Deon" w:date="2026-03-02T16:40:00Z" w16du:dateUtc="2026-03-02T22:40:00Z">
        <w:r w:rsidR="00C545A0">
          <w:rPr>
            <w:rFonts w:ascii="Times New Roman" w:hAnsi="Times New Roman" w:cs="Times New Roman"/>
          </w:rPr>
          <w:t xml:space="preserve"> </w:t>
        </w:r>
      </w:ins>
      <w:ins w:id="2529" w:author="Benton, Deon" w:date="2026-03-03T09:29:00Z" w16du:dateUtc="2026-03-03T15:29:00Z">
        <w:r w:rsidR="006B6709">
          <w:rPr>
            <w:rFonts w:ascii="Times New Roman" w:hAnsi="Times New Roman" w:cs="Times New Roman"/>
          </w:rPr>
          <w:t>a particular arc or obstacle height,</w:t>
        </w:r>
      </w:ins>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ins w:id="2530" w:author="Benton, Deon" w:date="2026-03-02T16:42:00Z" w16du:dateUtc="2026-03-02T22:42:00Z">
        <w:r w:rsidR="00A709D1">
          <w:rPr>
            <w:rFonts w:ascii="Times New Roman" w:hAnsi="Times New Roman" w:cs="Times New Roman"/>
          </w:rPr>
          <w:t xml:space="preserve">second </w:t>
        </w:r>
      </w:ins>
      <w:r>
        <w:rPr>
          <w:rFonts w:ascii="Times New Roman" w:hAnsi="Times New Roman" w:cs="Times New Roman"/>
        </w:rPr>
        <w:t xml:space="preserve">unit was turned on in the </w:t>
      </w:r>
      <w:ins w:id="2531" w:author="Benton, Deon" w:date="2026-03-02T16:24:00Z" w16du:dateUtc="2026-03-02T22:24:00Z">
        <w:r w:rsidR="00925285">
          <w:rPr>
            <w:rFonts w:ascii="Times New Roman" w:hAnsi="Times New Roman" w:cs="Times New Roman"/>
          </w:rPr>
          <w:t>O</w:t>
        </w:r>
      </w:ins>
      <w:ins w:id="2532" w:author="Benton, Deon" w:date="2026-03-02T16:25:00Z" w16du:dateUtc="2026-03-02T22:25:00Z">
        <w:r w:rsidR="00925285">
          <w:rPr>
            <w:rFonts w:ascii="Times New Roman" w:hAnsi="Times New Roman" w:cs="Times New Roman"/>
          </w:rPr>
          <w:t xml:space="preserve">bstacle </w:t>
        </w:r>
      </w:ins>
      <w:r>
        <w:rPr>
          <w:rFonts w:ascii="Times New Roman" w:hAnsi="Times New Roman" w:cs="Times New Roman"/>
        </w:rPr>
        <w:t xml:space="preserve">Height and </w:t>
      </w:r>
      <w:ins w:id="2533" w:author="Benton, Deon" w:date="2026-03-02T16:25:00Z" w16du:dateUtc="2026-03-02T22:25:00Z">
        <w:r w:rsidR="00925285">
          <w:rPr>
            <w:rFonts w:ascii="Times New Roman" w:hAnsi="Times New Roman" w:cs="Times New Roman"/>
          </w:rPr>
          <w:t>Arc Peak Height</w:t>
        </w:r>
      </w:ins>
      <w:r>
        <w:rPr>
          <w:rFonts w:ascii="Times New Roman" w:hAnsi="Times New Roman" w:cs="Times New Roman"/>
        </w:rPr>
        <w:t xml:space="preserve"> groups. Networks were then shown straight and </w:t>
      </w:r>
      <w:ins w:id="2534" w:author="Benton, Deon" w:date="2026-03-03T09:30:00Z" w16du:dateUtc="2026-03-03T15:30:00Z">
        <w:r w:rsidR="006B6709">
          <w:rPr>
            <w:rFonts w:ascii="Times New Roman" w:hAnsi="Times New Roman" w:cs="Times New Roman"/>
          </w:rPr>
          <w:t xml:space="preserve">arced </w:t>
        </w:r>
      </w:ins>
      <w:r>
        <w:rPr>
          <w:rFonts w:ascii="Times New Roman" w:hAnsi="Times New Roman" w:cs="Times New Roman"/>
        </w:rPr>
        <w:t xml:space="preserve">path </w:t>
      </w:r>
      <w:ins w:id="2535" w:author="Benton, Deon" w:date="2026-03-03T09:30:00Z" w16du:dateUtc="2026-03-03T15:30:00Z">
        <w:r w:rsidR="006B6709">
          <w:rPr>
            <w:rFonts w:ascii="Times New Roman" w:hAnsi="Times New Roman" w:cs="Times New Roman"/>
          </w:rPr>
          <w:t xml:space="preserve">test </w:t>
        </w:r>
      </w:ins>
      <w:r>
        <w:rPr>
          <w:rFonts w:ascii="Times New Roman" w:hAnsi="Times New Roman" w:cs="Times New Roman"/>
        </w:rPr>
        <w:t>event</w:t>
      </w:r>
      <w:ins w:id="2536" w:author="Benton, Deon" w:date="2026-03-03T09:30:00Z" w16du:dateUtc="2026-03-03T15:30:00Z">
        <w:r w:rsidR="006B6709">
          <w:rPr>
            <w:rFonts w:ascii="Times New Roman" w:hAnsi="Times New Roman" w:cs="Times New Roman"/>
          </w:rPr>
          <w:t>s</w:t>
        </w:r>
      </w:ins>
      <w:ins w:id="2537" w:author="Benton, Deon" w:date="2026-03-25T14:29:00Z" w16du:dateUtc="2026-03-25T19:29:00Z">
        <w:r w:rsidR="007E06B9">
          <w:rPr>
            <w:rFonts w:ascii="Times New Roman" w:hAnsi="Times New Roman" w:cs="Times New Roman"/>
          </w:rPr>
          <w:t xml:space="preserve"> involving the habituation objects</w:t>
        </w:r>
      </w:ins>
      <w:r>
        <w:rPr>
          <w:rFonts w:ascii="Times New Roman" w:hAnsi="Times New Roman" w:cs="Times New Roman"/>
        </w:rPr>
        <w:t>.</w:t>
      </w:r>
      <w:ins w:id="2538" w:author="Benton, Deon" w:date="2026-03-03T09:30:00Z" w16du:dateUtc="2026-03-03T15:30:00Z">
        <w:r w:rsidR="006B6709">
          <w:rPr>
            <w:rFonts w:ascii="Times New Roman" w:hAnsi="Times New Roman" w:cs="Times New Roman"/>
          </w:rPr>
          <w:t xml:space="preserve"> The former event corresponded to the Efficient test event; the latter eve</w:t>
        </w:r>
      </w:ins>
      <w:ins w:id="2539" w:author="Benton, Deon" w:date="2026-03-03T09:31:00Z" w16du:dateUtc="2026-03-03T15:31:00Z">
        <w:r w:rsidR="006B6709">
          <w:rPr>
            <w:rFonts w:ascii="Times New Roman" w:hAnsi="Times New Roman" w:cs="Times New Roman"/>
          </w:rPr>
          <w:t>nt corresponded to the Inefficient test event.</w:t>
        </w:r>
      </w:ins>
      <w:r>
        <w:rPr>
          <w:rFonts w:ascii="Times New Roman" w:hAnsi="Times New Roman" w:cs="Times New Roman"/>
        </w:rPr>
        <w:t xml:space="preserve"> Both events were shown without the </w:t>
      </w:r>
      <w:ins w:id="2540" w:author="Benton, Deon" w:date="2026-03-03T09:44:00Z" w16du:dateUtc="2026-03-03T15:44:00Z">
        <w:r w:rsidR="00103DE0">
          <w:rPr>
            <w:rFonts w:ascii="Times New Roman" w:hAnsi="Times New Roman" w:cs="Times New Roman"/>
          </w:rPr>
          <w:t xml:space="preserve">obstacle </w:t>
        </w:r>
      </w:ins>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4BA214B7" w:rsidR="00651513" w:rsidRDefault="00857369" w:rsidP="00524642">
      <w:pPr>
        <w:tabs>
          <w:tab w:val="left" w:pos="720"/>
          <w:tab w:val="left" w:pos="1440"/>
          <w:tab w:val="left" w:pos="2160"/>
          <w:tab w:val="left" w:pos="2880"/>
          <w:tab w:val="left" w:pos="3600"/>
          <w:tab w:val="center" w:pos="4680"/>
        </w:tabs>
        <w:spacing w:line="480" w:lineRule="auto"/>
        <w:contextualSpacing/>
        <w:rPr>
          <w:ins w:id="2541" w:author="Benton, Deon" w:date="2026-04-06T11:34:00Z" w16du:dateUtc="2026-04-06T16:34:00Z"/>
          <w:rFonts w:ascii="Times New Roman" w:hAnsi="Times New Roman" w:cs="Times New Roman"/>
          <w:b/>
          <w:bCs/>
        </w:rPr>
      </w:pPr>
      <w:r>
        <w:rPr>
          <w:rFonts w:ascii="Times New Roman" w:hAnsi="Times New Roman" w:cs="Times New Roman"/>
          <w:b/>
          <w:bCs/>
        </w:rPr>
        <w:t>Results</w:t>
      </w:r>
    </w:p>
    <w:p w14:paraId="79C1707F" w14:textId="52C9A976" w:rsid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ins w:id="2542" w:author="Benton, Deon" w:date="2026-04-06T11:37:00Z" w16du:dateUtc="2026-04-06T16:37:00Z">
        <w:r>
          <w:rPr>
            <w:rFonts w:ascii="Times New Roman" w:hAnsi="Times New Roman" w:cs="Times New Roman"/>
          </w:rPr>
          <w:tab/>
        </w:r>
      </w:ins>
      <w:ins w:id="2543" w:author="Benton, Deon" w:date="2026-04-06T11:34:00Z" w16du:dateUtc="2026-04-06T16:34:00Z">
        <w:r w:rsidR="00035C38">
          <w:rPr>
            <w:rFonts w:ascii="Times New Roman" w:hAnsi="Times New Roman" w:cs="Times New Roman"/>
          </w:rPr>
          <w:t>Figure 3 shows</w:t>
        </w:r>
      </w:ins>
      <w:ins w:id="2544" w:author="Benton, Deon" w:date="2026-04-06T11:36:00Z" w16du:dateUtc="2026-04-06T16:36:00Z">
        <w:r w:rsidR="00023256">
          <w:rPr>
            <w:rFonts w:ascii="Times New Roman" w:hAnsi="Times New Roman" w:cs="Times New Roman"/>
          </w:rPr>
          <w:t xml:space="preserve"> the looking time data</w:t>
        </w:r>
      </w:ins>
      <w:r w:rsidR="00A8343B">
        <w:rPr>
          <w:rFonts w:ascii="Times New Roman" w:hAnsi="Times New Roman" w:cs="Times New Roman"/>
        </w:rPr>
        <w:t>—operationalized as network error</w:t>
      </w:r>
      <w:r w:rsidR="005C21A3">
        <w:rPr>
          <w:rFonts w:ascii="Times New Roman" w:hAnsi="Times New Roman" w:cs="Times New Roman"/>
        </w:rPr>
        <w:t>—</w:t>
      </w:r>
      <w:ins w:id="2545" w:author="Benton, Deon" w:date="2026-04-06T11:36:00Z" w16du:dateUtc="2026-04-06T16:36:00Z">
        <w:r w:rsidR="00023256">
          <w:rPr>
            <w:rFonts w:ascii="Times New Roman" w:hAnsi="Times New Roman" w:cs="Times New Roman"/>
          </w:rPr>
          <w:t>for ALIAS</w:t>
        </w:r>
      </w:ins>
      <w:r w:rsidR="00B64108">
        <w:rPr>
          <w:rFonts w:ascii="Times New Roman" w:hAnsi="Times New Roman" w:cs="Times New Roman"/>
        </w:rPr>
        <w:t xml:space="preserve"> </w:t>
      </w:r>
      <w:ins w:id="2546" w:author="Benton, Deon" w:date="2026-04-09T15:46:00Z" w16du:dateUtc="2026-04-09T20:46:00Z">
        <w:r w:rsidR="007567EE">
          <w:rPr>
            <w:rFonts w:ascii="Times New Roman" w:hAnsi="Times New Roman" w:cs="Times New Roman"/>
          </w:rPr>
          <w:t xml:space="preserve">overall (i.e., </w:t>
        </w:r>
      </w:ins>
      <w:r w:rsidR="00B64108">
        <w:rPr>
          <w:rFonts w:ascii="Times New Roman" w:hAnsi="Times New Roman" w:cs="Times New Roman"/>
        </w:rPr>
        <w:t>averaged over different lengths of habituation</w:t>
      </w:r>
      <w:ins w:id="2547" w:author="Benton, Deon" w:date="2026-04-09T15:46:00Z" w16du:dateUtc="2026-04-09T20:46:00Z">
        <w:r w:rsidR="007567EE">
          <w:rPr>
            <w:rFonts w:ascii="Times New Roman" w:hAnsi="Times New Roman" w:cs="Times New Roman"/>
          </w:rPr>
          <w:t xml:space="preserve">; </w:t>
        </w:r>
      </w:ins>
      <w:r w:rsidR="00B64108">
        <w:rPr>
          <w:rFonts w:ascii="Times New Roman" w:hAnsi="Times New Roman" w:cs="Times New Roman"/>
        </w:rPr>
        <w:t>left) and</w:t>
      </w:r>
      <w:ins w:id="2548" w:author="Benton, Deon" w:date="2026-04-06T11:36:00Z" w16du:dateUtc="2026-04-06T16:36:00Z">
        <w:r w:rsidR="00023256">
          <w:rPr>
            <w:rFonts w:ascii="Times New Roman" w:hAnsi="Times New Roman" w:cs="Times New Roman"/>
          </w:rPr>
          <w:t xml:space="preserve"> </w:t>
        </w:r>
      </w:ins>
      <w:ins w:id="2549" w:author="Benton, Deon" w:date="2026-04-06T11:37:00Z" w16du:dateUtc="2026-04-06T16:37:00Z">
        <w:r w:rsidR="00390D27">
          <w:rPr>
            <w:rFonts w:ascii="Times New Roman" w:hAnsi="Times New Roman" w:cs="Times New Roman"/>
          </w:rPr>
          <w:t>for different amounts of habituation</w:t>
        </w:r>
      </w:ins>
      <w:r w:rsidR="00A8343B">
        <w:rPr>
          <w:rFonts w:ascii="Times New Roman" w:hAnsi="Times New Roman" w:cs="Times New Roman"/>
        </w:rPr>
        <w:t xml:space="preserve"> (</w:t>
      </w:r>
      <w:r w:rsidR="00B64108">
        <w:rPr>
          <w:rFonts w:ascii="Times New Roman" w:hAnsi="Times New Roman" w:cs="Times New Roman"/>
        </w:rPr>
        <w:t>right</w:t>
      </w:r>
      <w:r w:rsidR="00A8343B">
        <w:rPr>
          <w:rFonts w:ascii="Times New Roman" w:hAnsi="Times New Roman" w:cs="Times New Roman"/>
        </w:rPr>
        <w:t>)</w:t>
      </w:r>
      <w:ins w:id="2550" w:author="Benton, Deon" w:date="2026-04-06T11:37:00Z" w16du:dateUtc="2026-04-06T16:37:00Z">
        <w:r w:rsidR="00390D27">
          <w:rPr>
            <w:rFonts w:ascii="Times New Roman" w:hAnsi="Times New Roman" w:cs="Times New Roman"/>
          </w:rPr>
          <w:t>.</w:t>
        </w:r>
      </w:ins>
      <w:r w:rsidR="00B64108">
        <w:rPr>
          <w:rFonts w:ascii="Times New Roman" w:hAnsi="Times New Roman" w:cs="Times New Roman"/>
        </w:rPr>
        <w:t xml:space="preserve"> This table reveals two notable takeaways</w:t>
      </w:r>
      <w:r w:rsidR="005C21A3">
        <w:rPr>
          <w:rStyle w:val="FootnoteReference"/>
          <w:rFonts w:ascii="Times New Roman" w:hAnsi="Times New Roman" w:cs="Times New Roman"/>
        </w:rPr>
        <w:footnoteReference w:id="1"/>
      </w:r>
      <w:r w:rsidR="00B64108">
        <w:rPr>
          <w:rFonts w:ascii="Times New Roman" w:hAnsi="Times New Roman" w:cs="Times New Roman"/>
        </w:rPr>
        <w:t xml:space="preserve">. First, ALIAS successfully </w:t>
      </w:r>
      <w:r w:rsidR="00B64108">
        <w:rPr>
          <w:rFonts w:ascii="Times New Roman" w:hAnsi="Times New Roman" w:cs="Times New Roman"/>
        </w:rPr>
        <w:lastRenderedPageBreak/>
        <w:t xml:space="preserve">reproduced the first </w:t>
      </w:r>
      <w:ins w:id="2554" w:author="Benton, Deon" w:date="2026-04-09T15:45:00Z" w16du:dateUtc="2026-04-09T20:45:00Z">
        <w:r w:rsidR="007567EE">
          <w:rPr>
            <w:rFonts w:ascii="Times New Roman" w:hAnsi="Times New Roman" w:cs="Times New Roman"/>
          </w:rPr>
          <w:t>of the five target findings</w:t>
        </w:r>
      </w:ins>
      <w:r w:rsidR="00B64108">
        <w:rPr>
          <w:rFonts w:ascii="Times New Roman" w:hAnsi="Times New Roman" w:cs="Times New Roman"/>
        </w:rPr>
        <w:t xml:space="preserve">. Specifically, networks assigned to the Experimental condition produced greater error to (i.e., looked longer at) the Inefficient test event than at the Efficient one. In contrast, networks in the Control condition looked </w:t>
      </w:r>
      <w:r w:rsidR="00660433">
        <w:rPr>
          <w:rFonts w:ascii="Times New Roman" w:hAnsi="Times New Roman" w:cs="Times New Roman"/>
        </w:rPr>
        <w:t xml:space="preserve">about </w:t>
      </w:r>
      <w:r w:rsidR="00B64108">
        <w:rPr>
          <w:rFonts w:ascii="Times New Roman" w:hAnsi="Times New Roman" w:cs="Times New Roman"/>
        </w:rPr>
        <w:t xml:space="preserve">equally long at both test events. Second, this </w:t>
      </w:r>
      <w:ins w:id="2555" w:author="Benton, Deon" w:date="2026-04-09T15:45:00Z" w16du:dateUtc="2026-04-09T20:45:00Z">
        <w:r w:rsidR="007567EE">
          <w:rPr>
            <w:rFonts w:ascii="Times New Roman" w:hAnsi="Times New Roman" w:cs="Times New Roman"/>
          </w:rPr>
          <w:t>looking pattern</w:t>
        </w:r>
      </w:ins>
      <w:r w:rsidR="00B64108">
        <w:rPr>
          <w:rFonts w:ascii="Times New Roman" w:hAnsi="Times New Roman" w:cs="Times New Roman"/>
        </w:rPr>
        <w:t xml:space="preserve"> held for different amounts of habituation.</w:t>
      </w:r>
      <w:r w:rsidR="00660433">
        <w:rPr>
          <w:rFonts w:ascii="Times New Roman" w:hAnsi="Times New Roman" w:cs="Times New Roman"/>
        </w:rPr>
        <w:t xml:space="preserve"> This </w:t>
      </w:r>
      <w:r w:rsidR="00B64108">
        <w:rPr>
          <w:rFonts w:ascii="Times New Roman" w:hAnsi="Times New Roman" w:cs="Times New Roman"/>
        </w:rPr>
        <w:t xml:space="preserve">suggests that </w:t>
      </w:r>
      <w:r w:rsidR="00660433">
        <w:rPr>
          <w:rFonts w:ascii="Times New Roman" w:hAnsi="Times New Roman" w:cs="Times New Roman"/>
        </w:rPr>
        <w:t xml:space="preserve">ALIAS’s </w:t>
      </w:r>
      <w:r w:rsidR="00B64108">
        <w:rPr>
          <w:rFonts w:ascii="Times New Roman" w:hAnsi="Times New Roman" w:cs="Times New Roman"/>
        </w:rPr>
        <w:t xml:space="preserve">success was </w:t>
      </w:r>
      <w:r w:rsidR="00660433">
        <w:rPr>
          <w:rFonts w:ascii="Times New Roman" w:hAnsi="Times New Roman" w:cs="Times New Roman"/>
        </w:rPr>
        <w:t>robust to habituation length, at least within the range of lengths used here</w:t>
      </w:r>
      <w:r w:rsidR="00B64108">
        <w:rPr>
          <w:rFonts w:ascii="Times New Roman" w:hAnsi="Times New Roman" w:cs="Times New Roman"/>
        </w:rPr>
        <w:t>.</w:t>
      </w:r>
    </w:p>
    <w:p w14:paraId="509F50EB" w14:textId="77777777" w:rsidR="00660433" w:rsidRDefault="00660433"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859"/>
      </w:tblGrid>
      <w:tr w:rsidR="00B64108" w14:paraId="45C4A25B" w14:textId="77777777" w:rsidTr="00A8343B">
        <w:trPr>
          <w:trHeight w:val="3596"/>
        </w:trPr>
        <w:tc>
          <w:tcPr>
            <w:tcW w:w="5671" w:type="dxa"/>
          </w:tcPr>
          <w:p w14:paraId="4CE13738" w14:textId="230B25D8" w:rsidR="00A8343B" w:rsidRDefault="00B6410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7DB78EC8" wp14:editId="58E9F769">
                  <wp:extent cx="3544255" cy="2181080"/>
                  <wp:effectExtent l="0" t="0" r="0" b="0"/>
                  <wp:docPr id="2462887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5985" w:type="dxa"/>
          </w:tcPr>
          <w:p w14:paraId="77104219" w14:textId="69770F69" w:rsidR="00A8343B" w:rsidRDefault="00B64108"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79723F6" wp14:editId="3A37BDF9">
                  <wp:extent cx="3538846" cy="2164897"/>
                  <wp:effectExtent l="0" t="0" r="5080" b="6985"/>
                  <wp:docPr id="20681740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4014" name="Picture 20681740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67419" cy="2182377"/>
                          </a:xfrm>
                          <a:prstGeom prst="rect">
                            <a:avLst/>
                          </a:prstGeom>
                        </pic:spPr>
                      </pic:pic>
                    </a:graphicData>
                  </a:graphic>
                </wp:inline>
              </w:drawing>
            </w:r>
          </w:p>
        </w:tc>
      </w:tr>
    </w:tbl>
    <w:p w14:paraId="623344EC" w14:textId="438199D4" w:rsidR="00A8343B" w:rsidRPr="00B64108" w:rsidRDefault="00A8343B" w:rsidP="00A8343B">
      <w:pPr>
        <w:pStyle w:val="Caption"/>
        <w:rPr>
          <w:ins w:id="2556" w:author="Benton, Deon" w:date="2026-04-06T11:37:00Z" w16du:dateUtc="2026-04-06T16:37:00Z"/>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AC1613">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Mean network error</w:t>
      </w:r>
      <w:r w:rsidR="00AC1613">
        <w:rPr>
          <w:rFonts w:ascii="Times New Roman" w:hAnsi="Times New Roman" w:cs="Times New Roman"/>
          <w:i w:val="0"/>
          <w:iCs w:val="0"/>
          <w:color w:val="000000" w:themeColor="text1"/>
          <w:sz w:val="24"/>
          <w:szCs w:val="24"/>
        </w:rPr>
        <w:t xml:space="preserve"> produced</w:t>
      </w:r>
      <w:r w:rsidRPr="00B64108">
        <w:rPr>
          <w:rFonts w:ascii="Times New Roman" w:hAnsi="Times New Roman" w:cs="Times New Roman"/>
          <w:i w:val="0"/>
          <w:iCs w:val="0"/>
          <w:color w:val="000000" w:themeColor="text1"/>
          <w:sz w:val="24"/>
          <w:szCs w:val="24"/>
        </w:rPr>
        <w:t xml:space="preserve"> to the Efficient and Inefficient test events in the Experimental and Control conditions for different lengths of habituation (left panel) or collapses over these different lengths (right panel). Data shown </w:t>
      </w:r>
      <w:r w:rsidR="00663F95" w:rsidRPr="00B64108">
        <w:rPr>
          <w:rFonts w:ascii="Times New Roman" w:hAnsi="Times New Roman" w:cs="Times New Roman"/>
          <w:i w:val="0"/>
          <w:iCs w:val="0"/>
          <w:color w:val="000000" w:themeColor="text1"/>
          <w:sz w:val="24"/>
          <w:szCs w:val="24"/>
        </w:rPr>
        <w:t>here were generated by ALIAS.</w:t>
      </w:r>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ins w:id="2557" w:author="Benton, Deon" w:date="2026-04-06T11:37:00Z" w16du:dateUtc="2026-04-06T16:37:00Z"/>
          <w:rFonts w:ascii="Times New Roman" w:hAnsi="Times New Roman" w:cs="Times New Roman"/>
        </w:rPr>
      </w:pPr>
    </w:p>
    <w:p w14:paraId="290E3324" w14:textId="36528D27" w:rsidR="00660433" w:rsidRDefault="00660433" w:rsidP="00660433">
      <w:pPr>
        <w:spacing w:line="480" w:lineRule="auto"/>
        <w:ind w:firstLine="720"/>
        <w:contextualSpacing/>
        <w:rPr>
          <w:ins w:id="2558" w:author="Benton, Deon" w:date="2026-04-09T15:48:00Z" w16du:dateUtc="2026-04-09T20:48:00Z"/>
          <w:rFonts w:ascii="Times New Roman" w:hAnsi="Times New Roman" w:cs="Times New Roman"/>
        </w:rPr>
      </w:pPr>
      <w:r>
        <w:rPr>
          <w:rFonts w:ascii="Times New Roman" w:hAnsi="Times New Roman" w:cs="Times New Roman"/>
        </w:rPr>
        <w:t>Figure 4 shows the</w:t>
      </w:r>
      <w:ins w:id="2559" w:author="Benton, Deon" w:date="2026-04-09T15:47:00Z" w16du:dateUtc="2026-04-09T20:47:00Z">
        <w:r w:rsidR="007567EE">
          <w:rPr>
            <w:rFonts w:ascii="Times New Roman" w:hAnsi="Times New Roman" w:cs="Times New Roman"/>
          </w:rPr>
          <w:t xml:space="preserve"> same overall</w:t>
        </w:r>
      </w:ins>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 data for ALIAS </w:t>
      </w:r>
      <w:ins w:id="2560" w:author="Benton, Deon" w:date="2026-04-09T15:47:00Z" w16du:dateUtc="2026-04-09T20:47:00Z">
        <w:r w:rsidR="007567EE">
          <w:rPr>
            <w:rFonts w:ascii="Times New Roman" w:hAnsi="Times New Roman" w:cs="Times New Roman"/>
          </w:rPr>
          <w:t xml:space="preserve">as that shown in Figure 3 as well as the looking responses of </w:t>
        </w:r>
      </w:ins>
      <w:del w:id="2561" w:author="Benton, Deon" w:date="2026-04-09T15:47:00Z" w16du:dateUtc="2026-04-09T20:47:00Z">
        <w:r w:rsidDel="007567EE">
          <w:rPr>
            <w:rFonts w:ascii="Times New Roman" w:hAnsi="Times New Roman" w:cs="Times New Roman"/>
          </w:rPr>
          <w:delText xml:space="preserve">and </w:delText>
        </w:r>
      </w:del>
      <w:r>
        <w:rPr>
          <w:rFonts w:ascii="Times New Roman" w:hAnsi="Times New Roman" w:cs="Times New Roman"/>
        </w:rPr>
        <w:t xml:space="preserve">OM10. As </w:t>
      </w:r>
      <w:ins w:id="2562" w:author="Benton, Deon" w:date="2026-04-09T15:47:00Z" w16du:dateUtc="2026-04-09T20:47:00Z">
        <w:r w:rsidR="007567EE">
          <w:rPr>
            <w:rFonts w:ascii="Times New Roman" w:hAnsi="Times New Roman" w:cs="Times New Roman"/>
          </w:rPr>
          <w:t>shown in the figure</w:t>
        </w:r>
      </w:ins>
      <w:r>
        <w:rPr>
          <w:rFonts w:ascii="Times New Roman" w:hAnsi="Times New Roman" w:cs="Times New Roman"/>
        </w:rPr>
        <w:t xml:space="preserve">, </w:t>
      </w:r>
      <w:r w:rsidR="00AC1613">
        <w:rPr>
          <w:rFonts w:ascii="Times New Roman" w:hAnsi="Times New Roman" w:cs="Times New Roman"/>
        </w:rPr>
        <w:t xml:space="preserve">both </w:t>
      </w:r>
      <w:r>
        <w:rPr>
          <w:rFonts w:ascii="Times New Roman" w:hAnsi="Times New Roman" w:cs="Times New Roman"/>
        </w:rPr>
        <w:t>networks</w:t>
      </w:r>
      <w:ins w:id="2563" w:author="Benton, Deon" w:date="2026-04-09T15:50:00Z" w16du:dateUtc="2026-04-09T20:50:00Z">
        <w:r w:rsidR="00AC1613">
          <w:rPr>
            <w:rFonts w:ascii="Times New Roman" w:hAnsi="Times New Roman" w:cs="Times New Roman"/>
          </w:rPr>
          <w:t xml:space="preserve"> reproduced the first target finding,</w:t>
        </w:r>
      </w:ins>
      <w:r>
        <w:rPr>
          <w:rFonts w:ascii="Times New Roman" w:hAnsi="Times New Roman" w:cs="Times New Roman"/>
        </w:rPr>
        <w:t xml:space="preserve"> although</w:t>
      </w:r>
      <w:ins w:id="2564" w:author="Benton, Deon" w:date="2026-04-09T15:50:00Z" w16du:dateUtc="2026-04-09T20:50:00Z">
        <w:r w:rsidR="00AC1613">
          <w:rPr>
            <w:rFonts w:ascii="Times New Roman" w:hAnsi="Times New Roman" w:cs="Times New Roman"/>
          </w:rPr>
          <w:t xml:space="preserve"> it is clear from the figure that the difference in error between the Inefficient and Efficient test events was</w:t>
        </w:r>
      </w:ins>
      <w:r>
        <w:rPr>
          <w:rFonts w:ascii="Times New Roman" w:hAnsi="Times New Roman" w:cs="Times New Roman"/>
        </w:rPr>
        <w:t xml:space="preserve"> larger for ALIAS than for OM10. A different pattern </w:t>
      </w:r>
      <w:r>
        <w:rPr>
          <w:rFonts w:ascii="Times New Roman" w:hAnsi="Times New Roman" w:cs="Times New Roman"/>
        </w:rPr>
        <w:lastRenderedPageBreak/>
        <w:t xml:space="preserve">emerged for networks in the Control condition in both models. Specifically, in both models, </w:t>
      </w:r>
      <w:ins w:id="2565" w:author="Benton, Deon" w:date="2026-03-03T15:31:00Z" w16du:dateUtc="2026-03-03T21:31:00Z">
        <w:r>
          <w:rPr>
            <w:rFonts w:ascii="Times New Roman" w:hAnsi="Times New Roman" w:cs="Times New Roman"/>
          </w:rPr>
          <w:t xml:space="preserve">networks assigned to this condition overall </w:t>
        </w:r>
      </w:ins>
      <w:r>
        <w:rPr>
          <w:rFonts w:ascii="Times New Roman" w:hAnsi="Times New Roman" w:cs="Times New Roman"/>
        </w:rPr>
        <w:t>looked equally long at both conditions. The fact that ALIAS succeeded in qualitatively reproducing</w:t>
      </w:r>
      <w:ins w:id="2566" w:author="Benton, Deon" w:date="2026-04-09T15:52:00Z" w16du:dateUtc="2026-04-09T20:52:00Z">
        <w:r w:rsidR="00AC1613">
          <w:rPr>
            <w:rFonts w:ascii="Times New Roman" w:hAnsi="Times New Roman" w:cs="Times New Roman"/>
          </w:rPr>
          <w:t xml:space="preserve"> the first target finding</w:t>
        </w:r>
      </w:ins>
      <w:r>
        <w:rPr>
          <w:rFonts w:ascii="Times New Roman" w:hAnsi="Times New Roman" w:cs="Times New Roman"/>
        </w:rPr>
        <w:t xml:space="preserve"> suggest</w:t>
      </w:r>
      <w:ins w:id="2567" w:author="Benton, Deon" w:date="2026-03-26T10:45:00Z" w16du:dateUtc="2026-03-26T15:45:00Z">
        <w:r>
          <w:rPr>
            <w:rFonts w:ascii="Times New Roman" w:hAnsi="Times New Roman" w:cs="Times New Roman"/>
          </w:rPr>
          <w:t>s</w:t>
        </w:r>
      </w:ins>
      <w:r>
        <w:rPr>
          <w:rFonts w:ascii="Times New Roman" w:hAnsi="Times New Roman" w:cs="Times New Roman"/>
        </w:rPr>
        <w:t xml:space="preserve"> that </w:t>
      </w:r>
      <w:ins w:id="2568" w:author="Benton, Deon" w:date="2026-04-09T15:52:00Z" w16du:dateUtc="2026-04-09T20:52:00Z">
        <w:r w:rsidR="00AC1613">
          <w:rPr>
            <w:rFonts w:ascii="Times New Roman" w:hAnsi="Times New Roman" w:cs="Times New Roman"/>
          </w:rPr>
          <w:t xml:space="preserve">the </w:t>
        </w:r>
      </w:ins>
      <w:r>
        <w:rPr>
          <w:rFonts w:ascii="Times New Roman" w:hAnsi="Times New Roman" w:cs="Times New Roman"/>
        </w:rPr>
        <w:t>theoretical account that it implements is sufficient to capture such looking behavior. OM10’s ability qualitatively to reproduce infants’ looking times in both conditions</w:t>
      </w:r>
      <w:ins w:id="2569" w:author="Benton, Deon" w:date="2026-04-09T15:53:00Z" w16du:dateUtc="2026-04-09T20:53:00Z">
        <w:r w:rsidR="00AC1613">
          <w:rPr>
            <w:rFonts w:ascii="Times New Roman" w:hAnsi="Times New Roman" w:cs="Times New Roman"/>
          </w:rPr>
          <w:t xml:space="preserve"> as well</w:t>
        </w:r>
      </w:ins>
      <w:r>
        <w:rPr>
          <w:rFonts w:ascii="Times New Roman" w:hAnsi="Times New Roman" w:cs="Times New Roman"/>
        </w:rPr>
        <w:t xml:space="preserve"> is perhaps not surprising given that it was built specifically</w:t>
      </w:r>
      <w:ins w:id="2570" w:author="Benton, Deon" w:date="2026-04-09T15:54:00Z" w16du:dateUtc="2026-04-09T20:54:00Z">
        <w:r w:rsidR="00AC1613">
          <w:rPr>
            <w:rFonts w:ascii="Times New Roman" w:hAnsi="Times New Roman" w:cs="Times New Roman"/>
          </w:rPr>
          <w:t xml:space="preserve"> and independently shown </w:t>
        </w:r>
      </w:ins>
      <w:del w:id="2571" w:author="Benton, Deon" w:date="2026-04-09T15:54:00Z" w16du:dateUtc="2026-04-09T20:54:00Z">
        <w:r w:rsidDel="00AC1613">
          <w:rPr>
            <w:rFonts w:ascii="Times New Roman" w:hAnsi="Times New Roman" w:cs="Times New Roman"/>
          </w:rPr>
          <w:delText xml:space="preserve"> </w:delText>
        </w:r>
      </w:del>
      <w:r>
        <w:rPr>
          <w:rFonts w:ascii="Times New Roman" w:hAnsi="Times New Roman" w:cs="Times New Roman"/>
        </w:rPr>
        <w:t xml:space="preserve">to capture </w:t>
      </w:r>
      <w:ins w:id="2572" w:author="Benton, Deon" w:date="2026-04-09T15:54:00Z" w16du:dateUtc="2026-04-09T20:54:00Z">
        <w:r w:rsidR="00AC1613">
          <w:rPr>
            <w:rFonts w:ascii="Times New Roman" w:hAnsi="Times New Roman" w:cs="Times New Roman"/>
          </w:rPr>
          <w:t xml:space="preserve">the first major finding.  </w:t>
        </w:r>
      </w:ins>
      <w:r>
        <w:rPr>
          <w:rFonts w:ascii="Times New Roman" w:hAnsi="Times New Roman" w:cs="Times New Roman"/>
        </w:rPr>
        <w:t xml:space="preserve">Yet, as noted in the Introduction, it is possible that OM10’s success reflects a failure to model key features of </w:t>
      </w:r>
      <w:ins w:id="2573" w:author="Benton, Deon" w:date="2026-04-09T15:55:00Z" w16du:dateUtc="2026-04-09T20:55:00Z">
        <w:r w:rsidR="00AC1613">
          <w:rPr>
            <w:rFonts w:ascii="Times New Roman" w:hAnsi="Times New Roman" w:cs="Times New Roman"/>
          </w:rPr>
          <w:t>the</w:t>
        </w:r>
      </w:ins>
      <w:r>
        <w:rPr>
          <w:rFonts w:ascii="Times New Roman" w:hAnsi="Times New Roman" w:cs="Times New Roman"/>
        </w:rPr>
        <w:t xml:space="preserve"> design </w:t>
      </w:r>
      <w:ins w:id="2574" w:author="Benton, Deon" w:date="2026-04-09T15:55:00Z" w16du:dateUtc="2026-04-09T20:55:00Z">
        <w:r w:rsidR="00AC1613">
          <w:rPr>
            <w:rFonts w:ascii="Times New Roman" w:hAnsi="Times New Roman" w:cs="Times New Roman"/>
          </w:rPr>
          <w:t xml:space="preserve">of some </w:t>
        </w:r>
        <w:proofErr w:type="spellStart"/>
        <w:r w:rsidR="00AC1613">
          <w:rPr>
            <w:rFonts w:ascii="Times New Roman" w:hAnsi="Times New Roman" w:cs="Times New Roman"/>
          </w:rPr>
          <w:t>fo</w:t>
        </w:r>
        <w:proofErr w:type="spellEnd"/>
        <w:r w:rsidR="00AC1613">
          <w:rPr>
            <w:rFonts w:ascii="Times New Roman" w:hAnsi="Times New Roman" w:cs="Times New Roman"/>
          </w:rPr>
          <w:t xml:space="preserve"> the early studies on infant action understanding </w:t>
        </w:r>
      </w:ins>
      <w:r>
        <w:rPr>
          <w:rFonts w:ascii="Times New Roman" w:hAnsi="Times New Roman" w:cs="Times New Roman"/>
        </w:rPr>
        <w:t xml:space="preserve">rather than to its ability to capture the processes supporting action understanding.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11634"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856"/>
      </w:tblGrid>
      <w:tr w:rsidR="007567EE" w14:paraId="0E682F83" w14:textId="77777777" w:rsidTr="00AC1613">
        <w:trPr>
          <w:trHeight w:val="3622"/>
        </w:trPr>
        <w:tc>
          <w:tcPr>
            <w:tcW w:w="5788" w:type="dxa"/>
          </w:tcPr>
          <w:p w14:paraId="2852DAEA" w14:textId="38B58EF2" w:rsidR="007567EE" w:rsidRDefault="00A31190" w:rsidP="007567EE">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839A525" wp14:editId="46813E01">
                  <wp:extent cx="3544255" cy="2181080"/>
                  <wp:effectExtent l="0" t="0" r="0" b="0"/>
                  <wp:docPr id="15308410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5846" w:type="dxa"/>
          </w:tcPr>
          <w:p w14:paraId="0DA502C6" w14:textId="75553173" w:rsidR="007567EE" w:rsidRDefault="007567EE" w:rsidP="00AC1613">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056F665" wp14:editId="2F7DA215">
                  <wp:extent cx="3580411" cy="2203330"/>
                  <wp:effectExtent l="0" t="0" r="1270" b="6985"/>
                  <wp:docPr id="7700974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97438" name="Picture 7700974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98178" cy="2214264"/>
                          </a:xfrm>
                          <a:prstGeom prst="rect">
                            <a:avLst/>
                          </a:prstGeom>
                        </pic:spPr>
                      </pic:pic>
                    </a:graphicData>
                  </a:graphic>
                </wp:inline>
              </w:drawing>
            </w:r>
          </w:p>
        </w:tc>
      </w:tr>
    </w:tbl>
    <w:p w14:paraId="36EF27CB" w14:textId="4BB479B2" w:rsidR="00AC1613" w:rsidRPr="00AC1613" w:rsidRDefault="00AC1613" w:rsidP="00AC1613">
      <w:pPr>
        <w:pStyle w:val="Caption"/>
        <w:rPr>
          <w:rFonts w:ascii="Times New Roman" w:hAnsi="Times New Roman" w:cs="Times New Roman"/>
          <w:i w:val="0"/>
          <w:iCs w:val="0"/>
          <w:color w:val="000000" w:themeColor="text1"/>
          <w:sz w:val="24"/>
          <w:szCs w:val="24"/>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Pr="00AC1613">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Mean </w:t>
      </w:r>
      <w:r>
        <w:rPr>
          <w:rFonts w:ascii="Times New Roman" w:hAnsi="Times New Roman" w:cs="Times New Roman"/>
          <w:i w:val="0"/>
          <w:iCs w:val="0"/>
          <w:color w:val="000000" w:themeColor="text1"/>
          <w:sz w:val="24"/>
          <w:szCs w:val="24"/>
        </w:rPr>
        <w:t>network error produced</w:t>
      </w:r>
      <w:r w:rsidRPr="00AC1613">
        <w:rPr>
          <w:rFonts w:ascii="Times New Roman" w:hAnsi="Times New Roman" w:cs="Times New Roman"/>
          <w:i w:val="0"/>
          <w:iCs w:val="0"/>
          <w:color w:val="000000" w:themeColor="text1"/>
          <w:sz w:val="24"/>
          <w:szCs w:val="24"/>
        </w:rPr>
        <w:t xml:space="preserve"> to Efficient and Inefficient test events in the Experimental and Control conditions for ALIAS (left panel) and OM10 (right panel). For comparability, ALIAS responses (cross-entropy error) </w:t>
      </w:r>
      <w:proofErr w:type="gramStart"/>
      <w:r w:rsidRPr="00AC1613">
        <w:rPr>
          <w:rFonts w:ascii="Times New Roman" w:hAnsi="Times New Roman" w:cs="Times New Roman"/>
          <w:i w:val="0"/>
          <w:iCs w:val="0"/>
          <w:color w:val="000000" w:themeColor="text1"/>
          <w:sz w:val="24"/>
          <w:szCs w:val="24"/>
        </w:rPr>
        <w:t>are collapsed</w:t>
      </w:r>
      <w:proofErr w:type="gramEnd"/>
      <w:r w:rsidRPr="00AC1613">
        <w:rPr>
          <w:rFonts w:ascii="Times New Roman" w:hAnsi="Times New Roman" w:cs="Times New Roman"/>
          <w:i w:val="0"/>
          <w:iCs w:val="0"/>
          <w:color w:val="000000" w:themeColor="text1"/>
          <w:sz w:val="24"/>
          <w:szCs w:val="24"/>
        </w:rPr>
        <w:t xml:space="preserve"> across training epochs, whereas OM10 responses reflect rescaled activation of critical units. Error bars represent standard errors.</w:t>
      </w: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ins w:id="2575" w:author="Benton, Deon" w:date="2026-04-06T11:37:00Z" w16du:dateUtc="2026-04-06T16:37:00Z"/>
          <w:rFonts w:ascii="Times New Roman" w:hAnsi="Times New Roman" w:cs="Times New Roman"/>
        </w:rPr>
      </w:pPr>
    </w:p>
    <w:p w14:paraId="506B5CAD" w14:textId="3F35F1E8" w:rsidR="00C67CF5" w:rsidRDefault="00C67CF5" w:rsidP="00C67CF5">
      <w:pPr>
        <w:spacing w:line="480" w:lineRule="auto"/>
        <w:ind w:firstLine="720"/>
        <w:contextualSpacing/>
        <w:rPr>
          <w:rFonts w:ascii="Times New Roman" w:hAnsi="Times New Roman" w:cs="Times New Roman"/>
        </w:rPr>
      </w:pPr>
      <w:r>
        <w:rPr>
          <w:rFonts w:ascii="Times New Roman" w:hAnsi="Times New Roman" w:cs="Times New Roman"/>
        </w:rPr>
        <w:t xml:space="preserve">To assess whether OM10’s performance is an artifact of these design choices, OM10’s performance was compared to that of a modified version of this model, OM10-2. It will be recalled that in this version of the model, the agent no longer overshoots the </w:t>
      </w:r>
      <w:proofErr w:type="gramStart"/>
      <w:r>
        <w:rPr>
          <w:rFonts w:ascii="Times New Roman" w:hAnsi="Times New Roman" w:cs="Times New Roman"/>
        </w:rPr>
        <w:t>barrier</w:t>
      </w:r>
      <w:proofErr w:type="gramEnd"/>
      <w:r>
        <w:rPr>
          <w:rFonts w:ascii="Times New Roman" w:hAnsi="Times New Roman" w:cs="Times New Roman"/>
        </w:rPr>
        <w:t xml:space="preserve"> and both the </w:t>
      </w:r>
      <w:r>
        <w:rPr>
          <w:rFonts w:ascii="Times New Roman" w:hAnsi="Times New Roman" w:cs="Times New Roman"/>
        </w:rPr>
        <w:lastRenderedPageBreak/>
        <w:t xml:space="preserve">barrier and goal remain fully visible across all time steps. Figure </w:t>
      </w:r>
      <w:r w:rsidR="00A31190">
        <w:rPr>
          <w:rFonts w:ascii="Times New Roman" w:hAnsi="Times New Roman" w:cs="Times New Roman"/>
        </w:rPr>
        <w:t>5</w:t>
      </w:r>
      <w:r>
        <w:rPr>
          <w:rFonts w:ascii="Times New Roman" w:hAnsi="Times New Roman" w:cs="Times New Roman"/>
        </w:rPr>
        <w:t xml:space="preserve"> shows the looking time data of OM10 (replotted) and OM10-2. There are two important takeaways from this figure. First, OM10-2 </w:t>
      </w:r>
      <w:proofErr w:type="gramStart"/>
      <w:r>
        <w:rPr>
          <w:rFonts w:ascii="Times New Roman" w:hAnsi="Times New Roman" w:cs="Times New Roman"/>
        </w:rPr>
        <w:t>model—</w:t>
      </w:r>
      <w:proofErr w:type="gramEnd"/>
      <w:r>
        <w:rPr>
          <w:rFonts w:ascii="Times New Roman" w:hAnsi="Times New Roman" w:cs="Times New Roman"/>
        </w:rPr>
        <w:t xml:space="preserve">which more faithfully captures the experimental details </w:t>
      </w:r>
      <w:r w:rsidR="006823B0">
        <w:rPr>
          <w:rFonts w:ascii="Times New Roman" w:hAnsi="Times New Roman" w:cs="Times New Roman"/>
        </w:rPr>
        <w:t>of studies associated with the first target finding</w:t>
      </w:r>
      <w:r>
        <w:rPr>
          <w:rFonts w:ascii="Times New Roman" w:hAnsi="Times New Roman" w:cs="Times New Roman"/>
        </w:rPr>
        <w:t xml:space="preserve">) than OM10—fails qualitatively to capture the first target finding. Second, OM10-2’s pattern of looking is the mirror reversal of that of OM10; that is, networks in the Control condition, but not those in the Experimental condition, looked longer at the </w:t>
      </w:r>
      <w:r w:rsidR="00FD62D8">
        <w:rPr>
          <w:rFonts w:ascii="Times New Roman" w:hAnsi="Times New Roman" w:cs="Times New Roman"/>
        </w:rPr>
        <w:t>Inefficient test event than at the Efficient test event.</w:t>
      </w:r>
      <w:r>
        <w:rPr>
          <w:rFonts w:ascii="Times New Roman" w:hAnsi="Times New Roman" w:cs="Times New Roman"/>
        </w:rPr>
        <w:t xml:space="preserve"> </w:t>
      </w:r>
    </w:p>
    <w:p w14:paraId="018FC986" w14:textId="77777777" w:rsidR="00BC196F" w:rsidRDefault="00BC196F" w:rsidP="006823B0">
      <w:pPr>
        <w:spacing w:line="480" w:lineRule="auto"/>
        <w:contextualSpacing/>
        <w:rPr>
          <w:rFonts w:ascii="Times New Roman" w:hAnsi="Times New Roman" w:cs="Times New Roman"/>
        </w:rPr>
      </w:pP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1186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6"/>
        <w:gridCol w:w="6006"/>
      </w:tblGrid>
      <w:tr w:rsidR="002731B1" w14:paraId="65CDB0C4" w14:textId="77777777" w:rsidTr="00990DDD">
        <w:trPr>
          <w:trHeight w:val="3797"/>
        </w:trPr>
        <w:tc>
          <w:tcPr>
            <w:tcW w:w="5812" w:type="dxa"/>
          </w:tcPr>
          <w:p w14:paraId="1FFE47BD" w14:textId="7AC56871" w:rsidR="002731B1" w:rsidRDefault="00940F31" w:rsidP="002731B1">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244A679" wp14:editId="0E29C6CC">
                  <wp:extent cx="3581400" cy="2203938"/>
                  <wp:effectExtent l="0" t="0" r="0" b="6350"/>
                  <wp:docPr id="871874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74134" name="Picture 8718741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13958" cy="2223973"/>
                          </a:xfrm>
                          <a:prstGeom prst="rect">
                            <a:avLst/>
                          </a:prstGeom>
                        </pic:spPr>
                      </pic:pic>
                    </a:graphicData>
                  </a:graphic>
                </wp:inline>
              </w:drawing>
            </w:r>
          </w:p>
        </w:tc>
        <w:tc>
          <w:tcPr>
            <w:tcW w:w="6050" w:type="dxa"/>
          </w:tcPr>
          <w:p w14:paraId="7912EAFC" w14:textId="15BB7C1E" w:rsidR="002731B1" w:rsidRDefault="00940F31" w:rsidP="00990DD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495462A" wp14:editId="62987768">
                  <wp:extent cx="3621882" cy="2228850"/>
                  <wp:effectExtent l="0" t="0" r="0" b="0"/>
                  <wp:docPr id="586396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96678" name="Picture 5863966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70002" cy="2258463"/>
                          </a:xfrm>
                          <a:prstGeom prst="rect">
                            <a:avLst/>
                          </a:prstGeom>
                        </pic:spPr>
                      </pic:pic>
                    </a:graphicData>
                  </a:graphic>
                </wp:inline>
              </w:drawing>
            </w:r>
          </w:p>
        </w:tc>
      </w:tr>
    </w:tbl>
    <w:p w14:paraId="0FF872E1" w14:textId="312CCB0B"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A31190">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OM10 (left panel) and OM10-2 (right panel).</w:t>
      </w:r>
    </w:p>
    <w:p w14:paraId="2CE49843" w14:textId="77777777" w:rsidR="009606A5" w:rsidRDefault="009606A5" w:rsidP="00A31190">
      <w:pPr>
        <w:spacing w:line="480" w:lineRule="auto"/>
        <w:contextualSpacing/>
        <w:rPr>
          <w:ins w:id="2576" w:author="Benton, Deon" w:date="2026-03-28T19:46:00Z" w16du:dateUtc="2026-03-29T00:46:00Z"/>
          <w:rFonts w:ascii="Times New Roman" w:hAnsi="Times New Roman" w:cs="Times New Roman"/>
        </w:rPr>
      </w:pPr>
    </w:p>
    <w:p w14:paraId="7A5DA74C" w14:textId="3BF5387A" w:rsidR="00BC1646" w:rsidRDefault="0023417E" w:rsidP="001B653D">
      <w:pPr>
        <w:spacing w:line="480" w:lineRule="auto"/>
        <w:ind w:firstLine="720"/>
        <w:contextualSpacing/>
        <w:rPr>
          <w:ins w:id="2577" w:author="Benton, Deon" w:date="2026-04-12T12:39:00Z" w16du:dateUtc="2026-04-12T17:39:00Z"/>
          <w:rFonts w:ascii="Times New Roman" w:hAnsi="Times New Roman" w:cs="Times New Roman"/>
        </w:rPr>
      </w:pPr>
      <w:ins w:id="2578" w:author="Benton, Deon" w:date="2026-03-26T10:47:00Z" w16du:dateUtc="2026-03-26T15:47:00Z">
        <w:r>
          <w:rPr>
            <w:rFonts w:ascii="Times New Roman" w:hAnsi="Times New Roman" w:cs="Times New Roman"/>
          </w:rPr>
          <w:t xml:space="preserve">Given that a key assumption of ALIAS is that </w:t>
        </w:r>
      </w:ins>
      <w:ins w:id="2579" w:author="Benton, Deon" w:date="2026-03-26T10:48:00Z" w16du:dateUtc="2026-03-26T15:48:00Z">
        <w:r>
          <w:rPr>
            <w:rFonts w:ascii="Times New Roman" w:hAnsi="Times New Roman" w:cs="Times New Roman"/>
          </w:rPr>
          <w:t xml:space="preserve">barriers that are located in the periphery </w:t>
        </w:r>
      </w:ins>
      <w:r w:rsidR="005D6240">
        <w:rPr>
          <w:rFonts w:ascii="Times New Roman" w:hAnsi="Times New Roman" w:cs="Times New Roman"/>
        </w:rPr>
        <w:t xml:space="preserve">of a visual scene </w:t>
      </w:r>
      <w:ins w:id="2580" w:author="Benton, Deon" w:date="2026-03-26T10:48:00Z" w16du:dateUtc="2026-03-26T15:48:00Z">
        <w:r>
          <w:rPr>
            <w:rFonts w:ascii="Times New Roman" w:hAnsi="Times New Roman" w:cs="Times New Roman"/>
          </w:rPr>
          <w:t xml:space="preserve">are less salient than those located beneath arced </w:t>
        </w:r>
      </w:ins>
      <w:r w:rsidR="005D6240">
        <w:rPr>
          <w:rFonts w:ascii="Times New Roman" w:hAnsi="Times New Roman" w:cs="Times New Roman"/>
        </w:rPr>
        <w:t>motion trajectories</w:t>
      </w:r>
      <w:ins w:id="2581" w:author="Benton, Deon" w:date="2026-03-26T10:48:00Z" w16du:dateUtc="2026-03-26T15:48:00Z">
        <w:r>
          <w:rPr>
            <w:rFonts w:ascii="Times New Roman" w:hAnsi="Times New Roman" w:cs="Times New Roman"/>
          </w:rPr>
          <w:t>—which has consequences for the strength or the magnitude of the association that is formed between them—</w:t>
        </w:r>
      </w:ins>
      <w:ins w:id="2582" w:author="Benton, Deon" w:date="2026-03-26T10:49:00Z" w16du:dateUtc="2026-03-26T15:49:00Z">
        <w:r>
          <w:rPr>
            <w:rFonts w:ascii="Times New Roman" w:hAnsi="Times New Roman" w:cs="Times New Roman"/>
          </w:rPr>
          <w:t>t</w:t>
        </w:r>
      </w:ins>
      <w:ins w:id="2583" w:author="Benton, Deon" w:date="2026-03-26T10:47:00Z" w16du:dateUtc="2026-03-26T15:47:00Z">
        <w:r>
          <w:rPr>
            <w:rFonts w:ascii="Times New Roman" w:hAnsi="Times New Roman" w:cs="Times New Roman"/>
          </w:rPr>
          <w:t>he final analysis compared</w:t>
        </w:r>
      </w:ins>
      <w:ins w:id="2584" w:author="Benton, Deon" w:date="2026-03-26T14:01:00Z" w16du:dateUtc="2026-03-26T19:01:00Z">
        <w:r w:rsidR="003A2340">
          <w:rPr>
            <w:rFonts w:ascii="Times New Roman" w:hAnsi="Times New Roman" w:cs="Times New Roman"/>
          </w:rPr>
          <w:t xml:space="preserve"> the performance of</w:t>
        </w:r>
      </w:ins>
      <w:ins w:id="2585" w:author="Benton, Deon" w:date="2026-03-26T10:47:00Z" w16du:dateUtc="2026-03-26T15:47:00Z">
        <w:r>
          <w:rPr>
            <w:rFonts w:ascii="Times New Roman" w:hAnsi="Times New Roman" w:cs="Times New Roman"/>
          </w:rPr>
          <w:t xml:space="preserve"> ALIAS to a </w:t>
        </w:r>
      </w:ins>
      <w:ins w:id="2586" w:author="Benton, Deon" w:date="2026-03-26T14:02:00Z" w16du:dateUtc="2026-03-26T19:02:00Z">
        <w:r w:rsidR="003A2340">
          <w:rPr>
            <w:rFonts w:ascii="Times New Roman" w:hAnsi="Times New Roman" w:cs="Times New Roman"/>
          </w:rPr>
          <w:t>version of this model</w:t>
        </w:r>
      </w:ins>
      <w:ins w:id="2587" w:author="Benton, Deon" w:date="2026-03-26T10:47:00Z" w16du:dateUtc="2026-03-26T15:47:00Z">
        <w:r>
          <w:rPr>
            <w:rFonts w:ascii="Times New Roman" w:hAnsi="Times New Roman" w:cs="Times New Roman"/>
          </w:rPr>
          <w:t xml:space="preserve"> that did not implement differential salience.</w:t>
        </w:r>
      </w:ins>
      <w:r w:rsidR="007F07B1">
        <w:rPr>
          <w:rFonts w:ascii="Times New Roman" w:hAnsi="Times New Roman" w:cs="Times New Roman"/>
        </w:rPr>
        <w:t xml:space="preserve"> </w:t>
      </w:r>
      <w:r w:rsidR="005D6240">
        <w:rPr>
          <w:rFonts w:ascii="Times New Roman" w:hAnsi="Times New Roman" w:cs="Times New Roman"/>
        </w:rPr>
        <w:t xml:space="preserve">Data for this analysis is shown </w:t>
      </w:r>
      <w:ins w:id="2588" w:author="Benton, Deon" w:date="2026-04-10T08:47:00Z" w16du:dateUtc="2026-04-10T13:47:00Z">
        <w:r w:rsidR="00FE6A40">
          <w:rPr>
            <w:rFonts w:ascii="Times New Roman" w:hAnsi="Times New Roman" w:cs="Times New Roman"/>
          </w:rPr>
          <w:t>in Figure 6</w:t>
        </w:r>
      </w:ins>
      <w:r w:rsidR="005D6240">
        <w:rPr>
          <w:rFonts w:ascii="Times New Roman" w:hAnsi="Times New Roman" w:cs="Times New Roman"/>
        </w:rPr>
        <w:t xml:space="preserve">.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 xml:space="preserve">both </w:t>
      </w:r>
      <w:r w:rsidR="00E84D6E">
        <w:rPr>
          <w:rFonts w:ascii="Times New Roman" w:hAnsi="Times New Roman" w:cs="Times New Roman"/>
        </w:rPr>
        <w:lastRenderedPageBreak/>
        <w:t>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ins w:id="2589" w:author="Benton, Deon" w:date="2026-03-27T15:11:00Z" w16du:dateUtc="2026-03-27T20:11:00Z">
        <w:r w:rsidR="00B37F93">
          <w:rPr>
            <w:rFonts w:ascii="Times New Roman" w:hAnsi="Times New Roman" w:cs="Times New Roman"/>
          </w:rPr>
          <w:t>,</w:t>
        </w:r>
      </w:ins>
      <w:r w:rsidR="00DE21B3">
        <w:rPr>
          <w:rFonts w:ascii="Times New Roman" w:hAnsi="Times New Roman" w:cs="Times New Roman"/>
        </w:rPr>
        <w:t xml:space="preserve"> </w:t>
      </w:r>
      <w:r w:rsidR="00AD3D4F">
        <w:rPr>
          <w:rFonts w:ascii="Times New Roman" w:hAnsi="Times New Roman" w:cs="Times New Roman"/>
        </w:rPr>
        <w:t>the</w:t>
      </w:r>
      <w:ins w:id="2590" w:author="Benton, Deon" w:date="2026-03-27T15:11:00Z" w16du:dateUtc="2026-03-27T20:11:00Z">
        <w:r w:rsidR="00B37F93">
          <w:rPr>
            <w:rFonts w:ascii="Times New Roman" w:hAnsi="Times New Roman" w:cs="Times New Roman"/>
          </w:rPr>
          <w:t>ir patterns of looking diver</w:t>
        </w:r>
      </w:ins>
      <w:ins w:id="2591" w:author="Benton, Deon" w:date="2026-03-27T15:12:00Z" w16du:dateUtc="2026-03-27T20:12:00Z">
        <w:r w:rsidR="00B37F93">
          <w:rPr>
            <w:rFonts w:ascii="Times New Roman" w:hAnsi="Times New Roman" w:cs="Times New Roman"/>
          </w:rPr>
          <w:t>ged in the Control condition</w:t>
        </w:r>
      </w:ins>
      <w:ins w:id="2592" w:author="Benton, Deon" w:date="2026-03-27T16:33:00Z" w16du:dateUtc="2026-03-27T21:33:00Z">
        <w:r w:rsidR="00E9412F">
          <w:rPr>
            <w:rFonts w:ascii="Times New Roman" w:hAnsi="Times New Roman" w:cs="Times New Roman"/>
          </w:rPr>
          <w:t>.</w:t>
        </w:r>
      </w:ins>
      <w:ins w:id="2593" w:author="Benton, Deon" w:date="2026-03-27T16:35:00Z" w16du:dateUtc="2026-03-27T21:35:00Z">
        <w:r w:rsidR="00A251F2">
          <w:rPr>
            <w:rFonts w:ascii="Times New Roman" w:hAnsi="Times New Roman" w:cs="Times New Roman"/>
          </w:rPr>
          <w:t xml:space="preserve"> </w:t>
        </w:r>
      </w:ins>
      <w:ins w:id="2594" w:author="Benton, Deon" w:date="2026-03-27T16:46:00Z" w16du:dateUtc="2026-03-27T21:46:00Z">
        <w:r w:rsidR="003471D4">
          <w:rPr>
            <w:rFonts w:ascii="Times New Roman" w:hAnsi="Times New Roman" w:cs="Times New Roman"/>
          </w:rPr>
          <w:t xml:space="preserve">Specifically, </w:t>
        </w:r>
        <w:r w:rsidR="006F5084">
          <w:rPr>
            <w:rFonts w:ascii="Times New Roman" w:hAnsi="Times New Roman" w:cs="Times New Roman"/>
          </w:rPr>
          <w:t>although the</w:t>
        </w:r>
      </w:ins>
      <w:ins w:id="2595" w:author="Benton, Deon" w:date="2026-03-27T16:47:00Z" w16du:dateUtc="2026-03-27T21:47:00Z">
        <w:r w:rsidR="006F5084">
          <w:rPr>
            <w:rFonts w:ascii="Times New Roman" w:hAnsi="Times New Roman" w:cs="Times New Roman"/>
          </w:rPr>
          <w:t xml:space="preserve"> </w:t>
        </w:r>
      </w:ins>
      <w:ins w:id="2596" w:author="Benton, Deon" w:date="2026-03-27T16:53:00Z" w16du:dateUtc="2026-03-27T21:53:00Z">
        <w:r w:rsidR="0056544E">
          <w:rPr>
            <w:rFonts w:ascii="Times New Roman" w:hAnsi="Times New Roman" w:cs="Times New Roman"/>
          </w:rPr>
          <w:t xml:space="preserve">difference in </w:t>
        </w:r>
      </w:ins>
      <w:ins w:id="2597" w:author="Benton, Deon" w:date="2026-03-27T16:55:00Z" w16du:dateUtc="2026-03-27T21:55:00Z">
        <w:r w:rsidR="0056544E">
          <w:rPr>
            <w:rFonts w:ascii="Times New Roman" w:hAnsi="Times New Roman" w:cs="Times New Roman"/>
          </w:rPr>
          <w:t xml:space="preserve">time spent </w:t>
        </w:r>
      </w:ins>
      <w:ins w:id="2598" w:author="Benton, Deon" w:date="2026-03-27T16:57:00Z" w16du:dateUtc="2026-03-27T21:57:00Z">
        <w:r w:rsidR="00F05981">
          <w:rPr>
            <w:rFonts w:ascii="Times New Roman" w:hAnsi="Times New Roman" w:cs="Times New Roman"/>
          </w:rPr>
          <w:t>looking at the two test</w:t>
        </w:r>
      </w:ins>
      <w:ins w:id="2599" w:author="Benton, Deon" w:date="2026-03-27T16:55:00Z" w16du:dateUtc="2026-03-27T21:55:00Z">
        <w:r w:rsidR="0056544E">
          <w:rPr>
            <w:rFonts w:ascii="Times New Roman" w:hAnsi="Times New Roman" w:cs="Times New Roman"/>
          </w:rPr>
          <w:t xml:space="preserve"> events</w:t>
        </w:r>
      </w:ins>
      <w:ins w:id="2600" w:author="Benton, Deon" w:date="2026-03-27T16:47:00Z" w16du:dateUtc="2026-03-27T21:47:00Z">
        <w:r w:rsidR="006F5084">
          <w:rPr>
            <w:rFonts w:ascii="Times New Roman" w:hAnsi="Times New Roman" w:cs="Times New Roman"/>
          </w:rPr>
          <w:t xml:space="preserve"> was smaller in this condition than in the Experimental condition in both models, </w:t>
        </w:r>
      </w:ins>
      <w:ins w:id="2601" w:author="Benton, Deon" w:date="2026-04-16T23:01:00Z" w16du:dateUtc="2026-04-17T04:01:00Z">
        <w:r w:rsidR="00AD0D36">
          <w:rPr>
            <w:rFonts w:ascii="Times New Roman" w:hAnsi="Times New Roman" w:cs="Times New Roman"/>
          </w:rPr>
          <w:t>only networks in ALIAS-2</w:t>
        </w:r>
      </w:ins>
      <w:ins w:id="2602" w:author="Benton, Deon" w:date="2026-03-27T16:48:00Z" w16du:dateUtc="2026-03-27T21:48:00Z">
        <w:r w:rsidR="006F5084">
          <w:rPr>
            <w:rFonts w:ascii="Times New Roman" w:hAnsi="Times New Roman" w:cs="Times New Roman"/>
          </w:rPr>
          <w:t xml:space="preserve"> </w:t>
        </w:r>
      </w:ins>
      <w:ins w:id="2603" w:author="Benton, Deon" w:date="2026-04-10T08:48:00Z" w16du:dateUtc="2026-04-10T13:48:00Z">
        <w:r w:rsidR="00E424AA">
          <w:rPr>
            <w:rFonts w:ascii="Times New Roman" w:hAnsi="Times New Roman" w:cs="Times New Roman"/>
          </w:rPr>
          <w:t>looked longer at the</w:t>
        </w:r>
      </w:ins>
      <w:ins w:id="2604" w:author="Benton, Deon" w:date="2026-03-27T16:48:00Z" w16du:dateUtc="2026-03-27T21:48:00Z">
        <w:r w:rsidR="006F5084">
          <w:rPr>
            <w:rFonts w:ascii="Times New Roman" w:hAnsi="Times New Roman" w:cs="Times New Roman"/>
          </w:rPr>
          <w:t xml:space="preserve"> Inefficient test event than at the Efficient one</w:t>
        </w:r>
      </w:ins>
      <w:ins w:id="2605" w:author="Benton, Deon" w:date="2026-03-27T16:51:00Z" w16du:dateUtc="2026-03-27T21:51:00Z">
        <w:r w:rsidR="002D1E7F">
          <w:rPr>
            <w:rFonts w:ascii="Times New Roman" w:hAnsi="Times New Roman" w:cs="Times New Roman"/>
          </w:rPr>
          <w:t>.</w:t>
        </w:r>
      </w:ins>
      <w:ins w:id="2606" w:author="Benton, Deon" w:date="2026-04-11T10:19:00Z" w16du:dateUtc="2026-04-11T15:19:00Z">
        <w:r w:rsidR="009172E6">
          <w:rPr>
            <w:rFonts w:ascii="Times New Roman" w:hAnsi="Times New Roman" w:cs="Times New Roman"/>
          </w:rPr>
          <w:t xml:space="preserve"> </w:t>
        </w:r>
      </w:ins>
      <w:ins w:id="2607" w:author="Benton, Deon" w:date="2026-04-11T13:58:00Z" w16du:dateUtc="2026-04-11T18:58:00Z">
        <w:r w:rsidR="0052427B">
          <w:rPr>
            <w:rFonts w:ascii="Times New Roman" w:hAnsi="Times New Roman" w:cs="Times New Roman"/>
          </w:rPr>
          <w:t>Th</w:t>
        </w:r>
      </w:ins>
      <w:ins w:id="2608" w:author="Benton, Deon" w:date="2026-04-11T14:00:00Z" w16du:dateUtc="2026-04-11T19:00:00Z">
        <w:r w:rsidR="0052427B">
          <w:rPr>
            <w:rFonts w:ascii="Times New Roman" w:hAnsi="Times New Roman" w:cs="Times New Roman"/>
          </w:rPr>
          <w:t>is difference can be traced to</w:t>
        </w:r>
      </w:ins>
      <w:ins w:id="2609" w:author="Benton, Deon" w:date="2026-04-11T14:44:00Z" w16du:dateUtc="2026-04-11T19:44:00Z">
        <w:r w:rsidR="008431FB">
          <w:rPr>
            <w:rFonts w:ascii="Times New Roman" w:hAnsi="Times New Roman" w:cs="Times New Roman"/>
          </w:rPr>
          <w:t xml:space="preserve"> how salience was implemented in the current simulations and its</w:t>
        </w:r>
      </w:ins>
      <w:ins w:id="2610" w:author="Benton, Deon" w:date="2026-04-11T14:00:00Z" w16du:dateUtc="2026-04-11T19:00:00Z">
        <w:r w:rsidR="0052427B">
          <w:rPr>
            <w:rFonts w:ascii="Times New Roman" w:hAnsi="Times New Roman" w:cs="Times New Roman"/>
          </w:rPr>
          <w:t xml:space="preserve"> </w:t>
        </w:r>
      </w:ins>
      <w:ins w:id="2611" w:author="Benton, Deon" w:date="2026-04-11T14:03:00Z" w16du:dateUtc="2026-04-11T19:03:00Z">
        <w:r w:rsidR="0052427B">
          <w:rPr>
            <w:rFonts w:ascii="Times New Roman" w:hAnsi="Times New Roman" w:cs="Times New Roman"/>
          </w:rPr>
          <w:t xml:space="preserve">absence in ALIAS-2. </w:t>
        </w:r>
      </w:ins>
      <w:ins w:id="2612" w:author="Benton, Deon" w:date="2026-04-11T14:46:00Z" w16du:dateUtc="2026-04-11T19:46:00Z">
        <w:r w:rsidR="006278D9">
          <w:rPr>
            <w:rFonts w:ascii="Times New Roman" w:hAnsi="Times New Roman" w:cs="Times New Roman"/>
          </w:rPr>
          <w:t>Recall that salience was implemented by reducing the learning rate</w:t>
        </w:r>
      </w:ins>
      <w:ins w:id="2613" w:author="Benton, Deon" w:date="2026-04-11T14:47:00Z" w16du:dateUtc="2026-04-11T19:47:00Z">
        <w:r w:rsidR="006278D9">
          <w:rPr>
            <w:rFonts w:ascii="Times New Roman" w:hAnsi="Times New Roman" w:cs="Times New Roman"/>
          </w:rPr>
          <w:t xml:space="preserve"> of</w:t>
        </w:r>
      </w:ins>
      <w:ins w:id="2614" w:author="Benton, Deon" w:date="2026-04-11T14:46:00Z" w16du:dateUtc="2026-04-11T19:46:00Z">
        <w:r w:rsidR="006278D9">
          <w:rPr>
            <w:rFonts w:ascii="Times New Roman" w:hAnsi="Times New Roman" w:cs="Times New Roman"/>
          </w:rPr>
          <w:t xml:space="preserve"> and </w:t>
        </w:r>
      </w:ins>
      <w:ins w:id="2615" w:author="Benton, Deon" w:date="2026-04-11T14:47:00Z" w16du:dateUtc="2026-04-11T19:47:00Z">
        <w:r w:rsidR="006278D9">
          <w:rPr>
            <w:rFonts w:ascii="Times New Roman" w:hAnsi="Times New Roman" w:cs="Times New Roman"/>
          </w:rPr>
          <w:t>applying</w:t>
        </w:r>
      </w:ins>
      <w:ins w:id="2616" w:author="Benton, Deon" w:date="2026-04-11T14:46:00Z" w16du:dateUtc="2026-04-11T19:46:00Z">
        <w:r w:rsidR="006278D9">
          <w:rPr>
            <w:rFonts w:ascii="Times New Roman" w:hAnsi="Times New Roman" w:cs="Times New Roman"/>
          </w:rPr>
          <w:t xml:space="preserve"> weight decay </w:t>
        </w:r>
      </w:ins>
      <w:ins w:id="2617" w:author="Benton, Deon" w:date="2026-04-11T14:47:00Z" w16du:dateUtc="2026-04-11T19:47:00Z">
        <w:r w:rsidR="006278D9">
          <w:rPr>
            <w:rFonts w:ascii="Times New Roman" w:hAnsi="Times New Roman" w:cs="Times New Roman"/>
          </w:rPr>
          <w:t>to</w:t>
        </w:r>
      </w:ins>
      <w:ins w:id="2618" w:author="Benton, Deon" w:date="2026-04-11T14:46:00Z" w16du:dateUtc="2026-04-11T19:46:00Z">
        <w:r w:rsidR="006278D9">
          <w:rPr>
            <w:rFonts w:ascii="Times New Roman" w:hAnsi="Times New Roman" w:cs="Times New Roman"/>
          </w:rPr>
          <w:t xml:space="preserve"> the links between the barrier </w:t>
        </w:r>
      </w:ins>
      <w:ins w:id="2619" w:author="Benton, Deon" w:date="2026-04-11T14:47:00Z" w16du:dateUtc="2026-04-11T19:47:00Z">
        <w:r w:rsidR="006278D9">
          <w:rPr>
            <w:rFonts w:ascii="Times New Roman" w:hAnsi="Times New Roman" w:cs="Times New Roman"/>
          </w:rPr>
          <w:t>input and output information and the model’s internal (i.e., hidden) representations.</w:t>
        </w:r>
      </w:ins>
      <w:ins w:id="2620" w:author="Benton, Deon" w:date="2026-04-11T14:48:00Z" w16du:dateUtc="2026-04-11T19:48:00Z">
        <w:r w:rsidR="002A277E">
          <w:rPr>
            <w:rFonts w:ascii="Times New Roman" w:hAnsi="Times New Roman" w:cs="Times New Roman"/>
          </w:rPr>
          <w:t xml:space="preserve"> </w:t>
        </w:r>
      </w:ins>
    </w:p>
    <w:p w14:paraId="50A830CF" w14:textId="77777777" w:rsidR="00A15CEA" w:rsidRDefault="00A15CEA" w:rsidP="001B653D">
      <w:pPr>
        <w:spacing w:line="480" w:lineRule="auto"/>
        <w:ind w:firstLine="720"/>
        <w:contextualSpacing/>
        <w:rPr>
          <w:ins w:id="2621" w:author="Benton, Deon" w:date="2026-04-12T12:39:00Z" w16du:dateUtc="2026-04-12T17:39:00Z"/>
          <w:rFonts w:ascii="Times New Roman" w:hAnsi="Times New Roman" w:cs="Times New Roman"/>
        </w:rPr>
      </w:pPr>
    </w:p>
    <w:tbl>
      <w:tblPr>
        <w:tblStyle w:val="TableGrid"/>
        <w:tblW w:w="11772"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975"/>
      </w:tblGrid>
      <w:tr w:rsidR="00A15CEA" w14:paraId="597EDF9D" w14:textId="77777777" w:rsidTr="00CE3B0D">
        <w:trPr>
          <w:trHeight w:val="3778"/>
        </w:trPr>
        <w:tc>
          <w:tcPr>
            <w:tcW w:w="5671" w:type="dxa"/>
          </w:tcPr>
          <w:p w14:paraId="73231C92" w14:textId="77777777" w:rsidR="00A15CEA" w:rsidRDefault="00A15CEA" w:rsidP="00CE3B0D">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249477B" wp14:editId="40481313">
                  <wp:extent cx="3544255" cy="2181080"/>
                  <wp:effectExtent l="0" t="0" r="0" b="0"/>
                  <wp:docPr id="3558999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6101" w:type="dxa"/>
          </w:tcPr>
          <w:p w14:paraId="250C0740" w14:textId="77777777" w:rsidR="00A15CEA" w:rsidRDefault="00A15CEA" w:rsidP="00CE3B0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8108E21" wp14:editId="1E2953BE">
                  <wp:extent cx="3564501" cy="2180590"/>
                  <wp:effectExtent l="0" t="0" r="0" b="0"/>
                  <wp:docPr id="15767604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62412" name="Picture 3231624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95844" cy="2199764"/>
                          </a:xfrm>
                          <a:prstGeom prst="rect">
                            <a:avLst/>
                          </a:prstGeom>
                        </pic:spPr>
                      </pic:pic>
                    </a:graphicData>
                  </a:graphic>
                </wp:inline>
              </w:drawing>
            </w:r>
          </w:p>
        </w:tc>
      </w:tr>
    </w:tbl>
    <w:p w14:paraId="7355812B" w14:textId="77777777" w:rsidR="00A15CEA" w:rsidRPr="00427608" w:rsidRDefault="00A15CEA" w:rsidP="00A15CEA">
      <w:pPr>
        <w:pStyle w:val="Caption"/>
        <w:rPr>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w:t>
      </w:r>
      <w:r>
        <w:rPr>
          <w:rFonts w:ascii="Times New Roman" w:hAnsi="Times New Roman" w:cs="Times New Roman"/>
          <w:i w:val="0"/>
          <w:iCs w:val="0"/>
          <w:color w:val="000000" w:themeColor="text1"/>
          <w:sz w:val="24"/>
          <w:szCs w:val="24"/>
        </w:rPr>
        <w:t>ALIAS</w:t>
      </w:r>
      <w:r w:rsidRPr="00427608">
        <w:rPr>
          <w:rFonts w:ascii="Times New Roman" w:hAnsi="Times New Roman" w:cs="Times New Roman"/>
          <w:i w:val="0"/>
          <w:iCs w:val="0"/>
          <w:color w:val="000000" w:themeColor="text1"/>
          <w:sz w:val="24"/>
          <w:szCs w:val="24"/>
        </w:rPr>
        <w:t xml:space="preserve"> (left panel) and </w:t>
      </w:r>
      <w:r>
        <w:rPr>
          <w:rFonts w:ascii="Times New Roman" w:hAnsi="Times New Roman" w:cs="Times New Roman"/>
          <w:i w:val="0"/>
          <w:iCs w:val="0"/>
          <w:color w:val="000000" w:themeColor="text1"/>
          <w:sz w:val="24"/>
          <w:szCs w:val="24"/>
        </w:rPr>
        <w:t>ALIAS no salience</w:t>
      </w:r>
      <w:r w:rsidRPr="00427608">
        <w:rPr>
          <w:rFonts w:ascii="Times New Roman" w:hAnsi="Times New Roman" w:cs="Times New Roman"/>
          <w:i w:val="0"/>
          <w:iCs w:val="0"/>
          <w:color w:val="000000" w:themeColor="text1"/>
          <w:sz w:val="24"/>
          <w:szCs w:val="24"/>
        </w:rPr>
        <w:t xml:space="preserve"> (right panel).</w:t>
      </w:r>
    </w:p>
    <w:p w14:paraId="4289A654" w14:textId="77777777" w:rsidR="00A15CEA" w:rsidRDefault="00A15CEA" w:rsidP="001B653D">
      <w:pPr>
        <w:spacing w:line="480" w:lineRule="auto"/>
        <w:ind w:firstLine="720"/>
        <w:contextualSpacing/>
        <w:rPr>
          <w:ins w:id="2622" w:author="Benton, Deon" w:date="2026-04-11T16:13:00Z" w16du:dateUtc="2026-04-11T21:13:00Z"/>
          <w:rFonts w:ascii="Times New Roman" w:hAnsi="Times New Roman" w:cs="Times New Roman"/>
        </w:rPr>
      </w:pPr>
    </w:p>
    <w:p w14:paraId="4530F414" w14:textId="34B476F9" w:rsidR="003C63D0" w:rsidRDefault="002A277E" w:rsidP="001B653D">
      <w:pPr>
        <w:spacing w:line="480" w:lineRule="auto"/>
        <w:ind w:firstLine="720"/>
        <w:contextualSpacing/>
        <w:rPr>
          <w:ins w:id="2623" w:author="Benton, Deon" w:date="2026-04-12T12:43:00Z" w16du:dateUtc="2026-04-12T17:43:00Z"/>
          <w:rFonts w:ascii="Times New Roman" w:hAnsi="Times New Roman" w:cs="Times New Roman"/>
        </w:rPr>
      </w:pPr>
      <w:ins w:id="2624" w:author="Benton, Deon" w:date="2026-04-11T14:50:00Z" w16du:dateUtc="2026-04-11T19:50:00Z">
        <w:r>
          <w:rPr>
            <w:rFonts w:ascii="Times New Roman" w:hAnsi="Times New Roman" w:cs="Times New Roman"/>
          </w:rPr>
          <w:t xml:space="preserve">This way of implementing salience meant that </w:t>
        </w:r>
      </w:ins>
      <w:ins w:id="2625" w:author="Benton, Deon" w:date="2026-04-11T14:51:00Z" w16du:dateUtc="2026-04-11T19:51:00Z">
        <w:r w:rsidR="003C1CC1">
          <w:rPr>
            <w:rFonts w:ascii="Times New Roman" w:hAnsi="Times New Roman" w:cs="Times New Roman"/>
          </w:rPr>
          <w:t>any association that is esta</w:t>
        </w:r>
      </w:ins>
      <w:ins w:id="2626" w:author="Benton, Deon" w:date="2026-04-11T14:52:00Z" w16du:dateUtc="2026-04-11T19:52:00Z">
        <w:r w:rsidR="003C1CC1">
          <w:rPr>
            <w:rFonts w:ascii="Times New Roman" w:hAnsi="Times New Roman" w:cs="Times New Roman"/>
          </w:rPr>
          <w:t>blished between arced motion and obstacles</w:t>
        </w:r>
      </w:ins>
      <w:ins w:id="2627" w:author="Benton, Deon" w:date="2026-04-11T16:08:00Z" w16du:dateUtc="2026-04-11T21:08:00Z">
        <w:r w:rsidR="00BC1646">
          <w:rPr>
            <w:rFonts w:ascii="Times New Roman" w:hAnsi="Times New Roman" w:cs="Times New Roman"/>
          </w:rPr>
          <w:t xml:space="preserve"> not only</w:t>
        </w:r>
      </w:ins>
      <w:ins w:id="2628" w:author="Benton, Deon" w:date="2026-04-11T14:52:00Z" w16du:dateUtc="2026-04-11T19:52:00Z">
        <w:r w:rsidR="003C1CC1">
          <w:rPr>
            <w:rFonts w:ascii="Times New Roman" w:hAnsi="Times New Roman" w:cs="Times New Roman"/>
          </w:rPr>
          <w:t xml:space="preserve"> should be weaker for </w:t>
        </w:r>
      </w:ins>
      <w:ins w:id="2629" w:author="Benton, Deon" w:date="2026-04-11T14:50:00Z" w16du:dateUtc="2026-04-11T19:50:00Z">
        <w:r>
          <w:rPr>
            <w:rFonts w:ascii="Times New Roman" w:hAnsi="Times New Roman" w:cs="Times New Roman"/>
          </w:rPr>
          <w:t>models that implemented differential salience</w:t>
        </w:r>
      </w:ins>
      <w:ins w:id="2630" w:author="Benton, Deon" w:date="2026-04-11T14:52:00Z" w16du:dateUtc="2026-04-11T19:52:00Z">
        <w:r w:rsidR="003C1CC1">
          <w:rPr>
            <w:rFonts w:ascii="Times New Roman" w:hAnsi="Times New Roman" w:cs="Times New Roman"/>
          </w:rPr>
          <w:t xml:space="preserve"> than those that did not</w:t>
        </w:r>
      </w:ins>
      <w:ins w:id="2631" w:author="Benton, Deon" w:date="2026-04-11T16:09:00Z" w16du:dateUtc="2026-04-11T21:09:00Z">
        <w:r w:rsidR="00BC1646">
          <w:rPr>
            <w:rFonts w:ascii="Times New Roman" w:hAnsi="Times New Roman" w:cs="Times New Roman"/>
          </w:rPr>
          <w:t xml:space="preserve"> but that the models should differ in the “pattern” of looking following exposure to events that are inconsistent with </w:t>
        </w:r>
      </w:ins>
      <w:ins w:id="2632" w:author="Benton, Deon" w:date="2026-04-11T16:10:00Z" w16du:dateUtc="2026-04-11T21:10:00Z">
        <w:r w:rsidR="00BC1646">
          <w:rPr>
            <w:rFonts w:ascii="Times New Roman" w:hAnsi="Times New Roman" w:cs="Times New Roman"/>
          </w:rPr>
          <w:t xml:space="preserve">prior experience. One example of </w:t>
        </w:r>
      </w:ins>
      <w:ins w:id="2633" w:author="Benton, Deon" w:date="2026-04-11T16:11:00Z" w16du:dateUtc="2026-04-11T21:11:00Z">
        <w:r w:rsidR="00BC1646">
          <w:rPr>
            <w:rFonts w:ascii="Times New Roman" w:hAnsi="Times New Roman" w:cs="Times New Roman"/>
          </w:rPr>
          <w:t>such an event is that</w:t>
        </w:r>
      </w:ins>
      <w:ins w:id="2634" w:author="Benton, Deon" w:date="2026-04-11T16:10:00Z" w16du:dateUtc="2026-04-11T21:10:00Z">
        <w:r w:rsidR="00BC1646">
          <w:rPr>
            <w:rFonts w:ascii="Times New Roman" w:hAnsi="Times New Roman" w:cs="Times New Roman"/>
          </w:rPr>
          <w:t xml:space="preserve"> shown to networks in the Control condition</w:t>
        </w:r>
      </w:ins>
      <w:ins w:id="2635" w:author="Benton, Deon" w:date="2026-04-11T16:11:00Z" w16du:dateUtc="2026-04-11T21:11:00Z">
        <w:r w:rsidR="00BC1646">
          <w:rPr>
            <w:rFonts w:ascii="Times New Roman" w:hAnsi="Times New Roman" w:cs="Times New Roman"/>
          </w:rPr>
          <w:t>, in which objects mov</w:t>
        </w:r>
      </w:ins>
      <w:ins w:id="2636" w:author="Benton, Deon" w:date="2026-04-11T16:12:00Z" w16du:dateUtc="2026-04-11T21:12:00Z">
        <w:r w:rsidR="00BC1646">
          <w:rPr>
            <w:rFonts w:ascii="Times New Roman" w:hAnsi="Times New Roman" w:cs="Times New Roman"/>
          </w:rPr>
          <w:t xml:space="preserve">e horizontally </w:t>
        </w:r>
        <w:r w:rsidR="00BC1646">
          <w:rPr>
            <w:rFonts w:ascii="Times New Roman" w:hAnsi="Times New Roman" w:cs="Times New Roman"/>
          </w:rPr>
          <w:lastRenderedPageBreak/>
          <w:t>along a</w:t>
        </w:r>
      </w:ins>
      <w:ins w:id="2637" w:author="Benton, Deon" w:date="2026-04-12T12:42:00Z" w16du:dateUtc="2026-04-12T17:42:00Z">
        <w:r w:rsidR="00A15CEA">
          <w:rPr>
            <w:rFonts w:ascii="Times New Roman" w:hAnsi="Times New Roman" w:cs="Times New Roman"/>
          </w:rPr>
          <w:t>n</w:t>
        </w:r>
      </w:ins>
      <w:ins w:id="2638" w:author="Benton, Deon" w:date="2026-04-11T16:12:00Z" w16du:dateUtc="2026-04-11T21:12:00Z">
        <w:r w:rsidR="00BC1646">
          <w:rPr>
            <w:rFonts w:ascii="Times New Roman" w:hAnsi="Times New Roman" w:cs="Times New Roman"/>
          </w:rPr>
          <w:t xml:space="preserve"> arced path </w:t>
        </w:r>
      </w:ins>
      <w:ins w:id="2639" w:author="Benton, Deon" w:date="2026-04-12T12:42:00Z" w16du:dateUtc="2026-04-12T17:42:00Z">
        <w:r w:rsidR="00A15CEA">
          <w:rPr>
            <w:rFonts w:ascii="Times New Roman" w:hAnsi="Times New Roman" w:cs="Times New Roman"/>
          </w:rPr>
          <w:t>and over a barrier</w:t>
        </w:r>
      </w:ins>
      <w:ins w:id="2640" w:author="Benton, Deon" w:date="2026-04-11T16:12:00Z" w16du:dateUtc="2026-04-11T21:12:00Z">
        <w:r w:rsidR="00BC1646">
          <w:rPr>
            <w:rFonts w:ascii="Times New Roman" w:hAnsi="Times New Roman" w:cs="Times New Roman"/>
          </w:rPr>
          <w:t>. This</w:t>
        </w:r>
      </w:ins>
      <w:ins w:id="2641" w:author="Benton, Deon" w:date="2026-04-12T12:40:00Z" w16du:dateUtc="2026-04-12T17:40:00Z">
        <w:r w:rsidR="00A15CEA">
          <w:rPr>
            <w:rFonts w:ascii="Times New Roman" w:hAnsi="Times New Roman" w:cs="Times New Roman"/>
          </w:rPr>
          <w:t xml:space="preserve"> barrier-motion information</w:t>
        </w:r>
      </w:ins>
      <w:ins w:id="2642" w:author="Benton, Deon" w:date="2026-04-11T16:12:00Z" w16du:dateUtc="2026-04-11T21:12:00Z">
        <w:r w:rsidR="00BC1646">
          <w:rPr>
            <w:rFonts w:ascii="Times New Roman" w:hAnsi="Times New Roman" w:cs="Times New Roman"/>
          </w:rPr>
          <w:t xml:space="preserve"> event contrasts with</w:t>
        </w:r>
      </w:ins>
      <w:ins w:id="2643" w:author="Benton, Deon" w:date="2026-04-16T22:48:00Z" w16du:dateUtc="2026-04-17T03:48:00Z">
        <w:r w:rsidR="00703391">
          <w:rPr>
            <w:rFonts w:ascii="Times New Roman" w:hAnsi="Times New Roman" w:cs="Times New Roman"/>
          </w:rPr>
          <w:t xml:space="preserve"> that</w:t>
        </w:r>
      </w:ins>
      <w:ins w:id="2644" w:author="Benton, Deon" w:date="2026-04-12T11:46:00Z" w16du:dateUtc="2026-04-12T16:46:00Z">
        <w:r w:rsidR="00FC4725">
          <w:rPr>
            <w:rFonts w:ascii="Times New Roman" w:hAnsi="Times New Roman" w:cs="Times New Roman"/>
          </w:rPr>
          <w:t xml:space="preserve"> encountered during</w:t>
        </w:r>
      </w:ins>
      <w:ins w:id="2645" w:author="Benton, Deon" w:date="2026-04-11T16:13:00Z" w16du:dateUtc="2026-04-11T21:13:00Z">
        <w:r w:rsidR="00BC1646">
          <w:rPr>
            <w:rFonts w:ascii="Times New Roman" w:hAnsi="Times New Roman" w:cs="Times New Roman"/>
          </w:rPr>
          <w:t xml:space="preserve"> </w:t>
        </w:r>
      </w:ins>
      <w:ins w:id="2646" w:author="Benton, Deon" w:date="2026-04-12T11:48:00Z" w16du:dateUtc="2026-04-12T16:48:00Z">
        <w:r w:rsidR="00FC4725">
          <w:rPr>
            <w:rFonts w:ascii="Times New Roman" w:hAnsi="Times New Roman" w:cs="Times New Roman"/>
          </w:rPr>
          <w:t>pretraining; networks learned that</w:t>
        </w:r>
      </w:ins>
      <w:ins w:id="2647" w:author="Benton, Deon" w:date="2026-04-11T16:13:00Z" w16du:dateUtc="2026-04-11T21:13:00Z">
        <w:r w:rsidR="00BC1646">
          <w:rPr>
            <w:rFonts w:ascii="Times New Roman" w:hAnsi="Times New Roman" w:cs="Times New Roman"/>
          </w:rPr>
          <w:t xml:space="preserve"> arced motion occurs over rather than besides obstacles</w:t>
        </w:r>
      </w:ins>
      <w:ins w:id="2648" w:author="Benton, Deon" w:date="2026-04-12T11:48:00Z" w16du:dateUtc="2026-04-12T16:48:00Z">
        <w:r w:rsidR="00FC4725">
          <w:rPr>
            <w:rFonts w:ascii="Times New Roman" w:hAnsi="Times New Roman" w:cs="Times New Roman"/>
          </w:rPr>
          <w:t xml:space="preserve"> </w:t>
        </w:r>
      </w:ins>
      <w:ins w:id="2649" w:author="Benton, Deon" w:date="2026-04-12T11:49:00Z" w16du:dateUtc="2026-04-12T16:49:00Z">
        <w:r w:rsidR="00FC4725">
          <w:rPr>
            <w:rFonts w:ascii="Times New Roman" w:hAnsi="Times New Roman" w:cs="Times New Roman"/>
          </w:rPr>
          <w:t>during that phase</w:t>
        </w:r>
      </w:ins>
      <w:ins w:id="2650" w:author="Benton, Deon" w:date="2026-04-11T16:11:00Z" w16du:dateUtc="2026-04-11T21:11:00Z">
        <w:r w:rsidR="00BC1646">
          <w:rPr>
            <w:rFonts w:ascii="Times New Roman" w:hAnsi="Times New Roman" w:cs="Times New Roman"/>
          </w:rPr>
          <w:t>.</w:t>
        </w:r>
      </w:ins>
      <w:ins w:id="2651" w:author="Benton, Deon" w:date="2026-04-11T16:15:00Z" w16du:dateUtc="2026-04-11T21:15:00Z">
        <w:r w:rsidR="00BC1646">
          <w:rPr>
            <w:rFonts w:ascii="Times New Roman" w:hAnsi="Times New Roman" w:cs="Times New Roman"/>
          </w:rPr>
          <w:t xml:space="preserve"> Because there is nothing that prevents networks that lack differential salience </w:t>
        </w:r>
      </w:ins>
      <w:ins w:id="2652" w:author="Benton, Deon" w:date="2026-04-16T22:49:00Z" w16du:dateUtc="2026-04-17T03:49:00Z">
        <w:r w:rsidR="00703391">
          <w:rPr>
            <w:rFonts w:ascii="Times New Roman" w:hAnsi="Times New Roman" w:cs="Times New Roman"/>
          </w:rPr>
          <w:t>from forming</w:t>
        </w:r>
      </w:ins>
      <w:ins w:id="2653" w:author="Benton, Deon" w:date="2026-04-11T16:15:00Z" w16du:dateUtc="2026-04-11T21:15:00Z">
        <w:r w:rsidR="00BC1646">
          <w:rPr>
            <w:rFonts w:ascii="Times New Roman" w:hAnsi="Times New Roman" w:cs="Times New Roman"/>
          </w:rPr>
          <w:t xml:space="preserve"> robust association</w:t>
        </w:r>
      </w:ins>
      <w:ins w:id="2654" w:author="Benton, Deon" w:date="2026-04-11T16:19:00Z" w16du:dateUtc="2026-04-11T21:19:00Z">
        <w:r w:rsidR="009C1A93">
          <w:rPr>
            <w:rFonts w:ascii="Times New Roman" w:hAnsi="Times New Roman" w:cs="Times New Roman"/>
          </w:rPr>
          <w:t>s</w:t>
        </w:r>
      </w:ins>
      <w:ins w:id="2655" w:author="Benton, Deon" w:date="2026-04-11T16:15:00Z" w16du:dateUtc="2026-04-11T21:15:00Z">
        <w:r w:rsidR="00BC1646">
          <w:rPr>
            <w:rFonts w:ascii="Times New Roman" w:hAnsi="Times New Roman" w:cs="Times New Roman"/>
          </w:rPr>
          <w:t xml:space="preserve"> between </w:t>
        </w:r>
      </w:ins>
      <w:ins w:id="2656" w:author="Benton, Deon" w:date="2026-04-11T16:16:00Z" w16du:dateUtc="2026-04-11T21:16:00Z">
        <w:r w:rsidR="00BC1646">
          <w:rPr>
            <w:rFonts w:ascii="Times New Roman" w:hAnsi="Times New Roman" w:cs="Times New Roman"/>
          </w:rPr>
          <w:t>arced motion and peripherally located barriers</w:t>
        </w:r>
      </w:ins>
      <w:ins w:id="2657" w:author="Benton, Deon" w:date="2026-04-11T16:15:00Z" w16du:dateUtc="2026-04-11T21:15:00Z">
        <w:r w:rsidR="00BC1646">
          <w:rPr>
            <w:rFonts w:ascii="Times New Roman" w:hAnsi="Times New Roman" w:cs="Times New Roman"/>
          </w:rPr>
          <w:t>,</w:t>
        </w:r>
      </w:ins>
      <w:ins w:id="2658" w:author="Benton, Deon" w:date="2026-04-11T16:17:00Z" w16du:dateUtc="2026-04-11T21:17:00Z">
        <w:r w:rsidR="00BC1646">
          <w:rPr>
            <w:rFonts w:ascii="Times New Roman" w:hAnsi="Times New Roman" w:cs="Times New Roman"/>
          </w:rPr>
          <w:t xml:space="preserve"> these</w:t>
        </w:r>
      </w:ins>
      <w:ins w:id="2659" w:author="Benton, Deon" w:date="2026-04-11T16:15:00Z" w16du:dateUtc="2026-04-11T21:15:00Z">
        <w:r w:rsidR="00BC1646">
          <w:rPr>
            <w:rFonts w:ascii="Times New Roman" w:hAnsi="Times New Roman" w:cs="Times New Roman"/>
          </w:rPr>
          <w:t xml:space="preserve"> </w:t>
        </w:r>
      </w:ins>
      <w:ins w:id="2660" w:author="Benton, Deon" w:date="2026-04-11T16:16:00Z" w16du:dateUtc="2026-04-11T21:16:00Z">
        <w:r w:rsidR="00BC1646">
          <w:rPr>
            <w:rFonts w:ascii="Times New Roman" w:hAnsi="Times New Roman" w:cs="Times New Roman"/>
          </w:rPr>
          <w:t xml:space="preserve">networks will </w:t>
        </w:r>
      </w:ins>
      <w:ins w:id="2661" w:author="Benton, Deon" w:date="2026-04-11T16:17:00Z" w16du:dateUtc="2026-04-11T21:17:00Z">
        <w:r w:rsidR="00BC1646">
          <w:rPr>
            <w:rFonts w:ascii="Times New Roman" w:hAnsi="Times New Roman" w:cs="Times New Roman"/>
          </w:rPr>
          <w:t xml:space="preserve">readily associate </w:t>
        </w:r>
      </w:ins>
      <w:ins w:id="2662" w:author="Benton, Deon" w:date="2026-04-11T16:20:00Z" w16du:dateUtc="2026-04-11T21:20:00Z">
        <w:r w:rsidR="009C1A93">
          <w:rPr>
            <w:rFonts w:ascii="Times New Roman" w:hAnsi="Times New Roman" w:cs="Times New Roman"/>
          </w:rPr>
          <w:t>them</w:t>
        </w:r>
      </w:ins>
      <w:ins w:id="2663" w:author="Benton, Deon" w:date="2026-04-11T16:17:00Z" w16du:dateUtc="2026-04-11T21:17:00Z">
        <w:r w:rsidR="00BC1646">
          <w:rPr>
            <w:rFonts w:ascii="Times New Roman" w:hAnsi="Times New Roman" w:cs="Times New Roman"/>
          </w:rPr>
          <w:t xml:space="preserve"> irrespective of their relative spatial </w:t>
        </w:r>
      </w:ins>
      <w:proofErr w:type="spellStart"/>
      <w:ins w:id="2664" w:author="Benton, Deon" w:date="2026-04-16T22:49:00Z" w16du:dateUtc="2026-04-17T03:49:00Z">
        <w:r w:rsidR="005421AE">
          <w:rPr>
            <w:rFonts w:ascii="Times New Roman" w:hAnsi="Times New Roman" w:cs="Times New Roman"/>
          </w:rPr>
          <w:t>positionsS</w:t>
        </w:r>
      </w:ins>
      <w:proofErr w:type="spellEnd"/>
      <w:ins w:id="2665" w:author="Benton, Deon" w:date="2026-04-11T16:17:00Z" w16du:dateUtc="2026-04-11T21:17:00Z">
        <w:r w:rsidR="00BC1646">
          <w:rPr>
            <w:rFonts w:ascii="Times New Roman" w:hAnsi="Times New Roman" w:cs="Times New Roman"/>
          </w:rPr>
          <w:t xml:space="preserve">. </w:t>
        </w:r>
      </w:ins>
      <w:ins w:id="2666" w:author="Benton, Deon" w:date="2026-04-11T18:50:00Z" w16du:dateUtc="2026-04-11T23:50:00Z">
        <w:r w:rsidR="000263C1">
          <w:rPr>
            <w:rFonts w:ascii="Times New Roman" w:hAnsi="Times New Roman" w:cs="Times New Roman"/>
          </w:rPr>
          <w:t>Yet</w:t>
        </w:r>
      </w:ins>
      <w:ins w:id="2667" w:author="Benton, Deon" w:date="2026-04-11T16:18:00Z" w16du:dateUtc="2026-04-11T21:18:00Z">
        <w:r w:rsidR="009C1A93">
          <w:rPr>
            <w:rFonts w:ascii="Times New Roman" w:hAnsi="Times New Roman" w:cs="Times New Roman"/>
          </w:rPr>
          <w:t xml:space="preserve">, </w:t>
        </w:r>
      </w:ins>
      <w:ins w:id="2668" w:author="Benton, Deon" w:date="2026-04-11T16:20:00Z" w16du:dateUtc="2026-04-11T21:20:00Z">
        <w:r w:rsidR="009C1A93">
          <w:rPr>
            <w:rFonts w:ascii="Times New Roman" w:hAnsi="Times New Roman" w:cs="Times New Roman"/>
          </w:rPr>
          <w:t>because</w:t>
        </w:r>
      </w:ins>
      <w:ins w:id="2669" w:author="Benton, Deon" w:date="2026-04-11T16:21:00Z" w16du:dateUtc="2026-04-11T21:21:00Z">
        <w:r w:rsidR="009C1A93">
          <w:rPr>
            <w:rFonts w:ascii="Times New Roman" w:hAnsi="Times New Roman" w:cs="Times New Roman"/>
          </w:rPr>
          <w:t xml:space="preserve"> </w:t>
        </w:r>
      </w:ins>
      <w:ins w:id="2670" w:author="Benton, Deon" w:date="2026-04-11T16:20:00Z" w16du:dateUtc="2026-04-11T21:20:00Z">
        <w:r w:rsidR="009C1A93">
          <w:rPr>
            <w:rFonts w:ascii="Times New Roman" w:hAnsi="Times New Roman" w:cs="Times New Roman"/>
          </w:rPr>
          <w:t xml:space="preserve">such </w:t>
        </w:r>
      </w:ins>
      <w:ins w:id="2671" w:author="Benton, Deon" w:date="2026-04-11T16:23:00Z" w16du:dateUtc="2026-04-11T21:23:00Z">
        <w:r w:rsidR="009C1A93">
          <w:rPr>
            <w:rFonts w:ascii="Times New Roman" w:hAnsi="Times New Roman" w:cs="Times New Roman"/>
          </w:rPr>
          <w:t>l</w:t>
        </w:r>
      </w:ins>
      <w:ins w:id="2672" w:author="Benton, Deon" w:date="2026-04-11T16:20:00Z" w16du:dateUtc="2026-04-11T21:20:00Z">
        <w:r w:rsidR="009C1A93">
          <w:rPr>
            <w:rFonts w:ascii="Times New Roman" w:hAnsi="Times New Roman" w:cs="Times New Roman"/>
          </w:rPr>
          <w:t xml:space="preserve">earning </w:t>
        </w:r>
      </w:ins>
      <w:ins w:id="2673" w:author="Benton, Deon" w:date="2026-04-11T16:21:00Z" w16du:dateUtc="2026-04-11T21:21:00Z">
        <w:r w:rsidR="009C1A93">
          <w:rPr>
            <w:rFonts w:ascii="Times New Roman" w:hAnsi="Times New Roman" w:cs="Times New Roman"/>
          </w:rPr>
          <w:t xml:space="preserve">involves </w:t>
        </w:r>
      </w:ins>
      <w:ins w:id="2674" w:author="Benton, Deon" w:date="2026-04-11T18:50:00Z" w16du:dateUtc="2026-04-11T23:50:00Z">
        <w:r w:rsidR="000263C1">
          <w:rPr>
            <w:rFonts w:ascii="Times New Roman" w:hAnsi="Times New Roman" w:cs="Times New Roman"/>
          </w:rPr>
          <w:t>modifying the very</w:t>
        </w:r>
      </w:ins>
      <w:ins w:id="2675" w:author="Benton, Deon" w:date="2026-04-11T16:21:00Z" w16du:dateUtc="2026-04-11T21:21:00Z">
        <w:r w:rsidR="009C1A93">
          <w:rPr>
            <w:rFonts w:ascii="Times New Roman" w:hAnsi="Times New Roman" w:cs="Times New Roman"/>
          </w:rPr>
          <w:t xml:space="preserve"> same set of connections </w:t>
        </w:r>
      </w:ins>
      <w:ins w:id="2676" w:author="Benton, Deon" w:date="2026-04-11T18:50:00Z" w16du:dateUtc="2026-04-11T23:50:00Z">
        <w:r w:rsidR="000263C1">
          <w:rPr>
            <w:rFonts w:ascii="Times New Roman" w:hAnsi="Times New Roman" w:cs="Times New Roman"/>
          </w:rPr>
          <w:t xml:space="preserve">that embody </w:t>
        </w:r>
      </w:ins>
      <w:ins w:id="2677" w:author="Benton, Deon" w:date="2026-04-11T16:22:00Z" w16du:dateUtc="2026-04-11T21:22:00Z">
        <w:r w:rsidR="009C1A93">
          <w:rPr>
            <w:rFonts w:ascii="Times New Roman" w:hAnsi="Times New Roman" w:cs="Times New Roman"/>
          </w:rPr>
          <w:t>knowledge that arced motion occurs over obstacles,</w:t>
        </w:r>
      </w:ins>
      <w:ins w:id="2678" w:author="Benton, Deon" w:date="2026-04-11T16:19:00Z" w16du:dateUtc="2026-04-11T21:19:00Z">
        <w:r w:rsidR="009C1A93">
          <w:rPr>
            <w:rFonts w:ascii="Times New Roman" w:hAnsi="Times New Roman" w:cs="Times New Roman"/>
          </w:rPr>
          <w:t xml:space="preserve"> </w:t>
        </w:r>
      </w:ins>
      <w:ins w:id="2679" w:author="Benton, Deon" w:date="2026-04-11T18:59:00Z" w16du:dateUtc="2026-04-11T23:59:00Z">
        <w:r w:rsidR="00C02720">
          <w:rPr>
            <w:rFonts w:ascii="Times New Roman" w:hAnsi="Times New Roman" w:cs="Times New Roman"/>
          </w:rPr>
          <w:t>the new</w:t>
        </w:r>
      </w:ins>
      <w:ins w:id="2680" w:author="Benton, Deon" w:date="2026-04-11T22:31:00Z" w16du:dateUtc="2026-04-12T03:31:00Z">
        <w:r w:rsidR="004054B0">
          <w:rPr>
            <w:rFonts w:ascii="Times New Roman" w:hAnsi="Times New Roman" w:cs="Times New Roman"/>
          </w:rPr>
          <w:t xml:space="preserve"> information presented to the model during habituation </w:t>
        </w:r>
      </w:ins>
      <w:ins w:id="2681" w:author="Benton, Deon" w:date="2026-04-11T18:59:00Z" w16du:dateUtc="2026-04-11T23:59:00Z">
        <w:r w:rsidR="00C02720">
          <w:rPr>
            <w:rFonts w:ascii="Times New Roman" w:hAnsi="Times New Roman" w:cs="Times New Roman"/>
          </w:rPr>
          <w:t>will be learned at the expense of the</w:t>
        </w:r>
      </w:ins>
      <w:ins w:id="2682" w:author="Benton, Deon" w:date="2026-04-12T11:44:00Z" w16du:dateUtc="2026-04-12T16:44:00Z">
        <w:r w:rsidR="00B760E3">
          <w:rPr>
            <w:rFonts w:ascii="Times New Roman" w:hAnsi="Times New Roman" w:cs="Times New Roman"/>
          </w:rPr>
          <w:t xml:space="preserve"> barrier-motion</w:t>
        </w:r>
      </w:ins>
      <w:ins w:id="2683" w:author="Benton, Deon" w:date="2026-04-11T18:59:00Z" w16du:dateUtc="2026-04-11T23:59:00Z">
        <w:r w:rsidR="00C02720">
          <w:rPr>
            <w:rFonts w:ascii="Times New Roman" w:hAnsi="Times New Roman" w:cs="Times New Roman"/>
          </w:rPr>
          <w:t xml:space="preserve"> </w:t>
        </w:r>
      </w:ins>
      <w:ins w:id="2684" w:author="Benton, Deon" w:date="2026-04-11T22:31:00Z" w16du:dateUtc="2026-04-12T03:31:00Z">
        <w:r w:rsidR="004054B0">
          <w:rPr>
            <w:rFonts w:ascii="Times New Roman" w:hAnsi="Times New Roman" w:cs="Times New Roman"/>
          </w:rPr>
          <w:t>inform</w:t>
        </w:r>
      </w:ins>
      <w:ins w:id="2685" w:author="Benton, Deon" w:date="2026-04-11T22:32:00Z" w16du:dateUtc="2026-04-12T03:32:00Z">
        <w:r w:rsidR="004054B0">
          <w:rPr>
            <w:rFonts w:ascii="Times New Roman" w:hAnsi="Times New Roman" w:cs="Times New Roman"/>
          </w:rPr>
          <w:t>ation encountered</w:t>
        </w:r>
      </w:ins>
      <w:ins w:id="2686" w:author="Benton, Deon" w:date="2026-04-12T11:44:00Z" w16du:dateUtc="2026-04-12T16:44:00Z">
        <w:r w:rsidR="00B760E3">
          <w:rPr>
            <w:rFonts w:ascii="Times New Roman" w:hAnsi="Times New Roman" w:cs="Times New Roman"/>
          </w:rPr>
          <w:t>—and learned—</w:t>
        </w:r>
      </w:ins>
      <w:ins w:id="2687" w:author="Benton, Deon" w:date="2026-04-11T22:32:00Z" w16du:dateUtc="2026-04-12T03:32:00Z">
        <w:r w:rsidR="004054B0">
          <w:rPr>
            <w:rFonts w:ascii="Times New Roman" w:hAnsi="Times New Roman" w:cs="Times New Roman"/>
          </w:rPr>
          <w:t>during pretraining</w:t>
        </w:r>
      </w:ins>
      <w:ins w:id="2688" w:author="Benton, Deon" w:date="2026-04-12T11:51:00Z" w16du:dateUtc="2026-04-12T16:51:00Z">
        <w:r w:rsidR="006B585C">
          <w:rPr>
            <w:rFonts w:ascii="Times New Roman" w:hAnsi="Times New Roman" w:cs="Times New Roman"/>
          </w:rPr>
          <w:t xml:space="preserve">; that is, some amount of the barrier-motion information that was acquired during the pretraining phase </w:t>
        </w:r>
      </w:ins>
      <w:ins w:id="2689" w:author="Benton, Deon" w:date="2026-04-12T11:52:00Z" w16du:dateUtc="2026-04-12T16:52:00Z">
        <w:r w:rsidR="006B585C">
          <w:rPr>
            <w:rFonts w:ascii="Times New Roman" w:hAnsi="Times New Roman" w:cs="Times New Roman"/>
          </w:rPr>
          <w:t>will be unlearned during habituation</w:t>
        </w:r>
      </w:ins>
      <w:ins w:id="2690" w:author="Benton, Deon" w:date="2026-04-11T18:59:00Z" w16du:dateUtc="2026-04-11T23:59:00Z">
        <w:r w:rsidR="00C02720">
          <w:rPr>
            <w:rFonts w:ascii="Times New Roman" w:hAnsi="Times New Roman" w:cs="Times New Roman"/>
          </w:rPr>
          <w:t xml:space="preserve">. </w:t>
        </w:r>
      </w:ins>
    </w:p>
    <w:p w14:paraId="3E0FBC0C" w14:textId="74E1F5A6" w:rsidR="003C1CC1" w:rsidRPr="009C1A93" w:rsidRDefault="003C63D0" w:rsidP="001B653D">
      <w:pPr>
        <w:spacing w:line="480" w:lineRule="auto"/>
        <w:ind w:firstLine="720"/>
        <w:contextualSpacing/>
        <w:rPr>
          <w:ins w:id="2691" w:author="Benton, Deon" w:date="2026-04-11T14:55:00Z" w16du:dateUtc="2026-04-11T19:55:00Z"/>
          <w:rFonts w:ascii="Times New Roman" w:hAnsi="Times New Roman" w:cs="Times New Roman"/>
          <w:i/>
          <w:iCs/>
        </w:rPr>
      </w:pPr>
      <w:ins w:id="2692" w:author="Benton, Deon" w:date="2026-04-12T12:43:00Z" w16du:dateUtc="2026-04-12T17:43:00Z">
        <w:r>
          <w:rPr>
            <w:rFonts w:ascii="Times New Roman" w:hAnsi="Times New Roman" w:cs="Times New Roman"/>
          </w:rPr>
          <w:t>Crucially</w:t>
        </w:r>
      </w:ins>
      <w:ins w:id="2693" w:author="Benton, Deon" w:date="2026-04-12T11:52:00Z" w16du:dateUtc="2026-04-12T16:52:00Z">
        <w:r w:rsidR="006B585C">
          <w:rPr>
            <w:rFonts w:ascii="Times New Roman" w:hAnsi="Times New Roman" w:cs="Times New Roman"/>
          </w:rPr>
          <w:t>, because t</w:t>
        </w:r>
      </w:ins>
      <w:ins w:id="2694" w:author="Benton, Deon" w:date="2026-04-11T18:59:00Z" w16du:dateUtc="2026-04-11T23:59:00Z">
        <w:r w:rsidR="00C02720">
          <w:rPr>
            <w:rFonts w:ascii="Times New Roman" w:hAnsi="Times New Roman" w:cs="Times New Roman"/>
          </w:rPr>
          <w:t>he length of the habituat</w:t>
        </w:r>
      </w:ins>
      <w:ins w:id="2695" w:author="Benton, Deon" w:date="2026-04-11T19:00:00Z" w16du:dateUtc="2026-04-12T00:00:00Z">
        <w:r w:rsidR="00C02720">
          <w:rPr>
            <w:rFonts w:ascii="Times New Roman" w:hAnsi="Times New Roman" w:cs="Times New Roman"/>
          </w:rPr>
          <w:t xml:space="preserve">ion phase is necessarily shorter than the </w:t>
        </w:r>
      </w:ins>
      <w:ins w:id="2696" w:author="Benton, Deon" w:date="2026-04-12T11:53:00Z" w16du:dateUtc="2026-04-12T16:53:00Z">
        <w:r w:rsidR="006B585C">
          <w:rPr>
            <w:rFonts w:ascii="Times New Roman" w:hAnsi="Times New Roman" w:cs="Times New Roman"/>
          </w:rPr>
          <w:t>p</w:t>
        </w:r>
      </w:ins>
      <w:ins w:id="2697" w:author="Benton, Deon" w:date="2026-04-11T19:00:00Z" w16du:dateUtc="2026-04-12T00:00:00Z">
        <w:r w:rsidR="00C02720">
          <w:rPr>
            <w:rFonts w:ascii="Times New Roman" w:hAnsi="Times New Roman" w:cs="Times New Roman"/>
          </w:rPr>
          <w:t>retraining phase</w:t>
        </w:r>
      </w:ins>
      <w:ins w:id="2698" w:author="Benton, Deon" w:date="2026-04-16T22:50:00Z" w16du:dateUtc="2026-04-17T03:50:00Z">
        <w:r w:rsidR="005421AE">
          <w:rPr>
            <w:rFonts w:ascii="Times New Roman" w:hAnsi="Times New Roman" w:cs="Times New Roman"/>
          </w:rPr>
          <w:t xml:space="preserve"> and given</w:t>
        </w:r>
      </w:ins>
      <w:ins w:id="2699" w:author="Benton, Deon" w:date="2026-04-12T12:36:00Z" w16du:dateUtc="2026-04-12T17:36:00Z">
        <w:r w:rsidR="00A15CEA">
          <w:rPr>
            <w:rFonts w:ascii="Times New Roman" w:hAnsi="Times New Roman" w:cs="Times New Roman"/>
          </w:rPr>
          <w:t xml:space="preserve"> that the barrier-motion information </w:t>
        </w:r>
      </w:ins>
      <w:ins w:id="2700" w:author="Benton, Deon" w:date="2026-04-12T12:37:00Z" w16du:dateUtc="2026-04-12T17:37:00Z">
        <w:r w:rsidR="00A15CEA">
          <w:rPr>
            <w:rFonts w:ascii="Times New Roman" w:hAnsi="Times New Roman" w:cs="Times New Roman"/>
          </w:rPr>
          <w:t>presented to networks during this phase contrasts with that experienced during pretraining</w:t>
        </w:r>
      </w:ins>
      <w:ins w:id="2701" w:author="Benton, Deon" w:date="2026-04-11T19:00:00Z" w16du:dateUtc="2026-04-12T00:00:00Z">
        <w:r w:rsidR="00C02720">
          <w:rPr>
            <w:rFonts w:ascii="Times New Roman" w:hAnsi="Times New Roman" w:cs="Times New Roman"/>
          </w:rPr>
          <w:t>, the association that is established</w:t>
        </w:r>
      </w:ins>
      <w:ins w:id="2702" w:author="Benton, Deon" w:date="2026-04-12T12:37:00Z" w16du:dateUtc="2026-04-12T17:37:00Z">
        <w:r w:rsidR="00A15CEA">
          <w:rPr>
            <w:rFonts w:ascii="Times New Roman" w:hAnsi="Times New Roman" w:cs="Times New Roman"/>
          </w:rPr>
          <w:t xml:space="preserve"> between obstacles and arced motion</w:t>
        </w:r>
      </w:ins>
      <w:ins w:id="2703" w:author="Benton, Deon" w:date="2026-04-11T19:00:00Z" w16du:dateUtc="2026-04-12T00:00:00Z">
        <w:r w:rsidR="00C02720">
          <w:rPr>
            <w:rFonts w:ascii="Times New Roman" w:hAnsi="Times New Roman" w:cs="Times New Roman"/>
          </w:rPr>
          <w:t xml:space="preserve"> will be weaker than what it would be if t</w:t>
        </w:r>
      </w:ins>
      <w:ins w:id="2704" w:author="Benton, Deon" w:date="2026-04-12T11:54:00Z" w16du:dateUtc="2026-04-12T16:54:00Z">
        <w:r w:rsidR="006B585C">
          <w:rPr>
            <w:rFonts w:ascii="Times New Roman" w:hAnsi="Times New Roman" w:cs="Times New Roman"/>
          </w:rPr>
          <w:t>he habituation and pretraining phases were comparable lengths.</w:t>
        </w:r>
      </w:ins>
      <w:ins w:id="2705" w:author="Benton, Deon" w:date="2026-04-12T11:57:00Z" w16du:dateUtc="2026-04-12T16:57:00Z">
        <w:r w:rsidR="006B585C">
          <w:rPr>
            <w:rFonts w:ascii="Times New Roman" w:hAnsi="Times New Roman" w:cs="Times New Roman"/>
          </w:rPr>
          <w:t xml:space="preserve"> </w:t>
        </w:r>
      </w:ins>
      <w:ins w:id="2706" w:author="Benton, Deon" w:date="2026-04-12T11:59:00Z" w16du:dateUtc="2026-04-12T16:59:00Z">
        <w:r w:rsidR="006B585C">
          <w:rPr>
            <w:rFonts w:ascii="Times New Roman" w:hAnsi="Times New Roman" w:cs="Times New Roman"/>
          </w:rPr>
          <w:t>What</w:t>
        </w:r>
      </w:ins>
      <w:ins w:id="2707" w:author="Benton, Deon" w:date="2026-04-12T11:57:00Z" w16du:dateUtc="2026-04-12T16:57:00Z">
        <w:r w:rsidR="006B585C">
          <w:rPr>
            <w:rFonts w:ascii="Times New Roman" w:hAnsi="Times New Roman" w:cs="Times New Roman"/>
          </w:rPr>
          <w:t xml:space="preserve"> this means for the looking behavior of networks in the Control condition during the test phase</w:t>
        </w:r>
      </w:ins>
      <w:ins w:id="2708" w:author="Benton, Deon" w:date="2026-04-12T11:59:00Z" w16du:dateUtc="2026-04-12T16:59:00Z">
        <w:r w:rsidR="006B585C">
          <w:rPr>
            <w:rFonts w:ascii="Times New Roman" w:hAnsi="Times New Roman" w:cs="Times New Roman"/>
          </w:rPr>
          <w:t xml:space="preserve"> is that the presence of one comp</w:t>
        </w:r>
      </w:ins>
      <w:ins w:id="2709" w:author="Benton, Deon" w:date="2026-04-12T12:00:00Z" w16du:dateUtc="2026-04-12T17:00:00Z">
        <w:r w:rsidR="006B585C">
          <w:rPr>
            <w:rFonts w:ascii="Times New Roman" w:hAnsi="Times New Roman" w:cs="Times New Roman"/>
          </w:rPr>
          <w:t>onent of the relation (i.e., arced motion) will not activate as strongly the representation</w:t>
        </w:r>
      </w:ins>
      <w:ins w:id="2710" w:author="Benton, Deon" w:date="2026-04-12T12:01:00Z" w16du:dateUtc="2026-04-12T17:01:00Z">
        <w:r w:rsidR="006B585C">
          <w:rPr>
            <w:rFonts w:ascii="Times New Roman" w:hAnsi="Times New Roman" w:cs="Times New Roman"/>
          </w:rPr>
          <w:t>—at the hidden layer—</w:t>
        </w:r>
      </w:ins>
      <w:ins w:id="2711" w:author="Benton, Deon" w:date="2026-04-12T12:00:00Z" w16du:dateUtc="2026-04-12T17:00:00Z">
        <w:r w:rsidR="006B585C">
          <w:rPr>
            <w:rFonts w:ascii="Times New Roman" w:hAnsi="Times New Roman" w:cs="Times New Roman"/>
          </w:rPr>
          <w:t xml:space="preserve">of the other component (i.e., obstacles). </w:t>
        </w:r>
      </w:ins>
      <w:ins w:id="2712" w:author="Benton, Deon" w:date="2026-04-12T12:01:00Z" w16du:dateUtc="2026-04-12T17:01:00Z">
        <w:r w:rsidR="006B585C">
          <w:rPr>
            <w:rFonts w:ascii="Times New Roman" w:hAnsi="Times New Roman" w:cs="Times New Roman"/>
          </w:rPr>
          <w:t xml:space="preserve">Such dampened activation </w:t>
        </w:r>
      </w:ins>
      <w:ins w:id="2713" w:author="Benton, Deon" w:date="2026-04-16T22:59:00Z" w16du:dateUtc="2026-04-17T03:59:00Z">
        <w:r w:rsidR="001C64B7">
          <w:rPr>
            <w:rFonts w:ascii="Times New Roman" w:hAnsi="Times New Roman" w:cs="Times New Roman"/>
          </w:rPr>
          <w:t>in turn causes network to look less lon</w:t>
        </w:r>
      </w:ins>
      <w:ins w:id="2714" w:author="Benton, Deon" w:date="2026-04-16T23:00:00Z" w16du:dateUtc="2026-04-17T04:00:00Z">
        <w:r w:rsidR="001C64B7">
          <w:rPr>
            <w:rFonts w:ascii="Times New Roman" w:hAnsi="Times New Roman" w:cs="Times New Roman"/>
          </w:rPr>
          <w:t>g at the Inefficient test event than at the Efficient one.</w:t>
        </w:r>
      </w:ins>
    </w:p>
    <w:p w14:paraId="36FAEE2B" w14:textId="77777777" w:rsidR="003C1CC1" w:rsidRDefault="003C1CC1" w:rsidP="001B653D">
      <w:pPr>
        <w:spacing w:line="480" w:lineRule="auto"/>
        <w:ind w:firstLine="720"/>
        <w:contextualSpacing/>
        <w:rPr>
          <w:ins w:id="2715" w:author="Benton, Deon" w:date="2026-04-11T14:55:00Z" w16du:dateUtc="2026-04-11T19:55:00Z"/>
          <w:rFonts w:ascii="Times New Roman" w:hAnsi="Times New Roman" w:cs="Times New Roman"/>
        </w:rPr>
      </w:pPr>
    </w:p>
    <w:p w14:paraId="28023715" w14:textId="77777777" w:rsidR="009172E6" w:rsidRDefault="009172E6" w:rsidP="00593CC0">
      <w:pPr>
        <w:spacing w:line="480" w:lineRule="auto"/>
        <w:contextualSpacing/>
        <w:rPr>
          <w:ins w:id="2716" w:author="Benton, Deon" w:date="2026-04-11T10:19:00Z" w16du:dateUtc="2026-04-11T15:19:00Z"/>
          <w:rFonts w:ascii="Times New Roman" w:hAnsi="Times New Roman" w:cs="Times New Roman"/>
        </w:rPr>
      </w:pPr>
    </w:p>
    <w:p w14:paraId="34E14DE8" w14:textId="43C5BCDC" w:rsidR="003A320F" w:rsidRDefault="00593CC0" w:rsidP="001A7264">
      <w:pPr>
        <w:spacing w:line="480" w:lineRule="auto"/>
        <w:ind w:firstLine="720"/>
        <w:contextualSpacing/>
        <w:rPr>
          <w:ins w:id="2717" w:author="Benton, Deon" w:date="2026-04-12T14:21:00Z" w16du:dateUtc="2026-04-12T19:21:00Z"/>
          <w:rFonts w:ascii="Times New Roman" w:hAnsi="Times New Roman" w:cs="Times New Roman"/>
        </w:rPr>
      </w:pPr>
      <w:ins w:id="2718" w:author="Benton, Deon" w:date="2026-04-12T12:50:00Z" w16du:dateUtc="2026-04-12T17:50:00Z">
        <w:r>
          <w:rPr>
            <w:rFonts w:ascii="Times New Roman" w:hAnsi="Times New Roman" w:cs="Times New Roman"/>
          </w:rPr>
          <w:t xml:space="preserve">There are X takeaways from this initial simulation. First, an extended version of OM10—which </w:t>
        </w:r>
      </w:ins>
      <w:ins w:id="2719" w:author="Benton, Deon" w:date="2026-04-12T12:51:00Z" w16du:dateUtc="2026-04-12T17:51:00Z">
        <w:r>
          <w:rPr>
            <w:rFonts w:ascii="Times New Roman" w:hAnsi="Times New Roman" w:cs="Times New Roman"/>
          </w:rPr>
          <w:t>i</w:t>
        </w:r>
      </w:ins>
      <w:ins w:id="2720" w:author="Benton, Deon" w:date="2026-04-12T12:52:00Z" w16du:dateUtc="2026-04-12T17:52:00Z">
        <w:r>
          <w:rPr>
            <w:rFonts w:ascii="Times New Roman" w:hAnsi="Times New Roman" w:cs="Times New Roman"/>
          </w:rPr>
          <w:t xml:space="preserve">s more closely aligned in its design </w:t>
        </w:r>
      </w:ins>
      <w:ins w:id="2721" w:author="Benton, Deon" w:date="2026-04-12T12:53:00Z" w16du:dateUtc="2026-04-12T17:53:00Z">
        <w:r>
          <w:rPr>
            <w:rFonts w:ascii="Times New Roman" w:hAnsi="Times New Roman" w:cs="Times New Roman"/>
          </w:rPr>
          <w:t>with the</w:t>
        </w:r>
      </w:ins>
      <w:ins w:id="2722" w:author="Benton, Deon" w:date="2026-04-12T12:56:00Z" w16du:dateUtc="2026-04-12T17:56:00Z">
        <w:r w:rsidR="00207289">
          <w:rPr>
            <w:rFonts w:ascii="Times New Roman" w:hAnsi="Times New Roman" w:cs="Times New Roman"/>
          </w:rPr>
          <w:t xml:space="preserve"> task</w:t>
        </w:r>
      </w:ins>
      <w:ins w:id="2723" w:author="Benton, Deon" w:date="2026-04-12T12:53:00Z" w16du:dateUtc="2026-04-12T17:53:00Z">
        <w:r>
          <w:rPr>
            <w:rFonts w:ascii="Times New Roman" w:hAnsi="Times New Roman" w:cs="Times New Roman"/>
          </w:rPr>
          <w:t xml:space="preserve"> </w:t>
        </w:r>
      </w:ins>
      <w:ins w:id="2724" w:author="Benton, Deon" w:date="2026-04-12T12:52:00Z" w16du:dateUtc="2026-04-12T17:52:00Z">
        <w:r>
          <w:rPr>
            <w:rFonts w:ascii="Times New Roman" w:hAnsi="Times New Roman" w:cs="Times New Roman"/>
          </w:rPr>
          <w:t>structure of</w:t>
        </w:r>
      </w:ins>
      <w:ins w:id="2725" w:author="Benton, Deon" w:date="2026-04-12T12:56:00Z" w16du:dateUtc="2026-04-12T17:56:00Z">
        <w:r w:rsidR="00207289">
          <w:rPr>
            <w:rFonts w:ascii="Times New Roman" w:hAnsi="Times New Roman" w:cs="Times New Roman"/>
          </w:rPr>
          <w:t xml:space="preserve"> typical</w:t>
        </w:r>
      </w:ins>
      <w:ins w:id="2726" w:author="Benton, Deon" w:date="2026-04-12T12:52:00Z" w16du:dateUtc="2026-04-12T17:52:00Z">
        <w:r>
          <w:rPr>
            <w:rFonts w:ascii="Times New Roman" w:hAnsi="Times New Roman" w:cs="Times New Roman"/>
          </w:rPr>
          <w:t xml:space="preserve"> action </w:t>
        </w:r>
      </w:ins>
      <w:ins w:id="2727" w:author="Benton, Deon" w:date="2026-04-12T12:53:00Z" w16du:dateUtc="2026-04-12T17:53:00Z">
        <w:r>
          <w:rPr>
            <w:rFonts w:ascii="Times New Roman" w:hAnsi="Times New Roman" w:cs="Times New Roman"/>
          </w:rPr>
          <w:t xml:space="preserve">understanding </w:t>
        </w:r>
        <w:r>
          <w:rPr>
            <w:rFonts w:ascii="Times New Roman" w:hAnsi="Times New Roman" w:cs="Times New Roman"/>
          </w:rPr>
          <w:lastRenderedPageBreak/>
          <w:t xml:space="preserve">studies than </w:t>
        </w:r>
      </w:ins>
      <w:ins w:id="2728" w:author="Benton, Deon" w:date="2026-04-12T12:54:00Z" w16du:dateUtc="2026-04-12T17:54:00Z">
        <w:r w:rsidR="0083613E">
          <w:rPr>
            <w:rFonts w:ascii="Times New Roman" w:hAnsi="Times New Roman" w:cs="Times New Roman"/>
          </w:rPr>
          <w:t xml:space="preserve">the original </w:t>
        </w:r>
        <w:proofErr w:type="spellStart"/>
        <w:r w:rsidR="0083613E">
          <w:rPr>
            <w:rFonts w:ascii="Times New Roman" w:hAnsi="Times New Roman" w:cs="Times New Roman"/>
          </w:rPr>
          <w:t>Overwalle</w:t>
        </w:r>
        <w:proofErr w:type="spellEnd"/>
        <w:r w:rsidR="0083613E">
          <w:rPr>
            <w:rFonts w:ascii="Times New Roman" w:hAnsi="Times New Roman" w:cs="Times New Roman"/>
          </w:rPr>
          <w:t xml:space="preserve"> (2010) model</w:t>
        </w:r>
      </w:ins>
      <w:ins w:id="2729" w:author="Benton, Deon" w:date="2026-04-12T12:56:00Z" w16du:dateUtc="2026-04-12T17:56:00Z">
        <w:r w:rsidR="00207289">
          <w:rPr>
            <w:rFonts w:ascii="Times New Roman" w:hAnsi="Times New Roman" w:cs="Times New Roman"/>
          </w:rPr>
          <w:t xml:space="preserve">—could not capture </w:t>
        </w:r>
      </w:ins>
      <w:ins w:id="2730" w:author="Benton, Deon" w:date="2026-04-12T12:57:00Z" w16du:dateUtc="2026-04-12T17:57:00Z">
        <w:r w:rsidR="00207289">
          <w:rPr>
            <w:rFonts w:ascii="Times New Roman" w:hAnsi="Times New Roman" w:cs="Times New Roman"/>
          </w:rPr>
          <w:t xml:space="preserve">infants’ looking responses in these studies. This suggests that </w:t>
        </w:r>
      </w:ins>
      <w:ins w:id="2731" w:author="Benton, Deon" w:date="2026-04-12T13:04:00Z" w16du:dateUtc="2026-04-12T18:04:00Z">
        <w:r w:rsidR="00207289">
          <w:rPr>
            <w:rFonts w:ascii="Times New Roman" w:hAnsi="Times New Roman" w:cs="Times New Roman"/>
          </w:rPr>
          <w:t>OM10’s success</w:t>
        </w:r>
      </w:ins>
      <w:ins w:id="2732" w:author="Benton, Deon" w:date="2026-04-12T12:57:00Z" w16du:dateUtc="2026-04-12T17:57:00Z">
        <w:r w:rsidR="00207289">
          <w:rPr>
            <w:rFonts w:ascii="Times New Roman" w:hAnsi="Times New Roman" w:cs="Times New Roman"/>
          </w:rPr>
          <w:t xml:space="preserve"> may</w:t>
        </w:r>
      </w:ins>
      <w:ins w:id="2733" w:author="Benton, Deon" w:date="2026-04-12T13:00:00Z" w16du:dateUtc="2026-04-12T18:00:00Z">
        <w:r w:rsidR="00207289">
          <w:rPr>
            <w:rFonts w:ascii="Times New Roman" w:hAnsi="Times New Roman" w:cs="Times New Roman"/>
          </w:rPr>
          <w:t xml:space="preserve"> have less to do</w:t>
        </w:r>
      </w:ins>
      <w:ins w:id="2734" w:author="Benton, Deon" w:date="2026-04-12T13:01:00Z" w16du:dateUtc="2026-04-12T18:01:00Z">
        <w:r w:rsidR="00207289">
          <w:rPr>
            <w:rFonts w:ascii="Times New Roman" w:hAnsi="Times New Roman" w:cs="Times New Roman"/>
          </w:rPr>
          <w:t xml:space="preserve"> with its ability to simulate the processes underlying action understanding and more to do with </w:t>
        </w:r>
      </w:ins>
      <w:ins w:id="2735" w:author="Benton, Deon" w:date="2026-04-12T13:03:00Z" w16du:dateUtc="2026-04-12T18:03:00Z">
        <w:r w:rsidR="00207289">
          <w:rPr>
            <w:rFonts w:ascii="Times New Roman" w:hAnsi="Times New Roman" w:cs="Times New Roman"/>
          </w:rPr>
          <w:t>model-design choices.</w:t>
        </w:r>
      </w:ins>
      <w:ins w:id="2736" w:author="Benton, Deon" w:date="2026-04-12T13:01:00Z" w16du:dateUtc="2026-04-12T18:01:00Z">
        <w:r w:rsidR="00207289">
          <w:rPr>
            <w:rFonts w:ascii="Times New Roman" w:hAnsi="Times New Roman" w:cs="Times New Roman"/>
          </w:rPr>
          <w:t xml:space="preserve"> </w:t>
        </w:r>
      </w:ins>
      <w:ins w:id="2737" w:author="Benton, Deon" w:date="2026-04-12T12:57:00Z" w16du:dateUtc="2026-04-12T17:57:00Z">
        <w:r w:rsidR="00207289">
          <w:rPr>
            <w:rFonts w:ascii="Times New Roman" w:hAnsi="Times New Roman" w:cs="Times New Roman"/>
          </w:rPr>
          <w:t xml:space="preserve"> </w:t>
        </w:r>
      </w:ins>
      <w:ins w:id="2738" w:author="Benton, Deon" w:date="2026-04-12T13:04:00Z" w16du:dateUtc="2026-04-12T18:04:00Z">
        <w:r w:rsidR="00207289">
          <w:rPr>
            <w:rFonts w:ascii="Times New Roman" w:hAnsi="Times New Roman" w:cs="Times New Roman"/>
          </w:rPr>
          <w:t xml:space="preserve">Second, </w:t>
        </w:r>
        <w:r w:rsidR="00915F3D">
          <w:rPr>
            <w:rFonts w:ascii="Times New Roman" w:hAnsi="Times New Roman" w:cs="Times New Roman"/>
          </w:rPr>
          <w:t>ALIAS</w:t>
        </w:r>
      </w:ins>
      <w:ins w:id="2739" w:author="Benton, Deon" w:date="2026-04-12T13:11:00Z" w16du:dateUtc="2026-04-12T18:11:00Z">
        <w:r w:rsidR="009127FD">
          <w:rPr>
            <w:rFonts w:ascii="Times New Roman" w:hAnsi="Times New Roman" w:cs="Times New Roman"/>
          </w:rPr>
          <w:t xml:space="preserve"> did successfully capture infants’ looking responses. Although </w:t>
        </w:r>
      </w:ins>
      <w:ins w:id="2740" w:author="Benton, Deon" w:date="2026-04-12T13:12:00Z" w16du:dateUtc="2026-04-12T18:12:00Z">
        <w:r w:rsidR="009127FD">
          <w:rPr>
            <w:rFonts w:ascii="Times New Roman" w:hAnsi="Times New Roman" w:cs="Times New Roman"/>
          </w:rPr>
          <w:t>OM10’s</w:t>
        </w:r>
      </w:ins>
      <w:ins w:id="2741" w:author="Benton, Deon" w:date="2026-04-12T13:14:00Z" w16du:dateUtc="2026-04-12T18:14:00Z">
        <w:r w:rsidR="009127FD">
          <w:rPr>
            <w:rFonts w:ascii="Times New Roman" w:hAnsi="Times New Roman" w:cs="Times New Roman"/>
          </w:rPr>
          <w:t xml:space="preserve"> performance</w:t>
        </w:r>
      </w:ins>
      <w:ins w:id="2742" w:author="Benton, Deon" w:date="2026-04-12T13:12:00Z" w16du:dateUtc="2026-04-12T18:12:00Z">
        <w:r w:rsidR="009127FD">
          <w:rPr>
            <w:rFonts w:ascii="Times New Roman" w:hAnsi="Times New Roman" w:cs="Times New Roman"/>
          </w:rPr>
          <w:t xml:space="preserve"> is perhaps less surprising given that </w:t>
        </w:r>
        <w:proofErr w:type="gramStart"/>
        <w:r w:rsidR="009127FD">
          <w:rPr>
            <w:rFonts w:ascii="Times New Roman" w:hAnsi="Times New Roman" w:cs="Times New Roman"/>
          </w:rPr>
          <w:t>it is</w:t>
        </w:r>
        <w:proofErr w:type="gramEnd"/>
        <w:r w:rsidR="009127FD">
          <w:rPr>
            <w:rFonts w:ascii="Times New Roman" w:hAnsi="Times New Roman" w:cs="Times New Roman"/>
          </w:rPr>
          <w:t xml:space="preserve"> </w:t>
        </w:r>
      </w:ins>
      <w:ins w:id="2743" w:author="Benton, Deon" w:date="2026-04-12T13:15:00Z" w16du:dateUtc="2026-04-12T18:15:00Z">
        <w:r w:rsidR="001A7264">
          <w:rPr>
            <w:rFonts w:ascii="Times New Roman" w:hAnsi="Times New Roman" w:cs="Times New Roman"/>
          </w:rPr>
          <w:t>has previously been established</w:t>
        </w:r>
      </w:ins>
      <w:ins w:id="2744" w:author="Benton, Deon" w:date="2026-04-12T13:12:00Z" w16du:dateUtc="2026-04-12T18:12:00Z">
        <w:r w:rsidR="009127FD">
          <w:rPr>
            <w:rFonts w:ascii="Times New Roman" w:hAnsi="Times New Roman" w:cs="Times New Roman"/>
          </w:rPr>
          <w:t xml:space="preserve"> that this model can capture infants’ behav</w:t>
        </w:r>
      </w:ins>
      <w:ins w:id="2745" w:author="Benton, Deon" w:date="2026-04-12T13:13:00Z" w16du:dateUtc="2026-04-12T18:13:00Z">
        <w:r w:rsidR="009127FD">
          <w:rPr>
            <w:rFonts w:ascii="Times New Roman" w:hAnsi="Times New Roman" w:cs="Times New Roman"/>
          </w:rPr>
          <w:t>ior, that ALIAS was also able to reproduce such behaviors</w:t>
        </w:r>
      </w:ins>
      <w:ins w:id="2746" w:author="Benton, Deon" w:date="2026-04-12T14:19:00Z" w16du:dateUtc="2026-04-12T19:19:00Z">
        <w:r w:rsidR="003A320F">
          <w:rPr>
            <w:rFonts w:ascii="Times New Roman" w:hAnsi="Times New Roman" w:cs="Times New Roman"/>
          </w:rPr>
          <w:t xml:space="preserve"> speaks to two important points. The first important point is that</w:t>
        </w:r>
      </w:ins>
      <w:ins w:id="2747" w:author="Benton, Deon" w:date="2026-04-12T13:13:00Z" w16du:dateUtc="2026-04-12T18:13:00Z">
        <w:r w:rsidR="009127FD">
          <w:rPr>
            <w:rFonts w:ascii="Times New Roman" w:hAnsi="Times New Roman" w:cs="Times New Roman"/>
          </w:rPr>
          <w:t xml:space="preserve"> </w:t>
        </w:r>
      </w:ins>
      <w:ins w:id="2748" w:author="Benton, Deon" w:date="2026-04-12T14:19:00Z" w16du:dateUtc="2026-04-12T19:19:00Z">
        <w:r w:rsidR="003A320F">
          <w:rPr>
            <w:rFonts w:ascii="Times New Roman" w:hAnsi="Times New Roman" w:cs="Times New Roman"/>
          </w:rPr>
          <w:t xml:space="preserve">its performance indicates that </w:t>
        </w:r>
      </w:ins>
      <w:ins w:id="2749" w:author="Benton, Deon" w:date="2026-04-12T13:13:00Z" w16du:dateUtc="2026-04-12T18:13:00Z">
        <w:r w:rsidR="009127FD">
          <w:rPr>
            <w:rFonts w:ascii="Times New Roman" w:hAnsi="Times New Roman" w:cs="Times New Roman"/>
          </w:rPr>
          <w:t xml:space="preserve">connectionist models are well-suited to simulate </w:t>
        </w:r>
      </w:ins>
      <w:ins w:id="2750" w:author="Benton, Deon" w:date="2026-04-12T13:14:00Z" w16du:dateUtc="2026-04-12T18:14:00Z">
        <w:r w:rsidR="009127FD">
          <w:rPr>
            <w:rFonts w:ascii="Times New Roman" w:hAnsi="Times New Roman" w:cs="Times New Roman"/>
          </w:rPr>
          <w:t>infant action understanding studies</w:t>
        </w:r>
      </w:ins>
      <w:ins w:id="2751" w:author="Benton, Deon" w:date="2026-04-12T13:13:00Z" w16du:dateUtc="2026-04-12T18:13:00Z">
        <w:r w:rsidR="009127FD">
          <w:rPr>
            <w:rFonts w:ascii="Times New Roman" w:hAnsi="Times New Roman" w:cs="Times New Roman"/>
          </w:rPr>
          <w:t xml:space="preserve">. </w:t>
        </w:r>
      </w:ins>
      <w:ins w:id="2752" w:author="Benton, Deon" w:date="2026-04-12T14:19:00Z" w16du:dateUtc="2026-04-12T19:19:00Z">
        <w:r w:rsidR="003A320F">
          <w:rPr>
            <w:rFonts w:ascii="Times New Roman" w:hAnsi="Times New Roman" w:cs="Times New Roman"/>
          </w:rPr>
          <w:t>The second point is that</w:t>
        </w:r>
      </w:ins>
      <w:ins w:id="2753" w:author="Benton, Deon" w:date="2026-04-12T14:20:00Z" w16du:dateUtc="2026-04-12T19:20:00Z">
        <w:r w:rsidR="003A320F">
          <w:rPr>
            <w:rFonts w:ascii="Times New Roman" w:hAnsi="Times New Roman" w:cs="Times New Roman"/>
          </w:rPr>
          <w:t xml:space="preserve"> th</w:t>
        </w:r>
      </w:ins>
      <w:ins w:id="2754" w:author="Benton, Deon" w:date="2026-04-12T13:16:00Z" w16du:dateUtc="2026-04-12T18:16:00Z">
        <w:r w:rsidR="001A7264">
          <w:rPr>
            <w:rFonts w:ascii="Times New Roman" w:hAnsi="Times New Roman" w:cs="Times New Roman"/>
          </w:rPr>
          <w:t xml:space="preserve">e mechanistic proposal that </w:t>
        </w:r>
      </w:ins>
      <w:ins w:id="2755" w:author="Benton, Deon" w:date="2026-04-12T14:20:00Z" w16du:dateUtc="2026-04-12T19:20:00Z">
        <w:r w:rsidR="003A320F">
          <w:rPr>
            <w:rFonts w:ascii="Times New Roman" w:hAnsi="Times New Roman" w:cs="Times New Roman"/>
          </w:rPr>
          <w:t>ALIAS</w:t>
        </w:r>
      </w:ins>
      <w:ins w:id="2756" w:author="Benton, Deon" w:date="2026-04-12T13:17:00Z" w16du:dateUtc="2026-04-12T18:17:00Z">
        <w:r w:rsidR="001A7264">
          <w:rPr>
            <w:rFonts w:ascii="Times New Roman" w:hAnsi="Times New Roman" w:cs="Times New Roman"/>
          </w:rPr>
          <w:t xml:space="preserve"> implements </w:t>
        </w:r>
      </w:ins>
      <w:ins w:id="2757" w:author="Benton, Deon" w:date="2026-04-12T14:20:00Z" w16du:dateUtc="2026-04-12T19:20:00Z">
        <w:r w:rsidR="003A320F">
          <w:rPr>
            <w:rFonts w:ascii="Times New Roman" w:hAnsi="Times New Roman" w:cs="Times New Roman"/>
          </w:rPr>
          <w:t xml:space="preserve">suggests that the contention that infants’ looking behavior in action understanding studies arises from an associative learning mechanism that processes different kinds </w:t>
        </w:r>
      </w:ins>
      <w:ins w:id="2758" w:author="Benton, Deon" w:date="2026-04-12T14:21:00Z" w16du:dateUtc="2026-04-12T19:21:00Z">
        <w:r w:rsidR="003A320F">
          <w:rPr>
            <w:rFonts w:ascii="Times New Roman" w:hAnsi="Times New Roman" w:cs="Times New Roman"/>
          </w:rPr>
          <w:t xml:space="preserve">of actions both in the real world and in </w:t>
        </w:r>
      </w:ins>
      <w:ins w:id="2759" w:author="Benton, Deon" w:date="2026-04-12T14:22:00Z" w16du:dateUtc="2026-04-12T19:22:00Z">
        <w:r w:rsidR="003A320F">
          <w:rPr>
            <w:rFonts w:ascii="Times New Roman" w:hAnsi="Times New Roman" w:cs="Times New Roman"/>
          </w:rPr>
          <w:t>the context of a standard habituation study</w:t>
        </w:r>
      </w:ins>
      <w:ins w:id="2760" w:author="Benton, Deon" w:date="2026-04-12T14:21:00Z" w16du:dateUtc="2026-04-12T19:21:00Z">
        <w:r w:rsidR="003A320F">
          <w:rPr>
            <w:rFonts w:ascii="Times New Roman" w:hAnsi="Times New Roman" w:cs="Times New Roman"/>
          </w:rPr>
          <w:t xml:space="preserve"> </w:t>
        </w:r>
      </w:ins>
      <w:ins w:id="2761" w:author="Benton, Deon" w:date="2026-04-12T13:17:00Z" w16du:dateUtc="2026-04-12T18:17:00Z">
        <w:r w:rsidR="001A7264">
          <w:rPr>
            <w:rFonts w:ascii="Times New Roman" w:hAnsi="Times New Roman" w:cs="Times New Roman"/>
          </w:rPr>
          <w:t xml:space="preserve">is </w:t>
        </w:r>
      </w:ins>
      <w:ins w:id="2762" w:author="Benton, Deon" w:date="2026-04-12T13:18:00Z" w16du:dateUtc="2026-04-12T18:18:00Z">
        <w:r w:rsidR="001A7264">
          <w:rPr>
            <w:rFonts w:ascii="Times New Roman" w:hAnsi="Times New Roman" w:cs="Times New Roman"/>
          </w:rPr>
          <w:t xml:space="preserve">sufficient to explain </w:t>
        </w:r>
      </w:ins>
      <w:ins w:id="2763" w:author="Benton, Deon" w:date="2026-04-12T13:20:00Z" w16du:dateUtc="2026-04-12T18:20:00Z">
        <w:r w:rsidR="001A7264">
          <w:rPr>
            <w:rFonts w:ascii="Times New Roman" w:hAnsi="Times New Roman" w:cs="Times New Roman"/>
          </w:rPr>
          <w:t>why and, importantly how, infants come to look longer at some events than others</w:t>
        </w:r>
      </w:ins>
      <w:ins w:id="2764" w:author="Benton, Deon" w:date="2026-04-12T14:22:00Z" w16du:dateUtc="2026-04-12T19:22:00Z">
        <w:r w:rsidR="003A320F">
          <w:rPr>
            <w:rFonts w:ascii="Times New Roman" w:hAnsi="Times New Roman" w:cs="Times New Roman"/>
          </w:rPr>
          <w:t>. The sufficiency of su</w:t>
        </w:r>
      </w:ins>
      <w:ins w:id="2765" w:author="Benton, Deon" w:date="2026-04-12T14:23:00Z" w16du:dateUtc="2026-04-12T19:23:00Z">
        <w:r w:rsidR="003A320F">
          <w:rPr>
            <w:rFonts w:ascii="Times New Roman" w:hAnsi="Times New Roman" w:cs="Times New Roman"/>
          </w:rPr>
          <w:t>ch a proposal means that</w:t>
        </w:r>
      </w:ins>
      <w:ins w:id="2766" w:author="Benton, Deon" w:date="2026-04-12T14:21:00Z" w16du:dateUtc="2026-04-12T19:21:00Z">
        <w:r w:rsidR="003A320F">
          <w:rPr>
            <w:rFonts w:ascii="Times New Roman" w:hAnsi="Times New Roman" w:cs="Times New Roman"/>
          </w:rPr>
          <w:t xml:space="preserve"> it is not necessary to assume that infants possess rich notions of action efficiency </w:t>
        </w:r>
      </w:ins>
      <w:ins w:id="2767" w:author="Benton, Deon" w:date="2026-04-12T14:23:00Z" w16du:dateUtc="2026-04-12T19:23:00Z">
        <w:r w:rsidR="00A7232E">
          <w:rPr>
            <w:rFonts w:ascii="Times New Roman" w:hAnsi="Times New Roman" w:cs="Times New Roman"/>
          </w:rPr>
          <w:t xml:space="preserve">or </w:t>
        </w:r>
      </w:ins>
      <w:ins w:id="2768" w:author="Benton, Deon" w:date="2026-04-12T14:21:00Z" w16du:dateUtc="2026-04-12T19:21:00Z">
        <w:r w:rsidR="003A320F">
          <w:rPr>
            <w:rFonts w:ascii="Times New Roman" w:hAnsi="Times New Roman" w:cs="Times New Roman"/>
          </w:rPr>
          <w:t>goals</w:t>
        </w:r>
      </w:ins>
      <w:ins w:id="2769" w:author="Benton, Deon" w:date="2026-04-12T14:23:00Z" w16du:dateUtc="2026-04-12T19:23:00Z">
        <w:r w:rsidR="00A7232E">
          <w:rPr>
            <w:rFonts w:ascii="Times New Roman" w:hAnsi="Times New Roman" w:cs="Times New Roman"/>
          </w:rPr>
          <w:t xml:space="preserve"> or that they compute subjective utilities</w:t>
        </w:r>
      </w:ins>
      <w:ins w:id="2770" w:author="Benton, Deon" w:date="2026-04-12T14:21:00Z" w16du:dateUtc="2026-04-12T19:21:00Z">
        <w:r w:rsidR="003A320F">
          <w:rPr>
            <w:rFonts w:ascii="Times New Roman" w:hAnsi="Times New Roman" w:cs="Times New Roman"/>
          </w:rPr>
          <w:t xml:space="preserve"> to explain their performance in these st</w:t>
        </w:r>
      </w:ins>
      <w:ins w:id="2771" w:author="Benton, Deon" w:date="2026-04-12T14:22:00Z" w16du:dateUtc="2026-04-12T19:22:00Z">
        <w:r w:rsidR="003A320F">
          <w:rPr>
            <w:rFonts w:ascii="Times New Roman" w:hAnsi="Times New Roman" w:cs="Times New Roman"/>
          </w:rPr>
          <w:t xml:space="preserve">udies. </w:t>
        </w:r>
      </w:ins>
    </w:p>
    <w:p w14:paraId="59991D0E" w14:textId="77777777" w:rsidR="003A320F" w:rsidRDefault="003A320F" w:rsidP="001A7264">
      <w:pPr>
        <w:spacing w:line="480" w:lineRule="auto"/>
        <w:ind w:firstLine="720"/>
        <w:contextualSpacing/>
        <w:rPr>
          <w:ins w:id="2772" w:author="Benton, Deon" w:date="2026-04-12T14:21:00Z" w16du:dateUtc="2026-04-12T19:21:00Z"/>
          <w:rFonts w:ascii="Times New Roman" w:hAnsi="Times New Roman" w:cs="Times New Roman"/>
        </w:rPr>
      </w:pPr>
    </w:p>
    <w:p w14:paraId="52B2A2D4" w14:textId="427690AD" w:rsidR="009172E6" w:rsidRDefault="00207289" w:rsidP="001A7264">
      <w:pPr>
        <w:spacing w:line="480" w:lineRule="auto"/>
        <w:ind w:firstLine="720"/>
        <w:contextualSpacing/>
        <w:rPr>
          <w:ins w:id="2773" w:author="Benton, Deon" w:date="2026-04-11T10:13:00Z" w16du:dateUtc="2026-04-11T15:13:00Z"/>
          <w:rFonts w:ascii="Times New Roman" w:hAnsi="Times New Roman" w:cs="Times New Roman"/>
        </w:rPr>
      </w:pPr>
      <w:proofErr w:type="spellStart"/>
      <w:proofErr w:type="gramStart"/>
      <w:ins w:id="2774" w:author="Benton, Deon" w:date="2026-04-12T12:57:00Z" w16du:dateUtc="2026-04-12T17:57:00Z">
        <w:r>
          <w:rPr>
            <w:rFonts w:ascii="Times New Roman" w:hAnsi="Times New Roman" w:cs="Times New Roman"/>
          </w:rPr>
          <w:t>well</w:t>
        </w:r>
        <w:proofErr w:type="spellEnd"/>
        <w:proofErr w:type="gramEnd"/>
        <w:r>
          <w:rPr>
            <w:rFonts w:ascii="Times New Roman" w:hAnsi="Times New Roman" w:cs="Times New Roman"/>
          </w:rPr>
          <w:t xml:space="preserve"> be due </w:t>
        </w:r>
        <w:proofErr w:type="gramStart"/>
        <w:r>
          <w:rPr>
            <w:rFonts w:ascii="Times New Roman" w:hAnsi="Times New Roman" w:cs="Times New Roman"/>
          </w:rPr>
          <w:t xml:space="preserve">to </w:t>
        </w:r>
      </w:ins>
      <w:ins w:id="2775" w:author="Benton, Deon" w:date="2026-04-12T12:50:00Z" w16du:dateUtc="2026-04-12T17:50:00Z">
        <w:r w:rsidR="00593CC0">
          <w:rPr>
            <w:rFonts w:ascii="Times New Roman" w:hAnsi="Times New Roman" w:cs="Times New Roman"/>
          </w:rPr>
          <w:t xml:space="preserve"> </w:t>
        </w:r>
      </w:ins>
      <w:ins w:id="2776" w:author="Benton, Deon" w:date="2026-04-12T12:49:00Z" w16du:dateUtc="2026-04-12T17:49:00Z">
        <w:r w:rsidR="00593CC0">
          <w:rPr>
            <w:rFonts w:ascii="Times New Roman" w:hAnsi="Times New Roman" w:cs="Times New Roman"/>
          </w:rPr>
          <w:t>These</w:t>
        </w:r>
        <w:proofErr w:type="gramEnd"/>
        <w:r w:rsidR="00593CC0">
          <w:rPr>
            <w:rFonts w:ascii="Times New Roman" w:hAnsi="Times New Roman" w:cs="Times New Roman"/>
          </w:rPr>
          <w:t xml:space="preserve"> initial simulation results</w:t>
        </w:r>
      </w:ins>
      <w:ins w:id="2777" w:author="Benton, Deon" w:date="2026-04-12T12:44:00Z" w16du:dateUtc="2026-04-12T17:44:00Z">
        <w:r w:rsidR="00593CC0">
          <w:rPr>
            <w:rFonts w:ascii="Times New Roman" w:hAnsi="Times New Roman" w:cs="Times New Roman"/>
          </w:rPr>
          <w:t xml:space="preserve"> ALIAS-2 failed </w:t>
        </w:r>
      </w:ins>
      <w:ins w:id="2778" w:author="Benton, Deon" w:date="2026-04-12T12:45:00Z" w16du:dateUtc="2026-04-12T17:45:00Z">
        <w:r w:rsidR="00593CC0">
          <w:rPr>
            <w:rFonts w:ascii="Times New Roman" w:hAnsi="Times New Roman" w:cs="Times New Roman"/>
          </w:rPr>
          <w:t>to reproduce infants’ looking responses across the Experimental and Control conditions su</w:t>
        </w:r>
      </w:ins>
      <w:ins w:id="2779" w:author="Benton, Deon" w:date="2026-03-27T16:59:00Z" w16du:dateUtc="2026-03-27T21:59:00Z">
        <w:r w:rsidR="008F3092">
          <w:rPr>
            <w:rFonts w:ascii="Times New Roman" w:hAnsi="Times New Roman" w:cs="Times New Roman"/>
          </w:rPr>
          <w:t xml:space="preserve">ggest that differential salience </w:t>
        </w:r>
        <w:r w:rsidR="008F3092" w:rsidRPr="001A4EF4">
          <w:rPr>
            <w:rFonts w:ascii="Times New Roman" w:hAnsi="Times New Roman" w:cs="Times New Roman"/>
            <w:i/>
            <w:iCs/>
          </w:rPr>
          <w:t>is</w:t>
        </w:r>
        <w:r w:rsidR="008F3092">
          <w:rPr>
            <w:rFonts w:ascii="Times New Roman" w:hAnsi="Times New Roman" w:cs="Times New Roman"/>
          </w:rPr>
          <w:t xml:space="preserve"> needed</w:t>
        </w:r>
      </w:ins>
      <w:ins w:id="2780" w:author="Benton, Deon" w:date="2026-03-27T17:02:00Z" w16du:dateUtc="2026-03-27T22:02:00Z">
        <w:r w:rsidR="0043548D">
          <w:rPr>
            <w:rFonts w:ascii="Times New Roman" w:hAnsi="Times New Roman" w:cs="Times New Roman"/>
          </w:rPr>
          <w:t xml:space="preserve"> to </w:t>
        </w:r>
      </w:ins>
      <w:ins w:id="2781" w:author="Benton, Deon" w:date="2026-03-27T17:03:00Z" w16du:dateUtc="2026-03-27T22:03:00Z">
        <w:r w:rsidR="0043548D">
          <w:rPr>
            <w:rFonts w:ascii="Times New Roman" w:hAnsi="Times New Roman" w:cs="Times New Roman"/>
          </w:rPr>
          <w:t>modulate the strength of the association between arced motion and the barrier</w:t>
        </w:r>
      </w:ins>
      <w:ins w:id="2782" w:author="Benton, Deon" w:date="2026-04-12T12:48:00Z" w16du:dateUtc="2026-04-12T17:48:00Z">
        <w:r w:rsidR="00593CC0">
          <w:rPr>
            <w:rFonts w:ascii="Times New Roman" w:hAnsi="Times New Roman" w:cs="Times New Roman"/>
          </w:rPr>
          <w:t xml:space="preserve">. These initial results also indicate that </w:t>
        </w:r>
      </w:ins>
      <w:ins w:id="2783" w:author="Benton, Deon" w:date="2026-04-12T12:47:00Z" w16du:dateUtc="2026-04-12T17:47:00Z">
        <w:r w:rsidR="00593CC0">
          <w:rPr>
            <w:rFonts w:ascii="Times New Roman" w:hAnsi="Times New Roman" w:cs="Times New Roman"/>
          </w:rPr>
          <w:t>associative learning</w:t>
        </w:r>
      </w:ins>
      <w:ins w:id="2784" w:author="Benton, Deon" w:date="2026-04-12T12:48:00Z" w16du:dateUtc="2026-04-12T17:48:00Z">
        <w:r w:rsidR="00593CC0">
          <w:rPr>
            <w:rFonts w:ascii="Times New Roman" w:hAnsi="Times New Roman" w:cs="Times New Roman"/>
          </w:rPr>
          <w:t xml:space="preserve"> alone is not </w:t>
        </w:r>
        <w:proofErr w:type="gramStart"/>
        <w:r w:rsidR="00593CC0">
          <w:rPr>
            <w:rFonts w:ascii="Times New Roman" w:hAnsi="Times New Roman" w:cs="Times New Roman"/>
          </w:rPr>
          <w:t xml:space="preserve">sufficient </w:t>
        </w:r>
      </w:ins>
      <w:ins w:id="2785" w:author="Benton, Deon" w:date="2026-04-12T12:47:00Z" w16du:dateUtc="2026-04-12T17:47:00Z">
        <w:r w:rsidR="00593CC0">
          <w:rPr>
            <w:rFonts w:ascii="Times New Roman" w:hAnsi="Times New Roman" w:cs="Times New Roman"/>
          </w:rPr>
          <w:t xml:space="preserve"> in</w:t>
        </w:r>
        <w:proofErr w:type="gramEnd"/>
        <w:r w:rsidR="00593CC0">
          <w:rPr>
            <w:rFonts w:ascii="Times New Roman" w:hAnsi="Times New Roman" w:cs="Times New Roman"/>
          </w:rPr>
          <w:t xml:space="preserve"> the absence of differential salience is not sufficient to capture infants’ looking behaviors</w:t>
        </w:r>
      </w:ins>
      <w:ins w:id="2786" w:author="Benton, Deon" w:date="2026-04-12T12:46:00Z" w16du:dateUtc="2026-04-12T17:46:00Z">
        <w:r w:rsidR="00593CC0">
          <w:rPr>
            <w:rFonts w:ascii="Times New Roman" w:hAnsi="Times New Roman" w:cs="Times New Roman"/>
          </w:rPr>
          <w:t xml:space="preserve">. In other words, the modeling results from Simulation 1 indicate </w:t>
        </w:r>
        <w:proofErr w:type="gramStart"/>
        <w:r w:rsidR="00593CC0">
          <w:rPr>
            <w:rFonts w:ascii="Times New Roman" w:hAnsi="Times New Roman" w:cs="Times New Roman"/>
          </w:rPr>
          <w:t xml:space="preserve">that </w:t>
        </w:r>
      </w:ins>
      <w:ins w:id="2787" w:author="Benton, Deon" w:date="2026-03-27T17:03:00Z" w16du:dateUtc="2026-03-27T22:03:00Z">
        <w:r w:rsidR="0043548D">
          <w:rPr>
            <w:rFonts w:ascii="Times New Roman" w:hAnsi="Times New Roman" w:cs="Times New Roman"/>
          </w:rPr>
          <w:t xml:space="preserve"> and</w:t>
        </w:r>
        <w:proofErr w:type="gramEnd"/>
        <w:r w:rsidR="0043548D">
          <w:rPr>
            <w:rFonts w:ascii="Times New Roman" w:hAnsi="Times New Roman" w:cs="Times New Roman"/>
          </w:rPr>
          <w:t xml:space="preserve"> th</w:t>
        </w:r>
      </w:ins>
      <w:ins w:id="2788" w:author="Benton, Deon" w:date="2026-03-27T17:04:00Z" w16du:dateUtc="2026-03-27T22:04:00Z">
        <w:r w:rsidR="00C616A2">
          <w:rPr>
            <w:rFonts w:ascii="Times New Roman" w:hAnsi="Times New Roman" w:cs="Times New Roman"/>
          </w:rPr>
          <w:t>us</w:t>
        </w:r>
      </w:ins>
      <w:ins w:id="2789" w:author="Benton, Deon" w:date="2026-03-27T17:03:00Z" w16du:dateUtc="2026-03-27T22:03:00Z">
        <w:r w:rsidR="0043548D">
          <w:rPr>
            <w:rFonts w:ascii="Times New Roman" w:hAnsi="Times New Roman" w:cs="Times New Roman"/>
          </w:rPr>
          <w:t xml:space="preserve"> enable</w:t>
        </w:r>
      </w:ins>
      <w:ins w:id="2790" w:author="Benton, Deon" w:date="2026-03-27T16:59:00Z" w16du:dateUtc="2026-03-27T21:59:00Z">
        <w:r w:rsidR="0006086D">
          <w:rPr>
            <w:rFonts w:ascii="Times New Roman" w:hAnsi="Times New Roman" w:cs="Times New Roman"/>
          </w:rPr>
          <w:t xml:space="preserve"> </w:t>
        </w:r>
      </w:ins>
      <w:ins w:id="2791" w:author="Benton, Deon" w:date="2026-04-10T08:50:00Z" w16du:dateUtc="2026-04-10T13:50:00Z">
        <w:r w:rsidR="001A4EF4">
          <w:rPr>
            <w:rFonts w:ascii="Times New Roman" w:hAnsi="Times New Roman" w:cs="Times New Roman"/>
          </w:rPr>
          <w:t xml:space="preserve">ALIAS </w:t>
        </w:r>
      </w:ins>
      <w:ins w:id="2792" w:author="Benton, Deon" w:date="2026-03-27T16:59:00Z" w16du:dateUtc="2026-03-27T21:59:00Z">
        <w:r w:rsidR="0006086D">
          <w:rPr>
            <w:rFonts w:ascii="Times New Roman" w:hAnsi="Times New Roman" w:cs="Times New Roman"/>
          </w:rPr>
          <w:t xml:space="preserve">to reproduce the </w:t>
        </w:r>
      </w:ins>
      <w:ins w:id="2793" w:author="Benton, Deon" w:date="2026-03-27T17:00:00Z" w16du:dateUtc="2026-03-27T22:00:00Z">
        <w:r w:rsidR="0006086D">
          <w:rPr>
            <w:rFonts w:ascii="Times New Roman" w:hAnsi="Times New Roman" w:cs="Times New Roman"/>
          </w:rPr>
          <w:t>characteristic pattern of equal looking to the two test events in the Control condition.</w:t>
        </w:r>
      </w:ins>
      <w:r w:rsidR="002B7F6C">
        <w:rPr>
          <w:rFonts w:ascii="Times New Roman" w:hAnsi="Times New Roman" w:cs="Times New Roman"/>
        </w:rPr>
        <w:t xml:space="preserve"> </w:t>
      </w:r>
      <w:ins w:id="2794" w:author="Benton, Deon" w:date="2026-04-12T12:58:00Z" w16du:dateUtc="2026-04-12T17:58:00Z">
        <w:r>
          <w:rPr>
            <w:rFonts w:ascii="Times New Roman" w:hAnsi="Times New Roman" w:cs="Times New Roman"/>
          </w:rPr>
          <w:t xml:space="preserve">X, the </w:t>
        </w:r>
        <w:r>
          <w:rPr>
            <w:rFonts w:ascii="Times New Roman" w:hAnsi="Times New Roman" w:cs="Times New Roman"/>
          </w:rPr>
          <w:lastRenderedPageBreak/>
          <w:t>superior performance of ALIAS to ALIAS-2 suggests that differential salience is not an atheoretical implementational detail</w:t>
        </w:r>
      </w:ins>
      <w:ins w:id="2795" w:author="Benton, Deon" w:date="2026-04-12T12:59:00Z" w16du:dateUtc="2026-04-12T17:59:00Z">
        <w:r>
          <w:rPr>
            <w:rFonts w:ascii="Times New Roman" w:hAnsi="Times New Roman" w:cs="Times New Roman"/>
          </w:rPr>
          <w:t xml:space="preserve"> but rather </w:t>
        </w:r>
      </w:ins>
    </w:p>
    <w:p w14:paraId="7C84D693" w14:textId="44B428E1" w:rsidR="0023417E" w:rsidRPr="00E52B24" w:rsidRDefault="00E52B24" w:rsidP="001B653D">
      <w:pPr>
        <w:spacing w:line="480" w:lineRule="auto"/>
        <w:ind w:firstLine="720"/>
        <w:contextualSpacing/>
        <w:rPr>
          <w:rFonts w:ascii="Times New Roman" w:hAnsi="Times New Roman" w:cs="Times New Roman"/>
        </w:rPr>
      </w:pPr>
      <w:ins w:id="2796" w:author="Benton, Deon" w:date="2026-04-10T08:50:00Z" w16du:dateUtc="2026-04-10T13:50:00Z">
        <w:r>
          <w:rPr>
            <w:rFonts w:ascii="Times New Roman" w:hAnsi="Times New Roman" w:cs="Times New Roman"/>
          </w:rPr>
          <w:t>It should be noted that the</w:t>
        </w:r>
      </w:ins>
      <w:ins w:id="2797" w:author="Benton, Deon" w:date="2026-04-10T11:23:00Z" w16du:dateUtc="2026-04-10T16:23:00Z">
        <w:r w:rsidR="007E0E64">
          <w:rPr>
            <w:rFonts w:ascii="Times New Roman" w:hAnsi="Times New Roman" w:cs="Times New Roman"/>
          </w:rPr>
          <w:t xml:space="preserve"> smaller effect </w:t>
        </w:r>
      </w:ins>
      <w:ins w:id="2798" w:author="Benton, Deon" w:date="2026-04-10T11:24:00Z" w16du:dateUtc="2026-04-10T16:24:00Z">
        <w:r w:rsidR="007E0E64">
          <w:rPr>
            <w:rFonts w:ascii="Times New Roman" w:hAnsi="Times New Roman" w:cs="Times New Roman"/>
          </w:rPr>
          <w:t xml:space="preserve">in the </w:t>
        </w:r>
      </w:ins>
      <w:ins w:id="2799" w:author="Benton, Deon" w:date="2026-04-11T10:16:00Z" w16du:dateUtc="2026-04-11T15:16:00Z">
        <w:r w:rsidR="009172E6">
          <w:rPr>
            <w:rFonts w:ascii="Times New Roman" w:hAnsi="Times New Roman" w:cs="Times New Roman"/>
          </w:rPr>
          <w:t>C</w:t>
        </w:r>
      </w:ins>
      <w:ins w:id="2800" w:author="Benton, Deon" w:date="2026-04-10T11:24:00Z" w16du:dateUtc="2026-04-10T16:24:00Z">
        <w:r w:rsidR="007E0E64">
          <w:rPr>
            <w:rFonts w:ascii="Times New Roman" w:hAnsi="Times New Roman" w:cs="Times New Roman"/>
          </w:rPr>
          <w:t xml:space="preserve">ontrol condition for networks in ALIAS-2 can be explained by two factors. </w:t>
        </w:r>
        <w:proofErr w:type="gramStart"/>
        <w:r w:rsidR="007E0E64">
          <w:rPr>
            <w:rFonts w:ascii="Times New Roman" w:hAnsi="Times New Roman" w:cs="Times New Roman"/>
          </w:rPr>
          <w:t xml:space="preserve">First, </w:t>
        </w:r>
      </w:ins>
      <w:ins w:id="2801" w:author="Benton, Deon" w:date="2026-04-10T08:50:00Z" w16du:dateUtc="2026-04-10T13:50:00Z">
        <w:r>
          <w:rPr>
            <w:rFonts w:ascii="Times New Roman" w:hAnsi="Times New Roman" w:cs="Times New Roman"/>
          </w:rPr>
          <w:t xml:space="preserve"> reason</w:t>
        </w:r>
        <w:proofErr w:type="gramEnd"/>
        <w:r>
          <w:rPr>
            <w:rFonts w:ascii="Times New Roman" w:hAnsi="Times New Roman" w:cs="Times New Roman"/>
          </w:rPr>
          <w:t xml:space="preserve"> the effect was smaller in the Control condition in ALIAS-2 was that</w:t>
        </w:r>
      </w:ins>
      <w:ins w:id="2802" w:author="Benton, Deon" w:date="2026-04-10T08:52:00Z" w16du:dateUtc="2026-04-10T13:52:00Z">
        <w:r>
          <w:rPr>
            <w:rFonts w:ascii="Times New Roman" w:hAnsi="Times New Roman" w:cs="Times New Roman"/>
          </w:rPr>
          <w:t xml:space="preserve"> networks’ habituation experience was at odds with their “real-world” or pretraining experience. </w:t>
        </w:r>
      </w:ins>
      <w:ins w:id="2803" w:author="Benton, Deon" w:date="2026-04-10T08:54:00Z" w16du:dateUtc="2026-04-10T13:54:00Z">
        <w:r>
          <w:rPr>
            <w:rFonts w:ascii="Times New Roman" w:hAnsi="Times New Roman" w:cs="Times New Roman"/>
          </w:rPr>
          <w:t>Recall</w:t>
        </w:r>
      </w:ins>
      <w:ins w:id="2804" w:author="Benton, Deon" w:date="2026-04-10T08:53:00Z" w16du:dateUtc="2026-04-10T13:53:00Z">
        <w:r>
          <w:rPr>
            <w:rFonts w:ascii="Times New Roman" w:hAnsi="Times New Roman" w:cs="Times New Roman"/>
          </w:rPr>
          <w:t xml:space="preserve"> that arced motion occurred over obstacles during the pretraining phase</w:t>
        </w:r>
      </w:ins>
      <w:ins w:id="2805" w:author="Benton, Deon" w:date="2026-04-10T08:54:00Z" w16du:dateUtc="2026-04-10T13:54:00Z">
        <w:r>
          <w:rPr>
            <w:rFonts w:ascii="Times New Roman" w:hAnsi="Times New Roman" w:cs="Times New Roman"/>
          </w:rPr>
          <w:t>, whereas such</w:t>
        </w:r>
      </w:ins>
      <w:ins w:id="2806" w:author="Benton, Deon" w:date="2026-04-10T08:53:00Z" w16du:dateUtc="2026-04-10T13:53:00Z">
        <w:r>
          <w:rPr>
            <w:rFonts w:ascii="Times New Roman" w:hAnsi="Times New Roman" w:cs="Times New Roman"/>
          </w:rPr>
          <w:t xml:space="preserve"> motion occurred besides an obstacle during the habituation phase. </w:t>
        </w:r>
      </w:ins>
      <w:ins w:id="2807" w:author="Benton, Deon" w:date="2026-04-10T08:54:00Z" w16du:dateUtc="2026-04-10T13:54:00Z">
        <w:r>
          <w:rPr>
            <w:rFonts w:ascii="Times New Roman" w:hAnsi="Times New Roman" w:cs="Times New Roman"/>
          </w:rPr>
          <w:t xml:space="preserve">Networks were faced with a situation during habituation in which they had to </w:t>
        </w:r>
      </w:ins>
      <w:ins w:id="2808" w:author="Benton, Deon" w:date="2026-04-10T08:55:00Z" w16du:dateUtc="2026-04-10T13:55:00Z">
        <w:r>
          <w:rPr>
            <w:rFonts w:ascii="Times New Roman" w:hAnsi="Times New Roman" w:cs="Times New Roman"/>
            <w:i/>
            <w:iCs/>
          </w:rPr>
          <w:t xml:space="preserve">unlearn </w:t>
        </w:r>
        <w:r>
          <w:rPr>
            <w:rFonts w:ascii="Times New Roman" w:hAnsi="Times New Roman" w:cs="Times New Roman"/>
          </w:rPr>
          <w:t>an established association between spatially contiguous arced motion and barriers. The consequence of such unlearning is that the magnitude of the difference in l</w:t>
        </w:r>
      </w:ins>
      <w:ins w:id="2809" w:author="Benton, Deon" w:date="2026-04-10T08:56:00Z" w16du:dateUtc="2026-04-10T13:56:00Z">
        <w:r>
          <w:rPr>
            <w:rFonts w:ascii="Times New Roman" w:hAnsi="Times New Roman" w:cs="Times New Roman"/>
          </w:rPr>
          <w:t xml:space="preserve">ooking to the Inefficient and Efficient test events was dampened for ALIAS-2. </w:t>
        </w:r>
      </w:ins>
      <w:ins w:id="2810" w:author="Benton, Deon" w:date="2026-04-10T11:24:00Z" w16du:dateUtc="2026-04-10T16:24:00Z">
        <w:r w:rsidR="007E0E64">
          <w:rPr>
            <w:rFonts w:ascii="Times New Roman" w:hAnsi="Times New Roman" w:cs="Times New Roman"/>
          </w:rPr>
          <w:t xml:space="preserve"> Second, because ALIAS-2 did not implement differential salience</w:t>
        </w:r>
      </w:ins>
      <w:ins w:id="2811" w:author="Benton, Deon" w:date="2026-04-10T11:25:00Z" w16du:dateUtc="2026-04-10T16:25:00Z">
        <w:r w:rsidR="007E0E64">
          <w:rPr>
            <w:rFonts w:ascii="Times New Roman" w:hAnsi="Times New Roman" w:cs="Times New Roman"/>
          </w:rPr>
          <w:t xml:space="preserve">, there was </w:t>
        </w:r>
        <w:proofErr w:type="gramStart"/>
        <w:r w:rsidR="007E0E64">
          <w:rPr>
            <w:rFonts w:ascii="Times New Roman" w:hAnsi="Times New Roman" w:cs="Times New Roman"/>
          </w:rPr>
          <w:t>a greater</w:t>
        </w:r>
        <w:proofErr w:type="gramEnd"/>
        <w:r w:rsidR="007E0E64">
          <w:rPr>
            <w:rFonts w:ascii="Times New Roman" w:hAnsi="Times New Roman" w:cs="Times New Roman"/>
          </w:rPr>
          <w:t xml:space="preserve"> pressure for networks in ALIAS-2 than for those in ALIAS one to </w:t>
        </w:r>
        <w:proofErr w:type="gramStart"/>
        <w:r w:rsidR="007E0E64">
          <w:rPr>
            <w:rFonts w:ascii="Times New Roman" w:hAnsi="Times New Roman" w:cs="Times New Roman"/>
          </w:rPr>
          <w:t>associated</w:t>
        </w:r>
        <w:proofErr w:type="gramEnd"/>
        <w:r w:rsidR="007E0E64">
          <w:rPr>
            <w:rFonts w:ascii="Times New Roman" w:hAnsi="Times New Roman" w:cs="Times New Roman"/>
          </w:rPr>
          <w:t xml:space="preserve"> curved </w:t>
        </w:r>
        <w:proofErr w:type="gramStart"/>
        <w:r w:rsidR="007E0E64">
          <w:rPr>
            <w:rFonts w:ascii="Times New Roman" w:hAnsi="Times New Roman" w:cs="Times New Roman"/>
          </w:rPr>
          <w:t>action  with</w:t>
        </w:r>
        <w:proofErr w:type="gramEnd"/>
        <w:r w:rsidR="007E0E64">
          <w:rPr>
            <w:rFonts w:ascii="Times New Roman" w:hAnsi="Times New Roman" w:cs="Times New Roman"/>
          </w:rPr>
          <w:t xml:space="preserve"> o</w:t>
        </w:r>
      </w:ins>
      <w:ins w:id="2812" w:author="Benton, Deon" w:date="2026-04-10T11:26:00Z" w16du:dateUtc="2026-04-10T16:26:00Z">
        <w:r w:rsidR="007E0E64">
          <w:rPr>
            <w:rFonts w:ascii="Times New Roman" w:hAnsi="Times New Roman" w:cs="Times New Roman"/>
          </w:rPr>
          <w:t xml:space="preserve">bstacle presence. </w:t>
        </w:r>
      </w:ins>
      <w:proofErr w:type="gramStart"/>
      <w:ins w:id="2813" w:author="Benton, Deon" w:date="2026-04-10T11:25:00Z" w16du:dateUtc="2026-04-10T16:25:00Z">
        <w:r w:rsidR="007E0E64">
          <w:rPr>
            <w:rFonts w:ascii="Times New Roman" w:hAnsi="Times New Roman" w:cs="Times New Roman"/>
          </w:rPr>
          <w:t>the</w:t>
        </w:r>
        <w:proofErr w:type="gramEnd"/>
        <w:r w:rsidR="007E0E64">
          <w:rPr>
            <w:rFonts w:ascii="Times New Roman" w:hAnsi="Times New Roman" w:cs="Times New Roman"/>
          </w:rPr>
          <w:t xml:space="preserve"> association between curved action and obstacles was stronger.</w:t>
        </w:r>
      </w:ins>
    </w:p>
    <w:p w14:paraId="30767D35" w14:textId="77777777" w:rsidR="001B653D" w:rsidRDefault="001B653D"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79427DB3" w14:textId="3D246A9A" w:rsidR="00A31190" w:rsidRPr="00700E08" w:rsidRDefault="00A31190"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7B005BD" w14:textId="648C1024" w:rsidR="0074311C" w:rsidRDefault="00524642" w:rsidP="002B13EE">
      <w:pPr>
        <w:spacing w:line="480" w:lineRule="auto"/>
        <w:contextualSpacing/>
        <w:rPr>
          <w:ins w:id="2814" w:author="Benton, Deon" w:date="2026-03-26T10:50:00Z" w16du:dateUtc="2026-03-26T15:50:00Z"/>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ins w:id="2815" w:author="Benton, Deon" w:date="2026-03-26T10:49:00Z" w16du:dateUtc="2026-03-26T15:49:00Z">
        <w:r w:rsidR="0074311C">
          <w:rPr>
            <w:rFonts w:ascii="Times New Roman" w:eastAsia="Times New Roman" w:hAnsi="Times New Roman" w:cs="Times New Roman"/>
          </w:rPr>
          <w:t xml:space="preserve">three </w:t>
        </w:r>
      </w:ins>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ins w:id="2816" w:author="Benton, Deon" w:date="2026-03-26T09:42:00Z" w16du:dateUtc="2026-03-26T14:42:00Z">
        <w:r w:rsidR="00FA55F6">
          <w:rPr>
            <w:rFonts w:ascii="Times New Roman" w:eastAsia="Times New Roman" w:hAnsi="Times New Roman" w:cs="Times New Roman"/>
          </w:rPr>
          <w:t xml:space="preserve"> test</w:t>
        </w:r>
      </w:ins>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ins w:id="2817" w:author="Benton, Deon" w:date="2026-03-03T15:35:00Z" w16du:dateUtc="2026-03-03T21:35:00Z">
        <w:r w:rsidR="00C238C5">
          <w:rPr>
            <w:rFonts w:ascii="Times New Roman" w:eastAsia="Times New Roman" w:hAnsi="Times New Roman" w:cs="Times New Roman"/>
          </w:rPr>
          <w:t xml:space="preserve">infants’ </w:t>
        </w:r>
      </w:ins>
      <w:ins w:id="2818" w:author="Benton, Deon" w:date="2026-03-03T16:13:00Z" w16du:dateUtc="2026-03-03T22:13:00Z">
        <w:r w:rsidR="00C1774E">
          <w:rPr>
            <w:rFonts w:ascii="Times New Roman" w:eastAsia="Times New Roman" w:hAnsi="Times New Roman" w:cs="Times New Roman"/>
          </w:rPr>
          <w:t>performance</w:t>
        </w:r>
      </w:ins>
      <w:ins w:id="2819" w:author="Benton, Deon" w:date="2026-03-03T15:35:00Z" w16du:dateUtc="2026-03-03T21:35:00Z">
        <w:r w:rsidR="00C238C5">
          <w:rPr>
            <w:rFonts w:ascii="Times New Roman" w:eastAsia="Times New Roman" w:hAnsi="Times New Roman" w:cs="Times New Roman"/>
          </w:rPr>
          <w:t xml:space="preserve"> in </w:t>
        </w:r>
      </w:ins>
      <w:ins w:id="2820" w:author="Benton, Deon" w:date="2026-03-03T16:13:00Z" w16du:dateUtc="2026-03-03T22:13:00Z">
        <w:r w:rsidR="00110DF9">
          <w:rPr>
            <w:rFonts w:ascii="Times New Roman" w:eastAsia="Times New Roman" w:hAnsi="Times New Roman" w:cs="Times New Roman"/>
          </w:rPr>
          <w:t>action-</w:t>
        </w:r>
      </w:ins>
      <w:ins w:id="2821" w:author="Benton, Deon" w:date="2026-03-03T15:41:00Z" w16du:dateUtc="2026-03-03T21:41:00Z">
        <w:r w:rsidR="00D969E0">
          <w:rPr>
            <w:rFonts w:ascii="Times New Roman" w:eastAsia="Times New Roman" w:hAnsi="Times New Roman" w:cs="Times New Roman"/>
          </w:rPr>
          <w:t>understanding studies that use animate-like entities</w:t>
        </w:r>
      </w:ins>
      <w:ins w:id="2822" w:author="Benton, Deon" w:date="2026-03-03T15:36:00Z" w16du:dateUtc="2026-03-03T21:36:00Z">
        <w:r w:rsidR="00837327">
          <w:rPr>
            <w:rFonts w:ascii="Times New Roman" w:eastAsia="Times New Roman" w:hAnsi="Times New Roman" w:cs="Times New Roman"/>
          </w:rPr>
          <w:t xml:space="preserve"> can be explained </w:t>
        </w:r>
      </w:ins>
      <w:ins w:id="2823" w:author="Benton, Deon" w:date="2026-03-03T15:43:00Z" w16du:dateUtc="2026-03-03T21:43:00Z">
        <w:r w:rsidR="00773F36">
          <w:rPr>
            <w:rFonts w:ascii="Times New Roman" w:eastAsia="Times New Roman" w:hAnsi="Times New Roman" w:cs="Times New Roman"/>
          </w:rPr>
          <w:t>by</w:t>
        </w:r>
      </w:ins>
      <w:ins w:id="2824" w:author="Benton, Deon" w:date="2026-03-03T15:36:00Z" w16du:dateUtc="2026-03-03T21:36:00Z">
        <w:r w:rsidR="00837327">
          <w:rPr>
            <w:rFonts w:ascii="Times New Roman" w:eastAsia="Times New Roman" w:hAnsi="Times New Roman" w:cs="Times New Roman"/>
          </w:rPr>
          <w:t xml:space="preserve"> </w:t>
        </w:r>
      </w:ins>
      <w:ins w:id="2825" w:author="Benton, Deon" w:date="2026-03-03T15:40:00Z" w16du:dateUtc="2026-03-03T21:40:00Z">
        <w:r w:rsidR="00931876">
          <w:rPr>
            <w:rFonts w:ascii="Times New Roman" w:eastAsia="Times New Roman" w:hAnsi="Times New Roman" w:cs="Times New Roman"/>
          </w:rPr>
          <w:t xml:space="preserve">an associative learning mechanism that operates over </w:t>
        </w:r>
      </w:ins>
      <w:ins w:id="2826" w:author="Benton, Deon" w:date="2026-03-03T15:42:00Z" w16du:dateUtc="2026-03-03T21:42:00Z">
        <w:r w:rsidR="00D969E0">
          <w:rPr>
            <w:rFonts w:ascii="Times New Roman" w:eastAsia="Times New Roman" w:hAnsi="Times New Roman" w:cs="Times New Roman"/>
          </w:rPr>
          <w:t>the</w:t>
        </w:r>
      </w:ins>
      <w:ins w:id="2827" w:author="Benton, Deon" w:date="2026-03-03T15:39:00Z" w16du:dateUtc="2026-03-03T21:39:00Z">
        <w:r w:rsidR="00931876">
          <w:rPr>
            <w:rFonts w:ascii="Times New Roman" w:eastAsia="Times New Roman" w:hAnsi="Times New Roman" w:cs="Times New Roman"/>
          </w:rPr>
          <w:t xml:space="preserve"> low-level, perceptually grounded</w:t>
        </w:r>
      </w:ins>
      <w:ins w:id="2828" w:author="Benton, Deon" w:date="2026-03-03T15:44:00Z" w16du:dateUtc="2026-03-03T21:44:00Z">
        <w:r w:rsidR="00773F36">
          <w:rPr>
            <w:rFonts w:ascii="Times New Roman" w:eastAsia="Times New Roman" w:hAnsi="Times New Roman" w:cs="Times New Roman"/>
          </w:rPr>
          <w:t xml:space="preserve"> </w:t>
        </w:r>
      </w:ins>
      <w:ins w:id="2829" w:author="Benton, Deon" w:date="2026-03-03T15:37:00Z" w16du:dateUtc="2026-03-03T21:37:00Z">
        <w:r w:rsidR="00837327">
          <w:rPr>
            <w:rFonts w:ascii="Times New Roman" w:eastAsia="Times New Roman" w:hAnsi="Times New Roman" w:cs="Times New Roman"/>
          </w:rPr>
          <w:t>kinematics</w:t>
        </w:r>
      </w:ins>
      <w:ins w:id="2830" w:author="Benton, Deon" w:date="2026-03-03T15:42:00Z" w16du:dateUtc="2026-03-03T21:42:00Z">
        <w:r w:rsidR="00D969E0">
          <w:rPr>
            <w:rFonts w:ascii="Times New Roman" w:eastAsia="Times New Roman" w:hAnsi="Times New Roman" w:cs="Times New Roman"/>
          </w:rPr>
          <w:t xml:space="preserve"> of motion and the surface features of the objects involved</w:t>
        </w:r>
      </w:ins>
      <w:ins w:id="2831" w:author="Benton, Deon" w:date="2026-03-03T15:45:00Z" w16du:dateUtc="2026-03-03T21:45:00Z">
        <w:r w:rsidR="00773F36">
          <w:rPr>
            <w:rFonts w:ascii="Times New Roman" w:eastAsia="Times New Roman" w:hAnsi="Times New Roman" w:cs="Times New Roman"/>
          </w:rPr>
          <w:t>—</w:t>
        </w:r>
      </w:ins>
      <w:ins w:id="2832" w:author="Benton, Deon" w:date="2026-03-26T09:41:00Z" w16du:dateUtc="2026-03-26T14:41:00Z">
        <w:r w:rsidR="0004604C">
          <w:rPr>
            <w:rFonts w:ascii="Times New Roman" w:eastAsia="Times New Roman" w:hAnsi="Times New Roman" w:cs="Times New Roman"/>
          </w:rPr>
          <w:t>this proposal was instantiated in a</w:t>
        </w:r>
      </w:ins>
      <w:ins w:id="2833" w:author="Benton, Deon" w:date="2026-03-26T09:44:00Z" w16du:dateUtc="2026-03-26T14:44:00Z">
        <w:r w:rsidR="003A613D">
          <w:rPr>
            <w:rFonts w:ascii="Times New Roman" w:eastAsia="Times New Roman" w:hAnsi="Times New Roman" w:cs="Times New Roman"/>
          </w:rPr>
          <w:t xml:space="preserve"> connectionist</w:t>
        </w:r>
      </w:ins>
      <w:ins w:id="2834" w:author="Benton, Deon" w:date="2026-03-26T09:41:00Z" w16du:dateUtc="2026-03-26T14:41:00Z">
        <w:r w:rsidR="0004604C">
          <w:rPr>
            <w:rFonts w:ascii="Times New Roman" w:eastAsia="Times New Roman" w:hAnsi="Times New Roman" w:cs="Times New Roman"/>
          </w:rPr>
          <w:t xml:space="preserve"> model called ALIAS</w:t>
        </w:r>
      </w:ins>
      <w:ins w:id="2835" w:author="Benton, Deon" w:date="2026-03-03T15:40:00Z" w16du:dateUtc="2026-03-03T21:40:00Z">
        <w:r w:rsidR="00931876">
          <w:rPr>
            <w:rFonts w:ascii="Times New Roman" w:eastAsia="Times New Roman" w:hAnsi="Times New Roman" w:cs="Times New Roman"/>
          </w:rPr>
          <w:t xml:space="preserve">. </w:t>
        </w:r>
      </w:ins>
      <w:r w:rsidR="005418F5">
        <w:rPr>
          <w:rFonts w:ascii="Times New Roman" w:eastAsia="Times New Roman" w:hAnsi="Times New Roman" w:cs="Times New Roman"/>
        </w:rPr>
        <w:t>Second, it compared</w:t>
      </w:r>
      <w:ins w:id="2836" w:author="Benton, Deon" w:date="2026-03-26T09:40:00Z" w16du:dateUtc="2026-03-26T14:40:00Z">
        <w:r w:rsidR="0004604C">
          <w:rPr>
            <w:rFonts w:ascii="Times New Roman" w:eastAsia="Times New Roman" w:hAnsi="Times New Roman" w:cs="Times New Roman"/>
          </w:rPr>
          <w:t xml:space="preserve"> </w:t>
        </w:r>
      </w:ins>
      <w:ins w:id="2837" w:author="Benton, Deon" w:date="2026-03-26T09:43:00Z" w16du:dateUtc="2026-03-26T14:43:00Z">
        <w:r w:rsidR="00FA55F6">
          <w:rPr>
            <w:rFonts w:ascii="Times New Roman" w:eastAsia="Times New Roman" w:hAnsi="Times New Roman" w:cs="Times New Roman"/>
          </w:rPr>
          <w:t xml:space="preserve">ALIAS’s performance to </w:t>
        </w:r>
      </w:ins>
      <w:ins w:id="2838" w:author="Benton, Deon" w:date="2026-03-26T09:45:00Z" w16du:dateUtc="2026-03-26T14:45:00Z">
        <w:r w:rsidR="009D31F3">
          <w:rPr>
            <w:rFonts w:ascii="Times New Roman" w:eastAsia="Times New Roman" w:hAnsi="Times New Roman" w:cs="Times New Roman"/>
          </w:rPr>
          <w:t>that of OM10</w:t>
        </w:r>
      </w:ins>
      <w:ins w:id="2839" w:author="Benton, Deon" w:date="2026-03-26T12:33:00Z" w16du:dateUtc="2026-03-26T17:33:00Z">
        <w:r w:rsidR="00E93CDA">
          <w:rPr>
            <w:rFonts w:ascii="Times New Roman" w:eastAsia="Times New Roman" w:hAnsi="Times New Roman" w:cs="Times New Roman"/>
          </w:rPr>
          <w:t>—this is the</w:t>
        </w:r>
      </w:ins>
      <w:ins w:id="2840" w:author="Benton, Deon" w:date="2026-03-26T09:43:00Z" w16du:dateUtc="2026-03-26T14:43:00Z">
        <w:r w:rsidR="00FA55F6">
          <w:rPr>
            <w:rFonts w:ascii="Times New Roman" w:eastAsia="Times New Roman" w:hAnsi="Times New Roman" w:cs="Times New Roman"/>
          </w:rPr>
          <w:t xml:space="preserve"> only ot</w:t>
        </w:r>
      </w:ins>
      <w:ins w:id="2841" w:author="Benton, Deon" w:date="2026-03-26T09:44:00Z" w16du:dateUtc="2026-03-26T14:44:00Z">
        <w:r w:rsidR="00FA55F6">
          <w:rPr>
            <w:rFonts w:ascii="Times New Roman" w:eastAsia="Times New Roman" w:hAnsi="Times New Roman" w:cs="Times New Roman"/>
          </w:rPr>
          <w:t xml:space="preserve">her existing connectionist model of infant action </w:t>
        </w:r>
        <w:r w:rsidR="00FA55F6">
          <w:rPr>
            <w:rFonts w:ascii="Times New Roman" w:eastAsia="Times New Roman" w:hAnsi="Times New Roman" w:cs="Times New Roman"/>
          </w:rPr>
          <w:lastRenderedPageBreak/>
          <w:t>understanding called OM-10</w:t>
        </w:r>
      </w:ins>
      <w:ins w:id="2842" w:author="Benton, Deon" w:date="2026-03-26T10:08:00Z" w16du:dateUtc="2026-03-26T15:08:00Z">
        <w:r w:rsidR="00DB6811">
          <w:rPr>
            <w:rFonts w:ascii="Times New Roman" w:eastAsia="Times New Roman" w:hAnsi="Times New Roman" w:cs="Times New Roman"/>
          </w:rPr>
          <w:t xml:space="preserve">. </w:t>
        </w:r>
      </w:ins>
      <w:ins w:id="2843" w:author="Benton, Deon" w:date="2026-03-26T10:49:00Z" w16du:dateUtc="2026-03-26T15:49:00Z">
        <w:r w:rsidR="0074311C">
          <w:rPr>
            <w:rFonts w:ascii="Times New Roman" w:eastAsia="Times New Roman" w:hAnsi="Times New Roman" w:cs="Times New Roman"/>
          </w:rPr>
          <w:t>Th</w:t>
        </w:r>
      </w:ins>
      <w:r w:rsidR="005418F5">
        <w:rPr>
          <w:rFonts w:ascii="Times New Roman" w:eastAsia="Times New Roman" w:hAnsi="Times New Roman" w:cs="Times New Roman"/>
        </w:rPr>
        <w:t xml:space="preserve">ird, it assessed </w:t>
      </w:r>
      <w:ins w:id="2844" w:author="Benton, Deon" w:date="2026-03-26T12:33:00Z" w16du:dateUtc="2026-03-26T17:33:00Z">
        <w:r w:rsidR="00E93CDA">
          <w:rPr>
            <w:rFonts w:ascii="Times New Roman" w:eastAsia="Times New Roman" w:hAnsi="Times New Roman" w:cs="Times New Roman"/>
          </w:rPr>
          <w:t>a</w:t>
        </w:r>
      </w:ins>
      <w:ins w:id="2845" w:author="Benton, Deon" w:date="2026-03-26T10:52:00Z" w16du:dateUtc="2026-03-26T15:52:00Z">
        <w:r w:rsidR="00CF0FB0">
          <w:rPr>
            <w:rFonts w:ascii="Times New Roman" w:eastAsia="Times New Roman" w:hAnsi="Times New Roman" w:cs="Times New Roman"/>
          </w:rPr>
          <w:t xml:space="preserve"> key assumption of the present account</w:t>
        </w:r>
      </w:ins>
      <w:ins w:id="2846" w:author="Benton, Deon" w:date="2026-03-26T12:33:00Z" w16du:dateUtc="2026-03-26T17:33:00Z">
        <w:r w:rsidR="00E93CDA">
          <w:rPr>
            <w:rFonts w:ascii="Times New Roman" w:eastAsia="Times New Roman" w:hAnsi="Times New Roman" w:cs="Times New Roman"/>
          </w:rPr>
          <w:t>:</w:t>
        </w:r>
      </w:ins>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ins w:id="2847" w:author="Benton, Deon" w:date="2026-03-26T12:33:00Z" w16du:dateUtc="2026-03-26T17:33:00Z">
        <w:r w:rsidR="00E93CDA">
          <w:rPr>
            <w:rFonts w:ascii="Times New Roman" w:eastAsia="Times New Roman" w:hAnsi="Times New Roman" w:cs="Times New Roman"/>
          </w:rPr>
          <w:t xml:space="preserve"> </w:t>
        </w:r>
      </w:ins>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ins w:id="2848" w:author="Benton, Deon" w:date="2026-03-26T13:58:00Z" w16du:dateUtc="2026-03-26T18:58:00Z">
        <w:r w:rsidR="00411D5D">
          <w:rPr>
            <w:rFonts w:ascii="Times New Roman" w:eastAsia="Times New Roman" w:hAnsi="Times New Roman" w:cs="Times New Roman"/>
          </w:rPr>
          <w:t xml:space="preserve"> located in the </w:t>
        </w:r>
      </w:ins>
      <w:r w:rsidR="002F7452">
        <w:rPr>
          <w:rFonts w:ascii="Times New Roman" w:eastAsia="Times New Roman" w:hAnsi="Times New Roman" w:cs="Times New Roman"/>
        </w:rPr>
        <w:t xml:space="preserve">periphery of a visual scene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4D08DD98" w14:textId="26F5F819" w:rsidR="003A5184" w:rsidRPr="0064441E" w:rsidRDefault="0061265A" w:rsidP="0064441E">
      <w:pPr>
        <w:spacing w:line="480" w:lineRule="auto"/>
        <w:ind w:firstLine="720"/>
        <w:contextualSpacing/>
        <w:rPr>
          <w:rFonts w:ascii="Times New Roman" w:eastAsia="Times New Roman" w:hAnsi="Times New Roman" w:cs="Times New Roman"/>
        </w:rPr>
      </w:pPr>
      <w:ins w:id="2849" w:author="Benton, Deon" w:date="2026-03-26T10:14:00Z" w16du:dateUtc="2026-03-26T15:14:00Z">
        <w:r>
          <w:rPr>
            <w:rFonts w:ascii="Times New Roman" w:eastAsia="Times New Roman" w:hAnsi="Times New Roman" w:cs="Times New Roman"/>
          </w:rPr>
          <w:t>In terms of the first aim, the results revealed that</w:t>
        </w:r>
      </w:ins>
      <w:ins w:id="2850" w:author="Benton, Deon" w:date="2026-03-26T10:09:00Z" w16du:dateUtc="2026-03-26T15:09:00Z">
        <w:r w:rsidR="00DB6811">
          <w:rPr>
            <w:rFonts w:ascii="Times New Roman" w:eastAsia="Times New Roman" w:hAnsi="Times New Roman" w:cs="Times New Roman"/>
          </w:rPr>
          <w:t xml:space="preserve"> ALIAS</w:t>
        </w:r>
        <w:r w:rsidR="00642345">
          <w:rPr>
            <w:rFonts w:ascii="Times New Roman" w:eastAsia="Times New Roman" w:hAnsi="Times New Roman" w:cs="Times New Roman"/>
          </w:rPr>
          <w:t xml:space="preserve"> can explain infants’ looking behaviors in studies in which animate-like entities engage in </w:t>
        </w:r>
      </w:ins>
      <w:r w:rsidR="002052C3">
        <w:rPr>
          <w:rFonts w:ascii="Times New Roman" w:eastAsia="Times New Roman" w:hAnsi="Times New Roman" w:cs="Times New Roman"/>
        </w:rPr>
        <w:t>actions that putatively vary in their efficiency</w:t>
      </w:r>
      <w:ins w:id="2851" w:author="Benton, Deon" w:date="2026-03-26T10:09:00Z" w16du:dateUtc="2026-03-26T15:09:00Z">
        <w:r w:rsidR="00642345">
          <w:rPr>
            <w:rFonts w:ascii="Times New Roman" w:eastAsia="Times New Roman" w:hAnsi="Times New Roman" w:cs="Times New Roman"/>
          </w:rPr>
          <w:t>.</w:t>
        </w:r>
      </w:ins>
      <w:ins w:id="2852" w:author="Benton, Deon" w:date="2026-03-26T10:10:00Z" w16du:dateUtc="2026-03-26T15:10:00Z">
        <w:r w:rsidR="00642345">
          <w:rPr>
            <w:rFonts w:ascii="Times New Roman" w:eastAsia="Times New Roman" w:hAnsi="Times New Roman" w:cs="Times New Roman"/>
          </w:rPr>
          <w:t xml:space="preserve"> Specifically, networks that were habituated to an event in which arced motion occurred over an obstacle looked longer at (i.e., produced greater error to) the Inefficient test event than at the Efficient one; networks looked equally long at both test events if the arced motion occurred beside the barrier during habituation. </w:t>
        </w:r>
      </w:ins>
      <w:ins w:id="2853" w:author="Benton, Deon" w:date="2026-03-26T10:11:00Z" w16du:dateUtc="2026-03-26T15:11:00Z">
        <w:r w:rsidR="00F8226D">
          <w:rPr>
            <w:rFonts w:ascii="Times New Roman" w:eastAsia="Times New Roman" w:hAnsi="Times New Roman" w:cs="Times New Roman"/>
          </w:rPr>
          <w:t xml:space="preserve">This finding—that an associative learning mechanism </w:t>
        </w:r>
      </w:ins>
      <w:ins w:id="2854" w:author="Benton, Deon" w:date="2026-03-26T10:12:00Z" w16du:dateUtc="2026-03-26T15:12:00Z">
        <w:r w:rsidR="00F8226D">
          <w:rPr>
            <w:rFonts w:ascii="Times New Roman" w:eastAsia="Times New Roman" w:hAnsi="Times New Roman" w:cs="Times New Roman"/>
          </w:rPr>
          <w:t>operating</w:t>
        </w:r>
      </w:ins>
      <w:ins w:id="2855" w:author="Benton, Deon" w:date="2026-03-26T10:11:00Z" w16du:dateUtc="2026-03-26T15:11:00Z">
        <w:r w:rsidR="00F8226D">
          <w:rPr>
            <w:rFonts w:ascii="Times New Roman" w:eastAsia="Times New Roman" w:hAnsi="Times New Roman" w:cs="Times New Roman"/>
          </w:rPr>
          <w:t xml:space="preserve"> over the </w:t>
        </w:r>
      </w:ins>
      <w:ins w:id="2856" w:author="Benton, Deon" w:date="2026-03-26T10:12:00Z" w16du:dateUtc="2026-03-26T15:12:00Z">
        <w:r w:rsidR="00F8226D">
          <w:rPr>
            <w:rFonts w:ascii="Times New Roman" w:eastAsia="Times New Roman" w:hAnsi="Times New Roman" w:cs="Times New Roman"/>
          </w:rPr>
          <w:t>surface-based</w:t>
        </w:r>
      </w:ins>
      <w:ins w:id="2857" w:author="Benton, Deon" w:date="2026-03-26T10:11:00Z" w16du:dateUtc="2026-03-26T15:11:00Z">
        <w:r w:rsidR="00F8226D">
          <w:rPr>
            <w:rFonts w:ascii="Times New Roman" w:eastAsia="Times New Roman" w:hAnsi="Times New Roman" w:cs="Times New Roman"/>
          </w:rPr>
          <w:t xml:space="preserve"> features of objects and the kinematics of their actions</w:t>
        </w:r>
      </w:ins>
      <w:ins w:id="2858" w:author="Benton, Deon" w:date="2026-03-26T10:19:00Z" w16du:dateUtc="2026-03-26T15:19:00Z">
        <w:r w:rsidR="00C14D65">
          <w:rPr>
            <w:rFonts w:ascii="Times New Roman" w:eastAsia="Times New Roman" w:hAnsi="Times New Roman" w:cs="Times New Roman"/>
          </w:rPr>
          <w:t>—c</w:t>
        </w:r>
      </w:ins>
      <w:ins w:id="2859" w:author="Benton, Deon" w:date="2026-03-26T10:10:00Z" w16du:dateUtc="2026-03-26T15:10:00Z">
        <w:r w:rsidR="00642345">
          <w:rPr>
            <w:rFonts w:ascii="Times New Roman" w:eastAsia="Times New Roman" w:hAnsi="Times New Roman" w:cs="Times New Roman"/>
          </w:rPr>
          <w:t>alls into question</w:t>
        </w:r>
      </w:ins>
      <w:ins w:id="2860" w:author="Benton, Deon" w:date="2026-03-26T10:13:00Z" w16du:dateUtc="2026-03-26T15:13:00Z">
        <w:r w:rsidR="00F8226D">
          <w:rPr>
            <w:rFonts w:ascii="Times New Roman" w:eastAsia="Times New Roman" w:hAnsi="Times New Roman" w:cs="Times New Roman"/>
          </w:rPr>
          <w:t xml:space="preserve"> the need to assume that infants’ looking performance in action understanding studies is underpinned by </w:t>
        </w:r>
        <w:r>
          <w:rPr>
            <w:rFonts w:ascii="Times New Roman" w:eastAsia="Times New Roman" w:hAnsi="Times New Roman" w:cs="Times New Roman"/>
          </w:rPr>
          <w:t>domain-specific mechanisms such as a teleological stance or</w:t>
        </w:r>
      </w:ins>
      <w:ins w:id="2861" w:author="Benton, Deon" w:date="2026-03-26T10:14:00Z" w16du:dateUtc="2026-03-26T15:14:00Z">
        <w:r>
          <w:rPr>
            <w:rFonts w:ascii="Times New Roman" w:eastAsia="Times New Roman" w:hAnsi="Times New Roman" w:cs="Times New Roman"/>
          </w:rPr>
          <w:t xml:space="preserve"> by conceptually</w:t>
        </w:r>
      </w:ins>
      <w:ins w:id="2862" w:author="Benton, Deon" w:date="2026-03-26T10:13:00Z" w16du:dateUtc="2026-03-26T15:13:00Z">
        <w:r>
          <w:rPr>
            <w:rFonts w:ascii="Times New Roman" w:eastAsia="Times New Roman" w:hAnsi="Times New Roman" w:cs="Times New Roman"/>
          </w:rPr>
          <w:t xml:space="preserve"> rich notions of action</w:t>
        </w:r>
      </w:ins>
      <w:ins w:id="2863" w:author="Benton, Deon" w:date="2026-03-26T10:14:00Z" w16du:dateUtc="2026-03-26T15:14:00Z">
        <w:r>
          <w:rPr>
            <w:rFonts w:ascii="Times New Roman" w:eastAsia="Times New Roman" w:hAnsi="Times New Roman" w:cs="Times New Roman"/>
          </w:rPr>
          <w:t xml:space="preserve"> </w:t>
        </w:r>
      </w:ins>
      <w:ins w:id="2864" w:author="Benton, Deon" w:date="2026-03-26T10:13:00Z" w16du:dateUtc="2026-03-26T15:13:00Z">
        <w:r>
          <w:rPr>
            <w:rFonts w:ascii="Times New Roman" w:eastAsia="Times New Roman" w:hAnsi="Times New Roman" w:cs="Times New Roman"/>
          </w:rPr>
          <w:t>and efficiency</w:t>
        </w:r>
      </w:ins>
      <w:ins w:id="2865" w:author="Benton, Deon" w:date="2026-03-26T10:14:00Z" w16du:dateUtc="2026-03-26T15:14:00Z">
        <w:r>
          <w:rPr>
            <w:rFonts w:ascii="Times New Roman" w:eastAsia="Times New Roman" w:hAnsi="Times New Roman" w:cs="Times New Roman"/>
          </w:rPr>
          <w:t>.</w:t>
        </w:r>
      </w:ins>
      <w:r w:rsidR="00321D85">
        <w:rPr>
          <w:rFonts w:ascii="Times New Roman" w:eastAsia="Times New Roman" w:hAnsi="Times New Roman" w:cs="Times New Roman"/>
        </w:rPr>
        <w:t xml:space="preserve"> </w:t>
      </w:r>
    </w:p>
    <w:p w14:paraId="6E5CB6A2" w14:textId="6356D70E" w:rsidR="00524642" w:rsidRDefault="00C63083" w:rsidP="00AB78AE">
      <w:pPr>
        <w:spacing w:line="480" w:lineRule="auto"/>
        <w:contextualSpacing/>
        <w:rPr>
          <w:rFonts w:ascii="Times New Roman" w:eastAsia="Times New Roman" w:hAnsi="Times New Roman" w:cs="Times New Roman"/>
        </w:rPr>
      </w:pPr>
      <w:r>
        <w:rPr>
          <w:rFonts w:ascii="Times New Roman" w:hAnsi="Times New Roman" w:cs="Times New Roman"/>
        </w:rPr>
        <w:t xml:space="preserve"> </w:t>
      </w:r>
      <w:ins w:id="2866" w:author="Benton, Deon" w:date="2026-03-30T14:03:00Z" w16du:dateUtc="2026-03-30T19:03:00Z">
        <w:r w:rsidR="002B0BEB">
          <w:rPr>
            <w:rFonts w:ascii="Times New Roman" w:hAnsi="Times New Roman" w:cs="Times New Roman"/>
          </w:rPr>
          <w:tab/>
          <w:t xml:space="preserve">Despite </w:t>
        </w:r>
      </w:ins>
      <w:ins w:id="2867" w:author="Benton, Deon" w:date="2026-03-30T16:36:00Z" w16du:dateUtc="2026-03-30T21:36:00Z">
        <w:r w:rsidR="007F7612">
          <w:rPr>
            <w:rFonts w:ascii="Times New Roman" w:hAnsi="Times New Roman" w:cs="Times New Roman"/>
          </w:rPr>
          <w:t>ALIAS’s success</w:t>
        </w:r>
      </w:ins>
      <w:ins w:id="2868" w:author="Benton, Deon" w:date="2026-03-30T14:04:00Z" w16du:dateUtc="2026-03-30T19:04:00Z">
        <w:r w:rsidR="002B0BEB">
          <w:rPr>
            <w:rFonts w:ascii="Times New Roman" w:hAnsi="Times New Roman" w:cs="Times New Roman"/>
          </w:rPr>
          <w:t xml:space="preserve"> i</w:t>
        </w:r>
      </w:ins>
      <w:ins w:id="2869" w:author="Benton, Deon" w:date="2026-03-30T16:27:00Z" w16du:dateUtc="2026-03-30T21:27:00Z">
        <w:r w:rsidR="004C38F1">
          <w:rPr>
            <w:rFonts w:ascii="Times New Roman" w:hAnsi="Times New Roman" w:cs="Times New Roman"/>
          </w:rPr>
          <w:t>n</w:t>
        </w:r>
      </w:ins>
      <w:ins w:id="2870" w:author="Benton, Deon" w:date="2026-03-30T14:04:00Z" w16du:dateUtc="2026-03-30T19:04:00Z">
        <w:r w:rsidR="002B0BEB">
          <w:rPr>
            <w:rFonts w:ascii="Times New Roman" w:hAnsi="Times New Roman" w:cs="Times New Roman"/>
          </w:rPr>
          <w:t xml:space="preserve"> capturing infants’ looking patterns in</w:t>
        </w:r>
      </w:ins>
      <w:ins w:id="2871" w:author="Benton, Deon" w:date="2026-03-30T14:05:00Z" w16du:dateUtc="2026-03-30T19:05:00Z">
        <w:r w:rsidR="002B0BEB">
          <w:rPr>
            <w:rFonts w:ascii="Times New Roman" w:hAnsi="Times New Roman" w:cs="Times New Roman"/>
          </w:rPr>
          <w:t xml:space="preserve"> </w:t>
        </w:r>
        <w:r w:rsidR="002B0BEB">
          <w:rPr>
            <w:rFonts w:ascii="Times New Roman" w:eastAsia="Times New Roman" w:hAnsi="Times New Roman" w:cs="Times New Roman"/>
          </w:rPr>
          <w:t xml:space="preserve">action-understanding studies that use animate-like entities, </w:t>
        </w:r>
      </w:ins>
      <w:ins w:id="2872" w:author="Benton, Deon" w:date="2026-03-30T16:36:00Z" w16du:dateUtc="2026-03-30T21:36:00Z">
        <w:r w:rsidR="007F7612">
          <w:rPr>
            <w:rFonts w:ascii="Times New Roman" w:eastAsia="Times New Roman" w:hAnsi="Times New Roman" w:cs="Times New Roman"/>
          </w:rPr>
          <w:t xml:space="preserve">a number of issues remain. One </w:t>
        </w:r>
      </w:ins>
      <w:ins w:id="2873" w:author="Benton, Deon" w:date="2026-03-30T14:05:00Z" w16du:dateUtc="2026-03-30T19:05:00Z">
        <w:r w:rsidR="00BF6767">
          <w:rPr>
            <w:rFonts w:ascii="Times New Roman" w:eastAsia="Times New Roman" w:hAnsi="Times New Roman" w:cs="Times New Roman"/>
          </w:rPr>
          <w:t>relates to the</w:t>
        </w:r>
      </w:ins>
      <w:ins w:id="2874" w:author="Benton, Deon" w:date="2026-03-03T15:53:00Z" w16du:dateUtc="2026-03-03T21:53:00Z">
        <w:r w:rsidR="0086194C">
          <w:rPr>
            <w:rFonts w:ascii="Times New Roman" w:eastAsia="Times New Roman" w:hAnsi="Times New Roman" w:cs="Times New Roman"/>
          </w:rPr>
          <w:t xml:space="preserve"> fact that</w:t>
        </w:r>
      </w:ins>
      <w:ins w:id="2875" w:author="Benton, Deon" w:date="2026-03-09T18:55:00Z" w16du:dateUtc="2026-03-09T23:55:00Z">
        <w:r w:rsidR="00CC3593">
          <w:rPr>
            <w:rFonts w:ascii="Times New Roman" w:eastAsia="Times New Roman" w:hAnsi="Times New Roman" w:cs="Times New Roman"/>
          </w:rPr>
          <w:t xml:space="preserve"> the </w:t>
        </w:r>
        <w:r w:rsidR="00CC3593">
          <w:rPr>
            <w:rFonts w:ascii="Times New Roman" w:eastAsia="Times New Roman" w:hAnsi="Times New Roman" w:cs="Times New Roman"/>
          </w:rPr>
          <w:lastRenderedPageBreak/>
          <w:t>network’s “real-world</w:t>
        </w:r>
      </w:ins>
      <w:ins w:id="2876" w:author="Benton, Deon" w:date="2026-03-09T18:56:00Z" w16du:dateUtc="2026-03-09T23:56:00Z">
        <w:r w:rsidR="00CC3593">
          <w:rPr>
            <w:rFonts w:ascii="Times New Roman" w:eastAsia="Times New Roman" w:hAnsi="Times New Roman" w:cs="Times New Roman"/>
          </w:rPr>
          <w:t>”</w:t>
        </w:r>
      </w:ins>
      <w:ins w:id="2877" w:author="Benton, Deon" w:date="2026-03-09T18:55:00Z" w16du:dateUtc="2026-03-09T23:55:00Z">
        <w:r w:rsidR="00CC3593">
          <w:rPr>
            <w:rFonts w:ascii="Times New Roman" w:eastAsia="Times New Roman" w:hAnsi="Times New Roman" w:cs="Times New Roman"/>
          </w:rPr>
          <w:t xml:space="preserve"> experience was considerably purer than that of infants</w:t>
        </w:r>
      </w:ins>
      <w:ins w:id="2878" w:author="Benton, Deon" w:date="2026-03-30T14:06:00Z" w16du:dateUtc="2026-03-30T19:06:00Z">
        <w:r w:rsidR="00BF6767">
          <w:rPr>
            <w:rFonts w:ascii="Times New Roman" w:eastAsia="Times New Roman" w:hAnsi="Times New Roman" w:cs="Times New Roman"/>
          </w:rPr>
          <w:t>; that is, in the current model,</w:t>
        </w:r>
      </w:ins>
      <w:ins w:id="2879" w:author="Benton, Deon" w:date="2026-03-09T18:55:00Z" w16du:dateUtc="2026-03-09T23:55:00Z">
        <w:r w:rsidR="00CC3593">
          <w:rPr>
            <w:rFonts w:ascii="Times New Roman" w:eastAsia="Times New Roman" w:hAnsi="Times New Roman" w:cs="Times New Roman"/>
          </w:rPr>
          <w:t xml:space="preserve"> </w:t>
        </w:r>
      </w:ins>
      <w:ins w:id="2880" w:author="Benton, Deon" w:date="2026-03-09T19:08:00Z" w16du:dateUtc="2026-03-10T00:08:00Z">
        <w:r w:rsidR="00585C9B">
          <w:rPr>
            <w:rFonts w:ascii="Times New Roman" w:eastAsia="Times New Roman" w:hAnsi="Times New Roman" w:cs="Times New Roman"/>
          </w:rPr>
          <w:t xml:space="preserve">arced motion </w:t>
        </w:r>
      </w:ins>
      <w:ins w:id="2881" w:author="Benton, Deon" w:date="2026-03-30T14:06:00Z" w16du:dateUtc="2026-03-30T19:06:00Z">
        <w:r w:rsidR="00BF6767">
          <w:rPr>
            <w:rFonts w:ascii="Times New Roman" w:eastAsia="Times New Roman" w:hAnsi="Times New Roman" w:cs="Times New Roman"/>
          </w:rPr>
          <w:t>never occurred in the absence of obsta</w:t>
        </w:r>
      </w:ins>
      <w:ins w:id="2882" w:author="Benton, Deon" w:date="2026-03-30T14:07:00Z" w16du:dateUtc="2026-03-30T19:07:00Z">
        <w:r w:rsidR="00BF6767">
          <w:rPr>
            <w:rFonts w:ascii="Times New Roman" w:eastAsia="Times New Roman" w:hAnsi="Times New Roman" w:cs="Times New Roman"/>
          </w:rPr>
          <w:t>cles</w:t>
        </w:r>
      </w:ins>
      <w:ins w:id="2883" w:author="Benton, Deon" w:date="2026-03-03T15:52:00Z" w16du:dateUtc="2026-03-03T21:52:00Z">
        <w:r w:rsidR="0086194C">
          <w:rPr>
            <w:rFonts w:ascii="Times New Roman" w:eastAsia="Times New Roman" w:hAnsi="Times New Roman" w:cs="Times New Roman"/>
          </w:rPr>
          <w:t xml:space="preserve"> </w:t>
        </w:r>
      </w:ins>
      <w:ins w:id="2884" w:author="Benton, Deon" w:date="2026-03-03T15:53:00Z" w16du:dateUtc="2026-03-03T21:53:00Z">
        <w:r w:rsidR="0086194C">
          <w:rPr>
            <w:rFonts w:ascii="Times New Roman" w:eastAsia="Times New Roman" w:hAnsi="Times New Roman" w:cs="Times New Roman"/>
          </w:rPr>
          <w:t>during</w:t>
        </w:r>
      </w:ins>
      <w:ins w:id="2885" w:author="Benton, Deon" w:date="2026-03-03T15:50:00Z" w16du:dateUtc="2026-03-03T21:50:00Z">
        <w:r w:rsidR="009E5DAF">
          <w:rPr>
            <w:rFonts w:ascii="Times New Roman" w:eastAsia="Times New Roman" w:hAnsi="Times New Roman" w:cs="Times New Roman"/>
          </w:rPr>
          <w:t xml:space="preserve"> pretraining</w:t>
        </w:r>
      </w:ins>
      <w:ins w:id="2886" w:author="Benton, Deon" w:date="2026-03-09T18:55:00Z" w16du:dateUtc="2026-03-09T23:55:00Z">
        <w:r w:rsidR="00CC3593">
          <w:rPr>
            <w:rFonts w:ascii="Times New Roman" w:eastAsia="Times New Roman" w:hAnsi="Times New Roman" w:cs="Times New Roman"/>
          </w:rPr>
          <w:t>.</w:t>
        </w:r>
      </w:ins>
      <w:ins w:id="2887" w:author="Benton, Deon" w:date="2026-03-09T18:56:00Z" w16du:dateUtc="2026-03-09T23:56:00Z">
        <w:r w:rsidR="00C2212E">
          <w:rPr>
            <w:rFonts w:ascii="Times New Roman" w:eastAsia="Times New Roman" w:hAnsi="Times New Roman" w:cs="Times New Roman"/>
          </w:rPr>
          <w:t xml:space="preserve"> </w:t>
        </w:r>
      </w:ins>
      <w:ins w:id="2888" w:author="Benton, Deon" w:date="2026-03-09T18:57:00Z" w16du:dateUtc="2026-03-09T23:57:00Z">
        <w:r w:rsidR="00C2212E">
          <w:rPr>
            <w:rFonts w:ascii="Times New Roman" w:eastAsia="Times New Roman" w:hAnsi="Times New Roman" w:cs="Times New Roman"/>
          </w:rPr>
          <w:t xml:space="preserve">The trouble here is that </w:t>
        </w:r>
      </w:ins>
      <w:ins w:id="2889" w:author="Benton, Deon" w:date="2026-03-30T14:07:00Z" w16du:dateUtc="2026-03-30T19:07:00Z">
        <w:r w:rsidR="001C40F2">
          <w:rPr>
            <w:rFonts w:ascii="Times New Roman" w:eastAsia="Times New Roman" w:hAnsi="Times New Roman" w:cs="Times New Roman"/>
          </w:rPr>
          <w:t xml:space="preserve">although arced motion in the presence of obstacles </w:t>
        </w:r>
      </w:ins>
      <w:ins w:id="2890" w:author="Benton, Deon" w:date="2026-04-12T14:25:00Z" w16du:dateUtc="2026-04-12T19:25:00Z">
        <w:r w:rsidR="00B36840">
          <w:rPr>
            <w:rFonts w:ascii="Times New Roman" w:eastAsia="Times New Roman" w:hAnsi="Times New Roman" w:cs="Times New Roman"/>
          </w:rPr>
          <w:t xml:space="preserve">may </w:t>
        </w:r>
      </w:ins>
      <w:ins w:id="2891" w:author="Benton, Deon" w:date="2026-04-12T14:33:00Z" w16du:dateUtc="2026-04-12T19:33:00Z">
        <w:r w:rsidR="00660DD3">
          <w:rPr>
            <w:rFonts w:ascii="Times New Roman" w:eastAsia="Times New Roman" w:hAnsi="Times New Roman" w:cs="Times New Roman"/>
          </w:rPr>
          <w:t xml:space="preserve">well </w:t>
        </w:r>
      </w:ins>
      <w:ins w:id="2892" w:author="Benton, Deon" w:date="2026-04-12T14:25:00Z" w16du:dateUtc="2026-04-12T19:25:00Z">
        <w:r w:rsidR="00B36840">
          <w:rPr>
            <w:rFonts w:ascii="Times New Roman" w:eastAsia="Times New Roman" w:hAnsi="Times New Roman" w:cs="Times New Roman"/>
          </w:rPr>
          <w:t>be the rule in infants’ everyday experience</w:t>
        </w:r>
      </w:ins>
      <w:ins w:id="2893" w:author="Benton, Deon" w:date="2026-03-30T14:07:00Z" w16du:dateUtc="2026-03-30T19:07:00Z">
        <w:r w:rsidR="001C40F2">
          <w:rPr>
            <w:rFonts w:ascii="Times New Roman" w:eastAsia="Times New Roman" w:hAnsi="Times New Roman" w:cs="Times New Roman"/>
          </w:rPr>
          <w:t xml:space="preserve">, </w:t>
        </w:r>
      </w:ins>
      <w:ins w:id="2894" w:author="Benton, Deon" w:date="2026-04-12T14:25:00Z" w16du:dateUtc="2026-04-12T19:25:00Z">
        <w:r w:rsidR="002A122C">
          <w:rPr>
            <w:rFonts w:ascii="Times New Roman" w:eastAsia="Times New Roman" w:hAnsi="Times New Roman" w:cs="Times New Roman"/>
          </w:rPr>
          <w:t>i</w:t>
        </w:r>
      </w:ins>
      <w:ins w:id="2895" w:author="Benton, Deon" w:date="2026-04-12T14:33:00Z" w16du:dateUtc="2026-04-12T19:33:00Z">
        <w:r w:rsidR="00660DD3">
          <w:rPr>
            <w:rFonts w:ascii="Times New Roman" w:eastAsia="Times New Roman" w:hAnsi="Times New Roman" w:cs="Times New Roman"/>
          </w:rPr>
          <w:t>nfants certainly encounter exceptions</w:t>
        </w:r>
      </w:ins>
      <w:ins w:id="2896" w:author="Benton, Deon" w:date="2026-04-12T14:34:00Z" w16du:dateUtc="2026-04-12T19:34:00Z">
        <w:r w:rsidR="00660DD3">
          <w:rPr>
            <w:rFonts w:ascii="Times New Roman" w:eastAsia="Times New Roman" w:hAnsi="Times New Roman" w:cs="Times New Roman"/>
          </w:rPr>
          <w:t xml:space="preserve">; that is, it seems likely that infants </w:t>
        </w:r>
      </w:ins>
      <w:ins w:id="2897" w:author="Benton, Deon" w:date="2026-04-12T14:26:00Z" w16du:dateUtc="2026-04-12T19:26:00Z">
        <w:r w:rsidR="002A122C">
          <w:rPr>
            <w:rFonts w:ascii="Times New Roman" w:eastAsia="Times New Roman" w:hAnsi="Times New Roman" w:cs="Times New Roman"/>
          </w:rPr>
          <w:t>observe instances of</w:t>
        </w:r>
      </w:ins>
      <w:ins w:id="2898" w:author="Benton, Deon" w:date="2026-03-09T18:57:00Z" w16du:dateUtc="2026-03-09T23:57:00Z">
        <w:r w:rsidR="00C2212E">
          <w:rPr>
            <w:rFonts w:ascii="Times New Roman" w:eastAsia="Times New Roman" w:hAnsi="Times New Roman" w:cs="Times New Roman"/>
          </w:rPr>
          <w:t xml:space="preserve"> a</w:t>
        </w:r>
      </w:ins>
      <w:ins w:id="2899" w:author="Benton, Deon" w:date="2026-03-09T18:56:00Z" w16du:dateUtc="2026-03-09T23:56:00Z">
        <w:r w:rsidR="00C2212E">
          <w:rPr>
            <w:rFonts w:ascii="Times New Roman" w:eastAsia="Times New Roman" w:hAnsi="Times New Roman" w:cs="Times New Roman"/>
          </w:rPr>
          <w:t>rced motion in the absence of physical o</w:t>
        </w:r>
      </w:ins>
      <w:ins w:id="2900" w:author="Benton, Deon" w:date="2026-03-09T18:57:00Z" w16du:dateUtc="2026-03-09T23:57:00Z">
        <w:r w:rsidR="00C2212E">
          <w:rPr>
            <w:rFonts w:ascii="Times New Roman" w:eastAsia="Times New Roman" w:hAnsi="Times New Roman" w:cs="Times New Roman"/>
          </w:rPr>
          <w:t xml:space="preserve">bstacles (e.g., when </w:t>
        </w:r>
      </w:ins>
      <w:ins w:id="2901" w:author="Benton, Deon" w:date="2026-03-30T14:08:00Z" w16du:dateUtc="2026-03-30T19:08:00Z">
        <w:r w:rsidR="001C40F2">
          <w:rPr>
            <w:rFonts w:ascii="Times New Roman" w:eastAsia="Times New Roman" w:hAnsi="Times New Roman" w:cs="Times New Roman"/>
          </w:rPr>
          <w:t>an older</w:t>
        </w:r>
      </w:ins>
      <w:ins w:id="2902" w:author="Benton, Deon" w:date="2026-03-09T18:57:00Z" w16du:dateUtc="2026-03-09T23:57:00Z">
        <w:r w:rsidR="00C2212E">
          <w:rPr>
            <w:rFonts w:ascii="Times New Roman" w:eastAsia="Times New Roman" w:hAnsi="Times New Roman" w:cs="Times New Roman"/>
          </w:rPr>
          <w:t xml:space="preserve"> sibling joyfully skips around the yard</w:t>
        </w:r>
      </w:ins>
      <w:ins w:id="2903" w:author="Benton, Deon" w:date="2026-03-30T14:09:00Z" w16du:dateUtc="2026-03-30T19:09:00Z">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ins>
      <w:ins w:id="2904" w:author="Benton, Deon" w:date="2026-03-09T18:57:00Z" w16du:dateUtc="2026-03-09T23:57:00Z">
        <w:r w:rsidR="00C2212E">
          <w:rPr>
            <w:rFonts w:ascii="Times New Roman" w:eastAsia="Times New Roman" w:hAnsi="Times New Roman" w:cs="Times New Roman"/>
          </w:rPr>
          <w:t>). Thus,</w:t>
        </w:r>
      </w:ins>
      <w:ins w:id="2905" w:author="Benton, Deon" w:date="2026-03-30T16:27:00Z" w16du:dateUtc="2026-03-30T21:27:00Z">
        <w:r w:rsidR="004C38F1">
          <w:rPr>
            <w:rFonts w:ascii="Times New Roman" w:eastAsia="Times New Roman" w:hAnsi="Times New Roman" w:cs="Times New Roman"/>
          </w:rPr>
          <w:t xml:space="preserve"> before</w:t>
        </w:r>
      </w:ins>
      <w:ins w:id="2906" w:author="Benton, Deon" w:date="2026-03-30T16:28:00Z" w16du:dateUtc="2026-03-30T21:28:00Z">
        <w:r w:rsidR="004C38F1">
          <w:rPr>
            <w:rFonts w:ascii="Times New Roman" w:eastAsia="Times New Roman" w:hAnsi="Times New Roman" w:cs="Times New Roman"/>
          </w:rPr>
          <w:t xml:space="preserve"> it can be concluded that ALIAS provides a plausible explanation of infants’ looking performance in action understanding studies broadly, </w:t>
        </w:r>
      </w:ins>
      <w:ins w:id="2907" w:author="Benton, Deon" w:date="2026-03-30T16:34:00Z" w16du:dateUtc="2026-03-30T21:34:00Z">
        <w:r w:rsidR="007B44B6">
          <w:rPr>
            <w:rFonts w:ascii="Times New Roman" w:eastAsia="Times New Roman" w:hAnsi="Times New Roman" w:cs="Times New Roman"/>
          </w:rPr>
          <w:t>it</w:t>
        </w:r>
      </w:ins>
      <w:ins w:id="2908" w:author="Benton, Deon" w:date="2026-03-30T14:10:00Z" w16du:dateUtc="2026-03-30T19:10:00Z">
        <w:r w:rsidR="003012FF">
          <w:rPr>
            <w:rFonts w:ascii="Times New Roman" w:eastAsia="Times New Roman" w:hAnsi="Times New Roman" w:cs="Times New Roman"/>
          </w:rPr>
          <w:t xml:space="preserve"> is important to demonstrate the </w:t>
        </w:r>
      </w:ins>
      <w:ins w:id="2909" w:author="Benton, Deon" w:date="2026-03-30T16:29:00Z" w16du:dateUtc="2026-03-30T21:29:00Z">
        <w:r w:rsidR="00AB78AE">
          <w:rPr>
            <w:rFonts w:ascii="Times New Roman" w:eastAsia="Times New Roman" w:hAnsi="Times New Roman" w:cs="Times New Roman"/>
          </w:rPr>
          <w:t>robustness of ALIAS’s performance in a</w:t>
        </w:r>
      </w:ins>
      <w:ins w:id="2910" w:author="Benton, Deon" w:date="2026-03-03T16:03:00Z" w16du:dateUtc="2026-03-03T22:03:00Z">
        <w:r w:rsidR="00C67B37">
          <w:rPr>
            <w:rFonts w:ascii="Times New Roman" w:eastAsia="Times New Roman" w:hAnsi="Times New Roman" w:cs="Times New Roman"/>
          </w:rPr>
          <w:t xml:space="preserve"> simulation that varies</w:t>
        </w:r>
      </w:ins>
      <w:ins w:id="2911" w:author="Benton, Deon" w:date="2026-03-30T16:30:00Z" w16du:dateUtc="2026-03-30T21:30:00Z">
        <w:r w:rsidR="00AB78AE">
          <w:rPr>
            <w:rFonts w:ascii="Times New Roman" w:eastAsia="Times New Roman" w:hAnsi="Times New Roman" w:cs="Times New Roman"/>
          </w:rPr>
          <w:t xml:space="preserve"> </w:t>
        </w:r>
      </w:ins>
      <w:ins w:id="2912" w:author="Benton, Deon" w:date="2026-03-09T18:58:00Z" w16du:dateUtc="2026-03-09T23:58:00Z">
        <w:r w:rsidR="00C2212E">
          <w:rPr>
            <w:rFonts w:ascii="Times New Roman" w:eastAsia="Times New Roman" w:hAnsi="Times New Roman" w:cs="Times New Roman"/>
          </w:rPr>
          <w:t>the amount of</w:t>
        </w:r>
      </w:ins>
      <w:ins w:id="2913" w:author="Benton, Deon" w:date="2026-03-09T18:59:00Z" w16du:dateUtc="2026-03-09T23:59:00Z">
        <w:r w:rsidR="00C2212E">
          <w:rPr>
            <w:rFonts w:ascii="Times New Roman" w:eastAsia="Times New Roman" w:hAnsi="Times New Roman" w:cs="Times New Roman"/>
          </w:rPr>
          <w:t xml:space="preserve"> </w:t>
        </w:r>
      </w:ins>
      <w:ins w:id="2914" w:author="Benton, Deon" w:date="2026-03-30T16:30:00Z" w16du:dateUtc="2026-03-30T21:30:00Z">
        <w:r w:rsidR="00AB78AE">
          <w:rPr>
            <w:rFonts w:ascii="Times New Roman" w:eastAsia="Times New Roman" w:hAnsi="Times New Roman" w:cs="Times New Roman"/>
          </w:rPr>
          <w:t>constrained arced motion</w:t>
        </w:r>
      </w:ins>
      <w:ins w:id="2915" w:author="Benton, Deon" w:date="2026-04-12T14:37:00Z" w16du:dateUtc="2026-04-12T19:37:00Z">
        <w:r w:rsidR="00660DD3">
          <w:rPr>
            <w:rFonts w:ascii="Times New Roman" w:eastAsia="Times New Roman" w:hAnsi="Times New Roman" w:cs="Times New Roman"/>
          </w:rPr>
          <w:t xml:space="preserve"> during pretraining</w:t>
        </w:r>
      </w:ins>
      <w:ins w:id="2916" w:author="Benton, Deon" w:date="2026-03-30T16:43:00Z" w16du:dateUtc="2026-03-30T21:43:00Z">
        <w:r w:rsidR="00661234">
          <w:rPr>
            <w:rFonts w:ascii="Times New Roman" w:eastAsia="Times New Roman" w:hAnsi="Times New Roman" w:cs="Times New Roman"/>
          </w:rPr>
          <w:t xml:space="preserve">. </w:t>
        </w:r>
      </w:ins>
      <w:del w:id="2917" w:author="Benton, Deon" w:date="2026-04-12T14:38:00Z" w16du:dateUtc="2026-04-12T19:38:00Z">
        <w:r w:rsidR="00524642" w:rsidDel="00660DD3">
          <w:rPr>
            <w:rFonts w:ascii="Times New Roman" w:eastAsia="Times New Roman" w:hAnsi="Times New Roman" w:cs="Times New Roman"/>
          </w:rPr>
          <w:delText xml:space="preserve"> </w:delText>
        </w:r>
      </w:del>
      <w:ins w:id="2918" w:author="Benton, Deon" w:date="2026-03-30T16:31:00Z" w16du:dateUtc="2026-03-30T21:31:00Z">
        <w:r w:rsidR="00AB78AE">
          <w:rPr>
            <w:rFonts w:ascii="Times New Roman" w:eastAsia="Times New Roman" w:hAnsi="Times New Roman" w:cs="Times New Roman"/>
          </w:rPr>
          <w:t>Simulation 1b addressed this issue.</w:t>
        </w:r>
      </w:ins>
      <w:ins w:id="2919" w:author="Benton, Deon" w:date="2026-03-30T16:32:00Z" w16du:dateUtc="2026-03-30T21:32:00Z">
        <w:r w:rsidR="002306AB">
          <w:rPr>
            <w:rFonts w:ascii="Times New Roman" w:eastAsia="Times New Roman" w:hAnsi="Times New Roman" w:cs="Times New Roman"/>
          </w:rPr>
          <w:t xml:space="preserve"> </w:t>
        </w:r>
      </w:ins>
      <w:ins w:id="2920" w:author="Benton, Deon" w:date="2026-04-12T14:39:00Z" w16du:dateUtc="2026-04-12T19:39:00Z">
        <w:r w:rsidR="00660DD3">
          <w:rPr>
            <w:rFonts w:ascii="Times New Roman" w:eastAsia="Times New Roman" w:hAnsi="Times New Roman" w:cs="Times New Roman"/>
          </w:rPr>
          <w:t xml:space="preserve">Subsequent simulations will address several remaining issues. </w:t>
        </w:r>
      </w:ins>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ins w:id="2921" w:author="Benton, Deon" w:date="2026-03-03T16:16:00Z" w16du:dateUtc="2026-03-03T22:16:00Z"/>
          <w:rFonts w:ascii="Times New Roman" w:eastAsia="Times New Roman" w:hAnsi="Times New Roman" w:cs="Times New Roman"/>
          <w:b/>
          <w:bCs/>
        </w:rPr>
      </w:pPr>
      <w:r>
        <w:rPr>
          <w:rFonts w:ascii="Times New Roman" w:eastAsia="Times New Roman" w:hAnsi="Times New Roman" w:cs="Times New Roman"/>
          <w:b/>
          <w:bCs/>
        </w:rPr>
        <w:t xml:space="preserve">Simulation </w:t>
      </w:r>
      <w:ins w:id="2922" w:author="Benton, Deon" w:date="2026-03-03T16:07:00Z" w16du:dateUtc="2026-03-03T22:07:00Z">
        <w:r w:rsidR="003C5492">
          <w:rPr>
            <w:rFonts w:ascii="Times New Roman" w:eastAsia="Times New Roman" w:hAnsi="Times New Roman" w:cs="Times New Roman"/>
            <w:b/>
            <w:bCs/>
          </w:rPr>
          <w:t>1b</w:t>
        </w:r>
      </w:ins>
    </w:p>
    <w:p w14:paraId="7654B5CB" w14:textId="15AF26C7" w:rsidR="00D135D3" w:rsidRDefault="00585C9B" w:rsidP="009A08C7">
      <w:pPr>
        <w:spacing w:line="480" w:lineRule="auto"/>
        <w:ind w:firstLine="720"/>
        <w:contextualSpacing/>
        <w:rPr>
          <w:ins w:id="2923" w:author="Benton, Deon" w:date="2026-03-30T17:19:00Z" w16du:dateUtc="2026-03-30T22:19:00Z"/>
          <w:rFonts w:ascii="Times New Roman" w:eastAsia="Times New Roman" w:hAnsi="Times New Roman" w:cs="Times New Roman"/>
        </w:rPr>
      </w:pPr>
      <w:ins w:id="2924" w:author="Benton, Deon" w:date="2026-03-09T19:04:00Z" w16du:dateUtc="2026-03-10T00:04:00Z">
        <w:r>
          <w:rPr>
            <w:rFonts w:ascii="Times New Roman" w:eastAsia="Times New Roman" w:hAnsi="Times New Roman" w:cs="Times New Roman"/>
          </w:rPr>
          <w:t xml:space="preserve">The main difference between this simulation and Simulation 1a was that here </w:t>
        </w:r>
      </w:ins>
      <w:ins w:id="2925" w:author="Benton, Deon" w:date="2026-03-09T19:05:00Z" w16du:dateUtc="2026-03-10T00:05:00Z">
        <w:r>
          <w:rPr>
            <w:rFonts w:ascii="Times New Roman" w:eastAsia="Times New Roman" w:hAnsi="Times New Roman" w:cs="Times New Roman"/>
          </w:rPr>
          <w:t xml:space="preserve">the ratio of </w:t>
        </w:r>
      </w:ins>
      <w:ins w:id="2926" w:author="Benton, Deon" w:date="2026-04-12T14:39:00Z" w16du:dateUtc="2026-04-12T19:39:00Z">
        <w:r w:rsidR="006E1BC4">
          <w:rPr>
            <w:rFonts w:ascii="Times New Roman" w:eastAsia="Times New Roman" w:hAnsi="Times New Roman" w:cs="Times New Roman"/>
          </w:rPr>
          <w:t>constrained a</w:t>
        </w:r>
      </w:ins>
      <w:ins w:id="2927" w:author="Benton, Deon" w:date="2026-03-09T19:05:00Z" w16du:dateUtc="2026-03-10T00:05:00Z">
        <w:r>
          <w:rPr>
            <w:rFonts w:ascii="Times New Roman" w:eastAsia="Times New Roman" w:hAnsi="Times New Roman" w:cs="Times New Roman"/>
          </w:rPr>
          <w:t xml:space="preserve">rced motion </w:t>
        </w:r>
      </w:ins>
      <w:ins w:id="2928" w:author="Benton, Deon" w:date="2026-04-12T14:40:00Z" w16du:dateUtc="2026-04-12T19:40:00Z">
        <w:r w:rsidR="006E1BC4">
          <w:rPr>
            <w:rFonts w:ascii="Times New Roman" w:eastAsia="Times New Roman" w:hAnsi="Times New Roman" w:cs="Times New Roman"/>
          </w:rPr>
          <w:t xml:space="preserve">(i.e., arced motion </w:t>
        </w:r>
      </w:ins>
      <w:ins w:id="2929" w:author="Benton, Deon" w:date="2026-03-09T19:05:00Z" w16du:dateUtc="2026-03-10T00:05:00Z">
        <w:r>
          <w:rPr>
            <w:rFonts w:ascii="Times New Roman" w:eastAsia="Times New Roman" w:hAnsi="Times New Roman" w:cs="Times New Roman"/>
          </w:rPr>
          <w:t>with obstacles</w:t>
        </w:r>
      </w:ins>
      <w:ins w:id="2930" w:author="Benton, Deon" w:date="2026-04-12T14:40:00Z" w16du:dateUtc="2026-04-12T19:40:00Z">
        <w:r w:rsidR="006E1BC4">
          <w:rPr>
            <w:rFonts w:ascii="Times New Roman" w:eastAsia="Times New Roman" w:hAnsi="Times New Roman" w:cs="Times New Roman"/>
          </w:rPr>
          <w:t>)</w:t>
        </w:r>
      </w:ins>
      <w:ins w:id="2931" w:author="Benton, Deon" w:date="2026-03-09T19:05:00Z" w16du:dateUtc="2026-03-10T00:05:00Z">
        <w:r>
          <w:rPr>
            <w:rFonts w:ascii="Times New Roman" w:eastAsia="Times New Roman" w:hAnsi="Times New Roman" w:cs="Times New Roman"/>
          </w:rPr>
          <w:t xml:space="preserve"> to</w:t>
        </w:r>
      </w:ins>
      <w:ins w:id="2932" w:author="Benton, Deon" w:date="2026-04-12T14:41:00Z" w16du:dateUtc="2026-04-12T19:41:00Z">
        <w:r w:rsidR="00700E15">
          <w:rPr>
            <w:rFonts w:ascii="Times New Roman" w:eastAsia="Times New Roman" w:hAnsi="Times New Roman" w:cs="Times New Roman"/>
          </w:rPr>
          <w:t xml:space="preserve"> unconstrained arced motion (i.e.</w:t>
        </w:r>
        <w:proofErr w:type="gramStart"/>
        <w:r w:rsidR="00700E15">
          <w:rPr>
            <w:rFonts w:ascii="Times New Roman" w:eastAsia="Times New Roman" w:hAnsi="Times New Roman" w:cs="Times New Roman"/>
          </w:rPr>
          <w:t xml:space="preserve">, </w:t>
        </w:r>
      </w:ins>
      <w:ins w:id="2933" w:author="Benton, Deon" w:date="2026-03-09T19:05:00Z" w16du:dateUtc="2026-03-10T00:05:00Z">
        <w:r>
          <w:rPr>
            <w:rFonts w:ascii="Times New Roman" w:eastAsia="Times New Roman" w:hAnsi="Times New Roman" w:cs="Times New Roman"/>
          </w:rPr>
          <w:t xml:space="preserve"> </w:t>
        </w:r>
      </w:ins>
      <w:ins w:id="2934" w:author="Benton, Deon" w:date="2026-04-12T14:41:00Z" w16du:dateUtc="2026-04-12T19:41:00Z">
        <w:r w:rsidR="00700E15">
          <w:rPr>
            <w:rFonts w:ascii="Times New Roman" w:eastAsia="Times New Roman" w:hAnsi="Times New Roman" w:cs="Times New Roman"/>
          </w:rPr>
          <w:t>arced</w:t>
        </w:r>
        <w:proofErr w:type="gramEnd"/>
        <w:r w:rsidR="00700E15">
          <w:rPr>
            <w:rFonts w:ascii="Times New Roman" w:eastAsia="Times New Roman" w:hAnsi="Times New Roman" w:cs="Times New Roman"/>
          </w:rPr>
          <w:t xml:space="preserve"> motion </w:t>
        </w:r>
      </w:ins>
      <w:ins w:id="2935" w:author="Benton, Deon" w:date="2026-03-09T19:05:00Z" w16du:dateUtc="2026-03-10T00:05:00Z">
        <w:r>
          <w:rPr>
            <w:rFonts w:ascii="Times New Roman" w:eastAsia="Times New Roman" w:hAnsi="Times New Roman" w:cs="Times New Roman"/>
          </w:rPr>
          <w:t>without obstacles</w:t>
        </w:r>
      </w:ins>
      <w:ins w:id="2936" w:author="Benton, Deon" w:date="2026-04-12T14:41:00Z" w16du:dateUtc="2026-04-12T19:41:00Z">
        <w:r w:rsidR="00700E15">
          <w:rPr>
            <w:rFonts w:ascii="Times New Roman" w:eastAsia="Times New Roman" w:hAnsi="Times New Roman" w:cs="Times New Roman"/>
          </w:rPr>
          <w:t>)</w:t>
        </w:r>
      </w:ins>
      <w:ins w:id="2937" w:author="Benton, Deon" w:date="2026-03-09T19:05:00Z" w16du:dateUtc="2026-03-10T00:05:00Z">
        <w:r>
          <w:rPr>
            <w:rFonts w:ascii="Times New Roman" w:eastAsia="Times New Roman" w:hAnsi="Times New Roman" w:cs="Times New Roman"/>
          </w:rPr>
          <w:t xml:space="preserve"> varie</w:t>
        </w:r>
      </w:ins>
      <w:ins w:id="2938" w:author="Benton, Deon" w:date="2026-03-09T19:06:00Z" w16du:dateUtc="2026-03-10T00:06:00Z">
        <w:r>
          <w:rPr>
            <w:rFonts w:ascii="Times New Roman" w:eastAsia="Times New Roman" w:hAnsi="Times New Roman" w:cs="Times New Roman"/>
          </w:rPr>
          <w:t xml:space="preserve">d across networks. </w:t>
        </w:r>
      </w:ins>
      <w:ins w:id="2939" w:author="Benton, Deon" w:date="2026-03-09T19:12:00Z" w16du:dateUtc="2026-03-10T00:12:00Z">
        <w:r w:rsidR="00560C9F">
          <w:rPr>
            <w:rFonts w:ascii="Times New Roman" w:eastAsia="Times New Roman" w:hAnsi="Times New Roman" w:cs="Times New Roman"/>
          </w:rPr>
          <w:t>Six</w:t>
        </w:r>
      </w:ins>
      <w:ins w:id="2940" w:author="Benton, Deon" w:date="2026-03-03T16:20:00Z" w16du:dateUtc="2026-03-03T22:20:00Z">
        <w:r w:rsidR="0086256F">
          <w:rPr>
            <w:rFonts w:ascii="Times New Roman" w:eastAsia="Times New Roman" w:hAnsi="Times New Roman" w:cs="Times New Roman"/>
          </w:rPr>
          <w:t xml:space="preserve"> different </w:t>
        </w:r>
        <w:proofErr w:type="gramStart"/>
        <w:r w:rsidR="0086256F">
          <w:rPr>
            <w:rFonts w:ascii="Times New Roman" w:eastAsia="Times New Roman" w:hAnsi="Times New Roman" w:cs="Times New Roman"/>
          </w:rPr>
          <w:t>ratio</w:t>
        </w:r>
      </w:ins>
      <w:proofErr w:type="gramEnd"/>
      <w:ins w:id="2941" w:author="Benton, Deon" w:date="2026-04-12T14:40:00Z" w16du:dateUtc="2026-04-12T19:40:00Z">
        <w:r w:rsidR="006E1BC4">
          <w:rPr>
            <w:rFonts w:ascii="Times New Roman" w:eastAsia="Times New Roman" w:hAnsi="Times New Roman" w:cs="Times New Roman"/>
          </w:rPr>
          <w:t xml:space="preserve"> </w:t>
        </w:r>
      </w:ins>
      <w:ins w:id="2942" w:author="Benton, Deon" w:date="2026-03-03T16:20:00Z" w16du:dateUtc="2026-03-03T22:20:00Z">
        <w:r w:rsidR="0086256F">
          <w:rPr>
            <w:rFonts w:ascii="Times New Roman" w:eastAsia="Times New Roman" w:hAnsi="Times New Roman" w:cs="Times New Roman"/>
          </w:rPr>
          <w:t>were used</w:t>
        </w:r>
      </w:ins>
      <w:ins w:id="2943" w:author="Benton, Deon" w:date="2026-04-12T14:40:00Z" w16du:dateUtc="2026-04-12T19:40:00Z">
        <w:r w:rsidR="006E1BC4">
          <w:rPr>
            <w:rFonts w:ascii="Times New Roman" w:eastAsia="Times New Roman" w:hAnsi="Times New Roman" w:cs="Times New Roman"/>
          </w:rPr>
          <w:t xml:space="preserve">, </w:t>
        </w:r>
      </w:ins>
      <w:ins w:id="2944" w:author="Benton, Deon" w:date="2026-04-12T14:41:00Z" w16du:dateUtc="2026-04-12T19:41:00Z">
        <w:r w:rsidR="00700E15">
          <w:rPr>
            <w:rFonts w:ascii="Times New Roman" w:eastAsia="Times New Roman" w:hAnsi="Times New Roman" w:cs="Times New Roman"/>
          </w:rPr>
          <w:t xml:space="preserve">and </w:t>
        </w:r>
      </w:ins>
      <w:ins w:id="2945" w:author="Benton, Deon" w:date="2026-04-12T14:40:00Z" w16du:dateUtc="2026-04-12T19:40:00Z">
        <w:r w:rsidR="006E1BC4">
          <w:rPr>
            <w:rFonts w:ascii="Times New Roman" w:eastAsia="Times New Roman" w:hAnsi="Times New Roman" w:cs="Times New Roman"/>
          </w:rPr>
          <w:t>each correspond</w:t>
        </w:r>
      </w:ins>
      <w:ins w:id="2946" w:author="Benton, Deon" w:date="2026-04-12T14:41:00Z" w16du:dateUtc="2026-04-12T19:41:00Z">
        <w:r w:rsidR="00700E15">
          <w:rPr>
            <w:rFonts w:ascii="Times New Roman" w:eastAsia="Times New Roman" w:hAnsi="Times New Roman" w:cs="Times New Roman"/>
          </w:rPr>
          <w:t>ed</w:t>
        </w:r>
      </w:ins>
      <w:ins w:id="2947" w:author="Benton, Deon" w:date="2026-04-12T14:40:00Z" w16du:dateUtc="2026-04-12T19:40:00Z">
        <w:r w:rsidR="006E1BC4">
          <w:rPr>
            <w:rFonts w:ascii="Times New Roman" w:eastAsia="Times New Roman" w:hAnsi="Times New Roman" w:cs="Times New Roman"/>
          </w:rPr>
          <w:t xml:space="preserve"> to a different condition</w:t>
        </w:r>
      </w:ins>
      <w:ins w:id="2948" w:author="Benton, Deon" w:date="2026-03-03T16:20:00Z" w16du:dateUtc="2026-03-03T22:20:00Z">
        <w:r w:rsidR="0086256F">
          <w:rPr>
            <w:rFonts w:ascii="Times New Roman" w:eastAsia="Times New Roman" w:hAnsi="Times New Roman" w:cs="Times New Roman"/>
          </w:rPr>
          <w:t xml:space="preserve">: 100% </w:t>
        </w:r>
      </w:ins>
      <w:ins w:id="2949" w:author="Benton, Deon" w:date="2026-04-12T14:41:00Z" w16du:dateUtc="2026-04-12T19:41:00Z">
        <w:r w:rsidR="00700E15">
          <w:rPr>
            <w:rFonts w:ascii="Times New Roman" w:eastAsia="Times New Roman" w:hAnsi="Times New Roman" w:cs="Times New Roman"/>
          </w:rPr>
          <w:t xml:space="preserve">constrained </w:t>
        </w:r>
      </w:ins>
      <w:ins w:id="2950" w:author="Benton, Deon" w:date="2026-03-03T16:20:00Z" w16du:dateUtc="2026-03-03T22:20:00Z">
        <w:r w:rsidR="0086256F">
          <w:rPr>
            <w:rFonts w:ascii="Times New Roman" w:eastAsia="Times New Roman" w:hAnsi="Times New Roman" w:cs="Times New Roman"/>
          </w:rPr>
          <w:t>vs. 0%</w:t>
        </w:r>
      </w:ins>
      <w:ins w:id="2951" w:author="Benton, Deon" w:date="2026-04-12T14:41:00Z" w16du:dateUtc="2026-04-12T19:41:00Z">
        <w:r w:rsidR="00700E15">
          <w:rPr>
            <w:rFonts w:ascii="Times New Roman" w:eastAsia="Times New Roman" w:hAnsi="Times New Roman" w:cs="Times New Roman"/>
          </w:rPr>
          <w:t xml:space="preserve"> </w:t>
        </w:r>
        <w:proofErr w:type="gramStart"/>
        <w:r w:rsidR="00700E15">
          <w:rPr>
            <w:rFonts w:ascii="Times New Roman" w:eastAsia="Times New Roman" w:hAnsi="Times New Roman" w:cs="Times New Roman"/>
          </w:rPr>
          <w:t>unconstrained</w:t>
        </w:r>
      </w:ins>
      <w:ins w:id="2952" w:author="Benton, Deon" w:date="2026-03-03T16:20:00Z" w16du:dateUtc="2026-03-03T22:20:00Z">
        <w:r w:rsidR="00AE3FD6">
          <w:rPr>
            <w:rFonts w:ascii="Times New Roman" w:eastAsia="Times New Roman" w:hAnsi="Times New Roman" w:cs="Times New Roman"/>
          </w:rPr>
          <w:t xml:space="preserve">; </w:t>
        </w:r>
      </w:ins>
      <w:ins w:id="2953" w:author="Benton, Deon" w:date="2026-03-03T16:17:00Z" w16du:dateUtc="2026-03-03T22:17:00Z">
        <w:r w:rsidR="00B208F8">
          <w:rPr>
            <w:rFonts w:ascii="Times New Roman" w:eastAsia="Times New Roman" w:hAnsi="Times New Roman" w:cs="Times New Roman"/>
          </w:rPr>
          <w:t xml:space="preserve"> </w:t>
        </w:r>
      </w:ins>
      <w:ins w:id="2954" w:author="Benton, Deon" w:date="2026-03-03T16:20:00Z" w16du:dateUtc="2026-03-03T22:20:00Z">
        <w:r w:rsidR="00AE3FD6">
          <w:rPr>
            <w:rFonts w:ascii="Times New Roman" w:eastAsia="Times New Roman" w:hAnsi="Times New Roman" w:cs="Times New Roman"/>
          </w:rPr>
          <w:t>90</w:t>
        </w:r>
        <w:proofErr w:type="gramEnd"/>
        <w:r w:rsidR="00AE3FD6">
          <w:rPr>
            <w:rFonts w:ascii="Times New Roman" w:eastAsia="Times New Roman" w:hAnsi="Times New Roman" w:cs="Times New Roman"/>
          </w:rPr>
          <w:t xml:space="preserve">% </w:t>
        </w:r>
      </w:ins>
      <w:ins w:id="2955" w:author="Benton, Deon" w:date="2026-04-12T14:42:00Z" w16du:dateUtc="2026-04-12T19:42:00Z">
        <w:r w:rsidR="00700E15">
          <w:rPr>
            <w:rFonts w:ascii="Times New Roman" w:eastAsia="Times New Roman" w:hAnsi="Times New Roman" w:cs="Times New Roman"/>
          </w:rPr>
          <w:t xml:space="preserve">constrained </w:t>
        </w:r>
      </w:ins>
      <w:ins w:id="2956" w:author="Benton, Deon" w:date="2026-03-03T16:20:00Z" w16du:dateUtc="2026-03-03T22:20:00Z">
        <w:r w:rsidR="00AE3FD6">
          <w:rPr>
            <w:rFonts w:ascii="Times New Roman" w:eastAsia="Times New Roman" w:hAnsi="Times New Roman" w:cs="Times New Roman"/>
          </w:rPr>
          <w:t xml:space="preserve">vs. 10% </w:t>
        </w:r>
      </w:ins>
      <w:ins w:id="2957" w:author="Benton, Deon" w:date="2026-04-12T14:42:00Z" w16du:dateUtc="2026-04-12T19:42:00Z">
        <w:r w:rsidR="00700E15">
          <w:rPr>
            <w:rFonts w:ascii="Times New Roman" w:eastAsia="Times New Roman" w:hAnsi="Times New Roman" w:cs="Times New Roman"/>
          </w:rPr>
          <w:t>unconstrained</w:t>
        </w:r>
      </w:ins>
      <w:ins w:id="2958" w:author="Benton, Deon" w:date="2026-03-03T16:21:00Z" w16du:dateUtc="2026-03-03T22:21:00Z">
        <w:r w:rsidR="00AE3FD6">
          <w:rPr>
            <w:rFonts w:ascii="Times New Roman" w:eastAsia="Times New Roman" w:hAnsi="Times New Roman" w:cs="Times New Roman"/>
          </w:rPr>
          <w:t>; 80%</w:t>
        </w:r>
      </w:ins>
      <w:ins w:id="2959" w:author="Benton, Deon" w:date="2026-04-12T14:42:00Z" w16du:dateUtc="2026-04-12T19:42:00Z">
        <w:r w:rsidR="00700E15">
          <w:rPr>
            <w:rFonts w:ascii="Times New Roman" w:eastAsia="Times New Roman" w:hAnsi="Times New Roman" w:cs="Times New Roman"/>
          </w:rPr>
          <w:t xml:space="preserve"> constrained</w:t>
        </w:r>
      </w:ins>
      <w:ins w:id="2960" w:author="Benton, Deon" w:date="2026-03-03T16:21:00Z" w16du:dateUtc="2026-03-03T22:21:00Z">
        <w:r w:rsidR="00AE3FD6">
          <w:rPr>
            <w:rFonts w:ascii="Times New Roman" w:eastAsia="Times New Roman" w:hAnsi="Times New Roman" w:cs="Times New Roman"/>
          </w:rPr>
          <w:t xml:space="preserve"> vs. 20%</w:t>
        </w:r>
      </w:ins>
      <w:ins w:id="2961" w:author="Benton, Deon" w:date="2026-04-12T14:42:00Z" w16du:dateUtc="2026-04-12T19:42:00Z">
        <w:r w:rsidR="00700E15">
          <w:rPr>
            <w:rFonts w:ascii="Times New Roman" w:eastAsia="Times New Roman" w:hAnsi="Times New Roman" w:cs="Times New Roman"/>
          </w:rPr>
          <w:t xml:space="preserve"> unconstrained</w:t>
        </w:r>
      </w:ins>
      <w:ins w:id="2962" w:author="Benton, Deon" w:date="2026-03-09T19:11:00Z" w16du:dateUtc="2026-03-10T00:11:00Z">
        <w:r w:rsidR="00560C9F">
          <w:rPr>
            <w:rFonts w:ascii="Times New Roman" w:eastAsia="Times New Roman" w:hAnsi="Times New Roman" w:cs="Times New Roman"/>
          </w:rPr>
          <w:t xml:space="preserve">; </w:t>
        </w:r>
      </w:ins>
      <w:ins w:id="2963" w:author="Benton, Deon" w:date="2026-03-09T19:12:00Z" w16du:dateUtc="2026-03-10T00:12:00Z">
        <w:r w:rsidR="00560C9F">
          <w:rPr>
            <w:rFonts w:ascii="Times New Roman" w:eastAsia="Times New Roman" w:hAnsi="Times New Roman" w:cs="Times New Roman"/>
          </w:rPr>
          <w:t>7</w:t>
        </w:r>
      </w:ins>
      <w:ins w:id="2964" w:author="Benton, Deon" w:date="2026-03-09T19:11:00Z" w16du:dateUtc="2026-03-10T00:11:00Z">
        <w:r w:rsidR="00560C9F">
          <w:rPr>
            <w:rFonts w:ascii="Times New Roman" w:eastAsia="Times New Roman" w:hAnsi="Times New Roman" w:cs="Times New Roman"/>
          </w:rPr>
          <w:t xml:space="preserve">0% </w:t>
        </w:r>
      </w:ins>
      <w:ins w:id="2965" w:author="Benton, Deon" w:date="2026-04-12T14:42:00Z" w16du:dateUtc="2026-04-12T19:42:00Z">
        <w:r w:rsidR="00700E15">
          <w:rPr>
            <w:rFonts w:ascii="Times New Roman" w:eastAsia="Times New Roman" w:hAnsi="Times New Roman" w:cs="Times New Roman"/>
          </w:rPr>
          <w:t xml:space="preserve">constrained </w:t>
        </w:r>
      </w:ins>
      <w:ins w:id="2966" w:author="Benton, Deon" w:date="2026-03-09T19:11:00Z" w16du:dateUtc="2026-03-10T00:11:00Z">
        <w:r w:rsidR="00560C9F">
          <w:rPr>
            <w:rFonts w:ascii="Times New Roman" w:eastAsia="Times New Roman" w:hAnsi="Times New Roman" w:cs="Times New Roman"/>
          </w:rPr>
          <w:t xml:space="preserve">vs. </w:t>
        </w:r>
      </w:ins>
      <w:ins w:id="2967" w:author="Benton, Deon" w:date="2026-03-09T19:12:00Z" w16du:dateUtc="2026-03-10T00:12:00Z">
        <w:r w:rsidR="00560C9F">
          <w:rPr>
            <w:rFonts w:ascii="Times New Roman" w:eastAsia="Times New Roman" w:hAnsi="Times New Roman" w:cs="Times New Roman"/>
          </w:rPr>
          <w:t>3</w:t>
        </w:r>
      </w:ins>
      <w:ins w:id="2968" w:author="Benton, Deon" w:date="2026-03-09T19:11:00Z" w16du:dateUtc="2026-03-10T00:11:00Z">
        <w:r w:rsidR="00560C9F">
          <w:rPr>
            <w:rFonts w:ascii="Times New Roman" w:eastAsia="Times New Roman" w:hAnsi="Times New Roman" w:cs="Times New Roman"/>
          </w:rPr>
          <w:t>0%</w:t>
        </w:r>
      </w:ins>
      <w:ins w:id="2969" w:author="Benton, Deon" w:date="2026-04-12T14:42:00Z" w16du:dateUtc="2026-04-12T19:42:00Z">
        <w:r w:rsidR="00700E15">
          <w:rPr>
            <w:rFonts w:ascii="Times New Roman" w:eastAsia="Times New Roman" w:hAnsi="Times New Roman" w:cs="Times New Roman"/>
          </w:rPr>
          <w:t xml:space="preserve"> unconstrained</w:t>
        </w:r>
      </w:ins>
      <w:ins w:id="2970" w:author="Benton, Deon" w:date="2026-03-09T19:12:00Z" w16du:dateUtc="2026-03-10T00:12:00Z">
        <w:r w:rsidR="00560C9F">
          <w:rPr>
            <w:rFonts w:ascii="Times New Roman" w:eastAsia="Times New Roman" w:hAnsi="Times New Roman" w:cs="Times New Roman"/>
          </w:rPr>
          <w:t xml:space="preserve">; 60% </w:t>
        </w:r>
      </w:ins>
      <w:ins w:id="2971" w:author="Benton, Deon" w:date="2026-04-12T14:43:00Z" w16du:dateUtc="2026-04-12T19:43:00Z">
        <w:r w:rsidR="00700E15">
          <w:rPr>
            <w:rFonts w:ascii="Times New Roman" w:eastAsia="Times New Roman" w:hAnsi="Times New Roman" w:cs="Times New Roman"/>
          </w:rPr>
          <w:t>constrained</w:t>
        </w:r>
      </w:ins>
      <w:ins w:id="2972" w:author="Benton, Deon" w:date="2026-04-12T14:44:00Z" w16du:dateUtc="2026-04-12T19:44:00Z">
        <w:r w:rsidR="00700E15">
          <w:rPr>
            <w:rFonts w:ascii="Times New Roman" w:eastAsia="Times New Roman" w:hAnsi="Times New Roman" w:cs="Times New Roman"/>
          </w:rPr>
          <w:t xml:space="preserve"> </w:t>
        </w:r>
      </w:ins>
      <w:ins w:id="2973" w:author="Benton, Deon" w:date="2026-03-09T19:12:00Z" w16du:dateUtc="2026-03-10T00:12:00Z">
        <w:r w:rsidR="00560C9F">
          <w:rPr>
            <w:rFonts w:ascii="Times New Roman" w:eastAsia="Times New Roman" w:hAnsi="Times New Roman" w:cs="Times New Roman"/>
          </w:rPr>
          <w:t xml:space="preserve">vs. 40% </w:t>
        </w:r>
      </w:ins>
      <w:ins w:id="2974" w:author="Benton, Deon" w:date="2026-04-12T14:44:00Z" w16du:dateUtc="2026-04-12T19:44:00Z">
        <w:r w:rsidR="00700E15">
          <w:rPr>
            <w:rFonts w:ascii="Times New Roman" w:eastAsia="Times New Roman" w:hAnsi="Times New Roman" w:cs="Times New Roman"/>
          </w:rPr>
          <w:t xml:space="preserve">unconstrained; </w:t>
        </w:r>
      </w:ins>
      <w:ins w:id="2975" w:author="Benton, Deon" w:date="2026-03-09T19:12:00Z" w16du:dateUtc="2026-03-10T00:12:00Z">
        <w:r w:rsidR="00736F05">
          <w:rPr>
            <w:rFonts w:ascii="Times New Roman" w:eastAsia="Times New Roman" w:hAnsi="Times New Roman" w:cs="Times New Roman"/>
          </w:rPr>
          <w:t xml:space="preserve">and </w:t>
        </w:r>
      </w:ins>
      <w:ins w:id="2976" w:author="Benton, Deon" w:date="2026-03-09T19:13:00Z" w16du:dateUtc="2026-03-10T00:13:00Z">
        <w:r w:rsidR="00736F05">
          <w:rPr>
            <w:rFonts w:ascii="Times New Roman" w:eastAsia="Times New Roman" w:hAnsi="Times New Roman" w:cs="Times New Roman"/>
          </w:rPr>
          <w:t>5</w:t>
        </w:r>
      </w:ins>
      <w:ins w:id="2977" w:author="Benton, Deon" w:date="2026-03-09T19:12:00Z" w16du:dateUtc="2026-03-10T00:12:00Z">
        <w:r w:rsidR="00736F05">
          <w:rPr>
            <w:rFonts w:ascii="Times New Roman" w:eastAsia="Times New Roman" w:hAnsi="Times New Roman" w:cs="Times New Roman"/>
          </w:rPr>
          <w:t xml:space="preserve">0% </w:t>
        </w:r>
      </w:ins>
      <w:ins w:id="2978" w:author="Benton, Deon" w:date="2026-04-12T14:44:00Z" w16du:dateUtc="2026-04-12T19:44:00Z">
        <w:r w:rsidR="00700E15">
          <w:rPr>
            <w:rFonts w:ascii="Times New Roman" w:eastAsia="Times New Roman" w:hAnsi="Times New Roman" w:cs="Times New Roman"/>
          </w:rPr>
          <w:t>constrained</w:t>
        </w:r>
      </w:ins>
      <w:ins w:id="2979" w:author="Benton, Deon" w:date="2026-03-09T19:12:00Z" w16du:dateUtc="2026-03-10T00:12:00Z">
        <w:r w:rsidR="00736F05">
          <w:rPr>
            <w:rFonts w:ascii="Times New Roman" w:eastAsia="Times New Roman" w:hAnsi="Times New Roman" w:cs="Times New Roman"/>
          </w:rPr>
          <w:t xml:space="preserve"> vs. </w:t>
        </w:r>
      </w:ins>
      <w:ins w:id="2980" w:author="Benton, Deon" w:date="2026-03-09T19:13:00Z" w16du:dateUtc="2026-03-10T00:13:00Z">
        <w:r w:rsidR="00736F05">
          <w:rPr>
            <w:rFonts w:ascii="Times New Roman" w:eastAsia="Times New Roman" w:hAnsi="Times New Roman" w:cs="Times New Roman"/>
          </w:rPr>
          <w:t>5</w:t>
        </w:r>
      </w:ins>
      <w:ins w:id="2981" w:author="Benton, Deon" w:date="2026-03-09T19:12:00Z" w16du:dateUtc="2026-03-10T00:12:00Z">
        <w:r w:rsidR="00736F05">
          <w:rPr>
            <w:rFonts w:ascii="Times New Roman" w:eastAsia="Times New Roman" w:hAnsi="Times New Roman" w:cs="Times New Roman"/>
          </w:rPr>
          <w:t>0%</w:t>
        </w:r>
      </w:ins>
      <w:ins w:id="2982" w:author="Benton, Deon" w:date="2026-04-12T14:44:00Z" w16du:dateUtc="2026-04-12T19:44:00Z">
        <w:r w:rsidR="00700E15">
          <w:rPr>
            <w:rFonts w:ascii="Times New Roman" w:eastAsia="Times New Roman" w:hAnsi="Times New Roman" w:cs="Times New Roman"/>
          </w:rPr>
          <w:t xml:space="preserve"> unconstrained</w:t>
        </w:r>
      </w:ins>
      <w:ins w:id="2983" w:author="Benton, Deon" w:date="2026-03-09T19:06:00Z" w16du:dateUtc="2026-03-10T00:06:00Z">
        <w:r>
          <w:rPr>
            <w:rFonts w:ascii="Times New Roman" w:eastAsia="Times New Roman" w:hAnsi="Times New Roman" w:cs="Times New Roman"/>
          </w:rPr>
          <w:t xml:space="preserve">. </w:t>
        </w:r>
      </w:ins>
      <w:ins w:id="2984" w:author="Benton, Deon" w:date="2026-03-30T17:02:00Z" w16du:dateUtc="2026-03-30T22:02:00Z">
        <w:r w:rsidR="00902E7F">
          <w:rPr>
            <w:rFonts w:ascii="Times New Roman" w:eastAsia="Times New Roman" w:hAnsi="Times New Roman" w:cs="Times New Roman"/>
          </w:rPr>
          <w:t xml:space="preserve">Here, a given ratio </w:t>
        </w:r>
      </w:ins>
      <w:ins w:id="2985" w:author="Benton, Deon" w:date="2026-03-30T17:11:00Z" w16du:dateUtc="2026-03-30T22:11:00Z">
        <w:r w:rsidR="00426521">
          <w:rPr>
            <w:rFonts w:ascii="Times New Roman" w:eastAsia="Times New Roman" w:hAnsi="Times New Roman" w:cs="Times New Roman"/>
          </w:rPr>
          <w:t>reflects</w:t>
        </w:r>
      </w:ins>
      <w:ins w:id="2986" w:author="Benton, Deon" w:date="2026-03-30T17:04:00Z" w16du:dateUtc="2026-03-30T22:04:00Z">
        <w:r w:rsidR="002E142A">
          <w:rPr>
            <w:rFonts w:ascii="Times New Roman" w:eastAsia="Times New Roman" w:hAnsi="Times New Roman" w:cs="Times New Roman"/>
          </w:rPr>
          <w:t xml:space="preserve"> the proportion of time</w:t>
        </w:r>
      </w:ins>
      <w:ins w:id="2987" w:author="Benton, Deon" w:date="2026-03-30T17:05:00Z" w16du:dateUtc="2026-03-30T22:05:00Z">
        <w:r w:rsidR="002E142A">
          <w:rPr>
            <w:rFonts w:ascii="Times New Roman" w:eastAsia="Times New Roman" w:hAnsi="Times New Roman" w:cs="Times New Roman"/>
          </w:rPr>
          <w:t xml:space="preserve"> during pretraining</w:t>
        </w:r>
      </w:ins>
      <w:ins w:id="2988" w:author="Benton, Deon" w:date="2026-03-30T17:04:00Z" w16du:dateUtc="2026-03-30T22:04:00Z">
        <w:r w:rsidR="002E142A">
          <w:rPr>
            <w:rFonts w:ascii="Times New Roman" w:eastAsia="Times New Roman" w:hAnsi="Times New Roman" w:cs="Times New Roman"/>
          </w:rPr>
          <w:t xml:space="preserve"> that networks experienced </w:t>
        </w:r>
      </w:ins>
      <w:ins w:id="2989" w:author="Benton, Deon" w:date="2026-03-30T17:05:00Z" w16du:dateUtc="2026-03-30T22:05:00Z">
        <w:r w:rsidR="002E142A">
          <w:rPr>
            <w:rFonts w:ascii="Times New Roman" w:eastAsia="Times New Roman" w:hAnsi="Times New Roman" w:cs="Times New Roman"/>
          </w:rPr>
          <w:t>the corresponding motion.</w:t>
        </w:r>
      </w:ins>
      <w:ins w:id="2990" w:author="Benton, Deon" w:date="2026-03-30T17:02:00Z" w16du:dateUtc="2026-03-30T22:02:00Z">
        <w:r w:rsidR="00902E7F">
          <w:rPr>
            <w:rFonts w:ascii="Times New Roman" w:eastAsia="Times New Roman" w:hAnsi="Times New Roman" w:cs="Times New Roman"/>
          </w:rPr>
          <w:t xml:space="preserve"> </w:t>
        </w:r>
      </w:ins>
      <w:ins w:id="2991" w:author="Benton, Deon" w:date="2026-03-30T17:05:00Z" w16du:dateUtc="2026-03-30T22:05:00Z">
        <w:r w:rsidR="002E142A">
          <w:rPr>
            <w:rFonts w:ascii="Times New Roman" w:eastAsia="Times New Roman" w:hAnsi="Times New Roman" w:cs="Times New Roman"/>
          </w:rPr>
          <w:t xml:space="preserve">Consider the </w:t>
        </w:r>
      </w:ins>
      <w:ins w:id="2992" w:author="Benton, Deon" w:date="2026-03-30T17:07:00Z" w16du:dateUtc="2026-03-30T22:07:00Z">
        <w:r w:rsidR="00B627C2">
          <w:rPr>
            <w:rFonts w:ascii="Times New Roman" w:eastAsia="Times New Roman" w:hAnsi="Times New Roman" w:cs="Times New Roman"/>
          </w:rPr>
          <w:t>“</w:t>
        </w:r>
      </w:ins>
      <w:ins w:id="2993" w:author="Benton, Deon" w:date="2026-03-30T17:05:00Z" w16du:dateUtc="2026-03-30T22:05:00Z">
        <w:r w:rsidR="002E142A">
          <w:rPr>
            <w:rFonts w:ascii="Times New Roman" w:eastAsia="Times New Roman" w:hAnsi="Times New Roman" w:cs="Times New Roman"/>
          </w:rPr>
          <w:t xml:space="preserve">60% </w:t>
        </w:r>
      </w:ins>
      <w:ins w:id="2994" w:author="Benton, Deon" w:date="2026-04-12T14:45:00Z" w16du:dateUtc="2026-04-12T19:45:00Z">
        <w:r w:rsidR="00FD6749">
          <w:rPr>
            <w:rFonts w:ascii="Times New Roman" w:eastAsia="Times New Roman" w:hAnsi="Times New Roman" w:cs="Times New Roman"/>
          </w:rPr>
          <w:t>constrained</w:t>
        </w:r>
      </w:ins>
      <w:ins w:id="2995" w:author="Benton, Deon" w:date="2026-03-30T17:05:00Z" w16du:dateUtc="2026-03-30T22:05:00Z">
        <w:r w:rsidR="002E142A">
          <w:rPr>
            <w:rFonts w:ascii="Times New Roman" w:eastAsia="Times New Roman" w:hAnsi="Times New Roman" w:cs="Times New Roman"/>
          </w:rPr>
          <w:t xml:space="preserve"> vs. 40% </w:t>
        </w:r>
      </w:ins>
      <w:proofErr w:type="gramStart"/>
      <w:ins w:id="2996" w:author="Benton, Deon" w:date="2026-04-12T14:45:00Z" w16du:dateUtc="2026-04-12T19:45:00Z">
        <w:r w:rsidR="00FD6749">
          <w:rPr>
            <w:rFonts w:ascii="Times New Roman" w:eastAsia="Times New Roman" w:hAnsi="Times New Roman" w:cs="Times New Roman"/>
          </w:rPr>
          <w:t xml:space="preserve">unconstrained” </w:t>
        </w:r>
      </w:ins>
      <w:ins w:id="2997" w:author="Benton, Deon" w:date="2026-03-30T17:05:00Z" w16du:dateUtc="2026-03-30T22:05:00Z">
        <w:r w:rsidR="002E142A">
          <w:rPr>
            <w:rFonts w:ascii="Times New Roman" w:eastAsia="Times New Roman" w:hAnsi="Times New Roman" w:cs="Times New Roman"/>
          </w:rPr>
          <w:t xml:space="preserve"> condition</w:t>
        </w:r>
        <w:proofErr w:type="gramEnd"/>
        <w:r w:rsidR="002E142A">
          <w:rPr>
            <w:rFonts w:ascii="Times New Roman" w:eastAsia="Times New Roman" w:hAnsi="Times New Roman" w:cs="Times New Roman"/>
          </w:rPr>
          <w:t xml:space="preserve">, for example. In this condition, </w:t>
        </w:r>
      </w:ins>
      <w:ins w:id="2998" w:author="Benton, Deon" w:date="2026-03-30T17:10:00Z" w16du:dateUtc="2026-03-30T22:10:00Z">
        <w:r w:rsidR="00426521">
          <w:rPr>
            <w:rFonts w:ascii="Times New Roman" w:eastAsia="Times New Roman" w:hAnsi="Times New Roman" w:cs="Times New Roman"/>
          </w:rPr>
          <w:t xml:space="preserve">arced motion </w:t>
        </w:r>
        <w:proofErr w:type="gramStart"/>
        <w:r w:rsidR="00426521">
          <w:rPr>
            <w:rFonts w:ascii="Times New Roman" w:eastAsia="Times New Roman" w:hAnsi="Times New Roman" w:cs="Times New Roman"/>
          </w:rPr>
          <w:t>occurred</w:t>
        </w:r>
        <w:proofErr w:type="gramEnd"/>
        <w:r w:rsidR="00426521">
          <w:rPr>
            <w:rFonts w:ascii="Times New Roman" w:eastAsia="Times New Roman" w:hAnsi="Times New Roman" w:cs="Times New Roman"/>
          </w:rPr>
          <w:t xml:space="preserve"> with obstacles 60% of the time; the remaining 40% of the time, arced motion occurred alone.</w:t>
        </w:r>
      </w:ins>
      <w:ins w:id="2999" w:author="Benton, Deon" w:date="2026-03-30T17:11:00Z" w16du:dateUtc="2026-03-30T22:11:00Z">
        <w:r w:rsidR="00426521">
          <w:rPr>
            <w:rFonts w:ascii="Times New Roman" w:eastAsia="Times New Roman" w:hAnsi="Times New Roman" w:cs="Times New Roman"/>
          </w:rPr>
          <w:t xml:space="preserve"> </w:t>
        </w:r>
      </w:ins>
      <w:ins w:id="3000" w:author="Benton, Deon" w:date="2026-04-12T14:47:00Z" w16du:dateUtc="2026-04-12T19:47:00Z">
        <w:r w:rsidR="00784ED7">
          <w:rPr>
            <w:rFonts w:ascii="Times New Roman" w:eastAsia="Times New Roman" w:hAnsi="Times New Roman" w:cs="Times New Roman"/>
          </w:rPr>
          <w:t>Parametric</w:t>
        </w:r>
      </w:ins>
      <w:ins w:id="3001" w:author="Benton, Deon" w:date="2026-04-12T14:46:00Z" w16du:dateUtc="2026-04-12T19:46:00Z">
        <w:r w:rsidR="00784ED7">
          <w:rPr>
            <w:rFonts w:ascii="Times New Roman" w:eastAsia="Times New Roman" w:hAnsi="Times New Roman" w:cs="Times New Roman"/>
          </w:rPr>
          <w:t xml:space="preserve"> variation of the ratio of </w:t>
        </w:r>
        <w:r w:rsidR="00784ED7">
          <w:rPr>
            <w:rFonts w:ascii="Times New Roman" w:eastAsia="Times New Roman" w:hAnsi="Times New Roman" w:cs="Times New Roman"/>
          </w:rPr>
          <w:lastRenderedPageBreak/>
          <w:t xml:space="preserve">constrained to unconstrained arced motion was used here </w:t>
        </w:r>
      </w:ins>
      <w:ins w:id="3002" w:author="Benton, Deon" w:date="2026-03-30T17:16:00Z" w16du:dateUtc="2026-03-30T22:16:00Z">
        <w:r w:rsidR="008764BA">
          <w:rPr>
            <w:rFonts w:ascii="Times New Roman" w:eastAsia="Times New Roman" w:hAnsi="Times New Roman" w:cs="Times New Roman"/>
          </w:rPr>
          <w:t>because there is</w:t>
        </w:r>
      </w:ins>
      <w:ins w:id="3003" w:author="Benton, Deon" w:date="2026-03-30T17:12:00Z" w16du:dateUtc="2026-03-30T22:12:00Z">
        <w:r w:rsidR="00B62F20">
          <w:rPr>
            <w:rFonts w:ascii="Times New Roman" w:eastAsia="Times New Roman" w:hAnsi="Times New Roman" w:cs="Times New Roman"/>
          </w:rPr>
          <w:t xml:space="preserve"> no clear way</w:t>
        </w:r>
      </w:ins>
      <w:ins w:id="3004" w:author="Benton, Deon" w:date="2026-04-12T14:47:00Z" w16du:dateUtc="2026-04-12T19:47:00Z">
        <w:r w:rsidR="00784ED7">
          <w:rPr>
            <w:rFonts w:ascii="Times New Roman" w:eastAsia="Times New Roman" w:hAnsi="Times New Roman" w:cs="Times New Roman"/>
          </w:rPr>
          <w:t xml:space="preserve"> empirically</w:t>
        </w:r>
      </w:ins>
      <w:ins w:id="3005" w:author="Benton, Deon" w:date="2026-03-30T17:12:00Z" w16du:dateUtc="2026-03-30T22:12:00Z">
        <w:r w:rsidR="00B62F20">
          <w:rPr>
            <w:rFonts w:ascii="Times New Roman" w:eastAsia="Times New Roman" w:hAnsi="Times New Roman" w:cs="Times New Roman"/>
          </w:rPr>
          <w:t xml:space="preserve"> to derive the </w:t>
        </w:r>
      </w:ins>
      <w:ins w:id="3006" w:author="Benton, Deon" w:date="2026-04-12T14:47:00Z" w16du:dateUtc="2026-04-12T19:47:00Z">
        <w:r w:rsidR="00784ED7">
          <w:rPr>
            <w:rFonts w:ascii="Times New Roman" w:eastAsia="Times New Roman" w:hAnsi="Times New Roman" w:cs="Times New Roman"/>
          </w:rPr>
          <w:t xml:space="preserve">true </w:t>
        </w:r>
      </w:ins>
      <w:ins w:id="3007" w:author="Benton, Deon" w:date="2026-03-30T17:12:00Z" w16du:dateUtc="2026-03-30T22:12:00Z">
        <w:r w:rsidR="00B62F20">
          <w:rPr>
            <w:rFonts w:ascii="Times New Roman" w:eastAsia="Times New Roman" w:hAnsi="Times New Roman" w:cs="Times New Roman"/>
          </w:rPr>
          <w:t>proportion of each kind of event in the real world</w:t>
        </w:r>
      </w:ins>
      <w:ins w:id="3008" w:author="Benton, Deon" w:date="2026-03-30T17:17:00Z" w16du:dateUtc="2026-03-30T22:17:00Z">
        <w:r w:rsidR="008764BA">
          <w:rPr>
            <w:rFonts w:ascii="Times New Roman" w:eastAsia="Times New Roman" w:hAnsi="Times New Roman" w:cs="Times New Roman"/>
          </w:rPr>
          <w:t xml:space="preserve">; however, because the true estimates likely fall within the range of proportions tested here, </w:t>
        </w:r>
      </w:ins>
      <w:ins w:id="3009" w:author="Benton, Deon" w:date="2026-03-30T17:22:00Z" w16du:dateUtc="2026-03-30T22:22:00Z">
        <w:r w:rsidR="009455FE">
          <w:rPr>
            <w:rFonts w:ascii="Times New Roman" w:eastAsia="Times New Roman" w:hAnsi="Times New Roman" w:cs="Times New Roman"/>
          </w:rPr>
          <w:t>the results reported below</w:t>
        </w:r>
      </w:ins>
      <w:ins w:id="3010" w:author="Benton, Deon" w:date="2026-03-30T17:24:00Z" w16du:dateUtc="2026-03-30T22:24:00Z">
        <w:r w:rsidR="009455FE">
          <w:rPr>
            <w:rFonts w:ascii="Times New Roman" w:eastAsia="Times New Roman" w:hAnsi="Times New Roman" w:cs="Times New Roman"/>
          </w:rPr>
          <w:t xml:space="preserve"> </w:t>
        </w:r>
      </w:ins>
      <w:ins w:id="3011" w:author="Benton, Deon" w:date="2026-03-30T17:25:00Z" w16du:dateUtc="2026-03-30T22:25:00Z">
        <w:r w:rsidR="00BC6629">
          <w:rPr>
            <w:rFonts w:ascii="Times New Roman" w:eastAsia="Times New Roman" w:hAnsi="Times New Roman" w:cs="Times New Roman"/>
          </w:rPr>
          <w:t xml:space="preserve">should </w:t>
        </w:r>
      </w:ins>
      <w:ins w:id="3012" w:author="Benton, Deon" w:date="2026-03-30T17:24:00Z" w16du:dateUtc="2026-03-30T22:24:00Z">
        <w:r w:rsidR="009455FE">
          <w:rPr>
            <w:rFonts w:ascii="Times New Roman" w:eastAsia="Times New Roman" w:hAnsi="Times New Roman" w:cs="Times New Roman"/>
          </w:rPr>
          <w:t>provide a reasonable approximation of infants’ expected responses</w:t>
        </w:r>
      </w:ins>
      <w:ins w:id="3013" w:author="Benton, Deon" w:date="2026-03-30T17:25:00Z" w16du:dateUtc="2026-03-30T22:25:00Z">
        <w:r w:rsidR="00BC6629">
          <w:rPr>
            <w:rFonts w:ascii="Times New Roman" w:eastAsia="Times New Roman" w:hAnsi="Times New Roman" w:cs="Times New Roman"/>
          </w:rPr>
          <w:t xml:space="preserve"> across this parameter range</w:t>
        </w:r>
      </w:ins>
      <w:ins w:id="3014" w:author="Benton, Deon" w:date="2026-03-30T17:24:00Z" w16du:dateUtc="2026-03-30T22:24:00Z">
        <w:r w:rsidR="009455FE">
          <w:rPr>
            <w:rFonts w:ascii="Times New Roman" w:eastAsia="Times New Roman" w:hAnsi="Times New Roman" w:cs="Times New Roman"/>
          </w:rPr>
          <w:t>.</w:t>
        </w:r>
      </w:ins>
    </w:p>
    <w:p w14:paraId="6A58B730" w14:textId="08A57A93" w:rsidR="009A08C7" w:rsidRDefault="00237719" w:rsidP="00F05034">
      <w:pPr>
        <w:spacing w:line="480" w:lineRule="auto"/>
        <w:ind w:firstLine="720"/>
        <w:contextualSpacing/>
        <w:rPr>
          <w:ins w:id="3015" w:author="Benton, Deon" w:date="2026-03-09T19:14:00Z" w16du:dateUtc="2026-03-10T00:14:00Z"/>
          <w:rFonts w:ascii="Times New Roman" w:eastAsia="Times New Roman" w:hAnsi="Times New Roman" w:cs="Times New Roman"/>
        </w:rPr>
      </w:pPr>
      <w:ins w:id="3016" w:author="Benton, Deon" w:date="2026-03-30T17:26:00Z" w16du:dateUtc="2026-03-30T22:26:00Z">
        <w:r>
          <w:rPr>
            <w:rFonts w:ascii="Times New Roman" w:eastAsia="Times New Roman" w:hAnsi="Times New Roman" w:cs="Times New Roman"/>
          </w:rPr>
          <w:t>Two final notes are worth making</w:t>
        </w:r>
      </w:ins>
      <w:ins w:id="3017" w:author="Benton, Deon" w:date="2026-04-12T14:47:00Z" w16du:dateUtc="2026-04-12T19:47:00Z">
        <w:r w:rsidR="00784ED7">
          <w:rPr>
            <w:rFonts w:ascii="Times New Roman" w:eastAsia="Times New Roman" w:hAnsi="Times New Roman" w:cs="Times New Roman"/>
          </w:rPr>
          <w:t xml:space="preserve"> before proceeding</w:t>
        </w:r>
      </w:ins>
      <w:ins w:id="3018" w:author="Benton, Deon" w:date="2026-03-30T17:26:00Z" w16du:dateUtc="2026-03-30T22:26:00Z">
        <w:r>
          <w:rPr>
            <w:rFonts w:ascii="Times New Roman" w:eastAsia="Times New Roman" w:hAnsi="Times New Roman" w:cs="Times New Roman"/>
          </w:rPr>
          <w:t>. First,</w:t>
        </w:r>
      </w:ins>
      <w:ins w:id="3019" w:author="Benton, Deon" w:date="2026-03-30T17:19:00Z" w16du:dateUtc="2026-03-30T22:19:00Z">
        <w:r w:rsidR="00D135D3">
          <w:rPr>
            <w:rFonts w:ascii="Times New Roman" w:eastAsia="Times New Roman" w:hAnsi="Times New Roman" w:cs="Times New Roman"/>
          </w:rPr>
          <w:t xml:space="preserve"> </w:t>
        </w:r>
      </w:ins>
      <w:ins w:id="3020" w:author="Benton, Deon" w:date="2026-03-09T19:13:00Z" w16du:dateUtc="2026-03-10T00:13:00Z">
        <w:r w:rsidR="00DE5B14">
          <w:rPr>
            <w:rFonts w:ascii="Times New Roman" w:eastAsia="Times New Roman" w:hAnsi="Times New Roman" w:cs="Times New Roman"/>
          </w:rPr>
          <w:t>the</w:t>
        </w:r>
      </w:ins>
      <w:ins w:id="3021" w:author="Benton, Deon" w:date="2026-03-09T19:06:00Z" w16du:dateUtc="2026-03-10T00:06:00Z">
        <w:r w:rsidR="00585C9B">
          <w:rPr>
            <w:rFonts w:ascii="Times New Roman" w:eastAsia="Times New Roman" w:hAnsi="Times New Roman" w:cs="Times New Roman"/>
          </w:rPr>
          <w:t xml:space="preserve"> </w:t>
        </w:r>
      </w:ins>
      <w:ins w:id="3022" w:author="Benton, Deon" w:date="2026-03-30T17:19:00Z" w16du:dateUtc="2026-03-30T22:19:00Z">
        <w:r w:rsidR="00D135D3">
          <w:rPr>
            <w:rFonts w:ascii="Times New Roman" w:eastAsia="Times New Roman" w:hAnsi="Times New Roman" w:cs="Times New Roman"/>
          </w:rPr>
          <w:t xml:space="preserve">“100% arced motion with obstacles vs. 0% arced motion without obstacles” condition </w:t>
        </w:r>
      </w:ins>
      <w:ins w:id="3023" w:author="Benton, Deon" w:date="2026-03-09T19:07:00Z" w16du:dateUtc="2026-03-10T00:07:00Z">
        <w:r w:rsidR="00585C9B">
          <w:rPr>
            <w:rFonts w:ascii="Times New Roman" w:eastAsia="Times New Roman" w:hAnsi="Times New Roman" w:cs="Times New Roman"/>
          </w:rPr>
          <w:t>served as a direct replication of Simulation 1a</w:t>
        </w:r>
      </w:ins>
      <w:ins w:id="3024" w:author="Benton, Deon" w:date="2026-04-12T14:48:00Z" w16du:dateUtc="2026-04-12T19:48:00Z">
        <w:r w:rsidR="00784ED7">
          <w:rPr>
            <w:rFonts w:ascii="Times New Roman" w:eastAsia="Times New Roman" w:hAnsi="Times New Roman" w:cs="Times New Roman"/>
          </w:rPr>
          <w:t xml:space="preserve">. As with networks in that simulation, </w:t>
        </w:r>
      </w:ins>
      <w:ins w:id="3025" w:author="Benton, Deon" w:date="2026-03-09T19:07:00Z" w16du:dateUtc="2026-03-10T00:07:00Z">
        <w:r w:rsidR="00585C9B">
          <w:rPr>
            <w:rFonts w:ascii="Times New Roman" w:eastAsia="Times New Roman" w:hAnsi="Times New Roman" w:cs="Times New Roman"/>
          </w:rPr>
          <w:t xml:space="preserve">networks </w:t>
        </w:r>
      </w:ins>
      <w:ins w:id="3026" w:author="Benton, Deon" w:date="2026-04-12T14:48:00Z" w16du:dateUtc="2026-04-12T19:48:00Z">
        <w:r w:rsidR="00784ED7">
          <w:rPr>
            <w:rFonts w:ascii="Times New Roman" w:eastAsia="Times New Roman" w:hAnsi="Times New Roman" w:cs="Times New Roman"/>
          </w:rPr>
          <w:t>in this condition</w:t>
        </w:r>
      </w:ins>
      <w:ins w:id="3027" w:author="Benton, Deon" w:date="2026-03-09T19:07:00Z" w16du:dateUtc="2026-03-10T00:07:00Z">
        <w:r w:rsidR="00585C9B">
          <w:rPr>
            <w:rFonts w:ascii="Times New Roman" w:eastAsia="Times New Roman" w:hAnsi="Times New Roman" w:cs="Times New Roman"/>
          </w:rPr>
          <w:t xml:space="preserve"> never experienced arced motion </w:t>
        </w:r>
      </w:ins>
      <w:ins w:id="3028" w:author="Benton, Deon" w:date="2026-03-09T19:08:00Z" w16du:dateUtc="2026-03-10T00:08:00Z">
        <w:r w:rsidR="00585C9B">
          <w:rPr>
            <w:rFonts w:ascii="Times New Roman" w:eastAsia="Times New Roman" w:hAnsi="Times New Roman" w:cs="Times New Roman"/>
          </w:rPr>
          <w:t>without</w:t>
        </w:r>
      </w:ins>
      <w:ins w:id="3029" w:author="Benton, Deon" w:date="2026-03-09T19:07:00Z" w16du:dateUtc="2026-03-10T00:07:00Z">
        <w:r w:rsidR="00585C9B">
          <w:rPr>
            <w:rFonts w:ascii="Times New Roman" w:eastAsia="Times New Roman" w:hAnsi="Times New Roman" w:cs="Times New Roman"/>
          </w:rPr>
          <w:t xml:space="preserve"> obstacles. </w:t>
        </w:r>
      </w:ins>
      <w:ins w:id="3030" w:author="Benton, Deon" w:date="2026-03-03T16:20:00Z" w16du:dateUtc="2026-03-03T22:20:00Z">
        <w:r w:rsidR="00AE3FD6">
          <w:rPr>
            <w:rFonts w:ascii="Times New Roman" w:eastAsia="Times New Roman" w:hAnsi="Times New Roman" w:cs="Times New Roman"/>
          </w:rPr>
          <w:t xml:space="preserve"> </w:t>
        </w:r>
      </w:ins>
      <w:ins w:id="3031" w:author="Benton, Deon" w:date="2026-03-09T19:14:00Z" w16du:dateUtc="2026-03-10T00:14:00Z">
        <w:r w:rsidR="009A08C7">
          <w:rPr>
            <w:rFonts w:ascii="Times New Roman" w:eastAsia="Times New Roman" w:hAnsi="Times New Roman" w:cs="Times New Roman"/>
          </w:rPr>
          <w:t>All other aspects of this simulation were identical to Simulation 1a.</w:t>
        </w:r>
      </w:ins>
      <w:ins w:id="3032" w:author="Benton, Deon" w:date="2026-03-30T17:26:00Z" w16du:dateUtc="2026-03-30T22:26:00Z">
        <w:r>
          <w:rPr>
            <w:rFonts w:ascii="Times New Roman" w:eastAsia="Times New Roman" w:hAnsi="Times New Roman" w:cs="Times New Roman"/>
          </w:rPr>
          <w:t xml:space="preserve"> Second, </w:t>
        </w:r>
      </w:ins>
      <w:ins w:id="3033" w:author="Benton, Deon" w:date="2026-03-30T17:37:00Z" w16du:dateUtc="2026-03-30T22:37:00Z">
        <w:r w:rsidR="00901C0F">
          <w:rPr>
            <w:rFonts w:ascii="Times New Roman" w:eastAsia="Times New Roman" w:hAnsi="Times New Roman" w:cs="Times New Roman"/>
          </w:rPr>
          <w:t xml:space="preserve">because this simulation was designed </w:t>
        </w:r>
      </w:ins>
      <w:ins w:id="3034" w:author="Benton, Deon" w:date="2026-03-30T17:32:00Z" w16du:dateUtc="2026-03-30T22:32:00Z">
        <w:r w:rsidR="003B5301">
          <w:rPr>
            <w:rFonts w:ascii="Times New Roman" w:eastAsia="Times New Roman" w:hAnsi="Times New Roman" w:cs="Times New Roman"/>
          </w:rPr>
          <w:t>to assess the robustness of ALIAS’s responses</w:t>
        </w:r>
      </w:ins>
      <w:ins w:id="3035" w:author="Benton, Deon" w:date="2026-03-30T17:33:00Z" w16du:dateUtc="2026-03-30T22:33:00Z">
        <w:r w:rsidR="003B5301">
          <w:rPr>
            <w:rFonts w:ascii="Times New Roman" w:eastAsia="Times New Roman" w:hAnsi="Times New Roman" w:cs="Times New Roman"/>
          </w:rPr>
          <w:t xml:space="preserve"> and </w:t>
        </w:r>
      </w:ins>
      <w:ins w:id="3036" w:author="Benton, Deon" w:date="2026-03-30T17:37:00Z" w16du:dateUtc="2026-03-30T22:37:00Z">
        <w:r w:rsidR="00901C0F">
          <w:rPr>
            <w:rFonts w:ascii="Times New Roman" w:eastAsia="Times New Roman" w:hAnsi="Times New Roman" w:cs="Times New Roman"/>
          </w:rPr>
          <w:t>give</w:t>
        </w:r>
      </w:ins>
      <w:ins w:id="3037" w:author="Benton, Deon" w:date="2026-04-12T14:49:00Z" w16du:dateUtc="2026-04-12T19:49:00Z">
        <w:r w:rsidR="00784ED7">
          <w:rPr>
            <w:rFonts w:ascii="Times New Roman" w:eastAsia="Times New Roman" w:hAnsi="Times New Roman" w:cs="Times New Roman"/>
          </w:rPr>
          <w:t>n</w:t>
        </w:r>
      </w:ins>
      <w:ins w:id="3038" w:author="Benton, Deon" w:date="2026-03-30T17:37:00Z" w16du:dateUtc="2026-03-30T22:37:00Z">
        <w:r w:rsidR="00901C0F">
          <w:rPr>
            <w:rFonts w:ascii="Times New Roman" w:eastAsia="Times New Roman" w:hAnsi="Times New Roman" w:cs="Times New Roman"/>
          </w:rPr>
          <w:t xml:space="preserve"> that </w:t>
        </w:r>
      </w:ins>
      <w:ins w:id="3039" w:author="Benton, Deon" w:date="2026-04-12T14:51:00Z" w16du:dateUtc="2026-04-12T19:51:00Z">
        <w:r w:rsidR="0063430A">
          <w:rPr>
            <w:rFonts w:ascii="Times New Roman" w:eastAsia="Times New Roman" w:hAnsi="Times New Roman" w:cs="Times New Roman"/>
          </w:rPr>
          <w:t xml:space="preserve">OM10 </w:t>
        </w:r>
      </w:ins>
      <w:ins w:id="3040" w:author="Benton, Deon" w:date="2026-04-12T14:54:00Z" w16du:dateUtc="2026-04-12T19:54:00Z">
        <w:r w:rsidR="004E2C0A">
          <w:rPr>
            <w:rFonts w:ascii="Times New Roman" w:eastAsia="Times New Roman" w:hAnsi="Times New Roman" w:cs="Times New Roman"/>
          </w:rPr>
          <w:t xml:space="preserve">(and its extension, OM10-2) </w:t>
        </w:r>
      </w:ins>
      <w:ins w:id="3041" w:author="Benton, Deon" w:date="2026-04-12T14:51:00Z" w16du:dateUtc="2026-04-12T19:51:00Z">
        <w:r w:rsidR="0063430A">
          <w:rPr>
            <w:rFonts w:ascii="Times New Roman" w:eastAsia="Times New Roman" w:hAnsi="Times New Roman" w:cs="Times New Roman"/>
          </w:rPr>
          <w:t>does not model infan</w:t>
        </w:r>
      </w:ins>
      <w:ins w:id="3042" w:author="Benton, Deon" w:date="2026-04-12T14:52:00Z" w16du:dateUtc="2026-04-12T19:52:00Z">
        <w:r w:rsidR="0063430A">
          <w:rPr>
            <w:rFonts w:ascii="Times New Roman" w:eastAsia="Times New Roman" w:hAnsi="Times New Roman" w:cs="Times New Roman"/>
          </w:rPr>
          <w:t>ts’ real-world action-processing experience—this is a model of a typical action understanding study itself</w:t>
        </w:r>
      </w:ins>
      <w:ins w:id="3043" w:author="Benton, Deon" w:date="2026-04-12T14:53:00Z" w16du:dateUtc="2026-04-12T19:53:00Z">
        <w:r w:rsidR="0063430A">
          <w:rPr>
            <w:rFonts w:ascii="Times New Roman" w:eastAsia="Times New Roman" w:hAnsi="Times New Roman" w:cs="Times New Roman"/>
          </w:rPr>
          <w:t>—</w:t>
        </w:r>
      </w:ins>
      <w:ins w:id="3044" w:author="Benton, Deon" w:date="2026-03-30T17:38:00Z" w16du:dateUtc="2026-03-30T22:38:00Z">
        <w:r w:rsidR="00901C0F">
          <w:rPr>
            <w:rFonts w:ascii="Times New Roman" w:eastAsia="Times New Roman" w:hAnsi="Times New Roman" w:cs="Times New Roman"/>
          </w:rPr>
          <w:t>ALIAS’s performance</w:t>
        </w:r>
      </w:ins>
      <w:ins w:id="3045" w:author="Benton, Deon" w:date="2026-03-30T17:28:00Z" w16du:dateUtc="2026-03-30T22:28:00Z">
        <w:r w:rsidR="00E148E1">
          <w:rPr>
            <w:rFonts w:ascii="Times New Roman" w:eastAsia="Times New Roman" w:hAnsi="Times New Roman" w:cs="Times New Roman"/>
          </w:rPr>
          <w:t xml:space="preserve"> was not compared to that of OM10</w:t>
        </w:r>
      </w:ins>
      <w:ins w:id="3046" w:author="Benton, Deon" w:date="2026-04-12T14:50:00Z" w16du:dateUtc="2026-04-12T19:50:00Z">
        <w:r w:rsidR="00784ED7">
          <w:rPr>
            <w:rFonts w:ascii="Times New Roman" w:eastAsia="Times New Roman" w:hAnsi="Times New Roman" w:cs="Times New Roman"/>
          </w:rPr>
          <w:t xml:space="preserve">. </w:t>
        </w:r>
      </w:ins>
      <w:ins w:id="3047" w:author="Benton, Deon" w:date="2026-04-12T14:49:00Z" w16du:dateUtc="2026-04-12T19:49:00Z">
        <w:r w:rsidR="00784ED7">
          <w:rPr>
            <w:rFonts w:ascii="Times New Roman" w:eastAsia="Times New Roman" w:hAnsi="Times New Roman" w:cs="Times New Roman"/>
          </w:rPr>
          <w:t xml:space="preserve"> </w:t>
        </w:r>
      </w:ins>
      <w:ins w:id="3048" w:author="Benton, Deon" w:date="2026-04-12T14:53:00Z" w16du:dateUtc="2026-04-12T19:53:00Z">
        <w:r w:rsidR="004E2C0A">
          <w:rPr>
            <w:rFonts w:ascii="Times New Roman" w:eastAsia="Times New Roman" w:hAnsi="Times New Roman" w:cs="Times New Roman"/>
          </w:rPr>
          <w:t>However</w:t>
        </w:r>
      </w:ins>
      <w:ins w:id="3049" w:author="Benton, Deon" w:date="2026-04-12T14:54:00Z" w16du:dateUtc="2026-04-12T19:54:00Z">
        <w:r w:rsidR="004E2C0A">
          <w:rPr>
            <w:rFonts w:ascii="Times New Roman" w:eastAsia="Times New Roman" w:hAnsi="Times New Roman" w:cs="Times New Roman"/>
          </w:rPr>
          <w:t xml:space="preserve">, </w:t>
        </w:r>
      </w:ins>
      <w:ins w:id="3050" w:author="Benton, Deon" w:date="2026-04-12T14:55:00Z" w16du:dateUtc="2026-04-12T19:55:00Z">
        <w:r w:rsidR="009A539F">
          <w:rPr>
            <w:rFonts w:ascii="Times New Roman" w:eastAsia="Times New Roman" w:hAnsi="Times New Roman" w:cs="Times New Roman"/>
          </w:rPr>
          <w:t xml:space="preserve">because such experience </w:t>
        </w:r>
      </w:ins>
      <w:ins w:id="3051" w:author="Benton, Deon" w:date="2026-04-12T14:56:00Z" w16du:dateUtc="2026-04-12T19:56:00Z">
        <w:r w:rsidR="009A539F">
          <w:rPr>
            <w:rFonts w:ascii="Times New Roman" w:eastAsia="Times New Roman" w:hAnsi="Times New Roman" w:cs="Times New Roman"/>
          </w:rPr>
          <w:t>is integral to</w:t>
        </w:r>
      </w:ins>
      <w:ins w:id="3052" w:author="Benton, Deon" w:date="2026-04-12T14:55:00Z" w16du:dateUtc="2026-04-12T19:55:00Z">
        <w:r w:rsidR="009A539F">
          <w:rPr>
            <w:rFonts w:ascii="Times New Roman" w:eastAsia="Times New Roman" w:hAnsi="Times New Roman" w:cs="Times New Roman"/>
          </w:rPr>
          <w:t xml:space="preserve"> </w:t>
        </w:r>
      </w:ins>
      <w:ins w:id="3053" w:author="Benton, Deon" w:date="2026-04-12T14:54:00Z" w16du:dateUtc="2026-04-12T19:54:00Z">
        <w:r w:rsidR="004E2C0A">
          <w:rPr>
            <w:rFonts w:ascii="Times New Roman" w:eastAsia="Times New Roman" w:hAnsi="Times New Roman" w:cs="Times New Roman"/>
          </w:rPr>
          <w:t>A</w:t>
        </w:r>
      </w:ins>
      <w:ins w:id="3054" w:author="Benton, Deon" w:date="2026-04-12T14:53:00Z" w16du:dateUtc="2026-04-12T19:53:00Z">
        <w:r w:rsidR="0063430A">
          <w:rPr>
            <w:rFonts w:ascii="Times New Roman" w:eastAsia="Times New Roman" w:hAnsi="Times New Roman" w:cs="Times New Roman"/>
          </w:rPr>
          <w:t xml:space="preserve">LIAS </w:t>
        </w:r>
      </w:ins>
      <w:ins w:id="3055" w:author="Benton, Deon" w:date="2026-04-12T14:55:00Z" w16du:dateUtc="2026-04-12T19:55:00Z">
        <w:r w:rsidR="009A539F">
          <w:rPr>
            <w:rFonts w:ascii="Times New Roman" w:eastAsia="Times New Roman" w:hAnsi="Times New Roman" w:cs="Times New Roman"/>
          </w:rPr>
          <w:t xml:space="preserve">and ALIAS-2, the </w:t>
        </w:r>
      </w:ins>
      <w:ins w:id="3056" w:author="Benton, Deon" w:date="2026-04-12T14:53:00Z" w16du:dateUtc="2026-04-12T19:53:00Z">
        <w:r w:rsidR="0063430A">
          <w:rPr>
            <w:rFonts w:ascii="Times New Roman" w:eastAsia="Times New Roman" w:hAnsi="Times New Roman" w:cs="Times New Roman"/>
          </w:rPr>
          <w:t>performance</w:t>
        </w:r>
      </w:ins>
      <w:ins w:id="3057" w:author="Benton, Deon" w:date="2026-04-12T14:55:00Z" w16du:dateUtc="2026-04-12T19:55:00Z">
        <w:r w:rsidR="009A539F">
          <w:rPr>
            <w:rFonts w:ascii="Times New Roman" w:eastAsia="Times New Roman" w:hAnsi="Times New Roman" w:cs="Times New Roman"/>
          </w:rPr>
          <w:t xml:space="preserve"> of both models was compared.</w:t>
        </w:r>
      </w:ins>
      <w:ins w:id="3058" w:author="Benton, Deon" w:date="2026-04-12T14:53:00Z" w16du:dateUtc="2026-04-12T19:53:00Z">
        <w:r w:rsidR="0063430A">
          <w:rPr>
            <w:rFonts w:ascii="Times New Roman" w:eastAsia="Times New Roman" w:hAnsi="Times New Roman" w:cs="Times New Roman"/>
          </w:rPr>
          <w:t xml:space="preserve"> </w:t>
        </w:r>
      </w:ins>
    </w:p>
    <w:p w14:paraId="65DB0E4A" w14:textId="6878975C" w:rsidR="00B208F8" w:rsidRDefault="00B208F8" w:rsidP="00C56F38">
      <w:pPr>
        <w:spacing w:line="480" w:lineRule="auto"/>
        <w:contextualSpacing/>
        <w:rPr>
          <w:ins w:id="3059" w:author="Benton, Deon" w:date="2026-03-09T19:15:00Z" w16du:dateUtc="2026-03-10T00:15:00Z"/>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ins w:id="3060" w:author="Benton, Deon" w:date="2026-04-01T15:01:00Z" w16du:dateUtc="2026-04-01T20:01:00Z"/>
          <w:rFonts w:ascii="Times New Roman" w:hAnsi="Times New Roman" w:cs="Times New Roman"/>
          <w:b/>
          <w:bCs/>
        </w:rPr>
      </w:pPr>
      <w:ins w:id="3061" w:author="Benton, Deon" w:date="2026-03-09T19:15:00Z" w16du:dateUtc="2026-03-10T00:15:00Z">
        <w:r>
          <w:rPr>
            <w:rFonts w:ascii="Times New Roman" w:hAnsi="Times New Roman" w:cs="Times New Roman"/>
            <w:b/>
            <w:bCs/>
          </w:rPr>
          <w:t>Results</w:t>
        </w:r>
      </w:ins>
    </w:p>
    <w:p w14:paraId="30824B99" w14:textId="77777777" w:rsidR="0012060D" w:rsidRPr="00857369" w:rsidRDefault="0012060D" w:rsidP="00C56F38">
      <w:pPr>
        <w:tabs>
          <w:tab w:val="left" w:pos="720"/>
          <w:tab w:val="left" w:pos="1440"/>
          <w:tab w:val="left" w:pos="2160"/>
          <w:tab w:val="left" w:pos="2880"/>
          <w:tab w:val="left" w:pos="3600"/>
          <w:tab w:val="center" w:pos="4680"/>
        </w:tabs>
        <w:spacing w:line="480" w:lineRule="auto"/>
        <w:contextualSpacing/>
        <w:rPr>
          <w:ins w:id="3062" w:author="Benton, Deon" w:date="2026-03-09T19:15:00Z" w16du:dateUtc="2026-03-10T00:15:00Z"/>
          <w:rFonts w:ascii="Times New Roman" w:hAnsi="Times New Roman" w:cs="Times New Roman"/>
          <w:b/>
          <w:bCs/>
        </w:rPr>
      </w:pPr>
    </w:p>
    <w:p w14:paraId="299E0064" w14:textId="77777777" w:rsidR="0012060D" w:rsidRDefault="0012060D" w:rsidP="0012060D">
      <w:pPr>
        <w:spacing w:line="480" w:lineRule="auto"/>
        <w:contextualSpacing/>
        <w:rPr>
          <w:ins w:id="3063" w:author="Benton, Deon" w:date="2026-04-01T15:01:00Z" w16du:dateUtc="2026-04-01T20:01:00Z"/>
          <w:rFonts w:ascii="Times New Roman" w:eastAsia="Times New Roman" w:hAnsi="Times New Roman" w:cs="Times New Roman"/>
        </w:rPr>
      </w:pPr>
      <w:ins w:id="3064" w:author="Benton, Deon" w:date="2026-04-01T15:01:00Z" w16du:dateUtc="2026-04-01T20:01:00Z">
        <w:r>
          <w:rPr>
            <w:rFonts w:ascii="Times New Roman" w:eastAsia="Times New Roman" w:hAnsi="Times New Roman" w:cs="Times New Roman"/>
            <w:b/>
            <w:bCs/>
          </w:rPr>
          <w:t xml:space="preserve">Discussion </w:t>
        </w:r>
      </w:ins>
    </w:p>
    <w:p w14:paraId="5B2F7A7F" w14:textId="77777777" w:rsidR="00C56F38" w:rsidRDefault="00C56F38" w:rsidP="00C56F38">
      <w:pPr>
        <w:spacing w:line="480" w:lineRule="auto"/>
        <w:contextualSpacing/>
        <w:rPr>
          <w:ins w:id="3065" w:author="Benton, Deon" w:date="2026-03-03T16:16:00Z" w16du:dateUtc="2026-03-03T22:16:00Z"/>
          <w:rFonts w:ascii="Times New Roman" w:eastAsia="Times New Roman" w:hAnsi="Times New Roman" w:cs="Times New Roman"/>
        </w:rPr>
      </w:pPr>
    </w:p>
    <w:p w14:paraId="271D27EB" w14:textId="3B2378C2" w:rsidR="00B208F8" w:rsidRPr="00660DD3" w:rsidRDefault="00660DD3" w:rsidP="00660DD3">
      <w:pPr>
        <w:spacing w:line="480" w:lineRule="auto"/>
        <w:contextualSpacing/>
        <w:rPr>
          <w:rFonts w:ascii="Times New Roman" w:eastAsia="Times New Roman" w:hAnsi="Times New Roman" w:cs="Times New Roman"/>
        </w:rPr>
      </w:pPr>
      <w:ins w:id="3066" w:author="Benton, Deon" w:date="2026-04-12T14:32:00Z" w16du:dateUtc="2026-04-12T19:32:00Z">
        <w:r w:rsidRPr="00660DD3">
          <w:rPr>
            <w:rFonts w:ascii="Times New Roman" w:eastAsia="Times New Roman" w:hAnsi="Times New Roman" w:cs="Times New Roman"/>
          </w:rPr>
          <w:t xml:space="preserve">Simulation 1 addresses the potential concern that the results in Simulation </w:t>
        </w:r>
        <w:proofErr w:type="gramStart"/>
        <w:r w:rsidRPr="00660DD3">
          <w:rPr>
            <w:rFonts w:ascii="Times New Roman" w:eastAsia="Times New Roman" w:hAnsi="Times New Roman" w:cs="Times New Roman"/>
          </w:rPr>
          <w:t>1a</w:t>
        </w:r>
        <w:proofErr w:type="gramEnd"/>
        <w:r>
          <w:rPr>
            <w:rFonts w:ascii="Times New Roman" w:eastAsia="Times New Roman" w:hAnsi="Times New Roman" w:cs="Times New Roman"/>
          </w:rPr>
          <w:t xml:space="preserve"> but other issues remain. Anot</w:t>
        </w:r>
      </w:ins>
      <w:ins w:id="3067" w:author="Benton, Deon" w:date="2026-04-12T14:33:00Z" w16du:dateUtc="2026-04-12T19:33:00Z">
        <w:r>
          <w:rPr>
            <w:rFonts w:ascii="Times New Roman" w:eastAsia="Times New Roman" w:hAnsi="Times New Roman" w:cs="Times New Roman"/>
          </w:rPr>
          <w:t xml:space="preserve">her is X. </w:t>
        </w:r>
      </w:ins>
      <w:ins w:id="3068" w:author="Benton, Deon" w:date="2026-04-12T14:32:00Z" w16du:dateUtc="2026-04-12T19:32:00Z">
        <w:r w:rsidRPr="00660DD3">
          <w:rPr>
            <w:rFonts w:ascii="Times New Roman" w:eastAsia="Times New Roman" w:hAnsi="Times New Roman" w:cs="Times New Roman"/>
          </w:rPr>
          <w:t xml:space="preserve">Another issue that remains to be </w:t>
        </w:r>
      </w:ins>
    </w:p>
    <w:p w14:paraId="0356A792" w14:textId="2235E780" w:rsidR="00B208F8" w:rsidRPr="009F7F31" w:rsidRDefault="00B208F8" w:rsidP="009F7F31">
      <w:pPr>
        <w:spacing w:line="480" w:lineRule="auto"/>
        <w:ind w:firstLine="720"/>
        <w:contextualSpacing/>
        <w:jc w:val="center"/>
        <w:rPr>
          <w:ins w:id="3069" w:author="Benton, Deon" w:date="2026-03-03T16:16:00Z" w16du:dateUtc="2026-03-03T22:16:00Z"/>
          <w:rFonts w:ascii="Times New Roman" w:eastAsia="Times New Roman" w:hAnsi="Times New Roman" w:cs="Times New Roman"/>
          <w:b/>
          <w:bCs/>
        </w:rPr>
      </w:pPr>
      <w:ins w:id="3070" w:author="Benton, Deon" w:date="2026-03-03T16:16:00Z" w16du:dateUtc="2026-03-03T22:16:00Z">
        <w:r w:rsidRPr="009F7F31">
          <w:rPr>
            <w:rFonts w:ascii="Times New Roman" w:eastAsia="Times New Roman" w:hAnsi="Times New Roman" w:cs="Times New Roman"/>
            <w:b/>
            <w:bCs/>
          </w:rPr>
          <w:t>Simulation 2</w:t>
        </w:r>
      </w:ins>
    </w:p>
    <w:p w14:paraId="5B4F8381" w14:textId="4F3019B2"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Simulation 2 was loosely based on that by </w:t>
      </w:r>
      <w:proofErr w:type="spellStart"/>
      <w:r>
        <w:rPr>
          <w:rFonts w:ascii="Times New Roman" w:eastAsia="Times New Roman" w:hAnsi="Times New Roman" w:cs="Times New Roman"/>
        </w:rPr>
        <w:t>Csibra</w:t>
      </w:r>
      <w:proofErr w:type="spellEnd"/>
      <w:r>
        <w:rPr>
          <w:rFonts w:ascii="Times New Roman" w:eastAsia="Times New Roman" w:hAnsi="Times New Roman" w:cs="Times New Roman"/>
        </w:rPr>
        <w:t xml:space="preserve"> et al. (1999) and tested </w:t>
      </w:r>
      <w:r w:rsidR="00254EDB">
        <w:rPr>
          <w:rFonts w:ascii="Times New Roman" w:eastAsia="Times New Roman" w:hAnsi="Times New Roman" w:cs="Times New Roman"/>
        </w:rPr>
        <w:t>whether networks’</w:t>
      </w:r>
      <w:r>
        <w:rPr>
          <w:rFonts w:ascii="Times New Roman" w:eastAsia="Times New Roman" w:hAnsi="Times New Roman" w:cs="Times New Roman"/>
        </w:rPr>
        <w:t xml:space="preserve"> behavior in Simulation 1 depended on</w:t>
      </w:r>
      <w:r w:rsidR="00254EDB">
        <w:rPr>
          <w:rFonts w:ascii="Times New Roman" w:eastAsia="Times New Roman" w:hAnsi="Times New Roman" w:cs="Times New Roman"/>
        </w:rPr>
        <w:t xml:space="preserve"> the presence of animate features.</w:t>
      </w:r>
      <w:r>
        <w:rPr>
          <w:rFonts w:ascii="Times New Roman" w:eastAsia="Times New Roman" w:hAnsi="Times New Roman" w:cs="Times New Roman"/>
        </w:rPr>
        <w:t xml:space="preserve"> This simulation was identical to Simulation 1 in all respects except for the fact that the objects </w:t>
      </w:r>
      <w:r w:rsidR="00254EDB">
        <w:rPr>
          <w:rFonts w:ascii="Times New Roman" w:eastAsia="Times New Roman" w:hAnsi="Times New Roman" w:cs="Times New Roman"/>
        </w:rPr>
        <w:t xml:space="preserve">used during the habituation and test phases </w:t>
      </w:r>
      <w:r>
        <w:rPr>
          <w:rFonts w:ascii="Times New Roman" w:eastAsia="Times New Roman" w:hAnsi="Times New Roman" w:cs="Times New Roman"/>
        </w:rPr>
        <w:t xml:space="preserve">did not possess animate features; that is, the Inanimate Feature unit was turned on in both Animate Feature groups.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P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p w14:paraId="09B1C71D" w14:textId="5F169901"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3 depicts networks’ </w:t>
      </w:r>
      <w:proofErr w:type="gramStart"/>
      <w:r>
        <w:rPr>
          <w:rFonts w:ascii="Times New Roman" w:hAnsi="Times New Roman" w:cs="Times New Roman"/>
        </w:rPr>
        <w:t>mean</w:t>
      </w:r>
      <w:proofErr w:type="gramEnd"/>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times to the Efficient and Inefficient test events for the Experimental and Control conditions</w:t>
      </w:r>
      <w:r w:rsidR="00DF590B">
        <w:rPr>
          <w:rFonts w:ascii="Times New Roman" w:hAnsi="Times New Roman" w:cs="Times New Roman"/>
        </w:rPr>
        <w:t xml:space="preserve"> across the training epochs</w:t>
      </w:r>
      <w:r>
        <w:rPr>
          <w:rFonts w:ascii="Times New Roman" w:hAnsi="Times New Roman" w:cs="Times New Roman"/>
        </w:rPr>
        <w:t xml:space="preserve">. </w:t>
      </w:r>
      <w:r w:rsidR="00294E89">
        <w:rPr>
          <w:rFonts w:ascii="Times New Roman" w:hAnsi="Times New Roman" w:cs="Times New Roman"/>
        </w:rPr>
        <w:t xml:space="preserve">As can be seen in </w:t>
      </w:r>
      <w:r w:rsidR="007142FC">
        <w:rPr>
          <w:rFonts w:ascii="Times New Roman" w:hAnsi="Times New Roman" w:cs="Times New Roman"/>
        </w:rPr>
        <w:t>that figure</w:t>
      </w:r>
      <w:r w:rsidR="00294E89">
        <w:rPr>
          <w:rFonts w:ascii="Times New Roman" w:hAnsi="Times New Roman" w:cs="Times New Roman"/>
        </w:rPr>
        <w:t xml:space="preserve">, </w:t>
      </w:r>
      <w:r w:rsidR="001426AF">
        <w:rPr>
          <w:rFonts w:ascii="Times New Roman" w:hAnsi="Times New Roman" w:cs="Times New Roman"/>
        </w:rPr>
        <w:t xml:space="preserve">networks assigned to the Experimental condition looked longer at the Inefficient test event than at the Efficient test event. This was true across all training epochs. </w:t>
      </w:r>
      <w:r w:rsidR="007847D6">
        <w:rPr>
          <w:rFonts w:ascii="Times New Roman" w:hAnsi="Times New Roman" w:cs="Times New Roman"/>
        </w:rPr>
        <w:t xml:space="preserve"> In contrast, and as was true for Simulation 1, networks in Control condition showed an inconsistent pattern of looking to the test events across the training epochs</w:t>
      </w:r>
      <w:r w:rsidR="00281DD5">
        <w:rPr>
          <w:rFonts w:ascii="Times New Roman" w:hAnsi="Times New Roman" w:cs="Times New Roman"/>
        </w:rPr>
        <w:t>—for some of the training epochs</w:t>
      </w:r>
      <w:r w:rsidR="00044152">
        <w:rPr>
          <w:rFonts w:ascii="Times New Roman" w:hAnsi="Times New Roman" w:cs="Times New Roman"/>
        </w:rPr>
        <w:t>,</w:t>
      </w:r>
      <w:r w:rsidR="00281DD5">
        <w:rPr>
          <w:rFonts w:ascii="Times New Roman" w:hAnsi="Times New Roman" w:cs="Times New Roman"/>
        </w:rPr>
        <w:t xml:space="preserve"> networks looked longer at the Inefficient </w:t>
      </w:r>
      <w:r w:rsidR="007142FC">
        <w:rPr>
          <w:rFonts w:ascii="Times New Roman" w:hAnsi="Times New Roman" w:cs="Times New Roman"/>
        </w:rPr>
        <w:t>test event</w:t>
      </w:r>
      <w:r w:rsidR="00281DD5">
        <w:rPr>
          <w:rFonts w:ascii="Times New Roman" w:hAnsi="Times New Roman" w:cs="Times New Roman"/>
        </w:rPr>
        <w:t>, whereas for other training epochs</w:t>
      </w:r>
      <w:r w:rsidR="00044152">
        <w:rPr>
          <w:rFonts w:ascii="Times New Roman" w:hAnsi="Times New Roman" w:cs="Times New Roman"/>
        </w:rPr>
        <w:t>,</w:t>
      </w:r>
      <w:r w:rsidR="00281DD5">
        <w:rPr>
          <w:rFonts w:ascii="Times New Roman" w:hAnsi="Times New Roman" w:cs="Times New Roman"/>
        </w:rPr>
        <w:t xml:space="preserve"> networks showed the reverse pattern of looking</w:t>
      </w:r>
      <w:r w:rsidR="001A0FC2">
        <w:rPr>
          <w:rFonts w:ascii="Times New Roman" w:hAnsi="Times New Roman" w:cs="Times New Roman"/>
        </w:rPr>
        <w:t>. Overall,</w:t>
      </w:r>
      <w:r w:rsidR="00044152">
        <w:rPr>
          <w:rFonts w:ascii="Times New Roman" w:hAnsi="Times New Roman" w:cs="Times New Roman"/>
        </w:rPr>
        <w:t xml:space="preserve"> </w:t>
      </w:r>
      <w:r w:rsidR="007847D6">
        <w:rPr>
          <w:rFonts w:ascii="Times New Roman" w:hAnsi="Times New Roman" w:cs="Times New Roman"/>
        </w:rPr>
        <w:t xml:space="preserve">networks in the Control condition looked about equally at the </w:t>
      </w:r>
      <w:r w:rsidR="007142FC">
        <w:rPr>
          <w:rFonts w:ascii="Times New Roman" w:hAnsi="Times New Roman" w:cs="Times New Roman"/>
        </w:rPr>
        <w:t>Efficient and</w:t>
      </w:r>
      <w:r w:rsidR="007847D6">
        <w:rPr>
          <w:rFonts w:ascii="Times New Roman" w:hAnsi="Times New Roman" w:cs="Times New Roman"/>
        </w:rPr>
        <w:t xml:space="preserve"> Inefficient test events. </w:t>
      </w:r>
      <w:r w:rsidR="00044152">
        <w:rPr>
          <w:rFonts w:ascii="Times New Roman" w:eastAsia="Times New Roman" w:hAnsi="Times New Roman" w:cs="Times New Roman"/>
        </w:rPr>
        <w:t>These results reproduced those observed in Simulation 1.</w:t>
      </w:r>
      <w:r>
        <w:rPr>
          <w:rFonts w:ascii="Times New Roman" w:eastAsia="Times New Roman" w:hAnsi="Times New Roman" w:cs="Times New Roman"/>
        </w:rPr>
        <w:t xml:space="preserve">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w:lastRenderedPageBreak/>
        <mc:AlternateContent>
          <mc:Choice Requires="wps">
            <w:drawing>
              <wp:anchor distT="45720" distB="45720" distL="114300" distR="114300" simplePos="0" relativeHeight="251667456" behindDoc="0" locked="0" layoutInCell="1" allowOverlap="1" wp14:anchorId="5A549A9E" wp14:editId="260CA908">
                <wp:simplePos x="0" y="0"/>
                <wp:positionH relativeFrom="page">
                  <wp:posOffset>894715</wp:posOffset>
                </wp:positionH>
                <wp:positionV relativeFrom="paragraph">
                  <wp:posOffset>396240</wp:posOffset>
                </wp:positionV>
                <wp:extent cx="6734175" cy="4972050"/>
                <wp:effectExtent l="0" t="0" r="9525" b="0"/>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4972050"/>
                        </a:xfrm>
                        <a:prstGeom prst="rect">
                          <a:avLst/>
                        </a:prstGeom>
                        <a:solidFill>
                          <a:srgbClr val="FFFFFF"/>
                        </a:solidFill>
                        <a:ln w="9525">
                          <a:noFill/>
                          <a:miter lim="800000"/>
                          <a:headEnd/>
                          <a:tailEnd/>
                        </a:ln>
                      </wps:spPr>
                      <wps:txb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19E37081"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AC1613">
                              <w:rPr>
                                <w:rFonts w:ascii="Times New Roman" w:hAnsi="Times New Roman" w:cs="Times New Roman"/>
                                <w:i w:val="0"/>
                                <w:iCs w:val="0"/>
                                <w:noProof/>
                                <w:color w:val="auto"/>
                                <w:sz w:val="24"/>
                                <w:szCs w:val="24"/>
                              </w:rPr>
                              <w:t>8</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7" type="#_x0000_t202" style="position:absolute;margin-left:70.45pt;margin-top:31.2pt;width:530.25pt;height:391.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" stroked="f">
                <v:textbo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19E37081"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AC1613">
                        <w:rPr>
                          <w:rFonts w:ascii="Times New Roman" w:hAnsi="Times New Roman" w:cs="Times New Roman"/>
                          <w:i w:val="0"/>
                          <w:iCs w:val="0"/>
                          <w:noProof/>
                          <w:color w:val="auto"/>
                          <w:sz w:val="24"/>
                          <w:szCs w:val="24"/>
                        </w:rPr>
                        <w:t>8</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v:textbox>
                <w10:wrap type="square" anchorx="page"/>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01E34645"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474E38">
        <w:rPr>
          <w:rFonts w:ascii="Times New Roman" w:eastAsia="Times New Roman" w:hAnsi="Times New Roman" w:cs="Times New Roman"/>
        </w:rPr>
        <w:t xml:space="preserve">Studies such as that by </w:t>
      </w:r>
      <w:proofErr w:type="spellStart"/>
      <w:r w:rsidR="00474E38">
        <w:rPr>
          <w:rFonts w:ascii="Times New Roman" w:eastAsia="Times New Roman" w:hAnsi="Times New Roman" w:cs="Times New Roman"/>
        </w:rPr>
        <w:t>Csibra</w:t>
      </w:r>
      <w:proofErr w:type="spellEnd"/>
      <w:r w:rsidR="00474E38">
        <w:rPr>
          <w:rFonts w:ascii="Times New Roman" w:eastAsia="Times New Roman" w:hAnsi="Times New Roman" w:cs="Times New Roman"/>
        </w:rPr>
        <w:t xml:space="preserve"> et al. (2003) showed that infants continue to distinguish between inefficient and efficient actions even if the entities involved in the action events do not possess animate features. This simulation examined whether an associative learning mechanism</w:t>
      </w:r>
      <w:r w:rsidR="007142FC">
        <w:rPr>
          <w:rFonts w:ascii="Times New Roman" w:eastAsia="Times New Roman" w:hAnsi="Times New Roman" w:cs="Times New Roman"/>
        </w:rPr>
        <w:t>, combined with extended real</w:t>
      </w:r>
      <w:r w:rsidR="005D478E">
        <w:rPr>
          <w:rFonts w:ascii="Times New Roman" w:eastAsia="Times New Roman" w:hAnsi="Times New Roman" w:cs="Times New Roman"/>
        </w:rPr>
        <w:t>-w</w:t>
      </w:r>
      <w:r w:rsidR="007142FC">
        <w:rPr>
          <w:rFonts w:ascii="Times New Roman" w:eastAsia="Times New Roman" w:hAnsi="Times New Roman" w:cs="Times New Roman"/>
        </w:rPr>
        <w:t>orld experience observing curved and linear motion,</w:t>
      </w:r>
      <w:r w:rsidR="00474E38">
        <w:rPr>
          <w:rFonts w:ascii="Times New Roman" w:eastAsia="Times New Roman" w:hAnsi="Times New Roman" w:cs="Times New Roman"/>
        </w:rPr>
        <w:t xml:space="preserve"> can account for this finding. Specifically, the main aim of Simulation 2 was to determine</w:t>
      </w:r>
      <w:r>
        <w:rPr>
          <w:rFonts w:ascii="Times New Roman" w:eastAsia="Times New Roman" w:hAnsi="Times New Roman" w:cs="Times New Roman"/>
        </w:rPr>
        <w:t xml:space="preserve"> whether </w:t>
      </w:r>
      <w:r w:rsidR="005D7161">
        <w:rPr>
          <w:rFonts w:ascii="Times New Roman" w:eastAsia="Times New Roman" w:hAnsi="Times New Roman" w:cs="Times New Roman"/>
        </w:rPr>
        <w:t>the simulation results from Simulation 1 were due to the objects possessing animate features</w:t>
      </w:r>
      <w:r>
        <w:rPr>
          <w:rFonts w:ascii="Times New Roman" w:eastAsia="Times New Roman" w:hAnsi="Times New Roman" w:cs="Times New Roman"/>
        </w:rPr>
        <w:t xml:space="preserve">. The </w:t>
      </w:r>
      <w:r>
        <w:rPr>
          <w:rFonts w:ascii="Times New Roman" w:eastAsia="Times New Roman" w:hAnsi="Times New Roman" w:cs="Times New Roman"/>
        </w:rPr>
        <w:lastRenderedPageBreak/>
        <w:t xml:space="preserve">results of Simulation 2 </w:t>
      </w:r>
      <w:r w:rsidR="00C46CF6">
        <w:rPr>
          <w:rFonts w:ascii="Times New Roman" w:eastAsia="Times New Roman" w:hAnsi="Times New Roman" w:cs="Times New Roman"/>
        </w:rPr>
        <w:t xml:space="preserve">showed that it was not necessary that the objects involved in the action sequences possess animate features. As was true for infants in Gergely et al. (1995) and </w:t>
      </w:r>
      <w:proofErr w:type="spellStart"/>
      <w:r w:rsidR="00C46CF6">
        <w:rPr>
          <w:rFonts w:ascii="Times New Roman" w:eastAsia="Times New Roman" w:hAnsi="Times New Roman" w:cs="Times New Roman"/>
        </w:rPr>
        <w:t>Csibra</w:t>
      </w:r>
      <w:proofErr w:type="spellEnd"/>
      <w:r w:rsidR="00C46CF6">
        <w:rPr>
          <w:rFonts w:ascii="Times New Roman" w:eastAsia="Times New Roman" w:hAnsi="Times New Roman" w:cs="Times New Roman"/>
        </w:rPr>
        <w:t xml:space="preserve"> et al. (1999),</w:t>
      </w:r>
      <w:r>
        <w:rPr>
          <w:rFonts w:ascii="Times New Roman" w:eastAsia="Times New Roman" w:hAnsi="Times New Roman" w:cs="Times New Roman"/>
        </w:rPr>
        <w:t xml:space="preserve"> </w:t>
      </w:r>
      <w:r w:rsidR="00C46CF6">
        <w:rPr>
          <w:rFonts w:ascii="Times New Roman" w:eastAsia="Times New Roman" w:hAnsi="Times New Roman" w:cs="Times New Roman"/>
        </w:rPr>
        <w:t xml:space="preserve">networks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This result provides additional support for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 by an associative learning mechanism</w:t>
      </w:r>
      <w:r w:rsidR="005D7161">
        <w:rPr>
          <w:rFonts w:ascii="Times New Roman" w:eastAsia="Times New Roman" w:hAnsi="Times New Roman" w:cs="Times New Roman"/>
        </w:rPr>
        <w:t>, combined with experience with curved and straight motion in the real world</w:t>
      </w:r>
      <w:r>
        <w:rPr>
          <w:rFonts w:ascii="Times New Roman" w:eastAsia="Times New Roman" w:hAnsi="Times New Roman" w:cs="Times New Roman"/>
        </w:rPr>
        <w:t xml:space="preserve">. </w:t>
      </w:r>
    </w:p>
    <w:p w14:paraId="085B2D9D" w14:textId="7B1D7D1C"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w:t>
      </w:r>
      <w:r w:rsidR="006A789A">
        <w:rPr>
          <w:rFonts w:ascii="Times New Roman" w:hAnsi="Times New Roman" w:cs="Times New Roman"/>
        </w:rPr>
        <w:t xml:space="preserve"> a finding that </w:t>
      </w:r>
      <w:r w:rsidR="00B84C3F">
        <w:rPr>
          <w:rFonts w:ascii="Times New Roman" w:hAnsi="Times New Roman" w:cs="Times New Roman"/>
        </w:rPr>
        <w:t>represents perhaps</w:t>
      </w:r>
      <w:r w:rsidR="006A789A">
        <w:rPr>
          <w:rFonts w:ascii="Times New Roman" w:hAnsi="Times New Roman" w:cs="Times New Roman"/>
        </w:rPr>
        <w:t xml:space="preserve"> the strongest evidence for </w:t>
      </w:r>
      <w:r w:rsidR="00572DFC">
        <w:rPr>
          <w:rFonts w:ascii="Times New Roman" w:hAnsi="Times New Roman" w:cs="Times New Roman"/>
        </w:rPr>
        <w:t xml:space="preserve">a </w:t>
      </w:r>
      <w:r w:rsidR="00332621">
        <w:rPr>
          <w:rFonts w:ascii="Times New Roman" w:hAnsi="Times New Roman" w:cs="Times New Roman"/>
        </w:rPr>
        <w:t>domain-specific</w:t>
      </w:r>
      <w:r w:rsidR="006A789A">
        <w:rPr>
          <w:rFonts w:ascii="Times New Roman" w:hAnsi="Times New Roman" w:cs="Times New Roman"/>
        </w:rPr>
        <w:t xml:space="preserve"> </w:t>
      </w:r>
      <w:r w:rsidR="00B84C9E">
        <w:rPr>
          <w:rFonts w:ascii="Times New Roman" w:hAnsi="Times New Roman" w:cs="Times New Roman"/>
        </w:rPr>
        <w:t>mechanism such as a teleological stance</w:t>
      </w:r>
      <w:r>
        <w:rPr>
          <w:rFonts w:ascii="Times New Roman" w:hAnsi="Times New Roman" w:cs="Times New Roman"/>
        </w:rPr>
        <w:t xml:space="preserve">: Infants can make inferences about one of the components of the model given information about </w:t>
      </w:r>
      <w:r w:rsidR="009E30A3">
        <w:rPr>
          <w:rFonts w:ascii="Times New Roman" w:hAnsi="Times New Roman" w:cs="Times New Roman"/>
        </w:rPr>
        <w:t>other</w:t>
      </w:r>
      <w:r>
        <w:rPr>
          <w:rFonts w:ascii="Times New Roman" w:hAnsi="Times New Roman" w:cs="Times New Roman"/>
        </w:rPr>
        <w:t xml:space="preserve"> components. For example, infants can infer that an external constraint exists based on an agent’s actions and its goals. Similarly, infants can infer an agent’s goals from </w:t>
      </w:r>
      <w:proofErr w:type="gramStart"/>
      <w:r>
        <w:rPr>
          <w:rFonts w:ascii="Times New Roman" w:hAnsi="Times New Roman" w:cs="Times New Roman"/>
        </w:rPr>
        <w:t>its</w:t>
      </w:r>
      <w:proofErr w:type="gramEnd"/>
      <w:r>
        <w:rPr>
          <w:rFonts w:ascii="Times New Roman" w:hAnsi="Times New Roman" w:cs="Times New Roman"/>
        </w:rPr>
        <w:t xml:space="preserve"> actions and external constraints. Data that bear directly on this question </w:t>
      </w:r>
      <w:proofErr w:type="gramStart"/>
      <w:r>
        <w:rPr>
          <w:rFonts w:ascii="Times New Roman" w:hAnsi="Times New Roman" w:cs="Times New Roman"/>
        </w:rPr>
        <w:t>come</w:t>
      </w:r>
      <w:proofErr w:type="gramEnd"/>
      <w:r>
        <w:rPr>
          <w:rFonts w:ascii="Times New Roman" w:hAnsi="Times New Roman" w:cs="Times New Roman"/>
        </w:rPr>
        <w:t xml:space="preserve"> from a study by </w:t>
      </w:r>
      <w:proofErr w:type="spellStart"/>
      <w:r>
        <w:rPr>
          <w:rFonts w:ascii="Times New Roman" w:hAnsi="Times New Roman" w:cs="Times New Roman"/>
        </w:rPr>
        <w:t>Csibra</w:t>
      </w:r>
      <w:proofErr w:type="spellEnd"/>
      <w:r>
        <w:rPr>
          <w:rFonts w:ascii="Times New Roman" w:hAnsi="Times New Roman" w:cs="Times New Roman"/>
        </w:rPr>
        <w:t xml:space="preserve">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it moved around the right bar before continuing in the</w:t>
      </w:r>
      <w:r w:rsidR="00F85CD0">
        <w:rPr>
          <w:rFonts w:ascii="Times New Roman" w:hAnsi="Times New Roman" w:cs="Times New Roman"/>
        </w:rPr>
        <w:t xml:space="preserve"> small circle’s last seen</w:t>
      </w:r>
      <w:r w:rsidRPr="00EC6297">
        <w:rPr>
          <w:rFonts w:ascii="Times New Roman" w:hAnsi="Times New Roman" w:cs="Times New Roman"/>
        </w:rPr>
        <w:t xml:space="preserve"> </w:t>
      </w:r>
      <w:r>
        <w:rPr>
          <w:rFonts w:ascii="Times New Roman" w:hAnsi="Times New Roman" w:cs="Times New Roman"/>
        </w:rPr>
        <w:t>direction. Crucially, because the larger circle never reached the small circle, its goal—namely, to catch the small circle—had to be inferred. Infants were then shown two test events</w:t>
      </w:r>
      <w:r w:rsidR="00C64721">
        <w:rPr>
          <w:rFonts w:ascii="Times New Roman" w:hAnsi="Times New Roman" w:cs="Times New Roman"/>
        </w:rPr>
        <w:t xml:space="preserve">. In both test events, </w:t>
      </w:r>
      <w:r>
        <w:rPr>
          <w:rFonts w:ascii="Times New Roman" w:hAnsi="Times New Roman" w:cs="Times New Roman"/>
        </w:rPr>
        <w:t xml:space="preserve">the gap between the two barriers was now wide enough for both circles to pass through. In the </w:t>
      </w:r>
      <w:r>
        <w:rPr>
          <w:rFonts w:ascii="Times New Roman" w:hAnsi="Times New Roman" w:cs="Times New Roman"/>
        </w:rPr>
        <w:lastRenderedPageBreak/>
        <w:t xml:space="preserve">Incongruent event, the larger circle again moved around the right barrier; it passed through the gap in the Congruent event. </w:t>
      </w:r>
      <w:proofErr w:type="spellStart"/>
      <w:r>
        <w:rPr>
          <w:rFonts w:ascii="Times New Roman" w:hAnsi="Times New Roman" w:cs="Times New Roman"/>
        </w:rPr>
        <w:t>Csibra</w:t>
      </w:r>
      <w:proofErr w:type="spellEnd"/>
      <w:r>
        <w:rPr>
          <w:rFonts w:ascii="Times New Roman" w:hAnsi="Times New Roman" w:cs="Times New Roman"/>
        </w:rPr>
        <w:t xml:space="preserve"> et al. (2003) found that infants looked longer at the former event than at the latter. This was interpreted to mean that infants understood that the larger circle’s goal was to catch the smaller circle.</w:t>
      </w:r>
    </w:p>
    <w:p w14:paraId="01968BE4" w14:textId="712C99EB" w:rsidR="00C64721"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w:t>
      </w:r>
      <w:proofErr w:type="spellStart"/>
      <w:r>
        <w:rPr>
          <w:rFonts w:ascii="Times New Roman" w:hAnsi="Times New Roman" w:cs="Times New Roman"/>
        </w:rPr>
        <w:t>occluder</w:t>
      </w:r>
      <w:proofErr w:type="spellEnd"/>
      <w:r>
        <w:rPr>
          <w:rFonts w:ascii="Times New Roman" w:hAnsi="Times New Roman" w:cs="Times New Roman"/>
        </w:rPr>
        <w:t xml:space="preserve">. However, infants could still see the second object and portions of the first object’s </w:t>
      </w:r>
      <w:r w:rsidR="00261DEA">
        <w:rPr>
          <w:rFonts w:ascii="Times New Roman" w:hAnsi="Times New Roman" w:cs="Times New Roman"/>
        </w:rPr>
        <w:t xml:space="preserve">curved </w:t>
      </w:r>
      <w:r>
        <w:rPr>
          <w:rFonts w:ascii="Times New Roman" w:hAnsi="Times New Roman" w:cs="Times New Roman"/>
        </w:rPr>
        <w:t xml:space="preserve">motion path behind the </w:t>
      </w:r>
      <w:proofErr w:type="spellStart"/>
      <w:r>
        <w:rPr>
          <w:rFonts w:ascii="Times New Roman" w:hAnsi="Times New Roman" w:cs="Times New Roman"/>
        </w:rPr>
        <w:t>occluder</w:t>
      </w:r>
      <w:proofErr w:type="spellEnd"/>
      <w:r>
        <w:rPr>
          <w:rFonts w:ascii="Times New Roman" w:hAnsi="Times New Roman" w:cs="Times New Roman"/>
        </w:rPr>
        <w:t xml:space="preserve"> as it moved to reach the second object. Infants were then shown two test events without the </w:t>
      </w:r>
      <w:proofErr w:type="spellStart"/>
      <w:r>
        <w:rPr>
          <w:rFonts w:ascii="Times New Roman" w:hAnsi="Times New Roman" w:cs="Times New Roman"/>
        </w:rPr>
        <w:t>occluder</w:t>
      </w:r>
      <w:proofErr w:type="spellEnd"/>
      <w:r>
        <w:rPr>
          <w:rFonts w:ascii="Times New Roman" w:hAnsi="Times New Roman" w:cs="Times New Roman"/>
        </w:rPr>
        <w:t xml:space="preserve">.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w:t>
      </w:r>
      <w:r w:rsidR="00C64721">
        <w:rPr>
          <w:rFonts w:ascii="Times New Roman" w:hAnsi="Times New Roman" w:cs="Times New Roman"/>
        </w:rPr>
        <w:t>Together, these findings were taken to mean that infants possess a teleological stance.</w:t>
      </w:r>
    </w:p>
    <w:p w14:paraId="494D8A6D" w14:textId="070B64C4" w:rsidR="00524642" w:rsidRDefault="00524642" w:rsidP="00070F13">
      <w:pPr>
        <w:spacing w:line="480" w:lineRule="auto"/>
        <w:ind w:firstLine="720"/>
        <w:contextualSpacing/>
        <w:rPr>
          <w:rFonts w:ascii="Times New Roman" w:hAnsi="Times New Roman" w:cs="Times New Roman"/>
        </w:rPr>
      </w:pPr>
      <w:r>
        <w:rPr>
          <w:rFonts w:ascii="Times New Roman" w:hAnsi="Times New Roman" w:cs="Times New Roman"/>
        </w:rPr>
        <w:t>Simulation 3</w:t>
      </w:r>
      <w:r w:rsidR="00070F13">
        <w:rPr>
          <w:rFonts w:ascii="Times New Roman" w:hAnsi="Times New Roman" w:cs="Times New Roman"/>
        </w:rPr>
        <w:t xml:space="preserve"> tested whether </w:t>
      </w:r>
      <w:r w:rsidR="00261DEA">
        <w:rPr>
          <w:rFonts w:ascii="Times New Roman" w:hAnsi="Times New Roman" w:cs="Times New Roman"/>
        </w:rPr>
        <w:t xml:space="preserve">the present theoretical perspective </w:t>
      </w:r>
      <w:r w:rsidR="00070F13">
        <w:rPr>
          <w:rFonts w:ascii="Times New Roman" w:hAnsi="Times New Roman" w:cs="Times New Roman"/>
        </w:rPr>
        <w:t xml:space="preserve">was sufficient to explain these findings. Such a demonstration would indicate that </w:t>
      </w:r>
      <w:r w:rsidR="00C72207">
        <w:rPr>
          <w:rFonts w:ascii="Times New Roman" w:hAnsi="Times New Roman" w:cs="Times New Roman"/>
        </w:rPr>
        <w:t>domain-specific mechanisms like a teleological stance</w:t>
      </w:r>
      <w:r w:rsidR="00070F13">
        <w:rPr>
          <w:rFonts w:ascii="Times New Roman" w:hAnsi="Times New Roman" w:cs="Times New Roman"/>
        </w:rPr>
        <w:t xml:space="preserve"> </w:t>
      </w:r>
      <w:proofErr w:type="gramStart"/>
      <w:r w:rsidR="00070F13">
        <w:rPr>
          <w:rFonts w:ascii="Times New Roman" w:hAnsi="Times New Roman" w:cs="Times New Roman"/>
        </w:rPr>
        <w:t>is</w:t>
      </w:r>
      <w:proofErr w:type="gramEnd"/>
      <w:r w:rsidR="00070F13">
        <w:rPr>
          <w:rFonts w:ascii="Times New Roman" w:hAnsi="Times New Roman" w:cs="Times New Roman"/>
        </w:rPr>
        <w:t xml:space="preserve"> not needed to account for </w:t>
      </w:r>
      <w:r w:rsidR="00C72207">
        <w:rPr>
          <w:rFonts w:ascii="Times New Roman" w:hAnsi="Times New Roman" w:cs="Times New Roman"/>
        </w:rPr>
        <w:t>infants’</w:t>
      </w:r>
      <w:r w:rsidR="00070F13">
        <w:rPr>
          <w:rFonts w:ascii="Times New Roman" w:hAnsi="Times New Roman" w:cs="Times New Roman"/>
        </w:rPr>
        <w:t xml:space="preserve"> behaviors in studies </w:t>
      </w:r>
      <w:r w:rsidR="00C72207">
        <w:rPr>
          <w:rFonts w:ascii="Times New Roman" w:hAnsi="Times New Roman" w:cs="Times New Roman"/>
        </w:rPr>
        <w:t xml:space="preserve">like that by </w:t>
      </w:r>
      <w:proofErr w:type="spellStart"/>
      <w:r w:rsidR="00C72207">
        <w:rPr>
          <w:rFonts w:ascii="Times New Roman" w:hAnsi="Times New Roman" w:cs="Times New Roman"/>
        </w:rPr>
        <w:t>Csibra</w:t>
      </w:r>
      <w:proofErr w:type="spellEnd"/>
      <w:r w:rsidR="00C72207">
        <w:rPr>
          <w:rFonts w:ascii="Times New Roman" w:hAnsi="Times New Roman" w:cs="Times New Roman"/>
        </w:rPr>
        <w:t xml:space="preserve"> et al. (2003)</w:t>
      </w:r>
      <w:r w:rsidR="00070F13">
        <w:rPr>
          <w:rFonts w:ascii="Times New Roman" w:hAnsi="Times New Roman" w:cs="Times New Roman"/>
        </w:rPr>
        <w:t xml:space="preserve">. </w:t>
      </w:r>
      <w:r>
        <w:rPr>
          <w:rFonts w:ascii="Times New Roman" w:hAnsi="Times New Roman" w:cs="Times New Roman"/>
        </w:rPr>
        <w:t xml:space="preserve"> 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w:t>
      </w:r>
      <w:r>
        <w:rPr>
          <w:rFonts w:ascii="Times New Roman" w:hAnsi="Times New Roman" w:cs="Times New Roman"/>
        </w:rPr>
        <w:lastRenderedPageBreak/>
        <w:t>infer that the second object is the first object’s goal.</w:t>
      </w:r>
      <w:r w:rsidR="00375FBD">
        <w:rPr>
          <w:rFonts w:ascii="Times New Roman" w:hAnsi="Times New Roman" w:cs="Times New Roman"/>
        </w:rPr>
        <w:t xml:space="preserve"> Simulation 3 adopted this approach.</w:t>
      </w:r>
      <w:r w:rsidR="00095066">
        <w:rPr>
          <w:rFonts w:ascii="Times New Roman" w:hAnsi="Times New Roman" w:cs="Times New Roman"/>
        </w:rPr>
        <w:t xml:space="preserve"> </w:t>
      </w:r>
      <w:r w:rsidR="00C72207">
        <w:rPr>
          <w:rFonts w:ascii="Times New Roman" w:hAnsi="Times New Roman" w:cs="Times New Roman"/>
        </w:rPr>
        <w:t>The rationale for doing this is</w:t>
      </w:r>
      <w:r w:rsidR="00095066">
        <w:rPr>
          <w:rFonts w:ascii="Times New Roman" w:hAnsi="Times New Roman" w:cs="Times New Roman"/>
        </w:rPr>
        <w:t xml:space="preserve"> that </w:t>
      </w:r>
      <w:r w:rsidR="00677AA8">
        <w:rPr>
          <w:rFonts w:ascii="Times New Roman" w:hAnsi="Times New Roman" w:cs="Times New Roman"/>
        </w:rPr>
        <w:t>t</w:t>
      </w:r>
      <w:r w:rsidR="00375FBD">
        <w:rPr>
          <w:rFonts w:ascii="Times New Roman" w:hAnsi="Times New Roman" w:cs="Times New Roman"/>
        </w:rPr>
        <w:t>he model architecture did not need to be changed</w:t>
      </w:r>
      <w:r w:rsidR="007D5829">
        <w:rPr>
          <w:rFonts w:ascii="Times New Roman" w:hAnsi="Times New Roman" w:cs="Times New Roman"/>
        </w:rPr>
        <w:t>.</w:t>
      </w:r>
      <w:r w:rsidR="00375FBD">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66E95DB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Simulation 3 tested whether the model used in Simulations 1 and 2</w:t>
      </w:r>
      <w:r w:rsidR="00F50885">
        <w:rPr>
          <w:rFonts w:ascii="Times New Roman" w:hAnsi="Times New Roman" w:cs="Times New Roman"/>
        </w:rPr>
        <w:t>—and thereby the theoretical assumptions it implemented—</w:t>
      </w:r>
      <w:r>
        <w:rPr>
          <w:rFonts w:ascii="Times New Roman" w:hAnsi="Times New Roman" w:cs="Times New Roman"/>
        </w:rPr>
        <w:t xml:space="preserve">could also explain the finding that infants </w:t>
      </w:r>
      <w:r w:rsidR="006912FB">
        <w:rPr>
          <w:rFonts w:ascii="Times New Roman" w:hAnsi="Times New Roman" w:cs="Times New Roman"/>
        </w:rPr>
        <w:t>ostensibly can</w:t>
      </w:r>
      <w:r>
        <w:rPr>
          <w:rFonts w:ascii="Times New Roman" w:hAnsi="Times New Roman" w:cs="Times New Roman"/>
        </w:rPr>
        <w:t xml:space="preserve"> 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w:t>
      </w:r>
      <w:r w:rsidR="006912FB">
        <w:rPr>
          <w:rFonts w:ascii="Times New Roman" w:hAnsi="Times New Roman" w:cs="Times New Roman"/>
        </w:rPr>
        <w:t>The</w:t>
      </w:r>
      <w:r>
        <w:rPr>
          <w:rFonts w:ascii="Times New Roman" w:hAnsi="Times New Roman" w:cs="Times New Roman"/>
        </w:rPr>
        <w:t xml:space="preserve"> model used to simulate the Inferring Constraints condition was also identical to that used in Simulation 1 except that barrier information was missing; that is, the Barrier Height and Barrier Position groups were absent. </w:t>
      </w:r>
    </w:p>
    <w:p w14:paraId="395EDF5A" w14:textId="77777777" w:rsidR="000E7BCF" w:rsidRDefault="000E7BCF" w:rsidP="00524642">
      <w:pPr>
        <w:spacing w:line="480" w:lineRule="auto"/>
        <w:contextualSpacing/>
        <w:rPr>
          <w:rFonts w:ascii="Times New Roman" w:hAnsi="Times New Roman" w:cs="Times New Roman"/>
        </w:rPr>
      </w:pPr>
    </w:p>
    <w:p w14:paraId="3A7D2331" w14:textId="5DE871B5"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p>
    <w:tbl>
      <w:tblPr>
        <w:tblStyle w:val="TableGrid"/>
        <w:tblW w:w="10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2"/>
      </w:tblGrid>
      <w:tr w:rsidR="000E7BCF" w14:paraId="4BB917D3" w14:textId="77777777" w:rsidTr="007A23AB">
        <w:trPr>
          <w:trHeight w:val="6841"/>
        </w:trPr>
        <w:tc>
          <w:tcPr>
            <w:tcW w:w="10172" w:type="dxa"/>
          </w:tcPr>
          <w:p w14:paraId="5D9C4708" w14:textId="1142111A" w:rsidR="000E7BCF" w:rsidRDefault="007C3AEF" w:rsidP="000E7BCF">
            <w:pPr>
              <w:keepNext/>
              <w:spacing w:line="480" w:lineRule="auto"/>
              <w:contextualSpacing/>
            </w:pPr>
            <w:r>
              <w:rPr>
                <w:noProof/>
              </w:rPr>
              <w:lastRenderedPageBreak/>
              <w:drawing>
                <wp:inline distT="0" distB="0" distL="0" distR="0" wp14:anchorId="2E96DF9F" wp14:editId="0C0ACBC0">
                  <wp:extent cx="6198903" cy="4286250"/>
                  <wp:effectExtent l="0" t="0" r="0" b="0"/>
                  <wp:docPr id="101059751" name="Picture 9"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751" name="Picture 9" descr="A graph of different sizes and color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201502" cy="4288047"/>
                          </a:xfrm>
                          <a:prstGeom prst="rect">
                            <a:avLst/>
                          </a:prstGeom>
                        </pic:spPr>
                      </pic:pic>
                    </a:graphicData>
                  </a:graphic>
                </wp:inline>
              </w:drawing>
            </w:r>
          </w:p>
          <w:p w14:paraId="6816BF63" w14:textId="0F23060A" w:rsidR="000E7BCF" w:rsidRPr="00F20CB1" w:rsidRDefault="000E7BCF" w:rsidP="000E7BCF">
            <w:pPr>
              <w:pStyle w:val="Caption"/>
              <w:rPr>
                <w:rFonts w:ascii="Times New Roman" w:hAnsi="Times New Roman" w:cs="Times New Roman"/>
                <w:i w:val="0"/>
                <w:iCs w:val="0"/>
                <w:sz w:val="24"/>
                <w:szCs w:val="24"/>
              </w:rPr>
            </w:pPr>
            <w:r w:rsidRPr="00F20CB1">
              <w:rPr>
                <w:rFonts w:ascii="Times New Roman" w:hAnsi="Times New Roman" w:cs="Times New Roman"/>
                <w:i w:val="0"/>
                <w:iCs w:val="0"/>
                <w:color w:val="000000" w:themeColor="text1"/>
                <w:sz w:val="24"/>
                <w:szCs w:val="24"/>
              </w:rPr>
              <w:t xml:space="preserve">Figure </w:t>
            </w:r>
            <w:r w:rsidRPr="00F20CB1">
              <w:rPr>
                <w:rFonts w:ascii="Times New Roman" w:hAnsi="Times New Roman" w:cs="Times New Roman"/>
                <w:i w:val="0"/>
                <w:iCs w:val="0"/>
                <w:color w:val="000000" w:themeColor="text1"/>
                <w:sz w:val="24"/>
                <w:szCs w:val="24"/>
              </w:rPr>
              <w:fldChar w:fldCharType="begin"/>
            </w:r>
            <w:r w:rsidRPr="00F20CB1">
              <w:rPr>
                <w:rFonts w:ascii="Times New Roman" w:hAnsi="Times New Roman" w:cs="Times New Roman"/>
                <w:i w:val="0"/>
                <w:iCs w:val="0"/>
                <w:color w:val="000000" w:themeColor="text1"/>
                <w:sz w:val="24"/>
                <w:szCs w:val="24"/>
              </w:rPr>
              <w:instrText xml:space="preserve"> SEQ Figure \* ARABIC </w:instrText>
            </w:r>
            <w:r w:rsidRPr="00F20CB1">
              <w:rPr>
                <w:rFonts w:ascii="Times New Roman" w:hAnsi="Times New Roman" w:cs="Times New Roman"/>
                <w:i w:val="0"/>
                <w:iCs w:val="0"/>
                <w:color w:val="000000" w:themeColor="text1"/>
                <w:sz w:val="24"/>
                <w:szCs w:val="24"/>
              </w:rPr>
              <w:fldChar w:fldCharType="separate"/>
            </w:r>
            <w:r w:rsidR="00AC1613">
              <w:rPr>
                <w:rFonts w:ascii="Times New Roman" w:hAnsi="Times New Roman" w:cs="Times New Roman"/>
                <w:i w:val="0"/>
                <w:iCs w:val="0"/>
                <w:noProof/>
                <w:color w:val="000000" w:themeColor="text1"/>
                <w:sz w:val="24"/>
                <w:szCs w:val="24"/>
              </w:rPr>
              <w:t>9</w:t>
            </w:r>
            <w:r w:rsidRPr="00F20CB1">
              <w:rPr>
                <w:rFonts w:ascii="Times New Roman" w:hAnsi="Times New Roman" w:cs="Times New Roman"/>
                <w:i w:val="0"/>
                <w:iCs w:val="0"/>
                <w:color w:val="000000" w:themeColor="text1"/>
                <w:sz w:val="24"/>
                <w:szCs w:val="24"/>
              </w:rPr>
              <w:fldChar w:fldCharType="end"/>
            </w:r>
            <w:r w:rsidRPr="00F20CB1">
              <w:rPr>
                <w:rFonts w:ascii="Times New Roman" w:hAnsi="Times New Roman" w:cs="Times New Roman"/>
                <w:i w:val="0"/>
                <w:iCs w:val="0"/>
                <w:color w:val="000000" w:themeColor="text1"/>
                <w:sz w:val="24"/>
                <w:szCs w:val="24"/>
              </w:rPr>
              <w:t xml:space="preserve">. </w:t>
            </w:r>
            <w:r w:rsidR="00F20CB1" w:rsidRPr="00F20CB1">
              <w:rPr>
                <w:rFonts w:ascii="Times New Roman" w:hAnsi="Times New Roman" w:cs="Times New Roman"/>
                <w:i w:val="0"/>
                <w:iCs w:val="0"/>
                <w:color w:val="000000" w:themeColor="text1"/>
                <w:sz w:val="24"/>
                <w:szCs w:val="24"/>
              </w:rPr>
              <w:t xml:space="preserve">Mean </w:t>
            </w:r>
            <w:proofErr w:type="gramStart"/>
            <w:r w:rsidR="00F20CB1"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w:t>
            </w:r>
            <w:proofErr w:type="gramStart"/>
            <w:r w:rsidRPr="00F20CB1">
              <w:rPr>
                <w:rFonts w:ascii="Times New Roman" w:hAnsi="Times New Roman" w:cs="Times New Roman"/>
                <w:i w:val="0"/>
                <w:iCs w:val="0"/>
                <w:color w:val="000000" w:themeColor="text1"/>
                <w:sz w:val="24"/>
                <w:szCs w:val="24"/>
              </w:rPr>
              <w:t>to</w:t>
            </w:r>
            <w:proofErr w:type="gramEnd"/>
            <w:r w:rsidRPr="00F20CB1">
              <w:rPr>
                <w:rFonts w:ascii="Times New Roman" w:hAnsi="Times New Roman" w:cs="Times New Roman"/>
                <w:i w:val="0"/>
                <w:iCs w:val="0"/>
                <w:color w:val="000000" w:themeColor="text1"/>
                <w:sz w:val="24"/>
                <w:szCs w:val="24"/>
              </w:rPr>
              <w:t xml:space="preserve"> the Congruent and Incongruent test events across the training epochs</w:t>
            </w:r>
            <w:r w:rsidR="00F20CB1" w:rsidRPr="00F20CB1">
              <w:rPr>
                <w:rFonts w:ascii="Times New Roman" w:hAnsi="Times New Roman" w:cs="Times New Roman"/>
                <w:i w:val="0"/>
                <w:iCs w:val="0"/>
                <w:color w:val="000000" w:themeColor="text1"/>
                <w:sz w:val="24"/>
                <w:szCs w:val="24"/>
              </w:rPr>
              <w:t xml:space="preserve"> 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Pr="00F20CB1">
              <w:rPr>
                <w:rFonts w:ascii="Times New Roman" w:hAnsi="Times New Roman" w:cs="Times New Roman"/>
                <w:i w:val="0"/>
                <w:iCs w:val="0"/>
                <w:color w:val="000000" w:themeColor="text1"/>
                <w:sz w:val="24"/>
                <w:szCs w:val="24"/>
              </w:rPr>
              <w:t>.</w:t>
            </w:r>
          </w:p>
        </w:tc>
      </w:tr>
    </w:tbl>
    <w:p w14:paraId="76955A88" w14:textId="77777777" w:rsidR="000E7BCF" w:rsidRDefault="000E7BCF" w:rsidP="000E7BCF">
      <w:pPr>
        <w:spacing w:line="480" w:lineRule="auto"/>
        <w:contextualSpacing/>
        <w:rPr>
          <w:rFonts w:ascii="Times New Roman" w:hAnsi="Times New Roman" w:cs="Times New Roman"/>
        </w:rPr>
      </w:pPr>
    </w:p>
    <w:p w14:paraId="7DA7E296" w14:textId="1DA37917" w:rsidR="007C3AEF"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in the Inferring </w:t>
      </w:r>
      <w:r w:rsidR="007010FA">
        <w:rPr>
          <w:rFonts w:ascii="Times New Roman" w:hAnsi="Times New Roman" w:cs="Times New Roman"/>
        </w:rPr>
        <w:t>Goals</w:t>
      </w:r>
      <w:r>
        <w:rPr>
          <w:rFonts w:ascii="Times New Roman" w:hAnsi="Times New Roman" w:cs="Times New Roman"/>
        </w:rPr>
        <w:t xml:space="preserve"> scenario.</w:t>
      </w:r>
      <w:r w:rsidR="0012108C">
        <w:rPr>
          <w:rFonts w:ascii="Times New Roman" w:hAnsi="Times New Roman" w:cs="Times New Roman"/>
        </w:rPr>
        <w:t xml:space="preserve"> It should be clear from the figure that networks in this condition looked longer at the Incongruent test event</w:t>
      </w:r>
      <w:r w:rsidR="00234A10">
        <w:rPr>
          <w:rFonts w:ascii="Times New Roman" w:hAnsi="Times New Roman" w:cs="Times New Roman"/>
        </w:rPr>
        <w:t>,</w:t>
      </w:r>
      <w:r w:rsidR="0012108C">
        <w:rPr>
          <w:rFonts w:ascii="Times New Roman" w:hAnsi="Times New Roman" w:cs="Times New Roman"/>
        </w:rPr>
        <w:t xml:space="preserve"> </w:t>
      </w:r>
      <w:r w:rsidR="00492711">
        <w:rPr>
          <w:rFonts w:ascii="Times New Roman" w:hAnsi="Times New Roman" w:cs="Times New Roman"/>
        </w:rPr>
        <w:t xml:space="preserve">or the test event </w:t>
      </w:r>
      <w:r w:rsidR="007010FA">
        <w:rPr>
          <w:rFonts w:ascii="Times New Roman" w:hAnsi="Times New Roman" w:cs="Times New Roman"/>
        </w:rPr>
        <w:t>in which the first object did not stop next to the second one</w:t>
      </w:r>
      <w:r w:rsidR="00234A10">
        <w:rPr>
          <w:rFonts w:ascii="Times New Roman" w:hAnsi="Times New Roman" w:cs="Times New Roman"/>
        </w:rPr>
        <w:t>,</w:t>
      </w:r>
      <w:r w:rsidR="0012108C">
        <w:rPr>
          <w:rFonts w:ascii="Times New Roman" w:hAnsi="Times New Roman" w:cs="Times New Roman"/>
        </w:rPr>
        <w:t xml:space="preserve"> than at the Congruent test event</w:t>
      </w:r>
      <w:r w:rsidR="00234A10">
        <w:rPr>
          <w:rFonts w:ascii="Times New Roman" w:hAnsi="Times New Roman" w:cs="Times New Roman"/>
        </w:rPr>
        <w:t>,</w:t>
      </w:r>
      <w:r w:rsidR="00492711">
        <w:rPr>
          <w:rFonts w:ascii="Times New Roman" w:hAnsi="Times New Roman" w:cs="Times New Roman"/>
        </w:rPr>
        <w:t xml:space="preserve"> or the test event </w:t>
      </w:r>
      <w:r w:rsidR="007010FA">
        <w:rPr>
          <w:rFonts w:ascii="Times New Roman" w:hAnsi="Times New Roman" w:cs="Times New Roman"/>
        </w:rPr>
        <w:t>in which the first object came to rest next to the second one</w:t>
      </w:r>
      <w:r w:rsidR="00492711">
        <w:rPr>
          <w:rFonts w:ascii="Times New Roman" w:hAnsi="Times New Roman" w:cs="Times New Roman"/>
        </w:rPr>
        <w:t>. This pattern held</w:t>
      </w:r>
      <w:r w:rsidR="0012108C">
        <w:rPr>
          <w:rFonts w:ascii="Times New Roman" w:hAnsi="Times New Roman" w:cs="Times New Roman"/>
        </w:rPr>
        <w:t xml:space="preserve"> regardless of the length of the habituation period. </w:t>
      </w:r>
      <w:r>
        <w:rPr>
          <w:rFonts w:ascii="Times New Roman" w:hAnsi="Times New Roman" w:cs="Times New Roman"/>
        </w:rPr>
        <w:t xml:space="preserve"> </w:t>
      </w:r>
    </w:p>
    <w:p w14:paraId="13B08EC1" w14:textId="77777777" w:rsidR="007C3AEF" w:rsidRDefault="007C3AEF" w:rsidP="007C3AEF">
      <w:pPr>
        <w:spacing w:line="480" w:lineRule="auto"/>
        <w:contextualSpacing/>
        <w:rPr>
          <w:rFonts w:ascii="Times New Roman" w:hAnsi="Times New Roman" w:cs="Times New Roman"/>
        </w:rPr>
      </w:pPr>
    </w:p>
    <w:tbl>
      <w:tblPr>
        <w:tblStyle w:val="TableGrid"/>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7C3AEF" w14:paraId="24570737" w14:textId="77777777" w:rsidTr="007A23AB">
        <w:trPr>
          <w:trHeight w:val="5665"/>
        </w:trPr>
        <w:tc>
          <w:tcPr>
            <w:tcW w:w="10486" w:type="dxa"/>
          </w:tcPr>
          <w:p w14:paraId="359055CE" w14:textId="4A9D5EEC" w:rsidR="00380551" w:rsidRDefault="007A23AB" w:rsidP="00380551">
            <w:pPr>
              <w:keepNext/>
              <w:spacing w:line="480" w:lineRule="auto"/>
              <w:contextualSpacing/>
            </w:pPr>
            <w:r>
              <w:rPr>
                <w:noProof/>
              </w:rPr>
              <w:lastRenderedPageBreak/>
              <w:drawing>
                <wp:inline distT="0" distB="0" distL="0" distR="0" wp14:anchorId="124F5662" wp14:editId="43690E29">
                  <wp:extent cx="6281555" cy="4343400"/>
                  <wp:effectExtent l="0" t="0" r="5080" b="0"/>
                  <wp:docPr id="930619954" name="Picture 12" descr="A graph of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954" name="Picture 12" descr="A graph of different sizes of object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285366" cy="4346035"/>
                          </a:xfrm>
                          <a:prstGeom prst="rect">
                            <a:avLst/>
                          </a:prstGeom>
                        </pic:spPr>
                      </pic:pic>
                    </a:graphicData>
                  </a:graphic>
                </wp:inline>
              </w:drawing>
            </w:r>
          </w:p>
          <w:p w14:paraId="7CBAC651" w14:textId="74A58E29" w:rsidR="007C3AEF" w:rsidRDefault="00380551" w:rsidP="00380551">
            <w:pPr>
              <w:pStyle w:val="Caption"/>
              <w:rPr>
                <w:rFonts w:ascii="Times New Roman" w:hAnsi="Times New Roman" w:cs="Times New Roman"/>
              </w:rPr>
            </w:pPr>
            <w:r w:rsidRPr="00C7789A">
              <w:rPr>
                <w:rFonts w:ascii="Times New Roman" w:hAnsi="Times New Roman" w:cs="Times New Roman"/>
                <w:i w:val="0"/>
                <w:iCs w:val="0"/>
                <w:color w:val="000000" w:themeColor="text1"/>
                <w:sz w:val="24"/>
                <w:szCs w:val="24"/>
              </w:rPr>
              <w:t xml:space="preserve">Figure </w:t>
            </w:r>
            <w:r w:rsidRPr="00C7789A">
              <w:rPr>
                <w:rFonts w:ascii="Times New Roman" w:hAnsi="Times New Roman" w:cs="Times New Roman"/>
                <w:i w:val="0"/>
                <w:iCs w:val="0"/>
                <w:color w:val="000000" w:themeColor="text1"/>
                <w:sz w:val="24"/>
                <w:szCs w:val="24"/>
              </w:rPr>
              <w:fldChar w:fldCharType="begin"/>
            </w:r>
            <w:r w:rsidRPr="00C7789A">
              <w:rPr>
                <w:rFonts w:ascii="Times New Roman" w:hAnsi="Times New Roman" w:cs="Times New Roman"/>
                <w:i w:val="0"/>
                <w:iCs w:val="0"/>
                <w:color w:val="000000" w:themeColor="text1"/>
                <w:sz w:val="24"/>
                <w:szCs w:val="24"/>
              </w:rPr>
              <w:instrText xml:space="preserve"> SEQ Figure \* ARABIC </w:instrText>
            </w:r>
            <w:r w:rsidRPr="00C7789A">
              <w:rPr>
                <w:rFonts w:ascii="Times New Roman" w:hAnsi="Times New Roman" w:cs="Times New Roman"/>
                <w:i w:val="0"/>
                <w:iCs w:val="0"/>
                <w:color w:val="000000" w:themeColor="text1"/>
                <w:sz w:val="24"/>
                <w:szCs w:val="24"/>
              </w:rPr>
              <w:fldChar w:fldCharType="separate"/>
            </w:r>
            <w:r w:rsidR="00AC1613">
              <w:rPr>
                <w:rFonts w:ascii="Times New Roman" w:hAnsi="Times New Roman" w:cs="Times New Roman"/>
                <w:i w:val="0"/>
                <w:iCs w:val="0"/>
                <w:noProof/>
                <w:color w:val="000000" w:themeColor="text1"/>
                <w:sz w:val="24"/>
                <w:szCs w:val="24"/>
              </w:rPr>
              <w:t>10</w:t>
            </w:r>
            <w:r w:rsidRPr="00C7789A">
              <w:rPr>
                <w:rFonts w:ascii="Times New Roman" w:hAnsi="Times New Roman" w:cs="Times New Roman"/>
                <w:i w:val="0"/>
                <w:iCs w:val="0"/>
                <w:color w:val="000000" w:themeColor="text1"/>
                <w:sz w:val="24"/>
                <w:szCs w:val="24"/>
              </w:rPr>
              <w:fldChar w:fldCharType="end"/>
            </w:r>
            <w:r w:rsidRPr="00C7789A">
              <w:rPr>
                <w:rFonts w:ascii="Times New Roman" w:hAnsi="Times New Roman" w:cs="Times New Roman"/>
                <w:i w:val="0"/>
                <w:iCs w:val="0"/>
                <w:color w:val="000000" w:themeColor="text1"/>
                <w:sz w:val="24"/>
                <w:szCs w:val="24"/>
              </w:rPr>
              <w:t>.</w:t>
            </w:r>
            <w:r w:rsidRPr="00C7789A">
              <w:rPr>
                <w:color w:val="000000" w:themeColor="text1"/>
              </w:rPr>
              <w:t xml:space="preserve"> </w:t>
            </w:r>
            <w:r w:rsidRPr="00F20CB1">
              <w:rPr>
                <w:rFonts w:ascii="Times New Roman" w:hAnsi="Times New Roman" w:cs="Times New Roman"/>
                <w:i w:val="0"/>
                <w:iCs w:val="0"/>
                <w:color w:val="000000" w:themeColor="text1"/>
                <w:sz w:val="24"/>
                <w:szCs w:val="24"/>
              </w:rPr>
              <w:t xml:space="preserve">Mean </w:t>
            </w:r>
            <w:proofErr w:type="gramStart"/>
            <w:r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w:t>
            </w:r>
            <w:proofErr w:type="gramStart"/>
            <w:r w:rsidRPr="00F20CB1">
              <w:rPr>
                <w:rFonts w:ascii="Times New Roman" w:hAnsi="Times New Roman" w:cs="Times New Roman"/>
                <w:i w:val="0"/>
                <w:iCs w:val="0"/>
                <w:color w:val="000000" w:themeColor="text1"/>
                <w:sz w:val="24"/>
                <w:szCs w:val="24"/>
              </w:rPr>
              <w:t>to</w:t>
            </w:r>
            <w:proofErr w:type="gramEnd"/>
            <w:r w:rsidRPr="00F20CB1">
              <w:rPr>
                <w:rFonts w:ascii="Times New Roman" w:hAnsi="Times New Roman" w:cs="Times New Roman"/>
                <w:i w:val="0"/>
                <w:iCs w:val="0"/>
                <w:color w:val="000000" w:themeColor="text1"/>
                <w:sz w:val="24"/>
                <w:szCs w:val="24"/>
              </w:rPr>
              <w:t xml:space="preserve"> the</w:t>
            </w:r>
            <w:r>
              <w:rPr>
                <w:rFonts w:ascii="Times New Roman" w:hAnsi="Times New Roman" w:cs="Times New Roman"/>
                <w:i w:val="0"/>
                <w:iCs w:val="0"/>
                <w:color w:val="000000" w:themeColor="text1"/>
                <w:sz w:val="24"/>
                <w:szCs w:val="24"/>
              </w:rPr>
              <w:t xml:space="preserve"> Obstacle and No-Obstacle</w:t>
            </w:r>
            <w:r w:rsidRPr="00F20CB1">
              <w:rPr>
                <w:rFonts w:ascii="Times New Roman" w:hAnsi="Times New Roman" w:cs="Times New Roman"/>
                <w:i w:val="0"/>
                <w:iCs w:val="0"/>
                <w:color w:val="000000" w:themeColor="text1"/>
                <w:sz w:val="24"/>
                <w:szCs w:val="24"/>
              </w:rPr>
              <w:t xml:space="preserve"> test events across the training epochs for networks assigned to the Inferring </w:t>
            </w:r>
            <w:r>
              <w:rPr>
                <w:rFonts w:ascii="Times New Roman" w:hAnsi="Times New Roman" w:cs="Times New Roman"/>
                <w:i w:val="0"/>
                <w:iCs w:val="0"/>
                <w:color w:val="000000" w:themeColor="text1"/>
                <w:sz w:val="24"/>
                <w:szCs w:val="24"/>
              </w:rPr>
              <w:t>Constraints condition</w:t>
            </w:r>
            <w:r w:rsidRPr="00F20CB1">
              <w:rPr>
                <w:rFonts w:ascii="Times New Roman" w:hAnsi="Times New Roman" w:cs="Times New Roman"/>
                <w:i w:val="0"/>
                <w:iCs w:val="0"/>
                <w:color w:val="000000" w:themeColor="text1"/>
                <w:sz w:val="24"/>
                <w:szCs w:val="24"/>
              </w:rPr>
              <w:t>.</w:t>
            </w:r>
          </w:p>
        </w:tc>
      </w:tr>
    </w:tbl>
    <w:p w14:paraId="754CACAE" w14:textId="77777777" w:rsidR="007C3AEF" w:rsidRDefault="007C3AEF" w:rsidP="00C7789A">
      <w:pPr>
        <w:spacing w:line="480" w:lineRule="auto"/>
        <w:contextualSpacing/>
        <w:rPr>
          <w:rFonts w:ascii="Times New Roman" w:hAnsi="Times New Roman" w:cs="Times New Roman"/>
        </w:rPr>
      </w:pPr>
    </w:p>
    <w:p w14:paraId="45320CBB" w14:textId="76445051" w:rsidR="00524642" w:rsidRPr="007A23AB" w:rsidRDefault="00606406" w:rsidP="007A23AB">
      <w:pPr>
        <w:spacing w:line="480" w:lineRule="auto"/>
        <w:ind w:firstLine="720"/>
        <w:contextualSpacing/>
        <w:rPr>
          <w:rFonts w:ascii="Times New Roman" w:hAnsi="Times New Roman" w:cs="Times New Roman"/>
        </w:rPr>
      </w:pPr>
      <w:r>
        <w:rPr>
          <w:rFonts w:ascii="Times New Roman" w:hAnsi="Times New Roman" w:cs="Times New Roman"/>
        </w:rPr>
        <w:t>Figure 5 shows</w:t>
      </w:r>
      <w:r w:rsidR="007A23AB">
        <w:rPr>
          <w:rFonts w:ascii="Times New Roman" w:hAnsi="Times New Roman" w:cs="Times New Roman"/>
        </w:rPr>
        <w:t xml:space="preserve"> the looking times of networks assigned to the Inferring Constraints condition to the two test events. As was true for networks in the Inferring Goals conditions, networks in this condition looked longer at</w:t>
      </w:r>
      <w:r w:rsidR="00234A10">
        <w:rPr>
          <w:rFonts w:ascii="Times New Roman" w:hAnsi="Times New Roman" w:cs="Times New Roman"/>
        </w:rPr>
        <w:t xml:space="preserve"> the</w:t>
      </w:r>
      <w:r w:rsidR="007A23AB">
        <w:rPr>
          <w:rFonts w:ascii="Times New Roman" w:hAnsi="Times New Roman" w:cs="Times New Roman"/>
        </w:rPr>
        <w:t xml:space="preserve"> No-Obstacle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or the test event that lacked a physical barrier</w:t>
      </w:r>
      <w:r w:rsidR="00234A10">
        <w:rPr>
          <w:rFonts w:ascii="Times New Roman" w:hAnsi="Times New Roman" w:cs="Times New Roman"/>
        </w:rPr>
        <w:t>.</w:t>
      </w:r>
      <w:r w:rsidR="00A82422">
        <w:rPr>
          <w:rFonts w:ascii="Times New Roman" w:hAnsi="Times New Roman" w:cs="Times New Roman"/>
        </w:rPr>
        <w:t xml:space="preserve"> </w:t>
      </w:r>
      <w:r w:rsidR="007A23AB">
        <w:rPr>
          <w:rFonts w:ascii="Times New Roman" w:hAnsi="Times New Roman" w:cs="Times New Roman"/>
        </w:rPr>
        <w:t>than at the 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 xml:space="preserve">or the test event that contained a physical barrier, and this was true </w:t>
      </w:r>
      <w:r w:rsidR="007A23AB">
        <w:rPr>
          <w:rFonts w:ascii="Times New Roman" w:hAnsi="Times New Roman" w:cs="Times New Roman"/>
        </w:rPr>
        <w:t xml:space="preserve">regardless of the length of the habituation phase. </w: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BD03ACB" w14:textId="1DD5C3E0" w:rsidR="00561F64"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00A82422">
        <w:rPr>
          <w:rFonts w:ascii="Times New Roman" w:hAnsi="Times New Roman" w:cs="Times New Roman"/>
        </w:rPr>
        <w:t>Perhaps o</w:t>
      </w:r>
      <w:r>
        <w:rPr>
          <w:rFonts w:ascii="Times New Roman" w:hAnsi="Times New Roman" w:cs="Times New Roman"/>
        </w:rPr>
        <w:t xml:space="preserve">ne of the strongest pieces of evidence </w:t>
      </w:r>
      <w:r w:rsidR="004B658E">
        <w:rPr>
          <w:rFonts w:ascii="Times New Roman" w:hAnsi="Times New Roman" w:cs="Times New Roman"/>
        </w:rPr>
        <w:t xml:space="preserve">that infants possess </w:t>
      </w:r>
      <w:r w:rsidR="00411C2E">
        <w:rPr>
          <w:rFonts w:ascii="Times New Roman" w:hAnsi="Times New Roman" w:cs="Times New Roman"/>
        </w:rPr>
        <w:t>specialized mechanisms for processing action</w:t>
      </w:r>
      <w:r w:rsidR="007F6D04">
        <w:rPr>
          <w:rFonts w:ascii="Times New Roman" w:hAnsi="Times New Roman" w:cs="Times New Roman"/>
        </w:rPr>
        <w:t>,</w:t>
      </w:r>
      <w:r w:rsidR="00411C2E">
        <w:rPr>
          <w:rFonts w:ascii="Times New Roman" w:hAnsi="Times New Roman" w:cs="Times New Roman"/>
        </w:rPr>
        <w:t xml:space="preserve"> such as a</w:t>
      </w:r>
      <w:r w:rsidR="004B658E">
        <w:rPr>
          <w:rFonts w:ascii="Times New Roman" w:hAnsi="Times New Roman" w:cs="Times New Roman"/>
        </w:rPr>
        <w:t xml:space="preserve"> teleological stance</w:t>
      </w:r>
      <w:r w:rsidR="007F6D04">
        <w:rPr>
          <w:rFonts w:ascii="Times New Roman" w:hAnsi="Times New Roman" w:cs="Times New Roman"/>
        </w:rPr>
        <w:t>,</w:t>
      </w:r>
      <w:r w:rsidR="004B658E">
        <w:rPr>
          <w:rFonts w:ascii="Times New Roman" w:hAnsi="Times New Roman" w:cs="Times New Roman"/>
        </w:rPr>
        <w:t xml:space="preserve"> </w:t>
      </w:r>
      <w:r>
        <w:rPr>
          <w:rFonts w:ascii="Times New Roman" w:hAnsi="Times New Roman" w:cs="Times New Roman"/>
        </w:rPr>
        <w:t>is the finding that infants can infer different components of this model given others</w:t>
      </w:r>
      <w:r w:rsidR="004B658E">
        <w:rPr>
          <w:rFonts w:ascii="Times New Roman" w:hAnsi="Times New Roman" w:cs="Times New Roman"/>
        </w:rPr>
        <w:t xml:space="preserve">. For instance, </w:t>
      </w:r>
      <w:r w:rsidR="007F6D04">
        <w:rPr>
          <w:rFonts w:ascii="Times New Roman" w:hAnsi="Times New Roman" w:cs="Times New Roman"/>
        </w:rPr>
        <w:t>the study by</w:t>
      </w:r>
      <w:r w:rsidR="004B658E">
        <w:rPr>
          <w:rFonts w:ascii="Times New Roman" w:hAnsi="Times New Roman" w:cs="Times New Roman"/>
        </w:rPr>
        <w:t xml:space="preserve"> </w:t>
      </w:r>
      <w:proofErr w:type="spellStart"/>
      <w:r w:rsidR="004B658E">
        <w:rPr>
          <w:rFonts w:ascii="Times New Roman" w:hAnsi="Times New Roman" w:cs="Times New Roman"/>
        </w:rPr>
        <w:t>Csibra</w:t>
      </w:r>
      <w:proofErr w:type="spellEnd"/>
      <w:r w:rsidR="004B658E">
        <w:rPr>
          <w:rFonts w:ascii="Times New Roman" w:hAnsi="Times New Roman" w:cs="Times New Roman"/>
        </w:rPr>
        <w:t xml:space="preserve"> et al. (2003) suggested that 12-month-old infants can infer hidden physical constraints given information about an actor’s goal and its actions as well as an actor’s goal given information about the physical constraints in an environment and an actor’s behavior in relation to those barriers. </w:t>
      </w:r>
      <w:r>
        <w:rPr>
          <w:rFonts w:ascii="Times New Roman" w:hAnsi="Times New Roman" w:cs="Times New Roman"/>
        </w:rPr>
        <w:t>Although</w:t>
      </w:r>
      <w:r w:rsidR="00776861">
        <w:rPr>
          <w:rFonts w:ascii="Times New Roman" w:hAnsi="Times New Roman" w:cs="Times New Roman"/>
        </w:rPr>
        <w:t xml:space="preserve"> it</w:t>
      </w:r>
      <w:r>
        <w:rPr>
          <w:rFonts w:ascii="Times New Roman" w:hAnsi="Times New Roman" w:cs="Times New Roman"/>
        </w:rPr>
        <w:t xml:space="preserve"> </w:t>
      </w:r>
      <w:r w:rsidR="004B658E">
        <w:rPr>
          <w:rFonts w:ascii="Times New Roman" w:hAnsi="Times New Roman" w:cs="Times New Roman"/>
        </w:rPr>
        <w:t>may be</w:t>
      </w:r>
      <w:r>
        <w:rPr>
          <w:rFonts w:ascii="Times New Roman" w:hAnsi="Times New Roman" w:cs="Times New Roman"/>
        </w:rPr>
        <w:t xml:space="preserve"> tempting to conclude that infants possess such a stance based on</w:t>
      </w:r>
      <w:r w:rsidR="004B658E">
        <w:rPr>
          <w:rFonts w:ascii="Times New Roman" w:hAnsi="Times New Roman" w:cs="Times New Roman"/>
        </w:rPr>
        <w:t xml:space="preserve"> findings like that by </w:t>
      </w:r>
      <w:proofErr w:type="spellStart"/>
      <w:r w:rsidR="004B658E">
        <w:rPr>
          <w:rFonts w:ascii="Times New Roman" w:hAnsi="Times New Roman" w:cs="Times New Roman"/>
        </w:rPr>
        <w:t>Csibra</w:t>
      </w:r>
      <w:proofErr w:type="spellEnd"/>
      <w:r w:rsidR="004B658E">
        <w:rPr>
          <w:rFonts w:ascii="Times New Roman" w:hAnsi="Times New Roman" w:cs="Times New Roman"/>
        </w:rPr>
        <w:t xml:space="preserve"> et al. (2003</w:t>
      </w:r>
      <w:r w:rsidR="00DE35F3">
        <w:rPr>
          <w:rFonts w:ascii="Times New Roman" w:hAnsi="Times New Roman" w:cs="Times New Roman"/>
        </w:rPr>
        <w:t>), the</w:t>
      </w:r>
      <w:r>
        <w:rPr>
          <w:rFonts w:ascii="Times New Roman" w:hAnsi="Times New Roman" w:cs="Times New Roman"/>
        </w:rPr>
        <w:t xml:space="preserve"> current simulation demonstrated that such an account is not necessary to explain this aspect of infants’ action understanding.</w:t>
      </w:r>
      <w:r w:rsidR="001349B0">
        <w:rPr>
          <w:rFonts w:ascii="Times New Roman" w:hAnsi="Times New Roman" w:cs="Times New Roman"/>
        </w:rPr>
        <w:t xml:space="preserve"> </w:t>
      </w:r>
      <w:r>
        <w:rPr>
          <w:rFonts w:ascii="Times New Roman" w:hAnsi="Times New Roman" w:cs="Times New Roman"/>
        </w:rPr>
        <w:t xml:space="preserve"> </w:t>
      </w:r>
      <w:r w:rsidR="004B658E">
        <w:rPr>
          <w:rFonts w:ascii="Times New Roman" w:hAnsi="Times New Roman" w:cs="Times New Roman"/>
        </w:rPr>
        <w:t xml:space="preserve">As with Simulations 1 and 2, </w:t>
      </w:r>
      <w:r>
        <w:rPr>
          <w:rFonts w:ascii="Times New Roman" w:hAnsi="Times New Roman" w:cs="Times New Roman"/>
        </w:rPr>
        <w:t xml:space="preserve">Simulation 3 showed that </w:t>
      </w:r>
      <w:r w:rsidR="001349B0">
        <w:rPr>
          <w:rFonts w:ascii="Times New Roman" w:hAnsi="Times New Roman" w:cs="Times New Roman"/>
        </w:rPr>
        <w:t>prior experience with curved and linear motion as well as online associative learning that operates over low-level, semantically</w:t>
      </w:r>
      <w:r w:rsidR="00561F64">
        <w:rPr>
          <w:rFonts w:ascii="Times New Roman" w:hAnsi="Times New Roman" w:cs="Times New Roman"/>
        </w:rPr>
        <w:t xml:space="preserve"> </w:t>
      </w:r>
      <w:r w:rsidR="001349B0">
        <w:rPr>
          <w:rFonts w:ascii="Times New Roman" w:hAnsi="Times New Roman" w:cs="Times New Roman"/>
        </w:rPr>
        <w:t xml:space="preserve">neutral surface features is sufficient to account for infants’ looking </w:t>
      </w:r>
      <w:r w:rsidR="000245B8">
        <w:rPr>
          <w:rFonts w:ascii="Times New Roman" w:hAnsi="Times New Roman" w:cs="Times New Roman"/>
        </w:rPr>
        <w:t>behaviors</w:t>
      </w:r>
      <w:r w:rsidR="001349B0">
        <w:rPr>
          <w:rFonts w:ascii="Times New Roman" w:hAnsi="Times New Roman" w:cs="Times New Roman"/>
        </w:rPr>
        <w:t xml:space="preserve">. </w:t>
      </w:r>
    </w:p>
    <w:p w14:paraId="31374C37" w14:textId="180CD811" w:rsidR="00524642" w:rsidRDefault="00561F64" w:rsidP="00561F64">
      <w:pPr>
        <w:spacing w:line="480" w:lineRule="auto"/>
        <w:ind w:firstLine="720"/>
        <w:contextualSpacing/>
        <w:rPr>
          <w:rFonts w:ascii="Times New Roman" w:hAnsi="Times New Roman" w:cs="Times New Roman"/>
        </w:rPr>
      </w:pPr>
      <w:r>
        <w:rPr>
          <w:rFonts w:ascii="Times New Roman" w:hAnsi="Times New Roman" w:cs="Times New Roman"/>
        </w:rPr>
        <w:t xml:space="preserve">The goal of the final simulation is to push the current theoretical proposal </w:t>
      </w:r>
      <w:r w:rsidR="002F0C25">
        <w:rPr>
          <w:rFonts w:ascii="Times New Roman" w:hAnsi="Times New Roman" w:cs="Times New Roman"/>
        </w:rPr>
        <w:t xml:space="preserve">still </w:t>
      </w:r>
      <w:r>
        <w:rPr>
          <w:rFonts w:ascii="Times New Roman" w:hAnsi="Times New Roman" w:cs="Times New Roman"/>
        </w:rPr>
        <w:t xml:space="preserve">further </w:t>
      </w:r>
      <w:r w:rsidR="002F0C25">
        <w:rPr>
          <w:rFonts w:ascii="Times New Roman" w:hAnsi="Times New Roman" w:cs="Times New Roman"/>
        </w:rPr>
        <w:t>by evaluating</w:t>
      </w:r>
      <w:r>
        <w:rPr>
          <w:rFonts w:ascii="Times New Roman" w:hAnsi="Times New Roman" w:cs="Times New Roman"/>
        </w:rPr>
        <w:t xml:space="preserve"> whether it can explain another aspect of infant understanding</w:t>
      </w:r>
      <w:r w:rsidR="00524642">
        <w:rPr>
          <w:rFonts w:ascii="Times New Roman" w:hAnsi="Times New Roman" w:cs="Times New Roman"/>
        </w:rPr>
        <w:t>: By 6 months of age, infants understand that actions can differ in their efficiency such that one event is more efficient (or inefficient) than the other</w:t>
      </w:r>
      <w:r>
        <w:rPr>
          <w:rFonts w:ascii="Times New Roman" w:hAnsi="Times New Roman" w:cs="Times New Roman"/>
        </w:rPr>
        <w:t xml:space="preserve"> (e.g., Liu &amp; </w:t>
      </w:r>
      <w:proofErr w:type="spellStart"/>
      <w:r>
        <w:rPr>
          <w:rFonts w:ascii="Times New Roman" w:hAnsi="Times New Roman" w:cs="Times New Roman"/>
        </w:rPr>
        <w:t>Spelke</w:t>
      </w:r>
      <w:proofErr w:type="spellEnd"/>
      <w:r>
        <w:rPr>
          <w:rFonts w:ascii="Times New Roman" w:hAnsi="Times New Roman" w:cs="Times New Roman"/>
        </w:rPr>
        <w:t>, 2017)</w:t>
      </w:r>
      <w:r w:rsidR="00524642">
        <w:rPr>
          <w:rFonts w:ascii="Times New Roman" w:hAnsi="Times New Roman" w:cs="Times New Roman"/>
        </w:rPr>
        <w:t>.</w:t>
      </w:r>
      <w:r>
        <w:rPr>
          <w:rFonts w:ascii="Times New Roman" w:hAnsi="Times New Roman" w:cs="Times New Roman"/>
        </w:rPr>
        <w:t xml:space="preserve"> This finding has been interpreted to mean that infants’ action understanding is governed by something like a naïve utility calculus.</w:t>
      </w:r>
      <w:r w:rsidR="00524642">
        <w:rPr>
          <w:rFonts w:ascii="Times New Roman" w:hAnsi="Times New Roman" w:cs="Times New Roman"/>
        </w:rPr>
        <w:t xml:space="preserve"> Simulation 4 tested whether the current model could capture this </w:t>
      </w:r>
      <w:r w:rsidR="00E73E92">
        <w:rPr>
          <w:rFonts w:ascii="Times New Roman" w:hAnsi="Times New Roman" w:cs="Times New Roman"/>
        </w:rPr>
        <w:t>finding</w:t>
      </w:r>
      <w:r w:rsidR="00524642">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4077C061"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inspired by Liu and </w:t>
      </w:r>
      <w:proofErr w:type="spellStart"/>
      <w:r>
        <w:rPr>
          <w:rFonts w:ascii="Times New Roman" w:eastAsia="Times New Roman" w:hAnsi="Times New Roman" w:cs="Times New Roman"/>
        </w:rPr>
        <w:t>Spelke</w:t>
      </w:r>
      <w:proofErr w:type="spellEnd"/>
      <w:r>
        <w:rPr>
          <w:rFonts w:ascii="Times New Roman" w:eastAsia="Times New Roman" w:hAnsi="Times New Roman" w:cs="Times New Roman"/>
        </w:rPr>
        <w:t xml:space="preserve"> (2017) and tested whether networks could distinguish between two events that differed in their relative costliness. </w:t>
      </w:r>
      <w:r w:rsidR="00675616">
        <w:rPr>
          <w:rFonts w:ascii="Times New Roman" w:eastAsia="Times New Roman" w:hAnsi="Times New Roman" w:cs="Times New Roman"/>
        </w:rPr>
        <w:t xml:space="preserve">Liu and </w:t>
      </w:r>
      <w:proofErr w:type="spellStart"/>
      <w:r w:rsidR="00675616">
        <w:rPr>
          <w:rFonts w:ascii="Times New Roman" w:eastAsia="Times New Roman" w:hAnsi="Times New Roman" w:cs="Times New Roman"/>
        </w:rPr>
        <w:t>Spelke</w:t>
      </w:r>
      <w:proofErr w:type="spellEnd"/>
      <w:r w:rsidR="00675616">
        <w:rPr>
          <w:rFonts w:ascii="Times New Roman" w:eastAsia="Times New Roman" w:hAnsi="Times New Roman" w:cs="Times New Roman"/>
        </w:rPr>
        <w:t xml:space="preserve"> (2017) habituated 6-month-old infants</w:t>
      </w:r>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w:t>
      </w:r>
      <w:r>
        <w:rPr>
          <w:rFonts w:ascii="Times New Roman" w:hAnsi="Times New Roman" w:cs="Times New Roman"/>
        </w:rPr>
        <w:lastRenderedPageBreak/>
        <w:t xml:space="preserve">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006B78F3">
        <w:rPr>
          <w:rFonts w:ascii="Times New Roman" w:hAnsi="Times New Roman" w:cs="Times New Roman"/>
        </w:rPr>
        <w:t>A separate group of infants in a control condition were habituated to the same event expect that the jumping action occurred besides rather than over the barrier. Both groups of i</w:t>
      </w:r>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w:t>
      </w:r>
      <w:proofErr w:type="spellStart"/>
      <w:r>
        <w:rPr>
          <w:rFonts w:ascii="Times New Roman" w:hAnsi="Times New Roman" w:cs="Times New Roman"/>
        </w:rPr>
        <w:t>Spelke</w:t>
      </w:r>
      <w:proofErr w:type="spellEnd"/>
      <w:r>
        <w:rPr>
          <w:rFonts w:ascii="Times New Roman" w:hAnsi="Times New Roman" w:cs="Times New Roman"/>
        </w:rPr>
        <w:t xml:space="preserve"> (2017) </w:t>
      </w:r>
      <w:r w:rsidR="00671070">
        <w:rPr>
          <w:rFonts w:ascii="Times New Roman" w:hAnsi="Times New Roman" w:cs="Times New Roman"/>
        </w:rPr>
        <w:t>predicted that infants should look longer at the second test event than at the first one</w:t>
      </w:r>
      <w:r w:rsidRPr="004C0C81">
        <w:rPr>
          <w:rFonts w:ascii="Times New Roman" w:hAnsi="Times New Roman" w:cs="Times New Roman"/>
        </w:rPr>
        <w:t xml:space="preserve"> if</w:t>
      </w:r>
      <w:r w:rsidR="00671070">
        <w:rPr>
          <w:rFonts w:ascii="Times New Roman" w:hAnsi="Times New Roman" w:cs="Times New Roman"/>
        </w:rPr>
        <w:t xml:space="preserve"> </w:t>
      </w:r>
      <w:r w:rsidR="00770984">
        <w:rPr>
          <w:rFonts w:ascii="Times New Roman" w:hAnsi="Times New Roman" w:cs="Times New Roman"/>
        </w:rPr>
        <w:t xml:space="preserve">(a) </w:t>
      </w:r>
      <w:r w:rsidR="00671070">
        <w:rPr>
          <w:rFonts w:ascii="Times New Roman" w:hAnsi="Times New Roman" w:cs="Times New Roman"/>
        </w:rPr>
        <w:t>they</w:t>
      </w:r>
      <w:r w:rsidRPr="004C0C81">
        <w:rPr>
          <w:rFonts w:ascii="Times New Roman" w:hAnsi="Times New Roman" w:cs="Times New Roman"/>
        </w:rPr>
        <w:t xml:space="preserve"> represent </w:t>
      </w:r>
      <w:r>
        <w:rPr>
          <w:rFonts w:ascii="Times New Roman" w:hAnsi="Times New Roman" w:cs="Times New Roman"/>
        </w:rPr>
        <w:t>efficiency (or cost) continuously</w:t>
      </w:r>
      <w:r w:rsidR="00671070">
        <w:rPr>
          <w:rFonts w:ascii="Times New Roman" w:hAnsi="Times New Roman" w:cs="Times New Roman"/>
        </w:rPr>
        <w:t xml:space="preserve">, </w:t>
      </w:r>
      <w:r w:rsidR="00770984">
        <w:rPr>
          <w:rFonts w:ascii="Times New Roman" w:hAnsi="Times New Roman" w:cs="Times New Roman"/>
        </w:rPr>
        <w:t xml:space="preserve">(b) </w:t>
      </w:r>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r w:rsidR="00671070">
        <w:rPr>
          <w:rFonts w:ascii="Times New Roman" w:hAnsi="Times New Roman" w:cs="Times New Roman"/>
        </w:rPr>
        <w:t xml:space="preserve"> and</w:t>
      </w:r>
      <w:r w:rsidR="00770984">
        <w:rPr>
          <w:rFonts w:ascii="Times New Roman" w:hAnsi="Times New Roman" w:cs="Times New Roman"/>
        </w:rPr>
        <w:t xml:space="preserve"> (c)</w:t>
      </w:r>
      <w:r w:rsidRPr="004C0C81">
        <w:rPr>
          <w:rFonts w:ascii="Times New Roman" w:hAnsi="Times New Roman" w:cs="Times New Roman"/>
        </w:rPr>
        <w:t xml:space="preserve"> </w:t>
      </w:r>
      <w:r w:rsidR="00671070">
        <w:rPr>
          <w:rFonts w:ascii="Times New Roman" w:hAnsi="Times New Roman" w:cs="Times New Roman"/>
        </w:rPr>
        <w:t>an</w:t>
      </w:r>
      <w:r w:rsidR="006B78F3">
        <w:rPr>
          <w:rFonts w:ascii="Times New Roman" w:hAnsi="Times New Roman" w:cs="Times New Roman"/>
        </w:rPr>
        <w:t xml:space="preserve"> agents’ earlier costly action is justified</w:t>
      </w:r>
      <w:r w:rsidR="00671070">
        <w:rPr>
          <w:rFonts w:ascii="Times New Roman" w:hAnsi="Times New Roman" w:cs="Times New Roman"/>
        </w:rPr>
        <w:t xml:space="preserve"> (such as in the experimental</w:t>
      </w:r>
      <w:r w:rsidR="00C44C5D">
        <w:rPr>
          <w:rFonts w:ascii="Times New Roman" w:hAnsi="Times New Roman" w:cs="Times New Roman"/>
        </w:rPr>
        <w:t xml:space="preserve"> condition</w:t>
      </w:r>
      <w:r w:rsidR="00671070">
        <w:rPr>
          <w:rFonts w:ascii="Times New Roman" w:hAnsi="Times New Roman" w:cs="Times New Roman"/>
        </w:rPr>
        <w:t xml:space="preserve"> but </w:t>
      </w:r>
      <w:r w:rsidR="00C44C5D">
        <w:rPr>
          <w:rFonts w:ascii="Times New Roman" w:hAnsi="Times New Roman" w:cs="Times New Roman"/>
        </w:rPr>
        <w:t>not in the control condition</w:t>
      </w:r>
      <w:r w:rsidR="00671070">
        <w:rPr>
          <w:rFonts w:ascii="Times New Roman" w:hAnsi="Times New Roman" w:cs="Times New Roman"/>
        </w:rPr>
        <w:t xml:space="preserve">). </w:t>
      </w:r>
      <w:r w:rsidR="006B78F3">
        <w:rPr>
          <w:rFonts w:ascii="Times New Roman" w:hAnsi="Times New Roman" w:cs="Times New Roman"/>
        </w:rPr>
        <w:t>This is what they found.</w:t>
      </w:r>
    </w:p>
    <w:p w14:paraId="6308D11D" w14:textId="45F33DE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r w:rsidR="00EE5434">
        <w:rPr>
          <w:rFonts w:ascii="Times New Roman" w:eastAsia="Times New Roman" w:hAnsi="Times New Roman" w:cs="Times New Roman"/>
        </w:rPr>
        <w:t xml:space="preserve">to </w:t>
      </w:r>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w:t>
      </w:r>
      <w:r w:rsidR="00212940">
        <w:rPr>
          <w:rFonts w:ascii="Times New Roman" w:hAnsi="Times New Roman" w:cs="Times New Roman"/>
        </w:rPr>
        <w:t>Low Jump</w:t>
      </w:r>
      <w:r w:rsidR="00524642">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326DC7EE"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00AC1613">
              <w:rPr>
                <w:rFonts w:ascii="Times New Roman" w:hAnsi="Times New Roman" w:cs="Times New Roman"/>
                <w:i w:val="0"/>
                <w:iCs w:val="0"/>
                <w:noProof/>
                <w:color w:val="000000" w:themeColor="text1"/>
                <w:sz w:val="24"/>
                <w:szCs w:val="24"/>
              </w:rPr>
              <w:t>11</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w:t>
            </w:r>
            <w:proofErr w:type="gramStart"/>
            <w:r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6FA7D3AB"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w:t>
      </w:r>
      <w:proofErr w:type="gramStart"/>
      <w:r>
        <w:rPr>
          <w:rFonts w:ascii="Times New Roman" w:hAnsi="Times New Roman" w:cs="Times New Roman"/>
        </w:rPr>
        <w:t>mean</w:t>
      </w:r>
      <w:proofErr w:type="gramEnd"/>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times to</w:t>
      </w:r>
      <w:r w:rsidR="00C10F72">
        <w:rPr>
          <w:rFonts w:ascii="Times New Roman" w:hAnsi="Times New Roman" w:cs="Times New Roman"/>
        </w:rPr>
        <w:t xml:space="preserve"> the</w:t>
      </w:r>
      <w:r>
        <w:rPr>
          <w:rFonts w:ascii="Times New Roman" w:hAnsi="Times New Roman" w:cs="Times New Roman"/>
        </w:rPr>
        <w:t xml:space="preserve"> </w:t>
      </w:r>
      <w:r w:rsidR="00762F90">
        <w:rPr>
          <w:rFonts w:ascii="Times New Roman" w:hAnsi="Times New Roman" w:cs="Times New Roman"/>
        </w:rPr>
        <w:t xml:space="preserve">Efficient and Inefficient test events across training epochs and conditions. As </w:t>
      </w:r>
      <w:r w:rsidR="00C10F72">
        <w:rPr>
          <w:rFonts w:ascii="Times New Roman" w:hAnsi="Times New Roman" w:cs="Times New Roman"/>
        </w:rPr>
        <w:t>shown in the figure</w:t>
      </w:r>
      <w:r w:rsidR="00762F90">
        <w:rPr>
          <w:rFonts w:ascii="Times New Roman" w:hAnsi="Times New Roman" w:cs="Times New Roman"/>
        </w:rPr>
        <w:t>,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 xml:space="preserve">event than at the low, efficient test event. In contrast, </w:t>
      </w:r>
      <w:r w:rsidR="007B1477">
        <w:rPr>
          <w:rFonts w:ascii="Times New Roman" w:hAnsi="Times New Roman" w:cs="Times New Roman"/>
        </w:rPr>
        <w:t>and as was</w:t>
      </w:r>
      <w:r w:rsidR="00C10F72">
        <w:rPr>
          <w:rFonts w:ascii="Times New Roman" w:hAnsi="Times New Roman" w:cs="Times New Roman"/>
        </w:rPr>
        <w:t xml:space="preserve"> also</w:t>
      </w:r>
      <w:r w:rsidR="007B1477">
        <w:rPr>
          <w:rFonts w:ascii="Times New Roman" w:hAnsi="Times New Roman" w:cs="Times New Roman"/>
        </w:rPr>
        <w:t xml:space="preserve"> true for the infants in the Control condition in Liu and </w:t>
      </w:r>
      <w:proofErr w:type="spellStart"/>
      <w:r w:rsidR="007B1477">
        <w:rPr>
          <w:rFonts w:ascii="Times New Roman" w:hAnsi="Times New Roman" w:cs="Times New Roman"/>
        </w:rPr>
        <w:t>Spelke</w:t>
      </w:r>
      <w:proofErr w:type="spellEnd"/>
      <w:r w:rsidR="007B1477">
        <w:rPr>
          <w:rFonts w:ascii="Times New Roman" w:hAnsi="Times New Roman" w:cs="Times New Roman"/>
        </w:rPr>
        <w:t xml:space="preserve"> (2017), networks showed </w:t>
      </w:r>
      <w:r w:rsidR="00C10F72">
        <w:rPr>
          <w:rFonts w:ascii="Times New Roman" w:hAnsi="Times New Roman" w:cs="Times New Roman"/>
        </w:rPr>
        <w:t>a much slighter but still consistent tendency</w:t>
      </w:r>
      <w:r w:rsidR="007B1477">
        <w:rPr>
          <w:rFonts w:ascii="Times New Roman" w:hAnsi="Times New Roman" w:cs="Times New Roman"/>
        </w:rPr>
        <w:t xml:space="preserve">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w:t>
      </w:r>
      <w:proofErr w:type="spellStart"/>
      <w:r w:rsidR="00C37281">
        <w:rPr>
          <w:rFonts w:ascii="Times New Roman" w:hAnsi="Times New Roman" w:cs="Times New Roman"/>
        </w:rPr>
        <w:t>Spelke</w:t>
      </w:r>
      <w:proofErr w:type="spellEnd"/>
      <w:r w:rsidR="00C37281">
        <w:rPr>
          <w:rFonts w:ascii="Times New Roman" w:hAnsi="Times New Roman" w:cs="Times New Roman"/>
        </w:rPr>
        <w:t xml:space="preserv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w:t>
      </w:r>
      <w:proofErr w:type="gramStart"/>
      <w:r w:rsidR="00B2442C">
        <w:rPr>
          <w:rFonts w:ascii="Times New Roman" w:hAnsi="Times New Roman" w:cs="Times New Roman"/>
        </w:rPr>
        <w:t>efficiency, or</w:t>
      </w:r>
      <w:proofErr w:type="gramEnd"/>
      <w:r w:rsidR="00B2442C">
        <w:rPr>
          <w:rFonts w:ascii="Times New Roman" w:hAnsi="Times New Roman" w:cs="Times New Roman"/>
        </w:rPr>
        <w:t xml:space="preserve"> action or domain-specific mechanisms such as </w:t>
      </w:r>
      <w:proofErr w:type="gramStart"/>
      <w:r>
        <w:rPr>
          <w:rFonts w:ascii="Times New Roman" w:hAnsi="Times New Roman" w:cs="Times New Roman"/>
        </w:rPr>
        <w:t>a NUC</w:t>
      </w:r>
      <w:proofErr w:type="gramEnd"/>
      <w:r>
        <w:rPr>
          <w:rFonts w:ascii="Times New Roman" w:hAnsi="Times New Roman" w:cs="Times New Roman"/>
        </w:rPr>
        <w:t xml:space="preserve">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 xml:space="preserve">like that by Liu and </w:t>
      </w:r>
      <w:proofErr w:type="spellStart"/>
      <w:r w:rsidR="008D0170">
        <w:rPr>
          <w:rFonts w:ascii="Times New Roman" w:hAnsi="Times New Roman" w:cs="Times New Roman"/>
        </w:rPr>
        <w:t>Spelke</w:t>
      </w:r>
      <w:proofErr w:type="spellEnd"/>
      <w:r w:rsidR="008D0170">
        <w:rPr>
          <w:rFonts w:ascii="Times New Roman" w:hAnsi="Times New Roman" w:cs="Times New Roman"/>
        </w:rPr>
        <w:t xml:space="preserv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w:t>
      </w:r>
      <w:proofErr w:type="gramStart"/>
      <w:r w:rsidR="000651A7">
        <w:rPr>
          <w:rFonts w:ascii="Times New Roman" w:eastAsia="Times New Roman" w:hAnsi="Times New Roman" w:cs="Times New Roman"/>
        </w:rPr>
        <w:t xml:space="preserve">a </w:t>
      </w:r>
      <w:r w:rsidR="0018749A">
        <w:rPr>
          <w:rFonts w:ascii="Times New Roman" w:eastAsia="Times New Roman" w:hAnsi="Times New Roman" w:cs="Times New Roman"/>
        </w:rPr>
        <w:t>proof</w:t>
      </w:r>
      <w:proofErr w:type="gramEnd"/>
      <w:r w:rsidR="0018749A">
        <w:rPr>
          <w:rFonts w:ascii="Times New Roman" w:eastAsia="Times New Roman" w:hAnsi="Times New Roman" w:cs="Times New Roman"/>
        </w:rPr>
        <w:t xml:space="preserve">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 xml:space="preserve">in </w:t>
      </w:r>
      <w:proofErr w:type="spellStart"/>
      <w:r w:rsidR="00A4169B">
        <w:rPr>
          <w:rFonts w:ascii="Times New Roman" w:eastAsia="Times New Roman" w:hAnsi="Times New Roman" w:cs="Times New Roman"/>
        </w:rPr>
        <w:t>VoE</w:t>
      </w:r>
      <w:proofErr w:type="spellEnd"/>
      <w:r w:rsidR="00A4169B">
        <w:rPr>
          <w:rFonts w:ascii="Times New Roman" w:eastAsia="Times New Roman" w:hAnsi="Times New Roman" w:cs="Times New Roman"/>
        </w:rPr>
        <w:t xml:space="preserv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t>
      </w:r>
      <w:r w:rsidR="004F629A">
        <w:rPr>
          <w:rFonts w:ascii="Times New Roman" w:eastAsia="Times New Roman" w:hAnsi="Times New Roman" w:cs="Times New Roman"/>
        </w:rPr>
        <w:lastRenderedPageBreak/>
        <w:t>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proofErr w:type="spellStart"/>
      <w:r w:rsidR="00F405B0">
        <w:rPr>
          <w:rFonts w:ascii="Times New Roman" w:hAnsi="Times New Roman" w:cs="Times New Roman"/>
        </w:rPr>
        <w:t>VoE</w:t>
      </w:r>
      <w:proofErr w:type="spellEnd"/>
      <w:r w:rsidR="00F405B0">
        <w:rPr>
          <w:rFonts w:ascii="Times New Roman" w:hAnsi="Times New Roman" w:cs="Times New Roman"/>
        </w:rPr>
        <w:t xml:space="preserv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w:t>
      </w:r>
      <w:r>
        <w:rPr>
          <w:rFonts w:ascii="Times New Roman" w:hAnsi="Times New Roman" w:cs="Times New Roman"/>
        </w:rPr>
        <w:lastRenderedPageBreak/>
        <w:t xml:space="preserve">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w:t>
      </w:r>
      <w:r w:rsidR="00F35BB5">
        <w:rPr>
          <w:rFonts w:ascii="Times New Roman" w:hAnsi="Times New Roman" w:cs="Times New Roman"/>
        </w:rPr>
        <w:lastRenderedPageBreak/>
        <w:t>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02334ED6"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AC1613">
                              <w:rPr>
                                <w:rFonts w:ascii="Times New Roman" w:hAnsi="Times New Roman" w:cs="Times New Roman"/>
                                <w:i w:val="0"/>
                                <w:iCs w:val="0"/>
                                <w:noProof/>
                                <w:color w:val="000000" w:themeColor="text1"/>
                                <w:sz w:val="24"/>
                                <w:szCs w:val="24"/>
                              </w:rPr>
                              <w:t>12</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8"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02334ED6"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AC1613">
                        <w:rPr>
                          <w:rFonts w:ascii="Times New Roman" w:hAnsi="Times New Roman" w:cs="Times New Roman"/>
                          <w:i w:val="0"/>
                          <w:iCs w:val="0"/>
                          <w:noProof/>
                          <w:color w:val="000000" w:themeColor="text1"/>
                          <w:sz w:val="24"/>
                          <w:szCs w:val="24"/>
                        </w:rPr>
                        <w:t>12</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w:t>
      </w:r>
      <w:r>
        <w:rPr>
          <w:rFonts w:ascii="Times New Roman" w:hAnsi="Times New Roman" w:cs="Times New Roman"/>
        </w:rPr>
        <w:lastRenderedPageBreak/>
        <w:t>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w:t>
      </w:r>
      <w:r>
        <w:rPr>
          <w:rFonts w:ascii="Times New Roman" w:hAnsi="Times New Roman" w:cs="Times New Roman"/>
        </w:rPr>
        <w:lastRenderedPageBreak/>
        <w:t xml:space="preserve">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52C1E9C4"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AC1613">
                              <w:rPr>
                                <w:rFonts w:ascii="Times New Roman" w:hAnsi="Times New Roman" w:cs="Times New Roman"/>
                                <w:i w:val="0"/>
                                <w:iCs w:val="0"/>
                                <w:noProof/>
                                <w:color w:val="000000" w:themeColor="text1"/>
                                <w:sz w:val="24"/>
                                <w:szCs w:val="24"/>
                              </w:rPr>
                              <w:t>13</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9"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CmJkBh&#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52C1E9C4"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AC1613">
                        <w:rPr>
                          <w:rFonts w:ascii="Times New Roman" w:hAnsi="Times New Roman" w:cs="Times New Roman"/>
                          <w:i w:val="0"/>
                          <w:iCs w:val="0"/>
                          <w:noProof/>
                          <w:color w:val="000000" w:themeColor="text1"/>
                          <w:sz w:val="24"/>
                          <w:szCs w:val="24"/>
                        </w:rPr>
                        <w:t>13</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w:t>
      </w:r>
      <w:r w:rsidR="00136774" w:rsidRPr="00136774">
        <w:rPr>
          <w:rFonts w:ascii="Times New Roman" w:hAnsi="Times New Roman" w:cs="Times New Roman"/>
        </w:rPr>
        <w:lastRenderedPageBreak/>
        <w:t xml:space="preserve">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w:t>
      </w:r>
      <w:r w:rsidRPr="00610A6A">
        <w:rPr>
          <w:rFonts w:ascii="Times New Roman" w:hAnsi="Times New Roman" w:cs="Times New Roman"/>
        </w:rPr>
        <w:lastRenderedPageBreak/>
        <w:t xml:space="preserve">events. As a result, the network can adjust its </w:t>
      </w:r>
      <w:proofErr w:type="gramStart"/>
      <w:r w:rsidRPr="00610A6A">
        <w:rPr>
          <w:rFonts w:ascii="Times New Roman" w:hAnsi="Times New Roman" w:cs="Times New Roman"/>
        </w:rPr>
        <w:t>weights</w:t>
      </w:r>
      <w:proofErr w:type="gramEnd"/>
      <w:r w:rsidRPr="00610A6A">
        <w:rPr>
          <w:rFonts w:ascii="Times New Roman" w:hAnsi="Times New Roman" w:cs="Times New Roman"/>
        </w:rPr>
        <w:t xml:space="preserve"> sufficiently during the habituation phase to activate the Jump Height 4 output unit in response to any of the input features it was associated with during pretraining</w:t>
      </w:r>
      <w:r w:rsidR="00EB0AC1">
        <w:rPr>
          <w:rFonts w:ascii="Times New Roman" w:hAnsi="Times New Roman" w:cs="Times New Roman"/>
        </w:rPr>
        <w:t xml:space="preserve">, </w:t>
      </w:r>
      <w:proofErr w:type="gramStart"/>
      <w:r w:rsidR="00EB0AC1">
        <w:rPr>
          <w:rFonts w:ascii="Times New Roman" w:hAnsi="Times New Roman" w:cs="Times New Roman"/>
        </w:rPr>
        <w:t>including itself</w:t>
      </w:r>
      <w:r w:rsidRPr="00610A6A">
        <w:rPr>
          <w:rFonts w:ascii="Times New Roman" w:hAnsi="Times New Roman" w:cs="Times New Roman"/>
        </w:rPr>
        <w:t>—</w:t>
      </w:r>
      <w:proofErr w:type="gramEnd"/>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proofErr w:type="gramStart"/>
      <w:r w:rsidR="002614CF">
        <w:rPr>
          <w:rFonts w:ascii="Times New Roman" w:hAnsi="Times New Roman" w:cs="Times New Roman"/>
        </w:rPr>
        <w:lastRenderedPageBreak/>
        <w:t>was itself</w:t>
      </w:r>
      <w:proofErr w:type="gramEnd"/>
      <w:r w:rsidR="002614CF">
        <w:rPr>
          <w:rFonts w:ascii="Times New Roman" w:hAnsi="Times New Roman" w:cs="Times New Roman"/>
        </w:rPr>
        <w:t xml:space="preserve">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w:t>
      </w:r>
      <w:proofErr w:type="spellStart"/>
      <w:r w:rsidR="002614CF">
        <w:rPr>
          <w:rFonts w:ascii="Times New Roman" w:hAnsi="Times New Roman" w:cs="Times New Roman"/>
        </w:rPr>
        <w:t>Vallortigara</w:t>
      </w:r>
      <w:proofErr w:type="spellEnd"/>
      <w:r w:rsidR="002614CF">
        <w:rPr>
          <w:rFonts w:ascii="Times New Roman" w:hAnsi="Times New Roman" w:cs="Times New Roman"/>
        </w:rPr>
        <w:t xml:space="preserve">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 xml:space="preserve">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w:t>
      </w:r>
      <w:proofErr w:type="gramStart"/>
      <w:r w:rsidRPr="00F70315">
        <w:rPr>
          <w:rFonts w:ascii="Times New Roman" w:hAnsi="Times New Roman" w:cs="Times New Roman"/>
        </w:rPr>
        <w:t>Taken</w:t>
      </w:r>
      <w:proofErr w:type="gramEnd"/>
      <w:r w:rsidRPr="00F70315">
        <w:rPr>
          <w:rFonts w:ascii="Times New Roman" w:hAnsi="Times New Roman" w:cs="Times New Roman"/>
        </w:rPr>
        <w:t xml:space="preserve"> together, these results suggest that infants’ behavior in </w:t>
      </w:r>
      <w:proofErr w:type="spellStart"/>
      <w:r w:rsidRPr="00F70315">
        <w:rPr>
          <w:rFonts w:ascii="Times New Roman" w:hAnsi="Times New Roman" w:cs="Times New Roman"/>
        </w:rPr>
        <w:t>VoE</w:t>
      </w:r>
      <w:proofErr w:type="spellEnd"/>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w:t>
      </w:r>
      <w:proofErr w:type="gramStart"/>
      <w:r w:rsidR="00BC3C3D">
        <w:rPr>
          <w:rFonts w:ascii="Times New Roman" w:hAnsi="Times New Roman" w:cs="Times New Roman"/>
        </w:rPr>
        <w:t>a</w:t>
      </w:r>
      <w:r w:rsidRPr="00F70315">
        <w:rPr>
          <w:rFonts w:ascii="Times New Roman" w:hAnsi="Times New Roman" w:cs="Times New Roman"/>
        </w:rPr>
        <w:t xml:space="preserve"> domain</w:t>
      </w:r>
      <w:proofErr w:type="gramEnd"/>
      <w:r w:rsidRPr="00F70315">
        <w:rPr>
          <w:rFonts w:ascii="Times New Roman" w:hAnsi="Times New Roman" w:cs="Times New Roman"/>
        </w:rPr>
        <w:t xml:space="preserve">-general associative mechanisms </w:t>
      </w:r>
      <w:r w:rsidR="00BC3C3D">
        <w:rPr>
          <w:rFonts w:ascii="Times New Roman" w:hAnsi="Times New Roman" w:cs="Times New Roman"/>
        </w:rPr>
        <w:t xml:space="preserve">that </w:t>
      </w:r>
      <w:proofErr w:type="gramStart"/>
      <w:r w:rsidR="00BC3C3D">
        <w:rPr>
          <w:rFonts w:ascii="Times New Roman" w:hAnsi="Times New Roman" w:cs="Times New Roman"/>
        </w:rPr>
        <w:t>operates</w:t>
      </w:r>
      <w:proofErr w:type="gramEnd"/>
      <w:r w:rsidR="00BC3C3D">
        <w:rPr>
          <w:rFonts w:ascii="Times New Roman" w:hAnsi="Times New Roman" w:cs="Times New Roman"/>
        </w:rPr>
        <w:t xml:space="preserve">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w:t>
      </w:r>
      <w:proofErr w:type="spellStart"/>
      <w:r w:rsidR="001D6D65" w:rsidRPr="001D6D65">
        <w:rPr>
          <w:rFonts w:ascii="Times New Roman" w:hAnsi="Times New Roman" w:cs="Times New Roman"/>
        </w:rPr>
        <w:t>VoE</w:t>
      </w:r>
      <w:proofErr w:type="spellEnd"/>
      <w:r w:rsidR="001D6D65" w:rsidRPr="001D6D65">
        <w:rPr>
          <w:rFonts w:ascii="Times New Roman" w:hAnsi="Times New Roman" w:cs="Times New Roman"/>
        </w:rPr>
        <w:t xml:space="preserv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lastRenderedPageBreak/>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 xml:space="preserve">Carey, 2009;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Jara-Ettinger et al., 2020; Leslie, 1995; </w:t>
      </w:r>
      <w:proofErr w:type="spellStart"/>
      <w:r w:rsidR="006C4E68" w:rsidRPr="006C4E68">
        <w:rPr>
          <w:rFonts w:ascii="Times New Roman" w:eastAsia="Times New Roman" w:hAnsi="Times New Roman" w:cs="Times New Roman"/>
        </w:rPr>
        <w:t>Spelke</w:t>
      </w:r>
      <w:proofErr w:type="spellEnd"/>
      <w:r w:rsidR="006C4E68" w:rsidRPr="006C4E68">
        <w:rPr>
          <w:rFonts w:ascii="Times New Roman" w:eastAsia="Times New Roman" w:hAnsi="Times New Roman" w:cs="Times New Roman"/>
        </w:rPr>
        <w:t>,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w:t>
      </w:r>
      <w:proofErr w:type="spellStart"/>
      <w:r w:rsidR="00963F99">
        <w:rPr>
          <w:rFonts w:ascii="Times New Roman" w:eastAsia="Times New Roman" w:hAnsi="Times New Roman" w:cs="Times New Roman"/>
        </w:rPr>
        <w:t>VoE</w:t>
      </w:r>
      <w:proofErr w:type="spellEnd"/>
      <w:r w:rsidR="00963F99">
        <w:rPr>
          <w:rFonts w:ascii="Times New Roman" w:eastAsia="Times New Roman" w:hAnsi="Times New Roman" w:cs="Times New Roman"/>
        </w:rPr>
        <w:t xml:space="preserv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 xml:space="preserve">(e.g., Benton, 2024; Benton &amp; Lapan, 2022; </w:t>
      </w:r>
      <w:proofErr w:type="spellStart"/>
      <w:r w:rsidR="00543220" w:rsidRPr="00543220">
        <w:rPr>
          <w:rFonts w:ascii="Times New Roman" w:eastAsia="Times New Roman" w:hAnsi="Times New Roman" w:cs="Times New Roman"/>
        </w:rPr>
        <w:t>Bogartz</w:t>
      </w:r>
      <w:proofErr w:type="spellEnd"/>
      <w:r w:rsidR="00543220" w:rsidRPr="00543220">
        <w:rPr>
          <w:rFonts w:ascii="Times New Roman" w:eastAsia="Times New Roman" w:hAnsi="Times New Roman" w:cs="Times New Roman"/>
        </w:rPr>
        <w:t xml:space="preserve"> et al., 2000; Cohen et al., 2002; Cohen &amp; Marks, 2002; Colunga &amp; Smith, 2005; Jones &amp; Smith, 1993; Oakes &amp; Cohen, 2003; Perner &amp; Ruffman, 2005;  Quinn &amp; </w:t>
      </w:r>
      <w:proofErr w:type="spellStart"/>
      <w:r w:rsidR="00543220" w:rsidRPr="00543220">
        <w:rPr>
          <w:rFonts w:ascii="Times New Roman" w:eastAsia="Times New Roman" w:hAnsi="Times New Roman" w:cs="Times New Roman"/>
        </w:rPr>
        <w:t>Eimas</w:t>
      </w:r>
      <w:proofErr w:type="spellEnd"/>
      <w:r w:rsidR="00543220" w:rsidRPr="00543220">
        <w:rPr>
          <w:rFonts w:ascii="Times New Roman" w:eastAsia="Times New Roman" w:hAnsi="Times New Roman" w:cs="Times New Roman"/>
        </w:rPr>
        <w:t xml:space="preserve">, 1997; </w:t>
      </w:r>
      <w:proofErr w:type="spellStart"/>
      <w:r w:rsidR="00543220" w:rsidRPr="00543220">
        <w:rPr>
          <w:rFonts w:ascii="Times New Roman" w:eastAsia="Times New Roman" w:hAnsi="Times New Roman" w:cs="Times New Roman"/>
        </w:rPr>
        <w:t>Rakison</w:t>
      </w:r>
      <w:proofErr w:type="spellEnd"/>
      <w:r w:rsidR="00543220" w:rsidRPr="00543220">
        <w:rPr>
          <w:rFonts w:ascii="Times New Roman" w:eastAsia="Times New Roman" w:hAnsi="Times New Roman" w:cs="Times New Roman"/>
        </w:rPr>
        <w:t xml:space="preserve"> &amp; </w:t>
      </w:r>
      <w:proofErr w:type="spellStart"/>
      <w:r w:rsidR="00543220" w:rsidRPr="00543220">
        <w:rPr>
          <w:rFonts w:ascii="Times New Roman" w:eastAsia="Times New Roman" w:hAnsi="Times New Roman" w:cs="Times New Roman"/>
        </w:rPr>
        <w:t>Lupyan</w:t>
      </w:r>
      <w:proofErr w:type="spellEnd"/>
      <w:r w:rsidR="00543220" w:rsidRPr="00543220">
        <w:rPr>
          <w:rFonts w:ascii="Times New Roman" w:eastAsia="Times New Roman" w:hAnsi="Times New Roman" w:cs="Times New Roman"/>
        </w:rPr>
        <w:t>,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w:t>
      </w:r>
      <w:proofErr w:type="spellStart"/>
      <w:r w:rsidR="007C01C2">
        <w:rPr>
          <w:rFonts w:ascii="Times New Roman" w:eastAsia="Times New Roman" w:hAnsi="Times New Roman" w:cs="Times New Roman"/>
        </w:rPr>
        <w:t>VoE</w:t>
      </w:r>
      <w:proofErr w:type="spellEnd"/>
      <w:r w:rsidR="007C01C2">
        <w:rPr>
          <w:rFonts w:ascii="Times New Roman" w:eastAsia="Times New Roman" w:hAnsi="Times New Roman" w:cs="Times New Roman"/>
        </w:rPr>
        <w:t xml:space="preserv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lastRenderedPageBreak/>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w:t>
      </w:r>
      <w:proofErr w:type="spellStart"/>
      <w:r w:rsidR="00396E78">
        <w:rPr>
          <w:rFonts w:ascii="Times New Roman" w:eastAsia="Times New Roman" w:hAnsi="Times New Roman" w:cs="Times New Roman"/>
        </w:rPr>
        <w:t>VoE</w:t>
      </w:r>
      <w:proofErr w:type="spellEnd"/>
      <w:r w:rsidR="00396E78">
        <w:rPr>
          <w:rFonts w:ascii="Times New Roman" w:eastAsia="Times New Roman" w:hAnsi="Times New Roman" w:cs="Times New Roman"/>
        </w:rPr>
        <w:t xml:space="preserv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w:t>
      </w:r>
      <w:proofErr w:type="spellStart"/>
      <w:r w:rsidRPr="00B83C7E">
        <w:rPr>
          <w:rFonts w:ascii="Times New Roman" w:eastAsia="Times New Roman" w:hAnsi="Times New Roman" w:cs="Times New Roman"/>
        </w:rPr>
        <w:t>Yermolayeva</w:t>
      </w:r>
      <w:proofErr w:type="spellEnd"/>
      <w:r w:rsidRPr="00B83C7E">
        <w:rPr>
          <w:rFonts w:ascii="Times New Roman" w:eastAsia="Times New Roman" w:hAnsi="Times New Roman" w:cs="Times New Roman"/>
        </w:rPr>
        <w:t xml:space="preserve"> &amp; </w:t>
      </w:r>
      <w:proofErr w:type="spellStart"/>
      <w:r w:rsidRPr="00B83C7E">
        <w:rPr>
          <w:rFonts w:ascii="Times New Roman" w:eastAsia="Times New Roman" w:hAnsi="Times New Roman" w:cs="Times New Roman"/>
        </w:rPr>
        <w:t>Rakison</w:t>
      </w:r>
      <w:proofErr w:type="spellEnd"/>
      <w:r w:rsidRPr="00B83C7E">
        <w:rPr>
          <w:rFonts w:ascii="Times New Roman" w:eastAsia="Times New Roman" w:hAnsi="Times New Roman" w:cs="Times New Roman"/>
        </w:rPr>
        <w:t xml:space="preserve">,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xml:space="preserve">. This contrasts with the only other connectionist model in this space by </w:t>
      </w:r>
      <w:proofErr w:type="spellStart"/>
      <w:r w:rsidR="00F21664" w:rsidRPr="00F21664">
        <w:rPr>
          <w:rFonts w:ascii="Times New Roman" w:eastAsia="Times New Roman" w:hAnsi="Times New Roman" w:cs="Times New Roman"/>
        </w:rPr>
        <w:t>Overwalle</w:t>
      </w:r>
      <w:proofErr w:type="spellEnd"/>
      <w:r w:rsidR="00F21664" w:rsidRPr="00F21664">
        <w:rPr>
          <w:rFonts w:ascii="Times New Roman" w:eastAsia="Times New Roman" w:hAnsi="Times New Roman" w:cs="Times New Roman"/>
        </w:rPr>
        <w:t xml:space="preserv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w:t>
      </w:r>
      <w:r>
        <w:rPr>
          <w:rFonts w:ascii="Times New Roman" w:eastAsia="Times New Roman" w:hAnsi="Times New Roman" w:cs="Times New Roman"/>
        </w:rPr>
        <w:lastRenderedPageBreak/>
        <w:t>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w:t>
      </w:r>
      <w:proofErr w:type="gramStart"/>
      <w:r w:rsidR="00DC5011">
        <w:rPr>
          <w:rFonts w:ascii="Times New Roman" w:eastAsia="Times New Roman" w:hAnsi="Times New Roman" w:cs="Times New Roman"/>
        </w:rPr>
        <w:t>’ looking</w:t>
      </w:r>
      <w:proofErr w:type="gramEnd"/>
      <w:r w:rsidR="00DC5011">
        <w:rPr>
          <w:rFonts w:ascii="Times New Roman" w:eastAsia="Times New Roman" w:hAnsi="Times New Roman" w:cs="Times New Roman"/>
        </w:rPr>
        <w:t xml:space="preserve">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 xml:space="preserve">incorporating </w:t>
      </w:r>
      <w:proofErr w:type="gramStart"/>
      <w:r w:rsidR="00747F36">
        <w:rPr>
          <w:rFonts w:ascii="Times New Roman" w:eastAsia="Times New Roman" w:hAnsi="Times New Roman" w:cs="Times New Roman"/>
        </w:rPr>
        <w:t>only</w:t>
      </w:r>
      <w:proofErr w:type="gramEnd"/>
      <w:r w:rsidR="00747F36">
        <w:rPr>
          <w:rFonts w:ascii="Times New Roman" w:eastAsia="Times New Roman" w:hAnsi="Times New Roman" w:cs="Times New Roman"/>
        </w:rPr>
        <w:t xml:space="preserve">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w:t>
      </w:r>
      <w:proofErr w:type="gramStart"/>
      <w:r w:rsidR="00C64BA7">
        <w:rPr>
          <w:rFonts w:ascii="Times New Roman" w:eastAsia="Times New Roman" w:hAnsi="Times New Roman" w:cs="Times New Roman"/>
        </w:rPr>
        <w:t>trends</w:t>
      </w:r>
      <w:proofErr w:type="gramEnd"/>
      <w:r w:rsidR="00C64BA7">
        <w:rPr>
          <w:rFonts w:ascii="Times New Roman" w:eastAsia="Times New Roman" w:hAnsi="Times New Roman" w:cs="Times New Roman"/>
        </w:rPr>
        <w:t xml:space="preserve">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 xml:space="preserve">Inferring Goals condition in </w:t>
      </w:r>
      <w:proofErr w:type="spellStart"/>
      <w:r w:rsidRPr="00B05A5B">
        <w:rPr>
          <w:rFonts w:ascii="Times New Roman" w:eastAsia="Times New Roman" w:hAnsi="Times New Roman" w:cs="Times New Roman"/>
        </w:rPr>
        <w:t>Csibra</w:t>
      </w:r>
      <w:proofErr w:type="spellEnd"/>
      <w:r w:rsidRPr="00B05A5B">
        <w:rPr>
          <w:rFonts w:ascii="Times New Roman" w:eastAsia="Times New Roman" w:hAnsi="Times New Roman" w:cs="Times New Roman"/>
        </w:rPr>
        <w:t xml:space="preserve">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w:t>
      </w:r>
      <w:proofErr w:type="spellStart"/>
      <w:r w:rsidR="00440D59">
        <w:rPr>
          <w:rFonts w:ascii="Times New Roman" w:eastAsia="Times New Roman" w:hAnsi="Times New Roman" w:cs="Times New Roman"/>
        </w:rPr>
        <w:t>VoE</w:t>
      </w:r>
      <w:proofErr w:type="spellEnd"/>
      <w:r w:rsidR="00440D59">
        <w:rPr>
          <w:rFonts w:ascii="Times New Roman" w:eastAsia="Times New Roman" w:hAnsi="Times New Roman" w:cs="Times New Roman"/>
        </w:rPr>
        <w:t xml:space="preserv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42D415E2" w14:textId="77777777" w:rsidR="000E08AF" w:rsidRDefault="000E08AF" w:rsidP="000E08AF">
      <w:pPr>
        <w:spacing w:line="480" w:lineRule="auto"/>
        <w:contextualSpacing/>
        <w:rPr>
          <w:rFonts w:ascii="Times New Roman" w:eastAsia="Times New Roman" w:hAnsi="Times New Roman" w:cs="Times New Roman"/>
        </w:rPr>
      </w:pPr>
    </w:p>
    <w:p w14:paraId="202834EF" w14:textId="21D49786" w:rsidR="000E08AF" w:rsidRPr="000E08AF" w:rsidRDefault="000E08AF" w:rsidP="000E08AF">
      <w:pPr>
        <w:spacing w:line="480" w:lineRule="auto"/>
        <w:contextualSpacing/>
        <w:rPr>
          <w:rFonts w:ascii="Times New Roman" w:eastAsia="Times New Roman" w:hAnsi="Times New Roman" w:cs="Times New Roman"/>
          <w:b/>
          <w:bCs/>
        </w:rPr>
      </w:pPr>
      <w:proofErr w:type="gramStart"/>
      <w:r w:rsidRPr="000E08AF">
        <w:rPr>
          <w:rFonts w:ascii="Times New Roman" w:eastAsia="Times New Roman" w:hAnsi="Times New Roman" w:cs="Times New Roman"/>
          <w:b/>
          <w:bCs/>
        </w:rPr>
        <w:t>although</w:t>
      </w:r>
      <w:proofErr w:type="gramEnd"/>
      <w:r w:rsidRPr="000E08AF">
        <w:rPr>
          <w:rFonts w:ascii="Times New Roman" w:eastAsia="Times New Roman" w:hAnsi="Times New Roman" w:cs="Times New Roman"/>
          <w:b/>
          <w:bCs/>
        </w:rPr>
        <w:t xml:space="preserve"> OM10-2 failed to capture the target </w:t>
      </w:r>
      <w:proofErr w:type="gramStart"/>
      <w:r w:rsidRPr="000E08AF">
        <w:rPr>
          <w:rFonts w:ascii="Times New Roman" w:eastAsia="Times New Roman" w:hAnsi="Times New Roman" w:cs="Times New Roman"/>
          <w:b/>
          <w:bCs/>
        </w:rPr>
        <w:t>findings</w:t>
      </w:r>
      <w:proofErr w:type="gramEnd"/>
      <w:r w:rsidRPr="000E08AF">
        <w:rPr>
          <w:rFonts w:ascii="Times New Roman" w:eastAsia="Times New Roman" w:hAnsi="Times New Roman" w:cs="Times New Roman"/>
          <w:b/>
          <w:bCs/>
        </w:rPr>
        <w:t xml:space="preserve"> the results from all models will continue to be reported for each subsequent simulation so that a "score card" can be generated at the end</w:t>
      </w:r>
      <w:r>
        <w:rPr>
          <w:rFonts w:ascii="Times New Roman" w:eastAsia="Times New Roman" w:hAnsi="Times New Roman" w:cs="Times New Roman"/>
          <w:b/>
          <w:bCs/>
        </w:rPr>
        <w:t xml:space="preserve"> KEEP</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23"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24"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25"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 xml:space="preserve">Baillargeon, R., </w:t>
      </w:r>
      <w:proofErr w:type="spellStart"/>
      <w:r w:rsidRPr="001F385D">
        <w:rPr>
          <w:rFonts w:ascii="Times New Roman" w:eastAsia="Times New Roman" w:hAnsi="Times New Roman" w:cs="Times New Roman"/>
        </w:rPr>
        <w:t>Spelke</w:t>
      </w:r>
      <w:proofErr w:type="spellEnd"/>
      <w:r w:rsidRPr="001F385D">
        <w:rPr>
          <w:rFonts w:ascii="Times New Roman" w:eastAsia="Times New Roman" w:hAnsi="Times New Roman" w:cs="Times New Roman"/>
        </w:rPr>
        <w:t>, E. S., &amp; Wasserman, S. (1985). Object permanence in five-month-old infants. Cognition, 20(3), 191-208.</w:t>
      </w:r>
      <w:r>
        <w:rPr>
          <w:rFonts w:ascii="Times New Roman" w:eastAsia="Times New Roman" w:hAnsi="Times New Roman" w:cs="Times New Roman"/>
        </w:rPr>
        <w:t xml:space="preserve"> </w:t>
      </w:r>
      <w:hyperlink r:id="rId26"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27"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28"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proofErr w:type="spellStart"/>
      <w:r w:rsidRPr="00CB7504">
        <w:rPr>
          <w:rFonts w:ascii="Times New Roman" w:eastAsia="Times New Roman" w:hAnsi="Times New Roman" w:cs="Times New Roman"/>
        </w:rPr>
        <w:t>Bogartz</w:t>
      </w:r>
      <w:proofErr w:type="spellEnd"/>
      <w:r w:rsidRPr="00CB7504">
        <w:rPr>
          <w:rFonts w:ascii="Times New Roman" w:eastAsia="Times New Roman" w:hAnsi="Times New Roman" w:cs="Times New Roman"/>
        </w:rPr>
        <w:t xml:space="preserve">, R. S., </w:t>
      </w:r>
      <w:proofErr w:type="spellStart"/>
      <w:r w:rsidRPr="00CB7504">
        <w:rPr>
          <w:rFonts w:ascii="Times New Roman" w:eastAsia="Times New Roman" w:hAnsi="Times New Roman" w:cs="Times New Roman"/>
        </w:rPr>
        <w:t>Shinskey</w:t>
      </w:r>
      <w:proofErr w:type="spellEnd"/>
      <w:r w:rsidRPr="00CB7504">
        <w:rPr>
          <w:rFonts w:ascii="Times New Roman" w:eastAsia="Times New Roman" w:hAnsi="Times New Roman" w:cs="Times New Roman"/>
        </w:rPr>
        <w:t xml:space="preserve">, J. L., &amp; Schilling, T. H. (2000). Object permanence in five‐and‐a‐half‐month‐old </w:t>
      </w:r>
      <w:proofErr w:type="gramStart"/>
      <w:r w:rsidRPr="00CB7504">
        <w:rPr>
          <w:rFonts w:ascii="Times New Roman" w:eastAsia="Times New Roman" w:hAnsi="Times New Roman" w:cs="Times New Roman"/>
        </w:rPr>
        <w:t>infants?.</w:t>
      </w:r>
      <w:proofErr w:type="gramEnd"/>
      <w:r w:rsidRPr="00CB7504">
        <w:rPr>
          <w:rFonts w:ascii="Times New Roman" w:eastAsia="Times New Roman" w:hAnsi="Times New Roman" w:cs="Times New Roman"/>
        </w:rPr>
        <w:t>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29"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30"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31"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32"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33"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34"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 xml:space="preserve">Csibra, G., Gergely, G., Bı́ró, S., Koos, O., &amp; Brockbank, M. (1999). Goal attribution without agency cues: the perception of ‘pure </w:t>
      </w:r>
      <w:proofErr w:type="spellStart"/>
      <w:r w:rsidRPr="00970257">
        <w:rPr>
          <w:rFonts w:ascii="Times New Roman" w:eastAsia="Times New Roman" w:hAnsi="Times New Roman" w:cs="Times New Roman"/>
        </w:rPr>
        <w:t>reason’in</w:t>
      </w:r>
      <w:proofErr w:type="spellEnd"/>
      <w:r w:rsidRPr="00970257">
        <w:rPr>
          <w:rFonts w:ascii="Times New Roman" w:eastAsia="Times New Roman" w:hAnsi="Times New Roman" w:cs="Times New Roman"/>
        </w:rPr>
        <w:t xml:space="preserve"> </w:t>
      </w:r>
      <w:proofErr w:type="gramStart"/>
      <w:r w:rsidRPr="00970257">
        <w:rPr>
          <w:rFonts w:ascii="Times New Roman" w:eastAsia="Times New Roman" w:hAnsi="Times New Roman" w:cs="Times New Roman"/>
        </w:rPr>
        <w:t>infancy</w:t>
      </w:r>
      <w:proofErr w:type="gramEnd"/>
      <w:r w:rsidRPr="00970257">
        <w:rPr>
          <w:rFonts w:ascii="Times New Roman" w:eastAsia="Times New Roman" w:hAnsi="Times New Roman" w:cs="Times New Roman"/>
        </w:rPr>
        <w:t>.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35"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36"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37"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38"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w:t>
      </w:r>
      <w:proofErr w:type="gramStart"/>
      <w:r w:rsidRPr="00AA7184">
        <w:rPr>
          <w:rFonts w:ascii="Times New Roman" w:eastAsia="Times New Roman" w:hAnsi="Times New Roman" w:cs="Times New Roman"/>
        </w:rPr>
        <w:t>attend to</w:t>
      </w:r>
      <w:proofErr w:type="gramEnd"/>
      <w:r w:rsidRPr="00AA7184">
        <w:rPr>
          <w:rFonts w:ascii="Times New Roman" w:eastAsia="Times New Roman" w:hAnsi="Times New Roman" w:cs="Times New Roman"/>
        </w:rPr>
        <w:t xml:space="preserve"> prosocial interactions. Nat Commun 16, 6304 (2025). </w:t>
      </w:r>
      <w:hyperlink r:id="rId39"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&amp;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xml:space="preserve">, G. (2003). Teleological reasoning in infancy: The </w:t>
      </w:r>
      <w:proofErr w:type="spellStart"/>
      <w:r w:rsidRPr="00C5443B">
        <w:rPr>
          <w:rFonts w:ascii="Times New Roman" w:eastAsia="Times New Roman" w:hAnsi="Times New Roman" w:cs="Times New Roman"/>
        </w:rPr>
        <w:t>naıve</w:t>
      </w:r>
      <w:proofErr w:type="spellEnd"/>
      <w:r w:rsidRPr="00C5443B">
        <w:rPr>
          <w:rFonts w:ascii="Times New Roman" w:eastAsia="Times New Roman" w:hAnsi="Times New Roman" w:cs="Times New Roman"/>
        </w:rPr>
        <w:t xml:space="preser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40"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Nádasdy, Z.,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41"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42"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43"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44"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45"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46"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47"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proofErr w:type="spellStart"/>
      <w:r w:rsidRPr="00BD030F">
        <w:rPr>
          <w:rFonts w:ascii="Times New Roman" w:eastAsia="Times New Roman" w:hAnsi="Times New Roman" w:cs="Times New Roman"/>
        </w:rPr>
        <w:t>Kamewari</w:t>
      </w:r>
      <w:proofErr w:type="spellEnd"/>
      <w:r w:rsidRPr="00BD030F">
        <w:rPr>
          <w:rFonts w:ascii="Times New Roman" w:eastAsia="Times New Roman" w:hAnsi="Times New Roman" w:cs="Times New Roman"/>
        </w:rPr>
        <w:t>,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48"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Kellman, P. J.,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Kim, I. K.,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50"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 xml:space="preserve">Leslie, A. M., &amp; Keeble, S. (1987). Do six-month-old infants perceive </w:t>
      </w:r>
      <w:proofErr w:type="gramStart"/>
      <w:r w:rsidRPr="004B7866">
        <w:rPr>
          <w:rFonts w:ascii="Times New Roman" w:eastAsia="Times New Roman" w:hAnsi="Times New Roman" w:cs="Times New Roman"/>
        </w:rPr>
        <w:t>causality?.</w:t>
      </w:r>
      <w:proofErr w:type="gramEnd"/>
      <w:r w:rsidRPr="004B7866">
        <w:rPr>
          <w:rFonts w:ascii="Times New Roman" w:eastAsia="Times New Roman" w:hAnsi="Times New Roman" w:cs="Times New Roman"/>
        </w:rPr>
        <w:t>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51"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52"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54"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56"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proofErr w:type="spellStart"/>
      <w:r w:rsidRPr="00906CD4">
        <w:rPr>
          <w:rFonts w:ascii="Times New Roman" w:eastAsia="Times New Roman" w:hAnsi="Times New Roman" w:cs="Times New Roman"/>
        </w:rPr>
        <w:t>Muentener</w:t>
      </w:r>
      <w:proofErr w:type="spellEnd"/>
      <w:r w:rsidRPr="00906CD4">
        <w:rPr>
          <w:rFonts w:ascii="Times New Roman" w:eastAsia="Times New Roman" w:hAnsi="Times New Roman" w:cs="Times New Roman"/>
        </w:rPr>
        <w:t>,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57"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58"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Onishi, K. H., &amp; Baillargeon, R. (2005). Do 15-month-old infants understand false </w:t>
      </w:r>
      <w:proofErr w:type="gramStart"/>
      <w:r w:rsidRPr="00FD7B0A">
        <w:rPr>
          <w:rFonts w:ascii="Times New Roman" w:eastAsia="Times New Roman" w:hAnsi="Times New Roman" w:cs="Times New Roman"/>
        </w:rPr>
        <w:t>beliefs?.</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 xml:space="preserve">Perner, J., &amp; Ruffman, T. (2005). Infants' insight into the mind: How </w:t>
      </w:r>
      <w:proofErr w:type="gramStart"/>
      <w:r w:rsidRPr="00FD7B0A">
        <w:rPr>
          <w:rFonts w:ascii="Times New Roman" w:eastAsia="Times New Roman" w:hAnsi="Times New Roman" w:cs="Times New Roman"/>
        </w:rPr>
        <w:t>deep?.</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61"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Powell, L. J., &amp; </w:t>
      </w:r>
      <w:proofErr w:type="spellStart"/>
      <w:r w:rsidRPr="00FD7B0A">
        <w:rPr>
          <w:rFonts w:ascii="Times New Roman" w:eastAsia="Times New Roman" w:hAnsi="Times New Roman" w:cs="Times New Roman"/>
        </w:rPr>
        <w:t>Spelke</w:t>
      </w:r>
      <w:proofErr w:type="spellEnd"/>
      <w:r w:rsidRPr="00FD7B0A">
        <w:rPr>
          <w:rFonts w:ascii="Times New Roman" w:eastAsia="Times New Roman" w:hAnsi="Times New Roman" w:cs="Times New Roman"/>
        </w:rPr>
        <w:t>,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62"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Quinn, P. C., &amp; </w:t>
      </w:r>
      <w:proofErr w:type="spellStart"/>
      <w:r w:rsidRPr="00C050FD">
        <w:rPr>
          <w:rFonts w:ascii="Times New Roman" w:eastAsia="Times New Roman" w:hAnsi="Times New Roman" w:cs="Times New Roman"/>
        </w:rPr>
        <w:t>Eimas</w:t>
      </w:r>
      <w:proofErr w:type="spellEnd"/>
      <w:r w:rsidRPr="00C050FD">
        <w:rPr>
          <w:rFonts w:ascii="Times New Roman" w:eastAsia="Times New Roman" w:hAnsi="Times New Roman" w:cs="Times New Roman"/>
        </w:rPr>
        <w:t>,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Scarf, D., </w:t>
      </w:r>
      <w:proofErr w:type="spellStart"/>
      <w:r w:rsidRPr="00C050FD">
        <w:rPr>
          <w:rFonts w:ascii="Times New Roman" w:eastAsia="Times New Roman" w:hAnsi="Times New Roman" w:cs="Times New Roman"/>
        </w:rPr>
        <w:t>Imuta</w:t>
      </w:r>
      <w:proofErr w:type="spellEnd"/>
      <w:r w:rsidRPr="00C050FD">
        <w:rPr>
          <w:rFonts w:ascii="Times New Roman" w:eastAsia="Times New Roman" w:hAnsi="Times New Roman" w:cs="Times New Roman"/>
        </w:rPr>
        <w:t>,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67"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 xml:space="preserve">Schlingloff, L., </w:t>
      </w:r>
      <w:proofErr w:type="spellStart"/>
      <w:r w:rsidRPr="00A56EAD">
        <w:rPr>
          <w:rFonts w:ascii="Times New Roman" w:eastAsia="Times New Roman" w:hAnsi="Times New Roman" w:cs="Times New Roman"/>
        </w:rPr>
        <w:t>Csibra</w:t>
      </w:r>
      <w:proofErr w:type="spellEnd"/>
      <w:r w:rsidRPr="00A56EAD">
        <w:rPr>
          <w:rFonts w:ascii="Times New Roman" w:eastAsia="Times New Roman" w:hAnsi="Times New Roman" w:cs="Times New Roman"/>
        </w:rPr>
        <w:t xml:space="preserve">, G., &amp; Tatone, D. (2020). Do 15-month-old infants prefer helpers? A replication of Hamlin </w:t>
      </w:r>
      <w:proofErr w:type="gramStart"/>
      <w:r w:rsidRPr="00A56EAD">
        <w:rPr>
          <w:rFonts w:ascii="Times New Roman" w:eastAsia="Times New Roman" w:hAnsi="Times New Roman" w:cs="Times New Roman"/>
        </w:rPr>
        <w:t>et al.(</w:t>
      </w:r>
      <w:proofErr w:type="gramEnd"/>
      <w:r w:rsidRPr="00A56EAD">
        <w:rPr>
          <w:rFonts w:ascii="Times New Roman" w:eastAsia="Times New Roman" w:hAnsi="Times New Roman" w:cs="Times New Roman"/>
        </w:rPr>
        <w:t>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proofErr w:type="spellStart"/>
      <w:r w:rsidRPr="00A56EAD">
        <w:rPr>
          <w:rFonts w:ascii="Times New Roman" w:eastAsia="Times New Roman" w:hAnsi="Times New Roman" w:cs="Times New Roman"/>
          <w:i/>
          <w:iCs/>
        </w:rPr>
        <w:t>PloS</w:t>
      </w:r>
      <w:proofErr w:type="spellEnd"/>
      <w:r w:rsidRPr="00A56EAD">
        <w:rPr>
          <w:rFonts w:ascii="Times New Roman" w:eastAsia="Times New Roman" w:hAnsi="Times New Roman" w:cs="Times New Roman"/>
          <w:i/>
          <w:iCs/>
        </w:rPr>
        <w:t xml:space="preserve">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71"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 xml:space="preserve">Sloutsky, V. M. (2010). From perceptual categories to concepts: What </w:t>
      </w:r>
      <w:proofErr w:type="gramStart"/>
      <w:r w:rsidRPr="00882A0A">
        <w:rPr>
          <w:rFonts w:ascii="Times New Roman" w:eastAsia="Times New Roman" w:hAnsi="Times New Roman" w:cs="Times New Roman"/>
        </w:rPr>
        <w:t>develops?.</w:t>
      </w:r>
      <w:proofErr w:type="gramEnd"/>
      <w:r w:rsidRPr="00882A0A">
        <w:rPr>
          <w:rFonts w:ascii="Times New Roman" w:eastAsia="Times New Roman" w:hAnsi="Times New Roman" w:cs="Times New Roman"/>
        </w:rPr>
        <w:t>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73"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7B3347">
        <w:rPr>
          <w:rFonts w:ascii="Times New Roman" w:eastAsia="Times New Roman" w:hAnsi="Times New Roman" w:cs="Times New Roman"/>
        </w:rPr>
        <w:lastRenderedPageBreak/>
        <w:t>Spelke</w:t>
      </w:r>
      <w:proofErr w:type="spellEnd"/>
      <w:r w:rsidRPr="007B3347">
        <w:rPr>
          <w:rFonts w:ascii="Times New Roman" w:eastAsia="Times New Roman" w:hAnsi="Times New Roman" w:cs="Times New Roman"/>
        </w:rPr>
        <w:t xml:space="preserve">, E. S., </w:t>
      </w:r>
      <w:proofErr w:type="spellStart"/>
      <w:r w:rsidRPr="007B3347">
        <w:rPr>
          <w:rFonts w:ascii="Times New Roman" w:eastAsia="Times New Roman" w:hAnsi="Times New Roman" w:cs="Times New Roman"/>
        </w:rPr>
        <w:t>Breinlinger</w:t>
      </w:r>
      <w:proofErr w:type="spellEnd"/>
      <w:r w:rsidRPr="007B3347">
        <w:rPr>
          <w:rFonts w:ascii="Times New Roman" w:eastAsia="Times New Roman" w:hAnsi="Times New Roman" w:cs="Times New Roman"/>
        </w:rPr>
        <w:t>,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75"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proofErr w:type="spellStart"/>
      <w:r w:rsidRPr="00FB08B2">
        <w:rPr>
          <w:rFonts w:ascii="Times New Roman" w:eastAsia="Times New Roman" w:hAnsi="Times New Roman" w:cs="Times New Roman"/>
        </w:rPr>
        <w:t>Vallortigara</w:t>
      </w:r>
      <w:proofErr w:type="spellEnd"/>
      <w:r w:rsidRPr="00FB08B2">
        <w:rPr>
          <w:rFonts w:ascii="Times New Roman" w:eastAsia="Times New Roman" w:hAnsi="Times New Roman" w:cs="Times New Roman"/>
        </w:rPr>
        <w:t xml:space="preserve">, G., </w:t>
      </w:r>
      <w:proofErr w:type="spellStart"/>
      <w:r w:rsidRPr="00FB08B2">
        <w:rPr>
          <w:rFonts w:ascii="Times New Roman" w:eastAsia="Times New Roman" w:hAnsi="Times New Roman" w:cs="Times New Roman"/>
        </w:rPr>
        <w:t>Regolin</w:t>
      </w:r>
      <w:proofErr w:type="spellEnd"/>
      <w:r w:rsidRPr="00FB08B2">
        <w:rPr>
          <w:rFonts w:ascii="Times New Roman" w:eastAsia="Times New Roman" w:hAnsi="Times New Roman" w:cs="Times New Roman"/>
        </w:rPr>
        <w:t xml:space="preserve">, L., &amp; </w:t>
      </w:r>
      <w:proofErr w:type="spellStart"/>
      <w:r w:rsidRPr="00FB08B2">
        <w:rPr>
          <w:rFonts w:ascii="Times New Roman" w:eastAsia="Times New Roman" w:hAnsi="Times New Roman" w:cs="Times New Roman"/>
        </w:rPr>
        <w:t>Marconato</w:t>
      </w:r>
      <w:proofErr w:type="spellEnd"/>
      <w:r w:rsidRPr="00FB08B2">
        <w:rPr>
          <w:rFonts w:ascii="Times New Roman" w:eastAsia="Times New Roman" w:hAnsi="Times New Roman" w:cs="Times New Roman"/>
        </w:rPr>
        <w:t xml:space="preserve">, F. (2005). Visually inexperienced chicks exhibit spontaneous preference for biological motion patterns. </w:t>
      </w:r>
      <w:proofErr w:type="spellStart"/>
      <w:r w:rsidRPr="00FB08B2">
        <w:rPr>
          <w:rFonts w:ascii="Times New Roman" w:eastAsia="Times New Roman" w:hAnsi="Times New Roman" w:cs="Times New Roman"/>
        </w:rPr>
        <w:t>PLoS</w:t>
      </w:r>
      <w:proofErr w:type="spellEnd"/>
      <w:r w:rsidRPr="00FB08B2">
        <w:rPr>
          <w:rFonts w:ascii="Times New Roman" w:eastAsia="Times New Roman" w:hAnsi="Times New Roman" w:cs="Times New Roman"/>
        </w:rPr>
        <w:t xml:space="preserve"> biology, 3(7), e208.</w:t>
      </w:r>
      <w:r>
        <w:rPr>
          <w:rFonts w:ascii="Times New Roman" w:eastAsia="Times New Roman" w:hAnsi="Times New Roman" w:cs="Times New Roman"/>
        </w:rPr>
        <w:t xml:space="preserve"> </w:t>
      </w:r>
      <w:hyperlink r:id="rId77"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w:t>
      </w:r>
      <w:proofErr w:type="spellStart"/>
      <w:r w:rsidRPr="00EE631C">
        <w:rPr>
          <w:rFonts w:ascii="Times New Roman" w:eastAsia="Times New Roman" w:hAnsi="Times New Roman" w:cs="Times New Roman"/>
        </w:rPr>
        <w:t>Overwalle</w:t>
      </w:r>
      <w:proofErr w:type="spellEnd"/>
      <w:r w:rsidRPr="00EE631C">
        <w:rPr>
          <w:rFonts w:ascii="Times New Roman" w:eastAsia="Times New Roman" w:hAnsi="Times New Roman" w:cs="Times New Roman"/>
        </w:rPr>
        <w:t xml:space="preserv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xml:space="preserve">, 52(3), 1095-1108. </w:t>
      </w:r>
      <w:hyperlink r:id="rId78"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 xml:space="preserve">Woo, B. M., Steckler, C. M., Le, D. T., &amp; Hamlin, J. K. (2017). Social evaluation of intentional, truly accidental, and </w:t>
      </w:r>
      <w:proofErr w:type="gramStart"/>
      <w:r w:rsidRPr="000819BC">
        <w:rPr>
          <w:rFonts w:ascii="Times New Roman" w:eastAsia="Times New Roman" w:hAnsi="Times New Roman" w:cs="Times New Roman"/>
        </w:rPr>
        <w:t>negligently</w:t>
      </w:r>
      <w:proofErr w:type="gramEnd"/>
      <w:r w:rsidRPr="000819BC">
        <w:rPr>
          <w:rFonts w:ascii="Times New Roman" w:eastAsia="Times New Roman" w:hAnsi="Times New Roman" w:cs="Times New Roman"/>
        </w:rPr>
        <w:t xml:space="preserve">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82"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83"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proofErr w:type="spellStart"/>
      <w:r w:rsidRPr="000371F1">
        <w:rPr>
          <w:rFonts w:ascii="Times New Roman" w:eastAsia="Times New Roman" w:hAnsi="Times New Roman" w:cs="Times New Roman"/>
        </w:rPr>
        <w:t>Yermolayeva</w:t>
      </w:r>
      <w:proofErr w:type="spellEnd"/>
      <w:r w:rsidRPr="000371F1">
        <w:rPr>
          <w:rFonts w:ascii="Times New Roman" w:eastAsia="Times New Roman" w:hAnsi="Times New Roman" w:cs="Times New Roman"/>
        </w:rPr>
        <w:t xml:space="preserve">, Y., &amp; </w:t>
      </w:r>
      <w:proofErr w:type="spellStart"/>
      <w:r w:rsidRPr="000371F1">
        <w:rPr>
          <w:rFonts w:ascii="Times New Roman" w:eastAsia="Times New Roman" w:hAnsi="Times New Roman" w:cs="Times New Roman"/>
        </w:rPr>
        <w:t>Rakison</w:t>
      </w:r>
      <w:proofErr w:type="spellEnd"/>
      <w:r w:rsidRPr="000371F1">
        <w:rPr>
          <w:rFonts w:ascii="Times New Roman" w:eastAsia="Times New Roman" w:hAnsi="Times New Roman" w:cs="Times New Roman"/>
        </w:rPr>
        <w:t>,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84"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85"/>
      <w:headerReference w:type="first" r:id="rId8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4F4FE" w14:textId="77777777" w:rsidR="0015486A" w:rsidRDefault="0015486A" w:rsidP="00391C7E">
      <w:pPr>
        <w:spacing w:after="0" w:line="240" w:lineRule="auto"/>
      </w:pPr>
      <w:r>
        <w:separator/>
      </w:r>
    </w:p>
  </w:endnote>
  <w:endnote w:type="continuationSeparator" w:id="0">
    <w:p w14:paraId="63AA6200" w14:textId="77777777" w:rsidR="0015486A" w:rsidRDefault="0015486A"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FDFF7" w14:textId="77777777" w:rsidR="0015486A" w:rsidRDefault="0015486A" w:rsidP="00391C7E">
      <w:pPr>
        <w:spacing w:after="0" w:line="240" w:lineRule="auto"/>
      </w:pPr>
      <w:r>
        <w:separator/>
      </w:r>
    </w:p>
  </w:footnote>
  <w:footnote w:type="continuationSeparator" w:id="0">
    <w:p w14:paraId="252C4FED" w14:textId="77777777" w:rsidR="0015486A" w:rsidRDefault="0015486A" w:rsidP="00391C7E">
      <w:pPr>
        <w:spacing w:after="0" w:line="240" w:lineRule="auto"/>
      </w:pPr>
      <w:r>
        <w:continuationSeparator/>
      </w:r>
    </w:p>
  </w:footnote>
  <w:footnote w:id="1">
    <w:p w14:paraId="435FA0FC" w14:textId="77777777" w:rsidR="005C21A3" w:rsidRPr="005C21A3" w:rsidRDefault="005C21A3" w:rsidP="005C21A3">
      <w:pPr>
        <w:pStyle w:val="FootnoteText"/>
        <w:rPr>
          <w:rFonts w:ascii="Times New Roman" w:hAnsi="Times New Roman" w:cs="Times New Roman"/>
          <w:sz w:val="24"/>
          <w:szCs w:val="24"/>
        </w:rPr>
      </w:pPr>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5C21A3">
        <w:rPr>
          <w:rFonts w:ascii="Times New Roman" w:eastAsia="Times New Roman" w:hAnsi="Times New Roman" w:cs="Times New Roman"/>
          <w:sz w:val="24"/>
          <w:szCs w:val="24"/>
        </w:rPr>
        <w:t xml:space="preserve">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w:t>
      </w:r>
      <w:ins w:id="2551" w:author="Benton, Deon" w:date="2026-03-03T09:45:00Z" w16du:dateUtc="2026-03-03T15:45:00Z">
        <w:r w:rsidRPr="005C21A3">
          <w:rPr>
            <w:rFonts w:ascii="Times New Roman" w:eastAsia="Times New Roman" w:hAnsi="Times New Roman" w:cs="Times New Roman"/>
            <w:sz w:val="24"/>
            <w:szCs w:val="24"/>
          </w:rPr>
          <w:t xml:space="preserve">the </w:t>
        </w:r>
      </w:ins>
      <w:r w:rsidRPr="005C21A3">
        <w:rPr>
          <w:rFonts w:ascii="Times New Roman" w:eastAsia="Times New Roman" w:hAnsi="Times New Roman" w:cs="Times New Roman"/>
          <w:sz w:val="24"/>
          <w:szCs w:val="24"/>
        </w:rPr>
        <w:t xml:space="preserve">developmental </w:t>
      </w:r>
      <w:ins w:id="2552" w:author="Benton, Deon" w:date="2026-03-03T09:45:00Z" w16du:dateUtc="2026-03-03T15:45:00Z">
        <w:r w:rsidRPr="005C21A3">
          <w:rPr>
            <w:rFonts w:ascii="Times New Roman" w:eastAsia="Times New Roman" w:hAnsi="Times New Roman" w:cs="Times New Roman"/>
            <w:sz w:val="24"/>
            <w:szCs w:val="24"/>
          </w:rPr>
          <w:t xml:space="preserve">cognitive </w:t>
        </w:r>
      </w:ins>
      <w:r w:rsidRPr="005C21A3">
        <w:rPr>
          <w:rFonts w:ascii="Times New Roman" w:eastAsia="Times New Roman" w:hAnsi="Times New Roman" w:cs="Times New Roman"/>
          <w:sz w:val="24"/>
          <w:szCs w:val="24"/>
        </w:rPr>
        <w:t>science</w:t>
      </w:r>
      <w:ins w:id="2553" w:author="Benton, Deon" w:date="2026-03-03T09:45:00Z" w16du:dateUtc="2026-03-03T15:45:00Z">
        <w:r w:rsidRPr="005C21A3">
          <w:rPr>
            <w:rFonts w:ascii="Times New Roman" w:eastAsia="Times New Roman" w:hAnsi="Times New Roman" w:cs="Times New Roman"/>
            <w:sz w:val="24"/>
            <w:szCs w:val="24"/>
          </w:rPr>
          <w:t>s</w:t>
        </w:r>
      </w:ins>
      <w:r w:rsidRPr="005C21A3">
        <w:rPr>
          <w:rFonts w:ascii="Times New Roman" w:eastAsia="Times New Roman" w:hAnsi="Times New Roman" w:cs="Times New Roman"/>
          <w:sz w:val="24"/>
          <w:szCs w:val="24"/>
        </w:rPr>
        <w:t xml:space="preserve"> (e.g., Benton, 2024; Mareschal et al., 2000; Mareschal &amp; Schultz, 1999; McClelland &amp; Thompson, 2007; Plaut &amp; Vande Velde, 2017).</w:t>
      </w:r>
    </w:p>
    <w:p w14:paraId="2572063A" w14:textId="46AFBBAA" w:rsidR="005C21A3" w:rsidRDefault="005C21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4B3"/>
    <w:rsid w:val="00001A99"/>
    <w:rsid w:val="00001ABA"/>
    <w:rsid w:val="00001BFB"/>
    <w:rsid w:val="00001FD5"/>
    <w:rsid w:val="000021C8"/>
    <w:rsid w:val="00002CA0"/>
    <w:rsid w:val="000030F0"/>
    <w:rsid w:val="00003878"/>
    <w:rsid w:val="00003BC2"/>
    <w:rsid w:val="00004788"/>
    <w:rsid w:val="0000482E"/>
    <w:rsid w:val="0000495B"/>
    <w:rsid w:val="00005701"/>
    <w:rsid w:val="00005907"/>
    <w:rsid w:val="0000707B"/>
    <w:rsid w:val="00007559"/>
    <w:rsid w:val="000079D0"/>
    <w:rsid w:val="00007D2D"/>
    <w:rsid w:val="00007F8F"/>
    <w:rsid w:val="00010A55"/>
    <w:rsid w:val="0001141F"/>
    <w:rsid w:val="00011DAB"/>
    <w:rsid w:val="0001298D"/>
    <w:rsid w:val="00012AA5"/>
    <w:rsid w:val="00012E70"/>
    <w:rsid w:val="00013134"/>
    <w:rsid w:val="0001385A"/>
    <w:rsid w:val="00014150"/>
    <w:rsid w:val="00015DDE"/>
    <w:rsid w:val="000163C0"/>
    <w:rsid w:val="00016768"/>
    <w:rsid w:val="00017757"/>
    <w:rsid w:val="00017D72"/>
    <w:rsid w:val="00017DBA"/>
    <w:rsid w:val="00020260"/>
    <w:rsid w:val="00020BD2"/>
    <w:rsid w:val="00020CAF"/>
    <w:rsid w:val="0002114F"/>
    <w:rsid w:val="000213EE"/>
    <w:rsid w:val="00021531"/>
    <w:rsid w:val="00022327"/>
    <w:rsid w:val="00022546"/>
    <w:rsid w:val="00022801"/>
    <w:rsid w:val="00022C46"/>
    <w:rsid w:val="00023046"/>
    <w:rsid w:val="00023256"/>
    <w:rsid w:val="0002365D"/>
    <w:rsid w:val="00023A54"/>
    <w:rsid w:val="00023B5C"/>
    <w:rsid w:val="00023DB7"/>
    <w:rsid w:val="00023E47"/>
    <w:rsid w:val="000241BE"/>
    <w:rsid w:val="0002439A"/>
    <w:rsid w:val="000245B8"/>
    <w:rsid w:val="0002497E"/>
    <w:rsid w:val="00024F3E"/>
    <w:rsid w:val="00025D02"/>
    <w:rsid w:val="00025ED5"/>
    <w:rsid w:val="00026194"/>
    <w:rsid w:val="000263C1"/>
    <w:rsid w:val="00026A2F"/>
    <w:rsid w:val="00026A36"/>
    <w:rsid w:val="00026BFA"/>
    <w:rsid w:val="000271FF"/>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5C38"/>
    <w:rsid w:val="000362C5"/>
    <w:rsid w:val="000363E9"/>
    <w:rsid w:val="00036806"/>
    <w:rsid w:val="000371F1"/>
    <w:rsid w:val="000375C0"/>
    <w:rsid w:val="00037ADB"/>
    <w:rsid w:val="00037D11"/>
    <w:rsid w:val="00037EA9"/>
    <w:rsid w:val="00037ED7"/>
    <w:rsid w:val="00040656"/>
    <w:rsid w:val="0004069B"/>
    <w:rsid w:val="000412D9"/>
    <w:rsid w:val="0004140C"/>
    <w:rsid w:val="000420E6"/>
    <w:rsid w:val="000420ED"/>
    <w:rsid w:val="000428C9"/>
    <w:rsid w:val="0004301F"/>
    <w:rsid w:val="00044011"/>
    <w:rsid w:val="0004411F"/>
    <w:rsid w:val="00044152"/>
    <w:rsid w:val="00044173"/>
    <w:rsid w:val="00045DDA"/>
    <w:rsid w:val="0004604C"/>
    <w:rsid w:val="000467F5"/>
    <w:rsid w:val="00046880"/>
    <w:rsid w:val="0004750E"/>
    <w:rsid w:val="000475E7"/>
    <w:rsid w:val="000476A1"/>
    <w:rsid w:val="00047E5C"/>
    <w:rsid w:val="00047ECC"/>
    <w:rsid w:val="0005005B"/>
    <w:rsid w:val="00050686"/>
    <w:rsid w:val="00050739"/>
    <w:rsid w:val="0005092E"/>
    <w:rsid w:val="00050DB2"/>
    <w:rsid w:val="000512B7"/>
    <w:rsid w:val="00051561"/>
    <w:rsid w:val="0005238F"/>
    <w:rsid w:val="00052891"/>
    <w:rsid w:val="00052988"/>
    <w:rsid w:val="00052C35"/>
    <w:rsid w:val="00052DF8"/>
    <w:rsid w:val="00052E0C"/>
    <w:rsid w:val="0005322D"/>
    <w:rsid w:val="00053773"/>
    <w:rsid w:val="000537A9"/>
    <w:rsid w:val="00053B11"/>
    <w:rsid w:val="00054354"/>
    <w:rsid w:val="000543D8"/>
    <w:rsid w:val="000548CD"/>
    <w:rsid w:val="00054A21"/>
    <w:rsid w:val="00054E01"/>
    <w:rsid w:val="000550B3"/>
    <w:rsid w:val="00055355"/>
    <w:rsid w:val="00055CAF"/>
    <w:rsid w:val="0005658D"/>
    <w:rsid w:val="00060551"/>
    <w:rsid w:val="0006086D"/>
    <w:rsid w:val="000615F6"/>
    <w:rsid w:val="00061CE4"/>
    <w:rsid w:val="00061FA1"/>
    <w:rsid w:val="00062194"/>
    <w:rsid w:val="00062B4C"/>
    <w:rsid w:val="0006396F"/>
    <w:rsid w:val="00063A7C"/>
    <w:rsid w:val="00063FD5"/>
    <w:rsid w:val="00064912"/>
    <w:rsid w:val="0006493F"/>
    <w:rsid w:val="000649A1"/>
    <w:rsid w:val="000651A7"/>
    <w:rsid w:val="0006578D"/>
    <w:rsid w:val="000678F1"/>
    <w:rsid w:val="0007013C"/>
    <w:rsid w:val="000702EB"/>
    <w:rsid w:val="000705E6"/>
    <w:rsid w:val="00070F13"/>
    <w:rsid w:val="00070F6C"/>
    <w:rsid w:val="00071370"/>
    <w:rsid w:val="00071A55"/>
    <w:rsid w:val="00071F26"/>
    <w:rsid w:val="0007371A"/>
    <w:rsid w:val="000742D7"/>
    <w:rsid w:val="00075C51"/>
    <w:rsid w:val="000767FC"/>
    <w:rsid w:val="00076BA6"/>
    <w:rsid w:val="000771B9"/>
    <w:rsid w:val="00077880"/>
    <w:rsid w:val="00080691"/>
    <w:rsid w:val="00080943"/>
    <w:rsid w:val="00081085"/>
    <w:rsid w:val="000810FA"/>
    <w:rsid w:val="000819BC"/>
    <w:rsid w:val="0008231A"/>
    <w:rsid w:val="00082561"/>
    <w:rsid w:val="000829B9"/>
    <w:rsid w:val="000832B4"/>
    <w:rsid w:val="000835DD"/>
    <w:rsid w:val="00083D9B"/>
    <w:rsid w:val="00083DC8"/>
    <w:rsid w:val="00084962"/>
    <w:rsid w:val="000849D1"/>
    <w:rsid w:val="000850EE"/>
    <w:rsid w:val="000858E1"/>
    <w:rsid w:val="0008747D"/>
    <w:rsid w:val="000875D2"/>
    <w:rsid w:val="00087B68"/>
    <w:rsid w:val="00087C36"/>
    <w:rsid w:val="00090053"/>
    <w:rsid w:val="00091784"/>
    <w:rsid w:val="00091A8C"/>
    <w:rsid w:val="0009200D"/>
    <w:rsid w:val="00092D1A"/>
    <w:rsid w:val="000938AC"/>
    <w:rsid w:val="00093BEA"/>
    <w:rsid w:val="00093E13"/>
    <w:rsid w:val="0009471E"/>
    <w:rsid w:val="00094806"/>
    <w:rsid w:val="0009483E"/>
    <w:rsid w:val="00095066"/>
    <w:rsid w:val="00095B88"/>
    <w:rsid w:val="00095FBB"/>
    <w:rsid w:val="00095FF6"/>
    <w:rsid w:val="00096D37"/>
    <w:rsid w:val="0009709A"/>
    <w:rsid w:val="0009722A"/>
    <w:rsid w:val="000A0BB0"/>
    <w:rsid w:val="000A0BE5"/>
    <w:rsid w:val="000A0E69"/>
    <w:rsid w:val="000A1184"/>
    <w:rsid w:val="000A11D4"/>
    <w:rsid w:val="000A170D"/>
    <w:rsid w:val="000A1B95"/>
    <w:rsid w:val="000A276E"/>
    <w:rsid w:val="000A29F2"/>
    <w:rsid w:val="000A3648"/>
    <w:rsid w:val="000A37B5"/>
    <w:rsid w:val="000A3A74"/>
    <w:rsid w:val="000A4963"/>
    <w:rsid w:val="000A51FC"/>
    <w:rsid w:val="000A555F"/>
    <w:rsid w:val="000A58E8"/>
    <w:rsid w:val="000A599D"/>
    <w:rsid w:val="000A6762"/>
    <w:rsid w:val="000A7004"/>
    <w:rsid w:val="000A7017"/>
    <w:rsid w:val="000A715B"/>
    <w:rsid w:val="000A78E6"/>
    <w:rsid w:val="000A7DBF"/>
    <w:rsid w:val="000B0656"/>
    <w:rsid w:val="000B074D"/>
    <w:rsid w:val="000B08D2"/>
    <w:rsid w:val="000B09DB"/>
    <w:rsid w:val="000B0B74"/>
    <w:rsid w:val="000B1763"/>
    <w:rsid w:val="000B1C1A"/>
    <w:rsid w:val="000B1F17"/>
    <w:rsid w:val="000B2757"/>
    <w:rsid w:val="000B279A"/>
    <w:rsid w:val="000B286C"/>
    <w:rsid w:val="000B35C1"/>
    <w:rsid w:val="000B3D55"/>
    <w:rsid w:val="000B3F0A"/>
    <w:rsid w:val="000B4399"/>
    <w:rsid w:val="000B4DD6"/>
    <w:rsid w:val="000B4ECF"/>
    <w:rsid w:val="000B60E2"/>
    <w:rsid w:val="000B6458"/>
    <w:rsid w:val="000B7017"/>
    <w:rsid w:val="000B75DA"/>
    <w:rsid w:val="000B7DDA"/>
    <w:rsid w:val="000B7E28"/>
    <w:rsid w:val="000C0869"/>
    <w:rsid w:val="000C1789"/>
    <w:rsid w:val="000C18C9"/>
    <w:rsid w:val="000C307E"/>
    <w:rsid w:val="000C31FB"/>
    <w:rsid w:val="000C3BCB"/>
    <w:rsid w:val="000C5A1C"/>
    <w:rsid w:val="000C649B"/>
    <w:rsid w:val="000C66BC"/>
    <w:rsid w:val="000C6870"/>
    <w:rsid w:val="000C6B58"/>
    <w:rsid w:val="000D00F9"/>
    <w:rsid w:val="000D1213"/>
    <w:rsid w:val="000D148B"/>
    <w:rsid w:val="000D1EAC"/>
    <w:rsid w:val="000D22BE"/>
    <w:rsid w:val="000D323A"/>
    <w:rsid w:val="000D3BCD"/>
    <w:rsid w:val="000D41A4"/>
    <w:rsid w:val="000D45E6"/>
    <w:rsid w:val="000D4C01"/>
    <w:rsid w:val="000D4DB9"/>
    <w:rsid w:val="000D4FF3"/>
    <w:rsid w:val="000D5358"/>
    <w:rsid w:val="000D5598"/>
    <w:rsid w:val="000D5B81"/>
    <w:rsid w:val="000D5F92"/>
    <w:rsid w:val="000D6324"/>
    <w:rsid w:val="000D6788"/>
    <w:rsid w:val="000D6C8E"/>
    <w:rsid w:val="000D6F38"/>
    <w:rsid w:val="000D78BD"/>
    <w:rsid w:val="000E08AF"/>
    <w:rsid w:val="000E0A20"/>
    <w:rsid w:val="000E0E36"/>
    <w:rsid w:val="000E337A"/>
    <w:rsid w:val="000E3F68"/>
    <w:rsid w:val="000E4248"/>
    <w:rsid w:val="000E43E7"/>
    <w:rsid w:val="000E440C"/>
    <w:rsid w:val="000E4F2E"/>
    <w:rsid w:val="000E4FA5"/>
    <w:rsid w:val="000E6636"/>
    <w:rsid w:val="000E700A"/>
    <w:rsid w:val="000E7279"/>
    <w:rsid w:val="000E775A"/>
    <w:rsid w:val="000E7BCF"/>
    <w:rsid w:val="000E7F18"/>
    <w:rsid w:val="000F0989"/>
    <w:rsid w:val="000F158C"/>
    <w:rsid w:val="000F1A90"/>
    <w:rsid w:val="000F1DD4"/>
    <w:rsid w:val="000F2337"/>
    <w:rsid w:val="000F3686"/>
    <w:rsid w:val="000F390C"/>
    <w:rsid w:val="000F3AF0"/>
    <w:rsid w:val="000F3DC9"/>
    <w:rsid w:val="000F3DEE"/>
    <w:rsid w:val="000F3F9C"/>
    <w:rsid w:val="000F43CD"/>
    <w:rsid w:val="000F4505"/>
    <w:rsid w:val="000F4507"/>
    <w:rsid w:val="000F4814"/>
    <w:rsid w:val="000F4A8C"/>
    <w:rsid w:val="000F566F"/>
    <w:rsid w:val="000F5BC5"/>
    <w:rsid w:val="000F65EB"/>
    <w:rsid w:val="000F68C8"/>
    <w:rsid w:val="000F6EAD"/>
    <w:rsid w:val="000F726E"/>
    <w:rsid w:val="000F7626"/>
    <w:rsid w:val="000F7CAC"/>
    <w:rsid w:val="001002AB"/>
    <w:rsid w:val="0010035E"/>
    <w:rsid w:val="00100DFB"/>
    <w:rsid w:val="00100FC9"/>
    <w:rsid w:val="00101D73"/>
    <w:rsid w:val="00101D77"/>
    <w:rsid w:val="00102C53"/>
    <w:rsid w:val="00102DDA"/>
    <w:rsid w:val="00103DE0"/>
    <w:rsid w:val="00104354"/>
    <w:rsid w:val="00104484"/>
    <w:rsid w:val="00104696"/>
    <w:rsid w:val="00105BB1"/>
    <w:rsid w:val="00105D7B"/>
    <w:rsid w:val="00106046"/>
    <w:rsid w:val="00106100"/>
    <w:rsid w:val="00106257"/>
    <w:rsid w:val="00106471"/>
    <w:rsid w:val="00106C81"/>
    <w:rsid w:val="00106D77"/>
    <w:rsid w:val="0010728E"/>
    <w:rsid w:val="0011041C"/>
    <w:rsid w:val="00110DF9"/>
    <w:rsid w:val="00111B8C"/>
    <w:rsid w:val="0011240F"/>
    <w:rsid w:val="00112880"/>
    <w:rsid w:val="00112ABC"/>
    <w:rsid w:val="00114F18"/>
    <w:rsid w:val="00115051"/>
    <w:rsid w:val="00115675"/>
    <w:rsid w:val="001157F1"/>
    <w:rsid w:val="00115972"/>
    <w:rsid w:val="00115B8A"/>
    <w:rsid w:val="00116CFE"/>
    <w:rsid w:val="00117198"/>
    <w:rsid w:val="001178B1"/>
    <w:rsid w:val="00117A1A"/>
    <w:rsid w:val="00117AE9"/>
    <w:rsid w:val="001202EE"/>
    <w:rsid w:val="0012060D"/>
    <w:rsid w:val="00120625"/>
    <w:rsid w:val="00120B8F"/>
    <w:rsid w:val="00120F6F"/>
    <w:rsid w:val="0012108C"/>
    <w:rsid w:val="00121E0F"/>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35A3"/>
    <w:rsid w:val="0013438E"/>
    <w:rsid w:val="0013468D"/>
    <w:rsid w:val="001349B0"/>
    <w:rsid w:val="00134B55"/>
    <w:rsid w:val="00134CB3"/>
    <w:rsid w:val="00136065"/>
    <w:rsid w:val="00136774"/>
    <w:rsid w:val="00137227"/>
    <w:rsid w:val="00137CA9"/>
    <w:rsid w:val="0014090D"/>
    <w:rsid w:val="00140E0D"/>
    <w:rsid w:val="001414E8"/>
    <w:rsid w:val="0014179B"/>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C99"/>
    <w:rsid w:val="00150907"/>
    <w:rsid w:val="0015277B"/>
    <w:rsid w:val="00152F19"/>
    <w:rsid w:val="0015353E"/>
    <w:rsid w:val="0015363E"/>
    <w:rsid w:val="001537B7"/>
    <w:rsid w:val="00153BF3"/>
    <w:rsid w:val="001547A5"/>
    <w:rsid w:val="0015486A"/>
    <w:rsid w:val="00155437"/>
    <w:rsid w:val="00155706"/>
    <w:rsid w:val="001558F7"/>
    <w:rsid w:val="00155A19"/>
    <w:rsid w:val="00156205"/>
    <w:rsid w:val="001563E6"/>
    <w:rsid w:val="00156A94"/>
    <w:rsid w:val="001572EE"/>
    <w:rsid w:val="00157975"/>
    <w:rsid w:val="00160829"/>
    <w:rsid w:val="00160EBD"/>
    <w:rsid w:val="001614AB"/>
    <w:rsid w:val="00161B73"/>
    <w:rsid w:val="00162040"/>
    <w:rsid w:val="0016283A"/>
    <w:rsid w:val="0016301B"/>
    <w:rsid w:val="00163799"/>
    <w:rsid w:val="00163E2B"/>
    <w:rsid w:val="001645F2"/>
    <w:rsid w:val="0016470F"/>
    <w:rsid w:val="001647C9"/>
    <w:rsid w:val="00164941"/>
    <w:rsid w:val="00165398"/>
    <w:rsid w:val="00165454"/>
    <w:rsid w:val="001654E4"/>
    <w:rsid w:val="00166A93"/>
    <w:rsid w:val="00166E78"/>
    <w:rsid w:val="001673BB"/>
    <w:rsid w:val="0016771A"/>
    <w:rsid w:val="0016781E"/>
    <w:rsid w:val="00167C72"/>
    <w:rsid w:val="0017005B"/>
    <w:rsid w:val="00170603"/>
    <w:rsid w:val="001716AD"/>
    <w:rsid w:val="001719A1"/>
    <w:rsid w:val="00172718"/>
    <w:rsid w:val="00172FAE"/>
    <w:rsid w:val="00173688"/>
    <w:rsid w:val="001736EE"/>
    <w:rsid w:val="00173D94"/>
    <w:rsid w:val="0017525B"/>
    <w:rsid w:val="001753BC"/>
    <w:rsid w:val="00175501"/>
    <w:rsid w:val="00175A63"/>
    <w:rsid w:val="0017668E"/>
    <w:rsid w:val="00176FA7"/>
    <w:rsid w:val="00177C21"/>
    <w:rsid w:val="001807FC"/>
    <w:rsid w:val="00181761"/>
    <w:rsid w:val="0018182D"/>
    <w:rsid w:val="00181ADB"/>
    <w:rsid w:val="001823A3"/>
    <w:rsid w:val="00182A6D"/>
    <w:rsid w:val="00183524"/>
    <w:rsid w:val="00183560"/>
    <w:rsid w:val="00183E63"/>
    <w:rsid w:val="00183E98"/>
    <w:rsid w:val="00185AE3"/>
    <w:rsid w:val="00186357"/>
    <w:rsid w:val="001863D5"/>
    <w:rsid w:val="00186442"/>
    <w:rsid w:val="001864B7"/>
    <w:rsid w:val="00186981"/>
    <w:rsid w:val="00186BE8"/>
    <w:rsid w:val="0018749A"/>
    <w:rsid w:val="00190AA0"/>
    <w:rsid w:val="00190D1A"/>
    <w:rsid w:val="00191AB7"/>
    <w:rsid w:val="00192340"/>
    <w:rsid w:val="00192937"/>
    <w:rsid w:val="001938E6"/>
    <w:rsid w:val="0019465C"/>
    <w:rsid w:val="001950BB"/>
    <w:rsid w:val="0019511C"/>
    <w:rsid w:val="00195B5F"/>
    <w:rsid w:val="00196664"/>
    <w:rsid w:val="001966E3"/>
    <w:rsid w:val="00196750"/>
    <w:rsid w:val="001968A7"/>
    <w:rsid w:val="00197111"/>
    <w:rsid w:val="001971A6"/>
    <w:rsid w:val="001976DC"/>
    <w:rsid w:val="001A00F6"/>
    <w:rsid w:val="001A0B2E"/>
    <w:rsid w:val="001A0FC2"/>
    <w:rsid w:val="001A16E9"/>
    <w:rsid w:val="001A2641"/>
    <w:rsid w:val="001A288F"/>
    <w:rsid w:val="001A2A1E"/>
    <w:rsid w:val="001A2E10"/>
    <w:rsid w:val="001A319B"/>
    <w:rsid w:val="001A365D"/>
    <w:rsid w:val="001A36CD"/>
    <w:rsid w:val="001A4239"/>
    <w:rsid w:val="001A49A7"/>
    <w:rsid w:val="001A4EF4"/>
    <w:rsid w:val="001A55CE"/>
    <w:rsid w:val="001A5F56"/>
    <w:rsid w:val="001A6079"/>
    <w:rsid w:val="001A61AD"/>
    <w:rsid w:val="001A7264"/>
    <w:rsid w:val="001A7B4F"/>
    <w:rsid w:val="001A7F1C"/>
    <w:rsid w:val="001B02D5"/>
    <w:rsid w:val="001B034E"/>
    <w:rsid w:val="001B06BB"/>
    <w:rsid w:val="001B0A01"/>
    <w:rsid w:val="001B0D77"/>
    <w:rsid w:val="001B1023"/>
    <w:rsid w:val="001B1084"/>
    <w:rsid w:val="001B1E4E"/>
    <w:rsid w:val="001B1FAF"/>
    <w:rsid w:val="001B205C"/>
    <w:rsid w:val="001B26F5"/>
    <w:rsid w:val="001B271C"/>
    <w:rsid w:val="001B3C78"/>
    <w:rsid w:val="001B3CF6"/>
    <w:rsid w:val="001B597B"/>
    <w:rsid w:val="001B5A5F"/>
    <w:rsid w:val="001B5BC6"/>
    <w:rsid w:val="001B653D"/>
    <w:rsid w:val="001B6D86"/>
    <w:rsid w:val="001B741F"/>
    <w:rsid w:val="001B7D9D"/>
    <w:rsid w:val="001C01D1"/>
    <w:rsid w:val="001C0D7C"/>
    <w:rsid w:val="001C1F09"/>
    <w:rsid w:val="001C23ED"/>
    <w:rsid w:val="001C249A"/>
    <w:rsid w:val="001C27AA"/>
    <w:rsid w:val="001C32DA"/>
    <w:rsid w:val="001C3B16"/>
    <w:rsid w:val="001C3E68"/>
    <w:rsid w:val="001C3FAA"/>
    <w:rsid w:val="001C40F2"/>
    <w:rsid w:val="001C584A"/>
    <w:rsid w:val="001C58CB"/>
    <w:rsid w:val="001C6311"/>
    <w:rsid w:val="001C64B7"/>
    <w:rsid w:val="001C69DD"/>
    <w:rsid w:val="001C7484"/>
    <w:rsid w:val="001C7D07"/>
    <w:rsid w:val="001D02BD"/>
    <w:rsid w:val="001D034B"/>
    <w:rsid w:val="001D05DF"/>
    <w:rsid w:val="001D087E"/>
    <w:rsid w:val="001D0C1B"/>
    <w:rsid w:val="001D1299"/>
    <w:rsid w:val="001D25EC"/>
    <w:rsid w:val="001D2623"/>
    <w:rsid w:val="001D2A53"/>
    <w:rsid w:val="001D2A6B"/>
    <w:rsid w:val="001D3B6A"/>
    <w:rsid w:val="001D4735"/>
    <w:rsid w:val="001D4A75"/>
    <w:rsid w:val="001D5018"/>
    <w:rsid w:val="001D5054"/>
    <w:rsid w:val="001D5278"/>
    <w:rsid w:val="001D55A7"/>
    <w:rsid w:val="001D5B55"/>
    <w:rsid w:val="001D636F"/>
    <w:rsid w:val="001D66CF"/>
    <w:rsid w:val="001D6AD0"/>
    <w:rsid w:val="001D6D65"/>
    <w:rsid w:val="001D6FD0"/>
    <w:rsid w:val="001D7AB5"/>
    <w:rsid w:val="001D7DAF"/>
    <w:rsid w:val="001E02B6"/>
    <w:rsid w:val="001E0B88"/>
    <w:rsid w:val="001E0BE4"/>
    <w:rsid w:val="001E0D59"/>
    <w:rsid w:val="001E15BC"/>
    <w:rsid w:val="001E1626"/>
    <w:rsid w:val="001E2FFC"/>
    <w:rsid w:val="001E340B"/>
    <w:rsid w:val="001E3924"/>
    <w:rsid w:val="001E3EFD"/>
    <w:rsid w:val="001E487B"/>
    <w:rsid w:val="001E4FD6"/>
    <w:rsid w:val="001E5197"/>
    <w:rsid w:val="001E5726"/>
    <w:rsid w:val="001E5A5F"/>
    <w:rsid w:val="001E68C5"/>
    <w:rsid w:val="001E700D"/>
    <w:rsid w:val="001E71FB"/>
    <w:rsid w:val="001E7B88"/>
    <w:rsid w:val="001F04C3"/>
    <w:rsid w:val="001F0E24"/>
    <w:rsid w:val="001F0FC2"/>
    <w:rsid w:val="001F12BD"/>
    <w:rsid w:val="001F1755"/>
    <w:rsid w:val="001F1CA8"/>
    <w:rsid w:val="001F1D9B"/>
    <w:rsid w:val="001F2099"/>
    <w:rsid w:val="001F213A"/>
    <w:rsid w:val="001F25E8"/>
    <w:rsid w:val="001F286B"/>
    <w:rsid w:val="001F36CB"/>
    <w:rsid w:val="001F385D"/>
    <w:rsid w:val="001F434E"/>
    <w:rsid w:val="001F4C8B"/>
    <w:rsid w:val="001F4D04"/>
    <w:rsid w:val="001F4EC9"/>
    <w:rsid w:val="001F5299"/>
    <w:rsid w:val="001F5B9A"/>
    <w:rsid w:val="001F5CD5"/>
    <w:rsid w:val="001F5E44"/>
    <w:rsid w:val="001F61B4"/>
    <w:rsid w:val="001F6794"/>
    <w:rsid w:val="001F6D33"/>
    <w:rsid w:val="001F704D"/>
    <w:rsid w:val="001F754E"/>
    <w:rsid w:val="001F76E9"/>
    <w:rsid w:val="0020030E"/>
    <w:rsid w:val="00200CDA"/>
    <w:rsid w:val="00200D50"/>
    <w:rsid w:val="0020131C"/>
    <w:rsid w:val="00201990"/>
    <w:rsid w:val="00201A31"/>
    <w:rsid w:val="002027D9"/>
    <w:rsid w:val="00202880"/>
    <w:rsid w:val="0020291A"/>
    <w:rsid w:val="00202D35"/>
    <w:rsid w:val="0020340C"/>
    <w:rsid w:val="002035BC"/>
    <w:rsid w:val="00204F2C"/>
    <w:rsid w:val="002050FA"/>
    <w:rsid w:val="002052C3"/>
    <w:rsid w:val="002055D5"/>
    <w:rsid w:val="002056D1"/>
    <w:rsid w:val="00207271"/>
    <w:rsid w:val="00207289"/>
    <w:rsid w:val="002074F3"/>
    <w:rsid w:val="00207D09"/>
    <w:rsid w:val="00207FF5"/>
    <w:rsid w:val="002103B3"/>
    <w:rsid w:val="00210604"/>
    <w:rsid w:val="00210BB0"/>
    <w:rsid w:val="002118CF"/>
    <w:rsid w:val="00211ACD"/>
    <w:rsid w:val="00211AF2"/>
    <w:rsid w:val="00211EAC"/>
    <w:rsid w:val="0021225C"/>
    <w:rsid w:val="00212270"/>
    <w:rsid w:val="0021280E"/>
    <w:rsid w:val="00212940"/>
    <w:rsid w:val="002136CF"/>
    <w:rsid w:val="00214332"/>
    <w:rsid w:val="00214AD6"/>
    <w:rsid w:val="00214FCB"/>
    <w:rsid w:val="00214FE8"/>
    <w:rsid w:val="0021523A"/>
    <w:rsid w:val="00215900"/>
    <w:rsid w:val="00216020"/>
    <w:rsid w:val="00216CFD"/>
    <w:rsid w:val="00217500"/>
    <w:rsid w:val="00217A83"/>
    <w:rsid w:val="002204AE"/>
    <w:rsid w:val="002205EA"/>
    <w:rsid w:val="0022061A"/>
    <w:rsid w:val="00220755"/>
    <w:rsid w:val="00221A05"/>
    <w:rsid w:val="00221A84"/>
    <w:rsid w:val="0022220E"/>
    <w:rsid w:val="00222DF4"/>
    <w:rsid w:val="0022328E"/>
    <w:rsid w:val="002235F4"/>
    <w:rsid w:val="00223D51"/>
    <w:rsid w:val="00224073"/>
    <w:rsid w:val="002240E0"/>
    <w:rsid w:val="0022410E"/>
    <w:rsid w:val="002241DE"/>
    <w:rsid w:val="002246F3"/>
    <w:rsid w:val="00225EAA"/>
    <w:rsid w:val="002265B0"/>
    <w:rsid w:val="00226665"/>
    <w:rsid w:val="002267AD"/>
    <w:rsid w:val="002268D7"/>
    <w:rsid w:val="00226AC2"/>
    <w:rsid w:val="00226F49"/>
    <w:rsid w:val="002278AD"/>
    <w:rsid w:val="002279A3"/>
    <w:rsid w:val="002306AB"/>
    <w:rsid w:val="002306DE"/>
    <w:rsid w:val="00230700"/>
    <w:rsid w:val="00230718"/>
    <w:rsid w:val="00230A9A"/>
    <w:rsid w:val="00230D82"/>
    <w:rsid w:val="002319D4"/>
    <w:rsid w:val="002322A5"/>
    <w:rsid w:val="002327B3"/>
    <w:rsid w:val="00232BD9"/>
    <w:rsid w:val="00233897"/>
    <w:rsid w:val="00233AAE"/>
    <w:rsid w:val="00233BDD"/>
    <w:rsid w:val="00233DE0"/>
    <w:rsid w:val="0023417E"/>
    <w:rsid w:val="002341FE"/>
    <w:rsid w:val="00234A10"/>
    <w:rsid w:val="00235E21"/>
    <w:rsid w:val="00235E44"/>
    <w:rsid w:val="0023612F"/>
    <w:rsid w:val="002361BE"/>
    <w:rsid w:val="00236819"/>
    <w:rsid w:val="00237147"/>
    <w:rsid w:val="002373D8"/>
    <w:rsid w:val="002375BF"/>
    <w:rsid w:val="00237719"/>
    <w:rsid w:val="0023774E"/>
    <w:rsid w:val="0023784B"/>
    <w:rsid w:val="00237A1E"/>
    <w:rsid w:val="00241352"/>
    <w:rsid w:val="00241462"/>
    <w:rsid w:val="00241852"/>
    <w:rsid w:val="00241CF4"/>
    <w:rsid w:val="00241F9B"/>
    <w:rsid w:val="0024216C"/>
    <w:rsid w:val="0024232B"/>
    <w:rsid w:val="00242464"/>
    <w:rsid w:val="0024260C"/>
    <w:rsid w:val="002428A9"/>
    <w:rsid w:val="002428C0"/>
    <w:rsid w:val="00242C4E"/>
    <w:rsid w:val="0024322C"/>
    <w:rsid w:val="00243D19"/>
    <w:rsid w:val="00243D6F"/>
    <w:rsid w:val="00243E42"/>
    <w:rsid w:val="00243F2E"/>
    <w:rsid w:val="00243F44"/>
    <w:rsid w:val="00243F95"/>
    <w:rsid w:val="00244267"/>
    <w:rsid w:val="00244733"/>
    <w:rsid w:val="002447BC"/>
    <w:rsid w:val="002450CA"/>
    <w:rsid w:val="00245509"/>
    <w:rsid w:val="00245521"/>
    <w:rsid w:val="002455CC"/>
    <w:rsid w:val="002455E6"/>
    <w:rsid w:val="002456DD"/>
    <w:rsid w:val="0024591C"/>
    <w:rsid w:val="00245994"/>
    <w:rsid w:val="00245D6C"/>
    <w:rsid w:val="00246178"/>
    <w:rsid w:val="00246567"/>
    <w:rsid w:val="00246765"/>
    <w:rsid w:val="00246BFD"/>
    <w:rsid w:val="00247D78"/>
    <w:rsid w:val="00251B62"/>
    <w:rsid w:val="00251F38"/>
    <w:rsid w:val="0025217C"/>
    <w:rsid w:val="002531AE"/>
    <w:rsid w:val="00254EDB"/>
    <w:rsid w:val="00255261"/>
    <w:rsid w:val="0025617C"/>
    <w:rsid w:val="002575FD"/>
    <w:rsid w:val="002576EE"/>
    <w:rsid w:val="002609AA"/>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FBB"/>
    <w:rsid w:val="0026781C"/>
    <w:rsid w:val="00271083"/>
    <w:rsid w:val="0027190A"/>
    <w:rsid w:val="0027198F"/>
    <w:rsid w:val="00271F24"/>
    <w:rsid w:val="0027220C"/>
    <w:rsid w:val="002731B1"/>
    <w:rsid w:val="00273B30"/>
    <w:rsid w:val="00273E89"/>
    <w:rsid w:val="00273FB5"/>
    <w:rsid w:val="00275131"/>
    <w:rsid w:val="00275FC4"/>
    <w:rsid w:val="0027661B"/>
    <w:rsid w:val="0028026B"/>
    <w:rsid w:val="00280367"/>
    <w:rsid w:val="002807A7"/>
    <w:rsid w:val="00281DD5"/>
    <w:rsid w:val="00282505"/>
    <w:rsid w:val="00282527"/>
    <w:rsid w:val="002827E0"/>
    <w:rsid w:val="00282C4E"/>
    <w:rsid w:val="00282D77"/>
    <w:rsid w:val="00285F58"/>
    <w:rsid w:val="0028632B"/>
    <w:rsid w:val="00286C99"/>
    <w:rsid w:val="00286DB1"/>
    <w:rsid w:val="00286E20"/>
    <w:rsid w:val="00286F3B"/>
    <w:rsid w:val="002875F4"/>
    <w:rsid w:val="0029016F"/>
    <w:rsid w:val="002907E3"/>
    <w:rsid w:val="00290A11"/>
    <w:rsid w:val="00290B5C"/>
    <w:rsid w:val="002911E8"/>
    <w:rsid w:val="002916CF"/>
    <w:rsid w:val="00291A4B"/>
    <w:rsid w:val="002921E1"/>
    <w:rsid w:val="0029249D"/>
    <w:rsid w:val="0029288D"/>
    <w:rsid w:val="002936C1"/>
    <w:rsid w:val="00294E89"/>
    <w:rsid w:val="00295316"/>
    <w:rsid w:val="00295C36"/>
    <w:rsid w:val="00296023"/>
    <w:rsid w:val="00296148"/>
    <w:rsid w:val="00296228"/>
    <w:rsid w:val="00296443"/>
    <w:rsid w:val="00296919"/>
    <w:rsid w:val="002969FD"/>
    <w:rsid w:val="002974C4"/>
    <w:rsid w:val="00297E73"/>
    <w:rsid w:val="002A0037"/>
    <w:rsid w:val="002A0405"/>
    <w:rsid w:val="002A117A"/>
    <w:rsid w:val="002A122C"/>
    <w:rsid w:val="002A20CD"/>
    <w:rsid w:val="002A217C"/>
    <w:rsid w:val="002A2538"/>
    <w:rsid w:val="002A277E"/>
    <w:rsid w:val="002A2896"/>
    <w:rsid w:val="002A3067"/>
    <w:rsid w:val="002A3397"/>
    <w:rsid w:val="002A3442"/>
    <w:rsid w:val="002A3587"/>
    <w:rsid w:val="002A37DF"/>
    <w:rsid w:val="002A3A1B"/>
    <w:rsid w:val="002A3C80"/>
    <w:rsid w:val="002A3D05"/>
    <w:rsid w:val="002A3D14"/>
    <w:rsid w:val="002A46F8"/>
    <w:rsid w:val="002A49D0"/>
    <w:rsid w:val="002A4D8C"/>
    <w:rsid w:val="002A4DD0"/>
    <w:rsid w:val="002A557A"/>
    <w:rsid w:val="002A5A9C"/>
    <w:rsid w:val="002A693A"/>
    <w:rsid w:val="002A6E3D"/>
    <w:rsid w:val="002A6F3D"/>
    <w:rsid w:val="002A72AC"/>
    <w:rsid w:val="002A758B"/>
    <w:rsid w:val="002A7C4E"/>
    <w:rsid w:val="002A7E6A"/>
    <w:rsid w:val="002B039E"/>
    <w:rsid w:val="002B0AE2"/>
    <w:rsid w:val="002B0BEB"/>
    <w:rsid w:val="002B0EE1"/>
    <w:rsid w:val="002B12B5"/>
    <w:rsid w:val="002B12CB"/>
    <w:rsid w:val="002B13EE"/>
    <w:rsid w:val="002B1745"/>
    <w:rsid w:val="002B338A"/>
    <w:rsid w:val="002B3A31"/>
    <w:rsid w:val="002B3C35"/>
    <w:rsid w:val="002B3E4E"/>
    <w:rsid w:val="002B4582"/>
    <w:rsid w:val="002B47A7"/>
    <w:rsid w:val="002B4D83"/>
    <w:rsid w:val="002B52DA"/>
    <w:rsid w:val="002B6B8D"/>
    <w:rsid w:val="002B6D19"/>
    <w:rsid w:val="002B7209"/>
    <w:rsid w:val="002B739D"/>
    <w:rsid w:val="002B752F"/>
    <w:rsid w:val="002B7929"/>
    <w:rsid w:val="002B7E6E"/>
    <w:rsid w:val="002B7F6C"/>
    <w:rsid w:val="002C001C"/>
    <w:rsid w:val="002C05D5"/>
    <w:rsid w:val="002C068B"/>
    <w:rsid w:val="002C108B"/>
    <w:rsid w:val="002C109E"/>
    <w:rsid w:val="002C1978"/>
    <w:rsid w:val="002C2FA4"/>
    <w:rsid w:val="002C2FEA"/>
    <w:rsid w:val="002C3076"/>
    <w:rsid w:val="002C3779"/>
    <w:rsid w:val="002C38E4"/>
    <w:rsid w:val="002C3A0E"/>
    <w:rsid w:val="002C3D04"/>
    <w:rsid w:val="002C3D2A"/>
    <w:rsid w:val="002C3FF9"/>
    <w:rsid w:val="002C4837"/>
    <w:rsid w:val="002C4C55"/>
    <w:rsid w:val="002C4F63"/>
    <w:rsid w:val="002C50CE"/>
    <w:rsid w:val="002C5F74"/>
    <w:rsid w:val="002C6957"/>
    <w:rsid w:val="002C6A24"/>
    <w:rsid w:val="002C6EBF"/>
    <w:rsid w:val="002C7217"/>
    <w:rsid w:val="002C73D9"/>
    <w:rsid w:val="002C7405"/>
    <w:rsid w:val="002C7767"/>
    <w:rsid w:val="002D00A1"/>
    <w:rsid w:val="002D082E"/>
    <w:rsid w:val="002D0BEE"/>
    <w:rsid w:val="002D0F50"/>
    <w:rsid w:val="002D1978"/>
    <w:rsid w:val="002D1BE0"/>
    <w:rsid w:val="002D1DEC"/>
    <w:rsid w:val="002D1E7F"/>
    <w:rsid w:val="002D1FB6"/>
    <w:rsid w:val="002D2BA1"/>
    <w:rsid w:val="002D3A1B"/>
    <w:rsid w:val="002D3EB7"/>
    <w:rsid w:val="002D3F04"/>
    <w:rsid w:val="002D4413"/>
    <w:rsid w:val="002D4786"/>
    <w:rsid w:val="002D5326"/>
    <w:rsid w:val="002D55C6"/>
    <w:rsid w:val="002D6288"/>
    <w:rsid w:val="002D6839"/>
    <w:rsid w:val="002D687C"/>
    <w:rsid w:val="002D745F"/>
    <w:rsid w:val="002D7684"/>
    <w:rsid w:val="002D7708"/>
    <w:rsid w:val="002E0363"/>
    <w:rsid w:val="002E0FE1"/>
    <w:rsid w:val="002E13C5"/>
    <w:rsid w:val="002E142A"/>
    <w:rsid w:val="002E183C"/>
    <w:rsid w:val="002E1B46"/>
    <w:rsid w:val="002E1DAB"/>
    <w:rsid w:val="002E23C4"/>
    <w:rsid w:val="002E379E"/>
    <w:rsid w:val="002E3A21"/>
    <w:rsid w:val="002E3F09"/>
    <w:rsid w:val="002E478B"/>
    <w:rsid w:val="002E6504"/>
    <w:rsid w:val="002E6730"/>
    <w:rsid w:val="002E6DC4"/>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940"/>
    <w:rsid w:val="002F6238"/>
    <w:rsid w:val="002F6552"/>
    <w:rsid w:val="002F7452"/>
    <w:rsid w:val="003000D0"/>
    <w:rsid w:val="00300FD4"/>
    <w:rsid w:val="003012FF"/>
    <w:rsid w:val="0030159F"/>
    <w:rsid w:val="003020DD"/>
    <w:rsid w:val="003027F0"/>
    <w:rsid w:val="003037C2"/>
    <w:rsid w:val="003058A8"/>
    <w:rsid w:val="00305A74"/>
    <w:rsid w:val="00305B4B"/>
    <w:rsid w:val="0030629D"/>
    <w:rsid w:val="003065B8"/>
    <w:rsid w:val="003065D0"/>
    <w:rsid w:val="00306C1A"/>
    <w:rsid w:val="00307939"/>
    <w:rsid w:val="00307F45"/>
    <w:rsid w:val="0031008B"/>
    <w:rsid w:val="00310140"/>
    <w:rsid w:val="00310B37"/>
    <w:rsid w:val="00311337"/>
    <w:rsid w:val="00311D0F"/>
    <w:rsid w:val="003128F0"/>
    <w:rsid w:val="00313295"/>
    <w:rsid w:val="0031334A"/>
    <w:rsid w:val="0031496D"/>
    <w:rsid w:val="003153B3"/>
    <w:rsid w:val="003154EC"/>
    <w:rsid w:val="00315AA6"/>
    <w:rsid w:val="00315BAF"/>
    <w:rsid w:val="00316871"/>
    <w:rsid w:val="003168A7"/>
    <w:rsid w:val="00316FCF"/>
    <w:rsid w:val="0031793A"/>
    <w:rsid w:val="00320796"/>
    <w:rsid w:val="00320BF1"/>
    <w:rsid w:val="00320E67"/>
    <w:rsid w:val="003218F1"/>
    <w:rsid w:val="00321D85"/>
    <w:rsid w:val="00322AB3"/>
    <w:rsid w:val="00322DE6"/>
    <w:rsid w:val="00322E22"/>
    <w:rsid w:val="0032327D"/>
    <w:rsid w:val="0032420B"/>
    <w:rsid w:val="003248FE"/>
    <w:rsid w:val="00324C6A"/>
    <w:rsid w:val="00325351"/>
    <w:rsid w:val="0032624C"/>
    <w:rsid w:val="00326DF7"/>
    <w:rsid w:val="00326ED5"/>
    <w:rsid w:val="00327070"/>
    <w:rsid w:val="00327258"/>
    <w:rsid w:val="00327476"/>
    <w:rsid w:val="003314EC"/>
    <w:rsid w:val="0033184B"/>
    <w:rsid w:val="00331AF7"/>
    <w:rsid w:val="00331E63"/>
    <w:rsid w:val="00332406"/>
    <w:rsid w:val="00332621"/>
    <w:rsid w:val="00333DF3"/>
    <w:rsid w:val="00334952"/>
    <w:rsid w:val="00334A80"/>
    <w:rsid w:val="00334B9E"/>
    <w:rsid w:val="00334F3E"/>
    <w:rsid w:val="0033579E"/>
    <w:rsid w:val="00335A86"/>
    <w:rsid w:val="00335D3C"/>
    <w:rsid w:val="00335DE1"/>
    <w:rsid w:val="00335F59"/>
    <w:rsid w:val="00337846"/>
    <w:rsid w:val="003400D2"/>
    <w:rsid w:val="00340295"/>
    <w:rsid w:val="00340595"/>
    <w:rsid w:val="00341C38"/>
    <w:rsid w:val="00341D26"/>
    <w:rsid w:val="00342333"/>
    <w:rsid w:val="00342B65"/>
    <w:rsid w:val="00342C1C"/>
    <w:rsid w:val="0034456C"/>
    <w:rsid w:val="0034465C"/>
    <w:rsid w:val="0034473E"/>
    <w:rsid w:val="00344886"/>
    <w:rsid w:val="00345274"/>
    <w:rsid w:val="003455EB"/>
    <w:rsid w:val="00345A2E"/>
    <w:rsid w:val="00345E3E"/>
    <w:rsid w:val="00346A02"/>
    <w:rsid w:val="00346D92"/>
    <w:rsid w:val="003471D4"/>
    <w:rsid w:val="00347B0E"/>
    <w:rsid w:val="00350670"/>
    <w:rsid w:val="00350C5C"/>
    <w:rsid w:val="00350FFB"/>
    <w:rsid w:val="0035106A"/>
    <w:rsid w:val="0035138D"/>
    <w:rsid w:val="00351EF3"/>
    <w:rsid w:val="003528D6"/>
    <w:rsid w:val="00352C0F"/>
    <w:rsid w:val="003535ED"/>
    <w:rsid w:val="00353A69"/>
    <w:rsid w:val="00354104"/>
    <w:rsid w:val="0035462D"/>
    <w:rsid w:val="00354B64"/>
    <w:rsid w:val="003554CF"/>
    <w:rsid w:val="003554E4"/>
    <w:rsid w:val="00355614"/>
    <w:rsid w:val="00355D43"/>
    <w:rsid w:val="003579F0"/>
    <w:rsid w:val="00357EBC"/>
    <w:rsid w:val="00360DC5"/>
    <w:rsid w:val="00362066"/>
    <w:rsid w:val="00362392"/>
    <w:rsid w:val="003633B5"/>
    <w:rsid w:val="00363803"/>
    <w:rsid w:val="00364034"/>
    <w:rsid w:val="00364714"/>
    <w:rsid w:val="00364857"/>
    <w:rsid w:val="00364A1A"/>
    <w:rsid w:val="00364CAF"/>
    <w:rsid w:val="00364F6F"/>
    <w:rsid w:val="003654F0"/>
    <w:rsid w:val="00365724"/>
    <w:rsid w:val="0036596B"/>
    <w:rsid w:val="00365D77"/>
    <w:rsid w:val="0036601C"/>
    <w:rsid w:val="00366532"/>
    <w:rsid w:val="00366CD3"/>
    <w:rsid w:val="00367775"/>
    <w:rsid w:val="00367E30"/>
    <w:rsid w:val="00367F9C"/>
    <w:rsid w:val="00370A4B"/>
    <w:rsid w:val="00371051"/>
    <w:rsid w:val="0037167D"/>
    <w:rsid w:val="00371F66"/>
    <w:rsid w:val="00372084"/>
    <w:rsid w:val="0037276C"/>
    <w:rsid w:val="003730F6"/>
    <w:rsid w:val="0037334F"/>
    <w:rsid w:val="00374AE7"/>
    <w:rsid w:val="00374C03"/>
    <w:rsid w:val="0037528A"/>
    <w:rsid w:val="003753A7"/>
    <w:rsid w:val="003754B0"/>
    <w:rsid w:val="00375BEE"/>
    <w:rsid w:val="00375FBD"/>
    <w:rsid w:val="00376019"/>
    <w:rsid w:val="003764BE"/>
    <w:rsid w:val="00376A43"/>
    <w:rsid w:val="003770CF"/>
    <w:rsid w:val="003770EC"/>
    <w:rsid w:val="0037753D"/>
    <w:rsid w:val="00377F56"/>
    <w:rsid w:val="00380551"/>
    <w:rsid w:val="003805C0"/>
    <w:rsid w:val="00380A25"/>
    <w:rsid w:val="00380F5B"/>
    <w:rsid w:val="003810AD"/>
    <w:rsid w:val="00381806"/>
    <w:rsid w:val="003818B5"/>
    <w:rsid w:val="003819AD"/>
    <w:rsid w:val="00381B79"/>
    <w:rsid w:val="003826AA"/>
    <w:rsid w:val="00382CD4"/>
    <w:rsid w:val="00382E21"/>
    <w:rsid w:val="003833DC"/>
    <w:rsid w:val="0038350E"/>
    <w:rsid w:val="003836A8"/>
    <w:rsid w:val="00383A1C"/>
    <w:rsid w:val="00383A4D"/>
    <w:rsid w:val="00383E4B"/>
    <w:rsid w:val="00385014"/>
    <w:rsid w:val="00385A62"/>
    <w:rsid w:val="003860C6"/>
    <w:rsid w:val="00386361"/>
    <w:rsid w:val="003868F5"/>
    <w:rsid w:val="00387B83"/>
    <w:rsid w:val="00387DEB"/>
    <w:rsid w:val="0039023B"/>
    <w:rsid w:val="0039042D"/>
    <w:rsid w:val="003904CB"/>
    <w:rsid w:val="00390D27"/>
    <w:rsid w:val="00390F91"/>
    <w:rsid w:val="003916EF"/>
    <w:rsid w:val="0039195C"/>
    <w:rsid w:val="00391C7E"/>
    <w:rsid w:val="00391CD2"/>
    <w:rsid w:val="003943BB"/>
    <w:rsid w:val="00395866"/>
    <w:rsid w:val="00396028"/>
    <w:rsid w:val="003960B5"/>
    <w:rsid w:val="003962FC"/>
    <w:rsid w:val="00396E78"/>
    <w:rsid w:val="003977BC"/>
    <w:rsid w:val="00397D00"/>
    <w:rsid w:val="00397D27"/>
    <w:rsid w:val="003A0BCB"/>
    <w:rsid w:val="003A1FC6"/>
    <w:rsid w:val="003A2340"/>
    <w:rsid w:val="003A2701"/>
    <w:rsid w:val="003A291F"/>
    <w:rsid w:val="003A3080"/>
    <w:rsid w:val="003A320F"/>
    <w:rsid w:val="003A3A76"/>
    <w:rsid w:val="003A3BF0"/>
    <w:rsid w:val="003A4D94"/>
    <w:rsid w:val="003A5184"/>
    <w:rsid w:val="003A5B59"/>
    <w:rsid w:val="003A5E67"/>
    <w:rsid w:val="003A613D"/>
    <w:rsid w:val="003A78A1"/>
    <w:rsid w:val="003A7CC6"/>
    <w:rsid w:val="003B27D8"/>
    <w:rsid w:val="003B2898"/>
    <w:rsid w:val="003B35C4"/>
    <w:rsid w:val="003B3ED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D57"/>
    <w:rsid w:val="003C1C65"/>
    <w:rsid w:val="003C1CC1"/>
    <w:rsid w:val="003C215A"/>
    <w:rsid w:val="003C24AA"/>
    <w:rsid w:val="003C2930"/>
    <w:rsid w:val="003C36B5"/>
    <w:rsid w:val="003C3F81"/>
    <w:rsid w:val="003C4483"/>
    <w:rsid w:val="003C45D4"/>
    <w:rsid w:val="003C5492"/>
    <w:rsid w:val="003C63D0"/>
    <w:rsid w:val="003C67CE"/>
    <w:rsid w:val="003C6979"/>
    <w:rsid w:val="003C6AC9"/>
    <w:rsid w:val="003C6B4E"/>
    <w:rsid w:val="003C6BCE"/>
    <w:rsid w:val="003C6F0B"/>
    <w:rsid w:val="003D011B"/>
    <w:rsid w:val="003D02D8"/>
    <w:rsid w:val="003D0775"/>
    <w:rsid w:val="003D0F3D"/>
    <w:rsid w:val="003D2474"/>
    <w:rsid w:val="003D2746"/>
    <w:rsid w:val="003D350A"/>
    <w:rsid w:val="003D4119"/>
    <w:rsid w:val="003D465B"/>
    <w:rsid w:val="003D48D0"/>
    <w:rsid w:val="003D4B80"/>
    <w:rsid w:val="003D4F3B"/>
    <w:rsid w:val="003D5226"/>
    <w:rsid w:val="003D5994"/>
    <w:rsid w:val="003D5E26"/>
    <w:rsid w:val="003D5F2A"/>
    <w:rsid w:val="003D61E6"/>
    <w:rsid w:val="003D66EC"/>
    <w:rsid w:val="003D740D"/>
    <w:rsid w:val="003D7E19"/>
    <w:rsid w:val="003E0191"/>
    <w:rsid w:val="003E0868"/>
    <w:rsid w:val="003E09D2"/>
    <w:rsid w:val="003E09E4"/>
    <w:rsid w:val="003E2FC2"/>
    <w:rsid w:val="003E345B"/>
    <w:rsid w:val="003E3AE1"/>
    <w:rsid w:val="003E46D0"/>
    <w:rsid w:val="003E47F5"/>
    <w:rsid w:val="003E497A"/>
    <w:rsid w:val="003E4BC8"/>
    <w:rsid w:val="003E63CE"/>
    <w:rsid w:val="003E64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258E"/>
    <w:rsid w:val="003F3318"/>
    <w:rsid w:val="003F4AAC"/>
    <w:rsid w:val="003F4BFA"/>
    <w:rsid w:val="003F6D4C"/>
    <w:rsid w:val="003F712B"/>
    <w:rsid w:val="003F7FD9"/>
    <w:rsid w:val="004008F3"/>
    <w:rsid w:val="00400A8A"/>
    <w:rsid w:val="0040165B"/>
    <w:rsid w:val="00401890"/>
    <w:rsid w:val="00402F99"/>
    <w:rsid w:val="00403BB8"/>
    <w:rsid w:val="00404147"/>
    <w:rsid w:val="00404AC4"/>
    <w:rsid w:val="00404B49"/>
    <w:rsid w:val="004054B0"/>
    <w:rsid w:val="00405547"/>
    <w:rsid w:val="00405854"/>
    <w:rsid w:val="00405C88"/>
    <w:rsid w:val="00406364"/>
    <w:rsid w:val="004069A0"/>
    <w:rsid w:val="00406F1E"/>
    <w:rsid w:val="0040758C"/>
    <w:rsid w:val="0040779B"/>
    <w:rsid w:val="00410053"/>
    <w:rsid w:val="00410230"/>
    <w:rsid w:val="004107DA"/>
    <w:rsid w:val="00410F4D"/>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717B"/>
    <w:rsid w:val="0041758A"/>
    <w:rsid w:val="00417B76"/>
    <w:rsid w:val="00420AB2"/>
    <w:rsid w:val="00420E5D"/>
    <w:rsid w:val="0042242E"/>
    <w:rsid w:val="004227CF"/>
    <w:rsid w:val="004229A7"/>
    <w:rsid w:val="00422A3C"/>
    <w:rsid w:val="004230CA"/>
    <w:rsid w:val="004230F5"/>
    <w:rsid w:val="00423577"/>
    <w:rsid w:val="004235AE"/>
    <w:rsid w:val="004235B8"/>
    <w:rsid w:val="00424FED"/>
    <w:rsid w:val="00425AC5"/>
    <w:rsid w:val="00426521"/>
    <w:rsid w:val="0042659C"/>
    <w:rsid w:val="00426CE7"/>
    <w:rsid w:val="004270B1"/>
    <w:rsid w:val="004271E8"/>
    <w:rsid w:val="00427608"/>
    <w:rsid w:val="004277B0"/>
    <w:rsid w:val="00427ADE"/>
    <w:rsid w:val="00427E98"/>
    <w:rsid w:val="00430703"/>
    <w:rsid w:val="00431948"/>
    <w:rsid w:val="00431A61"/>
    <w:rsid w:val="00432298"/>
    <w:rsid w:val="004323AB"/>
    <w:rsid w:val="00432733"/>
    <w:rsid w:val="00432BEB"/>
    <w:rsid w:val="00432D34"/>
    <w:rsid w:val="00433EEF"/>
    <w:rsid w:val="00433FAF"/>
    <w:rsid w:val="00434A02"/>
    <w:rsid w:val="0043548D"/>
    <w:rsid w:val="00435AFB"/>
    <w:rsid w:val="00435E2A"/>
    <w:rsid w:val="004369C7"/>
    <w:rsid w:val="004373BA"/>
    <w:rsid w:val="004376DC"/>
    <w:rsid w:val="004378E5"/>
    <w:rsid w:val="00437BF2"/>
    <w:rsid w:val="00437E08"/>
    <w:rsid w:val="0044000D"/>
    <w:rsid w:val="004401C7"/>
    <w:rsid w:val="00440D59"/>
    <w:rsid w:val="00440E1A"/>
    <w:rsid w:val="00441141"/>
    <w:rsid w:val="00441421"/>
    <w:rsid w:val="004416FA"/>
    <w:rsid w:val="004419FC"/>
    <w:rsid w:val="00441A7D"/>
    <w:rsid w:val="00442495"/>
    <w:rsid w:val="00442667"/>
    <w:rsid w:val="00442816"/>
    <w:rsid w:val="00442EA0"/>
    <w:rsid w:val="004433D4"/>
    <w:rsid w:val="004447FF"/>
    <w:rsid w:val="00444DAC"/>
    <w:rsid w:val="00444FD4"/>
    <w:rsid w:val="00445048"/>
    <w:rsid w:val="00445430"/>
    <w:rsid w:val="00445460"/>
    <w:rsid w:val="004454B4"/>
    <w:rsid w:val="00445BF3"/>
    <w:rsid w:val="00446614"/>
    <w:rsid w:val="00446A20"/>
    <w:rsid w:val="004507C2"/>
    <w:rsid w:val="00450CC0"/>
    <w:rsid w:val="00451AFF"/>
    <w:rsid w:val="00451C83"/>
    <w:rsid w:val="00452025"/>
    <w:rsid w:val="0045203F"/>
    <w:rsid w:val="00452801"/>
    <w:rsid w:val="00452848"/>
    <w:rsid w:val="00452B7E"/>
    <w:rsid w:val="004537FC"/>
    <w:rsid w:val="00455692"/>
    <w:rsid w:val="00455A5B"/>
    <w:rsid w:val="00455D04"/>
    <w:rsid w:val="0045639D"/>
    <w:rsid w:val="004565E7"/>
    <w:rsid w:val="00456B28"/>
    <w:rsid w:val="00456E1C"/>
    <w:rsid w:val="00457BC7"/>
    <w:rsid w:val="00457D05"/>
    <w:rsid w:val="00457D74"/>
    <w:rsid w:val="0046026A"/>
    <w:rsid w:val="0046083C"/>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943"/>
    <w:rsid w:val="0046648B"/>
    <w:rsid w:val="00466BE0"/>
    <w:rsid w:val="00466E24"/>
    <w:rsid w:val="00467159"/>
    <w:rsid w:val="00467261"/>
    <w:rsid w:val="00467B27"/>
    <w:rsid w:val="00470240"/>
    <w:rsid w:val="0047043E"/>
    <w:rsid w:val="00470612"/>
    <w:rsid w:val="00470D5C"/>
    <w:rsid w:val="0047178C"/>
    <w:rsid w:val="004717DE"/>
    <w:rsid w:val="004720BB"/>
    <w:rsid w:val="004726B4"/>
    <w:rsid w:val="00472702"/>
    <w:rsid w:val="00473039"/>
    <w:rsid w:val="004731A0"/>
    <w:rsid w:val="00473BD2"/>
    <w:rsid w:val="00473E0E"/>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1D"/>
    <w:rsid w:val="004822A8"/>
    <w:rsid w:val="00482AA0"/>
    <w:rsid w:val="00482BE5"/>
    <w:rsid w:val="00482F22"/>
    <w:rsid w:val="00483082"/>
    <w:rsid w:val="004834A9"/>
    <w:rsid w:val="00483DF0"/>
    <w:rsid w:val="00483E82"/>
    <w:rsid w:val="0048430D"/>
    <w:rsid w:val="004846D9"/>
    <w:rsid w:val="00484994"/>
    <w:rsid w:val="00485058"/>
    <w:rsid w:val="004856B9"/>
    <w:rsid w:val="0048659B"/>
    <w:rsid w:val="00486861"/>
    <w:rsid w:val="00486EC4"/>
    <w:rsid w:val="0048749D"/>
    <w:rsid w:val="00487841"/>
    <w:rsid w:val="004878F3"/>
    <w:rsid w:val="004903C3"/>
    <w:rsid w:val="004906F2"/>
    <w:rsid w:val="0049073F"/>
    <w:rsid w:val="004910CA"/>
    <w:rsid w:val="004916FE"/>
    <w:rsid w:val="00491A58"/>
    <w:rsid w:val="00491E6D"/>
    <w:rsid w:val="00491F3E"/>
    <w:rsid w:val="00492711"/>
    <w:rsid w:val="00492CB7"/>
    <w:rsid w:val="0049319B"/>
    <w:rsid w:val="0049328D"/>
    <w:rsid w:val="00493A31"/>
    <w:rsid w:val="00493D23"/>
    <w:rsid w:val="00494550"/>
    <w:rsid w:val="00494CB3"/>
    <w:rsid w:val="00494DAB"/>
    <w:rsid w:val="004951EC"/>
    <w:rsid w:val="004958D3"/>
    <w:rsid w:val="00495A2C"/>
    <w:rsid w:val="00495A8A"/>
    <w:rsid w:val="00496A43"/>
    <w:rsid w:val="00496FAE"/>
    <w:rsid w:val="00497398"/>
    <w:rsid w:val="004979E4"/>
    <w:rsid w:val="00497C46"/>
    <w:rsid w:val="00497F11"/>
    <w:rsid w:val="004A045E"/>
    <w:rsid w:val="004A07A5"/>
    <w:rsid w:val="004A0BA0"/>
    <w:rsid w:val="004A1C93"/>
    <w:rsid w:val="004A274B"/>
    <w:rsid w:val="004A302F"/>
    <w:rsid w:val="004A34CE"/>
    <w:rsid w:val="004A3C37"/>
    <w:rsid w:val="004A4790"/>
    <w:rsid w:val="004A55FC"/>
    <w:rsid w:val="004A587D"/>
    <w:rsid w:val="004A5D51"/>
    <w:rsid w:val="004A5E3E"/>
    <w:rsid w:val="004A5EA5"/>
    <w:rsid w:val="004A6E29"/>
    <w:rsid w:val="004A6F4E"/>
    <w:rsid w:val="004A7C3D"/>
    <w:rsid w:val="004A7EA9"/>
    <w:rsid w:val="004B03EF"/>
    <w:rsid w:val="004B0766"/>
    <w:rsid w:val="004B1270"/>
    <w:rsid w:val="004B16EB"/>
    <w:rsid w:val="004B22DC"/>
    <w:rsid w:val="004B2781"/>
    <w:rsid w:val="004B3357"/>
    <w:rsid w:val="004B3A73"/>
    <w:rsid w:val="004B3DFC"/>
    <w:rsid w:val="004B3F0C"/>
    <w:rsid w:val="004B3FD6"/>
    <w:rsid w:val="004B4034"/>
    <w:rsid w:val="004B4BDD"/>
    <w:rsid w:val="004B4CD0"/>
    <w:rsid w:val="004B4FDB"/>
    <w:rsid w:val="004B5BE3"/>
    <w:rsid w:val="004B5C9D"/>
    <w:rsid w:val="004B62BF"/>
    <w:rsid w:val="004B631E"/>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AD2"/>
    <w:rsid w:val="004C2B8E"/>
    <w:rsid w:val="004C3088"/>
    <w:rsid w:val="004C38F1"/>
    <w:rsid w:val="004C473B"/>
    <w:rsid w:val="004C47A9"/>
    <w:rsid w:val="004C48D9"/>
    <w:rsid w:val="004C4B00"/>
    <w:rsid w:val="004C4B98"/>
    <w:rsid w:val="004C4EE4"/>
    <w:rsid w:val="004C5792"/>
    <w:rsid w:val="004C5CBD"/>
    <w:rsid w:val="004C6440"/>
    <w:rsid w:val="004C689B"/>
    <w:rsid w:val="004C6B43"/>
    <w:rsid w:val="004C7140"/>
    <w:rsid w:val="004C795D"/>
    <w:rsid w:val="004C7C59"/>
    <w:rsid w:val="004C7F46"/>
    <w:rsid w:val="004D009C"/>
    <w:rsid w:val="004D151D"/>
    <w:rsid w:val="004D271B"/>
    <w:rsid w:val="004D27DA"/>
    <w:rsid w:val="004D2C27"/>
    <w:rsid w:val="004D32F5"/>
    <w:rsid w:val="004D4762"/>
    <w:rsid w:val="004D4AA5"/>
    <w:rsid w:val="004D527A"/>
    <w:rsid w:val="004D53BE"/>
    <w:rsid w:val="004D54DA"/>
    <w:rsid w:val="004D5AD0"/>
    <w:rsid w:val="004D5D03"/>
    <w:rsid w:val="004D5F24"/>
    <w:rsid w:val="004D5FF4"/>
    <w:rsid w:val="004D6B7F"/>
    <w:rsid w:val="004D6DCF"/>
    <w:rsid w:val="004D6F40"/>
    <w:rsid w:val="004D739E"/>
    <w:rsid w:val="004D7CEA"/>
    <w:rsid w:val="004E0094"/>
    <w:rsid w:val="004E0FC1"/>
    <w:rsid w:val="004E1192"/>
    <w:rsid w:val="004E170A"/>
    <w:rsid w:val="004E20B8"/>
    <w:rsid w:val="004E28B0"/>
    <w:rsid w:val="004E2C0A"/>
    <w:rsid w:val="004E3677"/>
    <w:rsid w:val="004E3CE1"/>
    <w:rsid w:val="004E413A"/>
    <w:rsid w:val="004E438D"/>
    <w:rsid w:val="004E5234"/>
    <w:rsid w:val="004E5383"/>
    <w:rsid w:val="004E5457"/>
    <w:rsid w:val="004E5558"/>
    <w:rsid w:val="004E5A80"/>
    <w:rsid w:val="004E5DB2"/>
    <w:rsid w:val="004E60B7"/>
    <w:rsid w:val="004E6BFF"/>
    <w:rsid w:val="004E6DB2"/>
    <w:rsid w:val="004F044E"/>
    <w:rsid w:val="004F15D3"/>
    <w:rsid w:val="004F2B4A"/>
    <w:rsid w:val="004F3228"/>
    <w:rsid w:val="004F32E8"/>
    <w:rsid w:val="004F4FC0"/>
    <w:rsid w:val="004F5A03"/>
    <w:rsid w:val="004F629A"/>
    <w:rsid w:val="004F6440"/>
    <w:rsid w:val="004F6BF0"/>
    <w:rsid w:val="004F7ADE"/>
    <w:rsid w:val="00500409"/>
    <w:rsid w:val="00501680"/>
    <w:rsid w:val="005033CE"/>
    <w:rsid w:val="00503726"/>
    <w:rsid w:val="0050384B"/>
    <w:rsid w:val="00503A87"/>
    <w:rsid w:val="0050410C"/>
    <w:rsid w:val="00504560"/>
    <w:rsid w:val="00504680"/>
    <w:rsid w:val="005046E7"/>
    <w:rsid w:val="005048EE"/>
    <w:rsid w:val="00505535"/>
    <w:rsid w:val="0050569B"/>
    <w:rsid w:val="0050622B"/>
    <w:rsid w:val="00506300"/>
    <w:rsid w:val="00506630"/>
    <w:rsid w:val="00506D12"/>
    <w:rsid w:val="005070EF"/>
    <w:rsid w:val="005072F7"/>
    <w:rsid w:val="005076A1"/>
    <w:rsid w:val="00510561"/>
    <w:rsid w:val="00510876"/>
    <w:rsid w:val="00511B5E"/>
    <w:rsid w:val="00511EFF"/>
    <w:rsid w:val="0051293E"/>
    <w:rsid w:val="00512C62"/>
    <w:rsid w:val="00512CFD"/>
    <w:rsid w:val="00513C73"/>
    <w:rsid w:val="00514921"/>
    <w:rsid w:val="00514A46"/>
    <w:rsid w:val="00514CDE"/>
    <w:rsid w:val="005158B9"/>
    <w:rsid w:val="00516E10"/>
    <w:rsid w:val="00517F1A"/>
    <w:rsid w:val="00517F8E"/>
    <w:rsid w:val="00521380"/>
    <w:rsid w:val="005216B0"/>
    <w:rsid w:val="005217F5"/>
    <w:rsid w:val="00521D26"/>
    <w:rsid w:val="00522843"/>
    <w:rsid w:val="00522BE1"/>
    <w:rsid w:val="00522C66"/>
    <w:rsid w:val="00523168"/>
    <w:rsid w:val="00523624"/>
    <w:rsid w:val="00523A5A"/>
    <w:rsid w:val="00523C7B"/>
    <w:rsid w:val="0052427B"/>
    <w:rsid w:val="00524642"/>
    <w:rsid w:val="0052470C"/>
    <w:rsid w:val="00524DCD"/>
    <w:rsid w:val="0052528F"/>
    <w:rsid w:val="00525589"/>
    <w:rsid w:val="00527B4D"/>
    <w:rsid w:val="005302CB"/>
    <w:rsid w:val="00530632"/>
    <w:rsid w:val="00530B88"/>
    <w:rsid w:val="00530DF1"/>
    <w:rsid w:val="00530FCA"/>
    <w:rsid w:val="00531204"/>
    <w:rsid w:val="005319EB"/>
    <w:rsid w:val="00532374"/>
    <w:rsid w:val="00532A6B"/>
    <w:rsid w:val="00532B91"/>
    <w:rsid w:val="00532C80"/>
    <w:rsid w:val="00532E61"/>
    <w:rsid w:val="00532F73"/>
    <w:rsid w:val="005330CC"/>
    <w:rsid w:val="005335FD"/>
    <w:rsid w:val="0053378E"/>
    <w:rsid w:val="00533863"/>
    <w:rsid w:val="00533F44"/>
    <w:rsid w:val="0053471E"/>
    <w:rsid w:val="00534AB2"/>
    <w:rsid w:val="00534CCA"/>
    <w:rsid w:val="0053507D"/>
    <w:rsid w:val="0053644D"/>
    <w:rsid w:val="00537EE9"/>
    <w:rsid w:val="0054146D"/>
    <w:rsid w:val="005416F9"/>
    <w:rsid w:val="00541704"/>
    <w:rsid w:val="005418F5"/>
    <w:rsid w:val="00541FCA"/>
    <w:rsid w:val="005421AE"/>
    <w:rsid w:val="00543220"/>
    <w:rsid w:val="0054379B"/>
    <w:rsid w:val="0054398E"/>
    <w:rsid w:val="005439CC"/>
    <w:rsid w:val="00543A42"/>
    <w:rsid w:val="0054474F"/>
    <w:rsid w:val="00544B2D"/>
    <w:rsid w:val="00544F7F"/>
    <w:rsid w:val="0054510C"/>
    <w:rsid w:val="00545875"/>
    <w:rsid w:val="00545E1D"/>
    <w:rsid w:val="0054686B"/>
    <w:rsid w:val="00546966"/>
    <w:rsid w:val="00546C3B"/>
    <w:rsid w:val="00547101"/>
    <w:rsid w:val="00547B25"/>
    <w:rsid w:val="00547B6D"/>
    <w:rsid w:val="0055007A"/>
    <w:rsid w:val="005509E0"/>
    <w:rsid w:val="00550F57"/>
    <w:rsid w:val="005510C2"/>
    <w:rsid w:val="00552237"/>
    <w:rsid w:val="00552D36"/>
    <w:rsid w:val="00553AD7"/>
    <w:rsid w:val="005541AB"/>
    <w:rsid w:val="00555C07"/>
    <w:rsid w:val="00556548"/>
    <w:rsid w:val="005565CD"/>
    <w:rsid w:val="00556BD0"/>
    <w:rsid w:val="00557181"/>
    <w:rsid w:val="0055722D"/>
    <w:rsid w:val="00560C8D"/>
    <w:rsid w:val="00560C9F"/>
    <w:rsid w:val="00560F91"/>
    <w:rsid w:val="0056133C"/>
    <w:rsid w:val="005617FB"/>
    <w:rsid w:val="00561F64"/>
    <w:rsid w:val="00562ACD"/>
    <w:rsid w:val="00562E90"/>
    <w:rsid w:val="00562F6A"/>
    <w:rsid w:val="0056303B"/>
    <w:rsid w:val="00563A21"/>
    <w:rsid w:val="00564104"/>
    <w:rsid w:val="0056425E"/>
    <w:rsid w:val="0056464D"/>
    <w:rsid w:val="00564DC2"/>
    <w:rsid w:val="00564DEC"/>
    <w:rsid w:val="0056544E"/>
    <w:rsid w:val="00565F54"/>
    <w:rsid w:val="0056623D"/>
    <w:rsid w:val="00566307"/>
    <w:rsid w:val="00566653"/>
    <w:rsid w:val="00566B69"/>
    <w:rsid w:val="00566EE9"/>
    <w:rsid w:val="00567071"/>
    <w:rsid w:val="005679C7"/>
    <w:rsid w:val="00570032"/>
    <w:rsid w:val="00570519"/>
    <w:rsid w:val="00570714"/>
    <w:rsid w:val="00570BB5"/>
    <w:rsid w:val="00571081"/>
    <w:rsid w:val="00571546"/>
    <w:rsid w:val="005715BA"/>
    <w:rsid w:val="0057194A"/>
    <w:rsid w:val="0057217D"/>
    <w:rsid w:val="00572B16"/>
    <w:rsid w:val="00572C6C"/>
    <w:rsid w:val="00572D50"/>
    <w:rsid w:val="00572DFC"/>
    <w:rsid w:val="00573571"/>
    <w:rsid w:val="00573FA5"/>
    <w:rsid w:val="00574297"/>
    <w:rsid w:val="00575813"/>
    <w:rsid w:val="00575943"/>
    <w:rsid w:val="00575EF0"/>
    <w:rsid w:val="00576594"/>
    <w:rsid w:val="00576E17"/>
    <w:rsid w:val="00577459"/>
    <w:rsid w:val="00577556"/>
    <w:rsid w:val="00580981"/>
    <w:rsid w:val="00580F17"/>
    <w:rsid w:val="00582C9C"/>
    <w:rsid w:val="0058342C"/>
    <w:rsid w:val="005843E9"/>
    <w:rsid w:val="005843FA"/>
    <w:rsid w:val="00584DD2"/>
    <w:rsid w:val="005853DF"/>
    <w:rsid w:val="00585C9B"/>
    <w:rsid w:val="00585F21"/>
    <w:rsid w:val="00586047"/>
    <w:rsid w:val="00586774"/>
    <w:rsid w:val="00586957"/>
    <w:rsid w:val="0058743A"/>
    <w:rsid w:val="005879DA"/>
    <w:rsid w:val="00587D2D"/>
    <w:rsid w:val="0059069B"/>
    <w:rsid w:val="00590B37"/>
    <w:rsid w:val="00591021"/>
    <w:rsid w:val="005916D7"/>
    <w:rsid w:val="005917AA"/>
    <w:rsid w:val="005917B9"/>
    <w:rsid w:val="00593CC0"/>
    <w:rsid w:val="00594362"/>
    <w:rsid w:val="00594485"/>
    <w:rsid w:val="005948EA"/>
    <w:rsid w:val="0059594F"/>
    <w:rsid w:val="0059619C"/>
    <w:rsid w:val="005963CC"/>
    <w:rsid w:val="0059677B"/>
    <w:rsid w:val="00596951"/>
    <w:rsid w:val="00597830"/>
    <w:rsid w:val="00597AD3"/>
    <w:rsid w:val="005A0500"/>
    <w:rsid w:val="005A05D9"/>
    <w:rsid w:val="005A0644"/>
    <w:rsid w:val="005A0A14"/>
    <w:rsid w:val="005A1669"/>
    <w:rsid w:val="005A1E37"/>
    <w:rsid w:val="005A1E71"/>
    <w:rsid w:val="005A22DD"/>
    <w:rsid w:val="005A26E5"/>
    <w:rsid w:val="005A2B3D"/>
    <w:rsid w:val="005A2FE6"/>
    <w:rsid w:val="005A421A"/>
    <w:rsid w:val="005A426B"/>
    <w:rsid w:val="005A446F"/>
    <w:rsid w:val="005A4668"/>
    <w:rsid w:val="005A4760"/>
    <w:rsid w:val="005A660C"/>
    <w:rsid w:val="005A703B"/>
    <w:rsid w:val="005A72CB"/>
    <w:rsid w:val="005A7984"/>
    <w:rsid w:val="005A7C4E"/>
    <w:rsid w:val="005A7F7F"/>
    <w:rsid w:val="005B26B8"/>
    <w:rsid w:val="005B2900"/>
    <w:rsid w:val="005B2DE0"/>
    <w:rsid w:val="005B3ABC"/>
    <w:rsid w:val="005B4EEF"/>
    <w:rsid w:val="005B4FE9"/>
    <w:rsid w:val="005B571A"/>
    <w:rsid w:val="005B614B"/>
    <w:rsid w:val="005B624E"/>
    <w:rsid w:val="005B670E"/>
    <w:rsid w:val="005B6758"/>
    <w:rsid w:val="005B79AB"/>
    <w:rsid w:val="005C0644"/>
    <w:rsid w:val="005C0C57"/>
    <w:rsid w:val="005C1411"/>
    <w:rsid w:val="005C14CF"/>
    <w:rsid w:val="005C1ABE"/>
    <w:rsid w:val="005C1DE1"/>
    <w:rsid w:val="005C21A3"/>
    <w:rsid w:val="005C3341"/>
    <w:rsid w:val="005C5186"/>
    <w:rsid w:val="005C5320"/>
    <w:rsid w:val="005C5375"/>
    <w:rsid w:val="005C6500"/>
    <w:rsid w:val="005C7C83"/>
    <w:rsid w:val="005C7F84"/>
    <w:rsid w:val="005D0203"/>
    <w:rsid w:val="005D0320"/>
    <w:rsid w:val="005D05D0"/>
    <w:rsid w:val="005D07DE"/>
    <w:rsid w:val="005D109D"/>
    <w:rsid w:val="005D13AE"/>
    <w:rsid w:val="005D15F1"/>
    <w:rsid w:val="005D1CB3"/>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6C"/>
    <w:rsid w:val="005D6240"/>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4A7C"/>
    <w:rsid w:val="005E4F02"/>
    <w:rsid w:val="005E59C7"/>
    <w:rsid w:val="005E6ED1"/>
    <w:rsid w:val="005E73B5"/>
    <w:rsid w:val="005E73C1"/>
    <w:rsid w:val="005F04C2"/>
    <w:rsid w:val="005F1961"/>
    <w:rsid w:val="005F1C3C"/>
    <w:rsid w:val="005F223F"/>
    <w:rsid w:val="005F2703"/>
    <w:rsid w:val="005F2CF5"/>
    <w:rsid w:val="005F2D51"/>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BA1"/>
    <w:rsid w:val="00602CDD"/>
    <w:rsid w:val="0060305E"/>
    <w:rsid w:val="00603949"/>
    <w:rsid w:val="00603B06"/>
    <w:rsid w:val="0060428E"/>
    <w:rsid w:val="0060473C"/>
    <w:rsid w:val="00604875"/>
    <w:rsid w:val="00604960"/>
    <w:rsid w:val="00604DD2"/>
    <w:rsid w:val="00605525"/>
    <w:rsid w:val="00605D33"/>
    <w:rsid w:val="00606406"/>
    <w:rsid w:val="00607E4D"/>
    <w:rsid w:val="00607FF6"/>
    <w:rsid w:val="006109DF"/>
    <w:rsid w:val="00610A20"/>
    <w:rsid w:val="00610A6A"/>
    <w:rsid w:val="00611CCC"/>
    <w:rsid w:val="00612353"/>
    <w:rsid w:val="0061265A"/>
    <w:rsid w:val="00613257"/>
    <w:rsid w:val="0061426F"/>
    <w:rsid w:val="00614B6D"/>
    <w:rsid w:val="006150A4"/>
    <w:rsid w:val="006151A4"/>
    <w:rsid w:val="00615345"/>
    <w:rsid w:val="006159FC"/>
    <w:rsid w:val="006160C1"/>
    <w:rsid w:val="00616350"/>
    <w:rsid w:val="006166F1"/>
    <w:rsid w:val="00616A6A"/>
    <w:rsid w:val="00616B52"/>
    <w:rsid w:val="006173BD"/>
    <w:rsid w:val="00617409"/>
    <w:rsid w:val="006179C7"/>
    <w:rsid w:val="00620593"/>
    <w:rsid w:val="00620A87"/>
    <w:rsid w:val="00620AAD"/>
    <w:rsid w:val="00621102"/>
    <w:rsid w:val="00621F7C"/>
    <w:rsid w:val="00622034"/>
    <w:rsid w:val="0062328E"/>
    <w:rsid w:val="00624B0D"/>
    <w:rsid w:val="006261D9"/>
    <w:rsid w:val="006278D9"/>
    <w:rsid w:val="00627D86"/>
    <w:rsid w:val="006304C3"/>
    <w:rsid w:val="0063061E"/>
    <w:rsid w:val="00630D64"/>
    <w:rsid w:val="006315A5"/>
    <w:rsid w:val="00631863"/>
    <w:rsid w:val="00631B2C"/>
    <w:rsid w:val="0063270F"/>
    <w:rsid w:val="00633138"/>
    <w:rsid w:val="0063362D"/>
    <w:rsid w:val="006340A7"/>
    <w:rsid w:val="00634225"/>
    <w:rsid w:val="0063430A"/>
    <w:rsid w:val="00634697"/>
    <w:rsid w:val="006346A4"/>
    <w:rsid w:val="006358B3"/>
    <w:rsid w:val="00635C87"/>
    <w:rsid w:val="00635DAB"/>
    <w:rsid w:val="00636098"/>
    <w:rsid w:val="00636DAC"/>
    <w:rsid w:val="006373DC"/>
    <w:rsid w:val="006377CD"/>
    <w:rsid w:val="00637979"/>
    <w:rsid w:val="00637C01"/>
    <w:rsid w:val="006401BE"/>
    <w:rsid w:val="006401FB"/>
    <w:rsid w:val="00640CAC"/>
    <w:rsid w:val="0064223D"/>
    <w:rsid w:val="00642345"/>
    <w:rsid w:val="00642A68"/>
    <w:rsid w:val="00642D50"/>
    <w:rsid w:val="006432DB"/>
    <w:rsid w:val="00643439"/>
    <w:rsid w:val="006438E6"/>
    <w:rsid w:val="00643A05"/>
    <w:rsid w:val="00643C67"/>
    <w:rsid w:val="00643DE0"/>
    <w:rsid w:val="0064441E"/>
    <w:rsid w:val="00644795"/>
    <w:rsid w:val="00645281"/>
    <w:rsid w:val="0064675D"/>
    <w:rsid w:val="00646CBB"/>
    <w:rsid w:val="00647003"/>
    <w:rsid w:val="00647041"/>
    <w:rsid w:val="00647216"/>
    <w:rsid w:val="00647888"/>
    <w:rsid w:val="00650786"/>
    <w:rsid w:val="00650F06"/>
    <w:rsid w:val="006510CD"/>
    <w:rsid w:val="00651513"/>
    <w:rsid w:val="00651648"/>
    <w:rsid w:val="00651F98"/>
    <w:rsid w:val="00652135"/>
    <w:rsid w:val="0065220D"/>
    <w:rsid w:val="00652419"/>
    <w:rsid w:val="006524E0"/>
    <w:rsid w:val="00652672"/>
    <w:rsid w:val="00652AD4"/>
    <w:rsid w:val="00652E3F"/>
    <w:rsid w:val="00652EF0"/>
    <w:rsid w:val="00653789"/>
    <w:rsid w:val="006537E7"/>
    <w:rsid w:val="00653917"/>
    <w:rsid w:val="006542C9"/>
    <w:rsid w:val="00654585"/>
    <w:rsid w:val="00654A0D"/>
    <w:rsid w:val="00654B76"/>
    <w:rsid w:val="0065508E"/>
    <w:rsid w:val="00655804"/>
    <w:rsid w:val="0065588C"/>
    <w:rsid w:val="00655B06"/>
    <w:rsid w:val="00655DFA"/>
    <w:rsid w:val="00655F46"/>
    <w:rsid w:val="0065679D"/>
    <w:rsid w:val="006571BC"/>
    <w:rsid w:val="006578DB"/>
    <w:rsid w:val="00657E09"/>
    <w:rsid w:val="00660231"/>
    <w:rsid w:val="00660433"/>
    <w:rsid w:val="00660DD3"/>
    <w:rsid w:val="00661234"/>
    <w:rsid w:val="006624D1"/>
    <w:rsid w:val="00662A1E"/>
    <w:rsid w:val="0066373B"/>
    <w:rsid w:val="00663890"/>
    <w:rsid w:val="00663F95"/>
    <w:rsid w:val="00664EBA"/>
    <w:rsid w:val="00665834"/>
    <w:rsid w:val="00665BA2"/>
    <w:rsid w:val="006663DD"/>
    <w:rsid w:val="00666E29"/>
    <w:rsid w:val="006670BE"/>
    <w:rsid w:val="00667311"/>
    <w:rsid w:val="00670905"/>
    <w:rsid w:val="00671070"/>
    <w:rsid w:val="006710F2"/>
    <w:rsid w:val="00671B15"/>
    <w:rsid w:val="00672000"/>
    <w:rsid w:val="0067216A"/>
    <w:rsid w:val="0067230E"/>
    <w:rsid w:val="006729CD"/>
    <w:rsid w:val="00672C8A"/>
    <w:rsid w:val="00672F7D"/>
    <w:rsid w:val="00673D12"/>
    <w:rsid w:val="0067470E"/>
    <w:rsid w:val="0067525E"/>
    <w:rsid w:val="00675616"/>
    <w:rsid w:val="006760AF"/>
    <w:rsid w:val="00676474"/>
    <w:rsid w:val="00677114"/>
    <w:rsid w:val="006778AC"/>
    <w:rsid w:val="00677910"/>
    <w:rsid w:val="00677A99"/>
    <w:rsid w:val="00677AA8"/>
    <w:rsid w:val="006805C3"/>
    <w:rsid w:val="00680E02"/>
    <w:rsid w:val="00680EB7"/>
    <w:rsid w:val="0068133A"/>
    <w:rsid w:val="00681944"/>
    <w:rsid w:val="006823B0"/>
    <w:rsid w:val="00682824"/>
    <w:rsid w:val="0068299E"/>
    <w:rsid w:val="0068337B"/>
    <w:rsid w:val="0068428D"/>
    <w:rsid w:val="006842DF"/>
    <w:rsid w:val="00684751"/>
    <w:rsid w:val="006849FB"/>
    <w:rsid w:val="00684B6C"/>
    <w:rsid w:val="0068586F"/>
    <w:rsid w:val="006866B6"/>
    <w:rsid w:val="006866F8"/>
    <w:rsid w:val="00686A3F"/>
    <w:rsid w:val="00687073"/>
    <w:rsid w:val="006873F6"/>
    <w:rsid w:val="006874DB"/>
    <w:rsid w:val="00687FF6"/>
    <w:rsid w:val="0069126B"/>
    <w:rsid w:val="006912FB"/>
    <w:rsid w:val="00691467"/>
    <w:rsid w:val="00691D93"/>
    <w:rsid w:val="00692E63"/>
    <w:rsid w:val="00693870"/>
    <w:rsid w:val="0069554C"/>
    <w:rsid w:val="006959B0"/>
    <w:rsid w:val="006969EB"/>
    <w:rsid w:val="00696C04"/>
    <w:rsid w:val="00696E83"/>
    <w:rsid w:val="006A0061"/>
    <w:rsid w:val="006A02DB"/>
    <w:rsid w:val="006A108C"/>
    <w:rsid w:val="006A10F7"/>
    <w:rsid w:val="006A14C5"/>
    <w:rsid w:val="006A15E1"/>
    <w:rsid w:val="006A1861"/>
    <w:rsid w:val="006A1D61"/>
    <w:rsid w:val="006A1D8C"/>
    <w:rsid w:val="006A2238"/>
    <w:rsid w:val="006A3BB6"/>
    <w:rsid w:val="006A3D7F"/>
    <w:rsid w:val="006A419C"/>
    <w:rsid w:val="006A456E"/>
    <w:rsid w:val="006A49F3"/>
    <w:rsid w:val="006A4E8A"/>
    <w:rsid w:val="006A5B68"/>
    <w:rsid w:val="006A6F1E"/>
    <w:rsid w:val="006A72E8"/>
    <w:rsid w:val="006A789A"/>
    <w:rsid w:val="006A7B62"/>
    <w:rsid w:val="006A7BD0"/>
    <w:rsid w:val="006A7FEB"/>
    <w:rsid w:val="006B0561"/>
    <w:rsid w:val="006B0C8E"/>
    <w:rsid w:val="006B0C96"/>
    <w:rsid w:val="006B18F7"/>
    <w:rsid w:val="006B225F"/>
    <w:rsid w:val="006B2AE1"/>
    <w:rsid w:val="006B2F6E"/>
    <w:rsid w:val="006B3776"/>
    <w:rsid w:val="006B4F0B"/>
    <w:rsid w:val="006B5248"/>
    <w:rsid w:val="006B585C"/>
    <w:rsid w:val="006B599B"/>
    <w:rsid w:val="006B5ACD"/>
    <w:rsid w:val="006B6209"/>
    <w:rsid w:val="006B65F3"/>
    <w:rsid w:val="006B666F"/>
    <w:rsid w:val="006B6709"/>
    <w:rsid w:val="006B7002"/>
    <w:rsid w:val="006B78F3"/>
    <w:rsid w:val="006C012B"/>
    <w:rsid w:val="006C0589"/>
    <w:rsid w:val="006C05D7"/>
    <w:rsid w:val="006C0A30"/>
    <w:rsid w:val="006C0AA7"/>
    <w:rsid w:val="006C277B"/>
    <w:rsid w:val="006C2C60"/>
    <w:rsid w:val="006C2D16"/>
    <w:rsid w:val="006C2F7B"/>
    <w:rsid w:val="006C3037"/>
    <w:rsid w:val="006C33A3"/>
    <w:rsid w:val="006C3DF4"/>
    <w:rsid w:val="006C3F33"/>
    <w:rsid w:val="006C4159"/>
    <w:rsid w:val="006C4A07"/>
    <w:rsid w:val="006C4E68"/>
    <w:rsid w:val="006C4F53"/>
    <w:rsid w:val="006C5494"/>
    <w:rsid w:val="006C6ADB"/>
    <w:rsid w:val="006C7667"/>
    <w:rsid w:val="006C7DCD"/>
    <w:rsid w:val="006D000D"/>
    <w:rsid w:val="006D007E"/>
    <w:rsid w:val="006D17D2"/>
    <w:rsid w:val="006D2AED"/>
    <w:rsid w:val="006D339D"/>
    <w:rsid w:val="006D356F"/>
    <w:rsid w:val="006D3768"/>
    <w:rsid w:val="006D4C64"/>
    <w:rsid w:val="006D50F8"/>
    <w:rsid w:val="006D51A8"/>
    <w:rsid w:val="006D54BC"/>
    <w:rsid w:val="006D5A6E"/>
    <w:rsid w:val="006D6448"/>
    <w:rsid w:val="006D7406"/>
    <w:rsid w:val="006D7DD0"/>
    <w:rsid w:val="006E0957"/>
    <w:rsid w:val="006E1791"/>
    <w:rsid w:val="006E1BBA"/>
    <w:rsid w:val="006E1BC4"/>
    <w:rsid w:val="006E21DF"/>
    <w:rsid w:val="006E2794"/>
    <w:rsid w:val="006E3582"/>
    <w:rsid w:val="006E393C"/>
    <w:rsid w:val="006E3ED1"/>
    <w:rsid w:val="006E4352"/>
    <w:rsid w:val="006E4A39"/>
    <w:rsid w:val="006E4D46"/>
    <w:rsid w:val="006E4FDA"/>
    <w:rsid w:val="006E55B5"/>
    <w:rsid w:val="006E59CB"/>
    <w:rsid w:val="006E59D3"/>
    <w:rsid w:val="006E5A5E"/>
    <w:rsid w:val="006E6C79"/>
    <w:rsid w:val="006F01BF"/>
    <w:rsid w:val="006F0798"/>
    <w:rsid w:val="006F0CAC"/>
    <w:rsid w:val="006F0EFB"/>
    <w:rsid w:val="006F1777"/>
    <w:rsid w:val="006F1D6A"/>
    <w:rsid w:val="006F1EAF"/>
    <w:rsid w:val="006F25E6"/>
    <w:rsid w:val="006F2773"/>
    <w:rsid w:val="006F2853"/>
    <w:rsid w:val="006F2FB7"/>
    <w:rsid w:val="006F30B6"/>
    <w:rsid w:val="006F31B8"/>
    <w:rsid w:val="006F3300"/>
    <w:rsid w:val="006F345C"/>
    <w:rsid w:val="006F4E6E"/>
    <w:rsid w:val="006F5084"/>
    <w:rsid w:val="006F58C2"/>
    <w:rsid w:val="006F5BF5"/>
    <w:rsid w:val="006F5DD4"/>
    <w:rsid w:val="006F60CB"/>
    <w:rsid w:val="006F67D4"/>
    <w:rsid w:val="006F710B"/>
    <w:rsid w:val="006F77E7"/>
    <w:rsid w:val="006F7A51"/>
    <w:rsid w:val="00700E15"/>
    <w:rsid w:val="007010FA"/>
    <w:rsid w:val="00701F66"/>
    <w:rsid w:val="00702669"/>
    <w:rsid w:val="00703391"/>
    <w:rsid w:val="00704050"/>
    <w:rsid w:val="0070428C"/>
    <w:rsid w:val="00704837"/>
    <w:rsid w:val="00705050"/>
    <w:rsid w:val="007058DE"/>
    <w:rsid w:val="007059C9"/>
    <w:rsid w:val="007064D7"/>
    <w:rsid w:val="00707240"/>
    <w:rsid w:val="00707469"/>
    <w:rsid w:val="0070789A"/>
    <w:rsid w:val="00707D57"/>
    <w:rsid w:val="00710203"/>
    <w:rsid w:val="007109FF"/>
    <w:rsid w:val="00710E81"/>
    <w:rsid w:val="00711837"/>
    <w:rsid w:val="00713513"/>
    <w:rsid w:val="00714074"/>
    <w:rsid w:val="00714257"/>
    <w:rsid w:val="007142FC"/>
    <w:rsid w:val="00714977"/>
    <w:rsid w:val="00715713"/>
    <w:rsid w:val="00715AB2"/>
    <w:rsid w:val="00716327"/>
    <w:rsid w:val="0071635A"/>
    <w:rsid w:val="007166EB"/>
    <w:rsid w:val="00716C50"/>
    <w:rsid w:val="00717CF4"/>
    <w:rsid w:val="00720720"/>
    <w:rsid w:val="00720784"/>
    <w:rsid w:val="007208DB"/>
    <w:rsid w:val="00720A1B"/>
    <w:rsid w:val="00721075"/>
    <w:rsid w:val="00721F5F"/>
    <w:rsid w:val="00722439"/>
    <w:rsid w:val="0072275E"/>
    <w:rsid w:val="00722EFF"/>
    <w:rsid w:val="0072329E"/>
    <w:rsid w:val="00723920"/>
    <w:rsid w:val="00723A8E"/>
    <w:rsid w:val="00725B8D"/>
    <w:rsid w:val="0072658E"/>
    <w:rsid w:val="00726B6A"/>
    <w:rsid w:val="00726D02"/>
    <w:rsid w:val="00727508"/>
    <w:rsid w:val="00727CB1"/>
    <w:rsid w:val="007314F1"/>
    <w:rsid w:val="0073183C"/>
    <w:rsid w:val="00731ADA"/>
    <w:rsid w:val="00732101"/>
    <w:rsid w:val="00733452"/>
    <w:rsid w:val="0073348D"/>
    <w:rsid w:val="007334BE"/>
    <w:rsid w:val="0073360D"/>
    <w:rsid w:val="0073366E"/>
    <w:rsid w:val="007336E4"/>
    <w:rsid w:val="00733C83"/>
    <w:rsid w:val="00734053"/>
    <w:rsid w:val="007346F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39EB"/>
    <w:rsid w:val="007441A8"/>
    <w:rsid w:val="0074445A"/>
    <w:rsid w:val="0074478E"/>
    <w:rsid w:val="007448A5"/>
    <w:rsid w:val="00744F21"/>
    <w:rsid w:val="00744FEF"/>
    <w:rsid w:val="0074588B"/>
    <w:rsid w:val="00745C47"/>
    <w:rsid w:val="0074612B"/>
    <w:rsid w:val="007467A7"/>
    <w:rsid w:val="00746A55"/>
    <w:rsid w:val="00746F30"/>
    <w:rsid w:val="00746FB7"/>
    <w:rsid w:val="00746FC8"/>
    <w:rsid w:val="0074758C"/>
    <w:rsid w:val="0074774D"/>
    <w:rsid w:val="00747C36"/>
    <w:rsid w:val="00747F36"/>
    <w:rsid w:val="00751298"/>
    <w:rsid w:val="00751B32"/>
    <w:rsid w:val="00751CE3"/>
    <w:rsid w:val="00751DFD"/>
    <w:rsid w:val="007525AB"/>
    <w:rsid w:val="00752CFE"/>
    <w:rsid w:val="0075366D"/>
    <w:rsid w:val="00753AB2"/>
    <w:rsid w:val="00754205"/>
    <w:rsid w:val="00754213"/>
    <w:rsid w:val="00754FDB"/>
    <w:rsid w:val="00755587"/>
    <w:rsid w:val="007567EE"/>
    <w:rsid w:val="00756B1E"/>
    <w:rsid w:val="007574C9"/>
    <w:rsid w:val="00757781"/>
    <w:rsid w:val="0075794E"/>
    <w:rsid w:val="00757AF6"/>
    <w:rsid w:val="00757D6A"/>
    <w:rsid w:val="00760389"/>
    <w:rsid w:val="0076092B"/>
    <w:rsid w:val="00762AB4"/>
    <w:rsid w:val="00762F90"/>
    <w:rsid w:val="007636E8"/>
    <w:rsid w:val="007649FC"/>
    <w:rsid w:val="00764DEC"/>
    <w:rsid w:val="0076508A"/>
    <w:rsid w:val="00765A23"/>
    <w:rsid w:val="00765EE3"/>
    <w:rsid w:val="0076716D"/>
    <w:rsid w:val="00767BD5"/>
    <w:rsid w:val="00767C35"/>
    <w:rsid w:val="00770678"/>
    <w:rsid w:val="00770984"/>
    <w:rsid w:val="00770DE0"/>
    <w:rsid w:val="0077113B"/>
    <w:rsid w:val="007712E0"/>
    <w:rsid w:val="0077169C"/>
    <w:rsid w:val="007718CB"/>
    <w:rsid w:val="00771E48"/>
    <w:rsid w:val="0077236B"/>
    <w:rsid w:val="00772B3F"/>
    <w:rsid w:val="00772C1D"/>
    <w:rsid w:val="00772DBF"/>
    <w:rsid w:val="0077319C"/>
    <w:rsid w:val="007738D4"/>
    <w:rsid w:val="00773A8C"/>
    <w:rsid w:val="00773EE1"/>
    <w:rsid w:val="00773F36"/>
    <w:rsid w:val="00774252"/>
    <w:rsid w:val="007742EA"/>
    <w:rsid w:val="007749D6"/>
    <w:rsid w:val="00774EFB"/>
    <w:rsid w:val="007750A3"/>
    <w:rsid w:val="00775603"/>
    <w:rsid w:val="0077624C"/>
    <w:rsid w:val="00776861"/>
    <w:rsid w:val="00777E51"/>
    <w:rsid w:val="00780197"/>
    <w:rsid w:val="007806FD"/>
    <w:rsid w:val="0078079B"/>
    <w:rsid w:val="00780892"/>
    <w:rsid w:val="00780B0E"/>
    <w:rsid w:val="00780B62"/>
    <w:rsid w:val="007811D2"/>
    <w:rsid w:val="00781413"/>
    <w:rsid w:val="00781EF5"/>
    <w:rsid w:val="00783F1E"/>
    <w:rsid w:val="00784196"/>
    <w:rsid w:val="0078424D"/>
    <w:rsid w:val="007847D6"/>
    <w:rsid w:val="00784BEC"/>
    <w:rsid w:val="00784ED7"/>
    <w:rsid w:val="0078570D"/>
    <w:rsid w:val="00785EE2"/>
    <w:rsid w:val="00790E1C"/>
    <w:rsid w:val="007916EF"/>
    <w:rsid w:val="00791C06"/>
    <w:rsid w:val="00791DBB"/>
    <w:rsid w:val="0079351C"/>
    <w:rsid w:val="00793864"/>
    <w:rsid w:val="00793930"/>
    <w:rsid w:val="00793BEE"/>
    <w:rsid w:val="00793E6A"/>
    <w:rsid w:val="00793FC0"/>
    <w:rsid w:val="00793FEB"/>
    <w:rsid w:val="00794632"/>
    <w:rsid w:val="0079501A"/>
    <w:rsid w:val="00795359"/>
    <w:rsid w:val="00795BA1"/>
    <w:rsid w:val="007978A2"/>
    <w:rsid w:val="00797E75"/>
    <w:rsid w:val="007A0022"/>
    <w:rsid w:val="007A07DB"/>
    <w:rsid w:val="007A106B"/>
    <w:rsid w:val="007A11F9"/>
    <w:rsid w:val="007A157E"/>
    <w:rsid w:val="007A23AB"/>
    <w:rsid w:val="007A28C6"/>
    <w:rsid w:val="007A4606"/>
    <w:rsid w:val="007A46E1"/>
    <w:rsid w:val="007A4942"/>
    <w:rsid w:val="007A4C33"/>
    <w:rsid w:val="007A5ABB"/>
    <w:rsid w:val="007A5C67"/>
    <w:rsid w:val="007A629C"/>
    <w:rsid w:val="007A636E"/>
    <w:rsid w:val="007A65EA"/>
    <w:rsid w:val="007A7037"/>
    <w:rsid w:val="007A723F"/>
    <w:rsid w:val="007A7B41"/>
    <w:rsid w:val="007A7E19"/>
    <w:rsid w:val="007B0ECD"/>
    <w:rsid w:val="007B1477"/>
    <w:rsid w:val="007B18A4"/>
    <w:rsid w:val="007B2167"/>
    <w:rsid w:val="007B256C"/>
    <w:rsid w:val="007B3347"/>
    <w:rsid w:val="007B43AC"/>
    <w:rsid w:val="007B44B6"/>
    <w:rsid w:val="007B5240"/>
    <w:rsid w:val="007B5FC1"/>
    <w:rsid w:val="007B697A"/>
    <w:rsid w:val="007B6A4E"/>
    <w:rsid w:val="007B6AA5"/>
    <w:rsid w:val="007B71CE"/>
    <w:rsid w:val="007B777A"/>
    <w:rsid w:val="007B795A"/>
    <w:rsid w:val="007B79E3"/>
    <w:rsid w:val="007C01C2"/>
    <w:rsid w:val="007C05B2"/>
    <w:rsid w:val="007C077F"/>
    <w:rsid w:val="007C07E0"/>
    <w:rsid w:val="007C0C38"/>
    <w:rsid w:val="007C0C5A"/>
    <w:rsid w:val="007C115F"/>
    <w:rsid w:val="007C1598"/>
    <w:rsid w:val="007C1AA1"/>
    <w:rsid w:val="007C2988"/>
    <w:rsid w:val="007C313A"/>
    <w:rsid w:val="007C344B"/>
    <w:rsid w:val="007C3635"/>
    <w:rsid w:val="007C36AD"/>
    <w:rsid w:val="007C37A3"/>
    <w:rsid w:val="007C37CB"/>
    <w:rsid w:val="007C394B"/>
    <w:rsid w:val="007C3AEF"/>
    <w:rsid w:val="007C42A4"/>
    <w:rsid w:val="007C43AC"/>
    <w:rsid w:val="007C4465"/>
    <w:rsid w:val="007C483F"/>
    <w:rsid w:val="007C5E07"/>
    <w:rsid w:val="007C5EFB"/>
    <w:rsid w:val="007C689F"/>
    <w:rsid w:val="007C71AF"/>
    <w:rsid w:val="007C7310"/>
    <w:rsid w:val="007C744E"/>
    <w:rsid w:val="007C7EAC"/>
    <w:rsid w:val="007D03E5"/>
    <w:rsid w:val="007D0542"/>
    <w:rsid w:val="007D1241"/>
    <w:rsid w:val="007D16EA"/>
    <w:rsid w:val="007D1E9D"/>
    <w:rsid w:val="007D285B"/>
    <w:rsid w:val="007D3D94"/>
    <w:rsid w:val="007D403D"/>
    <w:rsid w:val="007D4B1A"/>
    <w:rsid w:val="007D4C49"/>
    <w:rsid w:val="007D5256"/>
    <w:rsid w:val="007D5323"/>
    <w:rsid w:val="007D5829"/>
    <w:rsid w:val="007D5B8A"/>
    <w:rsid w:val="007D682B"/>
    <w:rsid w:val="007D6A74"/>
    <w:rsid w:val="007D6BA2"/>
    <w:rsid w:val="007D6C53"/>
    <w:rsid w:val="007D7314"/>
    <w:rsid w:val="007D7544"/>
    <w:rsid w:val="007D7753"/>
    <w:rsid w:val="007D787B"/>
    <w:rsid w:val="007D7F06"/>
    <w:rsid w:val="007D7F14"/>
    <w:rsid w:val="007E006B"/>
    <w:rsid w:val="007E06B9"/>
    <w:rsid w:val="007E0846"/>
    <w:rsid w:val="007E0E64"/>
    <w:rsid w:val="007E1283"/>
    <w:rsid w:val="007E1A4C"/>
    <w:rsid w:val="007E3120"/>
    <w:rsid w:val="007E3290"/>
    <w:rsid w:val="007E43F8"/>
    <w:rsid w:val="007E4D4C"/>
    <w:rsid w:val="007E503C"/>
    <w:rsid w:val="007E599D"/>
    <w:rsid w:val="007E5E6D"/>
    <w:rsid w:val="007E6784"/>
    <w:rsid w:val="007E68F5"/>
    <w:rsid w:val="007E6B7B"/>
    <w:rsid w:val="007E6C2C"/>
    <w:rsid w:val="007E6F85"/>
    <w:rsid w:val="007E7BF4"/>
    <w:rsid w:val="007F0053"/>
    <w:rsid w:val="007F05E0"/>
    <w:rsid w:val="007F07B1"/>
    <w:rsid w:val="007F0A46"/>
    <w:rsid w:val="007F20F3"/>
    <w:rsid w:val="007F27FF"/>
    <w:rsid w:val="007F2D36"/>
    <w:rsid w:val="007F309C"/>
    <w:rsid w:val="007F35EA"/>
    <w:rsid w:val="007F4585"/>
    <w:rsid w:val="007F66CE"/>
    <w:rsid w:val="007F6D04"/>
    <w:rsid w:val="007F7477"/>
    <w:rsid w:val="007F7612"/>
    <w:rsid w:val="007F7CDF"/>
    <w:rsid w:val="007F7EE0"/>
    <w:rsid w:val="0080004F"/>
    <w:rsid w:val="00800ABE"/>
    <w:rsid w:val="00801363"/>
    <w:rsid w:val="00801E2F"/>
    <w:rsid w:val="008021BD"/>
    <w:rsid w:val="00803276"/>
    <w:rsid w:val="00803555"/>
    <w:rsid w:val="00803AC9"/>
    <w:rsid w:val="008045EF"/>
    <w:rsid w:val="00804C29"/>
    <w:rsid w:val="008055AC"/>
    <w:rsid w:val="0080566C"/>
    <w:rsid w:val="00806261"/>
    <w:rsid w:val="00806D79"/>
    <w:rsid w:val="00807108"/>
    <w:rsid w:val="0080748F"/>
    <w:rsid w:val="00807A6B"/>
    <w:rsid w:val="00807B0F"/>
    <w:rsid w:val="00807D1E"/>
    <w:rsid w:val="00810B00"/>
    <w:rsid w:val="00811174"/>
    <w:rsid w:val="00811279"/>
    <w:rsid w:val="008113AA"/>
    <w:rsid w:val="00811479"/>
    <w:rsid w:val="008116FC"/>
    <w:rsid w:val="00811804"/>
    <w:rsid w:val="00811BF5"/>
    <w:rsid w:val="00811FFC"/>
    <w:rsid w:val="00812234"/>
    <w:rsid w:val="008123BA"/>
    <w:rsid w:val="0081258F"/>
    <w:rsid w:val="00813661"/>
    <w:rsid w:val="00813B8A"/>
    <w:rsid w:val="00814524"/>
    <w:rsid w:val="008145F7"/>
    <w:rsid w:val="0081476D"/>
    <w:rsid w:val="008149A6"/>
    <w:rsid w:val="008157D0"/>
    <w:rsid w:val="00815808"/>
    <w:rsid w:val="00815E16"/>
    <w:rsid w:val="0081607E"/>
    <w:rsid w:val="00816370"/>
    <w:rsid w:val="008167CE"/>
    <w:rsid w:val="0081681E"/>
    <w:rsid w:val="00816A7D"/>
    <w:rsid w:val="00816AE3"/>
    <w:rsid w:val="00816BE0"/>
    <w:rsid w:val="00816E14"/>
    <w:rsid w:val="00816F16"/>
    <w:rsid w:val="0081725A"/>
    <w:rsid w:val="00817291"/>
    <w:rsid w:val="00817347"/>
    <w:rsid w:val="00817C59"/>
    <w:rsid w:val="00820218"/>
    <w:rsid w:val="00820F57"/>
    <w:rsid w:val="008211D3"/>
    <w:rsid w:val="008212A4"/>
    <w:rsid w:val="00821320"/>
    <w:rsid w:val="008223E1"/>
    <w:rsid w:val="008227CF"/>
    <w:rsid w:val="00823362"/>
    <w:rsid w:val="008233F0"/>
    <w:rsid w:val="00824236"/>
    <w:rsid w:val="00824650"/>
    <w:rsid w:val="00824A70"/>
    <w:rsid w:val="0082609A"/>
    <w:rsid w:val="00826106"/>
    <w:rsid w:val="00826D1B"/>
    <w:rsid w:val="00827993"/>
    <w:rsid w:val="0083058F"/>
    <w:rsid w:val="008308C9"/>
    <w:rsid w:val="008317A2"/>
    <w:rsid w:val="008324D1"/>
    <w:rsid w:val="008327D6"/>
    <w:rsid w:val="00832F06"/>
    <w:rsid w:val="008331D8"/>
    <w:rsid w:val="00833705"/>
    <w:rsid w:val="0083379E"/>
    <w:rsid w:val="008343F0"/>
    <w:rsid w:val="00834486"/>
    <w:rsid w:val="0083496E"/>
    <w:rsid w:val="008351BD"/>
    <w:rsid w:val="008353F2"/>
    <w:rsid w:val="0083613E"/>
    <w:rsid w:val="00836622"/>
    <w:rsid w:val="0083671A"/>
    <w:rsid w:val="00836EA6"/>
    <w:rsid w:val="00837114"/>
    <w:rsid w:val="00837327"/>
    <w:rsid w:val="00837A23"/>
    <w:rsid w:val="00837F81"/>
    <w:rsid w:val="008403E8"/>
    <w:rsid w:val="0084040E"/>
    <w:rsid w:val="00840921"/>
    <w:rsid w:val="00840FE5"/>
    <w:rsid w:val="00841430"/>
    <w:rsid w:val="008414EA"/>
    <w:rsid w:val="00841801"/>
    <w:rsid w:val="008418FE"/>
    <w:rsid w:val="00841A7E"/>
    <w:rsid w:val="00842450"/>
    <w:rsid w:val="00842627"/>
    <w:rsid w:val="008431FB"/>
    <w:rsid w:val="00843D21"/>
    <w:rsid w:val="008446E8"/>
    <w:rsid w:val="00844C1B"/>
    <w:rsid w:val="0084584F"/>
    <w:rsid w:val="00845B0E"/>
    <w:rsid w:val="00845DA8"/>
    <w:rsid w:val="00846A79"/>
    <w:rsid w:val="00846E02"/>
    <w:rsid w:val="00846F99"/>
    <w:rsid w:val="008471E0"/>
    <w:rsid w:val="008472E4"/>
    <w:rsid w:val="00847C7B"/>
    <w:rsid w:val="0085025A"/>
    <w:rsid w:val="008505CC"/>
    <w:rsid w:val="008512A3"/>
    <w:rsid w:val="00851B40"/>
    <w:rsid w:val="00851D10"/>
    <w:rsid w:val="008523EA"/>
    <w:rsid w:val="008529C3"/>
    <w:rsid w:val="00852A56"/>
    <w:rsid w:val="00853343"/>
    <w:rsid w:val="0085367D"/>
    <w:rsid w:val="00854B95"/>
    <w:rsid w:val="008557E5"/>
    <w:rsid w:val="00855D4E"/>
    <w:rsid w:val="00856DF2"/>
    <w:rsid w:val="00856EC5"/>
    <w:rsid w:val="00857369"/>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BAC"/>
    <w:rsid w:val="00863400"/>
    <w:rsid w:val="00863608"/>
    <w:rsid w:val="00863918"/>
    <w:rsid w:val="00863C6D"/>
    <w:rsid w:val="00864247"/>
    <w:rsid w:val="008646CA"/>
    <w:rsid w:val="00864BDF"/>
    <w:rsid w:val="00865776"/>
    <w:rsid w:val="00866C5E"/>
    <w:rsid w:val="0086760B"/>
    <w:rsid w:val="00867CF7"/>
    <w:rsid w:val="00870188"/>
    <w:rsid w:val="008708A3"/>
    <w:rsid w:val="00870B40"/>
    <w:rsid w:val="00870D84"/>
    <w:rsid w:val="00871FE7"/>
    <w:rsid w:val="00872238"/>
    <w:rsid w:val="00872693"/>
    <w:rsid w:val="0087325A"/>
    <w:rsid w:val="0087497E"/>
    <w:rsid w:val="0087499F"/>
    <w:rsid w:val="008749E2"/>
    <w:rsid w:val="00874A5C"/>
    <w:rsid w:val="00874FA2"/>
    <w:rsid w:val="00875523"/>
    <w:rsid w:val="0087567A"/>
    <w:rsid w:val="0087577B"/>
    <w:rsid w:val="00875EE0"/>
    <w:rsid w:val="00876044"/>
    <w:rsid w:val="008764BA"/>
    <w:rsid w:val="00877394"/>
    <w:rsid w:val="00877A67"/>
    <w:rsid w:val="00877AEA"/>
    <w:rsid w:val="00880903"/>
    <w:rsid w:val="00880AC5"/>
    <w:rsid w:val="0088152C"/>
    <w:rsid w:val="008816BC"/>
    <w:rsid w:val="008827A7"/>
    <w:rsid w:val="00882A0A"/>
    <w:rsid w:val="00883325"/>
    <w:rsid w:val="0088394A"/>
    <w:rsid w:val="00883F04"/>
    <w:rsid w:val="00884672"/>
    <w:rsid w:val="0088536E"/>
    <w:rsid w:val="00885BA2"/>
    <w:rsid w:val="00885D4C"/>
    <w:rsid w:val="008860DE"/>
    <w:rsid w:val="00886985"/>
    <w:rsid w:val="008869E1"/>
    <w:rsid w:val="00887045"/>
    <w:rsid w:val="00890CFD"/>
    <w:rsid w:val="00890D2E"/>
    <w:rsid w:val="008913F2"/>
    <w:rsid w:val="0089176F"/>
    <w:rsid w:val="0089177D"/>
    <w:rsid w:val="0089178E"/>
    <w:rsid w:val="00892559"/>
    <w:rsid w:val="00892940"/>
    <w:rsid w:val="008929AE"/>
    <w:rsid w:val="00892DA6"/>
    <w:rsid w:val="00893DFA"/>
    <w:rsid w:val="00894104"/>
    <w:rsid w:val="00894149"/>
    <w:rsid w:val="0089435D"/>
    <w:rsid w:val="008948F0"/>
    <w:rsid w:val="00895308"/>
    <w:rsid w:val="008958E9"/>
    <w:rsid w:val="00896326"/>
    <w:rsid w:val="00896D74"/>
    <w:rsid w:val="00896FCF"/>
    <w:rsid w:val="008979EA"/>
    <w:rsid w:val="008A014D"/>
    <w:rsid w:val="008A0F0D"/>
    <w:rsid w:val="008A1C8D"/>
    <w:rsid w:val="008A1EC2"/>
    <w:rsid w:val="008A22C6"/>
    <w:rsid w:val="008A27B0"/>
    <w:rsid w:val="008A28D4"/>
    <w:rsid w:val="008A2FA7"/>
    <w:rsid w:val="008A348B"/>
    <w:rsid w:val="008A35FC"/>
    <w:rsid w:val="008A3C32"/>
    <w:rsid w:val="008A3E9D"/>
    <w:rsid w:val="008A446F"/>
    <w:rsid w:val="008A493D"/>
    <w:rsid w:val="008A4AA4"/>
    <w:rsid w:val="008A4E7A"/>
    <w:rsid w:val="008A5458"/>
    <w:rsid w:val="008A5486"/>
    <w:rsid w:val="008A5F06"/>
    <w:rsid w:val="008A641D"/>
    <w:rsid w:val="008A690B"/>
    <w:rsid w:val="008A734F"/>
    <w:rsid w:val="008B095A"/>
    <w:rsid w:val="008B0DC3"/>
    <w:rsid w:val="008B158C"/>
    <w:rsid w:val="008B1779"/>
    <w:rsid w:val="008B17C6"/>
    <w:rsid w:val="008B1C5C"/>
    <w:rsid w:val="008B24E1"/>
    <w:rsid w:val="008B2BDD"/>
    <w:rsid w:val="008B33D2"/>
    <w:rsid w:val="008B3CB2"/>
    <w:rsid w:val="008B3EE5"/>
    <w:rsid w:val="008B46E7"/>
    <w:rsid w:val="008B49B8"/>
    <w:rsid w:val="008B4CFF"/>
    <w:rsid w:val="008B5493"/>
    <w:rsid w:val="008B5C7C"/>
    <w:rsid w:val="008B6581"/>
    <w:rsid w:val="008C02C7"/>
    <w:rsid w:val="008C06C1"/>
    <w:rsid w:val="008C15D0"/>
    <w:rsid w:val="008C27AE"/>
    <w:rsid w:val="008C2D7B"/>
    <w:rsid w:val="008C3083"/>
    <w:rsid w:val="008C38EB"/>
    <w:rsid w:val="008C4764"/>
    <w:rsid w:val="008C4E3A"/>
    <w:rsid w:val="008C55D6"/>
    <w:rsid w:val="008C5D38"/>
    <w:rsid w:val="008C5DB0"/>
    <w:rsid w:val="008C67D6"/>
    <w:rsid w:val="008C75A3"/>
    <w:rsid w:val="008C7D82"/>
    <w:rsid w:val="008D008B"/>
    <w:rsid w:val="008D0170"/>
    <w:rsid w:val="008D01DF"/>
    <w:rsid w:val="008D040E"/>
    <w:rsid w:val="008D0B80"/>
    <w:rsid w:val="008D14E2"/>
    <w:rsid w:val="008D17DA"/>
    <w:rsid w:val="008D22A1"/>
    <w:rsid w:val="008D2955"/>
    <w:rsid w:val="008D351D"/>
    <w:rsid w:val="008D3D0D"/>
    <w:rsid w:val="008D46EC"/>
    <w:rsid w:val="008D61A0"/>
    <w:rsid w:val="008D6A75"/>
    <w:rsid w:val="008D714C"/>
    <w:rsid w:val="008D72C9"/>
    <w:rsid w:val="008E0039"/>
    <w:rsid w:val="008E037F"/>
    <w:rsid w:val="008E0634"/>
    <w:rsid w:val="008E0BC2"/>
    <w:rsid w:val="008E0F75"/>
    <w:rsid w:val="008E11CA"/>
    <w:rsid w:val="008E170A"/>
    <w:rsid w:val="008E2E20"/>
    <w:rsid w:val="008E3560"/>
    <w:rsid w:val="008E36C2"/>
    <w:rsid w:val="008E3722"/>
    <w:rsid w:val="008E3767"/>
    <w:rsid w:val="008E3D5D"/>
    <w:rsid w:val="008E4B6F"/>
    <w:rsid w:val="008E4B8C"/>
    <w:rsid w:val="008E51A4"/>
    <w:rsid w:val="008E542C"/>
    <w:rsid w:val="008E5DB6"/>
    <w:rsid w:val="008E602C"/>
    <w:rsid w:val="008E6334"/>
    <w:rsid w:val="008E6FE0"/>
    <w:rsid w:val="008E75C1"/>
    <w:rsid w:val="008E7614"/>
    <w:rsid w:val="008E78C5"/>
    <w:rsid w:val="008F011B"/>
    <w:rsid w:val="008F0625"/>
    <w:rsid w:val="008F0951"/>
    <w:rsid w:val="008F1789"/>
    <w:rsid w:val="008F19CE"/>
    <w:rsid w:val="008F2162"/>
    <w:rsid w:val="008F2452"/>
    <w:rsid w:val="008F3092"/>
    <w:rsid w:val="008F3601"/>
    <w:rsid w:val="008F453A"/>
    <w:rsid w:val="008F4E2B"/>
    <w:rsid w:val="008F5B2B"/>
    <w:rsid w:val="008F6102"/>
    <w:rsid w:val="008F6595"/>
    <w:rsid w:val="008F6768"/>
    <w:rsid w:val="008F7668"/>
    <w:rsid w:val="0090007C"/>
    <w:rsid w:val="00900B1A"/>
    <w:rsid w:val="00900B7F"/>
    <w:rsid w:val="00900D1B"/>
    <w:rsid w:val="00901013"/>
    <w:rsid w:val="00901508"/>
    <w:rsid w:val="009017C2"/>
    <w:rsid w:val="00901BD0"/>
    <w:rsid w:val="00901C0F"/>
    <w:rsid w:val="0090230A"/>
    <w:rsid w:val="0090245D"/>
    <w:rsid w:val="00902E7F"/>
    <w:rsid w:val="00903601"/>
    <w:rsid w:val="0090421C"/>
    <w:rsid w:val="00904DB1"/>
    <w:rsid w:val="00905051"/>
    <w:rsid w:val="00905087"/>
    <w:rsid w:val="00905528"/>
    <w:rsid w:val="009055E6"/>
    <w:rsid w:val="00905E6E"/>
    <w:rsid w:val="00906CD4"/>
    <w:rsid w:val="00906D82"/>
    <w:rsid w:val="00907142"/>
    <w:rsid w:val="00907CFC"/>
    <w:rsid w:val="00907FC4"/>
    <w:rsid w:val="009100A7"/>
    <w:rsid w:val="009102AD"/>
    <w:rsid w:val="00910803"/>
    <w:rsid w:val="0091174F"/>
    <w:rsid w:val="0091196C"/>
    <w:rsid w:val="009125B3"/>
    <w:rsid w:val="009127FD"/>
    <w:rsid w:val="009130D6"/>
    <w:rsid w:val="00913512"/>
    <w:rsid w:val="009135CF"/>
    <w:rsid w:val="009136A9"/>
    <w:rsid w:val="009139C0"/>
    <w:rsid w:val="00913D5E"/>
    <w:rsid w:val="00914763"/>
    <w:rsid w:val="00914A32"/>
    <w:rsid w:val="00914A3A"/>
    <w:rsid w:val="00914D5A"/>
    <w:rsid w:val="0091568C"/>
    <w:rsid w:val="00915F3D"/>
    <w:rsid w:val="009163C4"/>
    <w:rsid w:val="009165B4"/>
    <w:rsid w:val="0091671E"/>
    <w:rsid w:val="009170D2"/>
    <w:rsid w:val="009172E6"/>
    <w:rsid w:val="009202A3"/>
    <w:rsid w:val="009208EF"/>
    <w:rsid w:val="00920922"/>
    <w:rsid w:val="00920D2C"/>
    <w:rsid w:val="0092101F"/>
    <w:rsid w:val="009242D3"/>
    <w:rsid w:val="009248A1"/>
    <w:rsid w:val="00925285"/>
    <w:rsid w:val="00926560"/>
    <w:rsid w:val="0092661E"/>
    <w:rsid w:val="00926A43"/>
    <w:rsid w:val="00926B08"/>
    <w:rsid w:val="00926D5F"/>
    <w:rsid w:val="009309A1"/>
    <w:rsid w:val="00930D6E"/>
    <w:rsid w:val="0093112D"/>
    <w:rsid w:val="009313B8"/>
    <w:rsid w:val="00931489"/>
    <w:rsid w:val="00931876"/>
    <w:rsid w:val="00931D53"/>
    <w:rsid w:val="00932620"/>
    <w:rsid w:val="00932664"/>
    <w:rsid w:val="009338D6"/>
    <w:rsid w:val="00934A10"/>
    <w:rsid w:val="009351F3"/>
    <w:rsid w:val="009352CD"/>
    <w:rsid w:val="0093541E"/>
    <w:rsid w:val="00935537"/>
    <w:rsid w:val="009355E0"/>
    <w:rsid w:val="00935891"/>
    <w:rsid w:val="009359CC"/>
    <w:rsid w:val="00935D3A"/>
    <w:rsid w:val="00935DE9"/>
    <w:rsid w:val="009360BC"/>
    <w:rsid w:val="00936A30"/>
    <w:rsid w:val="00936B29"/>
    <w:rsid w:val="009372D8"/>
    <w:rsid w:val="00937374"/>
    <w:rsid w:val="0093767D"/>
    <w:rsid w:val="00937BD1"/>
    <w:rsid w:val="00937E80"/>
    <w:rsid w:val="00940028"/>
    <w:rsid w:val="00940055"/>
    <w:rsid w:val="009406C0"/>
    <w:rsid w:val="00940F31"/>
    <w:rsid w:val="00940FBC"/>
    <w:rsid w:val="0094211D"/>
    <w:rsid w:val="00942861"/>
    <w:rsid w:val="00942CF0"/>
    <w:rsid w:val="00943249"/>
    <w:rsid w:val="00944070"/>
    <w:rsid w:val="00944188"/>
    <w:rsid w:val="00944226"/>
    <w:rsid w:val="009442FC"/>
    <w:rsid w:val="00944389"/>
    <w:rsid w:val="0094482C"/>
    <w:rsid w:val="00944950"/>
    <w:rsid w:val="00945423"/>
    <w:rsid w:val="009455FE"/>
    <w:rsid w:val="00945CE8"/>
    <w:rsid w:val="0094618E"/>
    <w:rsid w:val="00946DF5"/>
    <w:rsid w:val="00946FC1"/>
    <w:rsid w:val="00947FC3"/>
    <w:rsid w:val="009500BF"/>
    <w:rsid w:val="009507E8"/>
    <w:rsid w:val="00950D30"/>
    <w:rsid w:val="00950F4C"/>
    <w:rsid w:val="00951796"/>
    <w:rsid w:val="00951952"/>
    <w:rsid w:val="00951BCB"/>
    <w:rsid w:val="00951C55"/>
    <w:rsid w:val="0095228B"/>
    <w:rsid w:val="009525E6"/>
    <w:rsid w:val="009526B1"/>
    <w:rsid w:val="009526C3"/>
    <w:rsid w:val="009532A1"/>
    <w:rsid w:val="009539FA"/>
    <w:rsid w:val="00953A8D"/>
    <w:rsid w:val="00953B34"/>
    <w:rsid w:val="00953FA9"/>
    <w:rsid w:val="00954129"/>
    <w:rsid w:val="0095540A"/>
    <w:rsid w:val="009557D6"/>
    <w:rsid w:val="00955AA2"/>
    <w:rsid w:val="00955F89"/>
    <w:rsid w:val="00956913"/>
    <w:rsid w:val="00957DFC"/>
    <w:rsid w:val="0096055E"/>
    <w:rsid w:val="009606A5"/>
    <w:rsid w:val="009608CD"/>
    <w:rsid w:val="00960944"/>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7403"/>
    <w:rsid w:val="0096761D"/>
    <w:rsid w:val="00967683"/>
    <w:rsid w:val="009700FD"/>
    <w:rsid w:val="00970257"/>
    <w:rsid w:val="00970973"/>
    <w:rsid w:val="00970A55"/>
    <w:rsid w:val="0097127C"/>
    <w:rsid w:val="0097153C"/>
    <w:rsid w:val="00971A00"/>
    <w:rsid w:val="00971B09"/>
    <w:rsid w:val="00971C57"/>
    <w:rsid w:val="00971E16"/>
    <w:rsid w:val="0097290B"/>
    <w:rsid w:val="00972D7B"/>
    <w:rsid w:val="00973154"/>
    <w:rsid w:val="00973274"/>
    <w:rsid w:val="00974615"/>
    <w:rsid w:val="0097588A"/>
    <w:rsid w:val="009761A8"/>
    <w:rsid w:val="00976811"/>
    <w:rsid w:val="00976AEB"/>
    <w:rsid w:val="00976E80"/>
    <w:rsid w:val="00977120"/>
    <w:rsid w:val="00977197"/>
    <w:rsid w:val="00977D06"/>
    <w:rsid w:val="00977EAF"/>
    <w:rsid w:val="00977EC4"/>
    <w:rsid w:val="00982472"/>
    <w:rsid w:val="00982B50"/>
    <w:rsid w:val="00983580"/>
    <w:rsid w:val="00983A23"/>
    <w:rsid w:val="009841DE"/>
    <w:rsid w:val="00984BDE"/>
    <w:rsid w:val="00985654"/>
    <w:rsid w:val="009856BE"/>
    <w:rsid w:val="00985758"/>
    <w:rsid w:val="00985A75"/>
    <w:rsid w:val="00986B93"/>
    <w:rsid w:val="009870E3"/>
    <w:rsid w:val="00987489"/>
    <w:rsid w:val="00987A3A"/>
    <w:rsid w:val="00987D54"/>
    <w:rsid w:val="00990294"/>
    <w:rsid w:val="00990452"/>
    <w:rsid w:val="0099050D"/>
    <w:rsid w:val="009907B4"/>
    <w:rsid w:val="00990CEF"/>
    <w:rsid w:val="00990DDD"/>
    <w:rsid w:val="009915E8"/>
    <w:rsid w:val="00992848"/>
    <w:rsid w:val="00993375"/>
    <w:rsid w:val="009934C6"/>
    <w:rsid w:val="00993CE7"/>
    <w:rsid w:val="009943CD"/>
    <w:rsid w:val="009952B7"/>
    <w:rsid w:val="00995683"/>
    <w:rsid w:val="00996380"/>
    <w:rsid w:val="009967C3"/>
    <w:rsid w:val="009975B0"/>
    <w:rsid w:val="00997C20"/>
    <w:rsid w:val="009A00F6"/>
    <w:rsid w:val="009A0315"/>
    <w:rsid w:val="009A0566"/>
    <w:rsid w:val="009A08C7"/>
    <w:rsid w:val="009A0926"/>
    <w:rsid w:val="009A12E4"/>
    <w:rsid w:val="009A1510"/>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2A0"/>
    <w:rsid w:val="009B0551"/>
    <w:rsid w:val="009B1F81"/>
    <w:rsid w:val="009B2395"/>
    <w:rsid w:val="009B27AA"/>
    <w:rsid w:val="009B3D3F"/>
    <w:rsid w:val="009B49B7"/>
    <w:rsid w:val="009B505A"/>
    <w:rsid w:val="009B50DC"/>
    <w:rsid w:val="009B6780"/>
    <w:rsid w:val="009B68DB"/>
    <w:rsid w:val="009B6BE9"/>
    <w:rsid w:val="009B718F"/>
    <w:rsid w:val="009B74EB"/>
    <w:rsid w:val="009B76EC"/>
    <w:rsid w:val="009B7C29"/>
    <w:rsid w:val="009B7CD2"/>
    <w:rsid w:val="009C18CF"/>
    <w:rsid w:val="009C1A93"/>
    <w:rsid w:val="009C1D07"/>
    <w:rsid w:val="009C23FD"/>
    <w:rsid w:val="009C2F46"/>
    <w:rsid w:val="009C3EF9"/>
    <w:rsid w:val="009C431B"/>
    <w:rsid w:val="009C4A63"/>
    <w:rsid w:val="009C4B66"/>
    <w:rsid w:val="009C56EC"/>
    <w:rsid w:val="009C59B7"/>
    <w:rsid w:val="009C6E3C"/>
    <w:rsid w:val="009C73A9"/>
    <w:rsid w:val="009C7755"/>
    <w:rsid w:val="009D0459"/>
    <w:rsid w:val="009D0868"/>
    <w:rsid w:val="009D14FD"/>
    <w:rsid w:val="009D1C06"/>
    <w:rsid w:val="009D1D2E"/>
    <w:rsid w:val="009D1FA7"/>
    <w:rsid w:val="009D205F"/>
    <w:rsid w:val="009D21A1"/>
    <w:rsid w:val="009D31C5"/>
    <w:rsid w:val="009D31F3"/>
    <w:rsid w:val="009D339E"/>
    <w:rsid w:val="009D3E05"/>
    <w:rsid w:val="009D3ED5"/>
    <w:rsid w:val="009D49F1"/>
    <w:rsid w:val="009D4EC0"/>
    <w:rsid w:val="009D70F9"/>
    <w:rsid w:val="009D7E96"/>
    <w:rsid w:val="009E099A"/>
    <w:rsid w:val="009E09CA"/>
    <w:rsid w:val="009E0AE8"/>
    <w:rsid w:val="009E0D45"/>
    <w:rsid w:val="009E1837"/>
    <w:rsid w:val="009E193F"/>
    <w:rsid w:val="009E2952"/>
    <w:rsid w:val="009E30A3"/>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66E"/>
    <w:rsid w:val="009F0A97"/>
    <w:rsid w:val="009F0C35"/>
    <w:rsid w:val="009F102B"/>
    <w:rsid w:val="009F10D4"/>
    <w:rsid w:val="009F1297"/>
    <w:rsid w:val="009F17EA"/>
    <w:rsid w:val="009F1B36"/>
    <w:rsid w:val="009F1E54"/>
    <w:rsid w:val="009F1E9A"/>
    <w:rsid w:val="009F2530"/>
    <w:rsid w:val="009F2657"/>
    <w:rsid w:val="009F2733"/>
    <w:rsid w:val="009F27E9"/>
    <w:rsid w:val="009F2F7F"/>
    <w:rsid w:val="009F3444"/>
    <w:rsid w:val="009F3527"/>
    <w:rsid w:val="009F3BBA"/>
    <w:rsid w:val="009F3D8E"/>
    <w:rsid w:val="009F3DCF"/>
    <w:rsid w:val="009F41EB"/>
    <w:rsid w:val="009F4ECB"/>
    <w:rsid w:val="009F59B7"/>
    <w:rsid w:val="009F7697"/>
    <w:rsid w:val="009F774E"/>
    <w:rsid w:val="009F7A89"/>
    <w:rsid w:val="009F7F31"/>
    <w:rsid w:val="00A00226"/>
    <w:rsid w:val="00A00271"/>
    <w:rsid w:val="00A00325"/>
    <w:rsid w:val="00A00BDA"/>
    <w:rsid w:val="00A0169D"/>
    <w:rsid w:val="00A02315"/>
    <w:rsid w:val="00A02377"/>
    <w:rsid w:val="00A03432"/>
    <w:rsid w:val="00A037F0"/>
    <w:rsid w:val="00A03801"/>
    <w:rsid w:val="00A06DD6"/>
    <w:rsid w:val="00A073F1"/>
    <w:rsid w:val="00A076A4"/>
    <w:rsid w:val="00A07C5F"/>
    <w:rsid w:val="00A07E4E"/>
    <w:rsid w:val="00A07FB7"/>
    <w:rsid w:val="00A108E3"/>
    <w:rsid w:val="00A1134F"/>
    <w:rsid w:val="00A113DB"/>
    <w:rsid w:val="00A119B5"/>
    <w:rsid w:val="00A11D7E"/>
    <w:rsid w:val="00A13194"/>
    <w:rsid w:val="00A131A1"/>
    <w:rsid w:val="00A131E8"/>
    <w:rsid w:val="00A13E84"/>
    <w:rsid w:val="00A145E9"/>
    <w:rsid w:val="00A145F9"/>
    <w:rsid w:val="00A154A1"/>
    <w:rsid w:val="00A15CEA"/>
    <w:rsid w:val="00A168A9"/>
    <w:rsid w:val="00A178AE"/>
    <w:rsid w:val="00A20504"/>
    <w:rsid w:val="00A20AA8"/>
    <w:rsid w:val="00A20DC8"/>
    <w:rsid w:val="00A22499"/>
    <w:rsid w:val="00A22998"/>
    <w:rsid w:val="00A2336B"/>
    <w:rsid w:val="00A23A9C"/>
    <w:rsid w:val="00A23D9B"/>
    <w:rsid w:val="00A23E8A"/>
    <w:rsid w:val="00A244C1"/>
    <w:rsid w:val="00A24716"/>
    <w:rsid w:val="00A24724"/>
    <w:rsid w:val="00A24C05"/>
    <w:rsid w:val="00A251F2"/>
    <w:rsid w:val="00A25948"/>
    <w:rsid w:val="00A26747"/>
    <w:rsid w:val="00A273F5"/>
    <w:rsid w:val="00A27B5E"/>
    <w:rsid w:val="00A30FB2"/>
    <w:rsid w:val="00A31190"/>
    <w:rsid w:val="00A318A3"/>
    <w:rsid w:val="00A31C2C"/>
    <w:rsid w:val="00A34693"/>
    <w:rsid w:val="00A3511B"/>
    <w:rsid w:val="00A35226"/>
    <w:rsid w:val="00A3639E"/>
    <w:rsid w:val="00A3716A"/>
    <w:rsid w:val="00A376CF"/>
    <w:rsid w:val="00A379CA"/>
    <w:rsid w:val="00A4013A"/>
    <w:rsid w:val="00A404F2"/>
    <w:rsid w:val="00A40620"/>
    <w:rsid w:val="00A4169B"/>
    <w:rsid w:val="00A420B2"/>
    <w:rsid w:val="00A42E15"/>
    <w:rsid w:val="00A43A0B"/>
    <w:rsid w:val="00A43CF8"/>
    <w:rsid w:val="00A44142"/>
    <w:rsid w:val="00A4433E"/>
    <w:rsid w:val="00A44FE1"/>
    <w:rsid w:val="00A46D12"/>
    <w:rsid w:val="00A4710E"/>
    <w:rsid w:val="00A474B0"/>
    <w:rsid w:val="00A47BB0"/>
    <w:rsid w:val="00A500C3"/>
    <w:rsid w:val="00A50C75"/>
    <w:rsid w:val="00A50D7D"/>
    <w:rsid w:val="00A5158F"/>
    <w:rsid w:val="00A5163D"/>
    <w:rsid w:val="00A51B3E"/>
    <w:rsid w:val="00A521F1"/>
    <w:rsid w:val="00A529D2"/>
    <w:rsid w:val="00A53913"/>
    <w:rsid w:val="00A5450C"/>
    <w:rsid w:val="00A54F8B"/>
    <w:rsid w:val="00A552F9"/>
    <w:rsid w:val="00A556CC"/>
    <w:rsid w:val="00A55725"/>
    <w:rsid w:val="00A56514"/>
    <w:rsid w:val="00A5680C"/>
    <w:rsid w:val="00A568AB"/>
    <w:rsid w:val="00A56EAD"/>
    <w:rsid w:val="00A56EBB"/>
    <w:rsid w:val="00A56F86"/>
    <w:rsid w:val="00A56FD4"/>
    <w:rsid w:val="00A5708B"/>
    <w:rsid w:val="00A579AD"/>
    <w:rsid w:val="00A57EC9"/>
    <w:rsid w:val="00A57F50"/>
    <w:rsid w:val="00A57F84"/>
    <w:rsid w:val="00A60039"/>
    <w:rsid w:val="00A6063D"/>
    <w:rsid w:val="00A60719"/>
    <w:rsid w:val="00A610B2"/>
    <w:rsid w:val="00A62B1E"/>
    <w:rsid w:val="00A62FC9"/>
    <w:rsid w:val="00A63352"/>
    <w:rsid w:val="00A649C6"/>
    <w:rsid w:val="00A65073"/>
    <w:rsid w:val="00A66922"/>
    <w:rsid w:val="00A66C83"/>
    <w:rsid w:val="00A66DA7"/>
    <w:rsid w:val="00A66E38"/>
    <w:rsid w:val="00A66FFF"/>
    <w:rsid w:val="00A670EC"/>
    <w:rsid w:val="00A6761E"/>
    <w:rsid w:val="00A67926"/>
    <w:rsid w:val="00A67D28"/>
    <w:rsid w:val="00A67E7E"/>
    <w:rsid w:val="00A703F3"/>
    <w:rsid w:val="00A709D1"/>
    <w:rsid w:val="00A70A72"/>
    <w:rsid w:val="00A70D5E"/>
    <w:rsid w:val="00A70F21"/>
    <w:rsid w:val="00A71523"/>
    <w:rsid w:val="00A71A33"/>
    <w:rsid w:val="00A71CE7"/>
    <w:rsid w:val="00A71DFF"/>
    <w:rsid w:val="00A7232E"/>
    <w:rsid w:val="00A72621"/>
    <w:rsid w:val="00A72F19"/>
    <w:rsid w:val="00A73232"/>
    <w:rsid w:val="00A735E9"/>
    <w:rsid w:val="00A73A94"/>
    <w:rsid w:val="00A74BC2"/>
    <w:rsid w:val="00A753E6"/>
    <w:rsid w:val="00A753F4"/>
    <w:rsid w:val="00A75B41"/>
    <w:rsid w:val="00A765E8"/>
    <w:rsid w:val="00A7703B"/>
    <w:rsid w:val="00A776DA"/>
    <w:rsid w:val="00A77F7B"/>
    <w:rsid w:val="00A80248"/>
    <w:rsid w:val="00A80C79"/>
    <w:rsid w:val="00A80E39"/>
    <w:rsid w:val="00A80E6B"/>
    <w:rsid w:val="00A81342"/>
    <w:rsid w:val="00A81A34"/>
    <w:rsid w:val="00A81B31"/>
    <w:rsid w:val="00A81FE5"/>
    <w:rsid w:val="00A8238A"/>
    <w:rsid w:val="00A82422"/>
    <w:rsid w:val="00A833F0"/>
    <w:rsid w:val="00A8343B"/>
    <w:rsid w:val="00A858D9"/>
    <w:rsid w:val="00A85BF1"/>
    <w:rsid w:val="00A861E6"/>
    <w:rsid w:val="00A86784"/>
    <w:rsid w:val="00A86B1C"/>
    <w:rsid w:val="00A87063"/>
    <w:rsid w:val="00A87BB6"/>
    <w:rsid w:val="00A87E09"/>
    <w:rsid w:val="00A90082"/>
    <w:rsid w:val="00A9049C"/>
    <w:rsid w:val="00A9104D"/>
    <w:rsid w:val="00A9112B"/>
    <w:rsid w:val="00A9183C"/>
    <w:rsid w:val="00A91FBA"/>
    <w:rsid w:val="00A921C7"/>
    <w:rsid w:val="00A92C29"/>
    <w:rsid w:val="00A94823"/>
    <w:rsid w:val="00A94B96"/>
    <w:rsid w:val="00A94D82"/>
    <w:rsid w:val="00A94DF8"/>
    <w:rsid w:val="00A9514B"/>
    <w:rsid w:val="00A955F5"/>
    <w:rsid w:val="00A971DD"/>
    <w:rsid w:val="00A97403"/>
    <w:rsid w:val="00A974A5"/>
    <w:rsid w:val="00A977FC"/>
    <w:rsid w:val="00A97902"/>
    <w:rsid w:val="00A97B4A"/>
    <w:rsid w:val="00AA020C"/>
    <w:rsid w:val="00AA047F"/>
    <w:rsid w:val="00AA04E9"/>
    <w:rsid w:val="00AA09FD"/>
    <w:rsid w:val="00AA0C2B"/>
    <w:rsid w:val="00AA112F"/>
    <w:rsid w:val="00AA19F7"/>
    <w:rsid w:val="00AA2391"/>
    <w:rsid w:val="00AA239A"/>
    <w:rsid w:val="00AA4760"/>
    <w:rsid w:val="00AA4767"/>
    <w:rsid w:val="00AA4801"/>
    <w:rsid w:val="00AA4A19"/>
    <w:rsid w:val="00AA4E3E"/>
    <w:rsid w:val="00AA5009"/>
    <w:rsid w:val="00AA6282"/>
    <w:rsid w:val="00AA7078"/>
    <w:rsid w:val="00AA7184"/>
    <w:rsid w:val="00AB00F5"/>
    <w:rsid w:val="00AB0386"/>
    <w:rsid w:val="00AB0709"/>
    <w:rsid w:val="00AB0818"/>
    <w:rsid w:val="00AB2AC1"/>
    <w:rsid w:val="00AB3878"/>
    <w:rsid w:val="00AB3BD9"/>
    <w:rsid w:val="00AB3FE4"/>
    <w:rsid w:val="00AB4808"/>
    <w:rsid w:val="00AB528D"/>
    <w:rsid w:val="00AB5296"/>
    <w:rsid w:val="00AB6869"/>
    <w:rsid w:val="00AB7607"/>
    <w:rsid w:val="00AB78AE"/>
    <w:rsid w:val="00AC07BC"/>
    <w:rsid w:val="00AC07E5"/>
    <w:rsid w:val="00AC095B"/>
    <w:rsid w:val="00AC0A7F"/>
    <w:rsid w:val="00AC0C13"/>
    <w:rsid w:val="00AC1279"/>
    <w:rsid w:val="00AC1613"/>
    <w:rsid w:val="00AC2BE6"/>
    <w:rsid w:val="00AC2DF9"/>
    <w:rsid w:val="00AC2F10"/>
    <w:rsid w:val="00AC3525"/>
    <w:rsid w:val="00AC361E"/>
    <w:rsid w:val="00AC3D23"/>
    <w:rsid w:val="00AC5804"/>
    <w:rsid w:val="00AC5933"/>
    <w:rsid w:val="00AC5D58"/>
    <w:rsid w:val="00AC61D8"/>
    <w:rsid w:val="00AC6665"/>
    <w:rsid w:val="00AC6BAC"/>
    <w:rsid w:val="00AC6E00"/>
    <w:rsid w:val="00AC6F16"/>
    <w:rsid w:val="00AC6F71"/>
    <w:rsid w:val="00AC7C96"/>
    <w:rsid w:val="00AC7DF7"/>
    <w:rsid w:val="00AC7F40"/>
    <w:rsid w:val="00AD00AF"/>
    <w:rsid w:val="00AD0D36"/>
    <w:rsid w:val="00AD1099"/>
    <w:rsid w:val="00AD1A5E"/>
    <w:rsid w:val="00AD23C4"/>
    <w:rsid w:val="00AD265E"/>
    <w:rsid w:val="00AD2DE0"/>
    <w:rsid w:val="00AD393F"/>
    <w:rsid w:val="00AD3D4F"/>
    <w:rsid w:val="00AD48DF"/>
    <w:rsid w:val="00AD4C74"/>
    <w:rsid w:val="00AD5570"/>
    <w:rsid w:val="00AD56A0"/>
    <w:rsid w:val="00AD6584"/>
    <w:rsid w:val="00AD6765"/>
    <w:rsid w:val="00AD68D7"/>
    <w:rsid w:val="00AD6A30"/>
    <w:rsid w:val="00AD6BA9"/>
    <w:rsid w:val="00AD7425"/>
    <w:rsid w:val="00AD7AE3"/>
    <w:rsid w:val="00AD7E2A"/>
    <w:rsid w:val="00AE029E"/>
    <w:rsid w:val="00AE090A"/>
    <w:rsid w:val="00AE15EC"/>
    <w:rsid w:val="00AE177B"/>
    <w:rsid w:val="00AE18BB"/>
    <w:rsid w:val="00AE207C"/>
    <w:rsid w:val="00AE350A"/>
    <w:rsid w:val="00AE3882"/>
    <w:rsid w:val="00AE3FD6"/>
    <w:rsid w:val="00AE4CB8"/>
    <w:rsid w:val="00AE5308"/>
    <w:rsid w:val="00AE5ADC"/>
    <w:rsid w:val="00AE5C14"/>
    <w:rsid w:val="00AE5C3C"/>
    <w:rsid w:val="00AE5E1F"/>
    <w:rsid w:val="00AE5E69"/>
    <w:rsid w:val="00AE61FE"/>
    <w:rsid w:val="00AE6298"/>
    <w:rsid w:val="00AE6485"/>
    <w:rsid w:val="00AE6D1E"/>
    <w:rsid w:val="00AE7AB9"/>
    <w:rsid w:val="00AF0534"/>
    <w:rsid w:val="00AF0571"/>
    <w:rsid w:val="00AF1530"/>
    <w:rsid w:val="00AF15E4"/>
    <w:rsid w:val="00AF1B3D"/>
    <w:rsid w:val="00AF2379"/>
    <w:rsid w:val="00AF3245"/>
    <w:rsid w:val="00AF3633"/>
    <w:rsid w:val="00AF3BF6"/>
    <w:rsid w:val="00AF3CD1"/>
    <w:rsid w:val="00AF4AD0"/>
    <w:rsid w:val="00AF4B3A"/>
    <w:rsid w:val="00AF4D09"/>
    <w:rsid w:val="00AF554A"/>
    <w:rsid w:val="00AF57C4"/>
    <w:rsid w:val="00AF6150"/>
    <w:rsid w:val="00AF7951"/>
    <w:rsid w:val="00AF7DDD"/>
    <w:rsid w:val="00B00200"/>
    <w:rsid w:val="00B00645"/>
    <w:rsid w:val="00B00D3E"/>
    <w:rsid w:val="00B00FC9"/>
    <w:rsid w:val="00B019C9"/>
    <w:rsid w:val="00B0260D"/>
    <w:rsid w:val="00B02678"/>
    <w:rsid w:val="00B02D04"/>
    <w:rsid w:val="00B030D5"/>
    <w:rsid w:val="00B03140"/>
    <w:rsid w:val="00B0365B"/>
    <w:rsid w:val="00B0365F"/>
    <w:rsid w:val="00B03AB8"/>
    <w:rsid w:val="00B03DF4"/>
    <w:rsid w:val="00B03EA0"/>
    <w:rsid w:val="00B04EF2"/>
    <w:rsid w:val="00B05A5B"/>
    <w:rsid w:val="00B05B2B"/>
    <w:rsid w:val="00B06DF2"/>
    <w:rsid w:val="00B07690"/>
    <w:rsid w:val="00B07A0C"/>
    <w:rsid w:val="00B105E4"/>
    <w:rsid w:val="00B10715"/>
    <w:rsid w:val="00B110C8"/>
    <w:rsid w:val="00B112D0"/>
    <w:rsid w:val="00B12272"/>
    <w:rsid w:val="00B12893"/>
    <w:rsid w:val="00B12CDF"/>
    <w:rsid w:val="00B12D4A"/>
    <w:rsid w:val="00B12D83"/>
    <w:rsid w:val="00B12EBA"/>
    <w:rsid w:val="00B13025"/>
    <w:rsid w:val="00B13A99"/>
    <w:rsid w:val="00B13C77"/>
    <w:rsid w:val="00B14211"/>
    <w:rsid w:val="00B142D5"/>
    <w:rsid w:val="00B143A6"/>
    <w:rsid w:val="00B14A7F"/>
    <w:rsid w:val="00B158A5"/>
    <w:rsid w:val="00B164E9"/>
    <w:rsid w:val="00B1685F"/>
    <w:rsid w:val="00B168E7"/>
    <w:rsid w:val="00B1724C"/>
    <w:rsid w:val="00B17BB5"/>
    <w:rsid w:val="00B17C73"/>
    <w:rsid w:val="00B17C95"/>
    <w:rsid w:val="00B17F20"/>
    <w:rsid w:val="00B203EF"/>
    <w:rsid w:val="00B208F8"/>
    <w:rsid w:val="00B2137D"/>
    <w:rsid w:val="00B2144E"/>
    <w:rsid w:val="00B2202E"/>
    <w:rsid w:val="00B229F8"/>
    <w:rsid w:val="00B2338A"/>
    <w:rsid w:val="00B23EFA"/>
    <w:rsid w:val="00B2442C"/>
    <w:rsid w:val="00B24437"/>
    <w:rsid w:val="00B245D1"/>
    <w:rsid w:val="00B250A5"/>
    <w:rsid w:val="00B255EE"/>
    <w:rsid w:val="00B25E66"/>
    <w:rsid w:val="00B263B6"/>
    <w:rsid w:val="00B264F3"/>
    <w:rsid w:val="00B26DED"/>
    <w:rsid w:val="00B27F73"/>
    <w:rsid w:val="00B304D6"/>
    <w:rsid w:val="00B30AA1"/>
    <w:rsid w:val="00B30C25"/>
    <w:rsid w:val="00B30C52"/>
    <w:rsid w:val="00B316C0"/>
    <w:rsid w:val="00B31B44"/>
    <w:rsid w:val="00B31C98"/>
    <w:rsid w:val="00B32AC3"/>
    <w:rsid w:val="00B3469F"/>
    <w:rsid w:val="00B3601A"/>
    <w:rsid w:val="00B3622E"/>
    <w:rsid w:val="00B36546"/>
    <w:rsid w:val="00B36840"/>
    <w:rsid w:val="00B37BBF"/>
    <w:rsid w:val="00B37EAA"/>
    <w:rsid w:val="00B37F93"/>
    <w:rsid w:val="00B37F94"/>
    <w:rsid w:val="00B40634"/>
    <w:rsid w:val="00B40710"/>
    <w:rsid w:val="00B40E70"/>
    <w:rsid w:val="00B4104B"/>
    <w:rsid w:val="00B41E23"/>
    <w:rsid w:val="00B42B37"/>
    <w:rsid w:val="00B4339F"/>
    <w:rsid w:val="00B43BF1"/>
    <w:rsid w:val="00B46EF7"/>
    <w:rsid w:val="00B474F5"/>
    <w:rsid w:val="00B47965"/>
    <w:rsid w:val="00B506DB"/>
    <w:rsid w:val="00B5101D"/>
    <w:rsid w:val="00B51764"/>
    <w:rsid w:val="00B51F12"/>
    <w:rsid w:val="00B52E48"/>
    <w:rsid w:val="00B531EF"/>
    <w:rsid w:val="00B534B0"/>
    <w:rsid w:val="00B535D1"/>
    <w:rsid w:val="00B535E1"/>
    <w:rsid w:val="00B53B3F"/>
    <w:rsid w:val="00B53B42"/>
    <w:rsid w:val="00B54340"/>
    <w:rsid w:val="00B54850"/>
    <w:rsid w:val="00B54EFC"/>
    <w:rsid w:val="00B5666A"/>
    <w:rsid w:val="00B5681A"/>
    <w:rsid w:val="00B56A1A"/>
    <w:rsid w:val="00B57207"/>
    <w:rsid w:val="00B572F3"/>
    <w:rsid w:val="00B604E0"/>
    <w:rsid w:val="00B611BA"/>
    <w:rsid w:val="00B61B53"/>
    <w:rsid w:val="00B627C2"/>
    <w:rsid w:val="00B6282E"/>
    <w:rsid w:val="00B62DA8"/>
    <w:rsid w:val="00B62F20"/>
    <w:rsid w:val="00B63A5C"/>
    <w:rsid w:val="00B64108"/>
    <w:rsid w:val="00B64262"/>
    <w:rsid w:val="00B6525C"/>
    <w:rsid w:val="00B6552F"/>
    <w:rsid w:val="00B659E3"/>
    <w:rsid w:val="00B66DC6"/>
    <w:rsid w:val="00B66F2A"/>
    <w:rsid w:val="00B66F44"/>
    <w:rsid w:val="00B67082"/>
    <w:rsid w:val="00B67083"/>
    <w:rsid w:val="00B6764A"/>
    <w:rsid w:val="00B7144B"/>
    <w:rsid w:val="00B716BE"/>
    <w:rsid w:val="00B72E2D"/>
    <w:rsid w:val="00B73E84"/>
    <w:rsid w:val="00B73E8F"/>
    <w:rsid w:val="00B74FB8"/>
    <w:rsid w:val="00B758D5"/>
    <w:rsid w:val="00B75B27"/>
    <w:rsid w:val="00B760E3"/>
    <w:rsid w:val="00B768A2"/>
    <w:rsid w:val="00B76E9F"/>
    <w:rsid w:val="00B77102"/>
    <w:rsid w:val="00B775B0"/>
    <w:rsid w:val="00B778CC"/>
    <w:rsid w:val="00B77B44"/>
    <w:rsid w:val="00B80004"/>
    <w:rsid w:val="00B8047D"/>
    <w:rsid w:val="00B80B47"/>
    <w:rsid w:val="00B80D24"/>
    <w:rsid w:val="00B80D3D"/>
    <w:rsid w:val="00B81018"/>
    <w:rsid w:val="00B81767"/>
    <w:rsid w:val="00B81769"/>
    <w:rsid w:val="00B832CB"/>
    <w:rsid w:val="00B83467"/>
    <w:rsid w:val="00B837C9"/>
    <w:rsid w:val="00B83C7E"/>
    <w:rsid w:val="00B8453C"/>
    <w:rsid w:val="00B845C6"/>
    <w:rsid w:val="00B84810"/>
    <w:rsid w:val="00B84842"/>
    <w:rsid w:val="00B84C3F"/>
    <w:rsid w:val="00B84C9E"/>
    <w:rsid w:val="00B85B22"/>
    <w:rsid w:val="00B86741"/>
    <w:rsid w:val="00B867E0"/>
    <w:rsid w:val="00B86AE9"/>
    <w:rsid w:val="00B87F57"/>
    <w:rsid w:val="00B9047B"/>
    <w:rsid w:val="00B90810"/>
    <w:rsid w:val="00B9118A"/>
    <w:rsid w:val="00B91F1D"/>
    <w:rsid w:val="00B9424D"/>
    <w:rsid w:val="00B94A3A"/>
    <w:rsid w:val="00B94FBB"/>
    <w:rsid w:val="00B95538"/>
    <w:rsid w:val="00B95923"/>
    <w:rsid w:val="00B964FC"/>
    <w:rsid w:val="00B9768C"/>
    <w:rsid w:val="00B976AB"/>
    <w:rsid w:val="00BA006E"/>
    <w:rsid w:val="00BA00C2"/>
    <w:rsid w:val="00BA027D"/>
    <w:rsid w:val="00BA0306"/>
    <w:rsid w:val="00BA0E3A"/>
    <w:rsid w:val="00BA0E9D"/>
    <w:rsid w:val="00BA0F18"/>
    <w:rsid w:val="00BA22CE"/>
    <w:rsid w:val="00BA2326"/>
    <w:rsid w:val="00BA27F0"/>
    <w:rsid w:val="00BA2929"/>
    <w:rsid w:val="00BA29AD"/>
    <w:rsid w:val="00BA2B35"/>
    <w:rsid w:val="00BA3203"/>
    <w:rsid w:val="00BA342A"/>
    <w:rsid w:val="00BA3735"/>
    <w:rsid w:val="00BA3C5A"/>
    <w:rsid w:val="00BA3DA4"/>
    <w:rsid w:val="00BA43B0"/>
    <w:rsid w:val="00BA4507"/>
    <w:rsid w:val="00BA4A8F"/>
    <w:rsid w:val="00BA4C0B"/>
    <w:rsid w:val="00BA502B"/>
    <w:rsid w:val="00BA5989"/>
    <w:rsid w:val="00BA6275"/>
    <w:rsid w:val="00BA6736"/>
    <w:rsid w:val="00BA7139"/>
    <w:rsid w:val="00BA759D"/>
    <w:rsid w:val="00BB07E6"/>
    <w:rsid w:val="00BB0BAF"/>
    <w:rsid w:val="00BB0FD1"/>
    <w:rsid w:val="00BB13DF"/>
    <w:rsid w:val="00BB21C8"/>
    <w:rsid w:val="00BB2A5D"/>
    <w:rsid w:val="00BB2FBE"/>
    <w:rsid w:val="00BB324C"/>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E32"/>
    <w:rsid w:val="00BC21FE"/>
    <w:rsid w:val="00BC285A"/>
    <w:rsid w:val="00BC3402"/>
    <w:rsid w:val="00BC3C3D"/>
    <w:rsid w:val="00BC4BB8"/>
    <w:rsid w:val="00BC5A2D"/>
    <w:rsid w:val="00BC654B"/>
    <w:rsid w:val="00BC65BD"/>
    <w:rsid w:val="00BC6629"/>
    <w:rsid w:val="00BC6780"/>
    <w:rsid w:val="00BC6C12"/>
    <w:rsid w:val="00BC7B45"/>
    <w:rsid w:val="00BD030F"/>
    <w:rsid w:val="00BD0EFA"/>
    <w:rsid w:val="00BD1815"/>
    <w:rsid w:val="00BD25CB"/>
    <w:rsid w:val="00BD2798"/>
    <w:rsid w:val="00BD28B3"/>
    <w:rsid w:val="00BD2E2A"/>
    <w:rsid w:val="00BD3308"/>
    <w:rsid w:val="00BD39EE"/>
    <w:rsid w:val="00BD3C97"/>
    <w:rsid w:val="00BD48F4"/>
    <w:rsid w:val="00BD4D7E"/>
    <w:rsid w:val="00BD5834"/>
    <w:rsid w:val="00BD6120"/>
    <w:rsid w:val="00BD6656"/>
    <w:rsid w:val="00BD6A9D"/>
    <w:rsid w:val="00BD6CB2"/>
    <w:rsid w:val="00BD7846"/>
    <w:rsid w:val="00BD7B8E"/>
    <w:rsid w:val="00BE0536"/>
    <w:rsid w:val="00BE0C77"/>
    <w:rsid w:val="00BE1F57"/>
    <w:rsid w:val="00BE2144"/>
    <w:rsid w:val="00BE33F8"/>
    <w:rsid w:val="00BE350A"/>
    <w:rsid w:val="00BE3531"/>
    <w:rsid w:val="00BE3EF1"/>
    <w:rsid w:val="00BE41AF"/>
    <w:rsid w:val="00BE48FB"/>
    <w:rsid w:val="00BE4B00"/>
    <w:rsid w:val="00BE536B"/>
    <w:rsid w:val="00BE5D91"/>
    <w:rsid w:val="00BE5DC9"/>
    <w:rsid w:val="00BE60B0"/>
    <w:rsid w:val="00BE628D"/>
    <w:rsid w:val="00BE652A"/>
    <w:rsid w:val="00BE654E"/>
    <w:rsid w:val="00BE707A"/>
    <w:rsid w:val="00BE744F"/>
    <w:rsid w:val="00BF0538"/>
    <w:rsid w:val="00BF09D2"/>
    <w:rsid w:val="00BF0B6A"/>
    <w:rsid w:val="00BF0D23"/>
    <w:rsid w:val="00BF11CF"/>
    <w:rsid w:val="00BF17B0"/>
    <w:rsid w:val="00BF231D"/>
    <w:rsid w:val="00BF23E2"/>
    <w:rsid w:val="00BF2454"/>
    <w:rsid w:val="00BF289A"/>
    <w:rsid w:val="00BF5620"/>
    <w:rsid w:val="00BF6767"/>
    <w:rsid w:val="00BF73AD"/>
    <w:rsid w:val="00BF7E16"/>
    <w:rsid w:val="00BF7ECE"/>
    <w:rsid w:val="00C00ECD"/>
    <w:rsid w:val="00C01009"/>
    <w:rsid w:val="00C018DB"/>
    <w:rsid w:val="00C02195"/>
    <w:rsid w:val="00C02720"/>
    <w:rsid w:val="00C035F6"/>
    <w:rsid w:val="00C03637"/>
    <w:rsid w:val="00C03AA4"/>
    <w:rsid w:val="00C03B2C"/>
    <w:rsid w:val="00C04915"/>
    <w:rsid w:val="00C0494B"/>
    <w:rsid w:val="00C04B8E"/>
    <w:rsid w:val="00C04DFD"/>
    <w:rsid w:val="00C050FD"/>
    <w:rsid w:val="00C05135"/>
    <w:rsid w:val="00C05334"/>
    <w:rsid w:val="00C05467"/>
    <w:rsid w:val="00C0571E"/>
    <w:rsid w:val="00C06055"/>
    <w:rsid w:val="00C069A2"/>
    <w:rsid w:val="00C073D6"/>
    <w:rsid w:val="00C07A50"/>
    <w:rsid w:val="00C10B39"/>
    <w:rsid w:val="00C10F72"/>
    <w:rsid w:val="00C1152B"/>
    <w:rsid w:val="00C11584"/>
    <w:rsid w:val="00C11B44"/>
    <w:rsid w:val="00C11F4C"/>
    <w:rsid w:val="00C12084"/>
    <w:rsid w:val="00C12B8E"/>
    <w:rsid w:val="00C12E2C"/>
    <w:rsid w:val="00C13A31"/>
    <w:rsid w:val="00C13DD4"/>
    <w:rsid w:val="00C14D65"/>
    <w:rsid w:val="00C1546E"/>
    <w:rsid w:val="00C1548D"/>
    <w:rsid w:val="00C15A86"/>
    <w:rsid w:val="00C1774E"/>
    <w:rsid w:val="00C200EC"/>
    <w:rsid w:val="00C20523"/>
    <w:rsid w:val="00C20E72"/>
    <w:rsid w:val="00C21033"/>
    <w:rsid w:val="00C218FE"/>
    <w:rsid w:val="00C21A74"/>
    <w:rsid w:val="00C21D3F"/>
    <w:rsid w:val="00C2212E"/>
    <w:rsid w:val="00C22466"/>
    <w:rsid w:val="00C23172"/>
    <w:rsid w:val="00C2376E"/>
    <w:rsid w:val="00C238C5"/>
    <w:rsid w:val="00C23DD3"/>
    <w:rsid w:val="00C245E4"/>
    <w:rsid w:val="00C24ECF"/>
    <w:rsid w:val="00C2551E"/>
    <w:rsid w:val="00C2566D"/>
    <w:rsid w:val="00C26EA0"/>
    <w:rsid w:val="00C2785F"/>
    <w:rsid w:val="00C27F62"/>
    <w:rsid w:val="00C307E8"/>
    <w:rsid w:val="00C30B04"/>
    <w:rsid w:val="00C30D64"/>
    <w:rsid w:val="00C31D52"/>
    <w:rsid w:val="00C31FD3"/>
    <w:rsid w:val="00C32CC5"/>
    <w:rsid w:val="00C32D6D"/>
    <w:rsid w:val="00C3314B"/>
    <w:rsid w:val="00C337E7"/>
    <w:rsid w:val="00C3386F"/>
    <w:rsid w:val="00C339B9"/>
    <w:rsid w:val="00C33B89"/>
    <w:rsid w:val="00C33C0A"/>
    <w:rsid w:val="00C33EA5"/>
    <w:rsid w:val="00C340B6"/>
    <w:rsid w:val="00C34543"/>
    <w:rsid w:val="00C34E71"/>
    <w:rsid w:val="00C35BBA"/>
    <w:rsid w:val="00C365BB"/>
    <w:rsid w:val="00C37281"/>
    <w:rsid w:val="00C37792"/>
    <w:rsid w:val="00C4025F"/>
    <w:rsid w:val="00C40504"/>
    <w:rsid w:val="00C41654"/>
    <w:rsid w:val="00C41A5A"/>
    <w:rsid w:val="00C41F7A"/>
    <w:rsid w:val="00C42363"/>
    <w:rsid w:val="00C4274D"/>
    <w:rsid w:val="00C43758"/>
    <w:rsid w:val="00C43F56"/>
    <w:rsid w:val="00C442F3"/>
    <w:rsid w:val="00C4444B"/>
    <w:rsid w:val="00C44C5D"/>
    <w:rsid w:val="00C450BA"/>
    <w:rsid w:val="00C4526A"/>
    <w:rsid w:val="00C457E2"/>
    <w:rsid w:val="00C4616F"/>
    <w:rsid w:val="00C4667A"/>
    <w:rsid w:val="00C46A81"/>
    <w:rsid w:val="00C46B1C"/>
    <w:rsid w:val="00C46CF6"/>
    <w:rsid w:val="00C472CB"/>
    <w:rsid w:val="00C47526"/>
    <w:rsid w:val="00C47923"/>
    <w:rsid w:val="00C50184"/>
    <w:rsid w:val="00C502AB"/>
    <w:rsid w:val="00C50832"/>
    <w:rsid w:val="00C51255"/>
    <w:rsid w:val="00C518AD"/>
    <w:rsid w:val="00C51CAF"/>
    <w:rsid w:val="00C51F90"/>
    <w:rsid w:val="00C521F0"/>
    <w:rsid w:val="00C52DD9"/>
    <w:rsid w:val="00C530DC"/>
    <w:rsid w:val="00C5342D"/>
    <w:rsid w:val="00C5385B"/>
    <w:rsid w:val="00C5443B"/>
    <w:rsid w:val="00C545A0"/>
    <w:rsid w:val="00C5465D"/>
    <w:rsid w:val="00C546B9"/>
    <w:rsid w:val="00C54E36"/>
    <w:rsid w:val="00C54E7C"/>
    <w:rsid w:val="00C566C7"/>
    <w:rsid w:val="00C56B2F"/>
    <w:rsid w:val="00C56DCB"/>
    <w:rsid w:val="00C56F1B"/>
    <w:rsid w:val="00C56F38"/>
    <w:rsid w:val="00C57CAD"/>
    <w:rsid w:val="00C60228"/>
    <w:rsid w:val="00C61018"/>
    <w:rsid w:val="00C616A2"/>
    <w:rsid w:val="00C62822"/>
    <w:rsid w:val="00C63083"/>
    <w:rsid w:val="00C63A84"/>
    <w:rsid w:val="00C64721"/>
    <w:rsid w:val="00C64BA7"/>
    <w:rsid w:val="00C64FB6"/>
    <w:rsid w:val="00C65284"/>
    <w:rsid w:val="00C65941"/>
    <w:rsid w:val="00C65B37"/>
    <w:rsid w:val="00C66C18"/>
    <w:rsid w:val="00C66CAA"/>
    <w:rsid w:val="00C66E1A"/>
    <w:rsid w:val="00C66E74"/>
    <w:rsid w:val="00C678D5"/>
    <w:rsid w:val="00C67AB0"/>
    <w:rsid w:val="00C67B37"/>
    <w:rsid w:val="00C67CF5"/>
    <w:rsid w:val="00C70432"/>
    <w:rsid w:val="00C70736"/>
    <w:rsid w:val="00C72207"/>
    <w:rsid w:val="00C72415"/>
    <w:rsid w:val="00C72C3C"/>
    <w:rsid w:val="00C72C6C"/>
    <w:rsid w:val="00C734A3"/>
    <w:rsid w:val="00C7381B"/>
    <w:rsid w:val="00C73E82"/>
    <w:rsid w:val="00C7438A"/>
    <w:rsid w:val="00C749FF"/>
    <w:rsid w:val="00C75B7F"/>
    <w:rsid w:val="00C76199"/>
    <w:rsid w:val="00C772A6"/>
    <w:rsid w:val="00C7789A"/>
    <w:rsid w:val="00C77DB5"/>
    <w:rsid w:val="00C809C4"/>
    <w:rsid w:val="00C80AC6"/>
    <w:rsid w:val="00C81348"/>
    <w:rsid w:val="00C81587"/>
    <w:rsid w:val="00C81684"/>
    <w:rsid w:val="00C8172F"/>
    <w:rsid w:val="00C82BE6"/>
    <w:rsid w:val="00C82F77"/>
    <w:rsid w:val="00C839AB"/>
    <w:rsid w:val="00C84DB7"/>
    <w:rsid w:val="00C84E5C"/>
    <w:rsid w:val="00C84FA5"/>
    <w:rsid w:val="00C870C2"/>
    <w:rsid w:val="00C873C2"/>
    <w:rsid w:val="00C875E3"/>
    <w:rsid w:val="00C87A6B"/>
    <w:rsid w:val="00C90067"/>
    <w:rsid w:val="00C90914"/>
    <w:rsid w:val="00C91E55"/>
    <w:rsid w:val="00C91F29"/>
    <w:rsid w:val="00C92879"/>
    <w:rsid w:val="00C929D0"/>
    <w:rsid w:val="00C92A33"/>
    <w:rsid w:val="00C92AA9"/>
    <w:rsid w:val="00C92ABD"/>
    <w:rsid w:val="00C9336C"/>
    <w:rsid w:val="00C93749"/>
    <w:rsid w:val="00C94277"/>
    <w:rsid w:val="00C95114"/>
    <w:rsid w:val="00C95E66"/>
    <w:rsid w:val="00C9636F"/>
    <w:rsid w:val="00C963EC"/>
    <w:rsid w:val="00C96CA7"/>
    <w:rsid w:val="00C96EB0"/>
    <w:rsid w:val="00C97A19"/>
    <w:rsid w:val="00C97E4A"/>
    <w:rsid w:val="00CA05A7"/>
    <w:rsid w:val="00CA1341"/>
    <w:rsid w:val="00CA13AD"/>
    <w:rsid w:val="00CA146B"/>
    <w:rsid w:val="00CA18AE"/>
    <w:rsid w:val="00CA1909"/>
    <w:rsid w:val="00CA1A99"/>
    <w:rsid w:val="00CA1BFC"/>
    <w:rsid w:val="00CA1D02"/>
    <w:rsid w:val="00CA2FFA"/>
    <w:rsid w:val="00CA3F31"/>
    <w:rsid w:val="00CA43AF"/>
    <w:rsid w:val="00CA5297"/>
    <w:rsid w:val="00CA5B4A"/>
    <w:rsid w:val="00CA5BBF"/>
    <w:rsid w:val="00CA684E"/>
    <w:rsid w:val="00CA6A68"/>
    <w:rsid w:val="00CA711C"/>
    <w:rsid w:val="00CA737A"/>
    <w:rsid w:val="00CA7522"/>
    <w:rsid w:val="00CA7750"/>
    <w:rsid w:val="00CA7B39"/>
    <w:rsid w:val="00CB049D"/>
    <w:rsid w:val="00CB14FD"/>
    <w:rsid w:val="00CB18B4"/>
    <w:rsid w:val="00CB1A2D"/>
    <w:rsid w:val="00CB1F41"/>
    <w:rsid w:val="00CB22E3"/>
    <w:rsid w:val="00CB2377"/>
    <w:rsid w:val="00CB29AC"/>
    <w:rsid w:val="00CB4189"/>
    <w:rsid w:val="00CB4683"/>
    <w:rsid w:val="00CB4940"/>
    <w:rsid w:val="00CB4B79"/>
    <w:rsid w:val="00CB4E79"/>
    <w:rsid w:val="00CB51A3"/>
    <w:rsid w:val="00CB5688"/>
    <w:rsid w:val="00CB5E7A"/>
    <w:rsid w:val="00CB6142"/>
    <w:rsid w:val="00CB7504"/>
    <w:rsid w:val="00CB7F61"/>
    <w:rsid w:val="00CC0006"/>
    <w:rsid w:val="00CC1146"/>
    <w:rsid w:val="00CC17E5"/>
    <w:rsid w:val="00CC1A56"/>
    <w:rsid w:val="00CC231A"/>
    <w:rsid w:val="00CC2F41"/>
    <w:rsid w:val="00CC3420"/>
    <w:rsid w:val="00CC3593"/>
    <w:rsid w:val="00CC3F4F"/>
    <w:rsid w:val="00CC3F59"/>
    <w:rsid w:val="00CC51FA"/>
    <w:rsid w:val="00CC53AD"/>
    <w:rsid w:val="00CC57B8"/>
    <w:rsid w:val="00CC5E9D"/>
    <w:rsid w:val="00CC62A2"/>
    <w:rsid w:val="00CC7164"/>
    <w:rsid w:val="00CC7469"/>
    <w:rsid w:val="00CD0161"/>
    <w:rsid w:val="00CD062E"/>
    <w:rsid w:val="00CD1446"/>
    <w:rsid w:val="00CD2FA0"/>
    <w:rsid w:val="00CD3063"/>
    <w:rsid w:val="00CD32BB"/>
    <w:rsid w:val="00CD3619"/>
    <w:rsid w:val="00CD40A3"/>
    <w:rsid w:val="00CD46DD"/>
    <w:rsid w:val="00CD4829"/>
    <w:rsid w:val="00CD51FC"/>
    <w:rsid w:val="00CD5B9D"/>
    <w:rsid w:val="00CD66A2"/>
    <w:rsid w:val="00CD7918"/>
    <w:rsid w:val="00CD7BD3"/>
    <w:rsid w:val="00CE09FB"/>
    <w:rsid w:val="00CE14CD"/>
    <w:rsid w:val="00CE1571"/>
    <w:rsid w:val="00CE165F"/>
    <w:rsid w:val="00CE1FE3"/>
    <w:rsid w:val="00CE33E0"/>
    <w:rsid w:val="00CE3D02"/>
    <w:rsid w:val="00CE47FC"/>
    <w:rsid w:val="00CE5085"/>
    <w:rsid w:val="00CE59AD"/>
    <w:rsid w:val="00CE5A7B"/>
    <w:rsid w:val="00CE5D3E"/>
    <w:rsid w:val="00CE5DD4"/>
    <w:rsid w:val="00CE7486"/>
    <w:rsid w:val="00CE74CA"/>
    <w:rsid w:val="00CE74E8"/>
    <w:rsid w:val="00CE7773"/>
    <w:rsid w:val="00CE7981"/>
    <w:rsid w:val="00CE7E5C"/>
    <w:rsid w:val="00CF0533"/>
    <w:rsid w:val="00CF07AA"/>
    <w:rsid w:val="00CF07BC"/>
    <w:rsid w:val="00CF0FB0"/>
    <w:rsid w:val="00CF150C"/>
    <w:rsid w:val="00CF1DBF"/>
    <w:rsid w:val="00CF1F7C"/>
    <w:rsid w:val="00CF2128"/>
    <w:rsid w:val="00CF3B36"/>
    <w:rsid w:val="00CF3F59"/>
    <w:rsid w:val="00CF453E"/>
    <w:rsid w:val="00CF4781"/>
    <w:rsid w:val="00CF4E22"/>
    <w:rsid w:val="00CF4F01"/>
    <w:rsid w:val="00CF6D13"/>
    <w:rsid w:val="00CF6F6A"/>
    <w:rsid w:val="00CF7353"/>
    <w:rsid w:val="00CF7576"/>
    <w:rsid w:val="00CF769D"/>
    <w:rsid w:val="00CF7892"/>
    <w:rsid w:val="00D0124B"/>
    <w:rsid w:val="00D0227A"/>
    <w:rsid w:val="00D027B5"/>
    <w:rsid w:val="00D02CB7"/>
    <w:rsid w:val="00D02F1A"/>
    <w:rsid w:val="00D031BC"/>
    <w:rsid w:val="00D03381"/>
    <w:rsid w:val="00D0574D"/>
    <w:rsid w:val="00D05B9F"/>
    <w:rsid w:val="00D05D3F"/>
    <w:rsid w:val="00D05D7B"/>
    <w:rsid w:val="00D0709C"/>
    <w:rsid w:val="00D07834"/>
    <w:rsid w:val="00D108B4"/>
    <w:rsid w:val="00D11646"/>
    <w:rsid w:val="00D123BB"/>
    <w:rsid w:val="00D1264D"/>
    <w:rsid w:val="00D12D42"/>
    <w:rsid w:val="00D135D3"/>
    <w:rsid w:val="00D13D5A"/>
    <w:rsid w:val="00D1447B"/>
    <w:rsid w:val="00D1467C"/>
    <w:rsid w:val="00D14B96"/>
    <w:rsid w:val="00D15380"/>
    <w:rsid w:val="00D1592D"/>
    <w:rsid w:val="00D1615E"/>
    <w:rsid w:val="00D16229"/>
    <w:rsid w:val="00D168E6"/>
    <w:rsid w:val="00D16A84"/>
    <w:rsid w:val="00D16BF5"/>
    <w:rsid w:val="00D17A95"/>
    <w:rsid w:val="00D17B7D"/>
    <w:rsid w:val="00D17F2C"/>
    <w:rsid w:val="00D204CB"/>
    <w:rsid w:val="00D205A4"/>
    <w:rsid w:val="00D20604"/>
    <w:rsid w:val="00D20AEB"/>
    <w:rsid w:val="00D213F8"/>
    <w:rsid w:val="00D225EE"/>
    <w:rsid w:val="00D226EB"/>
    <w:rsid w:val="00D2337C"/>
    <w:rsid w:val="00D23766"/>
    <w:rsid w:val="00D23F8D"/>
    <w:rsid w:val="00D24830"/>
    <w:rsid w:val="00D25482"/>
    <w:rsid w:val="00D25B4C"/>
    <w:rsid w:val="00D25C7E"/>
    <w:rsid w:val="00D25DBF"/>
    <w:rsid w:val="00D26206"/>
    <w:rsid w:val="00D26B7E"/>
    <w:rsid w:val="00D26E56"/>
    <w:rsid w:val="00D271B7"/>
    <w:rsid w:val="00D27560"/>
    <w:rsid w:val="00D27BF8"/>
    <w:rsid w:val="00D306E8"/>
    <w:rsid w:val="00D30D47"/>
    <w:rsid w:val="00D30F4B"/>
    <w:rsid w:val="00D315F6"/>
    <w:rsid w:val="00D31768"/>
    <w:rsid w:val="00D327B5"/>
    <w:rsid w:val="00D339D0"/>
    <w:rsid w:val="00D34A44"/>
    <w:rsid w:val="00D35C7A"/>
    <w:rsid w:val="00D35C83"/>
    <w:rsid w:val="00D37BBE"/>
    <w:rsid w:val="00D37BE2"/>
    <w:rsid w:val="00D37E49"/>
    <w:rsid w:val="00D37FC8"/>
    <w:rsid w:val="00D401E8"/>
    <w:rsid w:val="00D4032F"/>
    <w:rsid w:val="00D4098D"/>
    <w:rsid w:val="00D409AB"/>
    <w:rsid w:val="00D4193A"/>
    <w:rsid w:val="00D41B3E"/>
    <w:rsid w:val="00D41EF2"/>
    <w:rsid w:val="00D42F21"/>
    <w:rsid w:val="00D441B3"/>
    <w:rsid w:val="00D447B4"/>
    <w:rsid w:val="00D45295"/>
    <w:rsid w:val="00D45C7C"/>
    <w:rsid w:val="00D45F4C"/>
    <w:rsid w:val="00D470F2"/>
    <w:rsid w:val="00D4764C"/>
    <w:rsid w:val="00D47E63"/>
    <w:rsid w:val="00D506E5"/>
    <w:rsid w:val="00D50803"/>
    <w:rsid w:val="00D51CDA"/>
    <w:rsid w:val="00D532E5"/>
    <w:rsid w:val="00D5365A"/>
    <w:rsid w:val="00D53934"/>
    <w:rsid w:val="00D539D9"/>
    <w:rsid w:val="00D541C6"/>
    <w:rsid w:val="00D5421A"/>
    <w:rsid w:val="00D55339"/>
    <w:rsid w:val="00D55FBF"/>
    <w:rsid w:val="00D56C35"/>
    <w:rsid w:val="00D56FB0"/>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64FA"/>
    <w:rsid w:val="00D66F22"/>
    <w:rsid w:val="00D67101"/>
    <w:rsid w:val="00D6723B"/>
    <w:rsid w:val="00D701F5"/>
    <w:rsid w:val="00D70438"/>
    <w:rsid w:val="00D707A6"/>
    <w:rsid w:val="00D711F2"/>
    <w:rsid w:val="00D7233A"/>
    <w:rsid w:val="00D72584"/>
    <w:rsid w:val="00D72664"/>
    <w:rsid w:val="00D72751"/>
    <w:rsid w:val="00D7275F"/>
    <w:rsid w:val="00D72B1C"/>
    <w:rsid w:val="00D73348"/>
    <w:rsid w:val="00D73477"/>
    <w:rsid w:val="00D74336"/>
    <w:rsid w:val="00D749A9"/>
    <w:rsid w:val="00D749BD"/>
    <w:rsid w:val="00D74BE6"/>
    <w:rsid w:val="00D7656F"/>
    <w:rsid w:val="00D76C7B"/>
    <w:rsid w:val="00D77000"/>
    <w:rsid w:val="00D772CF"/>
    <w:rsid w:val="00D80739"/>
    <w:rsid w:val="00D80943"/>
    <w:rsid w:val="00D80BEC"/>
    <w:rsid w:val="00D81444"/>
    <w:rsid w:val="00D838CA"/>
    <w:rsid w:val="00D83D5A"/>
    <w:rsid w:val="00D84475"/>
    <w:rsid w:val="00D84499"/>
    <w:rsid w:val="00D85002"/>
    <w:rsid w:val="00D85633"/>
    <w:rsid w:val="00D866F7"/>
    <w:rsid w:val="00D8709E"/>
    <w:rsid w:val="00D87370"/>
    <w:rsid w:val="00D87A4B"/>
    <w:rsid w:val="00D87EE9"/>
    <w:rsid w:val="00D902A5"/>
    <w:rsid w:val="00D90A05"/>
    <w:rsid w:val="00D90E96"/>
    <w:rsid w:val="00D910E2"/>
    <w:rsid w:val="00D91346"/>
    <w:rsid w:val="00D914C7"/>
    <w:rsid w:val="00D92B12"/>
    <w:rsid w:val="00D93369"/>
    <w:rsid w:val="00D93E13"/>
    <w:rsid w:val="00D940E8"/>
    <w:rsid w:val="00D94C08"/>
    <w:rsid w:val="00D9594F"/>
    <w:rsid w:val="00D95BD1"/>
    <w:rsid w:val="00D95C3E"/>
    <w:rsid w:val="00D969E0"/>
    <w:rsid w:val="00D96F7B"/>
    <w:rsid w:val="00D973CA"/>
    <w:rsid w:val="00D9740E"/>
    <w:rsid w:val="00D97578"/>
    <w:rsid w:val="00DA06E5"/>
    <w:rsid w:val="00DA0ABD"/>
    <w:rsid w:val="00DA0B7C"/>
    <w:rsid w:val="00DA1506"/>
    <w:rsid w:val="00DA1F8A"/>
    <w:rsid w:val="00DA2268"/>
    <w:rsid w:val="00DA232F"/>
    <w:rsid w:val="00DA286F"/>
    <w:rsid w:val="00DA3695"/>
    <w:rsid w:val="00DA4520"/>
    <w:rsid w:val="00DA47D1"/>
    <w:rsid w:val="00DA5522"/>
    <w:rsid w:val="00DA5568"/>
    <w:rsid w:val="00DA57F6"/>
    <w:rsid w:val="00DA5E62"/>
    <w:rsid w:val="00DA5E88"/>
    <w:rsid w:val="00DA6161"/>
    <w:rsid w:val="00DA7257"/>
    <w:rsid w:val="00DA73F5"/>
    <w:rsid w:val="00DA7FA8"/>
    <w:rsid w:val="00DB020F"/>
    <w:rsid w:val="00DB0878"/>
    <w:rsid w:val="00DB0B34"/>
    <w:rsid w:val="00DB0CFE"/>
    <w:rsid w:val="00DB0E07"/>
    <w:rsid w:val="00DB0EB2"/>
    <w:rsid w:val="00DB1DE0"/>
    <w:rsid w:val="00DB1E68"/>
    <w:rsid w:val="00DB2407"/>
    <w:rsid w:val="00DB355C"/>
    <w:rsid w:val="00DB3A30"/>
    <w:rsid w:val="00DB3EC1"/>
    <w:rsid w:val="00DB4A47"/>
    <w:rsid w:val="00DB4F10"/>
    <w:rsid w:val="00DB578D"/>
    <w:rsid w:val="00DB5FFD"/>
    <w:rsid w:val="00DB6759"/>
    <w:rsid w:val="00DB6811"/>
    <w:rsid w:val="00DB72B1"/>
    <w:rsid w:val="00DB7A24"/>
    <w:rsid w:val="00DC0A12"/>
    <w:rsid w:val="00DC0ABB"/>
    <w:rsid w:val="00DC0FE1"/>
    <w:rsid w:val="00DC2394"/>
    <w:rsid w:val="00DC2CEA"/>
    <w:rsid w:val="00DC365C"/>
    <w:rsid w:val="00DC3C33"/>
    <w:rsid w:val="00DC44EA"/>
    <w:rsid w:val="00DC5011"/>
    <w:rsid w:val="00DC50DC"/>
    <w:rsid w:val="00DC58E4"/>
    <w:rsid w:val="00DC5A18"/>
    <w:rsid w:val="00DC604A"/>
    <w:rsid w:val="00DC7210"/>
    <w:rsid w:val="00DC7422"/>
    <w:rsid w:val="00DC74C8"/>
    <w:rsid w:val="00DC7515"/>
    <w:rsid w:val="00DD0491"/>
    <w:rsid w:val="00DD04E1"/>
    <w:rsid w:val="00DD0C8C"/>
    <w:rsid w:val="00DD1664"/>
    <w:rsid w:val="00DD1BAF"/>
    <w:rsid w:val="00DD213A"/>
    <w:rsid w:val="00DD265A"/>
    <w:rsid w:val="00DD290B"/>
    <w:rsid w:val="00DD3688"/>
    <w:rsid w:val="00DD3FDE"/>
    <w:rsid w:val="00DD4A33"/>
    <w:rsid w:val="00DD510D"/>
    <w:rsid w:val="00DD5CA9"/>
    <w:rsid w:val="00DD6731"/>
    <w:rsid w:val="00DD75E0"/>
    <w:rsid w:val="00DD7685"/>
    <w:rsid w:val="00DE04F1"/>
    <w:rsid w:val="00DE0CC6"/>
    <w:rsid w:val="00DE1779"/>
    <w:rsid w:val="00DE18F0"/>
    <w:rsid w:val="00DE1A35"/>
    <w:rsid w:val="00DE202A"/>
    <w:rsid w:val="00DE2096"/>
    <w:rsid w:val="00DE21B3"/>
    <w:rsid w:val="00DE2443"/>
    <w:rsid w:val="00DE2FF0"/>
    <w:rsid w:val="00DE359F"/>
    <w:rsid w:val="00DE35F3"/>
    <w:rsid w:val="00DE38E7"/>
    <w:rsid w:val="00DE4309"/>
    <w:rsid w:val="00DE481C"/>
    <w:rsid w:val="00DE5238"/>
    <w:rsid w:val="00DE5412"/>
    <w:rsid w:val="00DE5587"/>
    <w:rsid w:val="00DE5B14"/>
    <w:rsid w:val="00DE5FE7"/>
    <w:rsid w:val="00DE6A2C"/>
    <w:rsid w:val="00DF0672"/>
    <w:rsid w:val="00DF095F"/>
    <w:rsid w:val="00DF0EC3"/>
    <w:rsid w:val="00DF0EE5"/>
    <w:rsid w:val="00DF18B8"/>
    <w:rsid w:val="00DF2286"/>
    <w:rsid w:val="00DF2580"/>
    <w:rsid w:val="00DF3239"/>
    <w:rsid w:val="00DF3D6A"/>
    <w:rsid w:val="00DF3E6A"/>
    <w:rsid w:val="00DF4952"/>
    <w:rsid w:val="00DF4BEE"/>
    <w:rsid w:val="00DF4ED3"/>
    <w:rsid w:val="00DF52FA"/>
    <w:rsid w:val="00DF5335"/>
    <w:rsid w:val="00DF5681"/>
    <w:rsid w:val="00DF58F0"/>
    <w:rsid w:val="00DF590B"/>
    <w:rsid w:val="00DF6D9E"/>
    <w:rsid w:val="00E00C7A"/>
    <w:rsid w:val="00E00D62"/>
    <w:rsid w:val="00E016FD"/>
    <w:rsid w:val="00E024EB"/>
    <w:rsid w:val="00E030EC"/>
    <w:rsid w:val="00E03CC8"/>
    <w:rsid w:val="00E03DD5"/>
    <w:rsid w:val="00E0430E"/>
    <w:rsid w:val="00E04DFE"/>
    <w:rsid w:val="00E06D25"/>
    <w:rsid w:val="00E073A5"/>
    <w:rsid w:val="00E073F9"/>
    <w:rsid w:val="00E10101"/>
    <w:rsid w:val="00E10136"/>
    <w:rsid w:val="00E1109A"/>
    <w:rsid w:val="00E11144"/>
    <w:rsid w:val="00E129B7"/>
    <w:rsid w:val="00E1396C"/>
    <w:rsid w:val="00E13DD2"/>
    <w:rsid w:val="00E148E1"/>
    <w:rsid w:val="00E14B3B"/>
    <w:rsid w:val="00E14E86"/>
    <w:rsid w:val="00E160A7"/>
    <w:rsid w:val="00E164AF"/>
    <w:rsid w:val="00E1679A"/>
    <w:rsid w:val="00E1685A"/>
    <w:rsid w:val="00E16F0B"/>
    <w:rsid w:val="00E17375"/>
    <w:rsid w:val="00E17426"/>
    <w:rsid w:val="00E17676"/>
    <w:rsid w:val="00E17857"/>
    <w:rsid w:val="00E20BAF"/>
    <w:rsid w:val="00E20D06"/>
    <w:rsid w:val="00E214C8"/>
    <w:rsid w:val="00E21AE5"/>
    <w:rsid w:val="00E21E77"/>
    <w:rsid w:val="00E21FFA"/>
    <w:rsid w:val="00E22C4C"/>
    <w:rsid w:val="00E22F89"/>
    <w:rsid w:val="00E23089"/>
    <w:rsid w:val="00E240D0"/>
    <w:rsid w:val="00E25014"/>
    <w:rsid w:val="00E26167"/>
    <w:rsid w:val="00E26300"/>
    <w:rsid w:val="00E26CCC"/>
    <w:rsid w:val="00E27715"/>
    <w:rsid w:val="00E2792D"/>
    <w:rsid w:val="00E27F47"/>
    <w:rsid w:val="00E27F9E"/>
    <w:rsid w:val="00E30261"/>
    <w:rsid w:val="00E3097B"/>
    <w:rsid w:val="00E316C0"/>
    <w:rsid w:val="00E31864"/>
    <w:rsid w:val="00E32409"/>
    <w:rsid w:val="00E326A7"/>
    <w:rsid w:val="00E32921"/>
    <w:rsid w:val="00E32B52"/>
    <w:rsid w:val="00E339D7"/>
    <w:rsid w:val="00E343BF"/>
    <w:rsid w:val="00E34656"/>
    <w:rsid w:val="00E34EED"/>
    <w:rsid w:val="00E350B1"/>
    <w:rsid w:val="00E35E64"/>
    <w:rsid w:val="00E36030"/>
    <w:rsid w:val="00E376E6"/>
    <w:rsid w:val="00E37790"/>
    <w:rsid w:val="00E37F87"/>
    <w:rsid w:val="00E40300"/>
    <w:rsid w:val="00E409AC"/>
    <w:rsid w:val="00E41327"/>
    <w:rsid w:val="00E41FF4"/>
    <w:rsid w:val="00E424AA"/>
    <w:rsid w:val="00E43D65"/>
    <w:rsid w:val="00E43F96"/>
    <w:rsid w:val="00E4402B"/>
    <w:rsid w:val="00E4463E"/>
    <w:rsid w:val="00E44B06"/>
    <w:rsid w:val="00E44E85"/>
    <w:rsid w:val="00E45204"/>
    <w:rsid w:val="00E45C60"/>
    <w:rsid w:val="00E45DBA"/>
    <w:rsid w:val="00E467DF"/>
    <w:rsid w:val="00E47072"/>
    <w:rsid w:val="00E47ED1"/>
    <w:rsid w:val="00E50066"/>
    <w:rsid w:val="00E50B4C"/>
    <w:rsid w:val="00E51229"/>
    <w:rsid w:val="00E52B24"/>
    <w:rsid w:val="00E52B9F"/>
    <w:rsid w:val="00E537A4"/>
    <w:rsid w:val="00E53D02"/>
    <w:rsid w:val="00E543BC"/>
    <w:rsid w:val="00E54B91"/>
    <w:rsid w:val="00E54CCA"/>
    <w:rsid w:val="00E554DB"/>
    <w:rsid w:val="00E57181"/>
    <w:rsid w:val="00E5730A"/>
    <w:rsid w:val="00E576CA"/>
    <w:rsid w:val="00E57CD1"/>
    <w:rsid w:val="00E60464"/>
    <w:rsid w:val="00E606FC"/>
    <w:rsid w:val="00E61003"/>
    <w:rsid w:val="00E61B8B"/>
    <w:rsid w:val="00E63115"/>
    <w:rsid w:val="00E632B3"/>
    <w:rsid w:val="00E63793"/>
    <w:rsid w:val="00E63BF1"/>
    <w:rsid w:val="00E63F31"/>
    <w:rsid w:val="00E63FA9"/>
    <w:rsid w:val="00E6500A"/>
    <w:rsid w:val="00E657C1"/>
    <w:rsid w:val="00E66F57"/>
    <w:rsid w:val="00E67560"/>
    <w:rsid w:val="00E678BA"/>
    <w:rsid w:val="00E67BCC"/>
    <w:rsid w:val="00E67C60"/>
    <w:rsid w:val="00E67D87"/>
    <w:rsid w:val="00E67ED9"/>
    <w:rsid w:val="00E70A52"/>
    <w:rsid w:val="00E70DB2"/>
    <w:rsid w:val="00E718C8"/>
    <w:rsid w:val="00E71E95"/>
    <w:rsid w:val="00E72417"/>
    <w:rsid w:val="00E72866"/>
    <w:rsid w:val="00E72ACE"/>
    <w:rsid w:val="00E732BC"/>
    <w:rsid w:val="00E73884"/>
    <w:rsid w:val="00E73E92"/>
    <w:rsid w:val="00E740ED"/>
    <w:rsid w:val="00E744E6"/>
    <w:rsid w:val="00E7463E"/>
    <w:rsid w:val="00E74726"/>
    <w:rsid w:val="00E74F16"/>
    <w:rsid w:val="00E74F7F"/>
    <w:rsid w:val="00E754EE"/>
    <w:rsid w:val="00E75A21"/>
    <w:rsid w:val="00E7705F"/>
    <w:rsid w:val="00E7730E"/>
    <w:rsid w:val="00E77899"/>
    <w:rsid w:val="00E77F4F"/>
    <w:rsid w:val="00E8219A"/>
    <w:rsid w:val="00E8248B"/>
    <w:rsid w:val="00E824EF"/>
    <w:rsid w:val="00E82734"/>
    <w:rsid w:val="00E82DD2"/>
    <w:rsid w:val="00E8323B"/>
    <w:rsid w:val="00E833DD"/>
    <w:rsid w:val="00E836E9"/>
    <w:rsid w:val="00E83F16"/>
    <w:rsid w:val="00E8413C"/>
    <w:rsid w:val="00E84C42"/>
    <w:rsid w:val="00E84D6E"/>
    <w:rsid w:val="00E863FA"/>
    <w:rsid w:val="00E86C0A"/>
    <w:rsid w:val="00E908AA"/>
    <w:rsid w:val="00E90F00"/>
    <w:rsid w:val="00E9139F"/>
    <w:rsid w:val="00E91CF8"/>
    <w:rsid w:val="00E920F1"/>
    <w:rsid w:val="00E92E75"/>
    <w:rsid w:val="00E93A9B"/>
    <w:rsid w:val="00E93CDA"/>
    <w:rsid w:val="00E9412F"/>
    <w:rsid w:val="00E948A6"/>
    <w:rsid w:val="00E9583B"/>
    <w:rsid w:val="00E95CFB"/>
    <w:rsid w:val="00E9694D"/>
    <w:rsid w:val="00E96994"/>
    <w:rsid w:val="00E975C0"/>
    <w:rsid w:val="00E97A5B"/>
    <w:rsid w:val="00E97BFE"/>
    <w:rsid w:val="00E97F98"/>
    <w:rsid w:val="00EA0325"/>
    <w:rsid w:val="00EA0BC6"/>
    <w:rsid w:val="00EA2657"/>
    <w:rsid w:val="00EA37A6"/>
    <w:rsid w:val="00EA3DAB"/>
    <w:rsid w:val="00EA4335"/>
    <w:rsid w:val="00EA4C6F"/>
    <w:rsid w:val="00EA5AB9"/>
    <w:rsid w:val="00EA5D79"/>
    <w:rsid w:val="00EA7838"/>
    <w:rsid w:val="00EA7F5F"/>
    <w:rsid w:val="00EA7FF2"/>
    <w:rsid w:val="00EB031A"/>
    <w:rsid w:val="00EB061F"/>
    <w:rsid w:val="00EB0AC1"/>
    <w:rsid w:val="00EB108F"/>
    <w:rsid w:val="00EB239C"/>
    <w:rsid w:val="00EB2670"/>
    <w:rsid w:val="00EB2791"/>
    <w:rsid w:val="00EB2A66"/>
    <w:rsid w:val="00EB3215"/>
    <w:rsid w:val="00EB38EC"/>
    <w:rsid w:val="00EB4313"/>
    <w:rsid w:val="00EB45DF"/>
    <w:rsid w:val="00EB4CA4"/>
    <w:rsid w:val="00EB591F"/>
    <w:rsid w:val="00EB59DF"/>
    <w:rsid w:val="00EB5AED"/>
    <w:rsid w:val="00EB5BF7"/>
    <w:rsid w:val="00EB6B88"/>
    <w:rsid w:val="00EB7174"/>
    <w:rsid w:val="00EB7C61"/>
    <w:rsid w:val="00EC0E90"/>
    <w:rsid w:val="00EC0FEC"/>
    <w:rsid w:val="00EC20D0"/>
    <w:rsid w:val="00EC2DE1"/>
    <w:rsid w:val="00EC2EE5"/>
    <w:rsid w:val="00EC33BD"/>
    <w:rsid w:val="00EC34A9"/>
    <w:rsid w:val="00EC36C8"/>
    <w:rsid w:val="00EC3A67"/>
    <w:rsid w:val="00EC44E7"/>
    <w:rsid w:val="00EC46FB"/>
    <w:rsid w:val="00EC4799"/>
    <w:rsid w:val="00EC4AC0"/>
    <w:rsid w:val="00EC4BE5"/>
    <w:rsid w:val="00EC6297"/>
    <w:rsid w:val="00EC6A4A"/>
    <w:rsid w:val="00EC6A71"/>
    <w:rsid w:val="00EC6AB6"/>
    <w:rsid w:val="00EC6B36"/>
    <w:rsid w:val="00EC6F53"/>
    <w:rsid w:val="00EC75F1"/>
    <w:rsid w:val="00EC7604"/>
    <w:rsid w:val="00EC7BB8"/>
    <w:rsid w:val="00ED015A"/>
    <w:rsid w:val="00ED04C6"/>
    <w:rsid w:val="00ED0548"/>
    <w:rsid w:val="00ED183C"/>
    <w:rsid w:val="00ED1C88"/>
    <w:rsid w:val="00ED2432"/>
    <w:rsid w:val="00ED2947"/>
    <w:rsid w:val="00ED2E5A"/>
    <w:rsid w:val="00ED3290"/>
    <w:rsid w:val="00ED3E36"/>
    <w:rsid w:val="00ED4AB7"/>
    <w:rsid w:val="00ED5EFE"/>
    <w:rsid w:val="00ED6246"/>
    <w:rsid w:val="00ED65B9"/>
    <w:rsid w:val="00ED6C4D"/>
    <w:rsid w:val="00ED70CB"/>
    <w:rsid w:val="00ED78AD"/>
    <w:rsid w:val="00EE004C"/>
    <w:rsid w:val="00EE0F9F"/>
    <w:rsid w:val="00EE145C"/>
    <w:rsid w:val="00EE1B56"/>
    <w:rsid w:val="00EE2414"/>
    <w:rsid w:val="00EE29D6"/>
    <w:rsid w:val="00EE2BEA"/>
    <w:rsid w:val="00EE2C2A"/>
    <w:rsid w:val="00EE2F59"/>
    <w:rsid w:val="00EE32F4"/>
    <w:rsid w:val="00EE368D"/>
    <w:rsid w:val="00EE38BF"/>
    <w:rsid w:val="00EE46D0"/>
    <w:rsid w:val="00EE4C86"/>
    <w:rsid w:val="00EE51FC"/>
    <w:rsid w:val="00EE5434"/>
    <w:rsid w:val="00EE5680"/>
    <w:rsid w:val="00EE5EBC"/>
    <w:rsid w:val="00EE6228"/>
    <w:rsid w:val="00EE631C"/>
    <w:rsid w:val="00EE6483"/>
    <w:rsid w:val="00EE6FBF"/>
    <w:rsid w:val="00EE7480"/>
    <w:rsid w:val="00EE74A8"/>
    <w:rsid w:val="00EF0A10"/>
    <w:rsid w:val="00EF0A9F"/>
    <w:rsid w:val="00EF10E4"/>
    <w:rsid w:val="00EF188C"/>
    <w:rsid w:val="00EF1920"/>
    <w:rsid w:val="00EF1DF9"/>
    <w:rsid w:val="00EF2209"/>
    <w:rsid w:val="00EF252C"/>
    <w:rsid w:val="00EF2B5E"/>
    <w:rsid w:val="00EF4342"/>
    <w:rsid w:val="00EF4B25"/>
    <w:rsid w:val="00EF5636"/>
    <w:rsid w:val="00EF571D"/>
    <w:rsid w:val="00EF6113"/>
    <w:rsid w:val="00EF6131"/>
    <w:rsid w:val="00EF65DE"/>
    <w:rsid w:val="00EF78CB"/>
    <w:rsid w:val="00F00019"/>
    <w:rsid w:val="00F0039B"/>
    <w:rsid w:val="00F00DBF"/>
    <w:rsid w:val="00F00F20"/>
    <w:rsid w:val="00F014E5"/>
    <w:rsid w:val="00F01DCF"/>
    <w:rsid w:val="00F020B6"/>
    <w:rsid w:val="00F02B1D"/>
    <w:rsid w:val="00F03116"/>
    <w:rsid w:val="00F03A2B"/>
    <w:rsid w:val="00F047E0"/>
    <w:rsid w:val="00F05034"/>
    <w:rsid w:val="00F05981"/>
    <w:rsid w:val="00F0619D"/>
    <w:rsid w:val="00F06E39"/>
    <w:rsid w:val="00F06E48"/>
    <w:rsid w:val="00F06FB8"/>
    <w:rsid w:val="00F10356"/>
    <w:rsid w:val="00F10AA5"/>
    <w:rsid w:val="00F10AA6"/>
    <w:rsid w:val="00F10BF9"/>
    <w:rsid w:val="00F121C3"/>
    <w:rsid w:val="00F12553"/>
    <w:rsid w:val="00F13157"/>
    <w:rsid w:val="00F142C5"/>
    <w:rsid w:val="00F14D46"/>
    <w:rsid w:val="00F15087"/>
    <w:rsid w:val="00F155D1"/>
    <w:rsid w:val="00F15A81"/>
    <w:rsid w:val="00F15BC5"/>
    <w:rsid w:val="00F15BF6"/>
    <w:rsid w:val="00F17246"/>
    <w:rsid w:val="00F178F2"/>
    <w:rsid w:val="00F204C6"/>
    <w:rsid w:val="00F20CB1"/>
    <w:rsid w:val="00F20DF3"/>
    <w:rsid w:val="00F21664"/>
    <w:rsid w:val="00F21E22"/>
    <w:rsid w:val="00F2233A"/>
    <w:rsid w:val="00F228E6"/>
    <w:rsid w:val="00F229BE"/>
    <w:rsid w:val="00F2356C"/>
    <w:rsid w:val="00F23EE3"/>
    <w:rsid w:val="00F246A7"/>
    <w:rsid w:val="00F25674"/>
    <w:rsid w:val="00F25B4E"/>
    <w:rsid w:val="00F25C80"/>
    <w:rsid w:val="00F26115"/>
    <w:rsid w:val="00F268BB"/>
    <w:rsid w:val="00F26DCE"/>
    <w:rsid w:val="00F2763C"/>
    <w:rsid w:val="00F2764F"/>
    <w:rsid w:val="00F2783C"/>
    <w:rsid w:val="00F27A77"/>
    <w:rsid w:val="00F27C99"/>
    <w:rsid w:val="00F27E3C"/>
    <w:rsid w:val="00F30D3F"/>
    <w:rsid w:val="00F3141E"/>
    <w:rsid w:val="00F3194E"/>
    <w:rsid w:val="00F31A93"/>
    <w:rsid w:val="00F32D9F"/>
    <w:rsid w:val="00F3370F"/>
    <w:rsid w:val="00F35422"/>
    <w:rsid w:val="00F35BB5"/>
    <w:rsid w:val="00F35D63"/>
    <w:rsid w:val="00F36435"/>
    <w:rsid w:val="00F36B19"/>
    <w:rsid w:val="00F37618"/>
    <w:rsid w:val="00F37ACB"/>
    <w:rsid w:val="00F405B0"/>
    <w:rsid w:val="00F4089A"/>
    <w:rsid w:val="00F40A74"/>
    <w:rsid w:val="00F41036"/>
    <w:rsid w:val="00F416D3"/>
    <w:rsid w:val="00F420C7"/>
    <w:rsid w:val="00F42116"/>
    <w:rsid w:val="00F435C9"/>
    <w:rsid w:val="00F43B2A"/>
    <w:rsid w:val="00F44462"/>
    <w:rsid w:val="00F44557"/>
    <w:rsid w:val="00F445AA"/>
    <w:rsid w:val="00F44A9B"/>
    <w:rsid w:val="00F44AD4"/>
    <w:rsid w:val="00F44E67"/>
    <w:rsid w:val="00F45622"/>
    <w:rsid w:val="00F45785"/>
    <w:rsid w:val="00F45A64"/>
    <w:rsid w:val="00F46D12"/>
    <w:rsid w:val="00F46E2D"/>
    <w:rsid w:val="00F4718D"/>
    <w:rsid w:val="00F478FB"/>
    <w:rsid w:val="00F47A07"/>
    <w:rsid w:val="00F50885"/>
    <w:rsid w:val="00F50D46"/>
    <w:rsid w:val="00F51002"/>
    <w:rsid w:val="00F51750"/>
    <w:rsid w:val="00F52B7C"/>
    <w:rsid w:val="00F52CFE"/>
    <w:rsid w:val="00F53D85"/>
    <w:rsid w:val="00F542C3"/>
    <w:rsid w:val="00F54712"/>
    <w:rsid w:val="00F547AB"/>
    <w:rsid w:val="00F54AB6"/>
    <w:rsid w:val="00F54E74"/>
    <w:rsid w:val="00F550C8"/>
    <w:rsid w:val="00F553A0"/>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914"/>
    <w:rsid w:val="00F61D6F"/>
    <w:rsid w:val="00F61DB4"/>
    <w:rsid w:val="00F621EA"/>
    <w:rsid w:val="00F62820"/>
    <w:rsid w:val="00F62E1D"/>
    <w:rsid w:val="00F6368F"/>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C4A"/>
    <w:rsid w:val="00F73F26"/>
    <w:rsid w:val="00F749B5"/>
    <w:rsid w:val="00F74BB7"/>
    <w:rsid w:val="00F74F8A"/>
    <w:rsid w:val="00F75A2B"/>
    <w:rsid w:val="00F77113"/>
    <w:rsid w:val="00F77428"/>
    <w:rsid w:val="00F77620"/>
    <w:rsid w:val="00F777EF"/>
    <w:rsid w:val="00F80189"/>
    <w:rsid w:val="00F80976"/>
    <w:rsid w:val="00F81813"/>
    <w:rsid w:val="00F81C2F"/>
    <w:rsid w:val="00F8226D"/>
    <w:rsid w:val="00F82852"/>
    <w:rsid w:val="00F82AFD"/>
    <w:rsid w:val="00F82B89"/>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DE5"/>
    <w:rsid w:val="00F87159"/>
    <w:rsid w:val="00F87705"/>
    <w:rsid w:val="00F90C60"/>
    <w:rsid w:val="00F911F3"/>
    <w:rsid w:val="00F9148C"/>
    <w:rsid w:val="00F92D7F"/>
    <w:rsid w:val="00F936AC"/>
    <w:rsid w:val="00F93971"/>
    <w:rsid w:val="00F95E83"/>
    <w:rsid w:val="00F961C4"/>
    <w:rsid w:val="00F9799A"/>
    <w:rsid w:val="00F97CDD"/>
    <w:rsid w:val="00F97D08"/>
    <w:rsid w:val="00FA08CD"/>
    <w:rsid w:val="00FA0AFC"/>
    <w:rsid w:val="00FA0DA0"/>
    <w:rsid w:val="00FA18D9"/>
    <w:rsid w:val="00FA1A74"/>
    <w:rsid w:val="00FA1E65"/>
    <w:rsid w:val="00FA25D6"/>
    <w:rsid w:val="00FA264D"/>
    <w:rsid w:val="00FA41A8"/>
    <w:rsid w:val="00FA4415"/>
    <w:rsid w:val="00FA4CDC"/>
    <w:rsid w:val="00FA55F6"/>
    <w:rsid w:val="00FA59D7"/>
    <w:rsid w:val="00FA5D6C"/>
    <w:rsid w:val="00FA6246"/>
    <w:rsid w:val="00FA6560"/>
    <w:rsid w:val="00FA782C"/>
    <w:rsid w:val="00FA78E9"/>
    <w:rsid w:val="00FA7D63"/>
    <w:rsid w:val="00FB07D4"/>
    <w:rsid w:val="00FB08B2"/>
    <w:rsid w:val="00FB0BCB"/>
    <w:rsid w:val="00FB11D8"/>
    <w:rsid w:val="00FB1CF6"/>
    <w:rsid w:val="00FB3362"/>
    <w:rsid w:val="00FB3565"/>
    <w:rsid w:val="00FB5018"/>
    <w:rsid w:val="00FC031C"/>
    <w:rsid w:val="00FC1A1E"/>
    <w:rsid w:val="00FC1B2A"/>
    <w:rsid w:val="00FC1B56"/>
    <w:rsid w:val="00FC216C"/>
    <w:rsid w:val="00FC2F2A"/>
    <w:rsid w:val="00FC3B3E"/>
    <w:rsid w:val="00FC438F"/>
    <w:rsid w:val="00FC4725"/>
    <w:rsid w:val="00FC4ACD"/>
    <w:rsid w:val="00FC5BDD"/>
    <w:rsid w:val="00FC5CD7"/>
    <w:rsid w:val="00FC5D4F"/>
    <w:rsid w:val="00FC659B"/>
    <w:rsid w:val="00FC7624"/>
    <w:rsid w:val="00FC7A58"/>
    <w:rsid w:val="00FD0140"/>
    <w:rsid w:val="00FD0559"/>
    <w:rsid w:val="00FD0D90"/>
    <w:rsid w:val="00FD0E0C"/>
    <w:rsid w:val="00FD110A"/>
    <w:rsid w:val="00FD197B"/>
    <w:rsid w:val="00FD1C40"/>
    <w:rsid w:val="00FD20BE"/>
    <w:rsid w:val="00FD37AB"/>
    <w:rsid w:val="00FD3991"/>
    <w:rsid w:val="00FD3AB9"/>
    <w:rsid w:val="00FD3DFD"/>
    <w:rsid w:val="00FD40E6"/>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F26"/>
    <w:rsid w:val="00FE10E3"/>
    <w:rsid w:val="00FE1823"/>
    <w:rsid w:val="00FE1D14"/>
    <w:rsid w:val="00FE26BD"/>
    <w:rsid w:val="00FE2717"/>
    <w:rsid w:val="00FE2B0E"/>
    <w:rsid w:val="00FE2BF9"/>
    <w:rsid w:val="00FE3282"/>
    <w:rsid w:val="00FE354E"/>
    <w:rsid w:val="00FE3987"/>
    <w:rsid w:val="00FE450C"/>
    <w:rsid w:val="00FE4588"/>
    <w:rsid w:val="00FE4932"/>
    <w:rsid w:val="00FE55EE"/>
    <w:rsid w:val="00FE5F90"/>
    <w:rsid w:val="00FE6071"/>
    <w:rsid w:val="00FE6A40"/>
    <w:rsid w:val="00FE6C2C"/>
    <w:rsid w:val="00FE7098"/>
    <w:rsid w:val="00FE70C7"/>
    <w:rsid w:val="00FE7133"/>
    <w:rsid w:val="00FE7308"/>
    <w:rsid w:val="00FE739E"/>
    <w:rsid w:val="00FE787D"/>
    <w:rsid w:val="00FF0405"/>
    <w:rsid w:val="00FF041C"/>
    <w:rsid w:val="00FF0861"/>
    <w:rsid w:val="00FF0A6F"/>
    <w:rsid w:val="00FF0E4F"/>
    <w:rsid w:val="00FF0FF5"/>
    <w:rsid w:val="00FF110D"/>
    <w:rsid w:val="00FF1636"/>
    <w:rsid w:val="00FF2403"/>
    <w:rsid w:val="00FF28B1"/>
    <w:rsid w:val="00FF4FC8"/>
    <w:rsid w:val="00FF543A"/>
    <w:rsid w:val="00FF585D"/>
    <w:rsid w:val="00FF5F71"/>
    <w:rsid w:val="00FF6ED3"/>
    <w:rsid w:val="00FF7075"/>
    <w:rsid w:val="00FF72C0"/>
    <w:rsid w:val="00FF786C"/>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0010-0277(85)90008-3" TargetMode="External"/><Relationship Id="rId21" Type="http://schemas.openxmlformats.org/officeDocument/2006/relationships/image" Target="media/image13.png"/><Relationship Id="rId42" Type="http://schemas.openxmlformats.org/officeDocument/2006/relationships/hyperlink" Target="https://doi.org/10.1177/0963721412470687" TargetMode="External"/><Relationship Id="rId47" Type="http://schemas.openxmlformats.org/officeDocument/2006/relationships/hyperlink" Target="https://doi.org/10.1016/0885-2014(93)90008-S" TargetMode="External"/><Relationship Id="rId63" Type="http://schemas.openxmlformats.org/officeDocument/2006/relationships/hyperlink" Target="https://doi.org/10.1037/1089-2680.1.3.271" TargetMode="External"/><Relationship Id="rId68" Type="http://schemas.openxmlformats.org/officeDocument/2006/relationships/hyperlink" Target="https://doi.org/10.1098/rsos.191795" TargetMode="External"/><Relationship Id="rId84" Type="http://schemas.openxmlformats.org/officeDocument/2006/relationships/hyperlink" Target="https://psycnet.apa.org/doi/10.1037/a0032150" TargetMode="External"/><Relationship Id="rId89" Type="http://schemas.openxmlformats.org/officeDocument/2006/relationships/theme" Target="theme/theme1.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hyperlink" Target="https://doi.org/10.1111/1467-7687.00220" TargetMode="External"/><Relationship Id="rId37" Type="http://schemas.openxmlformats.org/officeDocument/2006/relationships/hyperlink" Target="https://doi.org/10.1207/s15516709cog1401_5" TargetMode="External"/><Relationship Id="rId53" Type="http://schemas.openxmlformats.org/officeDocument/2006/relationships/hyperlink" Target="https://doi.org/10.1016/j.cognition.2016.12.007" TargetMode="External"/><Relationship Id="rId58" Type="http://schemas.openxmlformats.org/officeDocument/2006/relationships/hyperlink" Target="https://doi.org/10.1016/S0010-0277(96)00727-5" TargetMode="External"/><Relationship Id="rId74" Type="http://schemas.openxmlformats.org/officeDocument/2006/relationships/hyperlink" Target="https://doi.org/10.1146/annurev.ph.25.030163.002553" TargetMode="External"/><Relationship Id="rId79" Type="http://schemas.openxmlformats.org/officeDocument/2006/relationships/hyperlink" Target="https://doi.org/10.1016/j.cogdev.2012.08.004" TargetMode="External"/><Relationship Id="rId5" Type="http://schemas.openxmlformats.org/officeDocument/2006/relationships/webSettings" Target="webSettings.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i.org/10.1037/xge0001656" TargetMode="External"/><Relationship Id="rId30" Type="http://schemas.openxmlformats.org/officeDocument/2006/relationships/hyperlink" Target="https://psycnet.apa.org/doi/10.1016/S1364-6613(99)01356-X" TargetMode="External"/><Relationship Id="rId35" Type="http://schemas.openxmlformats.org/officeDocument/2006/relationships/hyperlink" Target="https://doi.org/10.1016/S0010-0277(99)00039-6" TargetMode="External"/><Relationship Id="rId43" Type="http://schemas.openxmlformats.org/officeDocument/2006/relationships/hyperlink" Target="https://doi.org/10.1016/j.cogdev.2010.09.001" TargetMode="External"/><Relationship Id="rId48" Type="http://schemas.openxmlformats.org/officeDocument/2006/relationships/hyperlink" Target="https://doi.org/10.1016/j.cogdev.2005.04.004" TargetMode="External"/><Relationship Id="rId56" Type="http://schemas.openxmlformats.org/officeDocument/2006/relationships/hyperlink" Target="https://doi.org/10.1111/j.0956-7976.2004.00755.x" TargetMode="External"/><Relationship Id="rId64" Type="http://schemas.openxmlformats.org/officeDocument/2006/relationships/hyperlink" Target="http://www.jstor.org/stable/30162860" TargetMode="External"/><Relationship Id="rId69" Type="http://schemas.openxmlformats.org/officeDocument/2006/relationships/hyperlink" Target="https://doi.org/10.1371/journal.pone.0023223" TargetMode="External"/><Relationship Id="rId77" Type="http://schemas.openxmlformats.org/officeDocument/2006/relationships/hyperlink" Target="https://doi.org/10.1371/journal.pbio.0030208" TargetMode="External"/><Relationship Id="rId8" Type="http://schemas.openxmlformats.org/officeDocument/2006/relationships/image" Target="media/image1.jpg"/><Relationship Id="rId51" Type="http://schemas.openxmlformats.org/officeDocument/2006/relationships/hyperlink" Target="https://doi.org/10.1016/S0010-0277(87)80006-9" TargetMode="External"/><Relationship Id="rId72" Type="http://schemas.openxmlformats.org/officeDocument/2006/relationships/hyperlink" Target="https://doi.org/10.1016/S1364-6613(02)01926-5" TargetMode="External"/><Relationship Id="rId80" Type="http://schemas.openxmlformats.org/officeDocument/2006/relationships/hyperlink" Target="https://doi.org/10.1016/j.cognition.2017.06.029" TargetMode="External"/><Relationship Id="rId85"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111/j.1467-8624.1991.tb01602.x" TargetMode="External"/><Relationship Id="rId33" Type="http://schemas.openxmlformats.org/officeDocument/2006/relationships/hyperlink" Target="https://psycnet.apa.org/doi/10.1037/0033-295X.112.2.347" TargetMode="External"/><Relationship Id="rId38" Type="http://schemas.openxmlformats.org/officeDocument/2006/relationships/hyperlink" Target="https://doi.org/10.1111/j.1467-7687.2011.01048.x" TargetMode="External"/><Relationship Id="rId46" Type="http://schemas.openxmlformats.org/officeDocument/2006/relationships/hyperlink" Target="https://psycnet.apa.org/doi/10.1037/0012-1649.19.3.338" TargetMode="External"/><Relationship Id="rId59" Type="http://schemas.openxmlformats.org/officeDocument/2006/relationships/hyperlink" Target="https://doi.org/10.1126/science.1107621" TargetMode="External"/><Relationship Id="rId67" Type="http://schemas.openxmlformats.org/officeDocument/2006/relationships/hyperlink" Target="https://doi.org/10.1080/09540090310001655093" TargetMode="External"/><Relationship Id="rId20" Type="http://schemas.openxmlformats.org/officeDocument/2006/relationships/image" Target="media/image12.jpeg"/><Relationship Id="rId41" Type="http://schemas.openxmlformats.org/officeDocument/2006/relationships/hyperlink" Target="https://doi.org/10.1016/0010-0277(95)00661-H" TargetMode="External"/><Relationship Id="rId54" Type="http://schemas.openxmlformats.org/officeDocument/2006/relationships/hyperlink" Target="https://doi.org/10.1037/0012-1649.36.5.635" TargetMode="External"/><Relationship Id="rId62" Type="http://schemas.openxmlformats.org/officeDocument/2006/relationships/hyperlink" Target="https://doi.org/10.1016/j.cognition.2017.09.007" TargetMode="External"/><Relationship Id="rId70" Type="http://schemas.openxmlformats.org/officeDocument/2006/relationships/hyperlink" Target="https://doi.org/10.1207/s15327078in1003_6" TargetMode="External"/><Relationship Id="rId75" Type="http://schemas.openxmlformats.org/officeDocument/2006/relationships/hyperlink" Target="https://psycnet.apa.org/doi/10.1037/0033-295X.99.4.605" TargetMode="External"/><Relationship Id="rId83" Type="http://schemas.openxmlformats.org/officeDocument/2006/relationships/hyperlink" Target="https://doi.org/10.1111/1467-8721.ep10772615" TargetMode="External"/><Relationship Id="rId88"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016/0010-0277(86)90052-1" TargetMode="External"/><Relationship Id="rId28" Type="http://schemas.openxmlformats.org/officeDocument/2006/relationships/hyperlink" Target="https://doi.org/10.1016/j.cogdev.2022.101164" TargetMode="External"/><Relationship Id="rId36" Type="http://schemas.openxmlformats.org/officeDocument/2006/relationships/hyperlink" Target="https://doi.org/10.1207/s15516709cog2701_4" TargetMode="External"/><Relationship Id="rId49" Type="http://schemas.openxmlformats.org/officeDocument/2006/relationships/hyperlink" Target="https://doi.org/10.1016/0010-0285(83)90017-8" TargetMode="External"/><Relationship Id="rId57" Type="http://schemas.openxmlformats.org/officeDocument/2006/relationships/hyperlink" Target="https://doi.org/10.1016/j.cogpsych.2010.02.001" TargetMode="External"/><Relationship Id="rId10" Type="http://schemas.openxmlformats.org/officeDocument/2006/relationships/hyperlink" Target="https://osf.io/9eqpf/?view_only=62f752417a9141c7b0509a998039ad13" TargetMode="External"/><Relationship Id="rId31" Type="http://schemas.openxmlformats.org/officeDocument/2006/relationships/hyperlink" Target="https://doi.org/10.1016/S0885-2014(02)00124-7" TargetMode="External"/><Relationship Id="rId44" Type="http://schemas.openxmlformats.org/officeDocument/2006/relationships/hyperlink" Target="https://doi.org/10.1038/nature06288" TargetMode="External"/><Relationship Id="rId52" Type="http://schemas.openxmlformats.org/officeDocument/2006/relationships/hyperlink" Target="https://doi.org/10.1111/desc.13581" TargetMode="External"/><Relationship Id="rId60" Type="http://schemas.openxmlformats.org/officeDocument/2006/relationships/hyperlink" Target="https://doi.org/10.1126/science.1111656" TargetMode="External"/><Relationship Id="rId65" Type="http://schemas.openxmlformats.org/officeDocument/2006/relationships/hyperlink" Target="https://doi.org/10.1038/323533a0" TargetMode="External"/><Relationship Id="rId73" Type="http://schemas.openxmlformats.org/officeDocument/2006/relationships/hyperlink" Target="https://doi.org/10.1111/j.1551-6709.2010.01129.x" TargetMode="External"/><Relationship Id="rId78" Type="http://schemas.openxmlformats.org/officeDocument/2006/relationships/hyperlink" Target="https://doi.org/10.1016/j.neuroimage.2010.05.028" TargetMode="External"/><Relationship Id="rId81" Type="http://schemas.openxmlformats.org/officeDocument/2006/relationships/hyperlink" Target="https://doi.org/10.1111/1467-9280.00218" TargetMode="External"/><Relationship Id="rId86"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doi.org/10.1038/s41467-025-61517-3" TargetMode="External"/><Relationship Id="rId34" Type="http://schemas.openxmlformats.org/officeDocument/2006/relationships/hyperlink" Target="https://doi.org/10.1111/1467-7687.00039" TargetMode="External"/><Relationship Id="rId50" Type="http://schemas.openxmlformats.org/officeDocument/2006/relationships/hyperlink" Target="https://doi.org/10.1016/S0010-0277(98)00036-5" TargetMode="External"/><Relationship Id="rId55" Type="http://schemas.openxmlformats.org/officeDocument/2006/relationships/hyperlink" Target="https://doi.org/10.1080/095400999116322" TargetMode="External"/><Relationship Id="rId76" Type="http://schemas.openxmlformats.org/officeDocument/2006/relationships/hyperlink" Target="https://doi.org/10.1002/icd.2359" TargetMode="External"/><Relationship Id="rId7" Type="http://schemas.openxmlformats.org/officeDocument/2006/relationships/endnotes" Target="endnotes.xml"/><Relationship Id="rId71" Type="http://schemas.openxmlformats.org/officeDocument/2006/relationships/hyperlink" Target="https://doi.org/10.1521/soco.2025.43.3.152" TargetMode="External"/><Relationship Id="rId2" Type="http://schemas.openxmlformats.org/officeDocument/2006/relationships/numbering" Target="numbering.xml"/><Relationship Id="rId29" Type="http://schemas.openxmlformats.org/officeDocument/2006/relationships/hyperlink" Target="https://doi.org/10.1207/S15327078IN0104_3" TargetMode="External"/><Relationship Id="rId24" Type="http://schemas.openxmlformats.org/officeDocument/2006/relationships/hyperlink" Target="https://psycnet.apa.org/doi/10.1037/0012-1649.23.5.655" TargetMode="External"/><Relationship Id="rId40" Type="http://schemas.openxmlformats.org/officeDocument/2006/relationships/hyperlink" Target="https://doi.org/10.1016/S1364-6613(03)00128-1" TargetMode="External"/><Relationship Id="rId45" Type="http://schemas.openxmlformats.org/officeDocument/2006/relationships/hyperlink" Target="https://doi.org/10.1162/neco.1989.1.1.143" TargetMode="External"/><Relationship Id="rId66" Type="http://schemas.openxmlformats.org/officeDocument/2006/relationships/hyperlink" Target="https://doi.org/10.1371/journal.pone.0042698" TargetMode="External"/><Relationship Id="rId87" Type="http://schemas.openxmlformats.org/officeDocument/2006/relationships/fontTable" Target="fontTable.xml"/><Relationship Id="rId61" Type="http://schemas.openxmlformats.org/officeDocument/2006/relationships/hyperlink" Target="https://doi.org/10.1016/j.cognition.2004.11.005" TargetMode="External"/><Relationship Id="rId82" Type="http://schemas.openxmlformats.org/officeDocument/2006/relationships/hyperlink" Target="https://doi.org/10.1038/358749a0" TargetMode="External"/><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91</Pages>
  <Words>26141</Words>
  <Characters>144041</Characters>
  <Application>Microsoft Office Word</Application>
  <DocSecurity>0</DocSecurity>
  <Lines>1973</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8</cp:revision>
  <dcterms:created xsi:type="dcterms:W3CDTF">2026-04-17T03:46:00Z</dcterms:created>
  <dcterms:modified xsi:type="dcterms:W3CDTF">2026-04-17T04:04:00Z</dcterms:modified>
</cp:coreProperties>
</file>