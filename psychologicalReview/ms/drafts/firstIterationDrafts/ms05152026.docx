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40C59679"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w:t>
      </w:r>
      <w:ins w:id="1" w:author="Benton, Deon" w:date="2026-05-16T15:40:00Z" w16du:dateUtc="2026-05-16T20:40:00Z">
        <w:r w:rsidR="00DB0881">
          <w:rPr>
            <w:rFonts w:ascii="Times New Roman" w:hAnsi="Times New Roman" w:cs="Times New Roman"/>
          </w:rPr>
          <w:t>Associative learning over differentially salient surface features is</w:t>
        </w:r>
      </w:ins>
      <w:r>
        <w:rPr>
          <w:rFonts w:ascii="Times New Roman" w:hAnsi="Times New Roman" w:cs="Times New Roman"/>
        </w:rPr>
        <w:t xml:space="preserve"> sufficient to explain infants’ </w:t>
      </w:r>
      <w:ins w:id="2"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090E36AE"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w:t>
      </w:r>
      <w:ins w:id="3" w:author="Benton, Deon" w:date="2026-05-16T15:39:00Z" w16du:dateUtc="2026-05-16T20:39:00Z">
        <w:r w:rsidR="00DB0881">
          <w:rPr>
            <w:rFonts w:ascii="Times New Roman" w:hAnsi="Times New Roman" w:cs="Times New Roman"/>
          </w:rPr>
          <w:t>action efficiency understanding</w:t>
        </w:r>
      </w:ins>
      <w:r w:rsidRPr="00FE7133">
        <w:rPr>
          <w:rFonts w:ascii="Times New Roman" w:hAnsi="Times New Roman" w:cs="Times New Roman"/>
        </w:rPr>
        <w:t xml:space="preserve">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 xml:space="preserve">for </w:t>
      </w:r>
      <w:ins w:id="4"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w:t>
      </w:r>
      <w:ins w:id="5" w:author="Benton, Deon" w:date="2026-05-16T15:39:00Z" w16du:dateUtc="2026-05-16T20:39:00Z">
        <w:r w:rsidR="00DB0881">
          <w:rPr>
            <w:rFonts w:ascii="Times New Roman" w:hAnsi="Times New Roman" w:cs="Times New Roman"/>
          </w:rPr>
          <w:t>action efficiency understanding</w:t>
        </w:r>
      </w:ins>
      <w:r w:rsidRPr="00FE7133">
        <w:rPr>
          <w:rFonts w:ascii="Times New Roman" w:hAnsi="Times New Roman" w:cs="Times New Roman"/>
        </w:rPr>
        <w:t>.</w:t>
      </w:r>
      <w:r>
        <w:rPr>
          <w:rFonts w:ascii="Times New Roman" w:hAnsi="Times New Roman" w:cs="Times New Roman"/>
        </w:rPr>
        <w:br w:type="page"/>
      </w:r>
    </w:p>
    <w:p w14:paraId="026B021C" w14:textId="1CC67FE6"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 xml:space="preserve">“Associative learning is sufficient to explain infants’ </w:t>
      </w:r>
      <w:del w:id="6" w:author="Benton, Deon" w:date="2026-05-16T15:39:00Z" w16du:dateUtc="2026-05-16T20:39:00Z">
        <w:r w:rsidDel="00DB0881">
          <w:rPr>
            <w:rFonts w:ascii="Times New Roman" w:hAnsi="Times New Roman" w:cs="Times New Roman"/>
          </w:rPr>
          <w:delText>action understanding</w:delText>
        </w:r>
      </w:del>
      <w:ins w:id="7"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w:t>
      </w:r>
    </w:p>
    <w:p w14:paraId="5E3CA6FD" w14:textId="4284367A"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ins w:id="8" w:author="Benton, Deon" w:date="2026-05-16T15:39:00Z" w16du:dateUtc="2026-05-16T20:39:00Z">
        <w:r w:rsidR="00DB0881">
          <w:rPr>
            <w:rFonts w:ascii="Times New Roman" w:hAnsi="Times New Roman" w:cs="Times New Roman"/>
          </w:rPr>
          <w:t>action efficiency understanding</w:t>
        </w:r>
      </w:ins>
      <w:r w:rsidR="008B24E1">
        <w:rPr>
          <w:rFonts w:ascii="Times New Roman" w:hAnsi="Times New Roman" w:cs="Times New Roman"/>
        </w:rPr>
        <w:t>—that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w:t>
      </w:r>
      <w:r w:rsidR="00B23EFA">
        <w:rPr>
          <w:rFonts w:ascii="Times New Roman" w:hAnsi="Times New Roman" w:cs="Times New Roman"/>
        </w:rPr>
        <w:lastRenderedPageBreak/>
        <w:t>al., 1985; Kellman &amp; Spelke,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0F5889B4"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w:t>
      </w:r>
      <w:ins w:id="9"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w:t>
      </w:r>
      <w:r w:rsidR="00230D82">
        <w:rPr>
          <w:rFonts w:ascii="Times New Roman" w:hAnsi="Times New Roman" w:cs="Times New Roman"/>
        </w:rPr>
        <w:t xml:space="preserve">in particular </w:t>
      </w:r>
      <w:r w:rsidR="006C0A30">
        <w:rPr>
          <w:rFonts w:ascii="Times New Roman" w:hAnsi="Times New Roman" w:cs="Times New Roman"/>
        </w:rPr>
        <w:t>were</w:t>
      </w:r>
      <w:r w:rsidR="00DB0E07">
        <w:rPr>
          <w:rFonts w:ascii="Times New Roman" w:hAnsi="Times New Roman" w:cs="Times New Roman"/>
        </w:rPr>
        <w:t xml:space="preserve">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053FC5D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w:t>
      </w:r>
      <w:r w:rsidR="00F478FB">
        <w:rPr>
          <w:rFonts w:ascii="Times New Roman" w:hAnsi="Times New Roman" w:cs="Times New Roman"/>
        </w:rPr>
        <w:t xml:space="preserve"> Still other research has shown that </w:t>
      </w:r>
      <w:ins w:id="10" w:author="Benton, Deon" w:date="2026-05-16T15:39:00Z" w16du:dateUtc="2026-05-16T20:39:00Z">
        <w:r w:rsidR="00DB0881">
          <w:rPr>
            <w:rFonts w:ascii="Times New Roman" w:hAnsi="Times New Roman" w:cs="Times New Roman"/>
          </w:rPr>
          <w:t xml:space="preserve">action efficiency </w:t>
        </w:r>
        <w:r w:rsidR="00DB0881">
          <w:rPr>
            <w:rFonts w:ascii="Times New Roman" w:hAnsi="Times New Roman" w:cs="Times New Roman"/>
          </w:rPr>
          <w:lastRenderedPageBreak/>
          <w:t>understanding</w:t>
        </w:r>
      </w:ins>
      <w:r w:rsidR="00F478FB">
        <w:rPr>
          <w:rFonts w:ascii="Times New Roman" w:hAnsi="Times New Roman" w:cs="Times New Roman"/>
        </w:rPr>
        <w:t xml:space="preserve"> can be elicited in infants as young as 3 months of age if they are given direct action experience (e.g., Skerry et al., 2013) or the action events themselves depict a causal interaction (e.g., Liu et al., 2019). </w:t>
      </w:r>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ins w:id="11" w:author="Benton, Deon" w:date="2026-05-16T15:39:00Z" w16du:dateUtc="2026-05-16T20:39:00Z">
        <w:r w:rsidR="00DB0881">
          <w:rPr>
            <w:rFonts w:ascii="Times New Roman" w:hAnsi="Times New Roman" w:cs="Times New Roman"/>
          </w:rPr>
          <w:t>action efficiency understanding</w:t>
        </w:r>
      </w:ins>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ins w:id="12" w:author="Benton, Deon" w:date="2026-05-16T15:39:00Z" w16du:dateUtc="2026-05-16T20:39:00Z">
        <w:r w:rsidR="00DB0881">
          <w:rPr>
            <w:rFonts w:ascii="Times New Roman" w:hAnsi="Times New Roman" w:cs="Times New Roman"/>
            <w:b/>
            <w:bCs/>
          </w:rPr>
          <w:t>action efficiency understanding</w:t>
        </w:r>
      </w:ins>
    </w:p>
    <w:p w14:paraId="697C4062" w14:textId="598B3A0F"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w:t>
      </w:r>
      <w:ins w:id="13" w:author="Benton, Deon" w:date="2026-05-16T15:39:00Z" w16du:dateUtc="2026-05-16T20:39:00Z">
        <w:r w:rsidR="00DB0881">
          <w:rPr>
            <w:rFonts w:ascii="Times New Roman" w:hAnsi="Times New Roman" w:cs="Times New Roman"/>
          </w:rPr>
          <w:t>action efficiency understanding</w:t>
        </w:r>
      </w:ins>
      <w:r w:rsidR="00E326A7">
        <w:rPr>
          <w:rFonts w:ascii="Times New Roman" w:hAnsi="Times New Roman" w:cs="Times New Roman"/>
        </w:rPr>
        <w:t xml:space="preserve">.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w:t>
      </w:r>
      <w:ins w:id="14" w:author="Benton, Deon" w:date="2026-05-11T12:45:00Z" w16du:dateUtc="2026-05-11T17:45:00Z">
        <w:r w:rsidR="009F48D5">
          <w:rPr>
            <w:rFonts w:ascii="Times New Roman" w:eastAsia="Times New Roman" w:hAnsi="Times New Roman" w:cs="Times New Roman"/>
          </w:rPr>
          <w:t>bound</w:t>
        </w:r>
      </w:ins>
      <w:r w:rsidR="00342333">
        <w:rPr>
          <w:rFonts w:ascii="Times New Roman" w:eastAsia="Times New Roman" w:hAnsi="Times New Roman" w:cs="Times New Roman"/>
        </w:rPr>
        <w:t xml:space="preserve"> and cohesive, and tend to move on linear trajectories.</w:t>
      </w:r>
      <w:r w:rsidR="00953B34" w:rsidRPr="00953B34">
        <w:rPr>
          <w:rFonts w:ascii="Times New Roman" w:eastAsia="Times New Roman" w:hAnsi="Times New Roman" w:cs="Times New Roman"/>
        </w:rPr>
        <w:t xml:space="preserve"> </w:t>
      </w:r>
    </w:p>
    <w:p w14:paraId="68C4497A" w14:textId="529C727C"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r w:rsidR="000B08D2">
        <w:rPr>
          <w:rFonts w:ascii="Times New Roman" w:eastAsia="Times New Roman" w:hAnsi="Times New Roman" w:cs="Times New Roman"/>
        </w:rPr>
        <w:t>this broad account</w:t>
      </w:r>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ins w:id="15" w:author="Benton, Deon" w:date="2026-05-11T12:45:00Z" w16du:dateUtc="2026-05-11T17:45:00Z">
        <w:r w:rsidR="009F48D5">
          <w:rPr>
            <w:rFonts w:ascii="Times New Roman" w:eastAsia="Times New Roman" w:hAnsi="Times New Roman" w:cs="Times New Roman"/>
          </w:rPr>
          <w:t>An extremely prominent one</w:t>
        </w:r>
      </w:ins>
      <w:r w:rsidR="002C2FA4">
        <w:rPr>
          <w:rFonts w:ascii="Times New Roman" w:hAnsi="Times New Roman" w:cs="Times New Roman"/>
        </w:rPr>
        <w:t xml:space="preserv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w:t>
      </w:r>
      <w:r w:rsidR="00FD6C4C">
        <w:rPr>
          <w:rFonts w:ascii="Times New Roman" w:hAnsi="Times New Roman" w:cs="Times New Roman"/>
        </w:rPr>
        <w:lastRenderedPageBreak/>
        <w:t>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0C44DE98"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xml:space="preserve">. As </w:t>
      </w:r>
      <w:r w:rsidR="00020BD2">
        <w:rPr>
          <w:rFonts w:ascii="Times New Roman" w:hAnsi="Times New Roman" w:cs="Times New Roman"/>
        </w:rPr>
        <w:lastRenderedPageBreak/>
        <w:t>such, the agent should choose to execute this plan.</w:t>
      </w:r>
      <w:r w:rsidRPr="00F06FB8">
        <w:rPr>
          <w:rFonts w:ascii="Times New Roman" w:hAnsi="Times New Roman" w:cs="Times New Roman"/>
        </w:rPr>
        <w:t xml:space="preserve"> A corollary of this is that infants will look 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w:t>
      </w:r>
      <w:r w:rsidR="00EC61AC">
        <w:rPr>
          <w:rFonts w:ascii="Times New Roman" w:hAnsi="Times New Roman" w:cs="Times New Roman"/>
        </w:rPr>
        <w:t xml:space="preserve"> and thus looked</w:t>
      </w:r>
      <w:r w:rsidR="00EC61AC" w:rsidRPr="00F06FB8">
        <w:rPr>
          <w:rFonts w:ascii="Times New Roman" w:hAnsi="Times New Roman" w:cs="Times New Roman"/>
        </w:rPr>
        <w:t xml:space="preserve"> equally at the events</w:t>
      </w:r>
      <w:r w:rsidRPr="00F06FB8">
        <w:rPr>
          <w:rFonts w:ascii="Times New Roman" w:hAnsi="Times New Roman" w:cs="Times New Roman"/>
        </w:rPr>
        <w:t>. This is because the barrier was not included in the habituation event. In this way, NUC explains both patterns of looking by assuming that infants prefer actions that make sense in terms of getting the most reward for the least cost.</w:t>
      </w:r>
    </w:p>
    <w:p w14:paraId="753B37F9" w14:textId="5F69791E"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ins w:id="16" w:author="Benton, Deon" w:date="2026-05-16T15:39:00Z" w16du:dateUtc="2026-05-16T20:39:00Z">
        <w:r w:rsidR="00DB0881">
          <w:rPr>
            <w:rFonts w:ascii="Times New Roman" w:hAnsi="Times New Roman" w:cs="Times New Roman"/>
          </w:rPr>
          <w:t>action efficiency understanding</w:t>
        </w:r>
      </w:ins>
      <w:r w:rsidRPr="00A06DD6">
        <w:rPr>
          <w:rFonts w:ascii="Times New Roman" w:hAnsi="Times New Roman" w:cs="Times New Roman"/>
        </w:rPr>
        <w:t xml:space="preserve"> specifically and </w:t>
      </w:r>
      <w:r w:rsidR="00D94C08">
        <w:rPr>
          <w:rFonts w:ascii="Times New Roman" w:hAnsi="Times New Roman" w:cs="Times New Roman"/>
        </w:rPr>
        <w:t xml:space="preserve">their </w:t>
      </w:r>
      <w:r w:rsidRPr="00A06DD6">
        <w:rPr>
          <w:rFonts w:ascii="Times New Roman" w:hAnsi="Times New Roman" w:cs="Times New Roman"/>
        </w:rPr>
        <w:t>reasoning about objects and entities generally can be explained by</w:t>
      </w:r>
      <w:r>
        <w:rPr>
          <w:rFonts w:ascii="Times New Roman" w:hAnsi="Times New Roman" w:cs="Times New Roman"/>
        </w:rPr>
        <w:t xml:space="preserve"> two</w:t>
      </w:r>
      <w:r w:rsidR="007C744E">
        <w:rPr>
          <w:rFonts w:ascii="Times New Roman" w:hAnsi="Times New Roman" w:cs="Times New Roman"/>
        </w:rPr>
        <w:t xml:space="preserve"> distinct</w:t>
      </w:r>
      <w:r w:rsidR="00932620">
        <w:rPr>
          <w:rFonts w:ascii="Times New Roman" w:hAnsi="Times New Roman" w:cs="Times New Roman"/>
        </w:rPr>
        <w:t xml:space="preserve"> domain-specific</w:t>
      </w:r>
      <w:r>
        <w:rPr>
          <w:rFonts w:ascii="Times New Roman" w:hAnsi="Times New Roman" w:cs="Times New Roman"/>
        </w:rPr>
        <w:t xml:space="preserve"> systems tha</w:t>
      </w:r>
      <w:r w:rsidR="00932620">
        <w:rPr>
          <w:rFonts w:ascii="Times New Roman" w:hAnsi="Times New Roman" w:cs="Times New Roman"/>
        </w:rPr>
        <w:t>t</w:t>
      </w:r>
      <w:r w:rsidRPr="00A06DD6">
        <w:rPr>
          <w:rFonts w:ascii="Times New Roman" w:hAnsi="Times New Roman" w:cs="Times New Roman"/>
        </w:rPr>
        <w:t xml:space="preserve"> </w:t>
      </w:r>
      <w:r w:rsidR="00932620">
        <w:rPr>
          <w:rFonts w:ascii="Times New Roman" w:hAnsi="Times New Roman" w:cs="Times New Roman"/>
        </w:rPr>
        <w:t>interact directly with one another</w:t>
      </w:r>
      <w:r w:rsidR="007C744E">
        <w:rPr>
          <w:rFonts w:ascii="Times New Roman" w:hAnsi="Times New Roman" w:cs="Times New Roman"/>
        </w:rPr>
        <w:t xml:space="preserve"> (</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1716AD">
        <w:rPr>
          <w:rFonts w:ascii="Times New Roman" w:hAnsi="Times New Roman" w:cs="Times New Roman"/>
        </w:rPr>
        <w:t xml:space="preserve">Although </w:t>
      </w:r>
      <w:r>
        <w:rPr>
          <w:rFonts w:ascii="Times New Roman" w:hAnsi="Times New Roman" w:cs="Times New Roman"/>
        </w:rPr>
        <w:t xml:space="preserve">this perspective </w:t>
      </w:r>
      <w:r w:rsidR="001716AD">
        <w:rPr>
          <w:rFonts w:ascii="Times New Roman" w:hAnsi="Times New Roman" w:cs="Times New Roman"/>
        </w:rPr>
        <w:t>has much in common with the core knowledge account</w:t>
      </w:r>
      <w:r>
        <w:rPr>
          <w:rFonts w:ascii="Times New Roman" w:hAnsi="Times New Roman" w:cs="Times New Roman"/>
        </w:rPr>
        <w:t xml:space="preserve">, </w:t>
      </w:r>
      <w:r w:rsidR="001716AD">
        <w:rPr>
          <w:rFonts w:ascii="Times New Roman" w:hAnsi="Times New Roman" w:cs="Times New Roman"/>
        </w:rPr>
        <w:t xml:space="preserve">there are important differences. </w:t>
      </w:r>
      <w:r w:rsidR="00C04915" w:rsidRPr="00C04915">
        <w:rPr>
          <w:rFonts w:ascii="Times New Roman" w:hAnsi="Times New Roman" w:cs="Times New Roman"/>
        </w:rPr>
        <w:t xml:space="preserve">One is that </w:t>
      </w:r>
      <w:r w:rsidR="009D21A1">
        <w:rPr>
          <w:rFonts w:ascii="Times New Roman" w:hAnsi="Times New Roman" w:cs="Times New Roman"/>
        </w:rPr>
        <w:t>Liu et al. (2015) argue that infants</w:t>
      </w:r>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r w:rsidR="009D21A1">
        <w:rPr>
          <w:rFonts w:ascii="Times New Roman" w:hAnsi="Times New Roman" w:cs="Times New Roman"/>
        </w:rPr>
        <w:t>though</w:t>
      </w:r>
      <w:r w:rsidR="00C04915" w:rsidRPr="00C04915">
        <w:rPr>
          <w:rFonts w:ascii="Times New Roman" w:hAnsi="Times New Roman" w:cs="Times New Roman"/>
        </w:rPr>
        <w:t xml:space="preserve"> see Spelke, 2022).</w:t>
      </w:r>
      <w:r w:rsidR="00C04915">
        <w:rPr>
          <w:rFonts w:ascii="Times New Roman" w:hAnsi="Times New Roman" w:cs="Times New Roman"/>
        </w:rPr>
        <w:t xml:space="preserve"> Another is that</w:t>
      </w:r>
      <w:r w:rsidR="002D1978">
        <w:rPr>
          <w:rFonts w:ascii="Times New Roman" w:hAnsi="Times New Roman" w:cs="Times New Roman"/>
        </w:rPr>
        <w:t xml:space="preserve"> the</w:t>
      </w:r>
      <w:r w:rsidR="00C04915">
        <w:rPr>
          <w:rFonts w:ascii="Times New Roman" w:hAnsi="Times New Roman" w:cs="Times New Roman"/>
        </w:rPr>
        <w:t xml:space="preserve"> naïve psychology </w:t>
      </w:r>
      <w:r w:rsidR="002C108B">
        <w:rPr>
          <w:rFonts w:ascii="Times New Roman" w:hAnsi="Times New Roman" w:cs="Times New Roman"/>
        </w:rPr>
        <w:t xml:space="preserve">is thought to depend on the naïve physics systems. As Liu et al. (2022) state, “computations about the mind require input from naïve physics to return an answer”. </w:t>
      </w:r>
      <w:r w:rsidR="005D5170">
        <w:rPr>
          <w:rFonts w:ascii="Times New Roman" w:hAnsi="Times New Roman" w:cs="Times New Roman"/>
        </w:rPr>
        <w:t xml:space="preserve">There is no necessary dependence between these two systems for proponents of the core knowledge perspective. </w:t>
      </w:r>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r w:rsidR="00576594">
        <w:rPr>
          <w:rFonts w:ascii="Times New Roman" w:hAnsi="Times New Roman" w:cs="Times New Roman"/>
        </w:rPr>
        <w:t>not only includes the fact that they are</w:t>
      </w:r>
      <w:r w:rsidR="00576594" w:rsidRPr="00576594">
        <w:rPr>
          <w:rFonts w:ascii="Times New Roman" w:hAnsi="Times New Roman" w:cs="Times New Roman"/>
        </w:rPr>
        <w:t xml:space="preserve"> intentional and self-propelled entities but </w:t>
      </w:r>
      <w:r w:rsidR="00576594">
        <w:rPr>
          <w:rFonts w:ascii="Times New Roman" w:hAnsi="Times New Roman" w:cs="Times New Roman"/>
        </w:rPr>
        <w:t>that fundamentally agents are</w:t>
      </w:r>
      <w:r w:rsidR="00576594" w:rsidRPr="00576594">
        <w:rPr>
          <w:rFonts w:ascii="Times New Roman" w:hAnsi="Times New Roman" w:cs="Times New Roman"/>
        </w:rPr>
        <w:t xml:space="preserve"> physical </w:t>
      </w:r>
      <w:r w:rsidR="00576594" w:rsidRPr="00576594">
        <w:rPr>
          <w:rFonts w:ascii="Times New Roman" w:hAnsi="Times New Roman" w:cs="Times New Roman"/>
        </w:rPr>
        <w:lastRenderedPageBreak/>
        <w:t xml:space="preserve">objects that move through </w:t>
      </w:r>
      <w:r w:rsidR="00576594">
        <w:rPr>
          <w:rFonts w:ascii="Times New Roman" w:hAnsi="Times New Roman" w:cs="Times New Roman"/>
        </w:rPr>
        <w:t>physical space</w:t>
      </w:r>
      <w:r w:rsidR="0050410C">
        <w:rPr>
          <w:rFonts w:ascii="Times New Roman" w:hAnsi="Times New Roman" w:cs="Times New Roman"/>
        </w:rPr>
        <w:t>—the notion</w:t>
      </w:r>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r w:rsidR="00576594" w:rsidRPr="00576594">
        <w:rPr>
          <w:rFonts w:ascii="Times New Roman" w:hAnsi="Times New Roman" w:cs="Times New Roman"/>
        </w:rPr>
        <w:t>.</w:t>
      </w:r>
      <w:r w:rsidR="0050410C">
        <w:rPr>
          <w:rFonts w:ascii="Times New Roman" w:hAnsi="Times New Roman" w:cs="Times New Roman"/>
        </w:rPr>
        <w:t xml:space="preserve"> </w:t>
      </w:r>
      <w:r w:rsidR="00FB5018">
        <w:rPr>
          <w:rFonts w:ascii="Times New Roman" w:hAnsi="Times New Roman" w:cs="Times New Roman"/>
        </w:rPr>
        <w:t>Yet, as with the core knowledge perspective, positing that infants possess a system for representing objects and one for representing agents presupposes that infants possess abstract</w:t>
      </w:r>
      <w:r w:rsidR="00555C07">
        <w:rPr>
          <w:rFonts w:ascii="Times New Roman" w:hAnsi="Times New Roman" w:cs="Times New Roman"/>
        </w:rPr>
        <w:t xml:space="preserve"> and</w:t>
      </w:r>
      <w:r w:rsidR="00FB5018">
        <w:rPr>
          <w:rFonts w:ascii="Times New Roman" w:hAnsi="Times New Roman" w:cs="Times New Roman"/>
        </w:rPr>
        <w:t xml:space="preserve"> conceptually rich concepts of agents and objects</w:t>
      </w:r>
      <w:r w:rsidR="00555C07">
        <w:rPr>
          <w:rFonts w:ascii="Times New Roman" w:hAnsi="Times New Roman" w:cs="Times New Roman"/>
        </w:rPr>
        <w:t xml:space="preserve"> that are present from birth or shortly thereafter</w:t>
      </w:r>
      <w:r w:rsidR="00FB5018">
        <w:rPr>
          <w:rFonts w:ascii="Times New Roman" w:hAnsi="Times New Roman" w:cs="Times New Roman"/>
        </w:rPr>
        <w:t xml:space="preserve">. </w:t>
      </w:r>
      <w:r w:rsidR="00F03A2B" w:rsidRPr="00F03A2B">
        <w:rPr>
          <w:rFonts w:ascii="Times New Roman" w:hAnsi="Times New Roman" w:cs="Times New Roman"/>
        </w:rPr>
        <w:t xml:space="preserve">Crucially, this account, much like the previous ones, can explain infants’ behavior in studies that assess their </w:t>
      </w:r>
      <w:ins w:id="17" w:author="Benton, Deon" w:date="2026-05-16T15:39:00Z" w16du:dateUtc="2026-05-16T20:39:00Z">
        <w:r w:rsidR="00DB0881">
          <w:rPr>
            <w:rFonts w:ascii="Times New Roman" w:hAnsi="Times New Roman" w:cs="Times New Roman"/>
          </w:rPr>
          <w:t>action efficiency understanding</w:t>
        </w:r>
      </w:ins>
      <w:r w:rsidR="00F03A2B" w:rsidRPr="00F03A2B">
        <w:rPr>
          <w:rFonts w:ascii="Times New Roman" w:hAnsi="Times New Roman" w:cs="Times New Roman"/>
        </w:rPr>
        <w:t xml:space="preserve">. For example, </w:t>
      </w:r>
      <w:r w:rsidR="005F6235">
        <w:rPr>
          <w:rFonts w:ascii="Times New Roman" w:hAnsi="Times New Roman" w:cs="Times New Roman"/>
        </w:rPr>
        <w:t>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 along with </w:t>
      </w:r>
      <w:r w:rsidR="00F03A2B">
        <w:rPr>
          <w:rFonts w:ascii="Times New Roman" w:hAnsi="Times New Roman" w:cs="Times New Roman"/>
        </w:rPr>
        <w:t>their associated costs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Liu et al. (2022) and </w:t>
      </w:r>
      <w:r w:rsidR="00D327B5">
        <w:rPr>
          <w:rFonts w:ascii="Times New Roman" w:hAnsi="Times New Roman" w:cs="Times New Roman"/>
        </w:rPr>
        <w:t>Jara-Ettinger et al. (2020) propose,</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actions that are</w:t>
      </w:r>
      <w:r w:rsidR="003F4AAC">
        <w:rPr>
          <w:rFonts w:ascii="Times New Roman" w:hAnsi="Times New Roman" w:cs="Times New Roman"/>
        </w:rPr>
        <w:t xml:space="preserve"> subjectively</w:t>
      </w:r>
      <w:r w:rsidR="00CE74E8">
        <w:rPr>
          <w:rFonts w:ascii="Times New Roman" w:hAnsi="Times New Roman" w:cs="Times New Roman"/>
        </w:rPr>
        <w:t xml:space="preserve"> maximally rewarding</w:t>
      </w:r>
      <w:r w:rsidR="00D327B5">
        <w:rPr>
          <w:rFonts w:ascii="Times New Roman" w:hAnsi="Times New Roman" w:cs="Times New Roman"/>
        </w:rPr>
        <w:t xml:space="preserve"> and minimally costly. </w:t>
      </w:r>
    </w:p>
    <w:p w14:paraId="7C9D2B33" w14:textId="5D29965F" w:rsidR="000F3F41" w:rsidRDefault="00C62E91" w:rsidP="00F06FB8">
      <w:pPr>
        <w:spacing w:line="480" w:lineRule="auto"/>
        <w:ind w:firstLine="720"/>
        <w:contextualSpacing/>
        <w:rPr>
          <w:ins w:id="18" w:author="Benton, Deon" w:date="2026-05-11T10:08:00Z" w16du:dateUtc="2026-05-11T15:08:00Z"/>
          <w:rFonts w:ascii="Times New Roman" w:hAnsi="Times New Roman" w:cs="Times New Roman"/>
        </w:rPr>
      </w:pPr>
      <w:ins w:id="19" w:author="Benton, Deon" w:date="2026-05-10T21:12:00Z" w16du:dateUtc="2026-05-11T02:12:00Z">
        <w:r w:rsidRPr="00C62E91">
          <w:rPr>
            <w:rFonts w:ascii="Times New Roman" w:hAnsi="Times New Roman" w:cs="Times New Roman"/>
          </w:rPr>
          <w:t>Although these perspectives differ</w:t>
        </w:r>
      </w:ins>
      <w:ins w:id="20" w:author="Benton, Deon" w:date="2026-05-11T12:33:00Z" w16du:dateUtc="2026-05-11T17:33:00Z">
        <w:r w:rsidR="00906243">
          <w:rPr>
            <w:rFonts w:ascii="Times New Roman" w:hAnsi="Times New Roman" w:cs="Times New Roman"/>
          </w:rPr>
          <w:t xml:space="preserve"> from one another</w:t>
        </w:r>
      </w:ins>
      <w:ins w:id="21" w:author="Benton, Deon" w:date="2026-05-10T21:12:00Z" w16du:dateUtc="2026-05-11T02:12:00Z">
        <w:r w:rsidRPr="00C62E91">
          <w:rPr>
            <w:rFonts w:ascii="Times New Roman" w:hAnsi="Times New Roman" w:cs="Times New Roman"/>
          </w:rPr>
          <w:t xml:space="preserve"> in their specifics, they share the notion that infants process others' actions</w:t>
        </w:r>
      </w:ins>
      <w:ins w:id="22" w:author="Benton, Deon" w:date="2026-05-11T11:55:00Z" w16du:dateUtc="2026-05-11T16:55:00Z">
        <w:r w:rsidR="00270E73">
          <w:rPr>
            <w:rFonts w:ascii="Times New Roman" w:hAnsi="Times New Roman" w:cs="Times New Roman"/>
          </w:rPr>
          <w:t xml:space="preserve"> both</w:t>
        </w:r>
      </w:ins>
      <w:ins w:id="23" w:author="Benton, Deon" w:date="2026-05-10T21:12:00Z" w16du:dateUtc="2026-05-11T02:12:00Z">
        <w:r w:rsidRPr="00C62E91">
          <w:rPr>
            <w:rFonts w:ascii="Times New Roman" w:hAnsi="Times New Roman" w:cs="Times New Roman"/>
          </w:rPr>
          <w:t xml:space="preserve"> in terms of the identities of the objects engaged in </w:t>
        </w:r>
        <w:r>
          <w:rPr>
            <w:rFonts w:ascii="Times New Roman" w:hAnsi="Times New Roman" w:cs="Times New Roman"/>
          </w:rPr>
          <w:t>them</w:t>
        </w:r>
        <w:r w:rsidRPr="00C62E91">
          <w:rPr>
            <w:rFonts w:ascii="Times New Roman" w:hAnsi="Times New Roman" w:cs="Times New Roman"/>
          </w:rPr>
          <w:t xml:space="preserve"> (</w:t>
        </w:r>
      </w:ins>
      <w:ins w:id="24" w:author="Benton, Deon" w:date="2026-05-10T21:13:00Z" w16du:dateUtc="2026-05-11T02:13:00Z">
        <w:r>
          <w:rPr>
            <w:rFonts w:ascii="Times New Roman" w:hAnsi="Times New Roman" w:cs="Times New Roman"/>
          </w:rPr>
          <w:t>i.e.,</w:t>
        </w:r>
      </w:ins>
      <w:ins w:id="25" w:author="Benton, Deon" w:date="2026-05-10T21:12:00Z" w16du:dateUtc="2026-05-11T02:12:00Z">
        <w:r w:rsidRPr="00C62E91">
          <w:rPr>
            <w:rFonts w:ascii="Times New Roman" w:hAnsi="Times New Roman" w:cs="Times New Roman"/>
          </w:rPr>
          <w:t xml:space="preserve"> agents or objects) and</w:t>
        </w:r>
      </w:ins>
      <w:ins w:id="26" w:author="Benton, Deon" w:date="2026-05-11T11:55:00Z" w16du:dateUtc="2026-05-11T16:55:00Z">
        <w:r w:rsidR="00270E73">
          <w:rPr>
            <w:rFonts w:ascii="Times New Roman" w:hAnsi="Times New Roman" w:cs="Times New Roman"/>
          </w:rPr>
          <w:t xml:space="preserve"> in terms of</w:t>
        </w:r>
      </w:ins>
      <w:ins w:id="27" w:author="Benton, Deon" w:date="2026-05-10T21:12:00Z" w16du:dateUtc="2026-05-11T02:12:00Z">
        <w:r w:rsidRPr="00C62E91">
          <w:rPr>
            <w:rFonts w:ascii="Times New Roman" w:hAnsi="Times New Roman" w:cs="Times New Roman"/>
          </w:rPr>
          <w:t xml:space="preserve"> </w:t>
        </w:r>
      </w:ins>
      <w:ins w:id="28" w:author="Benton, Deon" w:date="2026-05-10T21:13:00Z" w16du:dateUtc="2026-05-11T02:13:00Z">
        <w:r>
          <w:rPr>
            <w:rFonts w:ascii="Times New Roman" w:hAnsi="Times New Roman" w:cs="Times New Roman"/>
          </w:rPr>
          <w:t>their efficiency</w:t>
        </w:r>
      </w:ins>
      <w:ins w:id="29" w:author="Benton, Deon" w:date="2026-05-11T11:58:00Z" w16du:dateUtc="2026-05-11T16:58:00Z">
        <w:r w:rsidR="00CD2C97">
          <w:rPr>
            <w:rFonts w:ascii="Times New Roman" w:hAnsi="Times New Roman" w:cs="Times New Roman"/>
          </w:rPr>
          <w:t>,</w:t>
        </w:r>
      </w:ins>
      <w:ins w:id="30" w:author="Benton, Deon" w:date="2026-05-10T21:13:00Z" w16du:dateUtc="2026-05-11T02:13:00Z">
        <w:r>
          <w:rPr>
            <w:rFonts w:ascii="Times New Roman" w:hAnsi="Times New Roman" w:cs="Times New Roman"/>
          </w:rPr>
          <w:t xml:space="preserve"> </w:t>
        </w:r>
      </w:ins>
      <w:ins w:id="31" w:author="Benton, Deon" w:date="2026-05-11T11:55:00Z" w16du:dateUtc="2026-05-11T16:55:00Z">
        <w:r w:rsidR="001166DF">
          <w:rPr>
            <w:rFonts w:ascii="Times New Roman" w:hAnsi="Times New Roman" w:cs="Times New Roman"/>
          </w:rPr>
          <w:t xml:space="preserve">rationality, </w:t>
        </w:r>
      </w:ins>
      <w:ins w:id="32" w:author="Benton, Deon" w:date="2026-05-10T21:13:00Z" w16du:dateUtc="2026-05-11T02:13:00Z">
        <w:r>
          <w:rPr>
            <w:rFonts w:ascii="Times New Roman" w:hAnsi="Times New Roman" w:cs="Times New Roman"/>
          </w:rPr>
          <w:t>and cost</w:t>
        </w:r>
      </w:ins>
      <w:ins w:id="33" w:author="Benton, Deon" w:date="2026-05-11T11:58:00Z" w16du:dateUtc="2026-05-11T16:58:00Z">
        <w:r w:rsidR="00CD2C97">
          <w:rPr>
            <w:rFonts w:ascii="Times New Roman" w:hAnsi="Times New Roman" w:cs="Times New Roman"/>
          </w:rPr>
          <w:t>, a</w:t>
        </w:r>
      </w:ins>
      <w:ins w:id="34" w:author="Benton, Deon" w:date="2026-05-11T11:59:00Z" w16du:dateUtc="2026-05-11T16:59:00Z">
        <w:r w:rsidR="00CD2C97">
          <w:rPr>
            <w:rFonts w:ascii="Times New Roman" w:hAnsi="Times New Roman" w:cs="Times New Roman"/>
          </w:rPr>
          <w:t>mong other things</w:t>
        </w:r>
      </w:ins>
      <w:ins w:id="35" w:author="Benton, Deon" w:date="2026-05-10T21:12:00Z" w16du:dateUtc="2026-05-11T02:12:00Z">
        <w:r w:rsidRPr="00C62E91">
          <w:rPr>
            <w:rFonts w:ascii="Times New Roman" w:hAnsi="Times New Roman" w:cs="Times New Roman"/>
          </w:rPr>
          <w:t>. This has intuitive appeal, not least because adults probably do use such principles to process and interpret others' actions. Other a</w:t>
        </w:r>
      </w:ins>
      <w:ins w:id="36" w:author="Benton, Deon" w:date="2026-05-11T11:59:00Z" w16du:dateUtc="2026-05-11T16:59:00Z">
        <w:r w:rsidR="00CC4C6E">
          <w:rPr>
            <w:rFonts w:ascii="Times New Roman" w:hAnsi="Times New Roman" w:cs="Times New Roman"/>
          </w:rPr>
          <w:t>ttractive</w:t>
        </w:r>
      </w:ins>
      <w:ins w:id="37" w:author="Benton, Deon" w:date="2026-05-10T21:12:00Z" w16du:dateUtc="2026-05-11T02:12:00Z">
        <w:r w:rsidRPr="00C62E91">
          <w:rPr>
            <w:rFonts w:ascii="Times New Roman" w:hAnsi="Times New Roman" w:cs="Times New Roman"/>
          </w:rPr>
          <w:t xml:space="preserve"> aspects of these accounts are that they address foundational questions</w:t>
        </w:r>
      </w:ins>
      <w:ins w:id="38" w:author="Benton, Deon" w:date="2026-05-11T11:13:00Z" w16du:dateUtc="2026-05-11T16:13:00Z">
        <w:r w:rsidR="00AC6FC0">
          <w:rPr>
            <w:rFonts w:ascii="Times New Roman" w:hAnsi="Times New Roman" w:cs="Times New Roman"/>
          </w:rPr>
          <w:t xml:space="preserve"> at the heart of the developmental cognitive sciences</w:t>
        </w:r>
      </w:ins>
      <w:ins w:id="39" w:author="Benton, Deon" w:date="2026-05-11T11:57:00Z" w16du:dateUtc="2026-05-11T16:57:00Z">
        <w:r w:rsidR="00CD2C97">
          <w:rPr>
            <w:rFonts w:ascii="Times New Roman" w:hAnsi="Times New Roman" w:cs="Times New Roman"/>
          </w:rPr>
          <w:t>,</w:t>
        </w:r>
      </w:ins>
      <w:ins w:id="40" w:author="Benton, Deon" w:date="2026-05-10T21:12:00Z" w16du:dateUtc="2026-05-11T02:12:00Z">
        <w:r w:rsidRPr="00C62E91">
          <w:rPr>
            <w:rFonts w:ascii="Times New Roman" w:hAnsi="Times New Roman" w:cs="Times New Roman"/>
          </w:rPr>
          <w:t xml:space="preserve"> have generated a</w:t>
        </w:r>
      </w:ins>
      <w:ins w:id="41" w:author="Benton, Deon" w:date="2026-05-11T11:56:00Z" w16du:dateUtc="2026-05-11T16:56:00Z">
        <w:r w:rsidR="002F05F8">
          <w:rPr>
            <w:rFonts w:ascii="Times New Roman" w:hAnsi="Times New Roman" w:cs="Times New Roman"/>
          </w:rPr>
          <w:t xml:space="preserve"> substantial body of research,</w:t>
        </w:r>
      </w:ins>
      <w:ins w:id="42" w:author="Benton, Deon" w:date="2026-05-10T21:15:00Z" w16du:dateUtc="2026-05-11T02:15:00Z">
        <w:r>
          <w:rPr>
            <w:rFonts w:ascii="Times New Roman" w:hAnsi="Times New Roman" w:cs="Times New Roman"/>
          </w:rPr>
          <w:t xml:space="preserve"> </w:t>
        </w:r>
      </w:ins>
      <w:ins w:id="43" w:author="Benton, Deon" w:date="2026-05-10T21:12:00Z" w16du:dateUtc="2026-05-11T02:12:00Z">
        <w:r w:rsidRPr="00C62E91">
          <w:rPr>
            <w:rFonts w:ascii="Times New Roman" w:hAnsi="Times New Roman" w:cs="Times New Roman"/>
          </w:rPr>
          <w:t>and</w:t>
        </w:r>
      </w:ins>
      <w:ins w:id="44" w:author="Benton, Deon" w:date="2026-05-10T21:16:00Z" w16du:dateUtc="2026-05-11T02:16:00Z">
        <w:r>
          <w:rPr>
            <w:rFonts w:ascii="Times New Roman" w:hAnsi="Times New Roman" w:cs="Times New Roman"/>
          </w:rPr>
          <w:t xml:space="preserve"> </w:t>
        </w:r>
      </w:ins>
      <w:ins w:id="45" w:author="Benton, Deon" w:date="2026-05-11T12:00:00Z" w16du:dateUtc="2026-05-11T17:00:00Z">
        <w:r w:rsidR="006C5AAB">
          <w:rPr>
            <w:rFonts w:ascii="Times New Roman" w:hAnsi="Times New Roman" w:cs="Times New Roman"/>
          </w:rPr>
          <w:t>enjoy some degree of</w:t>
        </w:r>
      </w:ins>
      <w:ins w:id="46" w:author="Benton, Deon" w:date="2026-05-10T21:12:00Z" w16du:dateUtc="2026-05-11T02:12:00Z">
        <w:r w:rsidRPr="00C62E91">
          <w:rPr>
            <w:rFonts w:ascii="Times New Roman" w:hAnsi="Times New Roman" w:cs="Times New Roman"/>
          </w:rPr>
          <w:t xml:space="preserve"> empirical support. </w:t>
        </w:r>
      </w:ins>
      <w:ins w:id="47" w:author="Benton, Deon" w:date="2026-05-11T12:01:00Z" w16du:dateUtc="2026-05-11T17:01:00Z">
        <w:r w:rsidR="008A4FA6">
          <w:rPr>
            <w:rFonts w:ascii="Times New Roman" w:hAnsi="Times New Roman" w:cs="Times New Roman"/>
          </w:rPr>
          <w:t>Yet i</w:t>
        </w:r>
      </w:ins>
      <w:ins w:id="48" w:author="Benton, Deon" w:date="2026-05-11T09:53:00Z" w16du:dateUtc="2026-05-11T14:53:00Z">
        <w:r w:rsidR="00F42F5B">
          <w:rPr>
            <w:rFonts w:ascii="Times New Roman" w:hAnsi="Times New Roman" w:cs="Times New Roman"/>
          </w:rPr>
          <w:t xml:space="preserve">mportant questions </w:t>
        </w:r>
      </w:ins>
      <w:ins w:id="49" w:author="Benton, Deon" w:date="2026-05-10T21:23:00Z" w16du:dateUtc="2026-05-11T02:23:00Z">
        <w:r w:rsidR="00956572">
          <w:rPr>
            <w:rFonts w:ascii="Times New Roman" w:hAnsi="Times New Roman" w:cs="Times New Roman"/>
          </w:rPr>
          <w:t>remain</w:t>
        </w:r>
      </w:ins>
      <w:ins w:id="50" w:author="Benton, Deon" w:date="2026-05-10T21:19:00Z" w16du:dateUtc="2026-05-11T02:19:00Z">
        <w:r>
          <w:rPr>
            <w:rFonts w:ascii="Times New Roman" w:hAnsi="Times New Roman" w:cs="Times New Roman"/>
          </w:rPr>
          <w:t xml:space="preserve"> about key aspects of each proposal.</w:t>
        </w:r>
      </w:ins>
      <w:ins w:id="51" w:author="Benton, Deon" w:date="2026-05-10T21:12:00Z" w16du:dateUtc="2026-05-11T02:12:00Z">
        <w:r w:rsidRPr="00C62E91">
          <w:rPr>
            <w:rFonts w:ascii="Times New Roman" w:hAnsi="Times New Roman" w:cs="Times New Roman"/>
          </w:rPr>
          <w:t xml:space="preserve"> For example,</w:t>
        </w:r>
      </w:ins>
      <w:ins w:id="52" w:author="Benton, Deon" w:date="2026-05-10T21:26:00Z" w16du:dateUtc="2026-05-11T02:26:00Z">
        <w:r w:rsidR="00952AE6">
          <w:rPr>
            <w:rFonts w:ascii="Times New Roman" w:hAnsi="Times New Roman" w:cs="Times New Roman"/>
          </w:rPr>
          <w:t xml:space="preserve"> although</w:t>
        </w:r>
      </w:ins>
      <w:ins w:id="53" w:author="Benton, Deon" w:date="2026-05-10T21:12:00Z" w16du:dateUtc="2026-05-11T02:12:00Z">
        <w:r w:rsidRPr="00C62E91">
          <w:rPr>
            <w:rFonts w:ascii="Times New Roman" w:hAnsi="Times New Roman" w:cs="Times New Roman"/>
          </w:rPr>
          <w:t xml:space="preserve"> </w:t>
        </w:r>
      </w:ins>
      <w:ins w:id="54" w:author="Benton, Deon" w:date="2026-05-10T21:26:00Z" w16du:dateUtc="2026-05-11T02:26:00Z">
        <w:r w:rsidR="00952AE6">
          <w:rPr>
            <w:rFonts w:ascii="Times New Roman" w:hAnsi="Times New Roman" w:cs="Times New Roman"/>
          </w:rPr>
          <w:t>proponents of the</w:t>
        </w:r>
      </w:ins>
      <w:ins w:id="55" w:author="Benton, Deon" w:date="2026-05-10T21:12:00Z" w16du:dateUtc="2026-05-11T02:12:00Z">
        <w:r w:rsidRPr="00C62E91">
          <w:rPr>
            <w:rFonts w:ascii="Times New Roman" w:hAnsi="Times New Roman" w:cs="Times New Roman"/>
          </w:rPr>
          <w:t xml:space="preserve"> teleological stance </w:t>
        </w:r>
      </w:ins>
      <w:ins w:id="56" w:author="Benton, Deon" w:date="2026-05-10T21:26:00Z" w16du:dateUtc="2026-05-11T02:26:00Z">
        <w:r w:rsidR="00952AE6">
          <w:rPr>
            <w:rFonts w:ascii="Times New Roman" w:hAnsi="Times New Roman" w:cs="Times New Roman"/>
          </w:rPr>
          <w:t>maintain that</w:t>
        </w:r>
      </w:ins>
      <w:ins w:id="57" w:author="Benton, Deon" w:date="2026-05-10T21:12:00Z" w16du:dateUtc="2026-05-11T02:12:00Z">
        <w:r w:rsidRPr="00C62E91">
          <w:rPr>
            <w:rFonts w:ascii="Times New Roman" w:hAnsi="Times New Roman" w:cs="Times New Roman"/>
          </w:rPr>
          <w:t xml:space="preserve"> infants interpret actions in terms of</w:t>
        </w:r>
      </w:ins>
      <w:ins w:id="58" w:author="Benton, Deon" w:date="2026-05-10T21:22:00Z" w16du:dateUtc="2026-05-11T02:22:00Z">
        <w:r>
          <w:rPr>
            <w:rFonts w:ascii="Times New Roman" w:hAnsi="Times New Roman" w:cs="Times New Roman"/>
          </w:rPr>
          <w:t xml:space="preserve"> </w:t>
        </w:r>
      </w:ins>
      <w:ins w:id="59" w:author="Benton, Deon" w:date="2026-05-11T09:53:00Z" w16du:dateUtc="2026-05-11T14:53:00Z">
        <w:r w:rsidR="000651E9">
          <w:rPr>
            <w:rFonts w:ascii="Times New Roman" w:hAnsi="Times New Roman" w:cs="Times New Roman"/>
          </w:rPr>
          <w:t>goals, constraints, efficiency, and rationality,</w:t>
        </w:r>
      </w:ins>
      <w:ins w:id="60" w:author="Benton, Deon" w:date="2026-05-10T21:22:00Z" w16du:dateUtc="2026-05-11T02:22:00Z">
        <w:r>
          <w:rPr>
            <w:rFonts w:ascii="Times New Roman" w:hAnsi="Times New Roman" w:cs="Times New Roman"/>
          </w:rPr>
          <w:t xml:space="preserve"> </w:t>
        </w:r>
      </w:ins>
      <w:ins w:id="61" w:author="Benton, Deon" w:date="2026-05-11T09:53:00Z" w16du:dateUtc="2026-05-11T14:53:00Z">
        <w:r w:rsidR="000651E9">
          <w:rPr>
            <w:rFonts w:ascii="Times New Roman" w:hAnsi="Times New Roman" w:cs="Times New Roman"/>
          </w:rPr>
          <w:t>the theor</w:t>
        </w:r>
      </w:ins>
      <w:ins w:id="62" w:author="Benton, Deon" w:date="2026-05-11T09:54:00Z" w16du:dateUtc="2026-05-11T14:54:00Z">
        <w:r w:rsidR="000651E9">
          <w:rPr>
            <w:rFonts w:ascii="Times New Roman" w:hAnsi="Times New Roman" w:cs="Times New Roman"/>
          </w:rPr>
          <w:t>y is notably silent about the</w:t>
        </w:r>
      </w:ins>
      <w:ins w:id="63" w:author="Benton, Deon" w:date="2026-05-10T21:23:00Z" w16du:dateUtc="2026-05-11T02:23:00Z">
        <w:r w:rsidR="00956572">
          <w:rPr>
            <w:rFonts w:ascii="Times New Roman" w:hAnsi="Times New Roman" w:cs="Times New Roman"/>
          </w:rPr>
          <w:t xml:space="preserve"> </w:t>
        </w:r>
      </w:ins>
      <w:ins w:id="64" w:author="Benton, Deon" w:date="2026-05-10T21:12:00Z" w16du:dateUtc="2026-05-11T02:12:00Z">
        <w:r w:rsidRPr="00C62E91">
          <w:rPr>
            <w:rFonts w:ascii="Times New Roman" w:hAnsi="Times New Roman" w:cs="Times New Roman"/>
          </w:rPr>
          <w:t>origins of these notions.</w:t>
        </w:r>
      </w:ins>
      <w:ins w:id="65" w:author="Benton, Deon" w:date="2026-05-10T21:17:00Z" w16du:dateUtc="2026-05-11T02:17:00Z">
        <w:r>
          <w:rPr>
            <w:rFonts w:ascii="Times New Roman" w:hAnsi="Times New Roman" w:cs="Times New Roman"/>
          </w:rPr>
          <w:t xml:space="preserve"> </w:t>
        </w:r>
      </w:ins>
      <w:ins w:id="66" w:author="Benton, Deon" w:date="2026-05-11T09:54:00Z" w16du:dateUtc="2026-05-11T14:54:00Z">
        <w:r w:rsidR="005E54A6">
          <w:rPr>
            <w:rFonts w:ascii="Times New Roman" w:hAnsi="Times New Roman" w:cs="Times New Roman"/>
          </w:rPr>
          <w:t xml:space="preserve">This is a notable shortcoming given that possessing some idea of what makes an action </w:t>
        </w:r>
        <w:r w:rsidR="005E54A6">
          <w:rPr>
            <w:rFonts w:ascii="Times New Roman" w:hAnsi="Times New Roman" w:cs="Times New Roman"/>
          </w:rPr>
          <w:lastRenderedPageBreak/>
          <w:t xml:space="preserve">rational or efficient is a prerequisite </w:t>
        </w:r>
      </w:ins>
      <w:ins w:id="67" w:author="Benton, Deon" w:date="2026-05-11T09:55:00Z" w16du:dateUtc="2026-05-11T14:55:00Z">
        <w:r w:rsidR="005E54A6">
          <w:rPr>
            <w:rFonts w:ascii="Times New Roman" w:hAnsi="Times New Roman" w:cs="Times New Roman"/>
          </w:rPr>
          <w:t>for judging whether an action is or is not efficient or rational.</w:t>
        </w:r>
      </w:ins>
      <w:ins w:id="68" w:author="Benton, Deon" w:date="2026-05-10T21:30:00Z" w16du:dateUtc="2026-05-11T02:30:00Z">
        <w:r w:rsidR="00952AE6">
          <w:rPr>
            <w:rFonts w:ascii="Times New Roman" w:hAnsi="Times New Roman" w:cs="Times New Roman"/>
          </w:rPr>
          <w:t xml:space="preserve"> </w:t>
        </w:r>
      </w:ins>
      <w:ins w:id="69" w:author="Benton, Deon" w:date="2026-05-10T21:32:00Z" w16du:dateUtc="2026-05-11T02:32:00Z">
        <w:r w:rsidR="004277B3">
          <w:rPr>
            <w:rFonts w:ascii="Times New Roman" w:hAnsi="Times New Roman" w:cs="Times New Roman"/>
          </w:rPr>
          <w:t xml:space="preserve">Another </w:t>
        </w:r>
      </w:ins>
      <w:ins w:id="70" w:author="Benton, Deon" w:date="2026-05-11T10:01:00Z" w16du:dateUtc="2026-05-11T15:01:00Z">
        <w:r w:rsidR="005A6517">
          <w:rPr>
            <w:rFonts w:ascii="Times New Roman" w:hAnsi="Times New Roman" w:cs="Times New Roman"/>
          </w:rPr>
          <w:t>critique of this proposal is that it remains to be seen how</w:t>
        </w:r>
      </w:ins>
      <w:ins w:id="71" w:author="Benton, Deon" w:date="2026-05-11T10:02:00Z" w16du:dateUtc="2026-05-11T15:02:00Z">
        <w:r w:rsidR="005A6517">
          <w:rPr>
            <w:rFonts w:ascii="Times New Roman" w:hAnsi="Times New Roman" w:cs="Times New Roman"/>
          </w:rPr>
          <w:t>,</w:t>
        </w:r>
      </w:ins>
      <w:ins w:id="72" w:author="Benton, Deon" w:date="2026-05-11T10:01:00Z" w16du:dateUtc="2026-05-11T15:01:00Z">
        <w:r w:rsidR="005A6517">
          <w:rPr>
            <w:rFonts w:ascii="Times New Roman" w:hAnsi="Times New Roman" w:cs="Times New Roman"/>
          </w:rPr>
          <w:t xml:space="preserve"> </w:t>
        </w:r>
      </w:ins>
      <w:ins w:id="73" w:author="Benton, Deon" w:date="2026-05-11T10:02:00Z" w16du:dateUtc="2026-05-11T15:02:00Z">
        <w:r w:rsidR="005A6517">
          <w:rPr>
            <w:rFonts w:ascii="Times New Roman" w:hAnsi="Times New Roman" w:cs="Times New Roman"/>
          </w:rPr>
          <w:t xml:space="preserve">in precise mechanistic terms, </w:t>
        </w:r>
      </w:ins>
      <w:ins w:id="74" w:author="Benton, Deon" w:date="2026-05-10T21:33:00Z" w16du:dateUtc="2026-05-11T02:33:00Z">
        <w:r w:rsidR="004277B3">
          <w:rPr>
            <w:rFonts w:ascii="Times New Roman" w:hAnsi="Times New Roman" w:cs="Times New Roman"/>
          </w:rPr>
          <w:t>an</w:t>
        </w:r>
      </w:ins>
      <w:ins w:id="75" w:author="Benton, Deon" w:date="2026-05-10T21:12:00Z" w16du:dateUtc="2026-05-11T02:12:00Z">
        <w:r w:rsidRPr="00C62E91">
          <w:rPr>
            <w:rFonts w:ascii="Times New Roman" w:hAnsi="Times New Roman" w:cs="Times New Roman"/>
          </w:rPr>
          <w:t xml:space="preserve"> observed action </w:t>
        </w:r>
      </w:ins>
      <w:ins w:id="76" w:author="Benton, Deon" w:date="2026-05-11T10:02:00Z" w16du:dateUtc="2026-05-11T15:02:00Z">
        <w:r w:rsidR="005A6517">
          <w:rPr>
            <w:rFonts w:ascii="Times New Roman" w:hAnsi="Times New Roman" w:cs="Times New Roman"/>
          </w:rPr>
          <w:t>consisting of</w:t>
        </w:r>
      </w:ins>
      <w:ins w:id="77" w:author="Benton, Deon" w:date="2026-05-10T21:12:00Z" w16du:dateUtc="2026-05-11T02:12:00Z">
        <w:r w:rsidRPr="00C62E91">
          <w:rPr>
            <w:rFonts w:ascii="Times New Roman" w:hAnsi="Times New Roman" w:cs="Times New Roman"/>
          </w:rPr>
          <w:t xml:space="preserve"> </w:t>
        </w:r>
      </w:ins>
      <w:ins w:id="78" w:author="Benton, Deon" w:date="2026-05-11T10:03:00Z" w16du:dateUtc="2026-05-11T15:03:00Z">
        <w:r w:rsidR="005A6517">
          <w:rPr>
            <w:rFonts w:ascii="Times New Roman" w:hAnsi="Times New Roman" w:cs="Times New Roman"/>
          </w:rPr>
          <w:t>an end state, a physical context, and observed behavior</w:t>
        </w:r>
      </w:ins>
      <w:ins w:id="79" w:author="Benton, Deon" w:date="2026-05-10T21:12:00Z" w16du:dateUtc="2026-05-11T02:12:00Z">
        <w:r w:rsidRPr="00C62E91">
          <w:rPr>
            <w:rFonts w:ascii="Times New Roman" w:hAnsi="Times New Roman" w:cs="Times New Roman"/>
          </w:rPr>
          <w:t xml:space="preserve"> is transformed into </w:t>
        </w:r>
      </w:ins>
      <w:ins w:id="80" w:author="Benton, Deon" w:date="2026-05-10T21:33:00Z" w16du:dateUtc="2026-05-11T02:33:00Z">
        <w:r w:rsidR="004277B3">
          <w:rPr>
            <w:rFonts w:ascii="Times New Roman" w:hAnsi="Times New Roman" w:cs="Times New Roman"/>
          </w:rPr>
          <w:t>an</w:t>
        </w:r>
      </w:ins>
      <w:ins w:id="81" w:author="Benton, Deon" w:date="2026-05-10T21:12:00Z" w16du:dateUtc="2026-05-11T02:12:00Z">
        <w:r w:rsidRPr="00C62E91">
          <w:rPr>
            <w:rFonts w:ascii="Times New Roman" w:hAnsi="Times New Roman" w:cs="Times New Roman"/>
          </w:rPr>
          <w:t xml:space="preserve"> interpreted action representation consisting of goals, behaviors, and constraints</w:t>
        </w:r>
      </w:ins>
      <w:ins w:id="82" w:author="Benton, Deon" w:date="2026-05-11T10:08:00Z" w16du:dateUtc="2026-05-11T15:08:00Z">
        <w:r w:rsidR="000F3F41">
          <w:rPr>
            <w:rFonts w:ascii="Times New Roman" w:hAnsi="Times New Roman" w:cs="Times New Roman"/>
          </w:rPr>
          <w:t xml:space="preserve"> (</w:t>
        </w:r>
      </w:ins>
      <w:ins w:id="83" w:author="Benton, Deon" w:date="2026-05-11T12:24:00Z" w16du:dateUtc="2026-05-11T17:24:00Z">
        <w:r w:rsidR="0029581D">
          <w:rPr>
            <w:rFonts w:ascii="Times New Roman" w:hAnsi="Times New Roman" w:cs="Times New Roman"/>
          </w:rPr>
          <w:t xml:space="preserve">Csibra et al., 2003; </w:t>
        </w:r>
      </w:ins>
      <w:ins w:id="84" w:author="Benton, Deon" w:date="2026-05-11T10:12:00Z" w16du:dateUtc="2026-05-11T15:12:00Z">
        <w:r w:rsidR="00D749CF">
          <w:rPr>
            <w:rFonts w:ascii="Times New Roman" w:hAnsi="Times New Roman" w:cs="Times New Roman"/>
          </w:rPr>
          <w:t>Gergely &amp; Csibra, 1997</w:t>
        </w:r>
      </w:ins>
      <w:ins w:id="85" w:author="Benton, Deon" w:date="2026-05-11T10:09:00Z" w16du:dateUtc="2026-05-11T15:09:00Z">
        <w:r w:rsidR="000F3F41">
          <w:rPr>
            <w:rFonts w:ascii="Times New Roman" w:hAnsi="Times New Roman" w:cs="Times New Roman"/>
          </w:rPr>
          <w:t>)</w:t>
        </w:r>
      </w:ins>
      <w:ins w:id="86" w:author="Benton, Deon" w:date="2026-05-11T10:05:00Z" w16du:dateUtc="2026-05-11T15:05:00Z">
        <w:r w:rsidR="00577501">
          <w:rPr>
            <w:rFonts w:ascii="Times New Roman" w:hAnsi="Times New Roman" w:cs="Times New Roman"/>
          </w:rPr>
          <w:t xml:space="preserve">; merely </w:t>
        </w:r>
      </w:ins>
      <w:ins w:id="87" w:author="Benton, Deon" w:date="2026-05-11T10:06:00Z" w16du:dateUtc="2026-05-11T15:06:00Z">
        <w:r w:rsidR="002267D1">
          <w:rPr>
            <w:rFonts w:ascii="Times New Roman" w:hAnsi="Times New Roman" w:cs="Times New Roman"/>
          </w:rPr>
          <w:t>stipulating</w:t>
        </w:r>
      </w:ins>
      <w:ins w:id="88" w:author="Benton, Deon" w:date="2026-05-11T10:05:00Z" w16du:dateUtc="2026-05-11T15:05:00Z">
        <w:r w:rsidR="00577501">
          <w:rPr>
            <w:rFonts w:ascii="Times New Roman" w:hAnsi="Times New Roman" w:cs="Times New Roman"/>
          </w:rPr>
          <w:t xml:space="preserve"> </w:t>
        </w:r>
      </w:ins>
      <w:ins w:id="89" w:author="Benton, Deon" w:date="2026-05-11T10:06:00Z" w16du:dateUtc="2026-05-11T15:06:00Z">
        <w:r w:rsidR="002267D1">
          <w:rPr>
            <w:rFonts w:ascii="Times New Roman" w:hAnsi="Times New Roman" w:cs="Times New Roman"/>
          </w:rPr>
          <w:t>that such a transformation takes place</w:t>
        </w:r>
      </w:ins>
      <w:ins w:id="90" w:author="Benton, Deon" w:date="2026-05-11T10:07:00Z" w16du:dateUtc="2026-05-11T15:07:00Z">
        <w:r w:rsidR="002267D1">
          <w:rPr>
            <w:rFonts w:ascii="Times New Roman" w:hAnsi="Times New Roman" w:cs="Times New Roman"/>
          </w:rPr>
          <w:t xml:space="preserve"> once </w:t>
        </w:r>
      </w:ins>
      <w:ins w:id="91" w:author="Benton, Deon" w:date="2026-05-11T10:17:00Z" w16du:dateUtc="2026-05-11T15:17:00Z">
        <w:r w:rsidR="00CF1087">
          <w:rPr>
            <w:rFonts w:ascii="Times New Roman" w:hAnsi="Times New Roman" w:cs="Times New Roman"/>
          </w:rPr>
          <w:t>it is determined that some</w:t>
        </w:r>
      </w:ins>
      <w:ins w:id="92" w:author="Benton, Deon" w:date="2026-05-11T10:18:00Z" w16du:dateUtc="2026-05-11T15:18:00Z">
        <w:r w:rsidR="00CF1087">
          <w:rPr>
            <w:rFonts w:ascii="Times New Roman" w:hAnsi="Times New Roman" w:cs="Times New Roman"/>
          </w:rPr>
          <w:t xml:space="preserve"> </w:t>
        </w:r>
      </w:ins>
      <w:ins w:id="93" w:author="Benton, Deon" w:date="2026-05-11T10:08:00Z" w16du:dateUtc="2026-05-11T15:08:00Z">
        <w:r w:rsidR="000F3F41">
          <w:rPr>
            <w:rFonts w:ascii="Times New Roman" w:hAnsi="Times New Roman" w:cs="Times New Roman"/>
          </w:rPr>
          <w:t>behavior is</w:t>
        </w:r>
      </w:ins>
      <w:ins w:id="94" w:author="Benton, Deon" w:date="2026-05-11T10:05:00Z" w16du:dateUtc="2026-05-11T15:05:00Z">
        <w:r w:rsidR="00577501">
          <w:rPr>
            <w:rFonts w:ascii="Times New Roman" w:hAnsi="Times New Roman" w:cs="Times New Roman"/>
          </w:rPr>
          <w:t xml:space="preserve"> </w:t>
        </w:r>
      </w:ins>
      <w:ins w:id="95" w:author="Benton, Deon" w:date="2026-05-11T10:08:00Z" w16du:dateUtc="2026-05-11T15:08:00Z">
        <w:r w:rsidR="000F3F41">
          <w:rPr>
            <w:rFonts w:ascii="Times New Roman" w:hAnsi="Times New Roman" w:cs="Times New Roman"/>
          </w:rPr>
          <w:t>rational</w:t>
        </w:r>
      </w:ins>
      <w:ins w:id="96" w:author="Benton, Deon" w:date="2026-05-11T10:17:00Z" w16du:dateUtc="2026-05-11T15:17:00Z">
        <w:r w:rsidR="00CF1087">
          <w:rPr>
            <w:rFonts w:ascii="Times New Roman" w:hAnsi="Times New Roman" w:cs="Times New Roman"/>
          </w:rPr>
          <w:t xml:space="preserve"> and goal-directed if it is the most efficient way to achieve some end state</w:t>
        </w:r>
      </w:ins>
      <w:ins w:id="97" w:author="Benton, Deon" w:date="2026-05-11T10:06:00Z" w16du:dateUtc="2026-05-11T15:06:00Z">
        <w:r w:rsidR="002267D1">
          <w:rPr>
            <w:rFonts w:ascii="Times New Roman" w:hAnsi="Times New Roman" w:cs="Times New Roman"/>
          </w:rPr>
          <w:t xml:space="preserve"> given the physical context is insufficient</w:t>
        </w:r>
      </w:ins>
      <w:ins w:id="98" w:author="Benton, Deon" w:date="2026-05-10T21:12:00Z" w16du:dateUtc="2026-05-11T02:12:00Z">
        <w:r w:rsidRPr="00C62E91">
          <w:rPr>
            <w:rFonts w:ascii="Times New Roman" w:hAnsi="Times New Roman" w:cs="Times New Roman"/>
          </w:rPr>
          <w:t xml:space="preserve">. </w:t>
        </w:r>
      </w:ins>
    </w:p>
    <w:p w14:paraId="0D732D48" w14:textId="109E7187" w:rsidR="00201A31" w:rsidRDefault="00C62E91" w:rsidP="00337B96">
      <w:pPr>
        <w:spacing w:line="480" w:lineRule="auto"/>
        <w:ind w:firstLine="720"/>
        <w:contextualSpacing/>
        <w:rPr>
          <w:ins w:id="99" w:author="Benton, Deon" w:date="2026-05-11T11:20:00Z" w16du:dateUtc="2026-05-11T16:20:00Z"/>
          <w:rFonts w:ascii="Times New Roman" w:hAnsi="Times New Roman" w:cs="Times New Roman"/>
        </w:rPr>
      </w:pPr>
      <w:ins w:id="100" w:author="Benton, Deon" w:date="2026-05-10T21:12:00Z" w16du:dateUtc="2026-05-11T02:12:00Z">
        <w:r w:rsidRPr="00C62E91">
          <w:rPr>
            <w:rFonts w:ascii="Times New Roman" w:hAnsi="Times New Roman" w:cs="Times New Roman"/>
          </w:rPr>
          <w:t>Similar concerns apply to the naive utility calculus account.</w:t>
        </w:r>
      </w:ins>
      <w:ins w:id="101" w:author="Benton, Deon" w:date="2026-05-11T10:39:00Z" w16du:dateUtc="2026-05-11T15:39:00Z">
        <w:r w:rsidR="00B83F51">
          <w:rPr>
            <w:rFonts w:ascii="Times New Roman" w:hAnsi="Times New Roman" w:cs="Times New Roman"/>
          </w:rPr>
          <w:t xml:space="preserve"> </w:t>
        </w:r>
      </w:ins>
      <w:ins w:id="102" w:author="Benton, Deon" w:date="2026-05-11T10:24:00Z" w16du:dateUtc="2026-05-11T15:24:00Z">
        <w:r w:rsidR="00B967F8">
          <w:rPr>
            <w:rFonts w:ascii="Times New Roman" w:hAnsi="Times New Roman" w:cs="Times New Roman"/>
          </w:rPr>
          <w:t>Two concerns are particularly worth noting.</w:t>
        </w:r>
      </w:ins>
      <w:ins w:id="103" w:author="Benton, Deon" w:date="2026-05-11T10:29:00Z" w16du:dateUtc="2026-05-11T15:29:00Z">
        <w:r w:rsidR="00CE6C6A">
          <w:rPr>
            <w:rFonts w:ascii="Times New Roman" w:hAnsi="Times New Roman" w:cs="Times New Roman"/>
          </w:rPr>
          <w:t xml:space="preserve"> The first is that </w:t>
        </w:r>
        <w:r w:rsidR="005639C4">
          <w:rPr>
            <w:rFonts w:ascii="Times New Roman" w:hAnsi="Times New Roman" w:cs="Times New Roman"/>
          </w:rPr>
          <w:t>this theory leaves unspecified the deve</w:t>
        </w:r>
      </w:ins>
      <w:ins w:id="104" w:author="Benton, Deon" w:date="2026-05-11T10:30:00Z" w16du:dateUtc="2026-05-11T15:30:00Z">
        <w:r w:rsidR="005639C4">
          <w:rPr>
            <w:rFonts w:ascii="Times New Roman" w:hAnsi="Times New Roman" w:cs="Times New Roman"/>
          </w:rPr>
          <w:t>lopmental origins of notions such as reward, cost, and subjective utility</w:t>
        </w:r>
      </w:ins>
      <w:ins w:id="105" w:author="Benton, Deon" w:date="2026-05-11T10:31:00Z" w16du:dateUtc="2026-05-11T15:31:00Z">
        <w:r w:rsidR="005639C4">
          <w:rPr>
            <w:rFonts w:ascii="Times New Roman" w:hAnsi="Times New Roman" w:cs="Times New Roman"/>
          </w:rPr>
          <w:t>; learners are simply assumed to</w:t>
        </w:r>
        <w:r w:rsidR="0095422A">
          <w:rPr>
            <w:rFonts w:ascii="Times New Roman" w:hAnsi="Times New Roman" w:cs="Times New Roman"/>
          </w:rPr>
          <w:t xml:space="preserve"> </w:t>
        </w:r>
      </w:ins>
      <w:ins w:id="106" w:author="Benton, Deon" w:date="2026-05-11T10:41:00Z" w16du:dateUtc="2026-05-11T15:41:00Z">
        <w:r w:rsidR="00AA6E3C">
          <w:rPr>
            <w:rFonts w:ascii="Times New Roman" w:hAnsi="Times New Roman" w:cs="Times New Roman"/>
          </w:rPr>
          <w:t>us</w:t>
        </w:r>
      </w:ins>
      <w:ins w:id="107" w:author="Benton, Deon" w:date="2026-05-11T10:31:00Z" w16du:dateUtc="2026-05-11T15:31:00Z">
        <w:r w:rsidR="0095422A">
          <w:rPr>
            <w:rFonts w:ascii="Times New Roman" w:hAnsi="Times New Roman" w:cs="Times New Roman"/>
          </w:rPr>
          <w:t xml:space="preserve">e these </w:t>
        </w:r>
      </w:ins>
      <w:ins w:id="108" w:author="Benton, Deon" w:date="2026-05-11T10:42:00Z" w16du:dateUtc="2026-05-11T15:42:00Z">
        <w:r w:rsidR="00AA6E3C">
          <w:rPr>
            <w:rFonts w:ascii="Times New Roman" w:hAnsi="Times New Roman" w:cs="Times New Roman"/>
          </w:rPr>
          <w:t>concepts when</w:t>
        </w:r>
      </w:ins>
      <w:ins w:id="109" w:author="Benton, Deon" w:date="2026-05-11T10:41:00Z" w16du:dateUtc="2026-05-11T15:41:00Z">
        <w:r w:rsidR="00AA6E3C">
          <w:rPr>
            <w:rFonts w:ascii="Times New Roman" w:hAnsi="Times New Roman" w:cs="Times New Roman"/>
          </w:rPr>
          <w:t xml:space="preserve"> evaluating the basis of an agent’s actions. The second </w:t>
        </w:r>
      </w:ins>
      <w:ins w:id="110" w:author="Benton, Deon" w:date="2026-05-11T10:42:00Z" w16du:dateUtc="2026-05-11T15:42:00Z">
        <w:r w:rsidR="00AA6E3C">
          <w:rPr>
            <w:rFonts w:ascii="Times New Roman" w:hAnsi="Times New Roman" w:cs="Times New Roman"/>
          </w:rPr>
          <w:t xml:space="preserve">is that because this perspective is cast at Marr’s (1982) computational level, </w:t>
        </w:r>
      </w:ins>
      <w:ins w:id="111" w:author="Benton, Deon" w:date="2026-05-11T12:28:00Z" w16du:dateUtc="2026-05-11T17:28:00Z">
        <w:r w:rsidR="00972FDA">
          <w:rPr>
            <w:rFonts w:ascii="Times New Roman" w:hAnsi="Times New Roman" w:cs="Times New Roman"/>
          </w:rPr>
          <w:t xml:space="preserve">it has yet to be determined </w:t>
        </w:r>
      </w:ins>
      <w:ins w:id="112" w:author="Benton, Deon" w:date="2026-05-11T10:44:00Z" w16du:dateUtc="2026-05-11T15:44:00Z">
        <w:r w:rsidR="00041BC9">
          <w:rPr>
            <w:rFonts w:ascii="Times New Roman" w:hAnsi="Times New Roman" w:cs="Times New Roman"/>
          </w:rPr>
          <w:t>how</w:t>
        </w:r>
      </w:ins>
      <w:ins w:id="113" w:author="Benton, Deon" w:date="2026-05-11T10:46:00Z" w16du:dateUtc="2026-05-11T15:46:00Z">
        <w:r w:rsidR="00041BC9">
          <w:rPr>
            <w:rFonts w:ascii="Times New Roman" w:hAnsi="Times New Roman" w:cs="Times New Roman"/>
          </w:rPr>
          <w:t xml:space="preserve"> </w:t>
        </w:r>
      </w:ins>
      <w:ins w:id="114" w:author="Benton, Deon" w:date="2026-05-11T10:42:00Z" w16du:dateUtc="2026-05-11T15:42:00Z">
        <w:r w:rsidR="00AA6E3C">
          <w:rPr>
            <w:rFonts w:ascii="Times New Roman" w:hAnsi="Times New Roman" w:cs="Times New Roman"/>
          </w:rPr>
          <w:t>the co</w:t>
        </w:r>
      </w:ins>
      <w:ins w:id="115" w:author="Benton, Deon" w:date="2026-05-11T10:43:00Z" w16du:dateUtc="2026-05-11T15:43:00Z">
        <w:r w:rsidR="00AA6E3C">
          <w:rPr>
            <w:rFonts w:ascii="Times New Roman" w:hAnsi="Times New Roman" w:cs="Times New Roman"/>
          </w:rPr>
          <w:t xml:space="preserve">mputations </w:t>
        </w:r>
      </w:ins>
      <w:ins w:id="116" w:author="Benton, Deon" w:date="2026-05-11T10:45:00Z" w16du:dateUtc="2026-05-11T15:45:00Z">
        <w:r w:rsidR="00041BC9">
          <w:rPr>
            <w:rFonts w:ascii="Times New Roman" w:hAnsi="Times New Roman" w:cs="Times New Roman"/>
          </w:rPr>
          <w:t>specified</w:t>
        </w:r>
      </w:ins>
      <w:ins w:id="117" w:author="Benton, Deon" w:date="2026-05-11T10:51:00Z" w16du:dateUtc="2026-05-11T15:51:00Z">
        <w:r w:rsidR="008541BE">
          <w:rPr>
            <w:rFonts w:ascii="Times New Roman" w:hAnsi="Times New Roman" w:cs="Times New Roman"/>
          </w:rPr>
          <w:t xml:space="preserve"> by the</w:t>
        </w:r>
      </w:ins>
      <w:ins w:id="118" w:author="Benton, Deon" w:date="2026-05-11T10:45:00Z" w16du:dateUtc="2026-05-11T15:45:00Z">
        <w:r w:rsidR="00041BC9">
          <w:rPr>
            <w:rFonts w:ascii="Times New Roman" w:hAnsi="Times New Roman" w:cs="Times New Roman"/>
          </w:rPr>
          <w:t xml:space="preserve"> theory are physically realized</w:t>
        </w:r>
      </w:ins>
      <w:ins w:id="119" w:author="Benton, Deon" w:date="2026-05-11T10:46:00Z" w16du:dateUtc="2026-05-11T15:46:00Z">
        <w:r w:rsidR="00BC3476">
          <w:rPr>
            <w:rFonts w:ascii="Times New Roman" w:hAnsi="Times New Roman" w:cs="Times New Roman"/>
          </w:rPr>
          <w:t xml:space="preserve"> in the human brain and mind</w:t>
        </w:r>
      </w:ins>
      <w:ins w:id="120" w:author="Benton, Deon" w:date="2026-05-11T10:45:00Z" w16du:dateUtc="2026-05-11T15:45:00Z">
        <w:r w:rsidR="00041BC9">
          <w:rPr>
            <w:rFonts w:ascii="Times New Roman" w:hAnsi="Times New Roman" w:cs="Times New Roman"/>
          </w:rPr>
          <w:t xml:space="preserve"> </w:t>
        </w:r>
      </w:ins>
      <w:ins w:id="121" w:author="Benton, Deon" w:date="2026-05-11T10:46:00Z" w16du:dateUtc="2026-05-11T15:46:00Z">
        <w:r w:rsidR="00041BC9">
          <w:rPr>
            <w:rFonts w:ascii="Times New Roman" w:hAnsi="Times New Roman" w:cs="Times New Roman"/>
          </w:rPr>
          <w:t xml:space="preserve">at </w:t>
        </w:r>
      </w:ins>
      <w:ins w:id="122" w:author="Benton, Deon" w:date="2026-05-11T10:49:00Z" w16du:dateUtc="2026-05-11T15:49:00Z">
        <w:r w:rsidR="002913D3">
          <w:rPr>
            <w:rFonts w:ascii="Times New Roman" w:hAnsi="Times New Roman" w:cs="Times New Roman"/>
          </w:rPr>
          <w:t>the</w:t>
        </w:r>
      </w:ins>
      <w:ins w:id="123" w:author="Benton, Deon" w:date="2026-05-11T10:46:00Z" w16du:dateUtc="2026-05-11T15:46:00Z">
        <w:r w:rsidR="00041BC9">
          <w:rPr>
            <w:rFonts w:ascii="Times New Roman" w:hAnsi="Times New Roman" w:cs="Times New Roman"/>
          </w:rPr>
          <w:t xml:space="preserve"> </w:t>
        </w:r>
        <w:r w:rsidR="00BC3476">
          <w:rPr>
            <w:rFonts w:ascii="Times New Roman" w:hAnsi="Times New Roman" w:cs="Times New Roman"/>
          </w:rPr>
          <w:t>implementational</w:t>
        </w:r>
        <w:r w:rsidR="00041BC9">
          <w:rPr>
            <w:rFonts w:ascii="Times New Roman" w:hAnsi="Times New Roman" w:cs="Times New Roman"/>
          </w:rPr>
          <w:t xml:space="preserve"> level </w:t>
        </w:r>
      </w:ins>
      <w:ins w:id="124" w:author="Benton, Deon" w:date="2026-05-11T12:28:00Z" w16du:dateUtc="2026-05-11T17:28:00Z">
        <w:r w:rsidR="00972FDA">
          <w:rPr>
            <w:rFonts w:ascii="Times New Roman" w:hAnsi="Times New Roman" w:cs="Times New Roman"/>
          </w:rPr>
          <w:t>or</w:t>
        </w:r>
      </w:ins>
      <w:ins w:id="125" w:author="Benton, Deon" w:date="2026-05-11T10:47:00Z" w16du:dateUtc="2026-05-11T15:47:00Z">
        <w:r w:rsidR="00BC3476">
          <w:rPr>
            <w:rFonts w:ascii="Times New Roman" w:hAnsi="Times New Roman" w:cs="Times New Roman"/>
          </w:rPr>
          <w:t xml:space="preserve"> </w:t>
        </w:r>
      </w:ins>
      <w:ins w:id="126" w:author="Benton, Deon" w:date="2026-05-11T10:52:00Z" w16du:dateUtc="2026-05-11T15:52:00Z">
        <w:r w:rsidR="008541BE">
          <w:rPr>
            <w:rFonts w:ascii="Times New Roman" w:hAnsi="Times New Roman" w:cs="Times New Roman"/>
          </w:rPr>
          <w:t>what</w:t>
        </w:r>
      </w:ins>
      <w:ins w:id="127" w:author="Benton, Deon" w:date="2026-05-11T10:47:00Z" w16du:dateUtc="2026-05-11T15:47:00Z">
        <w:r w:rsidR="00BC3476">
          <w:rPr>
            <w:rFonts w:ascii="Times New Roman" w:hAnsi="Times New Roman" w:cs="Times New Roman"/>
          </w:rPr>
          <w:t xml:space="preserve"> </w:t>
        </w:r>
        <w:r w:rsidR="00BC3476" w:rsidRPr="00C62E91">
          <w:rPr>
            <w:rFonts w:ascii="Times New Roman" w:hAnsi="Times New Roman" w:cs="Times New Roman"/>
          </w:rPr>
          <w:t>psychologically plausible and biologically tractable</w:t>
        </w:r>
        <w:r w:rsidR="00BC3476">
          <w:rPr>
            <w:rFonts w:ascii="Times New Roman" w:hAnsi="Times New Roman" w:cs="Times New Roman"/>
          </w:rPr>
          <w:t xml:space="preserve"> operations</w:t>
        </w:r>
      </w:ins>
      <w:ins w:id="128" w:author="Benton, Deon" w:date="2026-05-11T10:51:00Z" w16du:dateUtc="2026-05-11T15:51:00Z">
        <w:r w:rsidR="008541BE">
          <w:rPr>
            <w:rFonts w:ascii="Times New Roman" w:hAnsi="Times New Roman" w:cs="Times New Roman"/>
          </w:rPr>
          <w:t xml:space="preserve"> give rise to these computations</w:t>
        </w:r>
      </w:ins>
      <w:ins w:id="129" w:author="Benton, Deon" w:date="2026-05-11T10:47:00Z" w16du:dateUtc="2026-05-11T15:47:00Z">
        <w:r w:rsidR="00BC3476">
          <w:rPr>
            <w:rFonts w:ascii="Times New Roman" w:hAnsi="Times New Roman" w:cs="Times New Roman"/>
          </w:rPr>
          <w:t xml:space="preserve"> </w:t>
        </w:r>
      </w:ins>
      <w:ins w:id="130" w:author="Benton, Deon" w:date="2026-05-11T10:49:00Z" w16du:dateUtc="2026-05-11T15:49:00Z">
        <w:r w:rsidR="002913D3">
          <w:rPr>
            <w:rFonts w:ascii="Times New Roman" w:hAnsi="Times New Roman" w:cs="Times New Roman"/>
          </w:rPr>
          <w:t>at the algorithmic and representational level.</w:t>
        </w:r>
      </w:ins>
      <w:ins w:id="131" w:author="Benton, Deon" w:date="2026-05-11T10:53:00Z" w16du:dateUtc="2026-05-11T15:53:00Z">
        <w:r w:rsidR="00337B96">
          <w:rPr>
            <w:rFonts w:ascii="Times New Roman" w:hAnsi="Times New Roman" w:cs="Times New Roman"/>
          </w:rPr>
          <w:t xml:space="preserve"> </w:t>
        </w:r>
      </w:ins>
      <w:ins w:id="132" w:author="Benton, Deon" w:date="2026-05-11T11:01:00Z" w16du:dateUtc="2026-05-11T16:01:00Z">
        <w:r w:rsidR="00F47C53" w:rsidRPr="00F47C53">
          <w:rPr>
            <w:rFonts w:ascii="Times New Roman" w:hAnsi="Times New Roman" w:cs="Times New Roman"/>
          </w:rPr>
          <w:t xml:space="preserve">In terms of Liu et al.’s </w:t>
        </w:r>
      </w:ins>
      <w:ins w:id="133" w:author="Benton, Deon" w:date="2026-05-11T11:19:00Z" w16du:dateUtc="2026-05-11T16:19:00Z">
        <w:r w:rsidR="008F21E5">
          <w:rPr>
            <w:rFonts w:ascii="Times New Roman" w:hAnsi="Times New Roman" w:cs="Times New Roman"/>
          </w:rPr>
          <w:t xml:space="preserve">(2025) </w:t>
        </w:r>
      </w:ins>
      <w:ins w:id="134" w:author="Benton, Deon" w:date="2026-05-11T11:01:00Z" w16du:dateUtc="2026-05-11T16:01:00Z">
        <w:r w:rsidR="00F47C53" w:rsidRPr="00F47C53">
          <w:rPr>
            <w:rFonts w:ascii="Times New Roman" w:hAnsi="Times New Roman" w:cs="Times New Roman"/>
          </w:rPr>
          <w:t xml:space="preserve">proposal, the primary concern </w:t>
        </w:r>
      </w:ins>
      <w:ins w:id="135" w:author="Benton, Deon" w:date="2026-05-11T11:07:00Z" w16du:dateUtc="2026-05-11T16:07:00Z">
        <w:r w:rsidR="00F91F47">
          <w:rPr>
            <w:rFonts w:ascii="Times New Roman" w:hAnsi="Times New Roman" w:cs="Times New Roman"/>
          </w:rPr>
          <w:t xml:space="preserve">is that </w:t>
        </w:r>
      </w:ins>
      <w:ins w:id="136" w:author="Benton, Deon" w:date="2026-05-11T12:30:00Z" w16du:dateUtc="2026-05-11T17:30:00Z">
        <w:r w:rsidR="0069067D">
          <w:rPr>
            <w:rFonts w:ascii="Times New Roman" w:hAnsi="Times New Roman" w:cs="Times New Roman"/>
          </w:rPr>
          <w:t>it</w:t>
        </w:r>
      </w:ins>
      <w:ins w:id="137" w:author="Benton, Deon" w:date="2026-05-11T11:07:00Z" w16du:dateUtc="2026-05-11T16:07:00Z">
        <w:r w:rsidR="00F91F47">
          <w:rPr>
            <w:rFonts w:ascii="Times New Roman" w:hAnsi="Times New Roman" w:cs="Times New Roman"/>
          </w:rPr>
          <w:t xml:space="preserve"> </w:t>
        </w:r>
      </w:ins>
      <w:ins w:id="138" w:author="Benton, Deon" w:date="2026-05-11T12:30:00Z" w16du:dateUtc="2026-05-11T17:30:00Z">
        <w:r w:rsidR="0069067D">
          <w:rPr>
            <w:rFonts w:ascii="Times New Roman" w:hAnsi="Times New Roman" w:cs="Times New Roman"/>
          </w:rPr>
          <w:t>assumes</w:t>
        </w:r>
      </w:ins>
      <w:ins w:id="139" w:author="Benton, Deon" w:date="2026-05-11T11:07:00Z" w16du:dateUtc="2026-05-11T16:07:00Z">
        <w:r w:rsidR="00F91F47">
          <w:rPr>
            <w:rFonts w:ascii="Times New Roman" w:hAnsi="Times New Roman" w:cs="Times New Roman"/>
          </w:rPr>
          <w:t xml:space="preserve"> that infants</w:t>
        </w:r>
        <w:r w:rsidR="00B7730C">
          <w:rPr>
            <w:rFonts w:ascii="Times New Roman" w:hAnsi="Times New Roman" w:cs="Times New Roman"/>
          </w:rPr>
          <w:t xml:space="preserve"> possess innate concepts for agent</w:t>
        </w:r>
      </w:ins>
      <w:ins w:id="140" w:author="Benton, Deon" w:date="2026-05-11T11:08:00Z" w16du:dateUtc="2026-05-11T16:08:00Z">
        <w:r w:rsidR="00B7730C">
          <w:rPr>
            <w:rFonts w:ascii="Times New Roman" w:hAnsi="Times New Roman" w:cs="Times New Roman"/>
          </w:rPr>
          <w:t>s and objects.</w:t>
        </w:r>
      </w:ins>
      <w:ins w:id="141" w:author="Benton, Deon" w:date="2026-05-11T11:04:00Z" w16du:dateUtc="2026-05-11T16:04:00Z">
        <w:r w:rsidR="00FC0858">
          <w:rPr>
            <w:rFonts w:ascii="Times New Roman" w:hAnsi="Times New Roman" w:cs="Times New Roman"/>
          </w:rPr>
          <w:t xml:space="preserve"> </w:t>
        </w:r>
      </w:ins>
      <w:ins w:id="142" w:author="Benton, Deon" w:date="2026-05-11T11:08:00Z" w16du:dateUtc="2026-05-11T16:08:00Z">
        <w:r w:rsidR="00B7730C">
          <w:rPr>
            <w:rFonts w:ascii="Times New Roman" w:hAnsi="Times New Roman" w:cs="Times New Roman"/>
          </w:rPr>
          <w:t xml:space="preserve">As has been discussed extensively elsewhere, the </w:t>
        </w:r>
      </w:ins>
      <w:ins w:id="143" w:author="Benton, Deon" w:date="2026-05-11T11:01:00Z" w16du:dateUtc="2026-05-11T16:01:00Z">
        <w:r w:rsidR="00F47C53" w:rsidRPr="00F47C53">
          <w:rPr>
            <w:rFonts w:ascii="Times New Roman" w:hAnsi="Times New Roman" w:cs="Times New Roman"/>
          </w:rPr>
          <w:t>difficulty with this</w:t>
        </w:r>
      </w:ins>
      <w:ins w:id="144" w:author="Benton, Deon" w:date="2026-05-11T11:08:00Z" w16du:dateUtc="2026-05-11T16:08:00Z">
        <w:r w:rsidR="00B7730C">
          <w:rPr>
            <w:rFonts w:ascii="Times New Roman" w:hAnsi="Times New Roman" w:cs="Times New Roman"/>
          </w:rPr>
          <w:t xml:space="preserve"> position</w:t>
        </w:r>
      </w:ins>
      <w:ins w:id="145" w:author="Benton, Deon" w:date="2026-05-11T11:01:00Z" w16du:dateUtc="2026-05-11T16:01:00Z">
        <w:r w:rsidR="00F47C53">
          <w:rPr>
            <w:rFonts w:ascii="Times New Roman" w:hAnsi="Times New Roman" w:cs="Times New Roman"/>
          </w:rPr>
          <w:t xml:space="preserve"> </w:t>
        </w:r>
        <w:r w:rsidR="00F47C53" w:rsidRPr="00F47C53">
          <w:rPr>
            <w:rFonts w:ascii="Times New Roman" w:hAnsi="Times New Roman" w:cs="Times New Roman"/>
          </w:rPr>
          <w:t>is that the evidence on which these claims are based comes</w:t>
        </w:r>
      </w:ins>
      <w:ins w:id="146" w:author="Benton, Deon" w:date="2026-05-11T12:30:00Z" w16du:dateUtc="2026-05-11T17:30:00Z">
        <w:r w:rsidR="008526EC">
          <w:rPr>
            <w:rFonts w:ascii="Times New Roman" w:hAnsi="Times New Roman" w:cs="Times New Roman"/>
          </w:rPr>
          <w:t xml:space="preserve"> largely</w:t>
        </w:r>
      </w:ins>
      <w:ins w:id="147" w:author="Benton, Deon" w:date="2026-05-11T11:01:00Z" w16du:dateUtc="2026-05-11T16:01:00Z">
        <w:r w:rsidR="00F47C53" w:rsidRPr="00F47C53">
          <w:rPr>
            <w:rFonts w:ascii="Times New Roman" w:hAnsi="Times New Roman" w:cs="Times New Roman"/>
          </w:rPr>
          <w:t xml:space="preserve"> from infants who</w:t>
        </w:r>
      </w:ins>
      <w:ins w:id="148" w:author="Benton, Deon" w:date="2026-05-11T12:30:00Z" w16du:dateUtc="2026-05-11T17:30:00Z">
        <w:r w:rsidR="008526EC">
          <w:rPr>
            <w:rFonts w:ascii="Times New Roman" w:hAnsi="Times New Roman" w:cs="Times New Roman"/>
          </w:rPr>
          <w:t xml:space="preserve"> </w:t>
        </w:r>
      </w:ins>
      <w:ins w:id="149" w:author="Benton, Deon" w:date="2026-05-11T11:01:00Z" w16du:dateUtc="2026-05-11T16:01:00Z">
        <w:r w:rsidR="00F47C53" w:rsidRPr="00F47C53">
          <w:rPr>
            <w:rFonts w:ascii="Times New Roman" w:hAnsi="Times New Roman" w:cs="Times New Roman"/>
          </w:rPr>
          <w:t>have had months of experience interacting with and learning about agents and objects in the world</w:t>
        </w:r>
      </w:ins>
      <w:ins w:id="150" w:author="Benton, Deon" w:date="2026-05-11T11:02:00Z" w16du:dateUtc="2026-05-11T16:02:00Z">
        <w:r w:rsidR="00F47C53">
          <w:rPr>
            <w:rFonts w:ascii="Times New Roman" w:hAnsi="Times New Roman" w:cs="Times New Roman"/>
          </w:rPr>
          <w:t xml:space="preserve"> (e.g., Benton, 2025</w:t>
        </w:r>
      </w:ins>
      <w:ins w:id="151" w:author="Benton, Deon" w:date="2026-05-11T11:08:00Z" w16du:dateUtc="2026-05-11T16:08:00Z">
        <w:r w:rsidR="00B7730C">
          <w:rPr>
            <w:rFonts w:ascii="Times New Roman" w:hAnsi="Times New Roman" w:cs="Times New Roman"/>
          </w:rPr>
          <w:t>;</w:t>
        </w:r>
      </w:ins>
      <w:ins w:id="152" w:author="Benton, Deon" w:date="2026-05-11T11:09:00Z" w16du:dateUtc="2026-05-11T16:09:00Z">
        <w:r w:rsidR="00B7730C">
          <w:rPr>
            <w:rFonts w:ascii="Times New Roman" w:hAnsi="Times New Roman" w:cs="Times New Roman"/>
          </w:rPr>
          <w:t xml:space="preserve"> Haith, 1998;</w:t>
        </w:r>
      </w:ins>
      <w:ins w:id="153" w:author="Benton, Deon" w:date="2026-05-11T11:08:00Z" w16du:dateUtc="2026-05-11T16:08:00Z">
        <w:r w:rsidR="00B7730C">
          <w:rPr>
            <w:rFonts w:ascii="Times New Roman" w:hAnsi="Times New Roman" w:cs="Times New Roman"/>
          </w:rPr>
          <w:t xml:space="preserve"> Rakison &amp; Lupyan, 2008</w:t>
        </w:r>
      </w:ins>
      <w:ins w:id="154" w:author="Benton, Deon" w:date="2026-05-11T11:16:00Z" w16du:dateUtc="2026-05-11T16:16:00Z">
        <w:r w:rsidR="00C61DE3">
          <w:rPr>
            <w:rFonts w:ascii="Times New Roman" w:hAnsi="Times New Roman" w:cs="Times New Roman"/>
          </w:rPr>
          <w:t>; Scott &amp; Arcaro, 2023</w:t>
        </w:r>
      </w:ins>
      <w:ins w:id="155" w:author="Benton, Deon" w:date="2026-05-11T11:02:00Z" w16du:dateUtc="2026-05-11T16:02:00Z">
        <w:r w:rsidR="00F47C53">
          <w:rPr>
            <w:rFonts w:ascii="Times New Roman" w:hAnsi="Times New Roman" w:cs="Times New Roman"/>
          </w:rPr>
          <w:t>)</w:t>
        </w:r>
      </w:ins>
      <w:ins w:id="156" w:author="Benton, Deon" w:date="2026-05-11T11:01:00Z" w16du:dateUtc="2026-05-11T16:01:00Z">
        <w:r w:rsidR="00F47C53" w:rsidRPr="00F47C53">
          <w:rPr>
            <w:rFonts w:ascii="Times New Roman" w:hAnsi="Times New Roman" w:cs="Times New Roman"/>
          </w:rPr>
          <w:t xml:space="preserve">. </w:t>
        </w:r>
      </w:ins>
      <w:ins w:id="157" w:author="Benton, Deon" w:date="2026-05-11T11:20:00Z" w16du:dateUtc="2026-05-11T16:20:00Z">
        <w:r w:rsidR="008F21E5">
          <w:rPr>
            <w:rFonts w:ascii="Times New Roman" w:hAnsi="Times New Roman" w:cs="Times New Roman"/>
          </w:rPr>
          <w:t xml:space="preserve"> </w:t>
        </w:r>
      </w:ins>
    </w:p>
    <w:p w14:paraId="60ABB2D4" w14:textId="101F2D5B" w:rsidR="00385AC9" w:rsidRDefault="00120990" w:rsidP="00337B96">
      <w:pPr>
        <w:spacing w:line="480" w:lineRule="auto"/>
        <w:ind w:firstLine="720"/>
        <w:contextualSpacing/>
        <w:rPr>
          <w:ins w:id="158" w:author="Benton, Deon" w:date="2026-05-11T13:07:00Z" w16du:dateUtc="2026-05-11T18:07:00Z"/>
          <w:rFonts w:ascii="Times New Roman" w:hAnsi="Times New Roman" w:cs="Times New Roman"/>
        </w:rPr>
      </w:pPr>
      <w:ins w:id="159" w:author="Benton, Deon" w:date="2026-05-16T01:17:00Z" w16du:dateUtc="2026-05-16T06:17:00Z">
        <w:r>
          <w:rPr>
            <w:rFonts w:ascii="Times New Roman" w:hAnsi="Times New Roman" w:cs="Times New Roman"/>
          </w:rPr>
          <w:t>Given these criticism</w:t>
        </w:r>
        <w:r w:rsidR="00CA2363">
          <w:rPr>
            <w:rFonts w:ascii="Times New Roman" w:hAnsi="Times New Roman" w:cs="Times New Roman"/>
          </w:rPr>
          <w:t>s</w:t>
        </w:r>
      </w:ins>
      <w:ins w:id="160" w:author="Benton, Deon" w:date="2026-05-11T11:26:00Z" w16du:dateUtc="2026-05-11T16:26:00Z">
        <w:r w:rsidR="00FC1CA5" w:rsidRPr="00FC1CA5">
          <w:rPr>
            <w:rFonts w:ascii="Times New Roman" w:hAnsi="Times New Roman" w:cs="Times New Roman"/>
          </w:rPr>
          <w:t xml:space="preserve">, </w:t>
        </w:r>
      </w:ins>
      <w:ins w:id="161" w:author="Benton, Deon" w:date="2026-05-11T11:27:00Z" w16du:dateUtc="2026-05-11T16:27:00Z">
        <w:r w:rsidR="00FC1CA5">
          <w:rPr>
            <w:rFonts w:ascii="Times New Roman" w:hAnsi="Times New Roman" w:cs="Times New Roman"/>
          </w:rPr>
          <w:t>there are at least two ways forward</w:t>
        </w:r>
      </w:ins>
      <w:ins w:id="162" w:author="Benton, Deon" w:date="2026-05-11T11:26:00Z" w16du:dateUtc="2026-05-11T16:26:00Z">
        <w:r w:rsidR="00FC1CA5" w:rsidRPr="00FC1CA5">
          <w:rPr>
            <w:rFonts w:ascii="Times New Roman" w:hAnsi="Times New Roman" w:cs="Times New Roman"/>
          </w:rPr>
          <w:t>. One is</w:t>
        </w:r>
      </w:ins>
      <w:ins w:id="163" w:author="Benton, Deon" w:date="2026-05-11T11:27:00Z" w16du:dateUtc="2026-05-11T16:27:00Z">
        <w:r w:rsidR="00FC1CA5">
          <w:rPr>
            <w:rFonts w:ascii="Times New Roman" w:hAnsi="Times New Roman" w:cs="Times New Roman"/>
          </w:rPr>
          <w:t xml:space="preserve"> simply</w:t>
        </w:r>
      </w:ins>
      <w:ins w:id="164" w:author="Benton, Deon" w:date="2026-05-11T11:26:00Z" w16du:dateUtc="2026-05-11T16:26:00Z">
        <w:r w:rsidR="00FC1CA5" w:rsidRPr="00FC1CA5">
          <w:rPr>
            <w:rFonts w:ascii="Times New Roman" w:hAnsi="Times New Roman" w:cs="Times New Roman"/>
          </w:rPr>
          <w:t xml:space="preserve"> to address these criticisms</w:t>
        </w:r>
      </w:ins>
      <w:ins w:id="165" w:author="Benton, Deon" w:date="2026-05-11T11:27:00Z" w16du:dateUtc="2026-05-11T16:27:00Z">
        <w:r w:rsidR="00FC1CA5">
          <w:rPr>
            <w:rFonts w:ascii="Times New Roman" w:hAnsi="Times New Roman" w:cs="Times New Roman"/>
          </w:rPr>
          <w:t xml:space="preserve"> by elaborating and refining the theories themselves. </w:t>
        </w:r>
      </w:ins>
      <w:ins w:id="166" w:author="Benton, Deon" w:date="2026-05-11T11:26:00Z" w16du:dateUtc="2026-05-11T16:26:00Z">
        <w:r w:rsidR="00FC1CA5" w:rsidRPr="00FC1CA5">
          <w:rPr>
            <w:rFonts w:ascii="Times New Roman" w:hAnsi="Times New Roman" w:cs="Times New Roman"/>
          </w:rPr>
          <w:t>Another is t</w:t>
        </w:r>
      </w:ins>
      <w:ins w:id="167" w:author="Benton, Deon" w:date="2026-05-11T12:38:00Z" w16du:dateUtc="2026-05-11T17:38:00Z">
        <w:r w:rsidR="00930298">
          <w:rPr>
            <w:rFonts w:ascii="Times New Roman" w:hAnsi="Times New Roman" w:cs="Times New Roman"/>
          </w:rPr>
          <w:t xml:space="preserve">o </w:t>
        </w:r>
      </w:ins>
      <w:ins w:id="168" w:author="Benton, Deon" w:date="2026-05-11T12:40:00Z" w16du:dateUtc="2026-05-11T17:40:00Z">
        <w:r w:rsidR="00FF22B9">
          <w:rPr>
            <w:rFonts w:ascii="Times New Roman" w:hAnsi="Times New Roman" w:cs="Times New Roman"/>
          </w:rPr>
          <w:t>develop a</w:t>
        </w:r>
      </w:ins>
      <w:ins w:id="169" w:author="Benton, Deon" w:date="2026-05-11T12:38:00Z" w16du:dateUtc="2026-05-11T17:38:00Z">
        <w:r w:rsidR="00930298">
          <w:rPr>
            <w:rFonts w:ascii="Times New Roman" w:hAnsi="Times New Roman" w:cs="Times New Roman"/>
          </w:rPr>
          <w:t xml:space="preserve"> fundamentally different </w:t>
        </w:r>
      </w:ins>
      <w:ins w:id="170" w:author="Benton, Deon" w:date="2026-05-11T12:40:00Z" w16du:dateUtc="2026-05-11T17:40:00Z">
        <w:r w:rsidR="00FF22B9">
          <w:rPr>
            <w:rFonts w:ascii="Times New Roman" w:hAnsi="Times New Roman" w:cs="Times New Roman"/>
          </w:rPr>
          <w:t>account</w:t>
        </w:r>
      </w:ins>
      <w:ins w:id="171" w:author="Benton, Deon" w:date="2026-05-11T11:47:00Z" w16du:dateUtc="2026-05-11T16:47:00Z">
        <w:r w:rsidR="00DF5FE5">
          <w:rPr>
            <w:rFonts w:ascii="Times New Roman" w:hAnsi="Times New Roman" w:cs="Times New Roman"/>
          </w:rPr>
          <w:t>. This is the approach I take here. I will argue that</w:t>
        </w:r>
      </w:ins>
      <w:ins w:id="172" w:author="Benton, Deon" w:date="2026-05-11T11:26:00Z" w16du:dateUtc="2026-05-11T16:26:00Z">
        <w:r w:rsidR="00FC1CA5" w:rsidRPr="00FC1CA5">
          <w:rPr>
            <w:rFonts w:ascii="Times New Roman" w:hAnsi="Times New Roman" w:cs="Times New Roman"/>
          </w:rPr>
          <w:t xml:space="preserve"> infants’ </w:t>
        </w:r>
        <w:r w:rsidR="00FC1CA5" w:rsidRPr="00FC1CA5">
          <w:rPr>
            <w:rFonts w:ascii="Times New Roman" w:hAnsi="Times New Roman" w:cs="Times New Roman"/>
          </w:rPr>
          <w:lastRenderedPageBreak/>
          <w:t xml:space="preserve">looking behavior in </w:t>
        </w:r>
      </w:ins>
      <w:ins w:id="173" w:author="Benton, Deon" w:date="2026-05-16T15:39:00Z" w16du:dateUtc="2026-05-16T20:39:00Z">
        <w:r w:rsidR="00DB0881">
          <w:rPr>
            <w:rFonts w:ascii="Times New Roman" w:hAnsi="Times New Roman" w:cs="Times New Roman"/>
          </w:rPr>
          <w:t>action efficiency understanding</w:t>
        </w:r>
      </w:ins>
      <w:ins w:id="174" w:author="Benton, Deon" w:date="2026-05-11T11:26:00Z" w16du:dateUtc="2026-05-11T16:26:00Z">
        <w:r w:rsidR="00FC1CA5" w:rsidRPr="00FC1CA5">
          <w:rPr>
            <w:rFonts w:ascii="Times New Roman" w:hAnsi="Times New Roman" w:cs="Times New Roman"/>
          </w:rPr>
          <w:t xml:space="preserve"> studies</w:t>
        </w:r>
      </w:ins>
      <w:ins w:id="175" w:author="Benton, Deon" w:date="2026-05-11T12:35:00Z" w16du:dateUtc="2026-05-11T17:35:00Z">
        <w:r w:rsidR="00324065">
          <w:rPr>
            <w:rFonts w:ascii="Times New Roman" w:hAnsi="Times New Roman" w:cs="Times New Roman"/>
          </w:rPr>
          <w:t xml:space="preserve"> can be explained without </w:t>
        </w:r>
      </w:ins>
      <w:ins w:id="176" w:author="Benton, Deon" w:date="2026-05-11T12:43:00Z" w16du:dateUtc="2026-05-11T17:43:00Z">
        <w:r w:rsidR="00317C0B">
          <w:rPr>
            <w:rFonts w:ascii="Times New Roman" w:hAnsi="Times New Roman" w:cs="Times New Roman"/>
          </w:rPr>
          <w:t>recourse</w:t>
        </w:r>
      </w:ins>
      <w:ins w:id="177" w:author="Benton, Deon" w:date="2026-05-11T11:26:00Z" w16du:dateUtc="2026-05-11T16:26:00Z">
        <w:r w:rsidR="00FC1CA5" w:rsidRPr="00FC1CA5">
          <w:rPr>
            <w:rFonts w:ascii="Times New Roman" w:hAnsi="Times New Roman" w:cs="Times New Roman"/>
          </w:rPr>
          <w:t xml:space="preserve"> </w:t>
        </w:r>
      </w:ins>
      <w:ins w:id="178" w:author="Benton, Deon" w:date="2026-05-11T12:35:00Z" w16du:dateUtc="2026-05-11T17:35:00Z">
        <w:r w:rsidR="00324065">
          <w:rPr>
            <w:rFonts w:ascii="Times New Roman" w:hAnsi="Times New Roman" w:cs="Times New Roman"/>
          </w:rPr>
          <w:t>to</w:t>
        </w:r>
      </w:ins>
      <w:ins w:id="179" w:author="Benton, Deon" w:date="2026-05-11T11:48:00Z" w16du:dateUtc="2026-05-11T16:48:00Z">
        <w:r w:rsidR="00515639">
          <w:rPr>
            <w:rFonts w:ascii="Times New Roman" w:hAnsi="Times New Roman" w:cs="Times New Roman"/>
          </w:rPr>
          <w:t xml:space="preserve"> domain-specific mechanisms that support </w:t>
        </w:r>
      </w:ins>
      <w:ins w:id="180" w:author="Benton, Deon" w:date="2026-05-11T11:49:00Z" w16du:dateUtc="2026-05-11T16:49:00Z">
        <w:r w:rsidR="00515639">
          <w:rPr>
            <w:rFonts w:ascii="Times New Roman" w:hAnsi="Times New Roman" w:cs="Times New Roman"/>
          </w:rPr>
          <w:t xml:space="preserve">conceptually </w:t>
        </w:r>
      </w:ins>
      <w:ins w:id="181" w:author="Benton, Deon" w:date="2026-05-11T11:48:00Z" w16du:dateUtc="2026-05-11T16:48:00Z">
        <w:r w:rsidR="00515639">
          <w:rPr>
            <w:rFonts w:ascii="Times New Roman" w:hAnsi="Times New Roman" w:cs="Times New Roman"/>
          </w:rPr>
          <w:t>rich notions of agents, objects, goals, cost, subjective utility, efficiency or rationality</w:t>
        </w:r>
      </w:ins>
      <w:ins w:id="182" w:author="Benton, Deon" w:date="2026-05-11T11:49:00Z" w16du:dateUtc="2026-05-11T16:49:00Z">
        <w:r w:rsidR="00515639">
          <w:rPr>
            <w:rFonts w:ascii="Times New Roman" w:hAnsi="Times New Roman" w:cs="Times New Roman"/>
          </w:rPr>
          <w:t xml:space="preserve"> that are early emerging or even innate</w:t>
        </w:r>
      </w:ins>
      <w:ins w:id="183" w:author="Benton, Deon" w:date="2026-05-11T11:48:00Z" w16du:dateUtc="2026-05-11T16:48:00Z">
        <w:r w:rsidR="00515639">
          <w:rPr>
            <w:rFonts w:ascii="Times New Roman" w:hAnsi="Times New Roman" w:cs="Times New Roman"/>
          </w:rPr>
          <w:t>.</w:t>
        </w:r>
      </w:ins>
      <w:ins w:id="184" w:author="Benton, Deon" w:date="2026-05-11T11:49:00Z" w16du:dateUtc="2026-05-11T16:49:00Z">
        <w:r w:rsidR="00515639">
          <w:rPr>
            <w:rFonts w:ascii="Times New Roman" w:hAnsi="Times New Roman" w:cs="Times New Roman"/>
          </w:rPr>
          <w:t xml:space="preserve"> Instead, I will argue that such behavior emerges</w:t>
        </w:r>
      </w:ins>
      <w:ins w:id="185" w:author="Benton, Deon" w:date="2026-05-11T11:26:00Z" w16du:dateUtc="2026-05-11T16:26:00Z">
        <w:r w:rsidR="00FC1CA5" w:rsidRPr="00FC1CA5">
          <w:rPr>
            <w:rFonts w:ascii="Times New Roman" w:hAnsi="Times New Roman" w:cs="Times New Roman"/>
          </w:rPr>
          <w:t xml:space="preserve"> from</w:t>
        </w:r>
      </w:ins>
      <w:ins w:id="186" w:author="Benton, Deon" w:date="2026-05-11T11:50:00Z" w16du:dateUtc="2026-05-11T16:50:00Z">
        <w:r w:rsidR="00346D11">
          <w:rPr>
            <w:rFonts w:ascii="Times New Roman" w:hAnsi="Times New Roman" w:cs="Times New Roman"/>
          </w:rPr>
          <w:t xml:space="preserve"> much</w:t>
        </w:r>
      </w:ins>
      <w:ins w:id="187" w:author="Benton, Deon" w:date="2026-05-11T11:26:00Z" w16du:dateUtc="2026-05-11T16:26:00Z">
        <w:r w:rsidR="00FC1CA5" w:rsidRPr="00FC1CA5">
          <w:rPr>
            <w:rFonts w:ascii="Times New Roman" w:hAnsi="Times New Roman" w:cs="Times New Roman"/>
          </w:rPr>
          <w:t xml:space="preserve"> leaner domain-general learning mechanisms </w:t>
        </w:r>
      </w:ins>
      <w:ins w:id="188" w:author="Benton, Deon" w:date="2026-05-11T11:28:00Z" w16du:dateUtc="2026-05-11T16:28:00Z">
        <w:r w:rsidR="00FC1CA5">
          <w:rPr>
            <w:rFonts w:ascii="Times New Roman" w:hAnsi="Times New Roman" w:cs="Times New Roman"/>
          </w:rPr>
          <w:t>that operate over the</w:t>
        </w:r>
      </w:ins>
      <w:ins w:id="189" w:author="Benton, Deon" w:date="2026-05-11T11:50:00Z" w16du:dateUtc="2026-05-11T16:50:00Z">
        <w:r w:rsidR="00346D11">
          <w:rPr>
            <w:rFonts w:ascii="Times New Roman" w:hAnsi="Times New Roman" w:cs="Times New Roman"/>
          </w:rPr>
          <w:t xml:space="preserve"> statistics of infants’ everyday visual experience and that</w:t>
        </w:r>
      </w:ins>
      <w:ins w:id="190" w:author="Benton, Deon" w:date="2026-05-11T11:26:00Z" w16du:dateUtc="2026-05-11T16:26:00Z">
        <w:r w:rsidR="00FC1CA5" w:rsidRPr="00FC1CA5">
          <w:rPr>
            <w:rFonts w:ascii="Times New Roman" w:hAnsi="Times New Roman" w:cs="Times New Roman"/>
          </w:rPr>
          <w:t xml:space="preserve"> </w:t>
        </w:r>
      </w:ins>
      <w:ins w:id="191" w:author="Benton, Deon" w:date="2026-05-11T11:50:00Z" w16du:dateUtc="2026-05-11T16:50:00Z">
        <w:r w:rsidR="00346D11">
          <w:rPr>
            <w:rFonts w:ascii="Times New Roman" w:hAnsi="Times New Roman" w:cs="Times New Roman"/>
          </w:rPr>
          <w:t xml:space="preserve">process the conceptually neutral, </w:t>
        </w:r>
      </w:ins>
      <w:ins w:id="192" w:author="Benton, Deon" w:date="2026-05-11T11:26:00Z" w16du:dateUtc="2026-05-11T16:26:00Z">
        <w:r w:rsidR="00FC1CA5" w:rsidRPr="00FC1CA5">
          <w:rPr>
            <w:rFonts w:ascii="Times New Roman" w:hAnsi="Times New Roman" w:cs="Times New Roman"/>
          </w:rPr>
          <w:t xml:space="preserve">perceptual regularities that </w:t>
        </w:r>
      </w:ins>
      <w:ins w:id="193" w:author="Benton, Deon" w:date="2026-05-11T11:50:00Z" w16du:dateUtc="2026-05-11T16:50:00Z">
        <w:r w:rsidR="001E57AA">
          <w:rPr>
            <w:rFonts w:ascii="Times New Roman" w:hAnsi="Times New Roman" w:cs="Times New Roman"/>
          </w:rPr>
          <w:t>d</w:t>
        </w:r>
      </w:ins>
      <w:ins w:id="194" w:author="Benton, Deon" w:date="2026-05-11T11:51:00Z" w16du:dateUtc="2026-05-11T16:51:00Z">
        <w:r w:rsidR="001E57AA">
          <w:rPr>
            <w:rFonts w:ascii="Times New Roman" w:hAnsi="Times New Roman" w:cs="Times New Roman"/>
          </w:rPr>
          <w:t>efine</w:t>
        </w:r>
      </w:ins>
      <w:ins w:id="195" w:author="Benton, Deon" w:date="2026-05-11T11:26:00Z" w16du:dateUtc="2026-05-11T16:26:00Z">
        <w:r w:rsidR="00FC1CA5" w:rsidRPr="00FC1CA5">
          <w:rPr>
            <w:rFonts w:ascii="Times New Roman" w:hAnsi="Times New Roman" w:cs="Times New Roman"/>
          </w:rPr>
          <w:t xml:space="preserve"> others’ actions. </w:t>
        </w:r>
      </w:ins>
      <w:ins w:id="196" w:author="Benton, Deon" w:date="2026-05-11T13:16:00Z" w16du:dateUtc="2026-05-11T18:16:00Z">
        <w:r w:rsidR="00DE5917" w:rsidRPr="00DE5917">
          <w:rPr>
            <w:rFonts w:ascii="Times New Roman" w:hAnsi="Times New Roman" w:cs="Times New Roman"/>
          </w:rPr>
          <w:t xml:space="preserve">It is nevertheless worth being clear from the outset that demonstrating that an alternative account can capture the very same data as domain-specific proposals does not disprove them any more than it proves that the alternative proposal is the one that underpins infants’ behavior. Such a demonstration does, however, do two things. </w:t>
        </w:r>
      </w:ins>
      <w:ins w:id="197" w:author="Benton, Deon" w:date="2026-05-16T01:18:00Z" w16du:dateUtc="2026-05-16T06:18:00Z">
        <w:r w:rsidR="000B5F63" w:rsidRPr="000B5F63">
          <w:rPr>
            <w:rFonts w:ascii="Times New Roman" w:hAnsi="Times New Roman" w:cs="Times New Roman"/>
          </w:rPr>
          <w:t xml:space="preserve">First, it serves as proof of concept that infants’ behavior in studies purported to assess their </w:t>
        </w:r>
      </w:ins>
      <w:ins w:id="198" w:author="Benton, Deon" w:date="2026-05-16T15:39:00Z" w16du:dateUtc="2026-05-16T20:39:00Z">
        <w:r w:rsidR="00DB0881">
          <w:rPr>
            <w:rFonts w:ascii="Times New Roman" w:hAnsi="Times New Roman" w:cs="Times New Roman"/>
          </w:rPr>
          <w:t>action efficiency understanding</w:t>
        </w:r>
      </w:ins>
      <w:ins w:id="199" w:author="Benton, Deon" w:date="2026-05-16T01:18:00Z" w16du:dateUtc="2026-05-16T06:18:00Z">
        <w:r w:rsidR="000B5F63" w:rsidRPr="000B5F63">
          <w:rPr>
            <w:rFonts w:ascii="Times New Roman" w:hAnsi="Times New Roman" w:cs="Times New Roman"/>
          </w:rPr>
          <w:t xml:space="preserve"> can emerge from simpler and more general processes.</w:t>
        </w:r>
        <w:r w:rsidR="002D38A9">
          <w:rPr>
            <w:rFonts w:ascii="Times New Roman" w:hAnsi="Times New Roman" w:cs="Times New Roman"/>
          </w:rPr>
          <w:t xml:space="preserve"> </w:t>
        </w:r>
      </w:ins>
      <w:ins w:id="200" w:author="Benton, Deon" w:date="2026-05-11T13:16:00Z" w16du:dateUtc="2026-05-11T18:16:00Z">
        <w:r w:rsidR="00DE5917" w:rsidRPr="00DE5917">
          <w:rPr>
            <w:rFonts w:ascii="Times New Roman" w:hAnsi="Times New Roman" w:cs="Times New Roman"/>
          </w:rPr>
          <w:t>Second, it calls into question whether the findings from these studies uniquely support richer, domain-specific interpretations.</w:t>
        </w:r>
      </w:ins>
    </w:p>
    <w:p w14:paraId="119BC41C" w14:textId="1AB9FCFF" w:rsidR="008F21E5" w:rsidDel="00FC1CA5" w:rsidRDefault="002D38A9" w:rsidP="00337B96">
      <w:pPr>
        <w:spacing w:line="480" w:lineRule="auto"/>
        <w:ind w:firstLine="720"/>
        <w:contextualSpacing/>
        <w:rPr>
          <w:del w:id="201" w:author="Benton, Deon" w:date="2026-05-11T11:26:00Z" w16du:dateUtc="2026-05-11T16:26:00Z"/>
          <w:rFonts w:ascii="Times New Roman" w:hAnsi="Times New Roman" w:cs="Times New Roman"/>
        </w:rPr>
      </w:pPr>
      <w:ins w:id="202" w:author="Benton, Deon" w:date="2026-05-16T01:19:00Z" w16du:dateUtc="2026-05-16T06:19:00Z">
        <w:r w:rsidRPr="002D38A9">
          <w:rPr>
            <w:rFonts w:ascii="Times New Roman" w:hAnsi="Times New Roman" w:cs="Times New Roman"/>
          </w:rPr>
          <w:t xml:space="preserve">In what follows, I describe this alternative account. However, because it builds on and extends existing lean explanations of infants’ performance in studies using methodologies similar to those used in </w:t>
        </w:r>
      </w:ins>
      <w:ins w:id="203" w:author="Benton, Deon" w:date="2026-05-16T15:39:00Z" w16du:dateUtc="2026-05-16T20:39:00Z">
        <w:r w:rsidR="00DB0881">
          <w:rPr>
            <w:rFonts w:ascii="Times New Roman" w:hAnsi="Times New Roman" w:cs="Times New Roman"/>
          </w:rPr>
          <w:t>action efficiency understanding</w:t>
        </w:r>
      </w:ins>
      <w:ins w:id="204" w:author="Benton, Deon" w:date="2026-05-16T01:19:00Z" w16du:dateUtc="2026-05-16T06:19:00Z">
        <w:r w:rsidRPr="002D38A9">
          <w:rPr>
            <w:rFonts w:ascii="Times New Roman" w:hAnsi="Times New Roman" w:cs="Times New Roman"/>
          </w:rPr>
          <w:t xml:space="preserve"> research, I first review these earlier proposals and the explanations they offer for infants’ looking behavior.</w:t>
        </w:r>
      </w:ins>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r w:rsidR="00D327B5">
        <w:rPr>
          <w:rFonts w:ascii="Times New Roman" w:hAnsi="Times New Roman" w:cs="Times New Roman"/>
          <w:b/>
          <w:bCs/>
        </w:rPr>
        <w:t xml:space="preserve">explanations for infants’ </w:t>
      </w:r>
      <w:r w:rsidR="00CF4F01">
        <w:rPr>
          <w:rFonts w:ascii="Times New Roman" w:hAnsi="Times New Roman" w:cs="Times New Roman"/>
          <w:b/>
          <w:bCs/>
        </w:rPr>
        <w:t xml:space="preserve">looking </w:t>
      </w:r>
      <w:r w:rsidR="00D327B5">
        <w:rPr>
          <w:rFonts w:ascii="Times New Roman" w:hAnsi="Times New Roman" w:cs="Times New Roman"/>
          <w:b/>
          <w:bCs/>
        </w:rPr>
        <w:t xml:space="preserve">behavior in </w:t>
      </w:r>
      <w:r w:rsidR="00793FC0">
        <w:rPr>
          <w:rFonts w:ascii="Times New Roman" w:hAnsi="Times New Roman" w:cs="Times New Roman"/>
          <w:b/>
          <w:bCs/>
        </w:rPr>
        <w:t>studies that employ the VoE paradigm</w:t>
      </w:r>
    </w:p>
    <w:p w14:paraId="0CC7FD1B" w14:textId="3F441A3C" w:rsidR="007C71AF" w:rsidRDefault="00EA5505" w:rsidP="003065D0">
      <w:pPr>
        <w:spacing w:line="480" w:lineRule="auto"/>
        <w:ind w:firstLine="720"/>
        <w:contextualSpacing/>
        <w:rPr>
          <w:rFonts w:ascii="Times New Roman" w:hAnsi="Times New Roman" w:cs="Times New Roman"/>
        </w:rPr>
      </w:pPr>
      <w:ins w:id="205" w:author="Benton, Deon" w:date="2026-05-11T11:37:00Z" w16du:dateUtc="2026-05-11T16:37:00Z">
        <w:r>
          <w:rPr>
            <w:rFonts w:ascii="Times New Roman" w:hAnsi="Times New Roman" w:cs="Times New Roman"/>
          </w:rPr>
          <w:t xml:space="preserve">In contrast to the rich proposals </w:t>
        </w:r>
      </w:ins>
      <w:ins w:id="206" w:author="Benton, Deon" w:date="2026-05-11T11:39:00Z" w16du:dateUtc="2026-05-11T16:39:00Z">
        <w:r>
          <w:rPr>
            <w:rFonts w:ascii="Times New Roman" w:hAnsi="Times New Roman" w:cs="Times New Roman"/>
          </w:rPr>
          <w:t>d</w:t>
        </w:r>
      </w:ins>
      <w:ins w:id="207" w:author="Benton, Deon" w:date="2026-05-11T11:40:00Z" w16du:dateUtc="2026-05-11T16:40:00Z">
        <w:r w:rsidR="00570CED">
          <w:rPr>
            <w:rFonts w:ascii="Times New Roman" w:hAnsi="Times New Roman" w:cs="Times New Roman"/>
          </w:rPr>
          <w:t>escribed</w:t>
        </w:r>
      </w:ins>
      <w:ins w:id="208" w:author="Benton, Deon" w:date="2026-05-11T11:39:00Z" w16du:dateUtc="2026-05-11T16:39:00Z">
        <w:r>
          <w:rPr>
            <w:rFonts w:ascii="Times New Roman" w:hAnsi="Times New Roman" w:cs="Times New Roman"/>
          </w:rPr>
          <w:t xml:space="preserve"> above</w:t>
        </w:r>
      </w:ins>
      <w:ins w:id="209" w:author="Benton, Deon" w:date="2026-05-11T11:38:00Z" w16du:dateUtc="2026-05-11T16:38:00Z">
        <w:r>
          <w:rPr>
            <w:rFonts w:ascii="Times New Roman" w:hAnsi="Times New Roman" w:cs="Times New Roman"/>
          </w:rPr>
          <w:t>, a second class of</w:t>
        </w:r>
      </w:ins>
      <w:r w:rsidR="00C70432">
        <w:rPr>
          <w:rFonts w:ascii="Times New Roman" w:hAnsi="Times New Roman" w:cs="Times New Roman"/>
        </w:rPr>
        <w:t xml:space="preserve"> “lean” proposals</w:t>
      </w:r>
      <w:ins w:id="210" w:author="Benton, Deon" w:date="2026-05-11T11:40:00Z" w16du:dateUtc="2026-05-11T16:40:00Z">
        <w:r w:rsidR="007C734F">
          <w:rPr>
            <w:rFonts w:ascii="Times New Roman" w:hAnsi="Times New Roman" w:cs="Times New Roman"/>
          </w:rPr>
          <w:t xml:space="preserve"> adopts a radically different viewpoint.</w:t>
        </w:r>
      </w:ins>
      <w:r w:rsidR="007D5B8A">
        <w:rPr>
          <w:rFonts w:ascii="Times New Roman" w:hAnsi="Times New Roman" w:cs="Times New Roman"/>
        </w:rPr>
        <w:t xml:space="preserve"> </w:t>
      </w:r>
      <w:ins w:id="211" w:author="Benton, Deon" w:date="2026-05-11T11:40:00Z" w16du:dateUtc="2026-05-11T16:40:00Z">
        <w:r w:rsidR="007C734F">
          <w:rPr>
            <w:rFonts w:ascii="Times New Roman" w:hAnsi="Times New Roman" w:cs="Times New Roman"/>
          </w:rPr>
          <w:t>The crux of these proposals</w:t>
        </w:r>
      </w:ins>
      <w:ins w:id="212" w:author="Benton, Deon" w:date="2026-05-11T11:41:00Z" w16du:dateUtc="2026-05-11T16:41:00Z">
        <w:r w:rsidR="007C734F">
          <w:rPr>
            <w:rFonts w:ascii="Times New Roman" w:hAnsi="Times New Roman" w:cs="Times New Roman"/>
          </w:rPr>
          <w:t xml:space="preserve"> is that</w:t>
        </w:r>
      </w:ins>
      <w:del w:id="213" w:author="Benton, Deon" w:date="2026-05-11T11:40:00Z" w16du:dateUtc="2026-05-11T16:40:00Z">
        <w:r w:rsidR="00E326A7" w:rsidDel="007C734F">
          <w:rPr>
            <w:rFonts w:ascii="Times New Roman" w:hAnsi="Times New Roman" w:cs="Times New Roman"/>
          </w:rPr>
          <w:delText>.</w:delText>
        </w:r>
      </w:del>
      <w:r w:rsidR="00E326A7">
        <w:rPr>
          <w:rFonts w:ascii="Times New Roman" w:hAnsi="Times New Roman" w:cs="Times New Roman"/>
        </w:rPr>
        <w:t xml:space="preserve"> </w:t>
      </w:r>
      <w:r w:rsidR="00E718C8">
        <w:rPr>
          <w:rFonts w:ascii="Times New Roman" w:hAnsi="Times New Roman" w:cs="Times New Roman"/>
        </w:rPr>
        <w:t xml:space="preserve">infants’ behavior </w:t>
      </w:r>
      <w:r w:rsidR="00FF7075">
        <w:rPr>
          <w:rFonts w:ascii="Times New Roman" w:hAnsi="Times New Roman" w:cs="Times New Roman"/>
        </w:rPr>
        <w:t>in VoE studies</w:t>
      </w:r>
      <w:r w:rsidR="00E718C8">
        <w:rPr>
          <w:rFonts w:ascii="Times New Roman" w:hAnsi="Times New Roman" w:cs="Times New Roman"/>
        </w:rPr>
        <w:t>—of which the study by Gergely et al. (1995)</w:t>
      </w:r>
      <w:ins w:id="214" w:author="Benton, Deon" w:date="2026-05-11T11:41:00Z" w16du:dateUtc="2026-05-11T16:41:00Z">
        <w:r w:rsidR="007C734F">
          <w:rPr>
            <w:rFonts w:ascii="Times New Roman" w:hAnsi="Times New Roman" w:cs="Times New Roman"/>
          </w:rPr>
          <w:t>, and others,</w:t>
        </w:r>
      </w:ins>
      <w:r w:rsidR="00E718C8">
        <w:rPr>
          <w:rFonts w:ascii="Times New Roman" w:hAnsi="Times New Roman" w:cs="Times New Roman"/>
        </w:rPr>
        <w:t xml:space="preserve">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w:t>
      </w:r>
      <w:r w:rsidR="008948F0">
        <w:rPr>
          <w:rFonts w:ascii="Times New Roman" w:hAnsi="Times New Roman" w:cs="Times New Roman"/>
        </w:rPr>
        <w:lastRenderedPageBreak/>
        <w:t>causality, among many other domains of knowledge</w:t>
      </w:r>
      <w:r w:rsidR="00B30C25">
        <w:rPr>
          <w:rFonts w:ascii="Times New Roman" w:hAnsi="Times New Roman" w:cs="Times New Roman"/>
        </w:rPr>
        <w:t>. Instead,</w:t>
      </w:r>
      <w:ins w:id="215" w:author="Benton, Deon" w:date="2026-05-11T11:41:00Z" w16du:dateUtc="2026-05-11T16:41:00Z">
        <w:r w:rsidR="00AB6E4C">
          <w:rPr>
            <w:rFonts w:ascii="Times New Roman" w:hAnsi="Times New Roman" w:cs="Times New Roman"/>
          </w:rPr>
          <w:t xml:space="preserve"> it is argued that</w:t>
        </w:r>
      </w:ins>
      <w:r w:rsidR="00B30C25">
        <w:rPr>
          <w:rFonts w:ascii="Times New Roman" w:hAnsi="Times New Roman" w:cs="Times New Roman"/>
        </w:rPr>
        <w:t xml:space="preserve">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w:t>
      </w:r>
      <w:ins w:id="216" w:author="Benton, Deon" w:date="2026-05-11T11:42:00Z" w16du:dateUtc="2026-05-11T16:42:00Z">
        <w:r w:rsidR="007C4D65">
          <w:rPr>
            <w:rFonts w:ascii="Times New Roman" w:hAnsi="Times New Roman" w:cs="Times New Roman"/>
          </w:rPr>
          <w:t xml:space="preserve">simple, albeit extremely powerful, </w:t>
        </w:r>
      </w:ins>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w:t>
      </w:r>
      <w:ins w:id="217" w:author="Benton, Deon" w:date="2026-05-11T11:42:00Z" w16du:dateUtc="2026-05-11T16:42:00Z">
        <w:r w:rsidR="00927A1E">
          <w:rPr>
            <w:rFonts w:ascii="Times New Roman" w:hAnsi="Times New Roman" w:cs="Times New Roman"/>
          </w:rPr>
          <w:t xml:space="preserve">prototype formation, </w:t>
        </w:r>
      </w:ins>
      <w:r w:rsidR="00FC7624">
        <w:rPr>
          <w:rFonts w:ascii="Times New Roman" w:hAnsi="Times New Roman" w:cs="Times New Roman"/>
        </w:rPr>
        <w:t xml:space="preserve">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ins w:id="218" w:author="Benton, Deon" w:date="2026-05-11T11:39:00Z" w16du:dateUtc="2026-05-11T16:39:00Z">
        <w:r>
          <w:rPr>
            <w:rFonts w:ascii="Times New Roman" w:hAnsi="Times New Roman" w:cs="Times New Roman"/>
          </w:rPr>
          <w:t xml:space="preserve"> </w:t>
        </w:r>
      </w:ins>
      <w:r>
        <w:rPr>
          <w:rFonts w:ascii="Times New Roman" w:hAnsi="Times New Roman" w:cs="Times New Roman"/>
        </w:rPr>
        <w:t>(e.g., Cohen et al., 2002; Colunga &amp; Smith, 2005; Cohen &amp; Oakes, 2003; Jones &amp; Smith, 1993; Quinn &amp; Eimas, 1997; Rakison &amp; Lupyan, 2008; Sloutsky, 2010)</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69991C37"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r w:rsidR="004433D4">
        <w:rPr>
          <w:rFonts w:ascii="Times New Roman" w:hAnsi="Times New Roman" w:cs="Times New Roman"/>
        </w:rPr>
        <w:t xml:space="preserve"> and act on</w:t>
      </w:r>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r w:rsidR="00B506DB">
        <w:rPr>
          <w:rFonts w:ascii="Times New Roman" w:hAnsi="Times New Roman" w:cs="Times New Roman"/>
        </w:rPr>
        <w:t xml:space="preserve"> 15-month-old</w:t>
      </w:r>
      <w:r w:rsidR="00BE628D">
        <w:rPr>
          <w:rFonts w:ascii="Times New Roman" w:hAnsi="Times New Roman" w:cs="Times New Roman"/>
        </w:rPr>
        <w:t xml:space="preserve"> infants a </w:t>
      </w:r>
      <w:r w:rsidR="00BE628D">
        <w:rPr>
          <w:rFonts w:ascii="Times New Roman" w:hAnsi="Times New Roman" w:cs="Times New Roman"/>
        </w:rPr>
        <w:lastRenderedPageBreak/>
        <w:t xml:space="preserve">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contents on the stage was then removed for several seconds, after which the actor returned and reached into the green box (as if to retrieve the toy). These trials</w:t>
      </w:r>
      <w:r w:rsidR="003B35C4">
        <w:rPr>
          <w:rFonts w:ascii="Times New Roman" w:hAnsi="Times New Roman" w:cs="Times New Roman"/>
        </w:rPr>
        <w:t xml:space="preserve"> </w:t>
      </w:r>
      <w:r w:rsidR="00EE5680">
        <w:rPr>
          <w:rFonts w:ascii="Times New Roman" w:hAnsi="Times New Roman" w:cs="Times New Roman"/>
        </w:rPr>
        <w:t xml:space="preserve">established </w:t>
      </w:r>
      <w:r w:rsidR="003B35C4">
        <w:rPr>
          <w:rFonts w:ascii="Times New Roman" w:hAnsi="Times New Roman" w:cs="Times New Roman"/>
        </w:rPr>
        <w:t xml:space="preserve">ostensibly </w:t>
      </w:r>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r w:rsidR="003B35C4">
        <w:rPr>
          <w:rFonts w:ascii="Times New Roman" w:hAnsi="Times New Roman" w:cs="Times New Roman"/>
        </w:rPr>
        <w:t xml:space="preserve">the different visible, </w:t>
      </w:r>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 xml:space="preserve">A consequence of such an association is that events that are consistent with it—such </w:t>
      </w:r>
      <w:r w:rsidR="00847C7B">
        <w:rPr>
          <w:rFonts w:ascii="Times New Roman" w:hAnsi="Times New Roman" w:cs="Times New Roman"/>
        </w:rPr>
        <w:lastRenderedPageBreak/>
        <w:t>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r w:rsidR="00637C01">
        <w:rPr>
          <w:rFonts w:ascii="Times New Roman" w:hAnsi="Times New Roman" w:cs="Times New Roman"/>
        </w:rPr>
        <w:t xml:space="preserve">; it is not necessary to posit the existence of an </w:t>
      </w:r>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r w:rsidR="00637C01">
        <w:rPr>
          <w:rFonts w:ascii="Times New Roman" w:hAnsi="Times New Roman" w:cs="Times New Roman"/>
        </w:rPr>
        <w:t xml:space="preserve"> to explain infants’ looking behaviors in this study</w:t>
      </w:r>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 xml:space="preserve">(e.g., Powell &amp; </w:t>
      </w:r>
      <w:r w:rsidR="00A610B2">
        <w:rPr>
          <w:rFonts w:ascii="Times New Roman" w:hAnsi="Times New Roman" w:cs="Times New Roman"/>
        </w:rPr>
        <w:lastRenderedPageBreak/>
        <w:t>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r w:rsidR="00016768">
        <w:rPr>
          <w:rFonts w:ascii="Times New Roman" w:hAnsi="Times New Roman" w:cs="Times New Roman"/>
        </w:rPr>
        <w:t xml:space="preserve"> has</w:t>
      </w:r>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r w:rsidR="00C566C7">
        <w:rPr>
          <w:rFonts w:ascii="Times New Roman" w:hAnsi="Times New Roman" w:cs="Times New Roman"/>
        </w:rPr>
        <w:t xml:space="preserve">one </w:t>
      </w:r>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r w:rsidR="00C566C7">
        <w:rPr>
          <w:rFonts w:ascii="Times New Roman" w:hAnsi="Times New Roman" w:cs="Times New Roman"/>
        </w:rPr>
        <w:t>that are subserved by</w:t>
      </w:r>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r w:rsidR="00C566C7">
        <w:rPr>
          <w:rFonts w:ascii="Times New Roman" w:hAnsi="Times New Roman" w:cs="Times New Roman"/>
        </w:rPr>
        <w:t xml:space="preserve">encoded, </w:t>
      </w:r>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r w:rsidR="0059594F">
        <w:rPr>
          <w:rFonts w:ascii="Times New Roman" w:hAnsi="Times New Roman" w:cs="Times New Roman"/>
        </w:rPr>
        <w:t>that process and operate over</w:t>
      </w:r>
      <w:r w:rsidR="00977120">
        <w:rPr>
          <w:rFonts w:ascii="Times New Roman" w:hAnsi="Times New Roman" w:cs="Times New Roman"/>
        </w:rPr>
        <w:t xml:space="preserve"> the</w:t>
      </w:r>
      <w:r w:rsidR="0059594F">
        <w:rPr>
          <w:rFonts w:ascii="Times New Roman" w:hAnsi="Times New Roman" w:cs="Times New Roman"/>
        </w:rPr>
        <w:t xml:space="preserve"> low</w:t>
      </w:r>
      <w:r w:rsidR="00B164E9">
        <w:rPr>
          <w:rFonts w:ascii="Times New Roman" w:hAnsi="Times New Roman" w:cs="Times New Roman"/>
        </w:rPr>
        <w:t>-level,</w:t>
      </w:r>
      <w:r w:rsidR="0059594F">
        <w:rPr>
          <w:rFonts w:ascii="Times New Roman" w:hAnsi="Times New Roman" w:cs="Times New Roman"/>
        </w:rPr>
        <w:t xml:space="preserve"> </w:t>
      </w:r>
      <w:r w:rsidR="006C3DF4">
        <w:rPr>
          <w:rFonts w:ascii="Times New Roman" w:hAnsi="Times New Roman" w:cs="Times New Roman"/>
        </w:rPr>
        <w:t>perceptually grounded</w:t>
      </w:r>
      <w:r w:rsidR="0059594F">
        <w:rPr>
          <w:rFonts w:ascii="Times New Roman" w:hAnsi="Times New Roman" w:cs="Times New Roman"/>
        </w:rPr>
        <w:t>, and</w:t>
      </w:r>
      <w:r w:rsidR="00B164E9">
        <w:rPr>
          <w:rFonts w:ascii="Times New Roman" w:hAnsi="Times New Roman" w:cs="Times New Roman"/>
        </w:rPr>
        <w:t xml:space="preserve"> </w:t>
      </w:r>
      <w:r w:rsidR="007525AB">
        <w:rPr>
          <w:rFonts w:ascii="Times New Roman" w:hAnsi="Times New Roman" w:cs="Times New Roman"/>
        </w:rPr>
        <w:t>conceptually neutral</w:t>
      </w:r>
      <w:r w:rsidR="00B164E9">
        <w:rPr>
          <w:rFonts w:ascii="Times New Roman" w:hAnsi="Times New Roman" w:cs="Times New Roman"/>
        </w:rPr>
        <w:t xml:space="preserve"> features</w:t>
      </w:r>
      <w:r w:rsidR="00977120">
        <w:rPr>
          <w:rFonts w:ascii="Times New Roman" w:hAnsi="Times New Roman" w:cs="Times New Roman"/>
        </w:rPr>
        <w:t xml:space="preserve"> of visual scenes</w:t>
      </w:r>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42A254C8" w:rsidR="001A2641" w:rsidRPr="00445430" w:rsidRDefault="00B12893" w:rsidP="001A2641">
      <w:pPr>
        <w:spacing w:line="480" w:lineRule="auto"/>
        <w:contextualSpacing/>
        <w:rPr>
          <w:rFonts w:ascii="Times New Roman" w:hAnsi="Times New Roman" w:cs="Times New Roman"/>
          <w:b/>
          <w:bCs/>
        </w:rPr>
      </w:pPr>
      <w:r>
        <w:rPr>
          <w:rFonts w:ascii="Times New Roman" w:hAnsi="Times New Roman" w:cs="Times New Roman"/>
          <w:b/>
          <w:bCs/>
        </w:rPr>
        <w:lastRenderedPageBreak/>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r w:rsidR="00E34656">
        <w:rPr>
          <w:rFonts w:ascii="Times New Roman" w:hAnsi="Times New Roman" w:cs="Times New Roman"/>
          <w:b/>
          <w:bCs/>
        </w:rPr>
        <w:t>that can explain</w:t>
      </w:r>
      <w:r w:rsidRPr="00B12893">
        <w:rPr>
          <w:rFonts w:ascii="Times New Roman" w:hAnsi="Times New Roman" w:cs="Times New Roman"/>
          <w:b/>
          <w:bCs/>
        </w:rPr>
        <w:t xml:space="preserve"> infants’ looking </w:t>
      </w:r>
      <w:r>
        <w:rPr>
          <w:rFonts w:ascii="Times New Roman" w:hAnsi="Times New Roman" w:cs="Times New Roman"/>
          <w:b/>
          <w:bCs/>
        </w:rPr>
        <w:t xml:space="preserve">in </w:t>
      </w:r>
      <w:ins w:id="219" w:author="Benton, Deon" w:date="2026-05-16T15:39:00Z" w16du:dateUtc="2026-05-16T20:39:00Z">
        <w:r w:rsidR="00DB0881">
          <w:rPr>
            <w:rFonts w:ascii="Times New Roman" w:hAnsi="Times New Roman" w:cs="Times New Roman"/>
            <w:b/>
            <w:bCs/>
          </w:rPr>
          <w:t>action efficiency understanding</w:t>
        </w:r>
      </w:ins>
      <w:r>
        <w:rPr>
          <w:rFonts w:ascii="Times New Roman" w:hAnsi="Times New Roman" w:cs="Times New Roman"/>
          <w:b/>
          <w:bCs/>
        </w:rPr>
        <w:t xml:space="preserve"> studies</w:t>
      </w:r>
      <w:r w:rsidRPr="00B12893">
        <w:rPr>
          <w:rFonts w:ascii="Times New Roman" w:hAnsi="Times New Roman" w:cs="Times New Roman"/>
          <w:b/>
          <w:bCs/>
        </w:rPr>
        <w:t xml:space="preserve"> </w:t>
      </w:r>
    </w:p>
    <w:p w14:paraId="429FDEBE" w14:textId="10DFE806"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t xml:space="preserve">As the discussion </w:t>
      </w:r>
      <w:r w:rsidR="00DF5335">
        <w:rPr>
          <w:rFonts w:ascii="Times New Roman" w:hAnsi="Times New Roman" w:cs="Times New Roman"/>
        </w:rPr>
        <w:t>so far</w:t>
      </w:r>
      <w:r>
        <w:rPr>
          <w:rFonts w:ascii="Times New Roman" w:hAnsi="Times New Roman" w:cs="Times New Roman"/>
        </w:rPr>
        <w:t xml:space="preserve"> has shown, there have been many attempts to explain infants’ looking behaviors in VoE studies from a lean perspective. However, efforts to explain </w:t>
      </w:r>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r w:rsidR="00F55CCA">
        <w:rPr>
          <w:rFonts w:ascii="Times New Roman" w:hAnsi="Times New Roman" w:cs="Times New Roman"/>
        </w:rPr>
        <w:t xml:space="preserve">their </w:t>
      </w:r>
      <w:r w:rsidR="00CE74CA">
        <w:rPr>
          <w:rFonts w:ascii="Times New Roman" w:hAnsi="Times New Roman" w:cs="Times New Roman"/>
        </w:rPr>
        <w:t xml:space="preserve">so-called </w:t>
      </w:r>
      <w:ins w:id="220" w:author="Benton, Deon" w:date="2026-05-16T15:39:00Z" w16du:dateUtc="2026-05-16T20:39:00Z">
        <w:r w:rsidR="00DB0881">
          <w:rPr>
            <w:rFonts w:ascii="Times New Roman" w:hAnsi="Times New Roman" w:cs="Times New Roman"/>
          </w:rPr>
          <w:t>action efficiency understanding</w:t>
        </w:r>
      </w:ins>
      <w:r w:rsidR="00482F22">
        <w:rPr>
          <w:rFonts w:ascii="Times New Roman" w:hAnsi="Times New Roman" w:cs="Times New Roman"/>
        </w:rPr>
        <w:t>—that is, the ability to discriminate efficient and inefficient actions—</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r w:rsidR="00EC7604">
        <w:rPr>
          <w:rFonts w:ascii="Times New Roman" w:hAnsi="Times New Roman" w:cs="Times New Roman"/>
        </w:rPr>
        <w:t>Overwalle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r w:rsidR="0056623D">
        <w:rPr>
          <w:rFonts w:ascii="Times New Roman" w:hAnsi="Times New Roman" w:cs="Times New Roman"/>
        </w:rPr>
        <w:t>Overwalle’s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Overwalle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A potentially helpful way to capture </w:t>
      </w:r>
      <w:r w:rsidR="00CF1F7C">
        <w:rPr>
          <w:rFonts w:ascii="Times New Roman" w:hAnsi="Times New Roman" w:cs="Times New Roman"/>
        </w:rPr>
        <w:t xml:space="preserve">Overwalle’s perspective is to </w:t>
      </w:r>
      <w:r w:rsidR="00E67D87">
        <w:rPr>
          <w:rFonts w:ascii="Times New Roman" w:hAnsi="Times New Roman" w:cs="Times New Roman"/>
        </w:rPr>
        <w:t>draw an analogy</w:t>
      </w:r>
      <w:r w:rsidR="006B225F">
        <w:rPr>
          <w:rFonts w:ascii="Times New Roman" w:hAnsi="Times New Roman" w:cs="Times New Roman"/>
        </w:rPr>
        <w:t xml:space="preserve"> between </w:t>
      </w:r>
      <w:r w:rsidR="00CF1F7C">
        <w:rPr>
          <w:rFonts w:ascii="Times New Roman" w:hAnsi="Times New Roman" w:cs="Times New Roman"/>
        </w:rPr>
        <w:t>it</w:t>
      </w:r>
      <w:r w:rsidR="006B225F">
        <w:rPr>
          <w:rFonts w:ascii="Times New Roman" w:hAnsi="Times New Roman" w:cs="Times New Roman"/>
        </w:rPr>
        <w:t xml:space="preserve"> and</w:t>
      </w:r>
      <w:r w:rsidR="00E67D87">
        <w:rPr>
          <w:rFonts w:ascii="Times New Roman" w:hAnsi="Times New Roman" w:cs="Times New Roman"/>
        </w:rPr>
        <w:t xml:space="preserve"> </w:t>
      </w:r>
      <w:r w:rsidR="006B225F">
        <w:rPr>
          <w:rFonts w:ascii="Times New Roman" w:hAnsi="Times New Roman" w:cs="Times New Roman"/>
        </w:rPr>
        <w:t>a flipbook</w:t>
      </w:r>
      <w:r w:rsidR="00E67D87">
        <w:rPr>
          <w:rFonts w:ascii="Times New Roman" w:hAnsi="Times New Roman" w:cs="Times New Roman"/>
        </w:rPr>
        <w:t xml:space="preserve">. In the same way that each page of a flipbook represents an instantaneous snapshot of an unfolding scene, </w:t>
      </w:r>
      <w:r w:rsidR="007448A5" w:rsidRPr="007448A5">
        <w:rPr>
          <w:rFonts w:ascii="Times New Roman" w:hAnsi="Times New Roman" w:cs="Times New Roman"/>
        </w:rPr>
        <w:t>infants’ representations of action trajectories can be thought of as a sequence of internal snapshots that</w:t>
      </w:r>
      <w:r w:rsidR="000A3648">
        <w:rPr>
          <w:rFonts w:ascii="Times New Roman" w:hAnsi="Times New Roman" w:cs="Times New Roman"/>
        </w:rPr>
        <w:t>, together,</w:t>
      </w:r>
      <w:r w:rsidR="007448A5" w:rsidRPr="007448A5">
        <w:rPr>
          <w:rFonts w:ascii="Times New Roman" w:hAnsi="Times New Roman" w:cs="Times New Roman"/>
        </w:rPr>
        <w:t xml:space="preserve"> encode how </w:t>
      </w:r>
      <w:r w:rsidR="000A3648">
        <w:rPr>
          <w:rFonts w:ascii="Times New Roman" w:hAnsi="Times New Roman" w:cs="Times New Roman"/>
        </w:rPr>
        <w:t>an action unfolds.</w:t>
      </w:r>
    </w:p>
    <w:p w14:paraId="69D56AA6" w14:textId="64E4576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 Overwalle (2010)</w:t>
      </w:r>
      <w:r w:rsidR="009F1B36">
        <w:rPr>
          <w:rFonts w:ascii="Times New Roman" w:hAnsi="Times New Roman" w:cs="Times New Roman"/>
        </w:rPr>
        <w:t xml:space="preserve"> showed that a computational instantiation of this account </w:t>
      </w:r>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r w:rsidR="009F1B36">
        <w:rPr>
          <w:rFonts w:ascii="Times New Roman" w:hAnsi="Times New Roman" w:cs="Times New Roman"/>
        </w:rPr>
        <w:t>’ looking behaviors in Gergely et al. (2010). The model itself—which was a</w:t>
      </w:r>
      <w:r w:rsidR="0099050D">
        <w:rPr>
          <w:rFonts w:ascii="Times New Roman" w:hAnsi="Times New Roman" w:cs="Times New Roman"/>
        </w:rPr>
        <w:t>n auto-associative connectionist network (McClelland &amp; Rumelhart, 1988)</w:t>
      </w:r>
      <w:r w:rsidR="009F1B36">
        <w:rPr>
          <w:rFonts w:ascii="Times New Roman" w:hAnsi="Times New Roman" w:cs="Times New Roman"/>
        </w:rPr>
        <w:t>—consisted of 27 units</w:t>
      </w:r>
      <w:r w:rsidR="003E47F5">
        <w:rPr>
          <w:rFonts w:ascii="Times New Roman" w:hAnsi="Times New Roman" w:cs="Times New Roman"/>
        </w:rPr>
        <w:t xml:space="preserve">, 25 of which were arranged in a 5 × 5 grid to implement the spatial layout of a scene and the remaining two of which </w:t>
      </w:r>
      <w:r w:rsidR="000A0BB0">
        <w:rPr>
          <w:rFonts w:ascii="Times New Roman" w:hAnsi="Times New Roman" w:cs="Times New Roman"/>
        </w:rPr>
        <w:t>corresponded to a</w:t>
      </w:r>
      <w:r w:rsidR="00767BD5">
        <w:rPr>
          <w:rFonts w:ascii="Times New Roman" w:hAnsi="Times New Roman" w:cs="Times New Roman"/>
        </w:rPr>
        <w:t xml:space="preserve"> moving</w:t>
      </w:r>
      <w:r w:rsidR="000A0BB0">
        <w:rPr>
          <w:rFonts w:ascii="Times New Roman" w:hAnsi="Times New Roman" w:cs="Times New Roman"/>
        </w:rPr>
        <w:t xml:space="preserve"> agent and goal.</w:t>
      </w:r>
      <w:r w:rsidR="00A921C7">
        <w:rPr>
          <w:rFonts w:ascii="Times New Roman" w:hAnsi="Times New Roman" w:cs="Times New Roman"/>
        </w:rPr>
        <w:t xml:space="preserve"> To model the study by Gergely et al. (1995), networks </w:t>
      </w:r>
      <w:r w:rsidR="00D51CDA">
        <w:rPr>
          <w:rFonts w:ascii="Times New Roman" w:hAnsi="Times New Roman" w:cs="Times New Roman"/>
        </w:rPr>
        <w:t xml:space="preserve">were </w:t>
      </w:r>
      <w:r w:rsidR="006F0EFB">
        <w:rPr>
          <w:rFonts w:ascii="Times New Roman" w:hAnsi="Times New Roman" w:cs="Times New Roman"/>
        </w:rPr>
        <w:t xml:space="preserve">“habituated” to </w:t>
      </w:r>
      <w:r w:rsidR="00D51CDA">
        <w:rPr>
          <w:rFonts w:ascii="Times New Roman" w:hAnsi="Times New Roman" w:cs="Times New Roman"/>
        </w:rPr>
        <w:t>an event in which an agent moved horizontally along an arced path to reach a goal</w:t>
      </w:r>
      <w:r w:rsidR="002630C8">
        <w:rPr>
          <w:rFonts w:ascii="Times New Roman" w:hAnsi="Times New Roman" w:cs="Times New Roman"/>
        </w:rPr>
        <w:t>. This event was implemented by turning on the agent unit (i.e., setting its activation to 1)</w:t>
      </w:r>
      <w:r w:rsidR="00251B62">
        <w:rPr>
          <w:rFonts w:ascii="Times New Roman" w:hAnsi="Times New Roman" w:cs="Times New Roman"/>
        </w:rPr>
        <w:t xml:space="preserve"> and </w:t>
      </w:r>
      <w:r w:rsidR="00985758">
        <w:rPr>
          <w:rFonts w:ascii="Times New Roman" w:hAnsi="Times New Roman" w:cs="Times New Roman"/>
        </w:rPr>
        <w:t>sequentially activating neighboring cells at each step along the arced trajectory. As</w:t>
      </w:r>
      <w:r w:rsidR="00C40504">
        <w:rPr>
          <w:rFonts w:ascii="Times New Roman" w:hAnsi="Times New Roman" w:cs="Times New Roman"/>
        </w:rPr>
        <w:t xml:space="preserve"> stipulated by Overwalle’s (2010) account</w:t>
      </w:r>
      <w:r w:rsidR="00985758">
        <w:rPr>
          <w:rFonts w:ascii="Times New Roman" w:hAnsi="Times New Roman" w:cs="Times New Roman"/>
        </w:rPr>
        <w:t xml:space="preserve">, the network’s task was </w:t>
      </w:r>
      <w:r w:rsidR="000D323A">
        <w:rPr>
          <w:rFonts w:ascii="Times New Roman" w:hAnsi="Times New Roman" w:cs="Times New Roman"/>
        </w:rPr>
        <w:t xml:space="preserve">faithfully </w:t>
      </w:r>
      <w:r w:rsidR="000D6C8E">
        <w:rPr>
          <w:rFonts w:ascii="Times New Roman" w:hAnsi="Times New Roman" w:cs="Times New Roman"/>
        </w:rPr>
        <w:t>to encode</w:t>
      </w:r>
      <w:r w:rsidR="00DA47D1">
        <w:rPr>
          <w:rFonts w:ascii="Times New Roman" w:hAnsi="Times New Roman" w:cs="Times New Roman"/>
        </w:rPr>
        <w:t xml:space="preserve"> and represent </w:t>
      </w:r>
      <w:r w:rsidR="000D6C8E">
        <w:rPr>
          <w:rFonts w:ascii="Times New Roman" w:hAnsi="Times New Roman" w:cs="Times New Roman"/>
        </w:rPr>
        <w:t>the state of the wor</w:t>
      </w:r>
      <w:r w:rsidR="000D323A">
        <w:rPr>
          <w:rFonts w:ascii="Times New Roman" w:hAnsi="Times New Roman" w:cs="Times New Roman"/>
        </w:rPr>
        <w:t>ld</w:t>
      </w:r>
      <w:r w:rsidR="000D6C8E">
        <w:rPr>
          <w:rFonts w:ascii="Times New Roman" w:hAnsi="Times New Roman" w:cs="Times New Roman"/>
        </w:rPr>
        <w:t xml:space="preserve"> at</w:t>
      </w:r>
      <w:r w:rsidR="008167CE">
        <w:rPr>
          <w:rFonts w:ascii="Times New Roman" w:hAnsi="Times New Roman" w:cs="Times New Roman"/>
        </w:rPr>
        <w:t xml:space="preserve"> </w:t>
      </w:r>
      <w:r w:rsidR="000D323A">
        <w:rPr>
          <w:rFonts w:ascii="Times New Roman" w:hAnsi="Times New Roman" w:cs="Times New Roman"/>
        </w:rPr>
        <w:t xml:space="preserve">each </w:t>
      </w:r>
      <w:r w:rsidR="00F43B2A">
        <w:rPr>
          <w:rFonts w:ascii="Times New Roman" w:hAnsi="Times New Roman" w:cs="Times New Roman"/>
        </w:rPr>
        <w:t>of these steps</w:t>
      </w:r>
      <w:r w:rsidR="000D6C8E">
        <w:rPr>
          <w:rFonts w:ascii="Times New Roman" w:hAnsi="Times New Roman" w:cs="Times New Roman"/>
        </w:rPr>
        <w:t>.</w:t>
      </w:r>
      <w:r w:rsidR="008167CE">
        <w:rPr>
          <w:rFonts w:ascii="Times New Roman" w:hAnsi="Times New Roman" w:cs="Times New Roman"/>
        </w:rPr>
        <w:t xml:space="preserve"> Crucially, arced movement</w:t>
      </w:r>
      <w:r w:rsidR="00C873C2">
        <w:rPr>
          <w:rFonts w:ascii="Times New Roman" w:hAnsi="Times New Roman" w:cs="Times New Roman"/>
        </w:rPr>
        <w:t xml:space="preserve"> occurred over an obstacle for networks in the Experimental condition</w:t>
      </w:r>
      <w:r w:rsidR="00F95D68">
        <w:rPr>
          <w:rFonts w:ascii="Times New Roman" w:hAnsi="Times New Roman" w:cs="Times New Roman"/>
        </w:rPr>
        <w:t>; this</w:t>
      </w:r>
      <w:r w:rsidR="00C873C2">
        <w:rPr>
          <w:rFonts w:ascii="Times New Roman" w:hAnsi="Times New Roman" w:cs="Times New Roman"/>
        </w:rPr>
        <w:t xml:space="preserve"> obstacle was absent </w:t>
      </w:r>
      <w:r w:rsidR="00F95D68">
        <w:rPr>
          <w:rFonts w:ascii="Times New Roman" w:hAnsi="Times New Roman" w:cs="Times New Roman"/>
        </w:rPr>
        <w:t>in</w:t>
      </w:r>
      <w:r w:rsidR="00C873C2">
        <w:rPr>
          <w:rFonts w:ascii="Times New Roman" w:hAnsi="Times New Roman" w:cs="Times New Roman"/>
        </w:rPr>
        <w:t xml:space="preserve"> the Control condition.</w:t>
      </w:r>
      <w:r w:rsidR="00D51CDA">
        <w:rPr>
          <w:rFonts w:ascii="Times New Roman" w:hAnsi="Times New Roman" w:cs="Times New Roman"/>
        </w:rPr>
        <w:t xml:space="preserve"> </w:t>
      </w:r>
      <w:r w:rsidR="002A0037">
        <w:rPr>
          <w:rFonts w:ascii="Times New Roman" w:hAnsi="Times New Roman" w:cs="Times New Roman"/>
        </w:rPr>
        <w:t>Networks were then shown two barrierless test events. In one test event,</w:t>
      </w:r>
      <w:r w:rsidR="00F43B2A">
        <w:rPr>
          <w:rFonts w:ascii="Times New Roman" w:hAnsi="Times New Roman" w:cs="Times New Roman"/>
        </w:rPr>
        <w:t xml:space="preserve"> </w:t>
      </w:r>
      <w:r w:rsidR="002A0037">
        <w:rPr>
          <w:rFonts w:ascii="Times New Roman" w:hAnsi="Times New Roman" w:cs="Times New Roman"/>
        </w:rPr>
        <w:t>the agent moved</w:t>
      </w:r>
      <w:r w:rsidR="00F43B2A">
        <w:rPr>
          <w:rFonts w:ascii="Times New Roman" w:hAnsi="Times New Roman" w:cs="Times New Roman"/>
        </w:rPr>
        <w:t xml:space="preserve"> horizontally along a straight path to reach the goal object</w:t>
      </w:r>
      <w:r w:rsidR="002A0037">
        <w:rPr>
          <w:rFonts w:ascii="Times New Roman" w:hAnsi="Times New Roman" w:cs="Times New Roman"/>
        </w:rPr>
        <w:t>. In the second test event,</w:t>
      </w:r>
      <w:r w:rsidR="00F43B2A">
        <w:rPr>
          <w:rFonts w:ascii="Times New Roman" w:hAnsi="Times New Roman" w:cs="Times New Roman"/>
        </w:rPr>
        <w:t xml:space="preserve"> </w:t>
      </w:r>
      <w:r w:rsidR="002A0037">
        <w:rPr>
          <w:rFonts w:ascii="Times New Roman" w:hAnsi="Times New Roman" w:cs="Times New Roman"/>
        </w:rPr>
        <w:t>the</w:t>
      </w:r>
      <w:r w:rsidR="00F43B2A">
        <w:rPr>
          <w:rFonts w:ascii="Times New Roman" w:hAnsi="Times New Roman" w:cs="Times New Roman"/>
        </w:rPr>
        <w:t xml:space="preserve"> agent moved horizontally along an arced path to reach the same goal. </w:t>
      </w:r>
      <w:r w:rsidR="00247D78">
        <w:rPr>
          <w:rFonts w:ascii="Times New Roman" w:hAnsi="Times New Roman" w:cs="Times New Roman"/>
        </w:rPr>
        <w:t>Network’s looking performance was measured by activating the agent and goal units and measuring the activation of a subset of units at critical places along the arced and straight paths</w:t>
      </w:r>
      <w:r w:rsidR="00334A80">
        <w:rPr>
          <w:rFonts w:ascii="Times New Roman" w:hAnsi="Times New Roman" w:cs="Times New Roman"/>
        </w:rPr>
        <w:t>. The critical units for the arced path were those comprising the apex of that path. In contrast, the critical units for the straight path were th</w:t>
      </w:r>
      <w:r w:rsidR="003833DC">
        <w:rPr>
          <w:rFonts w:ascii="Times New Roman" w:hAnsi="Times New Roman" w:cs="Times New Roman"/>
        </w:rPr>
        <w:t xml:space="preserve">ose comprising </w:t>
      </w:r>
      <w:r w:rsidR="00334A80">
        <w:rPr>
          <w:rFonts w:ascii="Times New Roman" w:hAnsi="Times New Roman" w:cs="Times New Roman"/>
        </w:rPr>
        <w:t xml:space="preserve">the midpoint of the straight path. </w:t>
      </w:r>
      <w:r w:rsidR="0017005B">
        <w:rPr>
          <w:rFonts w:ascii="Times New Roman" w:hAnsi="Times New Roman" w:cs="Times New Roman"/>
        </w:rPr>
        <w:t xml:space="preserve">Greater activation of these units was interpreted as lower looking times. Overwalle (2010) found that networks in the Experimental condition produced less activation (i.e., greater looking) to the </w:t>
      </w:r>
      <w:r w:rsidR="00495A8A">
        <w:rPr>
          <w:rFonts w:ascii="Times New Roman" w:hAnsi="Times New Roman" w:cs="Times New Roman"/>
        </w:rPr>
        <w:t>curved test</w:t>
      </w:r>
      <w:r w:rsidR="0017005B">
        <w:rPr>
          <w:rFonts w:ascii="Times New Roman" w:hAnsi="Times New Roman" w:cs="Times New Roman"/>
        </w:rPr>
        <w:t xml:space="preserve"> event than to the </w:t>
      </w:r>
      <w:r w:rsidR="00495A8A">
        <w:rPr>
          <w:rFonts w:ascii="Times New Roman" w:hAnsi="Times New Roman" w:cs="Times New Roman"/>
        </w:rPr>
        <w:t>straight</w:t>
      </w:r>
      <w:r w:rsidR="0017005B">
        <w:rPr>
          <w:rFonts w:ascii="Times New Roman" w:hAnsi="Times New Roman" w:cs="Times New Roman"/>
        </w:rPr>
        <w:t xml:space="preserve"> one</w:t>
      </w:r>
      <w:r w:rsidR="005416F9">
        <w:rPr>
          <w:rFonts w:ascii="Times New Roman" w:hAnsi="Times New Roman" w:cs="Times New Roman"/>
        </w:rPr>
        <w:t>. These results mirror infants’ looking performance in Gergely et al. (1995). The fact that the model’s performance mirrored infants’ suggests that Overwalle’s account is sufficient to explain how infants process efficient and inefficient actions</w:t>
      </w:r>
      <w:r w:rsidR="0017005B">
        <w:rPr>
          <w:rFonts w:ascii="Times New Roman" w:hAnsi="Times New Roman" w:cs="Times New Roman"/>
        </w:rPr>
        <w:t xml:space="preserve">. </w:t>
      </w:r>
    </w:p>
    <w:p w14:paraId="1C0B2AC2" w14:textId="5D12B9AF"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lastRenderedPageBreak/>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r w:rsidR="005416F9">
        <w:rPr>
          <w:rFonts w:ascii="Times New Roman" w:hAnsi="Times New Roman" w:cs="Times New Roman"/>
        </w:rPr>
        <w:t>Overwalle’s (2010) account is sufficient to explain how infants process efficient and inefficient actions</w:t>
      </w:r>
      <w:r w:rsidR="00BC285A">
        <w:rPr>
          <w:rFonts w:ascii="Times New Roman" w:hAnsi="Times New Roman" w:cs="Times New Roman"/>
        </w:rPr>
        <w:t xml:space="preserve"> in a study that assesses their </w:t>
      </w:r>
      <w:ins w:id="221" w:author="Benton, Deon" w:date="2026-05-16T15:39:00Z" w16du:dateUtc="2026-05-16T20:39:00Z">
        <w:r w:rsidR="00DB0881">
          <w:rPr>
            <w:rFonts w:ascii="Times New Roman" w:hAnsi="Times New Roman" w:cs="Times New Roman"/>
          </w:rPr>
          <w:t>action efficiency understanding</w:t>
        </w:r>
      </w:ins>
      <w:r w:rsidR="005416F9">
        <w:rPr>
          <w:rFonts w:ascii="Times New Roman" w:hAnsi="Times New Roman" w:cs="Times New Roman"/>
        </w:rPr>
        <w:t xml:space="preserve">, </w:t>
      </w:r>
      <w:r w:rsidR="008E542C">
        <w:rPr>
          <w:rFonts w:ascii="Times New Roman" w:hAnsi="Times New Roman" w:cs="Times New Roman"/>
        </w:rPr>
        <w:t>caution should be exercised before accepting</w:t>
      </w:r>
      <w:r w:rsidR="005F2CF5">
        <w:rPr>
          <w:rFonts w:ascii="Times New Roman" w:hAnsi="Times New Roman" w:cs="Times New Roman"/>
        </w:rPr>
        <w:t xml:space="preserve"> his proposal.</w:t>
      </w:r>
      <w:r w:rsidR="008E542C">
        <w:rPr>
          <w:rFonts w:ascii="Times New Roman" w:hAnsi="Times New Roman" w:cs="Times New Roman"/>
        </w:rPr>
        <w:t xml:space="preserve"> </w:t>
      </w:r>
      <w:r w:rsidR="005F2CF5">
        <w:rPr>
          <w:rFonts w:ascii="Times New Roman" w:hAnsi="Times New Roman" w:cs="Times New Roman"/>
        </w:rPr>
        <w:t>One reason is that Overwalle’s model</w:t>
      </w:r>
      <w:r w:rsidR="006D4C64">
        <w:rPr>
          <w:rFonts w:ascii="Times New Roman" w:hAnsi="Times New Roman" w:cs="Times New Roman"/>
        </w:rPr>
        <w:t xml:space="preserve"> </w:t>
      </w:r>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r w:rsidR="009202A3">
        <w:rPr>
          <w:rFonts w:ascii="Times New Roman" w:hAnsi="Times New Roman" w:cs="Times New Roman"/>
        </w:rPr>
        <w:t xml:space="preserve">had any action experience prior to its </w:t>
      </w:r>
      <w:r w:rsidR="005F2CF5">
        <w:rPr>
          <w:rFonts w:ascii="Times New Roman" w:hAnsi="Times New Roman" w:cs="Times New Roman"/>
        </w:rPr>
        <w:t>participation in a</w:t>
      </w:r>
      <w:r w:rsidR="009202A3">
        <w:rPr>
          <w:rFonts w:ascii="Times New Roman" w:hAnsi="Times New Roman" w:cs="Times New Roman"/>
        </w:rPr>
        <w:t xml:space="preserve"> simulation analogue of Gergely et al. (1995; </w:t>
      </w:r>
      <w:r w:rsidR="007A106B">
        <w:rPr>
          <w:rFonts w:ascii="Times New Roman" w:hAnsi="Times New Roman" w:cs="Times New Roman"/>
        </w:rPr>
        <w:t>see below)</w:t>
      </w:r>
      <w:r w:rsidR="005F2CF5">
        <w:rPr>
          <w:rFonts w:ascii="Times New Roman" w:hAnsi="Times New Roman" w:cs="Times New Roman"/>
        </w:rPr>
        <w:t xml:space="preserve">. </w:t>
      </w:r>
      <w:r w:rsidR="00DC44EA">
        <w:rPr>
          <w:rFonts w:ascii="Times New Roman" w:hAnsi="Times New Roman" w:cs="Times New Roman"/>
        </w:rPr>
        <w:t>These represent limitations because they meant that the model could not</w:t>
      </w:r>
      <w:r w:rsidR="006A3D7F">
        <w:rPr>
          <w:rFonts w:ascii="Times New Roman" w:hAnsi="Times New Roman" w:cs="Times New Roman"/>
        </w:rPr>
        <w:t xml:space="preserve"> bring to bear in its processing of the habituation and test events its prior </w:t>
      </w:r>
      <w:r w:rsidR="009202A3">
        <w:rPr>
          <w:rFonts w:ascii="Times New Roman" w:hAnsi="Times New Roman" w:cs="Times New Roman"/>
        </w:rPr>
        <w:t>action observation experience</w:t>
      </w:r>
      <w:r w:rsidR="00DC3C33">
        <w:rPr>
          <w:rFonts w:ascii="Times New Roman" w:hAnsi="Times New Roman" w:cs="Times New Roman"/>
        </w:rPr>
        <w:t xml:space="preserve">. </w:t>
      </w:r>
      <w:r w:rsidR="00CF3B36">
        <w:rPr>
          <w:rFonts w:ascii="Times New Roman" w:hAnsi="Times New Roman" w:cs="Times New Roman"/>
        </w:rPr>
        <w:t>Despite</w:t>
      </w:r>
      <w:r w:rsidR="00DC44EA">
        <w:rPr>
          <w:rFonts w:ascii="Times New Roman" w:hAnsi="Times New Roman" w:cs="Times New Roman"/>
        </w:rPr>
        <w:t xml:space="preserve"> </w:t>
      </w:r>
      <w:r w:rsidR="00CF3B36">
        <w:rPr>
          <w:rFonts w:ascii="Times New Roman" w:hAnsi="Times New Roman" w:cs="Times New Roman"/>
        </w:rPr>
        <w:t>demonstrating that</w:t>
      </w:r>
      <w:r w:rsidR="00DC44EA">
        <w:rPr>
          <w:rFonts w:ascii="Times New Roman" w:hAnsi="Times New Roman" w:cs="Times New Roman"/>
        </w:rPr>
        <w:t xml:space="preserve"> </w:t>
      </w:r>
      <w:r w:rsidR="00DC44EA">
        <w:rPr>
          <w:rFonts w:ascii="Times New Roman" w:eastAsia="Times New Roman" w:hAnsi="Times New Roman" w:cs="Times New Roman"/>
        </w:rPr>
        <w:t>a model lacking</w:t>
      </w:r>
      <w:r w:rsidR="00DD3688">
        <w:rPr>
          <w:rFonts w:ascii="Times New Roman" w:eastAsia="Times New Roman" w:hAnsi="Times New Roman" w:cs="Times New Roman"/>
        </w:rPr>
        <w:t xml:space="preserve"> a hidden layer or prior </w:t>
      </w:r>
      <w:r w:rsidR="00DC44EA">
        <w:rPr>
          <w:rFonts w:ascii="Times New Roman" w:eastAsia="Times New Roman" w:hAnsi="Times New Roman" w:cs="Times New Roman"/>
        </w:rPr>
        <w:t>action experience</w:t>
      </w:r>
      <w:r w:rsidR="00DD3688">
        <w:rPr>
          <w:rFonts w:ascii="Times New Roman" w:eastAsia="Times New Roman" w:hAnsi="Times New Roman" w:cs="Times New Roman"/>
        </w:rPr>
        <w:t xml:space="preserve"> can reproduce infants’ looking behaviors in Gergely et al. (1995), one or both factors may be necessary</w:t>
      </w:r>
      <w:r w:rsidR="00CF3B36">
        <w:rPr>
          <w:rFonts w:ascii="Times New Roman" w:eastAsia="Times New Roman" w:hAnsi="Times New Roman" w:cs="Times New Roman"/>
        </w:rPr>
        <w:t xml:space="preserve"> for a model like that by Overwalle (2010)</w:t>
      </w:r>
      <w:r w:rsidR="00DD3688">
        <w:rPr>
          <w:rFonts w:ascii="Times New Roman" w:eastAsia="Times New Roman" w:hAnsi="Times New Roman" w:cs="Times New Roman"/>
        </w:rPr>
        <w:t xml:space="preserve"> to capture </w:t>
      </w:r>
      <w:r w:rsidR="00B0365F">
        <w:rPr>
          <w:rFonts w:ascii="Times New Roman" w:eastAsia="Times New Roman" w:hAnsi="Times New Roman" w:cs="Times New Roman"/>
        </w:rPr>
        <w:t xml:space="preserve">other key findings </w:t>
      </w:r>
      <w:r w:rsidR="00D77000">
        <w:rPr>
          <w:rFonts w:ascii="Times New Roman" w:eastAsia="Times New Roman" w:hAnsi="Times New Roman" w:cs="Times New Roman"/>
        </w:rPr>
        <w:t>in this literature</w:t>
      </w:r>
      <w:r w:rsidR="00DD3688">
        <w:rPr>
          <w:rFonts w:ascii="Times New Roman" w:eastAsia="Times New Roman" w:hAnsi="Times New Roman" w:cs="Times New Roman"/>
        </w:rPr>
        <w:t>.</w:t>
      </w:r>
      <w:r w:rsidR="00B0365F">
        <w:rPr>
          <w:rFonts w:ascii="Times New Roman" w:eastAsia="Times New Roman" w:hAnsi="Times New Roman" w:cs="Times New Roman"/>
        </w:rPr>
        <w:t xml:space="preserve"> For example,</w:t>
      </w:r>
      <w:r w:rsidR="00DD3688">
        <w:rPr>
          <w:rFonts w:ascii="Times New Roman" w:eastAsia="Times New Roman" w:hAnsi="Times New Roman" w:cs="Times New Roman"/>
        </w:rPr>
        <w:t xml:space="preserve"> Overwalle</w:t>
      </w:r>
      <w:r w:rsidR="004B1270">
        <w:rPr>
          <w:rFonts w:ascii="Times New Roman" w:eastAsia="Times New Roman" w:hAnsi="Times New Roman" w:cs="Times New Roman"/>
        </w:rPr>
        <w:t>’s</w:t>
      </w:r>
      <w:r w:rsidR="00DD3688">
        <w:rPr>
          <w:rFonts w:ascii="Times New Roman" w:eastAsia="Times New Roman" w:hAnsi="Times New Roman" w:cs="Times New Roman"/>
        </w:rPr>
        <w:t xml:space="preserve"> (2010) </w:t>
      </w:r>
      <w:r w:rsidR="004B1270">
        <w:rPr>
          <w:rFonts w:ascii="Times New Roman" w:eastAsia="Times New Roman" w:hAnsi="Times New Roman" w:cs="Times New Roman"/>
        </w:rPr>
        <w:t xml:space="preserve">model </w:t>
      </w:r>
      <w:r w:rsidR="00DD3688">
        <w:rPr>
          <w:rFonts w:ascii="Times New Roman" w:eastAsia="Times New Roman" w:hAnsi="Times New Roman" w:cs="Times New Roman"/>
        </w:rPr>
        <w:t>may struggle to capture infants’ looking responses in a</w:t>
      </w:r>
      <w:r w:rsidR="00B0365F">
        <w:rPr>
          <w:rFonts w:ascii="Times New Roman" w:eastAsia="Times New Roman" w:hAnsi="Times New Roman" w:cs="Times New Roman"/>
        </w:rPr>
        <w:t xml:space="preserve"> now classic study</w:t>
      </w:r>
      <w:r w:rsidR="005541AB" w:rsidRPr="005541AB">
        <w:rPr>
          <w:rFonts w:ascii="Times New Roman" w:eastAsia="Times New Roman" w:hAnsi="Times New Roman" w:cs="Times New Roman"/>
        </w:rPr>
        <w:t xml:space="preserve"> by </w:t>
      </w:r>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However, infants could still see the second object and </w:t>
      </w:r>
      <w:r w:rsidR="009F17EA">
        <w:rPr>
          <w:rFonts w:ascii="Times New Roman" w:hAnsi="Times New Roman" w:cs="Times New Roman"/>
        </w:rPr>
        <w:t>the apex of the arced motion path from</w:t>
      </w:r>
      <w:r w:rsidR="0095228B">
        <w:rPr>
          <w:rFonts w:ascii="Times New Roman" w:hAnsi="Times New Roman" w:cs="Times New Roman"/>
        </w:rPr>
        <w:t xml:space="preserve"> behind the occluder as it moved to reach the second object. Infants were then shown two test events without the occluder. The first object jump</w:t>
      </w:r>
      <w:r w:rsidR="009F17EA">
        <w:rPr>
          <w:rFonts w:ascii="Times New Roman" w:hAnsi="Times New Roman" w:cs="Times New Roman"/>
        </w:rPr>
        <w:t>ed</w:t>
      </w:r>
      <w:r w:rsidR="0095228B">
        <w:rPr>
          <w:rFonts w:ascii="Times New Roman" w:hAnsi="Times New Roman" w:cs="Times New Roman"/>
        </w:rPr>
        <w:t xml:space="preserve"> over a now visible barrier to reach the second object</w:t>
      </w:r>
      <w:r w:rsidR="009F17EA">
        <w:rPr>
          <w:rFonts w:ascii="Times New Roman" w:hAnsi="Times New Roman" w:cs="Times New Roman"/>
        </w:rPr>
        <w:t xml:space="preserve"> in the </w:t>
      </w:r>
      <w:r w:rsidR="0095228B">
        <w:rPr>
          <w:rFonts w:ascii="Times New Roman" w:hAnsi="Times New Roman" w:cs="Times New Roman"/>
        </w:rPr>
        <w:t xml:space="preserve">Obstacle test event. </w:t>
      </w:r>
      <w:r w:rsidR="00EE368D">
        <w:rPr>
          <w:rFonts w:ascii="Times New Roman" w:hAnsi="Times New Roman" w:cs="Times New Roman"/>
        </w:rPr>
        <w:t xml:space="preserve">The No-Obstacle test event was identical except that the barrier was missing. </w:t>
      </w:r>
      <w:r w:rsidR="00B00200">
        <w:rPr>
          <w:rFonts w:ascii="Times New Roman" w:hAnsi="Times New Roman" w:cs="Times New Roman"/>
        </w:rPr>
        <w:t>Csibra et al. (2003) found that</w:t>
      </w:r>
      <w:r w:rsidR="0095228B">
        <w:rPr>
          <w:rFonts w:ascii="Times New Roman" w:hAnsi="Times New Roman" w:cs="Times New Roman"/>
        </w:rPr>
        <w:t xml:space="preserve"> infants looked longer at the No-Obstacle test event than at the Obstacle test event.</w:t>
      </w:r>
      <w:r w:rsidR="00B00200">
        <w:rPr>
          <w:rFonts w:ascii="Times New Roman" w:hAnsi="Times New Roman" w:cs="Times New Roman"/>
        </w:rPr>
        <w:t xml:space="preserve"> There </w:t>
      </w:r>
      <w:r w:rsidR="00EE368D">
        <w:rPr>
          <w:rFonts w:ascii="Times New Roman" w:hAnsi="Times New Roman" w:cs="Times New Roman"/>
        </w:rPr>
        <w:t>reason</w:t>
      </w:r>
      <w:r w:rsidR="004B1270">
        <w:rPr>
          <w:rFonts w:ascii="Times New Roman" w:hAnsi="Times New Roman" w:cs="Times New Roman"/>
        </w:rPr>
        <w:t xml:space="preserve"> it would be predicted that</w:t>
      </w:r>
      <w:r w:rsidR="00EE368D">
        <w:rPr>
          <w:rFonts w:ascii="Times New Roman" w:hAnsi="Times New Roman" w:cs="Times New Roman"/>
        </w:rPr>
        <w:t xml:space="preserve"> Overwalle’s (2010)</w:t>
      </w:r>
      <w:r w:rsidR="004B1270">
        <w:rPr>
          <w:rFonts w:ascii="Times New Roman" w:hAnsi="Times New Roman" w:cs="Times New Roman"/>
        </w:rPr>
        <w:t xml:space="preserve"> model</w:t>
      </w:r>
      <w:r w:rsidR="00EE368D">
        <w:rPr>
          <w:rFonts w:ascii="Times New Roman" w:hAnsi="Times New Roman" w:cs="Times New Roman"/>
        </w:rPr>
        <w:t xml:space="preserve"> </w:t>
      </w:r>
      <w:r w:rsidR="004B1270">
        <w:rPr>
          <w:rFonts w:ascii="Times New Roman" w:hAnsi="Times New Roman" w:cs="Times New Roman"/>
        </w:rPr>
        <w:t>would</w:t>
      </w:r>
      <w:r w:rsidR="00EE368D">
        <w:rPr>
          <w:rFonts w:ascii="Times New Roman" w:hAnsi="Times New Roman" w:cs="Times New Roman"/>
        </w:rPr>
        <w:t xml:space="preserve"> </w:t>
      </w:r>
      <w:r w:rsidR="00B00200">
        <w:rPr>
          <w:rFonts w:ascii="Times New Roman" w:hAnsi="Times New Roman" w:cs="Times New Roman"/>
        </w:rPr>
        <w:t>struggle to reproduce infants’ responses in this study</w:t>
      </w:r>
      <w:r w:rsidR="00EE368D">
        <w:rPr>
          <w:rFonts w:ascii="Times New Roman" w:hAnsi="Times New Roman" w:cs="Times New Roman"/>
        </w:rPr>
        <w:t xml:space="preserve"> is that at test the network must somehow </w:t>
      </w:r>
      <w:r w:rsidR="00B00200" w:rsidRPr="00B00200">
        <w:rPr>
          <w:rFonts w:ascii="Times New Roman" w:eastAsia="Times New Roman" w:hAnsi="Times New Roman" w:cs="Times New Roman"/>
        </w:rPr>
        <w:t xml:space="preserve">spontaneously </w:t>
      </w:r>
      <w:r w:rsidR="00173688">
        <w:rPr>
          <w:rFonts w:ascii="Times New Roman" w:eastAsia="Times New Roman" w:hAnsi="Times New Roman" w:cs="Times New Roman"/>
        </w:rPr>
        <w:t>infer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 xml:space="preserve">notably absent during the habituation phase; </w:t>
      </w:r>
      <w:r w:rsidR="00DC0A12">
        <w:rPr>
          <w:rFonts w:ascii="Times New Roman" w:eastAsia="Times New Roman" w:hAnsi="Times New Roman" w:cs="Times New Roman"/>
        </w:rPr>
        <w:t xml:space="preserve">it is unclear where such an expectation would come from in a model that is not given prior action experience. </w:t>
      </w:r>
    </w:p>
    <w:p w14:paraId="4E21B9CB" w14:textId="0A6EC6A6"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The second concern relates to the role that agents and goals play in Overwalle’s (2010) account. Although the crux of his position is that infants</w:t>
      </w:r>
      <w:r w:rsidR="00BC285A">
        <w:rPr>
          <w:rFonts w:ascii="Times New Roman" w:eastAsia="Times New Roman" w:hAnsi="Times New Roman" w:cs="Times New Roman"/>
        </w:rPr>
        <w:t xml:space="preserve"> learn through experience that some actions are more efficient ways to achieve goals than others, Overwalle’s (2010) perspective nonetheless</w:t>
      </w:r>
      <w:r w:rsidR="00331E63">
        <w:rPr>
          <w:rFonts w:ascii="Times New Roman" w:eastAsia="Times New Roman" w:hAnsi="Times New Roman" w:cs="Times New Roman"/>
        </w:rPr>
        <w:t xml:space="preserve"> </w:t>
      </w:r>
      <w:r w:rsidR="00470240">
        <w:rPr>
          <w:rFonts w:ascii="Times New Roman" w:eastAsia="Times New Roman" w:hAnsi="Times New Roman" w:cs="Times New Roman"/>
        </w:rPr>
        <w:t>presupposes a preexisting notion of agent and goal. Evidence for this is garnered by the use of</w:t>
      </w:r>
      <w:r w:rsidR="00331E63">
        <w:rPr>
          <w:rFonts w:ascii="Times New Roman" w:eastAsia="Times New Roman" w:hAnsi="Times New Roman" w:cs="Times New Roman"/>
        </w:rPr>
        <w:t xml:space="preserve"> agent and goal units in the model</w:t>
      </w:r>
      <w:r w:rsidR="00D30F4B">
        <w:rPr>
          <w:rFonts w:ascii="Times New Roman" w:eastAsia="Times New Roman" w:hAnsi="Times New Roman" w:cs="Times New Roman"/>
        </w:rPr>
        <w:t xml:space="preserve">. </w:t>
      </w:r>
      <w:r w:rsidR="00470240">
        <w:rPr>
          <w:rFonts w:ascii="Times New Roman" w:eastAsia="Times New Roman" w:hAnsi="Times New Roman" w:cs="Times New Roman"/>
        </w:rPr>
        <w:t>The problem here is that</w:t>
      </w:r>
      <w:r w:rsidR="00D30F4B">
        <w:rPr>
          <w:rFonts w:ascii="Times New Roman" w:eastAsia="Times New Roman" w:hAnsi="Times New Roman" w:cs="Times New Roman"/>
        </w:rPr>
        <w:t xml:space="preserve"> Overwalle (2010) does not provide</w:t>
      </w:r>
      <w:r w:rsidR="00331E63">
        <w:rPr>
          <w:rFonts w:ascii="Times New Roman" w:eastAsia="Times New Roman" w:hAnsi="Times New Roman" w:cs="Times New Roman"/>
        </w:rPr>
        <w:t xml:space="preserve"> </w:t>
      </w:r>
      <w:r w:rsidR="006E55B5">
        <w:rPr>
          <w:rFonts w:ascii="Times New Roman" w:eastAsia="Times New Roman" w:hAnsi="Times New Roman" w:cs="Times New Roman"/>
        </w:rPr>
        <w:t xml:space="preserve">a </w:t>
      </w:r>
      <w:r w:rsidR="00470240">
        <w:rPr>
          <w:rFonts w:ascii="Times New Roman" w:eastAsia="Times New Roman" w:hAnsi="Times New Roman" w:cs="Times New Roman"/>
        </w:rPr>
        <w:t xml:space="preserve">corresponding </w:t>
      </w:r>
      <w:r w:rsidR="00331E63">
        <w:rPr>
          <w:rFonts w:ascii="Times New Roman" w:eastAsia="Times New Roman" w:hAnsi="Times New Roman" w:cs="Times New Roman"/>
        </w:rPr>
        <w:t xml:space="preserve">mechanistic account of </w:t>
      </w:r>
      <w:r w:rsidR="00470240">
        <w:rPr>
          <w:rFonts w:ascii="Times New Roman" w:eastAsia="Times New Roman" w:hAnsi="Times New Roman" w:cs="Times New Roman"/>
        </w:rPr>
        <w:t>how these concepts develop or from where they originate</w:t>
      </w:r>
      <w:r w:rsidR="006E55B5">
        <w:rPr>
          <w:rFonts w:ascii="Times New Roman" w:eastAsia="Times New Roman" w:hAnsi="Times New Roman" w:cs="Times New Roman"/>
        </w:rPr>
        <w:t xml:space="preserve">. </w:t>
      </w:r>
      <w:r w:rsidR="00331E63">
        <w:rPr>
          <w:rFonts w:ascii="Times New Roman" w:eastAsia="Times New Roman" w:hAnsi="Times New Roman" w:cs="Times New Roman"/>
        </w:rPr>
        <w:t>Yet just such a</w:t>
      </w:r>
      <w:r w:rsidR="00494CB3">
        <w:rPr>
          <w:rFonts w:ascii="Times New Roman" w:eastAsia="Times New Roman" w:hAnsi="Times New Roman" w:cs="Times New Roman"/>
        </w:rPr>
        <w:t xml:space="preserve"> description would be needed</w:t>
      </w:r>
      <w:r w:rsidR="00331E63">
        <w:rPr>
          <w:rFonts w:ascii="Times New Roman" w:eastAsia="Times New Roman" w:hAnsi="Times New Roman" w:cs="Times New Roman"/>
        </w:rPr>
        <w:t xml:space="preserve"> to provide a complete description of infant </w:t>
      </w:r>
      <w:ins w:id="222" w:author="Benton, Deon" w:date="2026-05-16T15:39:00Z" w16du:dateUtc="2026-05-16T20:39:00Z">
        <w:r w:rsidR="00DB0881">
          <w:rPr>
            <w:rFonts w:ascii="Times New Roman" w:eastAsia="Times New Roman" w:hAnsi="Times New Roman" w:cs="Times New Roman"/>
          </w:rPr>
          <w:t>action efficiency understanding</w:t>
        </w:r>
      </w:ins>
      <w:r w:rsidR="00331E63">
        <w:rPr>
          <w:rFonts w:ascii="Times New Roman" w:eastAsia="Times New Roman" w:hAnsi="Times New Roman" w:cs="Times New Roman"/>
        </w:rPr>
        <w:t>.</w:t>
      </w:r>
      <w:r w:rsidR="00494CB3">
        <w:rPr>
          <w:rFonts w:ascii="Times New Roman" w:eastAsia="Times New Roman" w:hAnsi="Times New Roman" w:cs="Times New Roman"/>
        </w:rPr>
        <w:t xml:space="preserve"> However, s</w:t>
      </w:r>
      <w:r w:rsidR="005A1669">
        <w:rPr>
          <w:rFonts w:ascii="Times New Roman" w:eastAsia="Times New Roman" w:hAnsi="Times New Roman" w:cs="Times New Roman"/>
        </w:rPr>
        <w:t>uch an account would not be needed</w:t>
      </w:r>
      <w:r w:rsidR="00494CB3">
        <w:rPr>
          <w:rFonts w:ascii="Times New Roman" w:eastAsia="Times New Roman" w:hAnsi="Times New Roman" w:cs="Times New Roman"/>
        </w:rPr>
        <w:t xml:space="preserve"> if it can be shown that infants’ behaviors in studies like that by Gergely et al. (1995) can be explained on other grounds. </w:t>
      </w:r>
    </w:p>
    <w:p w14:paraId="71BF22BA" w14:textId="7EB6D517" w:rsidR="0077319C" w:rsidRDefault="00494CB3" w:rsidP="00A43A0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third limitation </w:t>
      </w:r>
      <w:r w:rsidR="00530B88">
        <w:rPr>
          <w:rFonts w:ascii="Times New Roman" w:eastAsia="Times New Roman" w:hAnsi="Times New Roman" w:cs="Times New Roman"/>
        </w:rPr>
        <w:t xml:space="preserve">is that Overwalle’s (2010) model </w:t>
      </w:r>
      <w:r w:rsidR="0090230A">
        <w:rPr>
          <w:rFonts w:ascii="Times New Roman" w:eastAsia="Times New Roman" w:hAnsi="Times New Roman" w:cs="Times New Roman"/>
        </w:rPr>
        <w:t>did not faithfully represent key aspects of Gergely et al.’s (1995) experimental set-up. Two</w:t>
      </w:r>
      <w:r w:rsidR="00530B88">
        <w:rPr>
          <w:rFonts w:ascii="Times New Roman" w:eastAsia="Times New Roman" w:hAnsi="Times New Roman" w:cs="Times New Roman"/>
        </w:rPr>
        <w:t xml:space="preserve"> specific issues are worth highlighting</w:t>
      </w:r>
      <w:r w:rsidR="0090230A">
        <w:rPr>
          <w:rFonts w:ascii="Times New Roman" w:eastAsia="Times New Roman" w:hAnsi="Times New Roman" w:cs="Times New Roman"/>
        </w:rPr>
        <w:t xml:space="preserve"> here</w:t>
      </w:r>
      <w:r w:rsidR="00530B88">
        <w:rPr>
          <w:rFonts w:ascii="Times New Roman" w:eastAsia="Times New Roman" w:hAnsi="Times New Roman" w:cs="Times New Roman"/>
        </w:rPr>
        <w:t xml:space="preserve">. </w:t>
      </w:r>
      <w:r w:rsidR="0077319C">
        <w:rPr>
          <w:rFonts w:ascii="Times New Roman" w:eastAsia="Times New Roman" w:hAnsi="Times New Roman" w:cs="Times New Roman"/>
        </w:rPr>
        <w:t>First,</w:t>
      </w:r>
      <w:r w:rsidR="00D6535A">
        <w:rPr>
          <w:rFonts w:ascii="Times New Roman" w:eastAsia="Times New Roman" w:hAnsi="Times New Roman" w:cs="Times New Roman"/>
        </w:rPr>
        <w:t xml:space="preserve"> </w:t>
      </w:r>
      <w:r w:rsidR="00AE7AB9">
        <w:rPr>
          <w:rFonts w:ascii="Times New Roman" w:eastAsia="Times New Roman" w:hAnsi="Times New Roman" w:cs="Times New Roman"/>
        </w:rPr>
        <w:t>the Control conditions differed between the behavioral and computational studies.</w:t>
      </w:r>
      <w:r w:rsidR="00743637">
        <w:rPr>
          <w:rFonts w:ascii="Times New Roman" w:eastAsia="Times New Roman" w:hAnsi="Times New Roman" w:cs="Times New Roman"/>
        </w:rPr>
        <w:t xml:space="preserve"> </w:t>
      </w:r>
      <w:r w:rsidR="00DC0A12">
        <w:rPr>
          <w:rFonts w:ascii="Times New Roman" w:eastAsia="Times New Roman" w:hAnsi="Times New Roman" w:cs="Times New Roman"/>
        </w:rPr>
        <w:t>In the behavioral study,</w:t>
      </w:r>
      <w:r w:rsidR="00AE7AB9">
        <w:rPr>
          <w:rFonts w:ascii="Times New Roman" w:eastAsia="Times New Roman" w:hAnsi="Times New Roman" w:cs="Times New Roman"/>
        </w:rPr>
        <w:t xml:space="preserve"> </w:t>
      </w:r>
      <w:r w:rsidR="00743637">
        <w:rPr>
          <w:rFonts w:ascii="Times New Roman" w:eastAsia="Times New Roman" w:hAnsi="Times New Roman" w:cs="Times New Roman"/>
        </w:rPr>
        <w:t>infants in the Control condition were habituated to</w:t>
      </w:r>
      <w:r w:rsidR="00D6535A">
        <w:rPr>
          <w:rFonts w:ascii="Times New Roman" w:eastAsia="Times New Roman" w:hAnsi="Times New Roman" w:cs="Times New Roman"/>
        </w:rPr>
        <w:t xml:space="preserve"> an event in which an obstacle was located</w:t>
      </w:r>
      <w:r w:rsidR="0014090D">
        <w:rPr>
          <w:rFonts w:ascii="Times New Roman" w:eastAsia="Times New Roman" w:hAnsi="Times New Roman" w:cs="Times New Roman"/>
        </w:rPr>
        <w:t xml:space="preserve"> off to one side of the stage </w:t>
      </w:r>
      <w:r w:rsidR="00C20E72">
        <w:rPr>
          <w:rFonts w:ascii="Times New Roman" w:eastAsia="Times New Roman" w:hAnsi="Times New Roman" w:cs="Times New Roman"/>
        </w:rPr>
        <w:t>while</w:t>
      </w:r>
      <w:r w:rsidR="0014090D">
        <w:rPr>
          <w:rFonts w:ascii="Times New Roman" w:eastAsia="Times New Roman" w:hAnsi="Times New Roman" w:cs="Times New Roman"/>
        </w:rPr>
        <w:t xml:space="preserve"> an agent jumped over empty space in the center of the stage.</w:t>
      </w:r>
      <w:r w:rsidR="00D6535A">
        <w:rPr>
          <w:rFonts w:ascii="Times New Roman" w:eastAsia="Times New Roman" w:hAnsi="Times New Roman" w:cs="Times New Roman"/>
        </w:rPr>
        <w:t xml:space="preserve"> </w:t>
      </w:r>
      <w:r w:rsidR="0014090D">
        <w:rPr>
          <w:rFonts w:ascii="Times New Roman" w:eastAsia="Times New Roman" w:hAnsi="Times New Roman" w:cs="Times New Roman"/>
        </w:rPr>
        <w:t xml:space="preserve">In contrast, </w:t>
      </w:r>
      <w:r w:rsidR="00743637">
        <w:rPr>
          <w:rFonts w:ascii="Times New Roman" w:eastAsia="Times New Roman" w:hAnsi="Times New Roman" w:cs="Times New Roman"/>
        </w:rPr>
        <w:t>networks in the same condition were habituated to arced motion alone; no obstacle information was provided.</w:t>
      </w:r>
      <w:r w:rsidR="00F13157">
        <w:rPr>
          <w:rFonts w:ascii="Times New Roman" w:eastAsia="Times New Roman" w:hAnsi="Times New Roman" w:cs="Times New Roman"/>
        </w:rPr>
        <w:t xml:space="preserve"> </w:t>
      </w:r>
      <w:r w:rsidR="003826AA">
        <w:rPr>
          <w:rFonts w:ascii="Times New Roman" w:eastAsia="Times New Roman" w:hAnsi="Times New Roman" w:cs="Times New Roman"/>
        </w:rPr>
        <w:t xml:space="preserve">Because the Experimental and Control conditions differed in multiple ways in </w:t>
      </w:r>
      <w:r w:rsidR="00A43A0B">
        <w:rPr>
          <w:rFonts w:ascii="Times New Roman" w:eastAsia="Times New Roman" w:hAnsi="Times New Roman" w:cs="Times New Roman"/>
        </w:rPr>
        <w:t>Overwalle’s (2010) simulation of Gergely et al. (1995), it is</w:t>
      </w:r>
      <w:r w:rsidR="003826AA">
        <w:rPr>
          <w:rFonts w:ascii="Times New Roman" w:eastAsia="Times New Roman" w:hAnsi="Times New Roman" w:cs="Times New Roman"/>
        </w:rPr>
        <w:t xml:space="preserve"> </w:t>
      </w:r>
      <w:r w:rsidR="00441141">
        <w:rPr>
          <w:rFonts w:ascii="Times New Roman" w:eastAsia="Times New Roman" w:hAnsi="Times New Roman" w:cs="Times New Roman"/>
        </w:rPr>
        <w:t>difficult</w:t>
      </w:r>
      <w:r w:rsidR="003826AA">
        <w:rPr>
          <w:rFonts w:ascii="Times New Roman" w:eastAsia="Times New Roman" w:hAnsi="Times New Roman" w:cs="Times New Roman"/>
        </w:rPr>
        <w:t xml:space="preserve"> to</w:t>
      </w:r>
      <w:r w:rsidR="00A43A0B">
        <w:rPr>
          <w:rFonts w:ascii="Times New Roman" w:eastAsia="Times New Roman" w:hAnsi="Times New Roman" w:cs="Times New Roman"/>
        </w:rPr>
        <w:t xml:space="preserve"> </w:t>
      </w:r>
      <w:r w:rsidR="003826AA">
        <w:rPr>
          <w:rFonts w:ascii="Times New Roman" w:eastAsia="Times New Roman" w:hAnsi="Times New Roman" w:cs="Times New Roman"/>
        </w:rPr>
        <w:t>determine whether the distinct patterns of looking between conditions were due to these differences or to an acquired notion of efficiency. These di</w:t>
      </w:r>
      <w:r w:rsidR="00441141">
        <w:rPr>
          <w:rFonts w:ascii="Times New Roman" w:eastAsia="Times New Roman" w:hAnsi="Times New Roman" w:cs="Times New Roman"/>
        </w:rPr>
        <w:t>screpancies</w:t>
      </w:r>
      <w:r w:rsidR="003826AA">
        <w:rPr>
          <w:rFonts w:ascii="Times New Roman" w:eastAsia="Times New Roman" w:hAnsi="Times New Roman" w:cs="Times New Roman"/>
        </w:rPr>
        <w:t xml:space="preserve"> also make it difficult to know what can be concluded from Overwalle’s </w:t>
      </w:r>
      <w:r w:rsidR="00441141">
        <w:rPr>
          <w:rFonts w:ascii="Times New Roman" w:eastAsia="Times New Roman" w:hAnsi="Times New Roman" w:cs="Times New Roman"/>
        </w:rPr>
        <w:t>(2010) simulation about the mechanisms underlying infants’ performance in the original behavioral study.</w:t>
      </w:r>
    </w:p>
    <w:p w14:paraId="37D959E4" w14:textId="08226964" w:rsidR="00037EA9" w:rsidRDefault="0077319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Second, t</w:t>
      </w:r>
      <w:r w:rsidR="00616B52">
        <w:rPr>
          <w:rFonts w:ascii="Times New Roman" w:eastAsia="Times New Roman" w:hAnsi="Times New Roman" w:cs="Times New Roman"/>
        </w:rPr>
        <w:t xml:space="preserve">he physical </w:t>
      </w:r>
      <w:r w:rsidR="00022C46">
        <w:rPr>
          <w:rFonts w:ascii="Times New Roman" w:eastAsia="Times New Roman" w:hAnsi="Times New Roman" w:cs="Times New Roman"/>
        </w:rPr>
        <w:t xml:space="preserve">configuration of the obstacle and arced motion </w:t>
      </w:r>
      <w:r w:rsidR="00616B52">
        <w:rPr>
          <w:rFonts w:ascii="Times New Roman" w:eastAsia="Times New Roman" w:hAnsi="Times New Roman" w:cs="Times New Roman"/>
        </w:rPr>
        <w:t xml:space="preserve">differed between the two investigations. </w:t>
      </w:r>
      <w:r w:rsidR="00652672">
        <w:rPr>
          <w:rFonts w:ascii="Times New Roman" w:eastAsia="Times New Roman" w:hAnsi="Times New Roman" w:cs="Times New Roman"/>
        </w:rPr>
        <w:t>For example, in</w:t>
      </w:r>
      <w:r w:rsidR="008B17C6">
        <w:rPr>
          <w:rFonts w:ascii="Times New Roman" w:eastAsia="Times New Roman" w:hAnsi="Times New Roman" w:cs="Times New Roman"/>
        </w:rPr>
        <w:t xml:space="preserve"> the behavioral study,</w:t>
      </w:r>
      <w:r w:rsidR="007E6784">
        <w:rPr>
          <w:rFonts w:ascii="Times New Roman" w:eastAsia="Times New Roman" w:hAnsi="Times New Roman" w:cs="Times New Roman"/>
        </w:rPr>
        <w:t xml:space="preserve"> </w:t>
      </w:r>
      <w:r w:rsidR="00A97902">
        <w:rPr>
          <w:rFonts w:ascii="Times New Roman" w:eastAsia="Times New Roman" w:hAnsi="Times New Roman" w:cs="Times New Roman"/>
        </w:rPr>
        <w:t>the agent jumped just high enough to clear the obstacle</w:t>
      </w:r>
      <w:r w:rsidR="007E6784">
        <w:rPr>
          <w:rFonts w:ascii="Times New Roman" w:eastAsia="Times New Roman" w:hAnsi="Times New Roman" w:cs="Times New Roman"/>
        </w:rPr>
        <w:t xml:space="preserve">. </w:t>
      </w:r>
      <w:r w:rsidR="00E00D62">
        <w:rPr>
          <w:rFonts w:ascii="Times New Roman" w:eastAsia="Times New Roman" w:hAnsi="Times New Roman" w:cs="Times New Roman"/>
        </w:rPr>
        <w:t>In the</w:t>
      </w:r>
      <w:r w:rsidR="007E6784">
        <w:rPr>
          <w:rFonts w:ascii="Times New Roman" w:eastAsia="Times New Roman" w:hAnsi="Times New Roman" w:cs="Times New Roman"/>
        </w:rPr>
        <w:t xml:space="preserve"> computational study, </w:t>
      </w:r>
      <w:r w:rsidR="00E00D62">
        <w:rPr>
          <w:rFonts w:ascii="Times New Roman" w:eastAsia="Times New Roman" w:hAnsi="Times New Roman" w:cs="Times New Roman"/>
        </w:rPr>
        <w:t xml:space="preserve">however, </w:t>
      </w:r>
      <w:r w:rsidR="007E6784">
        <w:rPr>
          <w:rFonts w:ascii="Times New Roman" w:eastAsia="Times New Roman" w:hAnsi="Times New Roman" w:cs="Times New Roman"/>
        </w:rPr>
        <w:t xml:space="preserve">the agent jumped higher than necessary to clear the barrier. </w:t>
      </w:r>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r w:rsidR="00652672">
        <w:rPr>
          <w:rFonts w:ascii="Times New Roman" w:eastAsia="Times New Roman" w:hAnsi="Times New Roman" w:cs="Times New Roman"/>
        </w:rPr>
        <w:t>. This spatial arrangement meant that the</w:t>
      </w:r>
      <w:r w:rsidR="00652672" w:rsidRPr="00652672">
        <w:rPr>
          <w:rFonts w:ascii="Times New Roman" w:eastAsia="Times New Roman" w:hAnsi="Times New Roman" w:cs="Times New Roman"/>
        </w:rPr>
        <w:t xml:space="preserve"> agent effectively “jumped” two cells higher than required to clear the obstacle.</w:t>
      </w:r>
      <w:r w:rsidR="00652672">
        <w:rPr>
          <w:rFonts w:ascii="Times New Roman" w:eastAsia="Times New Roman" w:hAnsi="Times New Roman" w:cs="Times New Roman"/>
        </w:rPr>
        <w:t xml:space="preserve"> </w:t>
      </w:r>
      <w:r w:rsidR="00B9424D">
        <w:rPr>
          <w:rFonts w:ascii="Times New Roman" w:eastAsia="Times New Roman" w:hAnsi="Times New Roman" w:cs="Times New Roman"/>
        </w:rPr>
        <w:t xml:space="preserve">In Overwalle’s (2010) simulation, </w:t>
      </w:r>
      <w:r w:rsidR="004C473B">
        <w:rPr>
          <w:rFonts w:ascii="Times New Roman" w:eastAsia="Times New Roman" w:hAnsi="Times New Roman" w:cs="Times New Roman"/>
        </w:rPr>
        <w:t xml:space="preserve">the barrier was one cell wide by one cell tall. </w:t>
      </w:r>
      <w:r w:rsidR="00AD6765">
        <w:rPr>
          <w:rFonts w:ascii="Times New Roman" w:eastAsia="Times New Roman" w:hAnsi="Times New Roman" w:cs="Times New Roman"/>
        </w:rPr>
        <w:t xml:space="preserve">Given that the apex of the arced motion was </w:t>
      </w:r>
      <w:r w:rsidR="004C473B">
        <w:rPr>
          <w:rFonts w:ascii="Times New Roman" w:eastAsia="Times New Roman" w:hAnsi="Times New Roman" w:cs="Times New Roman"/>
        </w:rPr>
        <w:t>three</w:t>
      </w:r>
      <w:r w:rsidR="00AD6765">
        <w:rPr>
          <w:rFonts w:ascii="Times New Roman" w:eastAsia="Times New Roman" w:hAnsi="Times New Roman" w:cs="Times New Roman"/>
        </w:rPr>
        <w:t xml:space="preserve"> cells high, the agent “jumped” two cells higher than it needed to clear the barrier; a 2-cell-high jump would have been sufficient.</w:t>
      </w:r>
      <w:r w:rsidR="000C649B">
        <w:rPr>
          <w:rFonts w:ascii="Times New Roman" w:eastAsia="Times New Roman" w:hAnsi="Times New Roman" w:cs="Times New Roman"/>
        </w:rPr>
        <w:t xml:space="preserve"> </w:t>
      </w:r>
      <w:r w:rsidRPr="0077319C">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Overwalle’s proposal for explaining how </w:t>
      </w:r>
      <w:ins w:id="223" w:author="Benton, Deon" w:date="2026-05-16T15:39:00Z" w16du:dateUtc="2026-05-16T20:39:00Z">
        <w:r w:rsidR="00DB0881">
          <w:rPr>
            <w:rFonts w:ascii="Times New Roman" w:eastAsia="Times New Roman" w:hAnsi="Times New Roman" w:cs="Times New Roman"/>
          </w:rPr>
          <w:t>action efficiency understanding</w:t>
        </w:r>
      </w:ins>
      <w:r w:rsidRPr="0077319C">
        <w:rPr>
          <w:rFonts w:ascii="Times New Roman" w:eastAsia="Times New Roman" w:hAnsi="Times New Roman" w:cs="Times New Roman"/>
        </w:rPr>
        <w:t xml:space="preserve"> develops in infants. Rather than demonstrating that the proposed mechanism is sufficient, the model’s success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p>
    <w:p w14:paraId="6BEE43CD" w14:textId="70408AD6" w:rsidR="002450CA" w:rsidRPr="00037EA9" w:rsidRDefault="00D83D5A" w:rsidP="00037EA9">
      <w:pPr>
        <w:spacing w:line="480" w:lineRule="auto"/>
        <w:ind w:firstLine="720"/>
        <w:contextualSpacing/>
        <w:rPr>
          <w:rFonts w:ascii="Times New Roman" w:eastAsia="Times New Roman" w:hAnsi="Times New Roman" w:cs="Times New Roman"/>
        </w:rPr>
      </w:pPr>
      <w:r w:rsidRPr="00D83D5A">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Overwalle’s proposal for explaining how </w:t>
      </w:r>
      <w:ins w:id="224" w:author="Benton, Deon" w:date="2026-05-16T15:39:00Z" w16du:dateUtc="2026-05-16T20:39:00Z">
        <w:r w:rsidR="00DB0881">
          <w:rPr>
            <w:rFonts w:ascii="Times New Roman" w:eastAsia="Times New Roman" w:hAnsi="Times New Roman" w:cs="Times New Roman"/>
          </w:rPr>
          <w:t>action efficiency understanding</w:t>
        </w:r>
      </w:ins>
      <w:r w:rsidRPr="00D83D5A">
        <w:rPr>
          <w:rFonts w:ascii="Times New Roman" w:eastAsia="Times New Roman" w:hAnsi="Times New Roman" w:cs="Times New Roman"/>
        </w:rPr>
        <w:t xml:space="preserve"> develops in infants</w:t>
      </w:r>
      <w:r w:rsidR="001A288F">
        <w:rPr>
          <w:rFonts w:ascii="Times New Roman" w:eastAsia="Times New Roman" w:hAnsi="Times New Roman" w:cs="Times New Roman"/>
        </w:rPr>
        <w:t>. These</w:t>
      </w:r>
      <w:r w:rsidR="00B27F73">
        <w:rPr>
          <w:rFonts w:ascii="Times New Roman" w:eastAsia="Times New Roman" w:hAnsi="Times New Roman" w:cs="Times New Roman"/>
        </w:rPr>
        <w:t xml:space="preserve"> criticisms suggest that</w:t>
      </w:r>
      <w:r w:rsidR="001A288F">
        <w:rPr>
          <w:rFonts w:ascii="Times New Roman" w:eastAsia="Times New Roman" w:hAnsi="Times New Roman" w:cs="Times New Roman"/>
        </w:rPr>
        <w:t xml:space="preserve"> the success of the model</w:t>
      </w:r>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r w:rsidR="009248A1">
        <w:rPr>
          <w:rFonts w:ascii="Times New Roman" w:eastAsia="Times New Roman" w:hAnsi="Times New Roman" w:cs="Times New Roman"/>
        </w:rPr>
        <w:t xml:space="preserve">Based on </w:t>
      </w:r>
      <w:r w:rsidR="001A288F">
        <w:rPr>
          <w:rFonts w:ascii="Times New Roman" w:eastAsia="Times New Roman" w:hAnsi="Times New Roman" w:cs="Times New Roman"/>
        </w:rPr>
        <w:t>these limitations</w:t>
      </w:r>
      <w:r w:rsidR="00524642">
        <w:rPr>
          <w:rFonts w:ascii="Times New Roman" w:hAnsi="Times New Roman" w:cs="Times New Roman"/>
        </w:rPr>
        <w:t>, the</w:t>
      </w:r>
      <w:r w:rsidR="002265B0">
        <w:rPr>
          <w:rFonts w:ascii="Times New Roman" w:hAnsi="Times New Roman" w:cs="Times New Roman"/>
        </w:rPr>
        <w:t xml:space="preserve"> </w:t>
      </w:r>
      <w:r w:rsidR="00A66FFF">
        <w:rPr>
          <w:rFonts w:ascii="Times New Roman" w:hAnsi="Times New Roman" w:cs="Times New Roman"/>
        </w:rPr>
        <w:t xml:space="preserve">goals </w:t>
      </w:r>
      <w:r w:rsidR="002265B0">
        <w:rPr>
          <w:rFonts w:ascii="Times New Roman" w:hAnsi="Times New Roman" w:cs="Times New Roman"/>
        </w:rPr>
        <w:t xml:space="preserve">of the </w:t>
      </w:r>
      <w:r w:rsidR="00BC654B">
        <w:rPr>
          <w:rFonts w:ascii="Times New Roman" w:hAnsi="Times New Roman" w:cs="Times New Roman"/>
        </w:rPr>
        <w:t>present paper</w:t>
      </w:r>
      <w:r w:rsidR="002265B0">
        <w:rPr>
          <w:rFonts w:ascii="Times New Roman" w:hAnsi="Times New Roman" w:cs="Times New Roman"/>
        </w:rPr>
        <w:t xml:space="preserve"> </w:t>
      </w:r>
      <w:r w:rsidR="00A66FFF">
        <w:rPr>
          <w:rFonts w:ascii="Times New Roman" w:hAnsi="Times New Roman" w:cs="Times New Roman"/>
        </w:rPr>
        <w:t xml:space="preserve">were twofold. The first goal </w:t>
      </w:r>
      <w:r w:rsidR="00431A61">
        <w:rPr>
          <w:rFonts w:ascii="Times New Roman" w:hAnsi="Times New Roman" w:cs="Times New Roman"/>
        </w:rPr>
        <w:t>was to</w:t>
      </w:r>
      <w:r w:rsidR="002265B0">
        <w:rPr>
          <w:rFonts w:ascii="Times New Roman" w:hAnsi="Times New Roman" w:cs="Times New Roman"/>
        </w:rPr>
        <w:t xml:space="preserve"> develop an alternative lean account </w:t>
      </w:r>
      <w:r w:rsidR="00B03DF4">
        <w:rPr>
          <w:rFonts w:ascii="Times New Roman" w:hAnsi="Times New Roman" w:cs="Times New Roman"/>
        </w:rPr>
        <w:t xml:space="preserve">that </w:t>
      </w:r>
      <w:r w:rsidR="00A66FFF">
        <w:rPr>
          <w:rFonts w:ascii="Times New Roman" w:hAnsi="Times New Roman" w:cs="Times New Roman"/>
        </w:rPr>
        <w:t xml:space="preserve">not only can explain infants’ looking behaviors in Gergely et al. (1995) but can capture a range </w:t>
      </w:r>
      <w:r w:rsidR="00D23F8D">
        <w:rPr>
          <w:rFonts w:ascii="Times New Roman" w:hAnsi="Times New Roman" w:cs="Times New Roman"/>
        </w:rPr>
        <w:lastRenderedPageBreak/>
        <w:t>of</w:t>
      </w:r>
      <w:r w:rsidR="00B03DF4">
        <w:rPr>
          <w:rFonts w:ascii="Times New Roman" w:hAnsi="Times New Roman" w:cs="Times New Roman"/>
        </w:rPr>
        <w:t xml:space="preserve"> key findings in the literature on</w:t>
      </w:r>
      <w:r w:rsidR="00D23F8D">
        <w:rPr>
          <w:rFonts w:ascii="Times New Roman" w:hAnsi="Times New Roman" w:cs="Times New Roman"/>
        </w:rPr>
        <w:t xml:space="preserve"> infant </w:t>
      </w:r>
      <w:ins w:id="225" w:author="Benton, Deon" w:date="2026-05-16T15:39:00Z" w16du:dateUtc="2026-05-16T20:39:00Z">
        <w:r w:rsidR="00DB0881">
          <w:rPr>
            <w:rFonts w:ascii="Times New Roman" w:hAnsi="Times New Roman" w:cs="Times New Roman"/>
          </w:rPr>
          <w:t>action efficiency understanding</w:t>
        </w:r>
      </w:ins>
      <w:r w:rsidR="00D23F8D">
        <w:rPr>
          <w:rFonts w:ascii="Times New Roman" w:hAnsi="Times New Roman" w:cs="Times New Roman"/>
        </w:rPr>
        <w:t xml:space="preserve">. </w:t>
      </w:r>
      <w:r w:rsidR="00811479">
        <w:rPr>
          <w:rFonts w:ascii="Times New Roman" w:hAnsi="Times New Roman" w:cs="Times New Roman"/>
        </w:rPr>
        <w:t xml:space="preserve">I make this case by demonstrating that a connectionist instantiation of the current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such key findings. </w:t>
      </w:r>
      <w:r w:rsidR="00D23F8D">
        <w:rPr>
          <w:rFonts w:ascii="Times New Roman" w:hAnsi="Times New Roman" w:cs="Times New Roman"/>
        </w:rPr>
        <w:t>The second goal was to demonstrate that</w:t>
      </w:r>
      <w:r w:rsidR="00037EA9">
        <w:rPr>
          <w:rFonts w:ascii="Times New Roman" w:hAnsi="Times New Roman" w:cs="Times New Roman"/>
        </w:rPr>
        <w:t xml:space="preserve"> not only does</w:t>
      </w:r>
      <w:r w:rsidR="00811479">
        <w:rPr>
          <w:rFonts w:ascii="Times New Roman" w:hAnsi="Times New Roman" w:cs="Times New Roman"/>
        </w:rPr>
        <w:t xml:space="preserve"> ALIAS</w:t>
      </w:r>
      <w:r w:rsidR="00D23F8D">
        <w:rPr>
          <w:rFonts w:ascii="Times New Roman" w:hAnsi="Times New Roman" w:cs="Times New Roman"/>
        </w:rPr>
        <w:t xml:space="preserve"> </w:t>
      </w:r>
      <w:r w:rsidR="0012624E">
        <w:rPr>
          <w:rFonts w:ascii="Times New Roman" w:hAnsi="Times New Roman" w:cs="Times New Roman"/>
        </w:rPr>
        <w:t xml:space="preserve">provide a </w:t>
      </w:r>
      <w:r w:rsidR="00037EA9">
        <w:rPr>
          <w:rFonts w:ascii="Times New Roman" w:hAnsi="Times New Roman" w:cs="Times New Roman"/>
        </w:rPr>
        <w:t>more complete</w:t>
      </w:r>
      <w:r w:rsidR="0012624E">
        <w:rPr>
          <w:rFonts w:ascii="Times New Roman" w:hAnsi="Times New Roman" w:cs="Times New Roman"/>
        </w:rPr>
        <w:t xml:space="preserve"> account of infants’ looking behavior than the model proposed by Overwalle (2010)</w:t>
      </w:r>
      <w:r w:rsidR="00037EA9">
        <w:rPr>
          <w:rFonts w:ascii="Times New Roman" w:hAnsi="Times New Roman" w:cs="Times New Roman"/>
        </w:rPr>
        <w:t xml:space="preserve"> but it avoids the limitations that characterize that earlier simulation. </w:t>
      </w:r>
    </w:p>
    <w:p w14:paraId="7853E329" w14:textId="52F7BA8E" w:rsidR="002428A9" w:rsidRDefault="00B80D3D" w:rsidP="00220755">
      <w:pPr>
        <w:spacing w:line="480" w:lineRule="auto"/>
        <w:ind w:firstLine="720"/>
        <w:contextualSpacing/>
        <w:rPr>
          <w:rFonts w:ascii="Times New Roman" w:hAnsi="Times New Roman" w:cs="Times New Roman"/>
        </w:rPr>
      </w:pPr>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ins w:id="226"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(VoE) studies</w:t>
      </w:r>
      <w:r w:rsidRPr="00B80D3D">
        <w:rPr>
          <w:rFonts w:ascii="Times New Roman" w:hAnsi="Times New Roman" w:cs="Times New Roman"/>
        </w:rPr>
        <w:t xml:space="preserve"> can be explained by </w:t>
      </w:r>
      <w:r w:rsidR="00077880">
        <w:rPr>
          <w:rFonts w:ascii="Times New Roman" w:hAnsi="Times New Roman" w:cs="Times New Roman"/>
        </w:rPr>
        <w:t xml:space="preserve">two factors. The first factor relates to </w:t>
      </w:r>
      <w:r w:rsidR="00273B30">
        <w:rPr>
          <w:rFonts w:ascii="Times New Roman" w:hAnsi="Times New Roman" w:cs="Times New Roman"/>
        </w:rPr>
        <w:t>infants’ experience observing different kinds of motion in the real world</w:t>
      </w:r>
      <w:r w:rsidR="00B80B47">
        <w:rPr>
          <w:rFonts w:ascii="Times New Roman" w:hAnsi="Times New Roman" w:cs="Times New Roman"/>
        </w:rPr>
        <w:t xml:space="preserve">. Specifically, infants’ </w:t>
      </w:r>
      <w:r w:rsidR="00465943">
        <w:rPr>
          <w:rFonts w:ascii="Times New Roman" w:hAnsi="Times New Roman" w:cs="Times New Roman"/>
        </w:rPr>
        <w:t>performance</w:t>
      </w:r>
      <w:r w:rsidR="00B80B47">
        <w:rPr>
          <w:rFonts w:ascii="Times New Roman" w:hAnsi="Times New Roman" w:cs="Times New Roman"/>
        </w:rPr>
        <w:t xml:space="preserve"> during the test phase of a typical </w:t>
      </w:r>
      <w:ins w:id="227" w:author="Benton, Deon" w:date="2026-05-16T15:39:00Z" w16du:dateUtc="2026-05-16T20:39:00Z">
        <w:r w:rsidR="00DB0881">
          <w:rPr>
            <w:rFonts w:ascii="Times New Roman" w:hAnsi="Times New Roman" w:cs="Times New Roman"/>
          </w:rPr>
          <w:t>action efficiency understanding</w:t>
        </w:r>
      </w:ins>
      <w:r w:rsidR="00B80B47">
        <w:rPr>
          <w:rFonts w:ascii="Times New Roman" w:hAnsi="Times New Roman" w:cs="Times New Roman"/>
        </w:rPr>
        <w:t xml:space="preserve"> study</w:t>
      </w:r>
      <w:r w:rsidR="00F6074B">
        <w:rPr>
          <w:rFonts w:ascii="Times New Roman" w:hAnsi="Times New Roman" w:cs="Times New Roman"/>
        </w:rPr>
        <w:t xml:space="preserve"> presumably</w:t>
      </w:r>
      <w:r w:rsidR="00B80B47">
        <w:rPr>
          <w:rFonts w:ascii="Times New Roman" w:hAnsi="Times New Roman" w:cs="Times New Roman"/>
        </w:rPr>
        <w:t xml:space="preserve"> not only reflects what </w:t>
      </w:r>
      <w:r w:rsidR="00F6074B">
        <w:rPr>
          <w:rFonts w:ascii="Times New Roman" w:hAnsi="Times New Roman" w:cs="Times New Roman"/>
        </w:rPr>
        <w:t>is learned</w:t>
      </w:r>
      <w:r w:rsidR="00B80B47">
        <w:rPr>
          <w:rFonts w:ascii="Times New Roman" w:hAnsi="Times New Roman" w:cs="Times New Roman"/>
        </w:rPr>
        <w:t xml:space="preserve"> during </w:t>
      </w:r>
      <w:r w:rsidR="00D910E2">
        <w:rPr>
          <w:rFonts w:ascii="Times New Roman" w:hAnsi="Times New Roman" w:cs="Times New Roman"/>
        </w:rPr>
        <w:t>habituation,</w:t>
      </w:r>
      <w:r w:rsidR="00B80B47">
        <w:rPr>
          <w:rFonts w:ascii="Times New Roman" w:hAnsi="Times New Roman" w:cs="Times New Roman"/>
        </w:rPr>
        <w:t xml:space="preserve"> but it reflects </w:t>
      </w:r>
      <w:r w:rsidRPr="00B80D3D">
        <w:rPr>
          <w:rFonts w:ascii="Times New Roman" w:hAnsi="Times New Roman" w:cs="Times New Roman"/>
        </w:rPr>
        <w:t>th</w:t>
      </w:r>
      <w:r w:rsidR="001976DC">
        <w:rPr>
          <w:rFonts w:ascii="Times New Roman" w:hAnsi="Times New Roman" w:cs="Times New Roman"/>
        </w:rPr>
        <w:t xml:space="preserve">eir extensive, </w:t>
      </w:r>
      <w:r w:rsidRPr="00B80D3D">
        <w:rPr>
          <w:rFonts w:ascii="Times New Roman" w:hAnsi="Times New Roman" w:cs="Times New Roman"/>
        </w:rPr>
        <w:t>real-world, third-person experience</w:t>
      </w:r>
      <w:r w:rsidR="00F6074B">
        <w:rPr>
          <w:rFonts w:ascii="Times New Roman" w:hAnsi="Times New Roman" w:cs="Times New Roman"/>
        </w:rPr>
        <w:t xml:space="preserve"> observing individuals interact with one another via </w:t>
      </w:r>
      <w:r w:rsidR="00273B30">
        <w:rPr>
          <w:rFonts w:ascii="Times New Roman" w:hAnsi="Times New Roman" w:cs="Times New Roman"/>
        </w:rPr>
        <w:t>straight and curved motion paths</w:t>
      </w:r>
      <w:r w:rsidR="00F6074B">
        <w:rPr>
          <w:rFonts w:ascii="Times New Roman" w:hAnsi="Times New Roman" w:cs="Times New Roman"/>
        </w:rPr>
        <w:t>.</w:t>
      </w:r>
      <w:r w:rsidRPr="00B80D3D">
        <w:rPr>
          <w:rFonts w:ascii="Times New Roman" w:hAnsi="Times New Roman" w:cs="Times New Roman"/>
        </w:rPr>
        <w:t xml:space="preserve"> </w:t>
      </w:r>
      <w:r w:rsidR="00F47A07">
        <w:rPr>
          <w:rFonts w:ascii="Times New Roman" w:hAnsi="Times New Roman" w:cs="Times New Roman"/>
        </w:rPr>
        <w:t>For example</w:t>
      </w:r>
      <w:r w:rsidR="00F6074B">
        <w:rPr>
          <w:rFonts w:ascii="Times New Roman" w:hAnsi="Times New Roman" w:cs="Times New Roman"/>
        </w:rPr>
        <w:t>, infants may learn that</w:t>
      </w:r>
      <w:r w:rsidR="00044173">
        <w:rPr>
          <w:rFonts w:ascii="Times New Roman" w:hAnsi="Times New Roman" w:cs="Times New Roman"/>
        </w:rPr>
        <w:t xml:space="preserve"> people </w:t>
      </w:r>
      <w:r w:rsidR="00E27F47">
        <w:rPr>
          <w:rFonts w:ascii="Times New Roman" w:hAnsi="Times New Roman" w:cs="Times New Roman"/>
        </w:rPr>
        <w:t xml:space="preserve">mostly, but not always, </w:t>
      </w:r>
      <w:r w:rsidR="00885D4C">
        <w:rPr>
          <w:rFonts w:ascii="Times New Roman" w:hAnsi="Times New Roman" w:cs="Times New Roman"/>
        </w:rPr>
        <w:t xml:space="preserve">move along straight motion paths </w:t>
      </w:r>
      <w:r w:rsidR="00044173">
        <w:rPr>
          <w:rFonts w:ascii="Times New Roman" w:hAnsi="Times New Roman" w:cs="Times New Roman"/>
        </w:rPr>
        <w:t>in the absence of physical barriers</w:t>
      </w:r>
      <w:r w:rsidR="00E27F47">
        <w:rPr>
          <w:rFonts w:ascii="Times New Roman" w:hAnsi="Times New Roman" w:cs="Times New Roman"/>
        </w:rPr>
        <w:t xml:space="preserve">. </w:t>
      </w:r>
      <w:r w:rsidR="00806261" w:rsidRPr="00806261">
        <w:rPr>
          <w:rFonts w:ascii="Times New Roman" w:hAnsi="Times New Roman" w:cs="Times New Roman"/>
        </w:rPr>
        <w:t xml:space="preserve">In contrast, because solid objects cannot </w:t>
      </w:r>
      <w:r w:rsidR="00806261">
        <w:rPr>
          <w:rFonts w:ascii="Times New Roman" w:hAnsi="Times New Roman" w:cs="Times New Roman"/>
        </w:rPr>
        <w:t xml:space="preserve">simultaneously </w:t>
      </w:r>
      <w:r w:rsidR="00806261" w:rsidRPr="00806261">
        <w:rPr>
          <w:rFonts w:ascii="Times New Roman" w:hAnsi="Times New Roman" w:cs="Times New Roman"/>
        </w:rPr>
        <w:t>occupy the same</w:t>
      </w:r>
      <w:r w:rsidR="00806261">
        <w:rPr>
          <w:rFonts w:ascii="Times New Roman" w:hAnsi="Times New Roman" w:cs="Times New Roman"/>
        </w:rPr>
        <w:t xml:space="preserve"> position in</w:t>
      </w:r>
      <w:r w:rsidR="00806261" w:rsidRPr="00806261">
        <w:rPr>
          <w:rFonts w:ascii="Times New Roman" w:hAnsi="Times New Roman" w:cs="Times New Roman"/>
        </w:rPr>
        <w:t xml:space="preserve"> space, these same entities will move around or over barriers along curved or arced trajectories when such barriers are present</w:t>
      </w:r>
      <w:r w:rsidR="00806261">
        <w:rPr>
          <w:rFonts w:ascii="Times New Roman" w:hAnsi="Times New Roman" w:cs="Times New Roman"/>
        </w:rPr>
        <w:t>.</w:t>
      </w:r>
      <w:r w:rsidR="005335FD">
        <w:rPr>
          <w:rFonts w:ascii="Times New Roman" w:hAnsi="Times New Roman" w:cs="Times New Roman"/>
        </w:rPr>
        <w:t xml:space="preserve"> Additionally, when entities move over barriers such as when </w:t>
      </w:r>
      <w:r w:rsidR="007B18A4">
        <w:rPr>
          <w:rFonts w:ascii="Times New Roman" w:hAnsi="Times New Roman" w:cs="Times New Roman"/>
        </w:rPr>
        <w:t>the babysitter</w:t>
      </w:r>
      <w:r w:rsidR="005335FD">
        <w:rPr>
          <w:rFonts w:ascii="Times New Roman" w:hAnsi="Times New Roman" w:cs="Times New Roman"/>
        </w:rPr>
        <w:t xml:space="preserve"> </w:t>
      </w:r>
      <w:r w:rsidR="007B18A4">
        <w:rPr>
          <w:rFonts w:ascii="Times New Roman" w:hAnsi="Times New Roman" w:cs="Times New Roman"/>
        </w:rPr>
        <w:t xml:space="preserve">steps or </w:t>
      </w:r>
      <w:r w:rsidR="005335FD">
        <w:rPr>
          <w:rFonts w:ascii="Times New Roman" w:hAnsi="Times New Roman" w:cs="Times New Roman"/>
        </w:rPr>
        <w:t xml:space="preserve">jumps over </w:t>
      </w:r>
      <w:r w:rsidR="00E376E6">
        <w:rPr>
          <w:rFonts w:ascii="Times New Roman" w:hAnsi="Times New Roman" w:cs="Times New Roman"/>
        </w:rPr>
        <w:t>a tricycle that was left out</w:t>
      </w:r>
      <w:r w:rsidR="005335FD">
        <w:rPr>
          <w:rFonts w:ascii="Times New Roman" w:hAnsi="Times New Roman" w:cs="Times New Roman"/>
        </w:rPr>
        <w:t>,</w:t>
      </w:r>
      <w:r w:rsidR="007B18A4">
        <w:rPr>
          <w:rFonts w:ascii="Times New Roman" w:hAnsi="Times New Roman" w:cs="Times New Roman"/>
        </w:rPr>
        <w:t xml:space="preserve"> the vertical distance between the apex of the trajectory and the top of the obstacle is often minimal. </w:t>
      </w:r>
      <w:r w:rsidR="00863400">
        <w:rPr>
          <w:rFonts w:ascii="Times New Roman" w:hAnsi="Times New Roman" w:cs="Times New Roman"/>
        </w:rPr>
        <w:t xml:space="preserve">In terms of how infants represent and process </w:t>
      </w:r>
      <w:r w:rsidR="005F4438">
        <w:rPr>
          <w:rFonts w:ascii="Times New Roman" w:hAnsi="Times New Roman" w:cs="Times New Roman"/>
        </w:rPr>
        <w:t>these different motion paths</w:t>
      </w:r>
      <w:r w:rsidR="00863400">
        <w:rPr>
          <w:rFonts w:ascii="Times New Roman" w:hAnsi="Times New Roman" w:cs="Times New Roman"/>
        </w:rPr>
        <w:t>,</w:t>
      </w:r>
      <w:r w:rsidR="00044173">
        <w:rPr>
          <w:rFonts w:ascii="Times New Roman" w:hAnsi="Times New Roman" w:cs="Times New Roman"/>
        </w:rPr>
        <w:t xml:space="preserve"> it is assumed here that infants process such actions</w:t>
      </w:r>
      <w:r w:rsidR="00D910E2">
        <w:rPr>
          <w:rFonts w:ascii="Times New Roman" w:hAnsi="Times New Roman" w:cs="Times New Roman"/>
        </w:rPr>
        <w:t xml:space="preserve">—along with the actors involved in </w:t>
      </w:r>
      <w:r w:rsidR="00863400">
        <w:rPr>
          <w:rFonts w:ascii="Times New Roman" w:hAnsi="Times New Roman" w:cs="Times New Roman"/>
        </w:rPr>
        <w:t>them</w:t>
      </w:r>
      <w:r w:rsidR="00D910E2">
        <w:rPr>
          <w:rFonts w:ascii="Times New Roman" w:hAnsi="Times New Roman" w:cs="Times New Roman"/>
        </w:rPr>
        <w:t>—</w:t>
      </w:r>
      <w:r w:rsidR="00044173">
        <w:rPr>
          <w:rFonts w:ascii="Times New Roman" w:hAnsi="Times New Roman" w:cs="Times New Roman"/>
        </w:rPr>
        <w:t>not in terms</w:t>
      </w:r>
      <w:r w:rsidR="00D910E2">
        <w:rPr>
          <w:rFonts w:ascii="Times New Roman" w:hAnsi="Times New Roman" w:cs="Times New Roman"/>
        </w:rPr>
        <w:t xml:space="preserve"> </w:t>
      </w:r>
      <w:r w:rsidR="00044173">
        <w:rPr>
          <w:rFonts w:ascii="Times New Roman" w:hAnsi="Times New Roman" w:cs="Times New Roman"/>
        </w:rPr>
        <w:t xml:space="preserve">of </w:t>
      </w:r>
      <w:r w:rsidR="00D910E2">
        <w:rPr>
          <w:rFonts w:ascii="Times New Roman" w:hAnsi="Times New Roman" w:cs="Times New Roman"/>
        </w:rPr>
        <w:t xml:space="preserve">their </w:t>
      </w:r>
      <w:r w:rsidR="00044173">
        <w:rPr>
          <w:rFonts w:ascii="Times New Roman" w:hAnsi="Times New Roman" w:cs="Times New Roman"/>
        </w:rPr>
        <w:t>efficiency</w:t>
      </w:r>
      <w:r w:rsidR="00D910E2">
        <w:rPr>
          <w:rFonts w:ascii="Times New Roman" w:hAnsi="Times New Roman" w:cs="Times New Roman"/>
        </w:rPr>
        <w:t>, utility,</w:t>
      </w:r>
      <w:r w:rsidR="00044173">
        <w:rPr>
          <w:rFonts w:ascii="Times New Roman" w:hAnsi="Times New Roman" w:cs="Times New Roman"/>
        </w:rPr>
        <w:t xml:space="preserve"> or deeper, conceptual meaning but rather in terms of their </w:t>
      </w:r>
      <w:r w:rsidR="00F6074B">
        <w:rPr>
          <w:rFonts w:ascii="Times New Roman" w:hAnsi="Times New Roman" w:cs="Times New Roman"/>
        </w:rPr>
        <w:t xml:space="preserve">semantically neutral kinematics (i.e., </w:t>
      </w:r>
      <w:r w:rsidR="00D910E2">
        <w:rPr>
          <w:rFonts w:ascii="Times New Roman" w:hAnsi="Times New Roman" w:cs="Times New Roman"/>
        </w:rPr>
        <w:t>spatiotemporal properties</w:t>
      </w:r>
      <w:r w:rsidR="00F6074B">
        <w:rPr>
          <w:rFonts w:ascii="Times New Roman" w:hAnsi="Times New Roman" w:cs="Times New Roman"/>
        </w:rPr>
        <w:t xml:space="preserve">) and visible, </w:t>
      </w:r>
      <w:r w:rsidR="006C33A3">
        <w:rPr>
          <w:rFonts w:ascii="Times New Roman" w:hAnsi="Times New Roman" w:cs="Times New Roman"/>
        </w:rPr>
        <w:t xml:space="preserve">low-level </w:t>
      </w:r>
      <w:r w:rsidR="00F6074B">
        <w:rPr>
          <w:rFonts w:ascii="Times New Roman" w:hAnsi="Times New Roman" w:cs="Times New Roman"/>
        </w:rPr>
        <w:t>surface features.</w:t>
      </w:r>
      <w:r w:rsidR="006C33A3">
        <w:rPr>
          <w:rFonts w:ascii="Times New Roman" w:hAnsi="Times New Roman" w:cs="Times New Roman"/>
        </w:rPr>
        <w:t xml:space="preserve"> </w:t>
      </w:r>
      <w:r w:rsidR="000B1F17">
        <w:rPr>
          <w:rFonts w:ascii="Times New Roman" w:hAnsi="Times New Roman" w:cs="Times New Roman"/>
        </w:rPr>
        <w:t>My contention is that this kind of perceptually grounded</w:t>
      </w:r>
      <w:r w:rsidR="002E183C" w:rsidRPr="002E183C">
        <w:rPr>
          <w:rFonts w:ascii="Times New Roman" w:hAnsi="Times New Roman" w:cs="Times New Roman"/>
        </w:rPr>
        <w:t xml:space="preserve"> experience can explain infants’ looking responses during the test phase </w:t>
      </w:r>
      <w:r w:rsidR="002E183C" w:rsidRPr="002E183C">
        <w:rPr>
          <w:rFonts w:ascii="Times New Roman" w:hAnsi="Times New Roman" w:cs="Times New Roman"/>
        </w:rPr>
        <w:lastRenderedPageBreak/>
        <w:t>of the experiment described above by Csibra et al. (2003)</w:t>
      </w:r>
      <w:r w:rsidR="002E183C">
        <w:rPr>
          <w:rFonts w:ascii="Times New Roman" w:hAnsi="Times New Roman" w:cs="Times New Roman"/>
        </w:rPr>
        <w:t xml:space="preserve">. </w:t>
      </w:r>
      <w:r w:rsidR="004565E7">
        <w:rPr>
          <w:rFonts w:ascii="Times New Roman" w:hAnsi="Times New Roman" w:cs="Times New Roman"/>
        </w:rPr>
        <w:t>If infants learned in the real world that</w:t>
      </w:r>
      <w:r w:rsidR="00586774">
        <w:rPr>
          <w:rFonts w:ascii="Times New Roman" w:hAnsi="Times New Roman" w:cs="Times New Roman"/>
        </w:rPr>
        <w:t xml:space="preserve"> individuals tend only to follow curved motion paths to reach other individuals </w:t>
      </w:r>
      <w:r w:rsidR="00573FA5">
        <w:rPr>
          <w:rFonts w:ascii="Times New Roman" w:hAnsi="Times New Roman" w:cs="Times New Roman"/>
        </w:rPr>
        <w:t xml:space="preserve">or other things </w:t>
      </w:r>
      <w:r w:rsidR="00586774">
        <w:rPr>
          <w:rFonts w:ascii="Times New Roman" w:hAnsi="Times New Roman" w:cs="Times New Roman"/>
        </w:rPr>
        <w:t xml:space="preserve">when a physical barrier is present, </w:t>
      </w:r>
      <w:r w:rsidR="004565E7">
        <w:rPr>
          <w:rFonts w:ascii="Times New Roman" w:hAnsi="Times New Roman" w:cs="Times New Roman"/>
        </w:rPr>
        <w:t xml:space="preserve">they may have </w:t>
      </w:r>
      <w:r w:rsidR="00AF6FD2">
        <w:rPr>
          <w:rFonts w:ascii="Times New Roman" w:hAnsi="Times New Roman" w:cs="Times New Roman"/>
        </w:rPr>
        <w:t>shown heightened looking to the barrierless</w:t>
      </w:r>
      <w:r w:rsidR="003D4119">
        <w:rPr>
          <w:rFonts w:ascii="Times New Roman" w:hAnsi="Times New Roman" w:cs="Times New Roman"/>
        </w:rPr>
        <w:t xml:space="preserve"> test event in which the first character followed along a curved path to reach the second one not because they expect actors to maximize subjective utilities but simply because </w:t>
      </w:r>
      <w:r w:rsidR="00FF6ED3">
        <w:rPr>
          <w:rFonts w:ascii="Times New Roman" w:hAnsi="Times New Roman" w:cs="Times New Roman"/>
        </w:rPr>
        <w:t>curved motion is associated with barriers</w:t>
      </w:r>
      <w:r w:rsidR="00573FA5">
        <w:rPr>
          <w:rFonts w:ascii="Times New Roman" w:hAnsi="Times New Roman" w:cs="Times New Roman"/>
        </w:rPr>
        <w:t xml:space="preserve"> (and their attention was captured by the absence of an expected barrier)</w:t>
      </w:r>
      <w:r w:rsidR="00FF6ED3">
        <w:rPr>
          <w:rFonts w:ascii="Times New Roman" w:hAnsi="Times New Roman" w:cs="Times New Roman"/>
        </w:rPr>
        <w:t>.</w:t>
      </w:r>
    </w:p>
    <w:p w14:paraId="4CCE1BAE" w14:textId="51E274F9" w:rsidR="00F45A64" w:rsidRDefault="006C33A3"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The second </w:t>
      </w:r>
      <w:r w:rsidR="00F25C80">
        <w:rPr>
          <w:rFonts w:ascii="Times New Roman" w:hAnsi="Times New Roman" w:cs="Times New Roman"/>
        </w:rPr>
        <w:t xml:space="preserve">and related factor </w:t>
      </w:r>
      <w:r>
        <w:rPr>
          <w:rFonts w:ascii="Times New Roman" w:hAnsi="Times New Roman" w:cs="Times New Roman"/>
        </w:rPr>
        <w:t>concerns</w:t>
      </w:r>
      <w:r w:rsidR="00FF6ED3">
        <w:rPr>
          <w:rFonts w:ascii="Times New Roman" w:hAnsi="Times New Roman" w:cs="Times New Roman"/>
        </w:rPr>
        <w:t xml:space="preserve"> the relation between what infants learn during the habituation phase in</w:t>
      </w:r>
      <w:r>
        <w:rPr>
          <w:rFonts w:ascii="Times New Roman" w:hAnsi="Times New Roman" w:cs="Times New Roman"/>
        </w:rPr>
        <w:t xml:space="preserve"> </w:t>
      </w:r>
      <w:ins w:id="228" w:author="Benton, Deon" w:date="2026-05-16T15:39:00Z" w16du:dateUtc="2026-05-16T20:39:00Z">
        <w:r w:rsidR="00DB0881">
          <w:rPr>
            <w:rFonts w:ascii="Times New Roman" w:hAnsi="Times New Roman" w:cs="Times New Roman"/>
          </w:rPr>
          <w:t>action efficiency understanding</w:t>
        </w:r>
      </w:ins>
      <w:r w:rsidR="002428A9">
        <w:rPr>
          <w:rFonts w:ascii="Times New Roman" w:hAnsi="Times New Roman" w:cs="Times New Roman"/>
        </w:rPr>
        <w:t xml:space="preserve"> studies </w:t>
      </w:r>
      <w:r w:rsidR="00FF6ED3">
        <w:rPr>
          <w:rFonts w:ascii="Times New Roman" w:hAnsi="Times New Roman" w:cs="Times New Roman"/>
        </w:rPr>
        <w:t xml:space="preserve">and their subsequent looking behaviors during the test phase. </w:t>
      </w:r>
      <w:r>
        <w:rPr>
          <w:rFonts w:ascii="Times New Roman" w:hAnsi="Times New Roman" w:cs="Times New Roman"/>
        </w:rPr>
        <w:t xml:space="preserve">To illustrate the importance of this factor, consider </w:t>
      </w:r>
      <w:r w:rsidR="00524642">
        <w:rPr>
          <w:rFonts w:ascii="Times New Roman" w:hAnsi="Times New Roman" w:cs="Times New Roman"/>
        </w:rPr>
        <w:t>Gergely et al.</w:t>
      </w:r>
      <w:r>
        <w:rPr>
          <w:rFonts w:ascii="Times New Roman" w:hAnsi="Times New Roman" w:cs="Times New Roman"/>
        </w:rPr>
        <w:t>’s</w:t>
      </w:r>
      <w:r w:rsidR="00524642">
        <w:rPr>
          <w:rFonts w:ascii="Times New Roman" w:hAnsi="Times New Roman" w:cs="Times New Roman"/>
        </w:rPr>
        <w:t xml:space="preserve"> (1995)</w:t>
      </w:r>
      <w:r>
        <w:rPr>
          <w:rFonts w:ascii="Times New Roman" w:hAnsi="Times New Roman" w:cs="Times New Roman"/>
        </w:rPr>
        <w:t xml:space="preserve"> classic study. </w:t>
      </w:r>
      <w:r w:rsidR="002428A9">
        <w:rPr>
          <w:rFonts w:ascii="Times New Roman" w:hAnsi="Times New Roman" w:cs="Times New Roman"/>
        </w:rPr>
        <w:t>In that study</w:t>
      </w:r>
      <w:r w:rsidR="00524642">
        <w:rPr>
          <w:rFonts w:ascii="Times New Roman" w:hAnsi="Times New Roman" w:cs="Times New Roman"/>
        </w:rPr>
        <w:t>, infants may have formed an association between the</w:t>
      </w:r>
      <w:r w:rsidR="00220755">
        <w:rPr>
          <w:rFonts w:ascii="Times New Roman" w:hAnsi="Times New Roman" w:cs="Times New Roman"/>
        </w:rPr>
        <w:t xml:space="preserve"> kinematics of the</w:t>
      </w:r>
      <w:r w:rsidR="00524642">
        <w:rPr>
          <w:rFonts w:ascii="Times New Roman" w:hAnsi="Times New Roman" w:cs="Times New Roman"/>
        </w:rPr>
        <w:t xml:space="preserve"> arced motion path and the </w:t>
      </w:r>
      <w:r w:rsidR="00DB4A47">
        <w:rPr>
          <w:rFonts w:ascii="Times New Roman" w:hAnsi="Times New Roman" w:cs="Times New Roman"/>
        </w:rPr>
        <w:t>p</w:t>
      </w:r>
      <w:r w:rsidR="00A376CF">
        <w:rPr>
          <w:rFonts w:ascii="Times New Roman" w:hAnsi="Times New Roman" w:cs="Times New Roman"/>
        </w:rPr>
        <w:t>erceptual features of a</w:t>
      </w:r>
      <w:r w:rsidR="00DB4A47">
        <w:rPr>
          <w:rFonts w:ascii="Times New Roman" w:hAnsi="Times New Roman" w:cs="Times New Roman"/>
        </w:rPr>
        <w:t xml:space="preserve"> </w:t>
      </w:r>
      <w:r w:rsidR="00524642">
        <w:rPr>
          <w:rFonts w:ascii="Times New Roman" w:hAnsi="Times New Roman" w:cs="Times New Roman"/>
        </w:rPr>
        <w:t>barrier based on repeated pairings of the two over the course of the habituation phase.</w:t>
      </w:r>
      <w:r w:rsidR="009507E8">
        <w:rPr>
          <w:rFonts w:ascii="Times New Roman" w:hAnsi="Times New Roman" w:cs="Times New Roman"/>
        </w:rPr>
        <w:t xml:space="preserve"> If this association is sufficiently strong</w:t>
      </w:r>
      <w:r w:rsidR="00965B05">
        <w:rPr>
          <w:rFonts w:ascii="Times New Roman" w:hAnsi="Times New Roman" w:cs="Times New Roman"/>
        </w:rPr>
        <w:t>, then presence of one component of the association (e.g., the kinematics of curved motion) should lead to</w:t>
      </w:r>
      <w:r w:rsidR="00D6098E">
        <w:rPr>
          <w:rFonts w:ascii="Times New Roman" w:hAnsi="Times New Roman" w:cs="Times New Roman"/>
        </w:rPr>
        <w:t xml:space="preserve"> an</w:t>
      </w:r>
      <w:r w:rsidR="00965B05">
        <w:rPr>
          <w:rFonts w:ascii="Times New Roman" w:hAnsi="Times New Roman" w:cs="Times New Roman"/>
        </w:rPr>
        <w:t xml:space="preserve"> expectation of the other component (namely, a barrier). A test event that subsequently meets this </w:t>
      </w:r>
      <w:r w:rsidR="006C2D16">
        <w:rPr>
          <w:rFonts w:ascii="Times New Roman" w:hAnsi="Times New Roman" w:cs="Times New Roman"/>
        </w:rPr>
        <w:t xml:space="preserve">expectation or aligns with prior real-world experience (e.g., the new action event in Gergely et al. [1995]) </w:t>
      </w:r>
      <w:r w:rsidR="00965B05">
        <w:rPr>
          <w:rFonts w:ascii="Times New Roman" w:hAnsi="Times New Roman" w:cs="Times New Roman"/>
        </w:rPr>
        <w:t xml:space="preserve">should evoke much less looking than one </w:t>
      </w:r>
      <w:r w:rsidR="006C2D16">
        <w:rPr>
          <w:rFonts w:ascii="Times New Roman" w:hAnsi="Times New Roman" w:cs="Times New Roman"/>
        </w:rPr>
        <w:t>that violates this expectation (e.g., the old action event in Gergely et al. [1995]).</w:t>
      </w:r>
      <w:r w:rsidR="00D6098E">
        <w:rPr>
          <w:rFonts w:ascii="Times New Roman" w:hAnsi="Times New Roman" w:cs="Times New Roman"/>
        </w:rPr>
        <w:t xml:space="preserve"> 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being habituated to an event that included curved motion and a barrier, </w:t>
      </w:r>
      <w:r w:rsidR="00DF3E6A">
        <w:rPr>
          <w:rFonts w:ascii="Times New Roman" w:hAnsi="Times New Roman" w:cs="Times New Roman"/>
        </w:rPr>
        <w:t>one might expect</w:t>
      </w:r>
      <w:r w:rsidR="00D90A05">
        <w:rPr>
          <w:rFonts w:ascii="Times New Roman" w:hAnsi="Times New Roman" w:cs="Times New Roman"/>
        </w:rPr>
        <w:t xml:space="preserve"> </w:t>
      </w:r>
      <w:r w:rsidR="00DF3E6A">
        <w:rPr>
          <w:rFonts w:ascii="Times New Roman" w:hAnsi="Times New Roman" w:cs="Times New Roman"/>
        </w:rPr>
        <w:t xml:space="preserve">infants in this condition also to look longer </w:t>
      </w:r>
      <w:r w:rsidR="00EB7174">
        <w:rPr>
          <w:rFonts w:ascii="Times New Roman" w:hAnsi="Times New Roman" w:cs="Times New Roman"/>
        </w:rPr>
        <w:t>at the old action test event than at the new one.</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p>
    <w:p w14:paraId="7AC9BDD3" w14:textId="4ECECF79" w:rsidR="00F10AA5" w:rsidRDefault="00244267"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Although it is true that infants </w:t>
      </w:r>
      <w:r w:rsidR="00F45A64">
        <w:rPr>
          <w:rFonts w:ascii="Times New Roman" w:hAnsi="Times New Roman" w:cs="Times New Roman"/>
        </w:rPr>
        <w:t>in both conditions saw curved motion and a barrier during habituation</w:t>
      </w:r>
      <w:r>
        <w:rPr>
          <w:rFonts w:ascii="Times New Roman" w:hAnsi="Times New Roman" w:cs="Times New Roman"/>
        </w:rPr>
        <w:t>, a key difference between</w:t>
      </w:r>
      <w:r w:rsidR="00F45A64">
        <w:rPr>
          <w:rFonts w:ascii="Times New Roman" w:hAnsi="Times New Roman" w:cs="Times New Roman"/>
        </w:rPr>
        <w:t xml:space="preserve"> the habituation experiences of infants in</w:t>
      </w:r>
      <w:r>
        <w:rPr>
          <w:rFonts w:ascii="Times New Roman" w:hAnsi="Times New Roman" w:cs="Times New Roman"/>
        </w:rPr>
        <w:t xml:space="preserve"> both conditions is </w:t>
      </w:r>
      <w:r>
        <w:rPr>
          <w:rFonts w:ascii="Times New Roman" w:hAnsi="Times New Roman" w:cs="Times New Roman"/>
        </w:rPr>
        <w:lastRenderedPageBreak/>
        <w:t>that the curved motion occurred over a barrier in the Experimental condition</w:t>
      </w:r>
      <w:r w:rsidR="00E63FA9">
        <w:rPr>
          <w:rFonts w:ascii="Times New Roman" w:hAnsi="Times New Roman" w:cs="Times New Roman"/>
        </w:rPr>
        <w:t>; this motion</w:t>
      </w:r>
      <w:r w:rsidR="00F45A64">
        <w:rPr>
          <w:rFonts w:ascii="Times New Roman" w:hAnsi="Times New Roman" w:cs="Times New Roman"/>
        </w:rPr>
        <w:t xml:space="preserve"> occurred some distance to the side of the barrier</w:t>
      </w:r>
      <w:r>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the barrier. </w:t>
      </w:r>
      <w:r w:rsidR="00F45A64">
        <w:rPr>
          <w:rFonts w:ascii="Times New Roman" w:hAnsi="Times New Roman" w:cs="Times New Roman"/>
        </w:rPr>
        <w:t>The reason for this is that</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at the same place in space is important because it means that both can be </w:t>
      </w:r>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r w:rsidR="00192340">
        <w:rPr>
          <w:rFonts w:ascii="Times New Roman" w:hAnsi="Times New Roman" w:cs="Times New Roman"/>
        </w:rPr>
        <w:t>The fact that both aspects of the scene are spatially continuous with one another</w:t>
      </w:r>
      <w:r w:rsidR="00A50C75">
        <w:rPr>
          <w:rFonts w:ascii="Times New Roman" w:hAnsi="Times New Roman" w:cs="Times New Roman"/>
        </w:rPr>
        <w:t xml:space="preserve"> is important because it may mean that </w:t>
      </w:r>
      <w:r w:rsidR="00BA1455">
        <w:rPr>
          <w:rFonts w:ascii="Times New Roman" w:hAnsi="Times New Roman" w:cs="Times New Roman"/>
        </w:rPr>
        <w:t>infants</w:t>
      </w:r>
      <w:r w:rsidR="00A50C75">
        <w:rPr>
          <w:rFonts w:ascii="Times New Roman" w:hAnsi="Times New Roman" w:cs="Times New Roman"/>
        </w:rPr>
        <w:t xml:space="preserve"> find that it is easier to associate one with the other.</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 xml:space="preserve">, it is not guaranteed that infants will notice </w:t>
      </w:r>
      <w:r w:rsidR="00A50C75">
        <w:rPr>
          <w:rFonts w:ascii="Times New Roman" w:hAnsi="Times New Roman" w:cs="Times New Roman"/>
        </w:rPr>
        <w:t>the barrier</w:t>
      </w:r>
      <w:r w:rsidR="00A97B4A">
        <w:rPr>
          <w:rFonts w:ascii="Times New Roman" w:hAnsi="Times New Roman" w:cs="Times New Roman"/>
        </w:rPr>
        <w:t xml:space="preserve"> given its reduced visual salience</w:t>
      </w:r>
      <w:r w:rsidR="00071370">
        <w:rPr>
          <w:rFonts w:ascii="Times New Roman" w:hAnsi="Times New Roman" w:cs="Times New Roman"/>
        </w:rPr>
        <w:t xml:space="preserve"> in this configuration. </w:t>
      </w:r>
      <w:r w:rsidR="00547101">
        <w:rPr>
          <w:rFonts w:ascii="Times New Roman" w:hAnsi="Times New Roman" w:cs="Times New Roman"/>
        </w:rPr>
        <w:t>The association that is established between the</w:t>
      </w:r>
      <w:r w:rsidR="00A97B4A">
        <w:rPr>
          <w:rFonts w:ascii="Times New Roman" w:hAnsi="Times New Roman" w:cs="Times New Roman"/>
        </w:rPr>
        <w:t xml:space="preserve"> </w:t>
      </w:r>
      <w:r w:rsidR="00547101">
        <w:rPr>
          <w:rFonts w:ascii="Times New Roman" w:hAnsi="Times New Roman" w:cs="Times New Roman"/>
        </w:rPr>
        <w:t>barrier and arced motion for infants who do</w:t>
      </w:r>
      <w:r w:rsidR="00071370">
        <w:rPr>
          <w:rFonts w:ascii="Times New Roman" w:hAnsi="Times New Roman" w:cs="Times New Roman"/>
        </w:rPr>
        <w:t xml:space="preserve"> notice the barrier</w:t>
      </w:r>
      <w:r w:rsidR="00547101">
        <w:rPr>
          <w:rFonts w:ascii="Times New Roman" w:hAnsi="Times New Roman" w:cs="Times New Roman"/>
        </w:rPr>
        <w:t xml:space="preserve"> may be weaker simply because</w:t>
      </w:r>
      <w:r w:rsidR="00A97B4A">
        <w:rPr>
          <w:rFonts w:ascii="Times New Roman" w:hAnsi="Times New Roman" w:cs="Times New Roman"/>
        </w:rPr>
        <w:t xml:space="preserve"> of its reduced salience and the fact that</w:t>
      </w:r>
      <w:r w:rsidR="00071370">
        <w:rPr>
          <w:rFonts w:ascii="Times New Roman" w:hAnsi="Times New Roman" w:cs="Times New Roman"/>
        </w:rPr>
        <w:t xml:space="preserve"> 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31793A">
        <w:rPr>
          <w:rFonts w:ascii="Times New Roman" w:hAnsi="Times New Roman" w:cs="Times New Roman"/>
        </w:rPr>
        <w:t xml:space="preserve">the link between it and curved motion. </w:t>
      </w:r>
      <w:r w:rsidR="004270B1">
        <w:rPr>
          <w:rFonts w:ascii="Times New Roman" w:hAnsi="Times New Roman" w:cs="Times New Roman"/>
        </w:rPr>
        <w:t>The reason</w:t>
      </w:r>
      <w:r w:rsidR="00BA006E">
        <w:rPr>
          <w:rFonts w:ascii="Times New Roman" w:hAnsi="Times New Roman" w:cs="Times New Roman"/>
        </w:rPr>
        <w:t xml:space="preserve"> that more effort is </w:t>
      </w:r>
      <w:r w:rsidR="00AA2479">
        <w:rPr>
          <w:rFonts w:ascii="Times New Roman" w:hAnsi="Times New Roman" w:cs="Times New Roman"/>
        </w:rPr>
        <w:t>necessary</w:t>
      </w:r>
      <w:r w:rsidR="004270B1">
        <w:rPr>
          <w:rFonts w:ascii="Times New Roman" w:hAnsi="Times New Roman" w:cs="Times New Roman"/>
        </w:rPr>
        <w:t xml:space="preserve"> is simply that it</w:t>
      </w:r>
      <w:r w:rsidR="0031793A">
        <w:rPr>
          <w:rFonts w:ascii="Times New Roman" w:hAnsi="Times New Roman" w:cs="Times New Roman"/>
        </w:rPr>
        <w:t xml:space="preserve"> is not possible for</w:t>
      </w:r>
      <w:r w:rsidR="00CD32BB">
        <w:rPr>
          <w:rFonts w:ascii="Times New Roman" w:hAnsi="Times New Roman" w:cs="Times New Roman"/>
        </w:rPr>
        <w:t xml:space="preserve"> infants </w:t>
      </w:r>
      <w:r w:rsidR="0031793A">
        <w:rPr>
          <w:rFonts w:ascii="Times New Roman" w:hAnsi="Times New Roman" w:cs="Times New Roman"/>
        </w:rPr>
        <w:t>to</w:t>
      </w:r>
      <w:r w:rsidR="00CD32BB">
        <w:rPr>
          <w:rFonts w:ascii="Times New Roman" w:hAnsi="Times New Roman" w:cs="Times New Roman"/>
        </w:rPr>
        <w:t xml:space="preserve"> fixate the curved motion and the</w:t>
      </w:r>
      <w:r w:rsidR="0031793A">
        <w:rPr>
          <w:rFonts w:ascii="Times New Roman" w:hAnsi="Times New Roman" w:cs="Times New Roman"/>
        </w:rPr>
        <w:t xml:space="preserve"> </w:t>
      </w:r>
      <w:r w:rsidR="00CD32BB">
        <w:rPr>
          <w:rFonts w:ascii="Times New Roman" w:hAnsi="Times New Roman" w:cs="Times New Roman"/>
        </w:rPr>
        <w:t>barrier</w:t>
      </w:r>
      <w:r w:rsidR="00AA2479">
        <w:rPr>
          <w:rFonts w:ascii="Times New Roman" w:hAnsi="Times New Roman" w:cs="Times New Roman"/>
        </w:rPr>
        <w:t xml:space="preserve"> simultaneously</w:t>
      </w:r>
      <w:r w:rsidR="00524642" w:rsidRPr="00E85228">
        <w:rPr>
          <w:rFonts w:ascii="Times New Roman" w:hAnsi="Times New Roman" w:cs="Times New Roman"/>
        </w:rPr>
        <w:t>.</w:t>
      </w:r>
      <w:r w:rsidR="004270B1">
        <w:rPr>
          <w:rFonts w:ascii="Times New Roman" w:hAnsi="Times New Roman" w:cs="Times New Roman"/>
        </w:rPr>
        <w:t xml:space="preserve"> In other words,</w:t>
      </w:r>
      <w:r w:rsidR="00524642">
        <w:rPr>
          <w:rFonts w:ascii="Times New Roman" w:hAnsi="Times New Roman" w:cs="Times New Roman"/>
        </w:rPr>
        <w:t xml:space="preserve"> </w:t>
      </w:r>
      <w:r w:rsidR="004270B1">
        <w:rPr>
          <w:rFonts w:ascii="Times New Roman" w:hAnsi="Times New Roman" w:cs="Times New Roman"/>
        </w:rPr>
        <w:t>establishing</w:t>
      </w:r>
      <w:r w:rsidR="00C1546E">
        <w:rPr>
          <w:rFonts w:ascii="Times New Roman" w:hAnsi="Times New Roman" w:cs="Times New Roman"/>
        </w:rPr>
        <w:t xml:space="preserve"> an association </w:t>
      </w:r>
      <w:r w:rsidR="00CD32BB">
        <w:rPr>
          <w:rFonts w:ascii="Times New Roman" w:hAnsi="Times New Roman" w:cs="Times New Roman"/>
        </w:rPr>
        <w:t>between the curved motion</w:t>
      </w:r>
      <w:r w:rsidR="00C1546E">
        <w:rPr>
          <w:rFonts w:ascii="Times New Roman" w:hAnsi="Times New Roman" w:cs="Times New Roman"/>
        </w:rPr>
        <w:t xml:space="preserve"> </w:t>
      </w:r>
      <w:r w:rsidR="00780735">
        <w:rPr>
          <w:rFonts w:ascii="Times New Roman" w:hAnsi="Times New Roman" w:cs="Times New Roman"/>
        </w:rPr>
        <w:t>and a peripherally located barrier</w:t>
      </w:r>
      <w:r w:rsidR="004270B1">
        <w:rPr>
          <w:rFonts w:ascii="Times New Roman" w:hAnsi="Times New Roman" w:cs="Times New Roman"/>
        </w:rPr>
        <w:t xml:space="preserve"> </w:t>
      </w:r>
      <w:r w:rsidR="00487841">
        <w:rPr>
          <w:rFonts w:ascii="Times New Roman" w:hAnsi="Times New Roman" w:cs="Times New Roman"/>
        </w:rPr>
        <w:t xml:space="preserve">would </w:t>
      </w:r>
      <w:r w:rsidR="00EC4AC0">
        <w:rPr>
          <w:rFonts w:ascii="Times New Roman" w:hAnsi="Times New Roman" w:cs="Times New Roman"/>
        </w:rPr>
        <w:t>require infants</w:t>
      </w:r>
      <w:r w:rsidR="00105D7B">
        <w:rPr>
          <w:rFonts w:ascii="Times New Roman" w:hAnsi="Times New Roman" w:cs="Times New Roman"/>
        </w:rPr>
        <w:t xml:space="preserve"> repeatedly </w:t>
      </w:r>
      <w:r w:rsidR="00EC4AC0">
        <w:rPr>
          <w:rFonts w:ascii="Times New Roman" w:hAnsi="Times New Roman" w:cs="Times New Roman"/>
        </w:rPr>
        <w:t xml:space="preserve">to shift </w:t>
      </w:r>
      <w:r w:rsidR="00105D7B">
        <w:rPr>
          <w:rFonts w:ascii="Times New Roman" w:hAnsi="Times New Roman" w:cs="Times New Roman"/>
        </w:rPr>
        <w:t xml:space="preserve">their attention from the </w:t>
      </w:r>
      <w:r w:rsidR="004F3228">
        <w:rPr>
          <w:rFonts w:ascii="Times New Roman" w:hAnsi="Times New Roman" w:cs="Times New Roman"/>
        </w:rPr>
        <w:t>curved motion</w:t>
      </w:r>
      <w:r w:rsidR="00105D7B">
        <w:rPr>
          <w:rFonts w:ascii="Times New Roman" w:hAnsi="Times New Roman" w:cs="Times New Roman"/>
        </w:rPr>
        <w:t xml:space="preserve"> at the center of the screen to the barrier positioned off to the side.</w:t>
      </w:r>
      <w:r w:rsidR="00BF0CC1">
        <w:rPr>
          <w:rFonts w:ascii="Times New Roman" w:hAnsi="Times New Roman" w:cs="Times New Roman"/>
        </w:rPr>
        <w:t xml:space="preserve"> An additional complication that peripherally located barriers present is that infants would need to notice them in the first place</w:t>
      </w:r>
      <w:r w:rsidR="005C4922">
        <w:rPr>
          <w:rFonts w:ascii="Times New Roman" w:hAnsi="Times New Roman" w:cs="Times New Roman"/>
        </w:rPr>
        <w:t>—this is not a foregone conclusion</w:t>
      </w:r>
      <w:r w:rsidR="00BF0CC1">
        <w:rPr>
          <w:rFonts w:ascii="Times New Roman" w:hAnsi="Times New Roman" w:cs="Times New Roman"/>
        </w:rPr>
        <w:t>.</w:t>
      </w:r>
      <w:r w:rsidR="00105D7B">
        <w:rPr>
          <w:rFonts w:ascii="Times New Roman" w:hAnsi="Times New Roman" w:cs="Times New Roman"/>
        </w:rPr>
        <w:t xml:space="preserve"> </w:t>
      </w:r>
      <w:r w:rsidR="005C4922">
        <w:rPr>
          <w:rFonts w:ascii="Times New Roman" w:hAnsi="Times New Roman" w:cs="Times New Roman"/>
        </w:rPr>
        <w:t>A ramification of these facts</w:t>
      </w:r>
      <w:r w:rsidR="0088394A">
        <w:rPr>
          <w:rFonts w:ascii="Times New Roman" w:hAnsi="Times New Roman" w:cs="Times New Roman"/>
        </w:rPr>
        <w:t xml:space="preserve"> is that</w:t>
      </w:r>
      <w:r w:rsidR="009C6D23">
        <w:rPr>
          <w:rFonts w:ascii="Times New Roman" w:hAnsi="Times New Roman" w:cs="Times New Roman"/>
        </w:rPr>
        <w:t xml:space="preserve"> within the relatively short time span of a typical habituation study,</w:t>
      </w:r>
      <w:r w:rsidR="00EC4AC0">
        <w:rPr>
          <w:rFonts w:ascii="Times New Roman" w:hAnsi="Times New Roman" w:cs="Times New Roman"/>
        </w:rPr>
        <w:t xml:space="preserve"> there</w:t>
      </w:r>
      <w:r w:rsidR="009C6D23">
        <w:rPr>
          <w:rFonts w:ascii="Times New Roman" w:hAnsi="Times New Roman" w:cs="Times New Roman"/>
        </w:rPr>
        <w:t xml:space="preserve"> simply</w:t>
      </w:r>
      <w:r w:rsidR="00EC4AC0">
        <w:rPr>
          <w:rFonts w:ascii="Times New Roman" w:hAnsi="Times New Roman" w:cs="Times New Roman"/>
        </w:rPr>
        <w:t xml:space="preserve"> may not be sufficient time for infants in the Control condition to form a robust association between the barrier and curved motion. </w:t>
      </w:r>
    </w:p>
    <w:p w14:paraId="5717D38F" w14:textId="16B3FAF4" w:rsidR="0096761D" w:rsidRDefault="00BE48FB" w:rsidP="0096761D">
      <w:pPr>
        <w:spacing w:line="480" w:lineRule="auto"/>
        <w:ind w:firstLine="720"/>
        <w:contextualSpacing/>
        <w:rPr>
          <w:rFonts w:ascii="Times New Roman" w:hAnsi="Times New Roman" w:cs="Times New Roman"/>
        </w:rPr>
      </w:pPr>
      <w:r>
        <w:rPr>
          <w:rFonts w:ascii="Times New Roman" w:hAnsi="Times New Roman" w:cs="Times New Roman"/>
        </w:rPr>
        <w:lastRenderedPageBreak/>
        <w:t>These two factors—</w:t>
      </w:r>
      <w:r w:rsidR="00570519">
        <w:rPr>
          <w:rFonts w:ascii="Times New Roman" w:hAnsi="Times New Roman" w:cs="Times New Roman"/>
        </w:rPr>
        <w:t xml:space="preserve">that is, </w:t>
      </w:r>
      <w:r>
        <w:rPr>
          <w:rFonts w:ascii="Times New Roman" w:hAnsi="Times New Roman" w:cs="Times New Roman"/>
        </w:rPr>
        <w:t>online associative learning</w:t>
      </w:r>
      <w:r w:rsidR="00745C47">
        <w:rPr>
          <w:rFonts w:ascii="Times New Roman" w:hAnsi="Times New Roman" w:cs="Times New Roman"/>
        </w:rPr>
        <w:t xml:space="preserve"> and prior third-person, observational action experience</w:t>
      </w:r>
      <w:r w:rsidR="000A276E">
        <w:rPr>
          <w:rFonts w:ascii="Times New Roman" w:hAnsi="Times New Roman" w:cs="Times New Roman"/>
        </w:rPr>
        <w:t xml:space="preserve">—can explain why infants in the Experimental condition displayed a different pattern of looking than </w:t>
      </w:r>
      <w:r w:rsidR="0046026A">
        <w:rPr>
          <w:rFonts w:ascii="Times New Roman" w:hAnsi="Times New Roman" w:cs="Times New Roman"/>
        </w:rPr>
        <w:t>those in the</w:t>
      </w:r>
      <w:r w:rsidR="000A276E">
        <w:rPr>
          <w:rFonts w:ascii="Times New Roman" w:hAnsi="Times New Roman" w:cs="Times New Roman"/>
        </w:rPr>
        <w:t xml:space="preserve"> Control condition, </w:t>
      </w:r>
      <w:r w:rsidR="009B0551">
        <w:rPr>
          <w:rFonts w:ascii="Times New Roman" w:hAnsi="Times New Roman" w:cs="Times New Roman"/>
        </w:rPr>
        <w:t>even though</w:t>
      </w:r>
      <w:r w:rsidR="000A276E">
        <w:rPr>
          <w:rFonts w:ascii="Times New Roman" w:hAnsi="Times New Roman" w:cs="Times New Roman"/>
        </w:rPr>
        <w:t xml:space="preserve"> both </w:t>
      </w:r>
      <w:r w:rsidR="0017525B">
        <w:rPr>
          <w:rFonts w:ascii="Times New Roman" w:hAnsi="Times New Roman" w:cs="Times New Roman"/>
        </w:rPr>
        <w:t xml:space="preserve">groups </w:t>
      </w:r>
      <w:r w:rsidR="000A276E">
        <w:rPr>
          <w:rFonts w:ascii="Times New Roman" w:hAnsi="Times New Roman" w:cs="Times New Roman"/>
        </w:rPr>
        <w:t xml:space="preserve">saw a barrier and curved motion during habituation. </w:t>
      </w:r>
      <w:r w:rsidR="00AD265E">
        <w:rPr>
          <w:rFonts w:ascii="Times New Roman" w:hAnsi="Times New Roman" w:cs="Times New Roman"/>
        </w:rPr>
        <w:t xml:space="preserve">For example, </w:t>
      </w:r>
      <w:r w:rsidR="001F61B4">
        <w:rPr>
          <w:rFonts w:ascii="Times New Roman" w:hAnsi="Times New Roman" w:cs="Times New Roman"/>
        </w:rPr>
        <w:t xml:space="preserve">infants </w:t>
      </w:r>
      <w:r w:rsidR="0046026A">
        <w:rPr>
          <w:rFonts w:ascii="Times New Roman" w:hAnsi="Times New Roman" w:cs="Times New Roman"/>
        </w:rPr>
        <w:t>in a standard</w:t>
      </w:r>
      <w:r w:rsidR="00AD265E">
        <w:rPr>
          <w:rFonts w:ascii="Times New Roman" w:hAnsi="Times New Roman" w:cs="Times New Roman"/>
        </w:rPr>
        <w:t xml:space="preserve"> Experimental condition </w:t>
      </w:r>
      <w:r w:rsidR="0046026A">
        <w:rPr>
          <w:rFonts w:ascii="Times New Roman" w:hAnsi="Times New Roman" w:cs="Times New Roman"/>
        </w:rPr>
        <w:t>may</w:t>
      </w:r>
      <w:r w:rsidR="001F61B4">
        <w:rPr>
          <w:rFonts w:ascii="Times New Roman" w:hAnsi="Times New Roman" w:cs="Times New Roman"/>
        </w:rPr>
        <w:t xml:space="preserve"> </w:t>
      </w:r>
      <w:r w:rsidR="0046026A">
        <w:rPr>
          <w:rFonts w:ascii="Times New Roman" w:hAnsi="Times New Roman" w:cs="Times New Roman"/>
        </w:rPr>
        <w:t xml:space="preserve">be able to form a </w:t>
      </w:r>
      <w:r w:rsidR="001F61B4">
        <w:rPr>
          <w:rFonts w:ascii="Times New Roman" w:hAnsi="Times New Roman" w:cs="Times New Roman"/>
        </w:rPr>
        <w:t xml:space="preserve">robust association between the curved motion and barrier during habituation </w:t>
      </w:r>
      <w:r w:rsidR="00F61DB4">
        <w:rPr>
          <w:rFonts w:ascii="Times New Roman" w:hAnsi="Times New Roman" w:cs="Times New Roman"/>
        </w:rPr>
        <w:t xml:space="preserve">because the barrier and </w:t>
      </w:r>
      <w:r w:rsidR="0046026A">
        <w:rPr>
          <w:rFonts w:ascii="Times New Roman" w:hAnsi="Times New Roman" w:cs="Times New Roman"/>
        </w:rPr>
        <w:t>arce</w:t>
      </w:r>
      <w:r w:rsidR="001F61B4">
        <w:rPr>
          <w:rFonts w:ascii="Times New Roman" w:hAnsi="Times New Roman" w:cs="Times New Roman"/>
        </w:rPr>
        <w:t>d motion were located in the same region of the visual field</w:t>
      </w:r>
      <w:r w:rsidR="00F61DB4">
        <w:rPr>
          <w:rFonts w:ascii="Times New Roman" w:hAnsi="Times New Roman" w:cs="Times New Roman"/>
        </w:rPr>
        <w:t>.</w:t>
      </w:r>
      <w:r w:rsidR="001F61B4">
        <w:rPr>
          <w:rFonts w:ascii="Times New Roman" w:hAnsi="Times New Roman" w:cs="Times New Roman"/>
        </w:rPr>
        <w:t xml:space="preserve"> </w:t>
      </w:r>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r w:rsidR="000E700A" w:rsidRPr="000E700A">
        <w:rPr>
          <w:rFonts w:ascii="Times New Roman" w:hAnsi="Times New Roman" w:cs="Times New Roman"/>
        </w:rPr>
        <w:t xml:space="preserve">when 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r w:rsidR="0045639D">
        <w:rPr>
          <w:rFonts w:ascii="Times New Roman" w:hAnsi="Times New Roman" w:cs="Times New Roman"/>
        </w:rPr>
        <w:t xml:space="preserve">may have </w:t>
      </w:r>
      <w:r w:rsidR="000E700A" w:rsidRPr="000E700A">
        <w:rPr>
          <w:rFonts w:ascii="Times New Roman" w:hAnsi="Times New Roman" w:cs="Times New Roman"/>
        </w:rPr>
        <w:t>conflicted both with this recently formed association a</w:t>
      </w:r>
      <w:r w:rsidR="004D009C">
        <w:rPr>
          <w:rFonts w:ascii="Times New Roman" w:hAnsi="Times New Roman" w:cs="Times New Roman"/>
        </w:rPr>
        <w:t>s well as</w:t>
      </w:r>
      <w:r w:rsidR="000E700A" w:rsidRPr="000E700A">
        <w:rPr>
          <w:rFonts w:ascii="Times New Roman" w:hAnsi="Times New Roman" w:cs="Times New Roman"/>
        </w:rPr>
        <w:t xml:space="preserve"> with infants’ broader real-world experience</w:t>
      </w:r>
      <w:r w:rsidR="004D009C">
        <w:rPr>
          <w:rFonts w:ascii="Times New Roman" w:hAnsi="Times New Roman" w:cs="Times New Roman"/>
        </w:rPr>
        <w:t xml:space="preserve">. </w:t>
      </w:r>
      <w:r w:rsidR="0045639D">
        <w:rPr>
          <w:rFonts w:ascii="Times New Roman" w:hAnsi="Times New Roman" w:cs="Times New Roman"/>
        </w:rPr>
        <w:t>This fact</w:t>
      </w:r>
      <w:r w:rsidR="00063AA1">
        <w:rPr>
          <w:rFonts w:ascii="Times New Roman" w:hAnsi="Times New Roman" w:cs="Times New Roman"/>
        </w:rPr>
        <w:t xml:space="preserve"> may explain why, in a study like that by Gergely et al. (1995), infants in</w:t>
      </w:r>
      <w:r w:rsidR="004D009C">
        <w:rPr>
          <w:rFonts w:ascii="Times New Roman" w:hAnsi="Times New Roman" w:cs="Times New Roman"/>
        </w:rPr>
        <w:t xml:space="preserve"> the Experimental condition </w:t>
      </w:r>
      <w:r w:rsidR="00307A1C">
        <w:rPr>
          <w:rFonts w:ascii="Times New Roman" w:hAnsi="Times New Roman" w:cs="Times New Roman"/>
        </w:rPr>
        <w:t>looked</w:t>
      </w:r>
      <w:r w:rsidR="004D009C">
        <w:rPr>
          <w:rFonts w:ascii="Times New Roman" w:hAnsi="Times New Roman" w:cs="Times New Roman"/>
        </w:rPr>
        <w:t xml:space="preserve"> longer at the old action than at the new action test event. In contrast, because</w:t>
      </w:r>
      <w:r w:rsidR="003E4BC8">
        <w:rPr>
          <w:rFonts w:ascii="Times New Roman" w:hAnsi="Times New Roman" w:cs="Times New Roman"/>
        </w:rPr>
        <w:t xml:space="preserve"> </w:t>
      </w:r>
      <w:r w:rsidR="004D009C">
        <w:rPr>
          <w:rFonts w:ascii="Times New Roman" w:hAnsi="Times New Roman" w:cs="Times New Roman"/>
        </w:rPr>
        <w:t xml:space="preserve">the </w:t>
      </w:r>
      <w:r w:rsidR="0045639D">
        <w:rPr>
          <w:rFonts w:ascii="Times New Roman" w:hAnsi="Times New Roman" w:cs="Times New Roman"/>
        </w:rPr>
        <w:t>arced motion</w:t>
      </w:r>
      <w:r w:rsidR="004D009C">
        <w:rPr>
          <w:rFonts w:ascii="Times New Roman" w:hAnsi="Times New Roman" w:cs="Times New Roman"/>
        </w:rPr>
        <w:t xml:space="preserve"> and barrier occupied different regions of the screen</w:t>
      </w:r>
      <w:r w:rsidR="003E4BC8">
        <w:rPr>
          <w:rFonts w:ascii="Times New Roman" w:hAnsi="Times New Roman" w:cs="Times New Roman"/>
        </w:rPr>
        <w:t xml:space="preserve"> during habituation for infants in the Control condition</w:t>
      </w:r>
      <w:r w:rsidR="004D009C">
        <w:rPr>
          <w:rFonts w:ascii="Times New Roman" w:hAnsi="Times New Roman" w:cs="Times New Roman"/>
        </w:rPr>
        <w:t xml:space="preserve">, </w:t>
      </w:r>
      <w:r w:rsidR="003E4BC8">
        <w:rPr>
          <w:rFonts w:ascii="Times New Roman" w:hAnsi="Times New Roman" w:cs="Times New Roman"/>
        </w:rPr>
        <w:t xml:space="preserve">the </w:t>
      </w:r>
      <w:r w:rsidR="00EB7C61">
        <w:rPr>
          <w:rFonts w:ascii="Times New Roman" w:hAnsi="Times New Roman" w:cs="Times New Roman"/>
        </w:rPr>
        <w:t>association formed</w:t>
      </w:r>
      <w:r w:rsidR="00DD1664">
        <w:rPr>
          <w:rFonts w:ascii="Times New Roman" w:hAnsi="Times New Roman" w:cs="Times New Roman"/>
        </w:rPr>
        <w:t xml:space="preserve"> between the barrier and curved motion </w:t>
      </w:r>
      <w:r w:rsidR="00EB7C61">
        <w:rPr>
          <w:rFonts w:ascii="Times New Roman" w:hAnsi="Times New Roman" w:cs="Times New Roman"/>
        </w:rPr>
        <w:t xml:space="preserve">may have been </w:t>
      </w:r>
      <w:r w:rsidR="00DD1664">
        <w:rPr>
          <w:rFonts w:ascii="Times New Roman" w:hAnsi="Times New Roman" w:cs="Times New Roman"/>
        </w:rPr>
        <w:t>weaker.</w:t>
      </w:r>
      <w:r w:rsidR="003E4BC8">
        <w:rPr>
          <w:rFonts w:ascii="Times New Roman" w:hAnsi="Times New Roman" w:cs="Times New Roman"/>
        </w:rPr>
        <w:t xml:space="preserve"> </w:t>
      </w:r>
      <w:r w:rsidR="00870D84">
        <w:rPr>
          <w:rFonts w:ascii="Times New Roman" w:hAnsi="Times New Roman" w:cs="Times New Roman"/>
        </w:rPr>
        <w:t>A consequence of this is that infants may have looked equally long at both test events because neither 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r w:rsidR="008E3767">
        <w:rPr>
          <w:rFonts w:ascii="Times New Roman" w:hAnsi="Times New Roman" w:cs="Times New Roman"/>
        </w:rPr>
        <w:t xml:space="preserve"> </w:t>
      </w:r>
      <w:r w:rsidR="006F60CB" w:rsidRPr="006F60CB">
        <w:rPr>
          <w:rFonts w:ascii="Times New Roman" w:hAnsi="Times New Roman" w:cs="Times New Roman"/>
        </w:rPr>
        <w:t xml:space="preserve">I contend that this simple idea—that infants’ looking behaviors in </w:t>
      </w:r>
      <w:ins w:id="229" w:author="Benton, Deon" w:date="2026-05-16T15:39:00Z" w16du:dateUtc="2026-05-16T20:39:00Z">
        <w:r w:rsidR="00DB0881">
          <w:rPr>
            <w:rFonts w:ascii="Times New Roman" w:hAnsi="Times New Roman" w:cs="Times New Roman"/>
          </w:rPr>
          <w:t>action efficiency understanding</w:t>
        </w:r>
      </w:ins>
      <w:r w:rsidR="006F60CB" w:rsidRPr="006F60CB">
        <w:rPr>
          <w:rFonts w:ascii="Times New Roman" w:hAnsi="Times New Roman" w:cs="Times New Roman"/>
        </w:rPr>
        <w:t xml:space="preserve">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notions of agents, objects, action efficiency, or subjective utility. </w:t>
      </w:r>
      <w:r w:rsidR="007B6A4E">
        <w:rPr>
          <w:rFonts w:ascii="Times New Roman" w:hAnsi="Times New Roman" w:cs="Times New Roman"/>
        </w:rPr>
        <w:t>To make this case, I will show that ALIAS—a connectionist model that implements this account—can r</w:t>
      </w:r>
      <w:r w:rsidR="00A65073">
        <w:rPr>
          <w:rFonts w:ascii="Times New Roman" w:hAnsi="Times New Roman" w:cs="Times New Roman"/>
        </w:rPr>
        <w:t>eproduce several key findings in th</w:t>
      </w:r>
      <w:r w:rsidR="007205A0">
        <w:rPr>
          <w:rFonts w:ascii="Times New Roman" w:hAnsi="Times New Roman" w:cs="Times New Roman"/>
        </w:rPr>
        <w:t>is literature</w:t>
      </w:r>
      <w:r w:rsidR="00A65073">
        <w:rPr>
          <w:rFonts w:ascii="Times New Roman" w:hAnsi="Times New Roman" w:cs="Times New Roman"/>
        </w:rPr>
        <w:t>.</w:t>
      </w:r>
      <w:r w:rsidR="007B6A4E">
        <w:rPr>
          <w:rFonts w:ascii="Times New Roman" w:hAnsi="Times New Roman" w:cs="Times New Roman"/>
        </w:rPr>
        <w:t xml:space="preserve"> </w:t>
      </w:r>
    </w:p>
    <w:p w14:paraId="5183A749" w14:textId="5DD28416" w:rsidR="00B6552F" w:rsidRDefault="00566B69" w:rsidP="0096761D">
      <w:pPr>
        <w:spacing w:line="480" w:lineRule="auto"/>
        <w:ind w:firstLine="720"/>
        <w:contextualSpacing/>
        <w:rPr>
          <w:rFonts w:ascii="Times New Roman" w:hAnsi="Times New Roman" w:cs="Times New Roman"/>
        </w:rPr>
      </w:pPr>
      <w:r>
        <w:rPr>
          <w:rFonts w:ascii="Times New Roman" w:hAnsi="Times New Roman" w:cs="Times New Roman"/>
        </w:rPr>
        <w:lastRenderedPageBreak/>
        <w:t>Given th</w:t>
      </w:r>
      <w:r w:rsidR="00076E0D">
        <w:rPr>
          <w:rFonts w:ascii="Times New Roman" w:hAnsi="Times New Roman" w:cs="Times New Roman"/>
        </w:rPr>
        <w:t xml:space="preserve">at the current account stipulates that experience is an </w:t>
      </w:r>
      <w:r>
        <w:rPr>
          <w:rFonts w:ascii="Times New Roman" w:hAnsi="Times New Roman" w:cs="Times New Roman"/>
        </w:rPr>
        <w:t xml:space="preserve">important factor that governs infants’ performance in </w:t>
      </w:r>
      <w:ins w:id="230"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studies, a question that </w:t>
      </w:r>
      <w:r w:rsidR="00076E0D">
        <w:rPr>
          <w:rFonts w:ascii="Times New Roman" w:hAnsi="Times New Roman" w:cs="Times New Roman"/>
        </w:rPr>
        <w:t>one may be led to ask is</w:t>
      </w:r>
      <w:r>
        <w:rPr>
          <w:rFonts w:ascii="Times New Roman" w:hAnsi="Times New Roman" w:cs="Times New Roman"/>
        </w:rPr>
        <w:t xml:space="preserve"> how</w:t>
      </w:r>
      <w:r w:rsidR="00901013">
        <w:rPr>
          <w:rFonts w:ascii="Times New Roman" w:hAnsi="Times New Roman" w:cs="Times New Roman"/>
        </w:rPr>
        <w:t xml:space="preserve"> </w:t>
      </w:r>
      <w:r w:rsidR="007A3CC7">
        <w:rPr>
          <w:rFonts w:ascii="Times New Roman" w:hAnsi="Times New Roman" w:cs="Times New Roman"/>
        </w:rPr>
        <w:t>such an account</w:t>
      </w:r>
      <w:r w:rsidR="00901013">
        <w:rPr>
          <w:rFonts w:ascii="Times New Roman" w:hAnsi="Times New Roman" w:cs="Times New Roman"/>
        </w:rPr>
        <w:t xml:space="preserve"> </w:t>
      </w:r>
      <w:r w:rsidR="00596951">
        <w:rPr>
          <w:rFonts w:ascii="Times New Roman" w:hAnsi="Times New Roman" w:cs="Times New Roman"/>
        </w:rPr>
        <w:t>explains th</w:t>
      </w:r>
      <w:r w:rsidR="00A53C70">
        <w:rPr>
          <w:rFonts w:ascii="Times New Roman" w:hAnsi="Times New Roman" w:cs="Times New Roman"/>
        </w:rPr>
        <w:t xml:space="preserve">e fact that </w:t>
      </w:r>
      <w:r w:rsidR="00C47526">
        <w:rPr>
          <w:rFonts w:ascii="Times New Roman" w:hAnsi="Times New Roman" w:cs="Times New Roman"/>
        </w:rPr>
        <w:t>pre-reaching</w:t>
      </w:r>
      <w:r w:rsidR="0013438E">
        <w:rPr>
          <w:rFonts w:ascii="Times New Roman" w:hAnsi="Times New Roman" w:cs="Times New Roman"/>
        </w:rPr>
        <w:t xml:space="preserve"> 3-month-olds</w:t>
      </w:r>
      <w:r w:rsidR="00A53C70">
        <w:rPr>
          <w:rFonts w:ascii="Times New Roman" w:hAnsi="Times New Roman" w:cs="Times New Roman"/>
        </w:rPr>
        <w:t xml:space="preserve"> who are given direct, first-person action experience</w:t>
      </w:r>
      <w:r w:rsidR="000F68EC">
        <w:rPr>
          <w:rFonts w:ascii="Times New Roman" w:hAnsi="Times New Roman" w:cs="Times New Roman"/>
        </w:rPr>
        <w:t xml:space="preserve"> (Skerry et al., 2013) or who are shown actions that are causally efficacious</w:t>
      </w:r>
      <w:r w:rsidR="00A53C70">
        <w:rPr>
          <w:rFonts w:ascii="Times New Roman" w:hAnsi="Times New Roman" w:cs="Times New Roman"/>
        </w:rPr>
        <w:t xml:space="preserve"> </w:t>
      </w:r>
      <w:r w:rsidR="000F68EC">
        <w:rPr>
          <w:rFonts w:ascii="Times New Roman" w:hAnsi="Times New Roman" w:cs="Times New Roman"/>
        </w:rPr>
        <w:t xml:space="preserve">(e.g., Liu &amp; Spelke, 2019) </w:t>
      </w:r>
      <w:r>
        <w:rPr>
          <w:rFonts w:ascii="Times New Roman" w:hAnsi="Times New Roman" w:cs="Times New Roman"/>
        </w:rPr>
        <w:t xml:space="preserve">show similar looking patterns </w:t>
      </w:r>
      <w:r w:rsidR="00A53C70">
        <w:rPr>
          <w:rFonts w:ascii="Times New Roman" w:hAnsi="Times New Roman" w:cs="Times New Roman"/>
        </w:rPr>
        <w:t>to that of</w:t>
      </w:r>
      <w:r>
        <w:rPr>
          <w:rFonts w:ascii="Times New Roman" w:hAnsi="Times New Roman" w:cs="Times New Roman"/>
        </w:rPr>
        <w:t xml:space="preserve"> older infants</w:t>
      </w:r>
      <w:r w:rsidR="00345274">
        <w:rPr>
          <w:rFonts w:ascii="Times New Roman" w:hAnsi="Times New Roman" w:cs="Times New Roman"/>
        </w:rPr>
        <w:t>.</w:t>
      </w:r>
      <w:r w:rsidR="008B49B8">
        <w:rPr>
          <w:rFonts w:ascii="Times New Roman" w:hAnsi="Times New Roman" w:cs="Times New Roman"/>
        </w:rPr>
        <w:t xml:space="preserve"> </w:t>
      </w:r>
      <w:r w:rsidR="009E5538">
        <w:rPr>
          <w:rFonts w:ascii="Times New Roman" w:hAnsi="Times New Roman" w:cs="Times New Roman"/>
        </w:rPr>
        <w:t xml:space="preserve">In the study by Skerry et al. (2013), for example, 3-month-olds were fitted </w:t>
      </w:r>
      <w:r w:rsidR="00AC16B1">
        <w:rPr>
          <w:rFonts w:ascii="Times New Roman" w:hAnsi="Times New Roman" w:cs="Times New Roman"/>
        </w:rPr>
        <w:t xml:space="preserve">either </w:t>
      </w:r>
      <w:r w:rsidR="009E5538">
        <w:rPr>
          <w:rFonts w:ascii="Times New Roman" w:hAnsi="Times New Roman" w:cs="Times New Roman"/>
        </w:rPr>
        <w:t xml:space="preserve">with mittens </w:t>
      </w:r>
      <w:r w:rsidR="00345274">
        <w:rPr>
          <w:rFonts w:ascii="Times New Roman" w:hAnsi="Times New Roman" w:cs="Times New Roman"/>
        </w:rPr>
        <w:t xml:space="preserve">that </w:t>
      </w:r>
      <w:r w:rsidR="007C5EFB">
        <w:rPr>
          <w:rFonts w:ascii="Times New Roman" w:hAnsi="Times New Roman" w:cs="Times New Roman"/>
        </w:rPr>
        <w:t xml:space="preserve">contained Velcro on the palm-sides or </w:t>
      </w:r>
      <w:r w:rsidR="00A3511B">
        <w:rPr>
          <w:rFonts w:ascii="Times New Roman" w:hAnsi="Times New Roman" w:cs="Times New Roman"/>
        </w:rPr>
        <w:t xml:space="preserve">with </w:t>
      </w:r>
      <w:r w:rsidR="00AC16B1">
        <w:rPr>
          <w:rFonts w:ascii="Times New Roman" w:hAnsi="Times New Roman" w:cs="Times New Roman"/>
        </w:rPr>
        <w:t>mittens not lined with Velcro</w:t>
      </w:r>
      <w:r w:rsidR="00262BC9">
        <w:rPr>
          <w:rFonts w:ascii="Times New Roman" w:hAnsi="Times New Roman" w:cs="Times New Roman"/>
        </w:rPr>
        <w:t xml:space="preserve">. </w:t>
      </w:r>
      <w:r w:rsidR="0013438E">
        <w:rPr>
          <w:rFonts w:ascii="Times New Roman" w:hAnsi="Times New Roman" w:cs="Times New Roman"/>
        </w:rPr>
        <w:t>Infants in both groups</w:t>
      </w:r>
      <w:r w:rsidR="007C5EFB">
        <w:rPr>
          <w:rFonts w:ascii="Times New Roman" w:hAnsi="Times New Roman" w:cs="Times New Roman"/>
        </w:rPr>
        <w:t xml:space="preserve"> were then allowed</w:t>
      </w:r>
      <w:r w:rsidR="00A3511B">
        <w:rPr>
          <w:rFonts w:ascii="Times New Roman" w:hAnsi="Times New Roman" w:cs="Times New Roman"/>
        </w:rPr>
        <w:t xml:space="preserve"> to </w:t>
      </w:r>
      <w:r w:rsidR="007C5EFB">
        <w:rPr>
          <w:rFonts w:ascii="Times New Roman" w:hAnsi="Times New Roman" w:cs="Times New Roman"/>
        </w:rPr>
        <w:t xml:space="preserve">retrieve a Velcro-covered </w:t>
      </w:r>
      <w:r w:rsidR="00022801">
        <w:rPr>
          <w:rFonts w:ascii="Times New Roman" w:hAnsi="Times New Roman" w:cs="Times New Roman"/>
        </w:rPr>
        <w:t xml:space="preserve">ball. It should be clear from this description that successful retrievals—in which the ball </w:t>
      </w:r>
      <w:r w:rsidR="00FE787D">
        <w:rPr>
          <w:rFonts w:ascii="Times New Roman" w:hAnsi="Times New Roman" w:cs="Times New Roman"/>
        </w:rPr>
        <w:t>became attached to the mittens—</w:t>
      </w:r>
      <w:r w:rsidR="00022801">
        <w:rPr>
          <w:rFonts w:ascii="Times New Roman" w:hAnsi="Times New Roman" w:cs="Times New Roman"/>
        </w:rPr>
        <w:t>were only possible in the Sticky mittens condition</w:t>
      </w:r>
      <w:r w:rsidR="00FE787D">
        <w:rPr>
          <w:rFonts w:ascii="Times New Roman" w:hAnsi="Times New Roman" w:cs="Times New Roman"/>
        </w:rPr>
        <w:t xml:space="preserve">. </w:t>
      </w:r>
      <w:r w:rsidR="00DE1779">
        <w:rPr>
          <w:rFonts w:ascii="Times New Roman" w:hAnsi="Times New Roman" w:cs="Times New Roman"/>
        </w:rPr>
        <w:t>All infants were then habituated to a Gergely et al.</w:t>
      </w:r>
      <w:r w:rsidR="008C4E3A">
        <w:rPr>
          <w:rFonts w:ascii="Times New Roman" w:hAnsi="Times New Roman" w:cs="Times New Roman"/>
        </w:rPr>
        <w:t>-</w:t>
      </w:r>
      <w:r w:rsidR="00DE1779">
        <w:rPr>
          <w:rFonts w:ascii="Times New Roman" w:hAnsi="Times New Roman" w:cs="Times New Roman"/>
        </w:rPr>
        <w:t>like event in which an a</w:t>
      </w:r>
      <w:r w:rsidR="00C47526">
        <w:rPr>
          <w:rFonts w:ascii="Times New Roman" w:hAnsi="Times New Roman" w:cs="Times New Roman"/>
        </w:rPr>
        <w:t>ctor</w:t>
      </w:r>
      <w:r w:rsidR="00DE1779">
        <w:rPr>
          <w:rFonts w:ascii="Times New Roman" w:hAnsi="Times New Roman" w:cs="Times New Roman"/>
        </w:rPr>
        <w:t xml:space="preserve"> reached over (Experimental condition) or besides (Control condition) a barrier to retrieve the same ball</w:t>
      </w:r>
      <w:r w:rsidR="00EB6B88">
        <w:rPr>
          <w:rFonts w:ascii="Times New Roman" w:hAnsi="Times New Roman" w:cs="Times New Roman"/>
        </w:rPr>
        <w:t xml:space="preserve"> and then tested on barrierless events in which the actress either followed a straight path </w:t>
      </w:r>
      <w:r w:rsidR="002F3DF8">
        <w:rPr>
          <w:rFonts w:ascii="Times New Roman" w:hAnsi="Times New Roman" w:cs="Times New Roman"/>
        </w:rPr>
        <w:t xml:space="preserve">(efficient action event) </w:t>
      </w:r>
      <w:r w:rsidR="00EB6B88">
        <w:rPr>
          <w:rFonts w:ascii="Times New Roman" w:hAnsi="Times New Roman" w:cs="Times New Roman"/>
        </w:rPr>
        <w:t>or the same curved path</w:t>
      </w:r>
      <w:r w:rsidR="002F3DF8">
        <w:rPr>
          <w:rFonts w:ascii="Times New Roman" w:hAnsi="Times New Roman" w:cs="Times New Roman"/>
        </w:rPr>
        <w:t xml:space="preserve"> (inefficient action)</w:t>
      </w:r>
      <w:r w:rsidR="00EB6B88">
        <w:rPr>
          <w:rFonts w:ascii="Times New Roman" w:hAnsi="Times New Roman" w:cs="Times New Roman"/>
        </w:rPr>
        <w:t xml:space="preserve"> to reach </w:t>
      </w:r>
      <w:r w:rsidR="000A346C">
        <w:rPr>
          <w:rFonts w:ascii="Times New Roman" w:hAnsi="Times New Roman" w:cs="Times New Roman"/>
        </w:rPr>
        <w:t>the ball.</w:t>
      </w:r>
      <w:r w:rsidR="002F3DF8">
        <w:rPr>
          <w:rFonts w:ascii="Times New Roman" w:hAnsi="Times New Roman" w:cs="Times New Roman"/>
        </w:rPr>
        <w:t xml:space="preserve"> </w:t>
      </w:r>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w:t>
      </w:r>
      <w:r w:rsidR="002D3528">
        <w:rPr>
          <w:rFonts w:ascii="Times New Roman" w:hAnsi="Times New Roman" w:cs="Times New Roman"/>
        </w:rPr>
        <w:t>infants fitted with sticky mittens</w:t>
      </w:r>
      <w:r w:rsidR="002F3DF8">
        <w:rPr>
          <w:rFonts w:ascii="Times New Roman" w:hAnsi="Times New Roman" w:cs="Times New Roman"/>
        </w:rPr>
        <w:t xml:space="preserve">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2D3528">
        <w:rPr>
          <w:rFonts w:ascii="Times New Roman" w:hAnsi="Times New Roman" w:cs="Times New Roman"/>
        </w:rPr>
        <w:t>Skerry et al. (2012) suggested that this finding demonstrates</w:t>
      </w:r>
      <w:r w:rsidR="00AC2BE6">
        <w:rPr>
          <w:rFonts w:ascii="Times New Roman" w:hAnsi="Times New Roman" w:cs="Times New Roman"/>
        </w:rPr>
        <w:t xml:space="preserve"> that extensive</w:t>
      </w:r>
      <w:r w:rsidR="005E3ED4">
        <w:rPr>
          <w:rFonts w:ascii="Times New Roman" w:hAnsi="Times New Roman" w:cs="Times New Roman"/>
        </w:rPr>
        <w:t>, direct, first-person action</w:t>
      </w:r>
      <w:r w:rsidR="00AC2BE6">
        <w:rPr>
          <w:rFonts w:ascii="Times New Roman" w:hAnsi="Times New Roman" w:cs="Times New Roman"/>
        </w:rPr>
        <w:t xml:space="preserve"> experience is not necessary for infants to</w:t>
      </w:r>
      <w:r w:rsidR="005E3ED4">
        <w:rPr>
          <w:rFonts w:ascii="Times New Roman" w:hAnsi="Times New Roman" w:cs="Times New Roman"/>
        </w:rPr>
        <w:t xml:space="preserve"> identify goals or detect when an action is inefficient.</w:t>
      </w:r>
      <w:r w:rsidR="00AC2BE6">
        <w:rPr>
          <w:rFonts w:ascii="Times New Roman" w:hAnsi="Times New Roman" w:cs="Times New Roman"/>
        </w:rPr>
        <w:t xml:space="preserve"> </w:t>
      </w:r>
      <w:r w:rsidR="003D5E26">
        <w:rPr>
          <w:rFonts w:ascii="Times New Roman" w:hAnsi="Times New Roman" w:cs="Times New Roman"/>
        </w:rPr>
        <w:t>Instead, these authors contend that</w:t>
      </w:r>
      <w:r w:rsidR="004319CE">
        <w:rPr>
          <w:rFonts w:ascii="Times New Roman" w:hAnsi="Times New Roman" w:cs="Times New Roman"/>
        </w:rPr>
        <w:t xml:space="preserve"> both of these feats can be achieved by a relatively brief period of direct action experience. </w:t>
      </w:r>
      <w:r w:rsidR="00BA1455">
        <w:rPr>
          <w:rFonts w:ascii="Times New Roman" w:hAnsi="Times New Roman" w:cs="Times New Roman"/>
        </w:rPr>
        <w:t xml:space="preserve">A built-in assumption of this perspective is that it presupposes the prior existence of these abilities; their potential innateness is a separate question. </w:t>
      </w:r>
      <w:r w:rsidR="003D5E26">
        <w:rPr>
          <w:rFonts w:ascii="Times New Roman" w:hAnsi="Times New Roman" w:cs="Times New Roman"/>
        </w:rPr>
        <w:t xml:space="preserve"> </w:t>
      </w:r>
    </w:p>
    <w:p w14:paraId="2E1A8B49" w14:textId="4E8577BA" w:rsidR="006F58C2" w:rsidRDefault="00566B69" w:rsidP="009C59B7">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study by Liu </w:t>
      </w:r>
      <w:r w:rsidR="00230718">
        <w:rPr>
          <w:rFonts w:ascii="Times New Roman" w:hAnsi="Times New Roman" w:cs="Times New Roman"/>
        </w:rPr>
        <w:t>et al.</w:t>
      </w:r>
      <w:r>
        <w:rPr>
          <w:rFonts w:ascii="Times New Roman" w:hAnsi="Times New Roman" w:cs="Times New Roman"/>
        </w:rPr>
        <w:t xml:space="preserve"> (2019).</w:t>
      </w:r>
      <w:r w:rsidR="00745C47">
        <w:rPr>
          <w:rFonts w:ascii="Times New Roman" w:hAnsi="Times New Roman" w:cs="Times New Roman"/>
        </w:rPr>
        <w:t xml:space="preserve"> In this study, </w:t>
      </w:r>
      <w:r w:rsidR="00C47526">
        <w:rPr>
          <w:rFonts w:ascii="Times New Roman" w:hAnsi="Times New Roman" w:cs="Times New Roman"/>
        </w:rPr>
        <w:t xml:space="preserve">3-month-olds were habituated to an event in which an actor </w:t>
      </w:r>
      <w:r w:rsidR="00E17857">
        <w:rPr>
          <w:rFonts w:ascii="Times New Roman" w:hAnsi="Times New Roman" w:cs="Times New Roman"/>
        </w:rPr>
        <w:t>reached either</w:t>
      </w:r>
      <w:r w:rsidR="00C47526">
        <w:rPr>
          <w:rFonts w:ascii="Times New Roman" w:hAnsi="Times New Roman" w:cs="Times New Roman"/>
        </w:rPr>
        <w:t xml:space="preserve"> over a barrier </w:t>
      </w:r>
      <w:r w:rsidR="005D1CB3">
        <w:rPr>
          <w:rFonts w:ascii="Times New Roman" w:hAnsi="Times New Roman" w:cs="Times New Roman"/>
        </w:rPr>
        <w:t xml:space="preserve">to grab and lift a ball or over </w:t>
      </w:r>
      <w:r w:rsidR="00E17857">
        <w:rPr>
          <w:rFonts w:ascii="Times New Roman" w:hAnsi="Times New Roman" w:cs="Times New Roman"/>
        </w:rPr>
        <w:t>(</w:t>
      </w:r>
      <w:r w:rsidR="002B4D83">
        <w:rPr>
          <w:rFonts w:ascii="Times New Roman" w:hAnsi="Times New Roman" w:cs="Times New Roman"/>
        </w:rPr>
        <w:t>or beside</w:t>
      </w:r>
      <w:r w:rsidR="00E17857">
        <w:rPr>
          <w:rFonts w:ascii="Times New Roman" w:hAnsi="Times New Roman" w:cs="Times New Roman"/>
        </w:rPr>
        <w:t>)</w:t>
      </w:r>
      <w:r w:rsidR="002B4D83">
        <w:rPr>
          <w:rFonts w:ascii="Times New Roman" w:hAnsi="Times New Roman" w:cs="Times New Roman"/>
        </w:rPr>
        <w:t xml:space="preserve"> </w:t>
      </w:r>
      <w:r w:rsidR="005D1CB3">
        <w:rPr>
          <w:rFonts w:ascii="Times New Roman" w:hAnsi="Times New Roman" w:cs="Times New Roman"/>
        </w:rPr>
        <w:t xml:space="preserve">the barrier </w:t>
      </w:r>
      <w:r w:rsidR="00A753E6">
        <w:rPr>
          <w:rFonts w:ascii="Times New Roman" w:hAnsi="Times New Roman" w:cs="Times New Roman"/>
        </w:rPr>
        <w:t xml:space="preserve">to touch the ball. In the latter case, the ball could light up and play a soft </w:t>
      </w:r>
      <w:r w:rsidR="00A753E6">
        <w:rPr>
          <w:rFonts w:ascii="Times New Roman" w:hAnsi="Times New Roman" w:cs="Times New Roman"/>
        </w:rPr>
        <w:lastRenderedPageBreak/>
        <w:t>sound when the hand contacted it</w:t>
      </w:r>
      <w:r w:rsidR="002B4D83">
        <w:rPr>
          <w:rFonts w:ascii="Times New Roman" w:hAnsi="Times New Roman" w:cs="Times New Roman"/>
        </w:rPr>
        <w:t xml:space="preserve"> (causal state change)</w:t>
      </w:r>
      <w:r w:rsidR="00A753E6">
        <w:rPr>
          <w:rFonts w:ascii="Times New Roman" w:hAnsi="Times New Roman" w:cs="Times New Roman"/>
        </w:rPr>
        <w:t xml:space="preserve"> or </w:t>
      </w:r>
      <w:r w:rsidR="00F3370F">
        <w:rPr>
          <w:rFonts w:ascii="Times New Roman" w:hAnsi="Times New Roman" w:cs="Times New Roman"/>
        </w:rPr>
        <w:t xml:space="preserve">after a delay and </w:t>
      </w:r>
      <w:r w:rsidR="00A753E6">
        <w:rPr>
          <w:rFonts w:ascii="Times New Roman" w:hAnsi="Times New Roman" w:cs="Times New Roman"/>
        </w:rPr>
        <w:t xml:space="preserve">when the hand was </w:t>
      </w:r>
      <w:r w:rsidR="00F3370F">
        <w:rPr>
          <w:rFonts w:ascii="Times New Roman" w:hAnsi="Times New Roman" w:cs="Times New Roman"/>
        </w:rPr>
        <w:t xml:space="preserve">not physically </w:t>
      </w:r>
      <w:r w:rsidR="00E17857">
        <w:rPr>
          <w:rFonts w:ascii="Times New Roman" w:hAnsi="Times New Roman" w:cs="Times New Roman"/>
        </w:rPr>
        <w:t xml:space="preserve">in contact with it </w:t>
      </w:r>
      <w:r w:rsidR="002B4D83">
        <w:rPr>
          <w:rFonts w:ascii="Times New Roman" w:hAnsi="Times New Roman" w:cs="Times New Roman"/>
        </w:rPr>
        <w:t>(non-causal state change</w:t>
      </w:r>
      <w:r w:rsidR="00E17857">
        <w:rPr>
          <w:rFonts w:ascii="Times New Roman" w:hAnsi="Times New Roman" w:cs="Times New Roman"/>
        </w:rPr>
        <w:t>)</w:t>
      </w:r>
      <w:r w:rsidR="00A753E6">
        <w:rPr>
          <w:rFonts w:ascii="Times New Roman" w:hAnsi="Times New Roman" w:cs="Times New Roman"/>
        </w:rPr>
        <w:t xml:space="preserve">. </w:t>
      </w:r>
      <w:r w:rsidR="002B4D83">
        <w:rPr>
          <w:rFonts w:ascii="Times New Roman" w:hAnsi="Times New Roman" w:cs="Times New Roman"/>
        </w:rPr>
        <w:t xml:space="preserve">Infants were then shown barrierless efficient (straight path) and inefficient (curved path) events at test. Liu </w:t>
      </w:r>
      <w:r w:rsidR="00934A10">
        <w:rPr>
          <w:rFonts w:ascii="Times New Roman" w:hAnsi="Times New Roman" w:cs="Times New Roman"/>
        </w:rPr>
        <w:t>et al. (2019)</w:t>
      </w:r>
      <w:r w:rsidR="002B4D83">
        <w:rPr>
          <w:rFonts w:ascii="Times New Roman" w:hAnsi="Times New Roman" w:cs="Times New Roman"/>
        </w:rPr>
        <w:t xml:space="preserve"> found that </w:t>
      </w:r>
      <w:r w:rsidR="00934A10">
        <w:rPr>
          <w:rFonts w:ascii="Times New Roman" w:hAnsi="Times New Roman" w:cs="Times New Roman"/>
        </w:rPr>
        <w:t>infants looked proportionally longer at the inefficient test event than at the efficient one</w:t>
      </w:r>
      <w:r w:rsidR="00D60C75">
        <w:rPr>
          <w:rFonts w:ascii="Times New Roman" w:hAnsi="Times New Roman" w:cs="Times New Roman"/>
        </w:rPr>
        <w:t xml:space="preserve"> </w:t>
      </w:r>
      <w:r w:rsidR="00082561">
        <w:rPr>
          <w:rFonts w:ascii="Times New Roman" w:hAnsi="Times New Roman" w:cs="Times New Roman"/>
        </w:rPr>
        <w:t xml:space="preserve">following habituation </w:t>
      </w:r>
      <w:r w:rsidR="001572EE">
        <w:rPr>
          <w:rFonts w:ascii="Times New Roman" w:hAnsi="Times New Roman" w:cs="Times New Roman"/>
        </w:rPr>
        <w:t>to an event</w:t>
      </w:r>
      <w:r w:rsidR="006866F8">
        <w:rPr>
          <w:rFonts w:ascii="Times New Roman" w:hAnsi="Times New Roman" w:cs="Times New Roman"/>
        </w:rPr>
        <w:t xml:space="preserve"> in which the hand</w:t>
      </w:r>
      <w:r w:rsidR="001572EE">
        <w:rPr>
          <w:rFonts w:ascii="Times New Roman" w:hAnsi="Times New Roman" w:cs="Times New Roman"/>
        </w:rPr>
        <w:t>, upon reaching over the barrier,</w:t>
      </w:r>
      <w:r w:rsidR="006866F8">
        <w:rPr>
          <w:rFonts w:ascii="Times New Roman" w:hAnsi="Times New Roman" w:cs="Times New Roman"/>
        </w:rPr>
        <w:t xml:space="preserve"> caused the ball to change state </w:t>
      </w:r>
      <w:r w:rsidR="001572EE">
        <w:rPr>
          <w:rFonts w:ascii="Times New Roman" w:hAnsi="Times New Roman" w:cs="Times New Roman"/>
        </w:rPr>
        <w:t xml:space="preserve">by touching it; infants </w:t>
      </w:r>
      <w:r w:rsidR="00600E8D">
        <w:rPr>
          <w:rFonts w:ascii="Times New Roman" w:hAnsi="Times New Roman" w:cs="Times New Roman"/>
        </w:rPr>
        <w:t>look for a proportionally equivalent amount of time</w:t>
      </w:r>
      <w:r w:rsidR="001572EE">
        <w:rPr>
          <w:rFonts w:ascii="Times New Roman" w:hAnsi="Times New Roman" w:cs="Times New Roman"/>
        </w:rPr>
        <w:t xml:space="preserve"> at both events when the object </w:t>
      </w:r>
      <w:r w:rsidR="00473E0E">
        <w:rPr>
          <w:rFonts w:ascii="Times New Roman" w:hAnsi="Times New Roman" w:cs="Times New Roman"/>
        </w:rPr>
        <w:t>either never changed states</w:t>
      </w:r>
      <w:r w:rsidR="00600E8D">
        <w:rPr>
          <w:rFonts w:ascii="Times New Roman" w:hAnsi="Times New Roman" w:cs="Times New Roman"/>
        </w:rPr>
        <w:t xml:space="preserve"> when picked up, </w:t>
      </w:r>
      <w:r w:rsidR="00473E0E">
        <w:rPr>
          <w:rFonts w:ascii="Times New Roman" w:hAnsi="Times New Roman" w:cs="Times New Roman"/>
        </w:rPr>
        <w:t xml:space="preserve">did so </w:t>
      </w:r>
      <w:r w:rsidR="001572EE">
        <w:rPr>
          <w:rFonts w:ascii="Times New Roman" w:hAnsi="Times New Roman" w:cs="Times New Roman"/>
        </w:rPr>
        <w:t>after a delay</w:t>
      </w:r>
      <w:r w:rsidR="00600E8D">
        <w:rPr>
          <w:rFonts w:ascii="Times New Roman" w:hAnsi="Times New Roman" w:cs="Times New Roman"/>
        </w:rPr>
        <w:t xml:space="preserve"> in the absence of a touch by the hand, or the </w:t>
      </w:r>
      <w:r w:rsidR="001572EE">
        <w:rPr>
          <w:rFonts w:ascii="Times New Roman" w:hAnsi="Times New Roman" w:cs="Times New Roman"/>
        </w:rPr>
        <w:t>hand reached besides the barrier</w:t>
      </w:r>
      <w:r w:rsidR="00600E8D">
        <w:rPr>
          <w:rFonts w:ascii="Times New Roman" w:hAnsi="Times New Roman" w:cs="Times New Roman"/>
        </w:rPr>
        <w:t xml:space="preserve"> to cause the object to change state. </w:t>
      </w:r>
      <w:r w:rsidR="00746FB7">
        <w:rPr>
          <w:rFonts w:ascii="Times New Roman" w:hAnsi="Times New Roman" w:cs="Times New Roman"/>
        </w:rPr>
        <w:t>Interesting</w:t>
      </w:r>
      <w:r w:rsidR="00D87A4B">
        <w:rPr>
          <w:rFonts w:ascii="Times New Roman" w:hAnsi="Times New Roman" w:cs="Times New Roman"/>
        </w:rPr>
        <w:t>ly</w:t>
      </w:r>
      <w:r w:rsidR="00746FB7">
        <w:rPr>
          <w:rFonts w:ascii="Times New Roman" w:hAnsi="Times New Roman" w:cs="Times New Roman"/>
        </w:rPr>
        <w:t xml:space="preserve">, although infants </w:t>
      </w:r>
      <w:r w:rsidR="00576E17">
        <w:rPr>
          <w:rFonts w:ascii="Times New Roman" w:hAnsi="Times New Roman" w:cs="Times New Roman"/>
        </w:rPr>
        <w:t>did look proportionally longer</w:t>
      </w:r>
      <w:r w:rsidR="005A7984">
        <w:rPr>
          <w:rFonts w:ascii="Times New Roman" w:hAnsi="Times New Roman" w:cs="Times New Roman"/>
        </w:rPr>
        <w:t xml:space="preserve"> at the inefficient test event than at the efficient</w:t>
      </w:r>
      <w:r w:rsidR="009C59B7">
        <w:rPr>
          <w:rFonts w:ascii="Times New Roman" w:hAnsi="Times New Roman" w:cs="Times New Roman"/>
        </w:rPr>
        <w:t xml:space="preserve"> event</w:t>
      </w:r>
      <w:r w:rsidR="005A7984">
        <w:rPr>
          <w:rFonts w:ascii="Times New Roman" w:hAnsi="Times New Roman" w:cs="Times New Roman"/>
        </w:rPr>
        <w:t xml:space="preserve"> when the object changed states and the hand was physically constrained by the barrier, </w:t>
      </w:r>
      <w:r w:rsidR="00D87A4B">
        <w:rPr>
          <w:rFonts w:ascii="Times New Roman" w:hAnsi="Times New Roman" w:cs="Times New Roman"/>
        </w:rPr>
        <w:t xml:space="preserve">inspection of the raw looking-time data in the Supplementary Materials </w:t>
      </w:r>
      <w:r w:rsidR="009C59B7">
        <w:rPr>
          <w:rFonts w:ascii="Times New Roman" w:hAnsi="Times New Roman" w:cs="Times New Roman"/>
        </w:rPr>
        <w:t xml:space="preserve">tells a different story: The same infants,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r w:rsidR="00266050">
        <w:rPr>
          <w:rFonts w:ascii="Times New Roman" w:hAnsi="Times New Roman" w:cs="Times New Roman"/>
        </w:rPr>
        <w:t>These conflicting results suggest that the finding</w:t>
      </w:r>
      <w:r w:rsidR="006340A7">
        <w:rPr>
          <w:rFonts w:ascii="Times New Roman" w:hAnsi="Times New Roman" w:cs="Times New Roman"/>
        </w:rPr>
        <w:t>s</w:t>
      </w:r>
      <w:r w:rsidR="00266050">
        <w:rPr>
          <w:rFonts w:ascii="Times New Roman" w:hAnsi="Times New Roman" w:cs="Times New Roman"/>
        </w:rPr>
        <w:t xml:space="preserve"> reported in the main paper</w:t>
      </w:r>
      <w:r w:rsidR="0080004F">
        <w:rPr>
          <w:rFonts w:ascii="Times New Roman" w:hAnsi="Times New Roman" w:cs="Times New Roman"/>
        </w:rPr>
        <w:t xml:space="preserve"> may be more a reflection of how looking time was operationally defined than</w:t>
      </w:r>
      <w:r w:rsidR="00B74FB8">
        <w:rPr>
          <w:rFonts w:ascii="Times New Roman" w:hAnsi="Times New Roman" w:cs="Times New Roman"/>
        </w:rPr>
        <w:t xml:space="preserve"> of</w:t>
      </w:r>
      <w:r w:rsidR="0080004F">
        <w:rPr>
          <w:rFonts w:ascii="Times New Roman" w:hAnsi="Times New Roman" w:cs="Times New Roman"/>
        </w:rPr>
        <w:t xml:space="preserve"> </w:t>
      </w:r>
      <w:r w:rsidR="00095B88">
        <w:rPr>
          <w:rFonts w:ascii="Times New Roman" w:hAnsi="Times New Roman" w:cs="Times New Roman"/>
        </w:rPr>
        <w:t xml:space="preserve">infants’ sensitivity to action efficiency. </w:t>
      </w:r>
      <w:ins w:id="231" w:author="Benton, Deon" w:date="2026-05-01T10:10:00Z" w16du:dateUtc="2026-05-01T15:10:00Z">
        <w:r w:rsidR="000D26F7">
          <w:rPr>
            <w:rFonts w:ascii="Times New Roman" w:hAnsi="Times New Roman" w:cs="Times New Roman"/>
          </w:rPr>
          <w:t xml:space="preserve">Given these interpretational issues, </w:t>
        </w:r>
      </w:ins>
      <w:ins w:id="232" w:author="Benton, Deon" w:date="2026-05-01T10:13:00Z" w16du:dateUtc="2026-05-01T15:13:00Z">
        <w:r w:rsidR="00E72C2E">
          <w:rPr>
            <w:rFonts w:ascii="Times New Roman" w:hAnsi="Times New Roman" w:cs="Times New Roman"/>
          </w:rPr>
          <w:t xml:space="preserve">this study will not be discussed further. </w:t>
        </w:r>
      </w:ins>
      <w:ins w:id="233" w:author="Benton, Deon" w:date="2026-05-01T10:10:00Z" w16du:dateUtc="2026-05-01T15:10:00Z">
        <w:r w:rsidR="000D26F7">
          <w:rPr>
            <w:rFonts w:ascii="Times New Roman" w:hAnsi="Times New Roman" w:cs="Times New Roman"/>
          </w:rPr>
          <w:t>It shou</w:t>
        </w:r>
      </w:ins>
      <w:ins w:id="234" w:author="Benton, Deon" w:date="2026-05-01T10:11:00Z" w16du:dateUtc="2026-05-01T15:11:00Z">
        <w:r w:rsidR="000D26F7">
          <w:rPr>
            <w:rFonts w:ascii="Times New Roman" w:hAnsi="Times New Roman" w:cs="Times New Roman"/>
          </w:rPr>
          <w:t>ld be noted that although</w:t>
        </w:r>
      </w:ins>
      <w:r w:rsidR="00AC5804">
        <w:rPr>
          <w:rFonts w:ascii="Times New Roman" w:hAnsi="Times New Roman" w:cs="Times New Roman"/>
        </w:rPr>
        <w:t xml:space="preserve"> </w:t>
      </w:r>
      <w:r w:rsidR="002A6F3D">
        <w:rPr>
          <w:rFonts w:ascii="Times New Roman" w:hAnsi="Times New Roman" w:cs="Times New Roman"/>
        </w:rPr>
        <w:t>Skerry et al. (2013) also report</w:t>
      </w:r>
      <w:ins w:id="235" w:author="Benton, Deon" w:date="2026-05-01T10:04:00Z" w16du:dateUtc="2026-05-01T15:04:00Z">
        <w:r w:rsidR="00FF7138">
          <w:rPr>
            <w:rFonts w:ascii="Times New Roman" w:hAnsi="Times New Roman" w:cs="Times New Roman"/>
          </w:rPr>
          <w:t>ed</w:t>
        </w:r>
      </w:ins>
      <w:r w:rsidR="002A6F3D">
        <w:rPr>
          <w:rFonts w:ascii="Times New Roman" w:hAnsi="Times New Roman" w:cs="Times New Roman"/>
        </w:rPr>
        <w:t xml:space="preserve"> proportional </w:t>
      </w:r>
      <w:r w:rsidR="00AC5804">
        <w:rPr>
          <w:rFonts w:ascii="Times New Roman" w:hAnsi="Times New Roman" w:cs="Times New Roman"/>
        </w:rPr>
        <w:t>looking in their paper,</w:t>
      </w:r>
      <w:r w:rsidR="002A6F3D">
        <w:rPr>
          <w:rFonts w:ascii="Times New Roman" w:hAnsi="Times New Roman" w:cs="Times New Roman"/>
        </w:rPr>
        <w:t xml:space="preserve"> inspection of the raw looking times in the</w:t>
      </w:r>
      <w:r w:rsidR="0005005B">
        <w:rPr>
          <w:rFonts w:ascii="Times New Roman" w:hAnsi="Times New Roman" w:cs="Times New Roman"/>
        </w:rPr>
        <w:t>ir</w:t>
      </w:r>
      <w:r w:rsidR="002A6F3D">
        <w:rPr>
          <w:rFonts w:ascii="Times New Roman" w:hAnsi="Times New Roman" w:cs="Times New Roman"/>
        </w:rPr>
        <w:t xml:space="preserve"> Supplementary Materials showed </w:t>
      </w:r>
      <w:r w:rsidR="002A3587">
        <w:rPr>
          <w:rFonts w:ascii="Times New Roman" w:hAnsi="Times New Roman" w:cs="Times New Roman"/>
        </w:rPr>
        <w:t xml:space="preserve">that they </w:t>
      </w:r>
      <w:ins w:id="236" w:author="Benton, Deon" w:date="2026-05-01T10:05:00Z" w16du:dateUtc="2026-05-01T15:05:00Z">
        <w:r w:rsidR="00FF7138">
          <w:rPr>
            <w:rFonts w:ascii="Times New Roman" w:hAnsi="Times New Roman" w:cs="Times New Roman"/>
          </w:rPr>
          <w:t>aligned</w:t>
        </w:r>
      </w:ins>
      <w:r w:rsidR="00720784">
        <w:rPr>
          <w:rFonts w:ascii="Times New Roman" w:hAnsi="Times New Roman" w:cs="Times New Roman"/>
        </w:rPr>
        <w:t xml:space="preserve"> </w:t>
      </w:r>
      <w:r w:rsidR="001D2A6B">
        <w:rPr>
          <w:rFonts w:ascii="Times New Roman" w:hAnsi="Times New Roman" w:cs="Times New Roman"/>
        </w:rPr>
        <w:t>with</w:t>
      </w:r>
      <w:r w:rsidR="00720784">
        <w:rPr>
          <w:rFonts w:ascii="Times New Roman" w:hAnsi="Times New Roman" w:cs="Times New Roman"/>
        </w:rPr>
        <w:t xml:space="preserve"> the</w:t>
      </w:r>
      <w:r w:rsidR="002A3587">
        <w:rPr>
          <w:rFonts w:ascii="Times New Roman" w:hAnsi="Times New Roman" w:cs="Times New Roman"/>
        </w:rPr>
        <w:t xml:space="preserve"> reported</w:t>
      </w:r>
      <w:r w:rsidR="00720784">
        <w:rPr>
          <w:rFonts w:ascii="Times New Roman" w:hAnsi="Times New Roman" w:cs="Times New Roman"/>
        </w:rPr>
        <w:t xml:space="preserve"> </w:t>
      </w:r>
      <w:r w:rsidR="002A6F3D">
        <w:rPr>
          <w:rFonts w:ascii="Times New Roman" w:hAnsi="Times New Roman" w:cs="Times New Roman"/>
        </w:rPr>
        <w:t xml:space="preserve">proportional </w:t>
      </w:r>
      <w:r w:rsidR="002A3587">
        <w:rPr>
          <w:rFonts w:ascii="Times New Roman" w:hAnsi="Times New Roman" w:cs="Times New Roman"/>
        </w:rPr>
        <w:t>looks</w:t>
      </w:r>
      <w:ins w:id="237" w:author="Benton, Deon" w:date="2026-05-01T10:13:00Z" w16du:dateUtc="2026-05-01T15:13:00Z">
        <w:r w:rsidR="00E72C2E">
          <w:rPr>
            <w:rFonts w:ascii="Times New Roman" w:hAnsi="Times New Roman" w:cs="Times New Roman"/>
          </w:rPr>
          <w:t>.</w:t>
        </w:r>
      </w:ins>
      <w:ins w:id="238" w:author="Benton, Deon" w:date="2026-05-01T10:06:00Z" w16du:dateUtc="2026-05-01T15:06:00Z">
        <w:r w:rsidR="00572139">
          <w:rPr>
            <w:rFonts w:ascii="Times New Roman" w:hAnsi="Times New Roman" w:cs="Times New Roman"/>
          </w:rPr>
          <w:t xml:space="preserve"> </w:t>
        </w:r>
      </w:ins>
    </w:p>
    <w:p w14:paraId="3FA53A5B" w14:textId="5E97C2AE" w:rsidR="00623ED3" w:rsidRDefault="00AA5095" w:rsidP="002921F8">
      <w:pPr>
        <w:spacing w:line="480" w:lineRule="auto"/>
        <w:ind w:firstLine="720"/>
        <w:contextualSpacing/>
        <w:rPr>
          <w:ins w:id="239" w:author="Benton, Deon" w:date="2026-05-01T10:34:00Z" w16du:dateUtc="2026-05-01T15:34:00Z"/>
          <w:rFonts w:ascii="Times New Roman" w:hAnsi="Times New Roman" w:cs="Times New Roman"/>
        </w:rPr>
      </w:pPr>
      <w:ins w:id="240" w:author="Benton, Deon" w:date="2026-05-01T10:01:00Z" w16du:dateUtc="2026-05-01T15:01:00Z">
        <w:r>
          <w:rPr>
            <w:rFonts w:ascii="Times New Roman" w:hAnsi="Times New Roman" w:cs="Times New Roman"/>
          </w:rPr>
          <w:t xml:space="preserve">The challenge that </w:t>
        </w:r>
      </w:ins>
      <w:ins w:id="241" w:author="Benton, Deon" w:date="2026-05-01T10:13:00Z" w16du:dateUtc="2026-05-01T15:13:00Z">
        <w:r w:rsidR="00E72C2E">
          <w:rPr>
            <w:rFonts w:ascii="Times New Roman" w:hAnsi="Times New Roman" w:cs="Times New Roman"/>
          </w:rPr>
          <w:t>the findings</w:t>
        </w:r>
      </w:ins>
      <w:ins w:id="242" w:author="Benton, Deon" w:date="2026-05-01T10:01:00Z" w16du:dateUtc="2026-05-01T15:01:00Z">
        <w:r>
          <w:rPr>
            <w:rFonts w:ascii="Times New Roman" w:hAnsi="Times New Roman" w:cs="Times New Roman"/>
          </w:rPr>
          <w:t xml:space="preserve"> by Skerry et al. (2013)</w:t>
        </w:r>
      </w:ins>
      <w:ins w:id="243" w:author="Benton, Deon" w:date="2026-05-01T10:14:00Z" w16du:dateUtc="2026-05-01T15:14:00Z">
        <w:r w:rsidR="00E72C2E">
          <w:rPr>
            <w:rFonts w:ascii="Times New Roman" w:hAnsi="Times New Roman" w:cs="Times New Roman"/>
          </w:rPr>
          <w:t xml:space="preserve"> </w:t>
        </w:r>
      </w:ins>
      <w:ins w:id="244" w:author="Benton, Deon" w:date="2026-05-01T10:01:00Z" w16du:dateUtc="2026-05-01T15:01:00Z">
        <w:r>
          <w:rPr>
            <w:rFonts w:ascii="Times New Roman" w:hAnsi="Times New Roman" w:cs="Times New Roman"/>
          </w:rPr>
          <w:t xml:space="preserve">raise is how to reconcile them with the present notion that infants’ looking behaviors in </w:t>
        </w:r>
      </w:ins>
      <w:ins w:id="245" w:author="Benton, Deon" w:date="2026-05-16T15:39:00Z" w16du:dateUtc="2026-05-16T20:39:00Z">
        <w:r w:rsidR="00DB0881">
          <w:rPr>
            <w:rFonts w:ascii="Times New Roman" w:hAnsi="Times New Roman" w:cs="Times New Roman"/>
          </w:rPr>
          <w:t>action efficiency understanding</w:t>
        </w:r>
      </w:ins>
      <w:ins w:id="246" w:author="Benton, Deon" w:date="2026-05-01T10:01:00Z" w16du:dateUtc="2026-05-01T15:01:00Z">
        <w:r>
          <w:rPr>
            <w:rFonts w:ascii="Times New Roman" w:hAnsi="Times New Roman" w:cs="Times New Roman"/>
          </w:rPr>
          <w:t xml:space="preserve"> studies derive from third-person, real-world action experience. </w:t>
        </w:r>
      </w:ins>
      <w:ins w:id="247" w:author="Benton, Deon" w:date="2026-05-01T10:15:00Z" w16du:dateUtc="2026-05-01T15:15:00Z">
        <w:r w:rsidR="00C2053F">
          <w:rPr>
            <w:rFonts w:ascii="Times New Roman" w:hAnsi="Times New Roman" w:cs="Times New Roman"/>
          </w:rPr>
          <w:t>One way to</w:t>
        </w:r>
      </w:ins>
      <w:r w:rsidR="00CA1341">
        <w:rPr>
          <w:rFonts w:ascii="Times New Roman" w:hAnsi="Times New Roman" w:cs="Times New Roman"/>
        </w:rPr>
        <w:t xml:space="preserve"> reconcile the two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622034">
        <w:rPr>
          <w:rFonts w:ascii="Times New Roman" w:hAnsi="Times New Roman" w:cs="Times New Roman"/>
        </w:rPr>
        <w:t xml:space="preserve">potential </w:t>
      </w:r>
      <w:r w:rsidR="00B30C52">
        <w:rPr>
          <w:rFonts w:ascii="Times New Roman" w:hAnsi="Times New Roman" w:cs="Times New Roman"/>
        </w:rPr>
        <w:t>effect</w:t>
      </w:r>
      <w:r w:rsidR="009C2F46">
        <w:rPr>
          <w:rFonts w:ascii="Times New Roman" w:hAnsi="Times New Roman" w:cs="Times New Roman"/>
        </w:rPr>
        <w:t xml:space="preserve"> that infants’ own</w:t>
      </w:r>
      <w:r w:rsidR="00622034">
        <w:rPr>
          <w:rFonts w:ascii="Times New Roman" w:hAnsi="Times New Roman" w:cs="Times New Roman"/>
        </w:rPr>
        <w:t xml:space="preserve"> direct action experience </w:t>
      </w:r>
      <w:r w:rsidR="00940FBC">
        <w:rPr>
          <w:rFonts w:ascii="Times New Roman" w:hAnsi="Times New Roman" w:cs="Times New Roman"/>
        </w:rPr>
        <w:t xml:space="preserve">has </w:t>
      </w:r>
      <w:r w:rsidR="00622034">
        <w:rPr>
          <w:rFonts w:ascii="Times New Roman" w:hAnsi="Times New Roman" w:cs="Times New Roman"/>
        </w:rPr>
        <w:t xml:space="preserve">on </w:t>
      </w:r>
      <w:r w:rsidR="00B30C52">
        <w:rPr>
          <w:rFonts w:ascii="Times New Roman" w:hAnsi="Times New Roman" w:cs="Times New Roman"/>
        </w:rPr>
        <w:t xml:space="preserve">their </w:t>
      </w:r>
      <w:r w:rsidR="00622034">
        <w:rPr>
          <w:rFonts w:ascii="Times New Roman" w:hAnsi="Times New Roman" w:cs="Times New Roman"/>
        </w:rPr>
        <w:t>subsequent processing of actions.</w:t>
      </w:r>
      <w:ins w:id="248" w:author="Benton, Deon" w:date="2026-05-01T10:02:00Z" w16du:dateUtc="2026-05-01T15:02:00Z">
        <w:r>
          <w:rPr>
            <w:rFonts w:ascii="Times New Roman" w:hAnsi="Times New Roman" w:cs="Times New Roman"/>
          </w:rPr>
          <w:t xml:space="preserve"> </w:t>
        </w:r>
      </w:ins>
      <w:ins w:id="249" w:author="Benton, Deon" w:date="2026-05-01T10:18:00Z" w16du:dateUtc="2026-05-01T15:18:00Z">
        <w:r w:rsidR="0034312D" w:rsidRPr="00FD1459">
          <w:rPr>
            <w:rFonts w:ascii="Times New Roman" w:hAnsi="Times New Roman" w:cs="Times New Roman"/>
          </w:rPr>
          <w:t xml:space="preserve">The basic idea is that action experience that is effective—such as when a </w:t>
        </w:r>
        <w:r w:rsidR="0034312D" w:rsidRPr="00FD1459">
          <w:rPr>
            <w:rFonts w:ascii="Times New Roman" w:hAnsi="Times New Roman" w:cs="Times New Roman"/>
          </w:rPr>
          <w:lastRenderedPageBreak/>
          <w:t xml:space="preserve">Velcro-covered ball adheres to Velcro-covered mittens—might temporarily heighten infants’ attention to, and encoding of, </w:t>
        </w:r>
      </w:ins>
      <w:r w:rsidR="00ED2E5A">
        <w:rPr>
          <w:rFonts w:ascii="Times New Roman" w:hAnsi="Times New Roman" w:cs="Times New Roman"/>
        </w:rPr>
        <w:t xml:space="preserve">key </w:t>
      </w:r>
      <w:ins w:id="250" w:author="Benton, Deon" w:date="2026-05-01T10:21:00Z" w16du:dateUtc="2026-05-01T15:21:00Z">
        <w:r w:rsidR="005B4D58">
          <w:rPr>
            <w:rFonts w:ascii="Times New Roman" w:hAnsi="Times New Roman" w:cs="Times New Roman"/>
          </w:rPr>
          <w:t>surface features of</w:t>
        </w:r>
      </w:ins>
      <w:r w:rsidR="00ED2E5A">
        <w:rPr>
          <w:rFonts w:ascii="Times New Roman" w:hAnsi="Times New Roman" w:cs="Times New Roman"/>
        </w:rPr>
        <w:t xml:space="preserve"> the task that bear directly on their subsequent looking behavior.</w:t>
      </w:r>
      <w:r w:rsidR="00E20DB4">
        <w:rPr>
          <w:rFonts w:ascii="Times New Roman" w:hAnsi="Times New Roman" w:cs="Times New Roman"/>
        </w:rPr>
        <w:t xml:space="preserve"> </w:t>
      </w:r>
      <w:ins w:id="251" w:author="Benton, Deon" w:date="2026-05-01T11:56:00Z" w16du:dateUtc="2026-05-01T16:56:00Z">
        <w:r w:rsidR="00FF369D" w:rsidRPr="00FF369D">
          <w:rPr>
            <w:rFonts w:ascii="Times New Roman" w:hAnsi="Times New Roman" w:cs="Times New Roman"/>
          </w:rPr>
          <w:t>This attentional boost may itself stem from a discrepancy between infants’ prior real-world action experience—</w:t>
        </w:r>
        <w:r w:rsidR="00FF369D">
          <w:rPr>
            <w:rFonts w:ascii="Times New Roman" w:hAnsi="Times New Roman" w:cs="Times New Roman"/>
          </w:rPr>
          <w:t>in which their</w:t>
        </w:r>
        <w:r w:rsidR="00FF369D" w:rsidRPr="00FF369D">
          <w:rPr>
            <w:rFonts w:ascii="Times New Roman" w:hAnsi="Times New Roman" w:cs="Times New Roman"/>
          </w:rPr>
          <w:t xml:space="preserve"> attempts to contact and retrieve objects </w:t>
        </w:r>
      </w:ins>
      <w:ins w:id="252" w:author="Benton, Deon" w:date="2026-05-01T11:57:00Z" w16du:dateUtc="2026-05-01T16:57:00Z">
        <w:r w:rsidR="00FF369D">
          <w:rPr>
            <w:rFonts w:ascii="Times New Roman" w:hAnsi="Times New Roman" w:cs="Times New Roman"/>
          </w:rPr>
          <w:t>have largely been</w:t>
        </w:r>
      </w:ins>
      <w:ins w:id="253" w:author="Benton, Deon" w:date="2026-05-01T11:56:00Z" w16du:dateUtc="2026-05-01T16:56:00Z">
        <w:r w:rsidR="00FF369D" w:rsidRPr="00FF369D">
          <w:rPr>
            <w:rFonts w:ascii="Times New Roman" w:hAnsi="Times New Roman" w:cs="Times New Roman"/>
          </w:rPr>
          <w:t xml:space="preserve"> unsuccessful—and the immediate success</w:t>
        </w:r>
      </w:ins>
      <w:ins w:id="254" w:author="Benton, Deon" w:date="2026-05-01T11:57:00Z" w16du:dateUtc="2026-05-01T16:57:00Z">
        <w:r w:rsidR="00E61CDE">
          <w:rPr>
            <w:rFonts w:ascii="Times New Roman" w:hAnsi="Times New Roman" w:cs="Times New Roman"/>
          </w:rPr>
          <w:t xml:space="preserve"> that infants experience when </w:t>
        </w:r>
      </w:ins>
      <w:ins w:id="255" w:author="Benton, Deon" w:date="2026-05-01T11:58:00Z" w16du:dateUtc="2026-05-01T16:58:00Z">
        <w:r w:rsidR="00E61CDE">
          <w:rPr>
            <w:rFonts w:ascii="Times New Roman" w:hAnsi="Times New Roman" w:cs="Times New Roman"/>
          </w:rPr>
          <w:t>infants attempt the very same actions during a</w:t>
        </w:r>
      </w:ins>
      <w:ins w:id="256" w:author="Benton, Deon" w:date="2026-05-01T11:56:00Z" w16du:dateUtc="2026-05-01T16:56:00Z">
        <w:r w:rsidR="00FF369D" w:rsidRPr="00FF369D">
          <w:rPr>
            <w:rFonts w:ascii="Times New Roman" w:hAnsi="Times New Roman" w:cs="Times New Roman"/>
          </w:rPr>
          <w:t xml:space="preserve"> sticky-mittens manipulation. </w:t>
        </w:r>
      </w:ins>
      <w:ins w:id="257" w:author="Benton, Deon" w:date="2026-05-01T11:58:00Z" w16du:dateUtc="2026-05-01T16:58:00Z">
        <w:r w:rsidR="00E61CDE">
          <w:rPr>
            <w:rFonts w:ascii="Times New Roman" w:hAnsi="Times New Roman" w:cs="Times New Roman"/>
          </w:rPr>
          <w:t>As it relates to Skerry et al. (2013),</w:t>
        </w:r>
      </w:ins>
      <w:ins w:id="258" w:author="Benton, Deon" w:date="2026-05-01T11:51:00Z" w16du:dateUtc="2026-05-01T16:51:00Z">
        <w:r w:rsidR="00435732">
          <w:rPr>
            <w:rFonts w:ascii="Times New Roman" w:hAnsi="Times New Roman" w:cs="Times New Roman"/>
          </w:rPr>
          <w:t xml:space="preserve"> i</w:t>
        </w:r>
      </w:ins>
      <w:ins w:id="259" w:author="Benton, Deon" w:date="2026-05-01T11:47:00Z" w16du:dateUtc="2026-05-01T16:47:00Z">
        <w:r w:rsidR="004A69E7">
          <w:rPr>
            <w:rFonts w:ascii="Times New Roman" w:hAnsi="Times New Roman" w:cs="Times New Roman"/>
          </w:rPr>
          <w:t>f</w:t>
        </w:r>
      </w:ins>
      <w:ins w:id="260" w:author="Benton, Deon" w:date="2026-05-01T11:50:00Z" w16du:dateUtc="2026-05-01T16:50:00Z">
        <w:r w:rsidR="004A69E7">
          <w:rPr>
            <w:rFonts w:ascii="Times New Roman" w:hAnsi="Times New Roman" w:cs="Times New Roman"/>
          </w:rPr>
          <w:t xml:space="preserve"> the 3-month-olds tested in </w:t>
        </w:r>
      </w:ins>
      <w:ins w:id="261" w:author="Benton, Deon" w:date="2026-05-01T11:58:00Z" w16du:dateUtc="2026-05-01T16:58:00Z">
        <w:r w:rsidR="00E61CDE">
          <w:rPr>
            <w:rFonts w:ascii="Times New Roman" w:hAnsi="Times New Roman" w:cs="Times New Roman"/>
          </w:rPr>
          <w:t>that study</w:t>
        </w:r>
      </w:ins>
      <w:ins w:id="262" w:author="Benton, Deon" w:date="2026-05-01T11:50:00Z" w16du:dateUtc="2026-05-01T16:50:00Z">
        <w:r w:rsidR="004A69E7">
          <w:rPr>
            <w:rFonts w:ascii="Times New Roman" w:hAnsi="Times New Roman" w:cs="Times New Roman"/>
          </w:rPr>
          <w:t xml:space="preserve"> learned that</w:t>
        </w:r>
      </w:ins>
      <w:ins w:id="263" w:author="Benton, Deon" w:date="2026-05-01T11:47:00Z" w16du:dateUtc="2026-05-01T16:47:00Z">
        <w:r w:rsidR="004A69E7">
          <w:rPr>
            <w:rFonts w:ascii="Times New Roman" w:hAnsi="Times New Roman" w:cs="Times New Roman"/>
          </w:rPr>
          <w:t xml:space="preserve"> </w:t>
        </w:r>
      </w:ins>
      <w:ins w:id="264" w:author="Benton, Deon" w:date="2026-05-01T11:50:00Z" w16du:dateUtc="2026-05-01T16:50:00Z">
        <w:r w:rsidR="004A69E7">
          <w:rPr>
            <w:rFonts w:ascii="Times New Roman" w:hAnsi="Times New Roman" w:cs="Times New Roman"/>
          </w:rPr>
          <w:t>the</w:t>
        </w:r>
        <w:r w:rsidR="00435732">
          <w:rPr>
            <w:rFonts w:ascii="Times New Roman" w:hAnsi="Times New Roman" w:cs="Times New Roman"/>
          </w:rPr>
          <w:t xml:space="preserve">ir attempts to contact and retrieve objects in the real world have </w:t>
        </w:r>
      </w:ins>
      <w:ins w:id="265" w:author="Benton, Deon" w:date="2026-05-01T11:59:00Z" w16du:dateUtc="2026-05-01T16:59:00Z">
        <w:r w:rsidR="00E61CDE">
          <w:rPr>
            <w:rFonts w:ascii="Times New Roman" w:hAnsi="Times New Roman" w:cs="Times New Roman"/>
          </w:rPr>
          <w:t>typically been ineffective</w:t>
        </w:r>
      </w:ins>
      <w:ins w:id="266" w:author="Benton, Deon" w:date="2026-05-01T11:48:00Z" w16du:dateUtc="2026-05-01T16:48:00Z">
        <w:r w:rsidR="004A69E7">
          <w:rPr>
            <w:rFonts w:ascii="Times New Roman" w:hAnsi="Times New Roman" w:cs="Times New Roman"/>
          </w:rPr>
          <w:t>,</w:t>
        </w:r>
      </w:ins>
      <w:ins w:id="267" w:author="Benton, Deon" w:date="2026-05-01T11:59:00Z" w16du:dateUtc="2026-05-01T16:59:00Z">
        <w:r w:rsidR="00E61CDE">
          <w:rPr>
            <w:rFonts w:ascii="Times New Roman" w:hAnsi="Times New Roman" w:cs="Times New Roman"/>
          </w:rPr>
          <w:t xml:space="preserve"> then</w:t>
        </w:r>
      </w:ins>
      <w:ins w:id="268" w:author="Benton, Deon" w:date="2026-05-01T11:48:00Z" w16du:dateUtc="2026-05-01T16:48:00Z">
        <w:r w:rsidR="004A69E7">
          <w:rPr>
            <w:rFonts w:ascii="Times New Roman" w:hAnsi="Times New Roman" w:cs="Times New Roman"/>
          </w:rPr>
          <w:t xml:space="preserve"> the unanticipated success of their reaches</w:t>
        </w:r>
      </w:ins>
      <w:ins w:id="269" w:author="Benton, Deon" w:date="2026-05-01T11:52:00Z" w16du:dateUtc="2026-05-01T16:52:00Z">
        <w:r w:rsidR="00435732">
          <w:rPr>
            <w:rFonts w:ascii="Times New Roman" w:hAnsi="Times New Roman" w:cs="Times New Roman"/>
          </w:rPr>
          <w:t>—as well as the contingent feedback that accompanies them—</w:t>
        </w:r>
      </w:ins>
      <w:ins w:id="270" w:author="Benton, Deon" w:date="2026-05-01T11:48:00Z" w16du:dateUtc="2026-05-01T16:48:00Z">
        <w:r w:rsidR="004A69E7">
          <w:rPr>
            <w:rFonts w:ascii="Times New Roman" w:hAnsi="Times New Roman" w:cs="Times New Roman"/>
          </w:rPr>
          <w:t>during a sticky-mittens experience may be inherently attention-grabbing</w:t>
        </w:r>
      </w:ins>
      <w:ins w:id="271" w:author="Benton, Deon" w:date="2026-05-01T12:26:00Z" w16du:dateUtc="2026-05-01T17:26:00Z">
        <w:r w:rsidR="009358CD">
          <w:rPr>
            <w:rFonts w:ascii="Times New Roman" w:hAnsi="Times New Roman" w:cs="Times New Roman"/>
          </w:rPr>
          <w:t xml:space="preserve"> and attention-heightening</w:t>
        </w:r>
      </w:ins>
      <w:ins w:id="272" w:author="Benton, Deon" w:date="2026-05-01T11:59:00Z" w16du:dateUtc="2026-05-01T16:59:00Z">
        <w:r w:rsidR="00CE106E">
          <w:rPr>
            <w:rFonts w:ascii="Times New Roman" w:hAnsi="Times New Roman" w:cs="Times New Roman"/>
          </w:rPr>
          <w:t xml:space="preserve">. </w:t>
        </w:r>
      </w:ins>
      <w:ins w:id="273" w:author="Benton, Deon" w:date="2026-05-01T11:35:00Z" w16du:dateUtc="2026-05-01T16:35:00Z">
        <w:r w:rsidR="00AF60B8">
          <w:rPr>
            <w:rFonts w:ascii="Times New Roman" w:hAnsi="Times New Roman" w:cs="Times New Roman"/>
          </w:rPr>
          <w:t>In terms of s</w:t>
        </w:r>
      </w:ins>
      <w:r w:rsidR="00510876">
        <w:rPr>
          <w:rFonts w:ascii="Times New Roman" w:hAnsi="Times New Roman" w:cs="Times New Roman"/>
        </w:rPr>
        <w:t xml:space="preserve">upport for </w:t>
      </w:r>
      <w:ins w:id="274" w:author="Benton, Deon" w:date="2026-05-01T10:22:00Z" w16du:dateUtc="2026-05-01T15:22:00Z">
        <w:r w:rsidR="005B4D58">
          <w:rPr>
            <w:rFonts w:ascii="Times New Roman" w:hAnsi="Times New Roman" w:cs="Times New Roman"/>
          </w:rPr>
          <w:t>the claim that</w:t>
        </w:r>
        <w:r w:rsidR="00C3263E">
          <w:rPr>
            <w:rFonts w:ascii="Times New Roman" w:hAnsi="Times New Roman" w:cs="Times New Roman"/>
          </w:rPr>
          <w:t xml:space="preserve"> sticky-mittens experience may heighten infants</w:t>
        </w:r>
      </w:ins>
      <w:ins w:id="275" w:author="Benton, Deon" w:date="2026-05-01T10:26:00Z" w16du:dateUtc="2026-05-01T15:26:00Z">
        <w:r w:rsidR="009C3982">
          <w:rPr>
            <w:rFonts w:ascii="Times New Roman" w:hAnsi="Times New Roman" w:cs="Times New Roman"/>
          </w:rPr>
          <w:t>’</w:t>
        </w:r>
      </w:ins>
      <w:ins w:id="276" w:author="Benton, Deon" w:date="2026-05-01T10:22:00Z" w16du:dateUtc="2026-05-01T15:22:00Z">
        <w:r w:rsidR="00C3263E">
          <w:rPr>
            <w:rFonts w:ascii="Times New Roman" w:hAnsi="Times New Roman" w:cs="Times New Roman"/>
          </w:rPr>
          <w:t xml:space="preserve"> attention </w:t>
        </w:r>
      </w:ins>
      <w:ins w:id="277" w:author="Benton, Deon" w:date="2026-05-01T11:37:00Z" w16du:dateUtc="2026-05-01T16:37:00Z">
        <w:r w:rsidR="008B5039">
          <w:rPr>
            <w:rFonts w:ascii="Times New Roman" w:hAnsi="Times New Roman" w:cs="Times New Roman"/>
          </w:rPr>
          <w:t>to, encoding of, and learning about the</w:t>
        </w:r>
      </w:ins>
      <w:ins w:id="278" w:author="Benton, Deon" w:date="2026-05-01T10:23:00Z" w16du:dateUtc="2026-05-01T15:23:00Z">
        <w:r w:rsidR="00C3263E">
          <w:rPr>
            <w:rFonts w:ascii="Times New Roman" w:hAnsi="Times New Roman" w:cs="Times New Roman"/>
          </w:rPr>
          <w:t xml:space="preserve"> </w:t>
        </w:r>
      </w:ins>
      <w:ins w:id="279" w:author="Benton, Deon" w:date="2026-05-01T10:26:00Z" w16du:dateUtc="2026-05-01T15:26:00Z">
        <w:r w:rsidR="009C3982">
          <w:rPr>
            <w:rFonts w:ascii="Times New Roman" w:hAnsi="Times New Roman" w:cs="Times New Roman"/>
          </w:rPr>
          <w:t xml:space="preserve">surface </w:t>
        </w:r>
      </w:ins>
      <w:ins w:id="280" w:author="Benton, Deon" w:date="2026-05-01T10:23:00Z" w16du:dateUtc="2026-05-01T15:23:00Z">
        <w:r w:rsidR="00C3263E">
          <w:rPr>
            <w:rFonts w:ascii="Times New Roman" w:hAnsi="Times New Roman" w:cs="Times New Roman"/>
          </w:rPr>
          <w:t>features</w:t>
        </w:r>
      </w:ins>
      <w:ins w:id="281" w:author="Benton, Deon" w:date="2026-05-01T11:37:00Z" w16du:dateUtc="2026-05-01T16:37:00Z">
        <w:r w:rsidR="008B5039">
          <w:rPr>
            <w:rFonts w:ascii="Times New Roman" w:hAnsi="Times New Roman" w:cs="Times New Roman"/>
          </w:rPr>
          <w:t xml:space="preserve"> of a task</w:t>
        </w:r>
      </w:ins>
      <w:ins w:id="282" w:author="Benton, Deon" w:date="2026-05-01T11:35:00Z" w16du:dateUtc="2026-05-01T16:35:00Z">
        <w:r w:rsidR="00AF60B8">
          <w:rPr>
            <w:rFonts w:ascii="Times New Roman" w:hAnsi="Times New Roman" w:cs="Times New Roman"/>
          </w:rPr>
          <w:t xml:space="preserve">, Needham et al. </w:t>
        </w:r>
      </w:ins>
      <w:ins w:id="283" w:author="Benton, Deon" w:date="2026-05-01T11:36:00Z" w16du:dateUtc="2026-05-01T16:36:00Z">
        <w:r w:rsidR="00AF60B8">
          <w:rPr>
            <w:rFonts w:ascii="Times New Roman" w:hAnsi="Times New Roman" w:cs="Times New Roman"/>
          </w:rPr>
          <w:t xml:space="preserve">(2002) </w:t>
        </w:r>
      </w:ins>
      <w:del w:id="284" w:author="Benton, Deon" w:date="2026-05-01T10:23:00Z" w16du:dateUtc="2026-05-01T15:23:00Z">
        <w:r w:rsidR="00510876" w:rsidDel="00C3263E">
          <w:rPr>
            <w:rFonts w:ascii="Times New Roman" w:hAnsi="Times New Roman" w:cs="Times New Roman"/>
          </w:rPr>
          <w:delText xml:space="preserve"> </w:delText>
        </w:r>
      </w:del>
      <w:ins w:id="285" w:author="Benton, Deon" w:date="2026-05-01T10:27:00Z" w16du:dateUtc="2026-05-01T15:27:00Z">
        <w:r w:rsidR="00EC4C11">
          <w:rPr>
            <w:rFonts w:ascii="Times New Roman" w:hAnsi="Times New Roman" w:cs="Times New Roman"/>
          </w:rPr>
          <w:t xml:space="preserve">demonstrated that </w:t>
        </w:r>
      </w:ins>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w:t>
      </w:r>
      <w:ins w:id="286" w:author="Benton, Deon" w:date="2026-05-01T10:27:00Z" w16du:dateUtc="2026-05-01T15:27:00Z">
        <w:r w:rsidR="00EC4C11">
          <w:rPr>
            <w:rFonts w:ascii="Times New Roman" w:hAnsi="Times New Roman" w:cs="Times New Roman"/>
          </w:rPr>
          <w:t>, encoding of,</w:t>
        </w:r>
      </w:ins>
      <w:r w:rsidR="00510876" w:rsidRPr="009E7771">
        <w:rPr>
          <w:rFonts w:ascii="Times New Roman" w:hAnsi="Times New Roman" w:cs="Times New Roman"/>
        </w:rPr>
        <w:t xml:space="preserve"> and learning </w:t>
      </w:r>
      <w:ins w:id="287" w:author="Benton, Deon" w:date="2026-05-01T10:27:00Z" w16du:dateUtc="2026-05-01T15:27:00Z">
        <w:r w:rsidR="00EC4C11">
          <w:rPr>
            <w:rFonts w:ascii="Times New Roman" w:hAnsi="Times New Roman" w:cs="Times New Roman"/>
          </w:rPr>
          <w:t>a</w:t>
        </w:r>
      </w:ins>
      <w:ins w:id="288" w:author="Benton, Deon" w:date="2026-05-01T10:29:00Z" w16du:dateUtc="2026-05-01T15:29:00Z">
        <w:r w:rsidR="00EC4C11">
          <w:rPr>
            <w:rFonts w:ascii="Times New Roman" w:hAnsi="Times New Roman" w:cs="Times New Roman"/>
          </w:rPr>
          <w:t xml:space="preserve">bout </w:t>
        </w:r>
        <w:r w:rsidR="00966E53">
          <w:rPr>
            <w:rFonts w:ascii="Times New Roman" w:hAnsi="Times New Roman" w:cs="Times New Roman"/>
          </w:rPr>
          <w:t xml:space="preserve">an </w:t>
        </w:r>
      </w:ins>
      <w:ins w:id="289" w:author="Benton, Deon" w:date="2026-05-01T10:30:00Z" w16du:dateUtc="2026-05-01T15:30:00Z">
        <w:r w:rsidR="003852DA">
          <w:rPr>
            <w:rFonts w:ascii="Times New Roman" w:hAnsi="Times New Roman" w:cs="Times New Roman"/>
          </w:rPr>
          <w:t>object’s</w:t>
        </w:r>
      </w:ins>
      <w:ins w:id="290" w:author="Benton, Deon" w:date="2026-05-01T10:27:00Z" w16du:dateUtc="2026-05-01T15:27:00Z">
        <w:r w:rsidR="00EC4C11">
          <w:rPr>
            <w:rFonts w:ascii="Times New Roman" w:hAnsi="Times New Roman" w:cs="Times New Roman"/>
          </w:rPr>
          <w:t xml:space="preserve"> visible </w:t>
        </w:r>
      </w:ins>
      <w:ins w:id="291" w:author="Benton, Deon" w:date="2026-05-01T10:29:00Z" w16du:dateUtc="2026-05-01T15:29:00Z">
        <w:r w:rsidR="00EC4C11">
          <w:rPr>
            <w:rFonts w:ascii="Times New Roman" w:hAnsi="Times New Roman" w:cs="Times New Roman"/>
          </w:rPr>
          <w:t>features</w:t>
        </w:r>
      </w:ins>
      <w:ins w:id="292" w:author="Benton, Deon" w:date="2026-05-01T10:28:00Z" w16du:dateUtc="2026-05-01T15:28:00Z">
        <w:r w:rsidR="00EC4C11">
          <w:rPr>
            <w:rFonts w:ascii="Times New Roman" w:hAnsi="Times New Roman" w:cs="Times New Roman"/>
          </w:rPr>
          <w:t>. The contention that</w:t>
        </w:r>
      </w:ins>
      <w:ins w:id="293" w:author="Benton, Deon" w:date="2026-05-01T10:31:00Z" w16du:dateUtc="2026-05-01T15:31:00Z">
        <w:r w:rsidR="003852DA">
          <w:rPr>
            <w:rFonts w:ascii="Times New Roman" w:hAnsi="Times New Roman" w:cs="Times New Roman"/>
          </w:rPr>
          <w:t xml:space="preserve"> sticky-mittens experience induces a short-lived attentional</w:t>
        </w:r>
      </w:ins>
      <w:ins w:id="294" w:author="Benton, Deon" w:date="2026-05-01T10:32:00Z" w16du:dateUtc="2026-05-01T15:32:00Z">
        <w:r w:rsidR="00D24343">
          <w:rPr>
            <w:rFonts w:ascii="Times New Roman" w:hAnsi="Times New Roman" w:cs="Times New Roman"/>
          </w:rPr>
          <w:t xml:space="preserve"> boost</w:t>
        </w:r>
      </w:ins>
      <w:ins w:id="295" w:author="Benton, Deon" w:date="2026-05-01T10:28:00Z" w16du:dateUtc="2026-05-01T15:28:00Z">
        <w:r w:rsidR="00EC4C11">
          <w:rPr>
            <w:rFonts w:ascii="Times New Roman" w:hAnsi="Times New Roman" w:cs="Times New Roman"/>
          </w:rPr>
          <w:t xml:space="preserve"> also has empirical support. For example, </w:t>
        </w:r>
      </w:ins>
      <w:ins w:id="296" w:author="Benton, Deon" w:date="2026-05-01T10:31:00Z" w16du:dateUtc="2026-05-01T15:31:00Z">
        <w:r w:rsidR="003852DA">
          <w:rPr>
            <w:rFonts w:ascii="Times New Roman" w:hAnsi="Times New Roman" w:cs="Times New Roman"/>
          </w:rPr>
          <w:t>research</w:t>
        </w:r>
      </w:ins>
      <w:r w:rsidR="00E8248B">
        <w:rPr>
          <w:rFonts w:ascii="Times New Roman" w:hAnsi="Times New Roman" w:cs="Times New Roman"/>
        </w:rPr>
        <w:t xml:space="preserve"> by Sommerville et al. (2005) </w:t>
      </w:r>
      <w:ins w:id="297" w:author="Benton, Deon" w:date="2026-05-01T10:32:00Z" w16du:dateUtc="2026-05-01T15:32:00Z">
        <w:r w:rsidR="00D24343">
          <w:rPr>
            <w:rFonts w:ascii="Times New Roman" w:hAnsi="Times New Roman" w:cs="Times New Roman"/>
          </w:rPr>
          <w:t xml:space="preserve">showed </w:t>
        </w:r>
      </w:ins>
      <w:r w:rsidR="00E8248B">
        <w:rPr>
          <w:rFonts w:ascii="Times New Roman" w:hAnsi="Times New Roman" w:cs="Times New Roman"/>
        </w:rPr>
        <w:t>that</w:t>
      </w:r>
      <w:r w:rsidR="00EB2791">
        <w:rPr>
          <w:rFonts w:ascii="Times New Roman" w:hAnsi="Times New Roman" w:cs="Times New Roman"/>
        </w:rPr>
        <w:t xml:space="preserve"> infants in the sticky mittens condition looked longer during the first </w:t>
      </w:r>
      <w:r w:rsidR="00EA5AB9">
        <w:rPr>
          <w:rFonts w:ascii="Times New Roman" w:hAnsi="Times New Roman" w:cs="Times New Roman"/>
        </w:rPr>
        <w:t>trial of the</w:t>
      </w:r>
      <w:r w:rsidR="00EB2791">
        <w:rPr>
          <w:rFonts w:ascii="Times New Roman" w:hAnsi="Times New Roman" w:cs="Times New Roman"/>
        </w:rPr>
        <w:t xml:space="preserve"> habituation phase than infants in the non-sticky mittens condition</w:t>
      </w:r>
      <w:r w:rsidR="00510876" w:rsidRPr="009E7771">
        <w:rPr>
          <w:rFonts w:ascii="Times New Roman" w:hAnsi="Times New Roman" w:cs="Times New Roman"/>
        </w:rPr>
        <w:t>.</w:t>
      </w:r>
      <w:r w:rsidR="00352C0F">
        <w:rPr>
          <w:rFonts w:ascii="Times New Roman" w:hAnsi="Times New Roman" w:cs="Times New Roman"/>
        </w:rPr>
        <w:t xml:space="preserve"> </w:t>
      </w:r>
    </w:p>
    <w:p w14:paraId="6EABE911" w14:textId="3DAAD716" w:rsidR="00BA34AC" w:rsidRDefault="002E4060" w:rsidP="00BA34AC">
      <w:pPr>
        <w:spacing w:line="480" w:lineRule="auto"/>
        <w:ind w:firstLine="720"/>
        <w:contextualSpacing/>
        <w:rPr>
          <w:rFonts w:ascii="Times New Roman" w:hAnsi="Times New Roman" w:cs="Times New Roman"/>
        </w:rPr>
      </w:pPr>
      <w:ins w:id="298" w:author="Benton, Deon" w:date="2026-05-01T12:32:00Z" w16du:dateUtc="2026-05-01T17:32:00Z">
        <w:r>
          <w:rPr>
            <w:rFonts w:ascii="Times New Roman" w:hAnsi="Times New Roman" w:cs="Times New Roman"/>
          </w:rPr>
          <w:t xml:space="preserve">In addition to attending to the properties of the objects </w:t>
        </w:r>
      </w:ins>
      <w:ins w:id="299" w:author="Benton, Deon" w:date="2026-05-01T12:37:00Z" w16du:dateUtc="2026-05-01T17:37:00Z">
        <w:r w:rsidR="00BA34AC">
          <w:rPr>
            <w:rFonts w:ascii="Times New Roman" w:hAnsi="Times New Roman" w:cs="Times New Roman"/>
          </w:rPr>
          <w:t>during a sticky-mittens experience</w:t>
        </w:r>
      </w:ins>
      <w:ins w:id="300" w:author="Benton, Deon" w:date="2026-05-01T12:32:00Z" w16du:dateUtc="2026-05-01T17:32:00Z">
        <w:r>
          <w:rPr>
            <w:rFonts w:ascii="Times New Roman" w:hAnsi="Times New Roman" w:cs="Times New Roman"/>
          </w:rPr>
          <w:t xml:space="preserve">, </w:t>
        </w:r>
      </w:ins>
      <w:ins w:id="301" w:author="Benton, Deon" w:date="2026-05-01T12:37:00Z" w16du:dateUtc="2026-05-01T17:37:00Z">
        <w:r w:rsidR="00BA34AC">
          <w:rPr>
            <w:rFonts w:ascii="Times New Roman" w:hAnsi="Times New Roman" w:cs="Times New Roman"/>
          </w:rPr>
          <w:t xml:space="preserve">successful reaches may enable </w:t>
        </w:r>
      </w:ins>
      <w:ins w:id="302" w:author="Benton, Deon" w:date="2026-05-01T11:33:00Z" w16du:dateUtc="2026-05-01T16:33:00Z">
        <w:r w:rsidR="00492918">
          <w:rPr>
            <w:rFonts w:ascii="Times New Roman" w:hAnsi="Times New Roman" w:cs="Times New Roman"/>
          </w:rPr>
          <w:t xml:space="preserve">infants </w:t>
        </w:r>
      </w:ins>
      <w:ins w:id="303" w:author="Benton, Deon" w:date="2026-05-01T12:37:00Z" w16du:dateUtc="2026-05-01T17:37:00Z">
        <w:r w:rsidR="00BA34AC">
          <w:rPr>
            <w:rFonts w:ascii="Times New Roman" w:hAnsi="Times New Roman" w:cs="Times New Roman"/>
          </w:rPr>
          <w:t>incidentally to encode</w:t>
        </w:r>
      </w:ins>
      <w:ins w:id="304" w:author="Benton, Deon" w:date="2026-05-01T12:38:00Z" w16du:dateUtc="2026-05-01T17:38:00Z">
        <w:r w:rsidR="00BA34AC">
          <w:rPr>
            <w:rFonts w:ascii="Times New Roman" w:hAnsi="Times New Roman" w:cs="Times New Roman"/>
          </w:rPr>
          <w:t xml:space="preserve"> regularities in the those reaches. </w:t>
        </w:r>
      </w:ins>
      <w:r w:rsidR="00BA34AC" w:rsidRPr="00BE2E9B">
        <w:rPr>
          <w:rFonts w:ascii="Times New Roman" w:hAnsi="Times New Roman" w:cs="Times New Roman"/>
        </w:rPr>
        <w:t>A critical regularity</w:t>
      </w:r>
      <w:r w:rsidR="000B20EE">
        <w:rPr>
          <w:rFonts w:ascii="Times New Roman" w:hAnsi="Times New Roman" w:cs="Times New Roman"/>
        </w:rPr>
        <w:t xml:space="preserve"> </w:t>
      </w:r>
      <w:ins w:id="305" w:author="Benton, Deon" w:date="2026-05-01T12:38:00Z" w16du:dateUtc="2026-05-01T17:38:00Z">
        <w:r w:rsidR="00BA34AC">
          <w:rPr>
            <w:rFonts w:ascii="Times New Roman" w:hAnsi="Times New Roman" w:cs="Times New Roman"/>
          </w:rPr>
          <w:t>may</w:t>
        </w:r>
      </w:ins>
      <w:ins w:id="306" w:author="Benton, Deon" w:date="2026-05-01T12:39:00Z" w16du:dateUtc="2026-05-01T17:39:00Z">
        <w:r w:rsidR="000B20EE">
          <w:rPr>
            <w:rFonts w:ascii="Times New Roman" w:hAnsi="Times New Roman" w:cs="Times New Roman"/>
          </w:rPr>
          <w:t xml:space="preserve"> be the geometry (i.e.,</w:t>
        </w:r>
      </w:ins>
      <w:r w:rsidR="00BA34AC" w:rsidRPr="00BE2E9B">
        <w:rPr>
          <w:rFonts w:ascii="Times New Roman" w:hAnsi="Times New Roman" w:cs="Times New Roman"/>
        </w:rPr>
        <w:t xml:space="preserve"> configuration</w:t>
      </w:r>
      <w:ins w:id="307" w:author="Benton, Deon" w:date="2026-05-01T12:39:00Z" w16du:dateUtc="2026-05-01T17:39:00Z">
        <w:r w:rsidR="000B20EE">
          <w:rPr>
            <w:rFonts w:ascii="Times New Roman" w:hAnsi="Times New Roman" w:cs="Times New Roman"/>
          </w:rPr>
          <w:t xml:space="preserve">) </w:t>
        </w:r>
      </w:ins>
      <w:ins w:id="308" w:author="Benton, Deon" w:date="2026-05-01T13:00:00Z" w16du:dateUtc="2026-05-01T18:00:00Z">
        <w:r w:rsidR="00C92A5E">
          <w:rPr>
            <w:rFonts w:ascii="Times New Roman" w:hAnsi="Times New Roman" w:cs="Times New Roman"/>
          </w:rPr>
          <w:t xml:space="preserve">of their arms </w:t>
        </w:r>
      </w:ins>
      <w:ins w:id="309" w:author="Benton, Deon" w:date="2026-05-01T12:39:00Z" w16du:dateUtc="2026-05-01T17:39:00Z">
        <w:r w:rsidR="000B20EE">
          <w:rPr>
            <w:rFonts w:ascii="Times New Roman" w:hAnsi="Times New Roman" w:cs="Times New Roman"/>
          </w:rPr>
          <w:t>and trajectory</w:t>
        </w:r>
      </w:ins>
      <w:ins w:id="310" w:author="Benton, Deon" w:date="2026-05-01T12:59:00Z" w16du:dateUtc="2026-05-01T17:59:00Z">
        <w:r w:rsidR="00C92A5E">
          <w:rPr>
            <w:rFonts w:ascii="Times New Roman" w:hAnsi="Times New Roman" w:cs="Times New Roman"/>
          </w:rPr>
          <w:t xml:space="preserve"> (i.e., </w:t>
        </w:r>
      </w:ins>
      <w:ins w:id="311" w:author="Benton, Deon" w:date="2026-05-01T13:00:00Z" w16du:dateUtc="2026-05-01T18:00:00Z">
        <w:r w:rsidR="00C92A5E">
          <w:rPr>
            <w:rFonts w:ascii="Times New Roman" w:hAnsi="Times New Roman" w:cs="Times New Roman"/>
          </w:rPr>
          <w:t>the directness</w:t>
        </w:r>
      </w:ins>
      <w:ins w:id="312" w:author="Benton, Deon" w:date="2026-05-01T12:59:00Z" w16du:dateUtc="2026-05-01T17:59:00Z">
        <w:r w:rsidR="00C92A5E">
          <w:rPr>
            <w:rFonts w:ascii="Times New Roman" w:hAnsi="Times New Roman" w:cs="Times New Roman"/>
          </w:rPr>
          <w:t>)</w:t>
        </w:r>
      </w:ins>
      <w:ins w:id="313" w:author="Benton, Deon" w:date="2026-05-01T12:39:00Z" w16du:dateUtc="2026-05-01T17:39:00Z">
        <w:r w:rsidR="000B20EE">
          <w:rPr>
            <w:rFonts w:ascii="Times New Roman" w:hAnsi="Times New Roman" w:cs="Times New Roman"/>
          </w:rPr>
          <w:t xml:space="preserve"> </w:t>
        </w:r>
      </w:ins>
      <w:r w:rsidR="00BA34AC" w:rsidRPr="00BE2E9B">
        <w:rPr>
          <w:rFonts w:ascii="Times New Roman" w:hAnsi="Times New Roman" w:cs="Times New Roman"/>
        </w:rPr>
        <w:t xml:space="preserve">of their </w:t>
      </w:r>
      <w:ins w:id="314" w:author="Benton, Deon" w:date="2026-05-01T13:00:00Z" w16du:dateUtc="2026-05-01T18:00:00Z">
        <w:r w:rsidR="00C92A5E">
          <w:rPr>
            <w:rFonts w:ascii="Times New Roman" w:hAnsi="Times New Roman" w:cs="Times New Roman"/>
          </w:rPr>
          <w:t>reache</w:t>
        </w:r>
        <w:r w:rsidR="00C92A5E" w:rsidRPr="00BE2E9B">
          <w:rPr>
            <w:rFonts w:ascii="Times New Roman" w:hAnsi="Times New Roman" w:cs="Times New Roman"/>
          </w:rPr>
          <w:t xml:space="preserve">s </w:t>
        </w:r>
      </w:ins>
      <w:r w:rsidR="00BA34AC" w:rsidRPr="00BE2E9B">
        <w:rPr>
          <w:rFonts w:ascii="Times New Roman" w:hAnsi="Times New Roman" w:cs="Times New Roman"/>
        </w:rPr>
        <w:t xml:space="preserve">during </w:t>
      </w:r>
      <w:ins w:id="315" w:author="Benton, Deon" w:date="2026-05-01T12:39:00Z" w16du:dateUtc="2026-05-01T17:39:00Z">
        <w:r w:rsidR="000B20EE">
          <w:rPr>
            <w:rFonts w:ascii="Times New Roman" w:hAnsi="Times New Roman" w:cs="Times New Roman"/>
          </w:rPr>
          <w:t>these episodes</w:t>
        </w:r>
      </w:ins>
      <w:r w:rsidR="00BA34AC" w:rsidRPr="00BE2E9B">
        <w:rPr>
          <w:rFonts w:ascii="Times New Roman" w:hAnsi="Times New Roman" w:cs="Times New Roman"/>
        </w:rPr>
        <w:t xml:space="preserve">. </w:t>
      </w:r>
      <w:ins w:id="316" w:author="Benton, Deon" w:date="2026-05-01T12:45:00Z" w16du:dateUtc="2026-05-01T17:45:00Z">
        <w:r w:rsidR="002A5F73">
          <w:rPr>
            <w:rFonts w:ascii="Times New Roman" w:hAnsi="Times New Roman" w:cs="Times New Roman"/>
          </w:rPr>
          <w:t xml:space="preserve">Infants may </w:t>
        </w:r>
      </w:ins>
      <w:del w:id="317" w:author="Benton, Deon" w:date="2026-05-01T13:05:00Z" w16du:dateUtc="2026-05-01T18:05:00Z">
        <w:r w:rsidR="00BA34AC" w:rsidRPr="00BE2E9B" w:rsidDel="008A2E25">
          <w:rPr>
            <w:rFonts w:ascii="Times New Roman" w:hAnsi="Times New Roman" w:cs="Times New Roman"/>
          </w:rPr>
          <w:delText xml:space="preserve"> </w:delText>
        </w:r>
      </w:del>
      <w:ins w:id="318" w:author="Benton, Deon" w:date="2026-05-01T12:41:00Z" w16du:dateUtc="2026-05-01T17:41:00Z">
        <w:r w:rsidR="001664C2">
          <w:rPr>
            <w:rFonts w:ascii="Times New Roman" w:hAnsi="Times New Roman" w:cs="Times New Roman"/>
          </w:rPr>
          <w:t xml:space="preserve">notice that each time they </w:t>
        </w:r>
      </w:ins>
      <w:ins w:id="319" w:author="Benton, Deon" w:date="2026-05-01T12:42:00Z" w16du:dateUtc="2026-05-01T17:42:00Z">
        <w:r w:rsidR="001664C2">
          <w:rPr>
            <w:rFonts w:ascii="Times New Roman" w:hAnsi="Times New Roman" w:cs="Times New Roman"/>
          </w:rPr>
          <w:t>contact and attempt to retrieve an object, their arms are extended</w:t>
        </w:r>
      </w:ins>
      <w:ins w:id="320" w:author="Benton, Deon" w:date="2026-05-01T12:46:00Z" w16du:dateUtc="2026-05-01T17:46:00Z">
        <w:r w:rsidR="00C41ED8">
          <w:rPr>
            <w:rFonts w:ascii="Times New Roman" w:hAnsi="Times New Roman" w:cs="Times New Roman"/>
          </w:rPr>
          <w:t xml:space="preserve"> </w:t>
        </w:r>
      </w:ins>
      <w:ins w:id="321" w:author="Benton, Deon" w:date="2026-05-01T12:49:00Z" w16du:dateUtc="2026-05-01T17:49:00Z">
        <w:r w:rsidR="001B02CA">
          <w:rPr>
            <w:rFonts w:ascii="Times New Roman" w:hAnsi="Times New Roman" w:cs="Times New Roman"/>
          </w:rPr>
          <w:t xml:space="preserve">forward from </w:t>
        </w:r>
        <w:r w:rsidR="001B02CA">
          <w:rPr>
            <w:rFonts w:ascii="Times New Roman" w:hAnsi="Times New Roman" w:cs="Times New Roman"/>
          </w:rPr>
          <w:lastRenderedPageBreak/>
          <w:t>the body</w:t>
        </w:r>
      </w:ins>
      <w:ins w:id="322" w:author="Benton, Deon" w:date="2026-05-01T12:50:00Z" w16du:dateUtc="2026-05-01T17:50:00Z">
        <w:r w:rsidR="008E07C3">
          <w:rPr>
            <w:rFonts w:ascii="Times New Roman" w:hAnsi="Times New Roman" w:cs="Times New Roman"/>
          </w:rPr>
          <w:t xml:space="preserve"> in a relatively straight configuration</w:t>
        </w:r>
      </w:ins>
      <w:ins w:id="323" w:author="Benton, Deon" w:date="2026-05-01T12:49:00Z" w16du:dateUtc="2026-05-01T17:49:00Z">
        <w:r w:rsidR="001B02CA">
          <w:rPr>
            <w:rFonts w:ascii="Times New Roman" w:hAnsi="Times New Roman" w:cs="Times New Roman"/>
          </w:rPr>
          <w:t xml:space="preserve"> and follow</w:t>
        </w:r>
      </w:ins>
      <w:ins w:id="324" w:author="Benton, Deon" w:date="2026-05-01T12:46:00Z" w16du:dateUtc="2026-05-01T17:46:00Z">
        <w:r w:rsidR="00C41ED8">
          <w:rPr>
            <w:rFonts w:ascii="Times New Roman" w:hAnsi="Times New Roman" w:cs="Times New Roman"/>
          </w:rPr>
          <w:t xml:space="preserve"> </w:t>
        </w:r>
      </w:ins>
      <w:ins w:id="325" w:author="Benton, Deon" w:date="2026-05-01T12:49:00Z" w16du:dateUtc="2026-05-01T17:49:00Z">
        <w:r w:rsidR="001B02CA">
          <w:rPr>
            <w:rFonts w:ascii="Times New Roman" w:hAnsi="Times New Roman" w:cs="Times New Roman"/>
          </w:rPr>
          <w:t xml:space="preserve">a </w:t>
        </w:r>
      </w:ins>
      <w:ins w:id="326" w:author="Benton, Deon" w:date="2026-05-01T12:50:00Z" w16du:dateUtc="2026-05-01T17:50:00Z">
        <w:r w:rsidR="008E07C3">
          <w:rPr>
            <w:rFonts w:ascii="Times New Roman" w:hAnsi="Times New Roman" w:cs="Times New Roman"/>
          </w:rPr>
          <w:t>mostly</w:t>
        </w:r>
        <w:r w:rsidR="008E07C3" w:rsidRPr="00BE2E9B">
          <w:rPr>
            <w:rFonts w:ascii="Times New Roman" w:hAnsi="Times New Roman" w:cs="Times New Roman"/>
          </w:rPr>
          <w:t xml:space="preserve"> </w:t>
        </w:r>
      </w:ins>
      <w:r w:rsidR="00BA34AC">
        <w:rPr>
          <w:rFonts w:ascii="Times New Roman" w:hAnsi="Times New Roman" w:cs="Times New Roman"/>
        </w:rPr>
        <w:t>direct</w:t>
      </w:r>
      <w:ins w:id="327" w:author="Benton, Deon" w:date="2026-05-01T12:49:00Z" w16du:dateUtc="2026-05-01T17:49:00Z">
        <w:r w:rsidR="001B02CA">
          <w:rPr>
            <w:rFonts w:ascii="Times New Roman" w:hAnsi="Times New Roman" w:cs="Times New Roman"/>
          </w:rPr>
          <w:t xml:space="preserve"> path</w:t>
        </w:r>
      </w:ins>
      <w:r w:rsidR="00BA34AC">
        <w:rPr>
          <w:rFonts w:ascii="Times New Roman" w:hAnsi="Times New Roman" w:cs="Times New Roman"/>
        </w:rPr>
        <w:t xml:space="preserve">. </w:t>
      </w:r>
      <w:ins w:id="328" w:author="Benton, Deon" w:date="2026-05-01T12:50:00Z" w16du:dateUtc="2026-05-01T17:50:00Z">
        <w:r w:rsidR="008E07C3">
          <w:rPr>
            <w:rFonts w:ascii="Times New Roman" w:hAnsi="Times New Roman" w:cs="Times New Roman"/>
          </w:rPr>
          <w:t>An illustr</w:t>
        </w:r>
      </w:ins>
      <w:ins w:id="329" w:author="Benton, Deon" w:date="2026-05-01T12:51:00Z" w16du:dateUtc="2026-05-01T17:51:00Z">
        <w:r w:rsidR="008E07C3">
          <w:rPr>
            <w:rFonts w:ascii="Times New Roman" w:hAnsi="Times New Roman" w:cs="Times New Roman"/>
          </w:rPr>
          <w:t xml:space="preserve">ative example of this </w:t>
        </w:r>
      </w:ins>
      <w:ins w:id="330" w:author="Benton, Deon" w:date="2026-05-01T12:53:00Z" w16du:dateUtc="2026-05-01T17:53:00Z">
        <w:r w:rsidR="00686D71">
          <w:rPr>
            <w:rFonts w:ascii="Times New Roman" w:hAnsi="Times New Roman" w:cs="Times New Roman"/>
          </w:rPr>
          <w:t>is</w:t>
        </w:r>
      </w:ins>
      <w:ins w:id="331" w:author="Benton, Deon" w:date="2026-05-01T12:51:00Z" w16du:dateUtc="2026-05-01T17:51:00Z">
        <w:r w:rsidR="008E07C3">
          <w:rPr>
            <w:rFonts w:ascii="Times New Roman" w:hAnsi="Times New Roman" w:cs="Times New Roman"/>
          </w:rPr>
          <w:t xml:space="preserve"> an </w:t>
        </w:r>
        <w:r w:rsidR="008E07C3" w:rsidRPr="00D47D06">
          <w:rPr>
            <w:rFonts w:ascii="Times New Roman" w:hAnsi="Times New Roman" w:cs="Times New Roman"/>
          </w:rPr>
          <w:t xml:space="preserve">infant excitedly slapping </w:t>
        </w:r>
      </w:ins>
      <w:ins w:id="332" w:author="Benton, Deon" w:date="2026-05-01T12:54:00Z" w16du:dateUtc="2026-05-01T17:54:00Z">
        <w:r w:rsidR="00686D71">
          <w:rPr>
            <w:rFonts w:ascii="Times New Roman" w:hAnsi="Times New Roman" w:cs="Times New Roman"/>
          </w:rPr>
          <w:t xml:space="preserve">a </w:t>
        </w:r>
      </w:ins>
      <w:ins w:id="333" w:author="Benton, Deon" w:date="2026-05-01T12:55:00Z" w16du:dateUtc="2026-05-01T17:55:00Z">
        <w:r w:rsidR="0039487E">
          <w:rPr>
            <w:rFonts w:ascii="Times New Roman" w:hAnsi="Times New Roman" w:cs="Times New Roman"/>
          </w:rPr>
          <w:t>highchair</w:t>
        </w:r>
      </w:ins>
      <w:ins w:id="334" w:author="Benton, Deon" w:date="2026-05-01T12:54:00Z" w16du:dateUtc="2026-05-01T17:54:00Z">
        <w:r w:rsidR="0039487E">
          <w:rPr>
            <w:rFonts w:ascii="Times New Roman" w:hAnsi="Times New Roman" w:cs="Times New Roman"/>
          </w:rPr>
          <w:t xml:space="preserve"> in anticipation of a snack</w:t>
        </w:r>
      </w:ins>
      <w:ins w:id="335" w:author="Benton, Deon" w:date="2026-05-01T13:06:00Z" w16du:dateUtc="2026-05-01T18:06:00Z">
        <w:r w:rsidR="008A2E25">
          <w:rPr>
            <w:rFonts w:ascii="Times New Roman" w:hAnsi="Times New Roman" w:cs="Times New Roman"/>
          </w:rPr>
          <w:t>. In such moments, the</w:t>
        </w:r>
      </w:ins>
      <w:ins w:id="336" w:author="Benton, Deon" w:date="2026-05-01T12:57:00Z" w16du:dateUtc="2026-05-01T17:57:00Z">
        <w:r w:rsidR="000A7280">
          <w:rPr>
            <w:rFonts w:ascii="Times New Roman" w:hAnsi="Times New Roman" w:cs="Times New Roman"/>
          </w:rPr>
          <w:t xml:space="preserve"> arms are relatively st</w:t>
        </w:r>
      </w:ins>
      <w:ins w:id="337" w:author="Benton, Deon" w:date="2026-05-01T12:58:00Z" w16du:dateUtc="2026-05-01T17:58:00Z">
        <w:r w:rsidR="000A7280">
          <w:rPr>
            <w:rFonts w:ascii="Times New Roman" w:hAnsi="Times New Roman" w:cs="Times New Roman"/>
          </w:rPr>
          <w:t>raight</w:t>
        </w:r>
      </w:ins>
      <w:ins w:id="338" w:author="Benton, Deon" w:date="2026-05-01T13:06:00Z" w16du:dateUtc="2026-05-01T18:06:00Z">
        <w:r w:rsidR="008A2E25">
          <w:rPr>
            <w:rFonts w:ascii="Times New Roman" w:hAnsi="Times New Roman" w:cs="Times New Roman"/>
          </w:rPr>
          <w:t xml:space="preserve">, </w:t>
        </w:r>
      </w:ins>
      <w:ins w:id="339" w:author="Benton, Deon" w:date="2026-05-01T13:07:00Z" w16du:dateUtc="2026-05-01T18:07:00Z">
        <w:r w:rsidR="00BC4D60">
          <w:rPr>
            <w:rFonts w:ascii="Times New Roman" w:hAnsi="Times New Roman" w:cs="Times New Roman"/>
          </w:rPr>
          <w:t>extend forward to form a near right angle with the torso</w:t>
        </w:r>
        <w:r w:rsidR="008A2E25">
          <w:rPr>
            <w:rFonts w:ascii="Times New Roman" w:hAnsi="Times New Roman" w:cs="Times New Roman"/>
          </w:rPr>
          <w:t>,</w:t>
        </w:r>
      </w:ins>
      <w:ins w:id="340" w:author="Benton, Deon" w:date="2026-05-01T12:58:00Z" w16du:dateUtc="2026-05-01T17:58:00Z">
        <w:r w:rsidR="000A7280">
          <w:rPr>
            <w:rFonts w:ascii="Times New Roman" w:hAnsi="Times New Roman" w:cs="Times New Roman"/>
          </w:rPr>
          <w:t xml:space="preserve"> and move in a rhythmic, up-and-down pattern along a largely linear path. </w:t>
        </w:r>
      </w:ins>
      <w:r w:rsidR="00BA34AC">
        <w:rPr>
          <w:rFonts w:ascii="Times New Roman" w:hAnsi="Times New Roman" w:cs="Times New Roman"/>
        </w:rPr>
        <w:t>Crucially, e</w:t>
      </w:r>
      <w:r w:rsidR="00BA34AC" w:rsidRPr="00D47D06">
        <w:rPr>
          <w:rFonts w:ascii="Times New Roman" w:hAnsi="Times New Roman" w:cs="Times New Roman"/>
        </w:rPr>
        <w:t xml:space="preserve">ven if </w:t>
      </w:r>
      <w:r w:rsidR="00BA34AC">
        <w:rPr>
          <w:rFonts w:ascii="Times New Roman" w:hAnsi="Times New Roman" w:cs="Times New Roman"/>
        </w:rPr>
        <w:t xml:space="preserve">the geometry of </w:t>
      </w:r>
      <w:ins w:id="341" w:author="Benton, Deon" w:date="2026-05-01T13:01:00Z" w16du:dateUtc="2026-05-01T18:01:00Z">
        <w:r w:rsidR="0081612A">
          <w:rPr>
            <w:rFonts w:ascii="Times New Roman" w:hAnsi="Times New Roman" w:cs="Times New Roman"/>
          </w:rPr>
          <w:t>the</w:t>
        </w:r>
      </w:ins>
      <w:r w:rsidR="00BA34AC">
        <w:rPr>
          <w:rFonts w:ascii="Times New Roman" w:hAnsi="Times New Roman" w:cs="Times New Roman"/>
        </w:rPr>
        <w:t xml:space="preserve"> </w:t>
      </w:r>
      <w:ins w:id="342" w:author="Benton, Deon" w:date="2026-05-01T12:58:00Z" w16du:dateUtc="2026-05-01T17:58:00Z">
        <w:r w:rsidR="000A7280">
          <w:rPr>
            <w:rFonts w:ascii="Times New Roman" w:hAnsi="Times New Roman" w:cs="Times New Roman"/>
          </w:rPr>
          <w:t>arms</w:t>
        </w:r>
        <w:r w:rsidR="00C92A5E">
          <w:rPr>
            <w:rFonts w:ascii="Times New Roman" w:hAnsi="Times New Roman" w:cs="Times New Roman"/>
          </w:rPr>
          <w:t xml:space="preserve"> </w:t>
        </w:r>
      </w:ins>
      <w:r w:rsidR="00BA34AC">
        <w:rPr>
          <w:rFonts w:ascii="Times New Roman" w:hAnsi="Times New Roman" w:cs="Times New Roman"/>
        </w:rPr>
        <w:t>do</w:t>
      </w:r>
      <w:ins w:id="343" w:author="Benton, Deon" w:date="2026-05-01T13:08:00Z" w16du:dateUtc="2026-05-01T18:08:00Z">
        <w:r w:rsidR="00361582">
          <w:rPr>
            <w:rFonts w:ascii="Times New Roman" w:hAnsi="Times New Roman" w:cs="Times New Roman"/>
          </w:rPr>
          <w:t>es</w:t>
        </w:r>
      </w:ins>
      <w:r w:rsidR="00BA34AC">
        <w:rPr>
          <w:rFonts w:ascii="Times New Roman" w:hAnsi="Times New Roman" w:cs="Times New Roman"/>
        </w:rPr>
        <w:t xml:space="preserve"> not perfectly reflect a 180-degree angle</w:t>
      </w:r>
      <w:ins w:id="344" w:author="Benton, Deon" w:date="2026-05-01T13:01:00Z" w16du:dateUtc="2026-05-01T18:01:00Z">
        <w:r w:rsidR="0081612A">
          <w:rPr>
            <w:rFonts w:ascii="Times New Roman" w:hAnsi="Times New Roman" w:cs="Times New Roman"/>
          </w:rPr>
          <w:t xml:space="preserve"> or the trajectory of </w:t>
        </w:r>
      </w:ins>
      <w:ins w:id="345" w:author="Benton, Deon" w:date="2026-05-01T13:08:00Z" w16du:dateUtc="2026-05-01T18:08:00Z">
        <w:r w:rsidR="00361582">
          <w:rPr>
            <w:rFonts w:ascii="Times New Roman" w:hAnsi="Times New Roman" w:cs="Times New Roman"/>
          </w:rPr>
          <w:t>a reach is not perfectly linear</w:t>
        </w:r>
      </w:ins>
      <w:ins w:id="346" w:author="Benton, Deon" w:date="2026-05-01T13:09:00Z" w16du:dateUtc="2026-05-01T18:09:00Z">
        <w:r w:rsidR="00361582">
          <w:rPr>
            <w:rFonts w:ascii="Times New Roman" w:hAnsi="Times New Roman" w:cs="Times New Roman"/>
          </w:rPr>
          <w:t>,</w:t>
        </w:r>
      </w:ins>
      <w:ins w:id="347" w:author="Benton, Deon" w:date="2026-05-01T13:02:00Z" w16du:dateUtc="2026-05-01T18:02:00Z">
        <w:r w:rsidR="0081612A">
          <w:rPr>
            <w:rFonts w:ascii="Times New Roman" w:hAnsi="Times New Roman" w:cs="Times New Roman"/>
          </w:rPr>
          <w:t xml:space="preserve"> </w:t>
        </w:r>
      </w:ins>
      <w:ins w:id="348" w:author="Benton, Deon" w:date="2026-05-01T13:09:00Z" w16du:dateUtc="2026-05-01T18:09:00Z">
        <w:r w:rsidR="00300630">
          <w:rPr>
            <w:rFonts w:ascii="Times New Roman" w:hAnsi="Times New Roman" w:cs="Times New Roman"/>
          </w:rPr>
          <w:t>these movements may nonetheless</w:t>
        </w:r>
      </w:ins>
      <w:r w:rsidR="00BA34AC" w:rsidRPr="00D47D06">
        <w:rPr>
          <w:rFonts w:ascii="Times New Roman" w:hAnsi="Times New Roman" w:cs="Times New Roman"/>
        </w:rPr>
        <w:t xml:space="preserve"> approximate </w:t>
      </w:r>
      <w:r w:rsidR="00BA34AC">
        <w:rPr>
          <w:rFonts w:ascii="Times New Roman" w:hAnsi="Times New Roman" w:cs="Times New Roman"/>
        </w:rPr>
        <w:t>(</w:t>
      </w:r>
      <w:r w:rsidR="00BA34AC" w:rsidRPr="00D47D06">
        <w:rPr>
          <w:rFonts w:ascii="Times New Roman" w:hAnsi="Times New Roman" w:cs="Times New Roman"/>
        </w:rPr>
        <w:t>and be perceived as</w:t>
      </w:r>
      <w:r w:rsidR="00BA34AC">
        <w:rPr>
          <w:rFonts w:ascii="Times New Roman" w:hAnsi="Times New Roman" w:cs="Times New Roman"/>
        </w:rPr>
        <w:t>)</w:t>
      </w:r>
      <w:r w:rsidR="00BA34AC" w:rsidRPr="00D47D06">
        <w:rPr>
          <w:rFonts w:ascii="Times New Roman" w:hAnsi="Times New Roman" w:cs="Times New Roman"/>
        </w:rPr>
        <w:t xml:space="preserve"> linear trajectories.</w:t>
      </w:r>
      <w:r w:rsidR="00BA34AC">
        <w:rPr>
          <w:rFonts w:ascii="Times New Roman" w:hAnsi="Times New Roman" w:cs="Times New Roman"/>
        </w:rPr>
        <w:t xml:space="preserve"> Coupled with the fact that it is unlikely that </w:t>
      </w:r>
      <w:r w:rsidR="00BA34AC" w:rsidRPr="00D47D06">
        <w:rPr>
          <w:rFonts w:ascii="Times New Roman" w:hAnsi="Times New Roman" w:cs="Times New Roman"/>
        </w:rPr>
        <w:t>infants</w:t>
      </w:r>
      <w:r w:rsidR="00BA34AC">
        <w:rPr>
          <w:rFonts w:ascii="Times New Roman" w:hAnsi="Times New Roman" w:cs="Times New Roman"/>
        </w:rPr>
        <w:t xml:space="preserve"> spontaneously produce arced reaches (as one might when reaching over obstacles), such </w:t>
      </w:r>
      <w:r w:rsidR="00BA34AC" w:rsidRPr="00D47D06">
        <w:rPr>
          <w:rFonts w:ascii="Times New Roman" w:hAnsi="Times New Roman" w:cs="Times New Roman"/>
        </w:rPr>
        <w:t xml:space="preserve">action experience may </w:t>
      </w:r>
      <w:r w:rsidR="00BA34AC">
        <w:rPr>
          <w:rFonts w:ascii="Times New Roman" w:hAnsi="Times New Roman" w:cs="Times New Roman"/>
        </w:rPr>
        <w:t xml:space="preserve">lead to more robust encoding of direct, nearly linear paths than of more circuitous, arced ones. </w:t>
      </w:r>
      <w:r w:rsidR="00BA34AC" w:rsidRPr="00842C58">
        <w:rPr>
          <w:rFonts w:ascii="Times New Roman" w:hAnsi="Times New Roman" w:cs="Times New Roman"/>
        </w:rPr>
        <w:t>A corollary of this is that, over repeated experience, such regularities could render straight (or nearly straight) paths more familiar than curved ones.</w:t>
      </w:r>
      <w:r w:rsidR="00BA34AC">
        <w:rPr>
          <w:rFonts w:ascii="Times New Roman" w:hAnsi="Times New Roman" w:cs="Times New Roman"/>
        </w:rPr>
        <w:t xml:space="preserve">  </w:t>
      </w:r>
    </w:p>
    <w:p w14:paraId="3F43DA49" w14:textId="76E61061" w:rsidR="00B3601A" w:rsidRDefault="003E1F01"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This </w:t>
      </w:r>
      <w:ins w:id="349" w:author="Benton, Deon" w:date="2026-05-01T13:10:00Z" w16du:dateUtc="2026-05-01T18:10:00Z">
        <w:r w:rsidR="00300630">
          <w:rPr>
            <w:rFonts w:ascii="Times New Roman" w:hAnsi="Times New Roman" w:cs="Times New Roman"/>
          </w:rPr>
          <w:t xml:space="preserve">view </w:t>
        </w:r>
      </w:ins>
      <w:r>
        <w:rPr>
          <w:rFonts w:ascii="Times New Roman" w:hAnsi="Times New Roman" w:cs="Times New Roman"/>
        </w:rPr>
        <w:t>has important implications for</w:t>
      </w:r>
      <w:r w:rsidR="00DC3BD9">
        <w:rPr>
          <w:rFonts w:ascii="Times New Roman" w:hAnsi="Times New Roman" w:cs="Times New Roman"/>
        </w:rPr>
        <w:t xml:space="preserve"> infants’ looking behaviors in studies like that by</w:t>
      </w:r>
      <w:r w:rsidR="006873F6">
        <w:rPr>
          <w:rFonts w:ascii="Times New Roman" w:hAnsi="Times New Roman" w:cs="Times New Roman"/>
        </w:rPr>
        <w:t xml:space="preserve"> Skerry et al. (2013)</w:t>
      </w:r>
      <w:r>
        <w:rPr>
          <w:rFonts w:ascii="Times New Roman" w:hAnsi="Times New Roman" w:cs="Times New Roman"/>
        </w:rPr>
        <w:t xml:space="preserve">. </w:t>
      </w:r>
      <w:ins w:id="350" w:author="Benton, Deon" w:date="2026-05-01T13:10:00Z" w16du:dateUtc="2026-05-01T18:10:00Z">
        <w:r w:rsidR="00300630">
          <w:rPr>
            <w:rFonts w:ascii="Times New Roman" w:hAnsi="Times New Roman" w:cs="Times New Roman"/>
          </w:rPr>
          <w:t>If</w:t>
        </w:r>
      </w:ins>
      <w:ins w:id="351" w:author="Benton, Deon" w:date="2026-05-01T13:11:00Z" w16du:dateUtc="2026-05-01T18:11:00Z">
        <w:r w:rsidR="000F1D20">
          <w:rPr>
            <w:rFonts w:ascii="Times New Roman" w:hAnsi="Times New Roman" w:cs="Times New Roman"/>
          </w:rPr>
          <w:t xml:space="preserve"> sticky-mittens experience cause</w:t>
        </w:r>
      </w:ins>
      <w:r w:rsidR="006873F6">
        <w:rPr>
          <w:rFonts w:ascii="Times New Roman" w:hAnsi="Times New Roman" w:cs="Times New Roman"/>
        </w:rPr>
        <w:t xml:space="preserve"> </w:t>
      </w:r>
      <w:r w:rsidR="004D271B">
        <w:rPr>
          <w:rFonts w:ascii="Times New Roman" w:hAnsi="Times New Roman" w:cs="Times New Roman"/>
        </w:rPr>
        <w:t>infants</w:t>
      </w:r>
      <w:r w:rsidR="00DC3BD9">
        <w:rPr>
          <w:rFonts w:ascii="Times New Roman" w:hAnsi="Times New Roman" w:cs="Times New Roman"/>
        </w:rPr>
        <w:t xml:space="preserve">—who </w:t>
      </w:r>
      <w:r>
        <w:rPr>
          <w:rFonts w:ascii="Times New Roman" w:hAnsi="Times New Roman" w:cs="Times New Roman"/>
        </w:rPr>
        <w:t>are known to</w:t>
      </w:r>
      <w:r w:rsidR="00DC3BD9">
        <w:rPr>
          <w:rFonts w:ascii="Times New Roman" w:hAnsi="Times New Roman" w:cs="Times New Roman"/>
        </w:rPr>
        <w:t xml:space="preserve"> look longer at novel than at familiar stimuli following habituation (e.g., </w:t>
      </w:r>
      <w:r>
        <w:rPr>
          <w:rFonts w:ascii="Times New Roman" w:hAnsi="Times New Roman" w:cs="Times New Roman"/>
        </w:rPr>
        <w:t xml:space="preserve">Cohen, 1973; </w:t>
      </w:r>
      <w:r w:rsidR="00DC3BD9">
        <w:rPr>
          <w:rFonts w:ascii="Times New Roman" w:hAnsi="Times New Roman" w:cs="Times New Roman"/>
        </w:rPr>
        <w:t>Sokolov, 1963)—</w:t>
      </w:r>
      <w:ins w:id="352" w:author="Benton, Deon" w:date="2026-05-01T13:11:00Z" w16du:dateUtc="2026-05-01T18:11:00Z">
        <w:r w:rsidR="00300630">
          <w:rPr>
            <w:rFonts w:ascii="Times New Roman" w:hAnsi="Times New Roman" w:cs="Times New Roman"/>
          </w:rPr>
          <w:t>to represent straight motions as more familiar than curved ones</w:t>
        </w:r>
        <w:r w:rsidR="000F1D20">
          <w:rPr>
            <w:rFonts w:ascii="Times New Roman" w:hAnsi="Times New Roman" w:cs="Times New Roman"/>
          </w:rPr>
          <w:t xml:space="preserve">, </w:t>
        </w:r>
      </w:ins>
      <w:r w:rsidR="004D271B">
        <w:rPr>
          <w:rFonts w:ascii="Times New Roman" w:hAnsi="Times New Roman" w:cs="Times New Roman"/>
        </w:rPr>
        <w:t xml:space="preserve">then </w:t>
      </w:r>
      <w:r w:rsidR="0068428D">
        <w:rPr>
          <w:rFonts w:ascii="Times New Roman" w:hAnsi="Times New Roman" w:cs="Times New Roman"/>
        </w:rPr>
        <w:t>they should look</w:t>
      </w:r>
      <w:r w:rsidR="006873F6">
        <w:rPr>
          <w:rFonts w:ascii="Times New Roman" w:hAnsi="Times New Roman" w:cs="Times New Roman"/>
        </w:rPr>
        <w:t xml:space="preserve"> longer at</w:t>
      </w:r>
      <w:r w:rsidR="004D271B">
        <w:rPr>
          <w:rFonts w:ascii="Times New Roman" w:hAnsi="Times New Roman" w:cs="Times New Roman"/>
        </w:rPr>
        <w:t xml:space="preserve"> </w:t>
      </w:r>
      <w:r w:rsidR="00DC3BD9">
        <w:rPr>
          <w:rFonts w:ascii="Times New Roman" w:hAnsi="Times New Roman" w:cs="Times New Roman"/>
        </w:rPr>
        <w:t>novel</w:t>
      </w:r>
      <w:r w:rsidR="006B5510">
        <w:rPr>
          <w:rFonts w:ascii="Times New Roman" w:hAnsi="Times New Roman" w:cs="Times New Roman"/>
        </w:rPr>
        <w:t>,</w:t>
      </w:r>
      <w:r w:rsidR="004D271B">
        <w:rPr>
          <w:rFonts w:ascii="Times New Roman" w:hAnsi="Times New Roman" w:cs="Times New Roman"/>
        </w:rPr>
        <w:t xml:space="preserve"> inefficient test events</w:t>
      </w:r>
      <w:r w:rsidR="006B5510">
        <w:rPr>
          <w:rFonts w:ascii="Times New Roman" w:hAnsi="Times New Roman" w:cs="Times New Roman"/>
        </w:rPr>
        <w:t xml:space="preserve"> depicting arced motion</w:t>
      </w:r>
      <w:r w:rsidR="004D271B">
        <w:rPr>
          <w:rFonts w:ascii="Times New Roman" w:hAnsi="Times New Roman" w:cs="Times New Roman"/>
        </w:rPr>
        <w:t xml:space="preserve"> than </w:t>
      </w:r>
      <w:r w:rsidR="002C2BDF">
        <w:rPr>
          <w:rFonts w:ascii="Times New Roman" w:hAnsi="Times New Roman" w:cs="Times New Roman"/>
        </w:rPr>
        <w:t xml:space="preserve">at </w:t>
      </w:r>
      <w:r w:rsidR="00DC3BD9">
        <w:rPr>
          <w:rFonts w:ascii="Times New Roman" w:hAnsi="Times New Roman" w:cs="Times New Roman"/>
        </w:rPr>
        <w:t>familiar</w:t>
      </w:r>
      <w:r w:rsidR="00B17B18">
        <w:rPr>
          <w:rFonts w:ascii="Times New Roman" w:hAnsi="Times New Roman" w:cs="Times New Roman"/>
        </w:rPr>
        <w:t>,</w:t>
      </w:r>
      <w:r w:rsidR="004D271B">
        <w:rPr>
          <w:rFonts w:ascii="Times New Roman" w:hAnsi="Times New Roman" w:cs="Times New Roman"/>
        </w:rPr>
        <w:t xml:space="preserve"> efficient </w:t>
      </w:r>
      <w:ins w:id="353" w:author="Benton, Deon" w:date="2026-05-01T13:12:00Z" w16du:dateUtc="2026-05-01T18:12:00Z">
        <w:r w:rsidR="000F1D20">
          <w:rPr>
            <w:rFonts w:ascii="Times New Roman" w:hAnsi="Times New Roman" w:cs="Times New Roman"/>
          </w:rPr>
          <w:t xml:space="preserve">events </w:t>
        </w:r>
      </w:ins>
      <w:r w:rsidR="006B5510">
        <w:rPr>
          <w:rFonts w:ascii="Times New Roman" w:hAnsi="Times New Roman" w:cs="Times New Roman"/>
        </w:rPr>
        <w:t>depicting linear motion</w:t>
      </w:r>
      <w:r w:rsidR="004D271B">
        <w:rPr>
          <w:rFonts w:ascii="Times New Roman" w:hAnsi="Times New Roman" w:cs="Times New Roman"/>
        </w:rPr>
        <w:t>.</w:t>
      </w:r>
      <w:r w:rsidR="00EC2EE5">
        <w:rPr>
          <w:rFonts w:ascii="Times New Roman" w:hAnsi="Times New Roman" w:cs="Times New Roman"/>
        </w:rPr>
        <w:t xml:space="preserve"> </w:t>
      </w:r>
      <w:ins w:id="354" w:author="Benton, Deon" w:date="2026-05-01T13:12:00Z" w16du:dateUtc="2026-05-01T18:12:00Z">
        <w:r w:rsidR="000F1D20">
          <w:rPr>
            <w:rFonts w:ascii="Times New Roman" w:hAnsi="Times New Roman" w:cs="Times New Roman"/>
          </w:rPr>
          <w:t>Such a pattern</w:t>
        </w:r>
      </w:ins>
      <w:r w:rsidR="00DC3BD9">
        <w:rPr>
          <w:rFonts w:ascii="Times New Roman" w:hAnsi="Times New Roman" w:cs="Times New Roman"/>
        </w:rPr>
        <w:t xml:space="preserve"> of looking is that it</w:t>
      </w:r>
      <w:r w:rsidR="00EC2EE5">
        <w:rPr>
          <w:rFonts w:ascii="Times New Roman" w:hAnsi="Times New Roman" w:cs="Times New Roman"/>
        </w:rPr>
        <w:t xml:space="preserve"> would</w:t>
      </w:r>
      <w:r w:rsidR="005C0C57">
        <w:rPr>
          <w:rFonts w:ascii="Times New Roman" w:hAnsi="Times New Roman" w:cs="Times New Roman"/>
        </w:rPr>
        <w:t xml:space="preserve"> </w:t>
      </w:r>
      <w:r w:rsidR="004645FE">
        <w:rPr>
          <w:rFonts w:ascii="Times New Roman" w:hAnsi="Times New Roman" w:cs="Times New Roman"/>
        </w:rPr>
        <w:t xml:space="preserve">suggest that infants’ responses in </w:t>
      </w:r>
      <w:del w:id="355" w:author="Benton, Deon" w:date="2026-05-01T13:12:00Z" w16du:dateUtc="2026-05-01T18:12:00Z">
        <w:r w:rsidR="004645FE" w:rsidDel="000F1D20">
          <w:rPr>
            <w:rFonts w:ascii="Times New Roman" w:hAnsi="Times New Roman" w:cs="Times New Roman"/>
          </w:rPr>
          <w:delText xml:space="preserve">this </w:delText>
        </w:r>
      </w:del>
      <w:ins w:id="356" w:author="Benton, Deon" w:date="2026-05-01T13:12:00Z" w16du:dateUtc="2026-05-01T18:12:00Z">
        <w:r w:rsidR="000F1D20">
          <w:rPr>
            <w:rFonts w:ascii="Times New Roman" w:hAnsi="Times New Roman" w:cs="Times New Roman"/>
          </w:rPr>
          <w:t>Skerry et al. (2013)</w:t>
        </w:r>
      </w:ins>
      <w:r w:rsidR="004645FE">
        <w:rPr>
          <w:rFonts w:ascii="Times New Roman" w:hAnsi="Times New Roman" w:cs="Times New Roman"/>
        </w:rPr>
        <w:t xml:space="preserve"> </w:t>
      </w:r>
      <w:r w:rsidR="0021738E">
        <w:rPr>
          <w:rFonts w:ascii="Times New Roman" w:hAnsi="Times New Roman" w:cs="Times New Roman"/>
        </w:rPr>
        <w:t xml:space="preserve">may have had </w:t>
      </w:r>
      <w:r w:rsidR="00BB407A">
        <w:rPr>
          <w:rFonts w:ascii="Times New Roman" w:hAnsi="Times New Roman" w:cs="Times New Roman"/>
        </w:rPr>
        <w:t>little to do with a priori notions of efficiency</w:t>
      </w:r>
      <w:r w:rsidR="004726B4">
        <w:rPr>
          <w:rFonts w:ascii="Times New Roman" w:hAnsi="Times New Roman" w:cs="Times New Roman"/>
        </w:rPr>
        <w:t xml:space="preserve"> or goals</w:t>
      </w:r>
      <w:ins w:id="357" w:author="Benton, Deon" w:date="2026-05-01T13:12:00Z" w16du:dateUtc="2026-05-01T18:12:00Z">
        <w:r w:rsidR="000F1D20">
          <w:rPr>
            <w:rFonts w:ascii="Times New Roman" w:hAnsi="Times New Roman" w:cs="Times New Roman"/>
          </w:rPr>
          <w:t>. I</w:t>
        </w:r>
      </w:ins>
      <w:ins w:id="358" w:author="Benton, Deon" w:date="2026-05-01T13:13:00Z" w16du:dateUtc="2026-05-01T18:13:00Z">
        <w:r w:rsidR="000F1D20">
          <w:rPr>
            <w:rFonts w:ascii="Times New Roman" w:hAnsi="Times New Roman" w:cs="Times New Roman"/>
          </w:rPr>
          <w:t>nstead, these responses</w:t>
        </w:r>
      </w:ins>
      <w:r w:rsidR="00BB407A">
        <w:rPr>
          <w:rFonts w:ascii="Times New Roman" w:hAnsi="Times New Roman" w:cs="Times New Roman"/>
        </w:rPr>
        <w:t xml:space="preserve"> </w:t>
      </w:r>
      <w:r w:rsidR="004726B4">
        <w:rPr>
          <w:rFonts w:ascii="Times New Roman" w:hAnsi="Times New Roman" w:cs="Times New Roman"/>
        </w:rPr>
        <w:t xml:space="preserve">may </w:t>
      </w:r>
      <w:ins w:id="359" w:author="Benton, Deon" w:date="2026-05-01T13:13:00Z" w16du:dateUtc="2026-05-01T18:13:00Z">
        <w:r w:rsidR="00AF33F0">
          <w:rPr>
            <w:rFonts w:ascii="Times New Roman" w:hAnsi="Times New Roman" w:cs="Times New Roman"/>
          </w:rPr>
          <w:t>reflect the</w:t>
        </w:r>
      </w:ins>
      <w:r w:rsidR="004726B4">
        <w:rPr>
          <w:rFonts w:ascii="Times New Roman" w:hAnsi="Times New Roman" w:cs="Times New Roman"/>
        </w:rPr>
        <w:t xml:space="preserve"> consequence</w:t>
      </w:r>
      <w:ins w:id="360" w:author="Benton, Deon" w:date="2026-05-01T13:13:00Z" w16du:dateUtc="2026-05-01T18:13:00Z">
        <w:r w:rsidR="00AF33F0">
          <w:rPr>
            <w:rFonts w:ascii="Times New Roman" w:hAnsi="Times New Roman" w:cs="Times New Roman"/>
          </w:rPr>
          <w:t>s</w:t>
        </w:r>
      </w:ins>
      <w:r w:rsidR="004726B4">
        <w:rPr>
          <w:rFonts w:ascii="Times New Roman" w:hAnsi="Times New Roman" w:cs="Times New Roman"/>
        </w:rPr>
        <w:t xml:space="preserve"> </w:t>
      </w:r>
      <w:r w:rsidR="00BB407A">
        <w:rPr>
          <w:rFonts w:ascii="Times New Roman" w:hAnsi="Times New Roman" w:cs="Times New Roman"/>
        </w:rPr>
        <w:t xml:space="preserve">of </w:t>
      </w:r>
      <w:r w:rsidR="004726B4">
        <w:rPr>
          <w:rFonts w:ascii="Times New Roman" w:hAnsi="Times New Roman" w:cs="Times New Roman"/>
        </w:rPr>
        <w:t>sticky-mittens experience</w:t>
      </w:r>
      <w:ins w:id="361" w:author="Benton, Deon" w:date="2026-05-01T13:13:00Z" w16du:dateUtc="2026-05-01T18:13:00Z">
        <w:r w:rsidR="002F6C33">
          <w:rPr>
            <w:rFonts w:ascii="Times New Roman" w:hAnsi="Times New Roman" w:cs="Times New Roman"/>
          </w:rPr>
          <w:t>, one of which is to</w:t>
        </w:r>
      </w:ins>
      <w:r w:rsidR="004726B4">
        <w:rPr>
          <w:rFonts w:ascii="Times New Roman" w:hAnsi="Times New Roman" w:cs="Times New Roman"/>
        </w:rPr>
        <w:t xml:space="preserve"> heighten</w:t>
      </w:r>
      <w:ins w:id="362" w:author="Benton, Deon" w:date="2026-05-01T13:13:00Z" w16du:dateUtc="2026-05-01T18:13:00Z">
        <w:r w:rsidR="002F6C33">
          <w:rPr>
            <w:rFonts w:ascii="Times New Roman" w:hAnsi="Times New Roman" w:cs="Times New Roman"/>
          </w:rPr>
          <w:t xml:space="preserve"> </w:t>
        </w:r>
      </w:ins>
      <w:r w:rsidR="004726B4">
        <w:rPr>
          <w:rFonts w:ascii="Times New Roman" w:hAnsi="Times New Roman" w:cs="Times New Roman"/>
        </w:rPr>
        <w:t>infants’ attention</w:t>
      </w:r>
      <w:r w:rsidR="0021738E">
        <w:rPr>
          <w:rFonts w:ascii="Times New Roman" w:hAnsi="Times New Roman" w:cs="Times New Roman"/>
        </w:rPr>
        <w:t xml:space="preserve"> to and </w:t>
      </w:r>
      <w:ins w:id="363" w:author="Benton, Deon" w:date="2026-05-01T13:13:00Z" w16du:dateUtc="2026-05-01T18:13:00Z">
        <w:r w:rsidR="002F6C33">
          <w:rPr>
            <w:rFonts w:ascii="Times New Roman" w:hAnsi="Times New Roman" w:cs="Times New Roman"/>
          </w:rPr>
          <w:t xml:space="preserve">enhance their </w:t>
        </w:r>
      </w:ins>
      <w:r w:rsidR="0021738E">
        <w:rPr>
          <w:rFonts w:ascii="Times New Roman" w:hAnsi="Times New Roman" w:cs="Times New Roman"/>
        </w:rPr>
        <w:t>encoding of the geometry of their own successful reaches</w:t>
      </w:r>
      <w:ins w:id="364" w:author="Benton, Deon" w:date="2026-05-01T13:14:00Z" w16du:dateUtc="2026-05-01T18:14:00Z">
        <w:r w:rsidR="002F6C33">
          <w:rPr>
            <w:rFonts w:ascii="Times New Roman" w:hAnsi="Times New Roman" w:cs="Times New Roman"/>
          </w:rPr>
          <w:t>, perhaps as well as the surface</w:t>
        </w:r>
      </w:ins>
      <w:r w:rsidR="0021738E">
        <w:rPr>
          <w:rFonts w:ascii="Times New Roman" w:hAnsi="Times New Roman" w:cs="Times New Roman"/>
        </w:rPr>
        <w:t xml:space="preserve"> features of the contacted object. </w:t>
      </w:r>
    </w:p>
    <w:p w14:paraId="45016E43" w14:textId="690688BC" w:rsidR="00D4143A" w:rsidRPr="006E6AE9" w:rsidRDefault="002F6C33" w:rsidP="003110EA">
      <w:pPr>
        <w:spacing w:line="480" w:lineRule="auto"/>
        <w:ind w:firstLine="720"/>
        <w:contextualSpacing/>
        <w:rPr>
          <w:rFonts w:ascii="Times New Roman" w:hAnsi="Times New Roman" w:cs="Times New Roman"/>
        </w:rPr>
      </w:pPr>
      <w:ins w:id="365" w:author="Benton, Deon" w:date="2026-05-01T13:15:00Z" w16du:dateUtc="2026-05-01T18:15:00Z">
        <w:r>
          <w:rPr>
            <w:rFonts w:ascii="Times New Roman" w:hAnsi="Times New Roman" w:cs="Times New Roman"/>
          </w:rPr>
          <w:t>This account—at least as it has been presented thus far—raises an important question</w:t>
        </w:r>
      </w:ins>
      <w:ins w:id="366" w:author="Benton, Deon" w:date="2026-05-01T13:16:00Z" w16du:dateUtc="2026-05-01T18:16:00Z">
        <w:r w:rsidR="00680AC3">
          <w:rPr>
            <w:rFonts w:ascii="Times New Roman" w:hAnsi="Times New Roman" w:cs="Times New Roman"/>
          </w:rPr>
          <w:t>:</w:t>
        </w:r>
      </w:ins>
      <w:ins w:id="367" w:author="Benton, Deon" w:date="2026-05-01T13:15:00Z" w16du:dateUtc="2026-05-01T18:15:00Z">
        <w:r>
          <w:rPr>
            <w:rFonts w:ascii="Times New Roman" w:hAnsi="Times New Roman" w:cs="Times New Roman"/>
          </w:rPr>
          <w:t xml:space="preserve"> </w:t>
        </w:r>
      </w:ins>
      <w:ins w:id="368" w:author="Benton, Deon" w:date="2026-05-01T13:16:00Z" w16du:dateUtc="2026-05-01T18:16:00Z">
        <w:r w:rsidR="00680AC3">
          <w:rPr>
            <w:rFonts w:ascii="Times New Roman" w:hAnsi="Times New Roman" w:cs="Times New Roman"/>
          </w:rPr>
          <w:t xml:space="preserve">How do </w:t>
        </w:r>
      </w:ins>
      <w:ins w:id="369" w:author="Benton, Deon" w:date="2026-05-01T13:15:00Z" w16du:dateUtc="2026-05-01T18:15:00Z">
        <w:r w:rsidR="00680AC3">
          <w:rPr>
            <w:rFonts w:ascii="Times New Roman" w:hAnsi="Times New Roman" w:cs="Times New Roman"/>
          </w:rPr>
          <w:t>pre-reaching infants</w:t>
        </w:r>
      </w:ins>
      <w:r w:rsidR="00F04FA5">
        <w:rPr>
          <w:rFonts w:ascii="Times New Roman" w:hAnsi="Times New Roman" w:cs="Times New Roman"/>
        </w:rPr>
        <w:t xml:space="preserve"> detect a correspondence between </w:t>
      </w:r>
      <w:r w:rsidR="002A69C6">
        <w:rPr>
          <w:rFonts w:ascii="Times New Roman" w:hAnsi="Times New Roman" w:cs="Times New Roman"/>
        </w:rPr>
        <w:t>their</w:t>
      </w:r>
      <w:r w:rsidR="003F4043">
        <w:rPr>
          <w:rFonts w:ascii="Times New Roman" w:hAnsi="Times New Roman" w:cs="Times New Roman"/>
        </w:rPr>
        <w:t xml:space="preserve"> own reaches and that of </w:t>
      </w:r>
      <w:r w:rsidR="003F4043">
        <w:rPr>
          <w:rFonts w:ascii="Times New Roman" w:hAnsi="Times New Roman" w:cs="Times New Roman"/>
        </w:rPr>
        <w:lastRenderedPageBreak/>
        <w:t xml:space="preserve">another individual </w:t>
      </w:r>
      <w:r w:rsidR="00F04FA5">
        <w:rPr>
          <w:rFonts w:ascii="Times New Roman" w:hAnsi="Times New Roman" w:cs="Times New Roman"/>
        </w:rPr>
        <w:t>during the efficient test event in the first place</w:t>
      </w:r>
      <w:ins w:id="370" w:author="Benton, Deon" w:date="2026-05-01T13:16:00Z" w16du:dateUtc="2026-05-01T18:16:00Z">
        <w:r w:rsidR="00680AC3">
          <w:rPr>
            <w:rFonts w:ascii="Times New Roman" w:hAnsi="Times New Roman" w:cs="Times New Roman"/>
          </w:rPr>
          <w:t xml:space="preserve">? </w:t>
        </w:r>
      </w:ins>
      <w:r w:rsidR="00372BC6">
        <w:rPr>
          <w:rFonts w:ascii="Times New Roman" w:hAnsi="Times New Roman" w:cs="Times New Roman"/>
        </w:rPr>
        <w:t xml:space="preserve">It is one thing to encode one’s own actions; it is </w:t>
      </w:r>
      <w:ins w:id="371" w:author="Benton, Deon" w:date="2026-05-01T13:17:00Z" w16du:dateUtc="2026-05-01T18:17:00Z">
        <w:r w:rsidR="00680AC3">
          <w:rPr>
            <w:rFonts w:ascii="Times New Roman" w:hAnsi="Times New Roman" w:cs="Times New Roman"/>
          </w:rPr>
          <w:t>another</w:t>
        </w:r>
      </w:ins>
      <w:r w:rsidR="00372BC6">
        <w:rPr>
          <w:rFonts w:ascii="Times New Roman" w:hAnsi="Times New Roman" w:cs="Times New Roman"/>
        </w:rPr>
        <w:t xml:space="preserve"> to map those actions to</w:t>
      </w:r>
      <w:r w:rsidR="00AB2187">
        <w:rPr>
          <w:rFonts w:ascii="Times New Roman" w:hAnsi="Times New Roman" w:cs="Times New Roman"/>
        </w:rPr>
        <w:t xml:space="preserve"> the</w:t>
      </w:r>
      <w:r w:rsidR="00372BC6">
        <w:rPr>
          <w:rFonts w:ascii="Times New Roman" w:hAnsi="Times New Roman" w:cs="Times New Roman"/>
        </w:rPr>
        <w:t xml:space="preserve"> external actions</w:t>
      </w:r>
      <w:r w:rsidR="00AB2187">
        <w:rPr>
          <w:rFonts w:ascii="Times New Roman" w:hAnsi="Times New Roman" w:cs="Times New Roman"/>
        </w:rPr>
        <w:t xml:space="preserve"> of others</w:t>
      </w:r>
      <w:ins w:id="372" w:author="Benton, Deon" w:date="2026-05-01T13:15:00Z" w16du:dateUtc="2026-05-01T18:15:00Z">
        <w:r w:rsidR="00680AC3">
          <w:rPr>
            <w:rFonts w:ascii="Times New Roman" w:hAnsi="Times New Roman" w:cs="Times New Roman"/>
          </w:rPr>
          <w:t xml:space="preserve"> </w:t>
        </w:r>
      </w:ins>
      <w:ins w:id="373" w:author="Benton, Deon" w:date="2026-05-01T13:17:00Z" w16du:dateUtc="2026-05-01T18:17:00Z">
        <w:r w:rsidR="00680AC3">
          <w:rPr>
            <w:rFonts w:ascii="Times New Roman" w:hAnsi="Times New Roman" w:cs="Times New Roman"/>
          </w:rPr>
          <w:t xml:space="preserve">such that one set is treated as familiar and another as novel. </w:t>
        </w:r>
      </w:ins>
      <w:r w:rsidR="00372BC6">
        <w:rPr>
          <w:rFonts w:ascii="Times New Roman" w:hAnsi="Times New Roman" w:cs="Times New Roman"/>
        </w:rPr>
        <w:t>Yet,</w:t>
      </w:r>
      <w:r w:rsidR="0016695E">
        <w:rPr>
          <w:rFonts w:ascii="Times New Roman" w:hAnsi="Times New Roman" w:cs="Times New Roman"/>
        </w:rPr>
        <w:t xml:space="preserve"> </w:t>
      </w:r>
      <w:r w:rsidR="00372BC6">
        <w:rPr>
          <w:rFonts w:ascii="Times New Roman" w:hAnsi="Times New Roman" w:cs="Times New Roman"/>
        </w:rPr>
        <w:t>such</w:t>
      </w:r>
      <w:ins w:id="374" w:author="Benton, Deon" w:date="2026-05-01T13:17:00Z" w16du:dateUtc="2026-05-01T18:17:00Z">
        <w:r w:rsidR="00BB1924">
          <w:rPr>
            <w:rFonts w:ascii="Times New Roman" w:hAnsi="Times New Roman" w:cs="Times New Roman"/>
          </w:rPr>
          <w:t xml:space="preserve"> a mapping seems necessary for</w:t>
        </w:r>
      </w:ins>
      <w:ins w:id="375" w:author="Benton, Deon" w:date="2026-05-01T13:18:00Z" w16du:dateUtc="2026-05-01T18:18:00Z">
        <w:r w:rsidR="00BB1924">
          <w:rPr>
            <w:rFonts w:ascii="Times New Roman" w:hAnsi="Times New Roman" w:cs="Times New Roman"/>
          </w:rPr>
          <w:t xml:space="preserve"> pre-reaching infants to perceive the efficient test event as familiar.</w:t>
        </w:r>
      </w:ins>
      <w:ins w:id="376" w:author="Benton, Deon" w:date="2026-05-01T13:17:00Z" w16du:dateUtc="2026-05-01T18:17:00Z">
        <w:r w:rsidR="00BB1924">
          <w:rPr>
            <w:rFonts w:ascii="Times New Roman" w:hAnsi="Times New Roman" w:cs="Times New Roman"/>
          </w:rPr>
          <w:t xml:space="preserve"> </w:t>
        </w:r>
      </w:ins>
      <w:r w:rsidR="0016695E">
        <w:rPr>
          <w:rFonts w:ascii="Times New Roman" w:hAnsi="Times New Roman" w:cs="Times New Roman"/>
        </w:rPr>
        <w:t>One</w:t>
      </w:r>
      <w:r w:rsidR="00D1738D">
        <w:rPr>
          <w:rFonts w:ascii="Times New Roman" w:hAnsi="Times New Roman" w:cs="Times New Roman"/>
        </w:rPr>
        <w:t xml:space="preserve"> potential solution t</w:t>
      </w:r>
      <w:ins w:id="377" w:author="Benton, Deon" w:date="2026-05-01T13:18:00Z" w16du:dateUtc="2026-05-01T18:18:00Z">
        <w:r w:rsidR="00BB1924">
          <w:rPr>
            <w:rFonts w:ascii="Times New Roman" w:hAnsi="Times New Roman" w:cs="Times New Roman"/>
          </w:rPr>
          <w:t xml:space="preserve">o this apparent conundrum begins with the </w:t>
        </w:r>
      </w:ins>
      <w:ins w:id="378" w:author="Benton, Deon" w:date="2026-05-01T13:19:00Z" w16du:dateUtc="2026-05-01T18:19:00Z">
        <w:r w:rsidR="00BB1924">
          <w:rPr>
            <w:rFonts w:ascii="Times New Roman" w:hAnsi="Times New Roman" w:cs="Times New Roman"/>
          </w:rPr>
          <w:t xml:space="preserve">observation that </w:t>
        </w:r>
      </w:ins>
      <w:r w:rsidR="006A2F94">
        <w:rPr>
          <w:rFonts w:ascii="Times New Roman" w:hAnsi="Times New Roman" w:cs="Times New Roman"/>
        </w:rPr>
        <w:t>self-recognition</w:t>
      </w:r>
      <w:ins w:id="379"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or the ability to recognize one’s</w:t>
      </w:r>
      <w:r w:rsidR="00BC19E0">
        <w:rPr>
          <w:rFonts w:ascii="Times New Roman" w:hAnsi="Times New Roman" w:cs="Times New Roman"/>
        </w:rPr>
        <w:t xml:space="preserve"> </w:t>
      </w:r>
      <w:r w:rsidR="006A2F94">
        <w:rPr>
          <w:rFonts w:ascii="Times New Roman" w:hAnsi="Times New Roman" w:cs="Times New Roman"/>
        </w:rPr>
        <w:t>image as their own</w:t>
      </w:r>
      <w:ins w:id="380"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is not in place until well after the second year of life (e.g., Amsterdam, 1972)</w:t>
      </w:r>
      <w:r w:rsidR="00D1738D">
        <w:rPr>
          <w:rFonts w:ascii="Times New Roman" w:hAnsi="Times New Roman" w:cs="Times New Roman"/>
        </w:rPr>
        <w:t xml:space="preserve">. This is relevant here because </w:t>
      </w:r>
      <w:r w:rsidR="006A2F94">
        <w:rPr>
          <w:rFonts w:ascii="Times New Roman" w:hAnsi="Times New Roman" w:cs="Times New Roman"/>
        </w:rPr>
        <w:t>3-month-olds</w:t>
      </w:r>
      <w:r w:rsidR="0034287D">
        <w:rPr>
          <w:rFonts w:ascii="Times New Roman" w:hAnsi="Times New Roman" w:cs="Times New Roman"/>
        </w:rPr>
        <w:t>—the population tested</w:t>
      </w:r>
      <w:r w:rsidR="00D1738D">
        <w:rPr>
          <w:rFonts w:ascii="Times New Roman" w:hAnsi="Times New Roman" w:cs="Times New Roman"/>
        </w:rPr>
        <w:t xml:space="preserve"> in studies like that by Skerry et al. (2013)</w:t>
      </w:r>
      <w:r w:rsidR="0034287D">
        <w:rPr>
          <w:rFonts w:ascii="Times New Roman" w:hAnsi="Times New Roman" w:cs="Times New Roman"/>
        </w:rPr>
        <w:t>—</w:t>
      </w:r>
      <w:r w:rsidR="006A2F94">
        <w:rPr>
          <w:rFonts w:ascii="Times New Roman" w:hAnsi="Times New Roman" w:cs="Times New Roman"/>
        </w:rPr>
        <w:t xml:space="preserve">are </w:t>
      </w:r>
      <w:ins w:id="381" w:author="Benton, Deon" w:date="2026-05-01T13:19:00Z" w16du:dateUtc="2026-05-01T18:19:00Z">
        <w:r w:rsidR="004229FE">
          <w:rPr>
            <w:rFonts w:ascii="Times New Roman" w:hAnsi="Times New Roman" w:cs="Times New Roman"/>
          </w:rPr>
          <w:t xml:space="preserve">far </w:t>
        </w:r>
      </w:ins>
      <w:r w:rsidR="006A2F94">
        <w:rPr>
          <w:rFonts w:ascii="Times New Roman" w:hAnsi="Times New Roman" w:cs="Times New Roman"/>
        </w:rPr>
        <w:t>below this age</w:t>
      </w:r>
      <w:r w:rsidR="00D1738D">
        <w:rPr>
          <w:rFonts w:ascii="Times New Roman" w:hAnsi="Times New Roman" w:cs="Times New Roman"/>
        </w:rPr>
        <w:t>.</w:t>
      </w:r>
      <w:r w:rsidR="00D56C4D">
        <w:rPr>
          <w:rFonts w:ascii="Times New Roman" w:hAnsi="Times New Roman" w:cs="Times New Roman"/>
        </w:rPr>
        <w:t xml:space="preserve"> </w:t>
      </w:r>
      <w:ins w:id="382" w:author="Benton, Deon" w:date="2026-05-01T13:21:00Z" w16du:dateUtc="2026-05-01T18:21:00Z">
        <w:r w:rsidR="004229FE">
          <w:rPr>
            <w:rFonts w:ascii="Times New Roman" w:hAnsi="Times New Roman" w:cs="Times New Roman"/>
          </w:rPr>
          <w:t xml:space="preserve">It may be the case that </w:t>
        </w:r>
      </w:ins>
      <w:ins w:id="383" w:author="Benton, Deon" w:date="2026-05-01T13:33:00Z" w16du:dateUtc="2026-05-01T18:33:00Z">
        <w:r w:rsidR="00B46B2D">
          <w:rPr>
            <w:rFonts w:ascii="Times New Roman" w:hAnsi="Times New Roman" w:cs="Times New Roman"/>
          </w:rPr>
          <w:t xml:space="preserve">at this age </w:t>
        </w:r>
        <w:r w:rsidR="00B46B2D" w:rsidRPr="00B46B2D">
          <w:rPr>
            <w:rFonts w:ascii="Times New Roman" w:hAnsi="Times New Roman" w:cs="Times New Roman"/>
          </w:rPr>
          <w:t>infants may not yet represent themselves as the agents of their own actions.</w:t>
        </w:r>
      </w:ins>
      <w:r w:rsidR="00983F96">
        <w:rPr>
          <w:rFonts w:ascii="Times New Roman" w:hAnsi="Times New Roman" w:cs="Times New Roman"/>
        </w:rPr>
        <w:t xml:space="preserve"> </w:t>
      </w:r>
      <w:ins w:id="384" w:author="Benton, Deon" w:date="2026-05-01T13:24:00Z" w16du:dateUtc="2026-05-01T18:24:00Z">
        <w:r w:rsidR="00472971">
          <w:rPr>
            <w:rFonts w:ascii="Times New Roman" w:hAnsi="Times New Roman" w:cs="Times New Roman"/>
          </w:rPr>
          <w:t>Nevertheless</w:t>
        </w:r>
      </w:ins>
      <w:r w:rsidR="00983F96">
        <w:rPr>
          <w:rFonts w:ascii="Times New Roman" w:hAnsi="Times New Roman" w:cs="Times New Roman"/>
        </w:rPr>
        <w:t>,</w:t>
      </w:r>
      <w:r w:rsidR="004E50C5">
        <w:rPr>
          <w:rFonts w:ascii="Times New Roman" w:hAnsi="Times New Roman" w:cs="Times New Roman"/>
        </w:rPr>
        <w:t xml:space="preserve"> because</w:t>
      </w:r>
      <w:r w:rsidR="005F2777">
        <w:rPr>
          <w:rFonts w:ascii="Times New Roman" w:hAnsi="Times New Roman" w:cs="Times New Roman"/>
        </w:rPr>
        <w:t xml:space="preserve"> </w:t>
      </w:r>
      <w:r w:rsidR="004E50C5">
        <w:rPr>
          <w:rFonts w:ascii="Times New Roman" w:hAnsi="Times New Roman" w:cs="Times New Roman"/>
        </w:rPr>
        <w:t>their reaches</w:t>
      </w:r>
      <w:r w:rsidR="002C398B">
        <w:rPr>
          <w:rFonts w:ascii="Times New Roman" w:hAnsi="Times New Roman" w:cs="Times New Roman"/>
        </w:rPr>
        <w:t xml:space="preserve"> occur largely in </w:t>
      </w:r>
      <w:ins w:id="385" w:author="Benton, Deon" w:date="2026-05-01T13:24:00Z" w16du:dateUtc="2026-05-01T18:24:00Z">
        <w:r w:rsidR="00472971">
          <w:rPr>
            <w:rFonts w:ascii="Times New Roman" w:hAnsi="Times New Roman" w:cs="Times New Roman"/>
          </w:rPr>
          <w:t>their field of view</w:t>
        </w:r>
      </w:ins>
      <w:r w:rsidR="004E50C5">
        <w:rPr>
          <w:rFonts w:ascii="Times New Roman" w:hAnsi="Times New Roman" w:cs="Times New Roman"/>
        </w:rPr>
        <w:t xml:space="preserve">, </w:t>
      </w:r>
      <w:ins w:id="386" w:author="Benton, Deon" w:date="2026-05-01T13:25:00Z" w16du:dateUtc="2026-05-01T18:25:00Z">
        <w:r w:rsidR="00472971">
          <w:rPr>
            <w:rFonts w:ascii="Times New Roman" w:hAnsi="Times New Roman" w:cs="Times New Roman"/>
          </w:rPr>
          <w:t xml:space="preserve">infants can </w:t>
        </w:r>
      </w:ins>
      <w:ins w:id="387" w:author="Benton, Deon" w:date="2026-05-01T13:34:00Z" w16du:dateUtc="2026-05-01T18:34:00Z">
        <w:r w:rsidR="005E5E72">
          <w:rPr>
            <w:rFonts w:ascii="Times New Roman" w:hAnsi="Times New Roman" w:cs="Times New Roman"/>
          </w:rPr>
          <w:t>see their own actions</w:t>
        </w:r>
      </w:ins>
      <w:ins w:id="388" w:author="Benton, Deon" w:date="2026-05-01T13:25:00Z" w16du:dateUtc="2026-05-01T18:25:00Z">
        <w:r w:rsidR="00472971">
          <w:rPr>
            <w:rFonts w:ascii="Times New Roman" w:hAnsi="Times New Roman" w:cs="Times New Roman"/>
          </w:rPr>
          <w:t xml:space="preserve"> and form representations that capture their surface geometry and trajectory. </w:t>
        </w:r>
      </w:ins>
      <w:r w:rsidR="001F5E86">
        <w:rPr>
          <w:rFonts w:ascii="Times New Roman" w:hAnsi="Times New Roman" w:cs="Times New Roman"/>
        </w:rPr>
        <w:t xml:space="preserve">This </w:t>
      </w:r>
      <w:ins w:id="389" w:author="Benton, Deon" w:date="2026-05-01T13:34:00Z" w16du:dateUtc="2026-05-01T18:34:00Z">
        <w:r w:rsidR="005E5E72">
          <w:rPr>
            <w:rFonts w:ascii="Times New Roman" w:hAnsi="Times New Roman" w:cs="Times New Roman"/>
          </w:rPr>
          <w:t>account does</w:t>
        </w:r>
      </w:ins>
      <w:r w:rsidR="001F5E86">
        <w:rPr>
          <w:rFonts w:ascii="Times New Roman" w:hAnsi="Times New Roman" w:cs="Times New Roman"/>
        </w:rPr>
        <w:t xml:space="preserve"> present one complication. This </w:t>
      </w:r>
      <w:ins w:id="390" w:author="Benton, Deon" w:date="2026-05-01T13:35:00Z" w16du:dateUtc="2026-05-01T18:35:00Z">
        <w:r w:rsidR="005E5E72">
          <w:rPr>
            <w:rFonts w:ascii="Times New Roman" w:hAnsi="Times New Roman" w:cs="Times New Roman"/>
          </w:rPr>
          <w:t>is</w:t>
        </w:r>
      </w:ins>
      <w:r w:rsidR="001F5E86">
        <w:rPr>
          <w:rFonts w:ascii="Times New Roman" w:hAnsi="Times New Roman" w:cs="Times New Roman"/>
        </w:rPr>
        <w:t xml:space="preserve"> that </w:t>
      </w:r>
      <w:ins w:id="391" w:author="Benton, Deon" w:date="2026-05-01T13:26:00Z" w16du:dateUtc="2026-05-01T18:26:00Z">
        <w:r w:rsidR="000F3AD5">
          <w:rPr>
            <w:rFonts w:ascii="Times New Roman" w:hAnsi="Times New Roman" w:cs="Times New Roman"/>
          </w:rPr>
          <w:t>the precise</w:t>
        </w:r>
      </w:ins>
      <w:r w:rsidR="001F5E86">
        <w:rPr>
          <w:rFonts w:ascii="Times New Roman" w:hAnsi="Times New Roman" w:cs="Times New Roman"/>
        </w:rPr>
        <w:t xml:space="preserve"> geometry and trajectory of an infant</w:t>
      </w:r>
      <w:ins w:id="392" w:author="Benton, Deon" w:date="2026-05-01T13:26:00Z" w16du:dateUtc="2026-05-01T18:26:00Z">
        <w:r w:rsidR="000F3AD5">
          <w:rPr>
            <w:rFonts w:ascii="Times New Roman" w:hAnsi="Times New Roman" w:cs="Times New Roman"/>
          </w:rPr>
          <w:t>’</w:t>
        </w:r>
      </w:ins>
      <w:r w:rsidR="001F5E86">
        <w:rPr>
          <w:rFonts w:ascii="Times New Roman" w:hAnsi="Times New Roman" w:cs="Times New Roman"/>
        </w:rPr>
        <w:t>s reach</w:t>
      </w:r>
      <w:ins w:id="393" w:author="Benton, Deon" w:date="2026-05-01T13:26:00Z" w16du:dateUtc="2026-05-01T18:26:00Z">
        <w:r w:rsidR="000F3AD5">
          <w:rPr>
            <w:rFonts w:ascii="Times New Roman" w:hAnsi="Times New Roman" w:cs="Times New Roman"/>
          </w:rPr>
          <w:t xml:space="preserve"> likely var</w:t>
        </w:r>
      </w:ins>
      <w:ins w:id="394" w:author="Benton, Deon" w:date="2026-05-01T13:27:00Z" w16du:dateUtc="2026-05-01T18:27:00Z">
        <w:r w:rsidR="000F3AD5">
          <w:rPr>
            <w:rFonts w:ascii="Times New Roman" w:hAnsi="Times New Roman" w:cs="Times New Roman"/>
          </w:rPr>
          <w:t>y</w:t>
        </w:r>
      </w:ins>
      <w:ins w:id="395" w:author="Benton, Deon" w:date="2026-05-01T13:26:00Z" w16du:dateUtc="2026-05-01T18:26:00Z">
        <w:r w:rsidR="000F3AD5">
          <w:rPr>
            <w:rFonts w:ascii="Times New Roman" w:hAnsi="Times New Roman" w:cs="Times New Roman"/>
          </w:rPr>
          <w:t xml:space="preserve"> across retrieval attempts.</w:t>
        </w:r>
      </w:ins>
      <w:r w:rsidR="001F5E86">
        <w:rPr>
          <w:rFonts w:ascii="Times New Roman" w:hAnsi="Times New Roman" w:cs="Times New Roman"/>
        </w:rPr>
        <w:t xml:space="preserve"> </w:t>
      </w:r>
      <w:ins w:id="396" w:author="Benton, Deon" w:date="2026-05-01T13:35:00Z" w16du:dateUtc="2026-05-01T18:35:00Z">
        <w:r w:rsidR="005E5E72">
          <w:rPr>
            <w:rFonts w:ascii="Times New Roman" w:hAnsi="Times New Roman" w:cs="Times New Roman"/>
          </w:rPr>
          <w:t>S</w:t>
        </w:r>
      </w:ins>
      <w:ins w:id="397" w:author="Benton, Deon" w:date="2026-05-01T13:28:00Z" w16du:dateUtc="2026-05-01T18:28:00Z">
        <w:r w:rsidR="00060065">
          <w:rPr>
            <w:rFonts w:ascii="Times New Roman" w:hAnsi="Times New Roman" w:cs="Times New Roman"/>
          </w:rPr>
          <w:t>uch variability need not undermine the present account</w:t>
        </w:r>
      </w:ins>
      <w:ins w:id="398" w:author="Benton, Deon" w:date="2026-05-01T13:35:00Z" w16du:dateUtc="2026-05-01T18:35:00Z">
        <w:r w:rsidR="005E5E72">
          <w:rPr>
            <w:rFonts w:ascii="Times New Roman" w:hAnsi="Times New Roman" w:cs="Times New Roman"/>
          </w:rPr>
          <w:t>, however</w:t>
        </w:r>
      </w:ins>
      <w:ins w:id="399" w:author="Benton, Deon" w:date="2026-05-01T13:28:00Z" w16du:dateUtc="2026-05-01T18:28:00Z">
        <w:r w:rsidR="00060065">
          <w:rPr>
            <w:rFonts w:ascii="Times New Roman" w:hAnsi="Times New Roman" w:cs="Times New Roman"/>
          </w:rPr>
          <w:t xml:space="preserve">. </w:t>
        </w:r>
      </w:ins>
      <w:r w:rsidR="00943E74">
        <w:rPr>
          <w:rFonts w:ascii="Times New Roman" w:hAnsi="Times New Roman" w:cs="Times New Roman"/>
        </w:rPr>
        <w:t xml:space="preserve">The reason </w:t>
      </w:r>
      <w:ins w:id="400" w:author="Benton, Deon" w:date="2026-05-01T13:29:00Z" w16du:dateUtc="2026-05-01T18:29:00Z">
        <w:r w:rsidR="00060065">
          <w:rPr>
            <w:rFonts w:ascii="Times New Roman" w:hAnsi="Times New Roman" w:cs="Times New Roman"/>
          </w:rPr>
          <w:t>is that,</w:t>
        </w:r>
      </w:ins>
      <w:r w:rsidR="00943E74">
        <w:rPr>
          <w:rFonts w:ascii="Times New Roman" w:hAnsi="Times New Roman" w:cs="Times New Roman"/>
        </w:rPr>
        <w:t xml:space="preserve"> even </w:t>
      </w:r>
      <w:ins w:id="401" w:author="Benton, Deon" w:date="2026-05-01T13:29:00Z" w16du:dateUtc="2026-05-01T18:29:00Z">
        <w:r w:rsidR="00060065">
          <w:rPr>
            <w:rFonts w:ascii="Times New Roman" w:hAnsi="Times New Roman" w:cs="Times New Roman"/>
          </w:rPr>
          <w:t xml:space="preserve">if the trajectory of any one reach attempt </w:t>
        </w:r>
      </w:ins>
      <w:r w:rsidR="006E6AE9">
        <w:rPr>
          <w:rFonts w:ascii="Times New Roman" w:hAnsi="Times New Roman" w:cs="Times New Roman"/>
        </w:rPr>
        <w:t xml:space="preserve">deviates from </w:t>
      </w:r>
      <w:ins w:id="402" w:author="Benton, Deon" w:date="2026-05-01T13:29:00Z" w16du:dateUtc="2026-05-01T18:29:00Z">
        <w:r w:rsidR="00060065">
          <w:rPr>
            <w:rFonts w:ascii="Times New Roman" w:hAnsi="Times New Roman" w:cs="Times New Roman"/>
          </w:rPr>
          <w:t xml:space="preserve">a </w:t>
        </w:r>
      </w:ins>
      <w:r w:rsidR="006E6AE9">
        <w:rPr>
          <w:rFonts w:ascii="Times New Roman" w:hAnsi="Times New Roman" w:cs="Times New Roman"/>
        </w:rPr>
        <w:t xml:space="preserve">canonical straight </w:t>
      </w:r>
      <w:ins w:id="403" w:author="Benton, Deon" w:date="2026-05-01T16:22:00Z" w16du:dateUtc="2026-05-01T21:22:00Z">
        <w:r w:rsidR="005B323D">
          <w:rPr>
            <w:rFonts w:ascii="Times New Roman" w:hAnsi="Times New Roman" w:cs="Times New Roman"/>
          </w:rPr>
          <w:t xml:space="preserve">reach </w:t>
        </w:r>
      </w:ins>
      <w:ins w:id="404" w:author="Benton, Deon" w:date="2026-05-01T13:30:00Z" w16du:dateUtc="2026-05-01T18:30:00Z">
        <w:r w:rsidR="00060065">
          <w:rPr>
            <w:rFonts w:ascii="Times New Roman" w:hAnsi="Times New Roman" w:cs="Times New Roman"/>
          </w:rPr>
          <w:t>trajectory</w:t>
        </w:r>
      </w:ins>
      <w:r w:rsidR="006E6AE9">
        <w:rPr>
          <w:rFonts w:ascii="Times New Roman" w:hAnsi="Times New Roman" w:cs="Times New Roman"/>
        </w:rPr>
        <w:t xml:space="preserve">, the </w:t>
      </w:r>
      <w:r w:rsidR="006E6AE9">
        <w:rPr>
          <w:rFonts w:ascii="Times New Roman" w:hAnsi="Times New Roman" w:cs="Times New Roman"/>
          <w:i/>
          <w:iCs/>
        </w:rPr>
        <w:t>statistical average</w:t>
      </w:r>
      <w:r w:rsidR="00943E74">
        <w:rPr>
          <w:rFonts w:ascii="Times New Roman" w:hAnsi="Times New Roman" w:cs="Times New Roman"/>
          <w:i/>
          <w:iCs/>
        </w:rPr>
        <w:t xml:space="preserve"> </w:t>
      </w:r>
      <w:r w:rsidR="00943E74">
        <w:rPr>
          <w:rFonts w:ascii="Times New Roman" w:hAnsi="Times New Roman" w:cs="Times New Roman"/>
        </w:rPr>
        <w:t>of these reaches</w:t>
      </w:r>
      <w:ins w:id="405" w:author="Benton, Deon" w:date="2026-05-01T13:30:00Z" w16du:dateUtc="2026-05-01T18:30:00Z">
        <w:r w:rsidR="009F19E1">
          <w:rPr>
            <w:rFonts w:ascii="Times New Roman" w:hAnsi="Times New Roman" w:cs="Times New Roman"/>
          </w:rPr>
          <w:t>—that is, their prototype—</w:t>
        </w:r>
      </w:ins>
      <w:r w:rsidR="00E276BA">
        <w:rPr>
          <w:rFonts w:ascii="Times New Roman" w:hAnsi="Times New Roman" w:cs="Times New Roman"/>
        </w:rPr>
        <w:t>may</w:t>
      </w:r>
      <w:ins w:id="406" w:author="Benton, Deon" w:date="2026-05-01T16:22:00Z" w16du:dateUtc="2026-05-01T21:22:00Z">
        <w:r w:rsidR="00466562">
          <w:rPr>
            <w:rFonts w:ascii="Times New Roman" w:hAnsi="Times New Roman" w:cs="Times New Roman"/>
          </w:rPr>
          <w:t xml:space="preserve"> well</w:t>
        </w:r>
      </w:ins>
      <w:r w:rsidR="00E276BA">
        <w:rPr>
          <w:rFonts w:ascii="Times New Roman" w:hAnsi="Times New Roman" w:cs="Times New Roman"/>
        </w:rPr>
        <w:t xml:space="preserve"> </w:t>
      </w:r>
      <w:ins w:id="407" w:author="Benton, Deon" w:date="2026-05-01T13:30:00Z" w16du:dateUtc="2026-05-01T18:30:00Z">
        <w:r w:rsidR="009F19E1">
          <w:rPr>
            <w:rFonts w:ascii="Times New Roman" w:hAnsi="Times New Roman" w:cs="Times New Roman"/>
          </w:rPr>
          <w:t xml:space="preserve">approximate </w:t>
        </w:r>
      </w:ins>
      <w:r w:rsidR="00E276BA">
        <w:rPr>
          <w:rFonts w:ascii="Times New Roman" w:hAnsi="Times New Roman" w:cs="Times New Roman"/>
        </w:rPr>
        <w:t xml:space="preserve">a linear trajectory. Of course, this account </w:t>
      </w:r>
      <w:ins w:id="408" w:author="Benton, Deon" w:date="2026-05-01T13:31:00Z" w16du:dateUtc="2026-05-01T18:31:00Z">
        <w:r w:rsidR="009F19E1">
          <w:rPr>
            <w:rFonts w:ascii="Times New Roman" w:hAnsi="Times New Roman" w:cs="Times New Roman"/>
          </w:rPr>
          <w:t>is only viable</w:t>
        </w:r>
      </w:ins>
      <w:r w:rsidR="00E276BA">
        <w:rPr>
          <w:rFonts w:ascii="Times New Roman" w:hAnsi="Times New Roman" w:cs="Times New Roman"/>
        </w:rPr>
        <w:t xml:space="preserve"> if infants </w:t>
      </w:r>
      <w:ins w:id="409" w:author="Benton, Deon" w:date="2026-05-01T13:31:00Z" w16du:dateUtc="2026-05-01T18:31:00Z">
        <w:r w:rsidR="009F19E1">
          <w:rPr>
            <w:rFonts w:ascii="Times New Roman" w:hAnsi="Times New Roman" w:cs="Times New Roman"/>
          </w:rPr>
          <w:t>can</w:t>
        </w:r>
      </w:ins>
      <w:r w:rsidR="00E276BA">
        <w:rPr>
          <w:rFonts w:ascii="Times New Roman" w:hAnsi="Times New Roman" w:cs="Times New Roman"/>
        </w:rPr>
        <w:t xml:space="preserve"> form prototypical representations. </w:t>
      </w:r>
      <w:ins w:id="410" w:author="Benton, Deon" w:date="2026-05-01T16:23:00Z" w16du:dateUtc="2026-05-01T21:23:00Z">
        <w:r w:rsidR="00745DE1">
          <w:rPr>
            <w:rFonts w:ascii="Times New Roman" w:hAnsi="Times New Roman" w:cs="Times New Roman"/>
          </w:rPr>
          <w:t xml:space="preserve">Fortunately, </w:t>
        </w:r>
      </w:ins>
      <w:ins w:id="411" w:author="Benton, Deon" w:date="2026-05-01T16:25:00Z" w16du:dateUtc="2026-05-01T21:25:00Z">
        <w:r w:rsidR="00F9599E">
          <w:rPr>
            <w:rFonts w:ascii="Times New Roman" w:hAnsi="Times New Roman" w:cs="Times New Roman"/>
          </w:rPr>
          <w:t>it is now known</w:t>
        </w:r>
      </w:ins>
      <w:ins w:id="412" w:author="Benton, Deon" w:date="2026-05-01T16:23:00Z" w16du:dateUtc="2026-05-01T21:23:00Z">
        <w:r w:rsidR="00745DE1">
          <w:rPr>
            <w:rFonts w:ascii="Times New Roman" w:hAnsi="Times New Roman" w:cs="Times New Roman"/>
          </w:rPr>
          <w:t xml:space="preserve"> that</w:t>
        </w:r>
      </w:ins>
      <w:r w:rsidR="00D1642B">
        <w:rPr>
          <w:rFonts w:ascii="Times New Roman" w:hAnsi="Times New Roman" w:cs="Times New Roman"/>
        </w:rPr>
        <w:t xml:space="preserve"> </w:t>
      </w:r>
      <w:ins w:id="413" w:author="Benton, Deon" w:date="2026-05-01T16:26:00Z" w16du:dateUtc="2026-05-01T21:26:00Z">
        <w:r w:rsidR="00BD1A3E">
          <w:rPr>
            <w:rFonts w:ascii="Times New Roman" w:hAnsi="Times New Roman" w:cs="Times New Roman"/>
          </w:rPr>
          <w:t>prototype formation</w:t>
        </w:r>
      </w:ins>
      <w:r w:rsidR="007E006F">
        <w:rPr>
          <w:rFonts w:ascii="Times New Roman" w:hAnsi="Times New Roman" w:cs="Times New Roman"/>
        </w:rPr>
        <w:t xml:space="preserve"> </w:t>
      </w:r>
      <w:ins w:id="414" w:author="Benton, Deon" w:date="2026-05-01T16:23:00Z" w16du:dateUtc="2026-05-01T21:23:00Z">
        <w:r w:rsidR="00745DE1">
          <w:rPr>
            <w:rFonts w:ascii="Times New Roman" w:hAnsi="Times New Roman" w:cs="Times New Roman"/>
          </w:rPr>
          <w:t>comes online some</w:t>
        </w:r>
      </w:ins>
      <w:ins w:id="415" w:author="Benton, Deon" w:date="2026-05-01T16:24:00Z" w16du:dateUtc="2026-05-01T21:24:00Z">
        <w:r w:rsidR="00745DE1">
          <w:rPr>
            <w:rFonts w:ascii="Times New Roman" w:hAnsi="Times New Roman" w:cs="Times New Roman"/>
          </w:rPr>
          <w:t xml:space="preserve">time </w:t>
        </w:r>
      </w:ins>
      <w:r w:rsidR="007E006F">
        <w:rPr>
          <w:rFonts w:ascii="Times New Roman" w:hAnsi="Times New Roman" w:cs="Times New Roman"/>
        </w:rPr>
        <w:t>between 3 and 4 months of age</w:t>
      </w:r>
      <w:r w:rsidR="005B4DA8">
        <w:rPr>
          <w:rFonts w:ascii="Times New Roman" w:hAnsi="Times New Roman" w:cs="Times New Roman"/>
        </w:rPr>
        <w:t xml:space="preserve"> </w:t>
      </w:r>
      <w:r w:rsidR="00D1642B">
        <w:rPr>
          <w:rFonts w:ascii="Times New Roman" w:hAnsi="Times New Roman" w:cs="Times New Roman"/>
        </w:rPr>
        <w:t>(e.g., Bomba &amp; Siqueland, 1983</w:t>
      </w:r>
      <w:r w:rsidR="007E006F">
        <w:rPr>
          <w:rFonts w:ascii="Times New Roman" w:hAnsi="Times New Roman" w:cs="Times New Roman"/>
        </w:rPr>
        <w:t>;</w:t>
      </w:r>
      <w:ins w:id="416" w:author="Benton, Deon" w:date="2026-05-01T16:24:00Z" w16du:dateUtc="2026-05-01T21:24:00Z">
        <w:r w:rsidR="00745DE1">
          <w:rPr>
            <w:rFonts w:ascii="Times New Roman" w:hAnsi="Times New Roman" w:cs="Times New Roman"/>
          </w:rPr>
          <w:t xml:space="preserve"> </w:t>
        </w:r>
      </w:ins>
      <w:r w:rsidR="003102E1">
        <w:rPr>
          <w:rFonts w:ascii="Times New Roman" w:hAnsi="Times New Roman" w:cs="Times New Roman"/>
        </w:rPr>
        <w:t xml:space="preserve">Sucevic et al., 2020; </w:t>
      </w:r>
      <w:r w:rsidR="00D1642B">
        <w:rPr>
          <w:rFonts w:ascii="Times New Roman" w:hAnsi="Times New Roman" w:cs="Times New Roman"/>
        </w:rPr>
        <w:t>Younger, 1985</w:t>
      </w:r>
      <w:r w:rsidR="005B4DA8">
        <w:rPr>
          <w:rFonts w:ascii="Times New Roman" w:hAnsi="Times New Roman" w:cs="Times New Roman"/>
        </w:rPr>
        <w:t>)</w:t>
      </w:r>
      <w:ins w:id="417" w:author="Benton, Deon" w:date="2026-05-01T13:16:00Z" w16du:dateUtc="2026-05-01T18:16:00Z">
        <w:r w:rsidR="00680AC3">
          <w:rPr>
            <w:rFonts w:ascii="Times New Roman" w:hAnsi="Times New Roman" w:cs="Times New Roman"/>
          </w:rPr>
          <w:t>.</w:t>
        </w:r>
      </w:ins>
    </w:p>
    <w:p w14:paraId="2852AB09" w14:textId="5513EBE0" w:rsidR="00D16B47" w:rsidRDefault="003110EA" w:rsidP="00AF5451">
      <w:pPr>
        <w:spacing w:line="480" w:lineRule="auto"/>
        <w:ind w:firstLine="720"/>
        <w:contextualSpacing/>
        <w:rPr>
          <w:rFonts w:ascii="Times New Roman" w:hAnsi="Times New Roman" w:cs="Times New Roman"/>
        </w:rPr>
      </w:pPr>
      <w:ins w:id="418" w:author="Benton, Deon" w:date="2026-05-01T16:25:00Z" w16du:dateUtc="2026-05-01T21:25:00Z">
        <w:r>
          <w:rPr>
            <w:rFonts w:ascii="Times New Roman" w:hAnsi="Times New Roman" w:cs="Times New Roman"/>
          </w:rPr>
          <w:t>More generally,</w:t>
        </w:r>
      </w:ins>
      <w:r w:rsidR="007E006F">
        <w:rPr>
          <w:rFonts w:ascii="Times New Roman" w:hAnsi="Times New Roman" w:cs="Times New Roman"/>
        </w:rPr>
        <w:t xml:space="preserve"> </w:t>
      </w:r>
      <w:r w:rsidR="00FE4DA2">
        <w:rPr>
          <w:rFonts w:ascii="Times New Roman" w:hAnsi="Times New Roman" w:cs="Times New Roman"/>
        </w:rPr>
        <w:t xml:space="preserve">once </w:t>
      </w:r>
      <w:ins w:id="419" w:author="Benton, Deon" w:date="2026-05-01T16:26:00Z" w16du:dateUtc="2026-05-01T21:26:00Z">
        <w:r w:rsidR="00DC50D8">
          <w:rPr>
            <w:rFonts w:ascii="Times New Roman" w:hAnsi="Times New Roman" w:cs="Times New Roman"/>
          </w:rPr>
          <w:t>a prototypical</w:t>
        </w:r>
      </w:ins>
      <w:r w:rsidR="00D4143A">
        <w:rPr>
          <w:rFonts w:ascii="Times New Roman" w:hAnsi="Times New Roman" w:cs="Times New Roman"/>
        </w:rPr>
        <w:t xml:space="preserve"> </w:t>
      </w:r>
      <w:r w:rsidR="002C398B">
        <w:rPr>
          <w:rFonts w:ascii="Times New Roman" w:hAnsi="Times New Roman" w:cs="Times New Roman"/>
        </w:rPr>
        <w:t>representation</w:t>
      </w:r>
      <w:r w:rsidR="00FE4DA2">
        <w:rPr>
          <w:rFonts w:ascii="Times New Roman" w:hAnsi="Times New Roman" w:cs="Times New Roman"/>
        </w:rPr>
        <w:t xml:space="preserve"> is established</w:t>
      </w:r>
      <w:r w:rsidR="002C398B">
        <w:rPr>
          <w:rFonts w:ascii="Times New Roman" w:hAnsi="Times New Roman" w:cs="Times New Roman"/>
        </w:rPr>
        <w:t>—</w:t>
      </w:r>
      <w:r w:rsidR="00AC14F2">
        <w:rPr>
          <w:rFonts w:ascii="Times New Roman" w:hAnsi="Times New Roman" w:cs="Times New Roman"/>
        </w:rPr>
        <w:t xml:space="preserve">perhaps </w:t>
      </w:r>
      <w:r w:rsidR="00FE4DA2">
        <w:rPr>
          <w:rFonts w:ascii="Times New Roman" w:hAnsi="Times New Roman" w:cs="Times New Roman"/>
        </w:rPr>
        <w:t>via</w:t>
      </w:r>
      <w:r w:rsidR="00CC6652">
        <w:rPr>
          <w:rFonts w:ascii="Times New Roman" w:hAnsi="Times New Roman" w:cs="Times New Roman"/>
        </w:rPr>
        <w:t xml:space="preserve"> a very similar</w:t>
      </w:r>
      <w:r w:rsidR="00FE4DA2">
        <w:rPr>
          <w:rFonts w:ascii="Times New Roman" w:hAnsi="Times New Roman" w:cs="Times New Roman"/>
        </w:rPr>
        <w:t xml:space="preserve"> Hebbian-learning-like</w:t>
      </w:r>
      <w:r w:rsidR="00CC6652">
        <w:rPr>
          <w:rFonts w:ascii="Times New Roman" w:hAnsi="Times New Roman" w:cs="Times New Roman"/>
        </w:rPr>
        <w:t>, associative-learning</w:t>
      </w:r>
      <w:r w:rsidR="00FE4DA2">
        <w:rPr>
          <w:rFonts w:ascii="Times New Roman" w:hAnsi="Times New Roman" w:cs="Times New Roman"/>
        </w:rPr>
        <w:t xml:space="preserve"> process</w:t>
      </w:r>
      <w:r w:rsidR="00CC6652">
        <w:rPr>
          <w:rFonts w:ascii="Times New Roman" w:hAnsi="Times New Roman" w:cs="Times New Roman"/>
        </w:rPr>
        <w:t xml:space="preserve"> </w:t>
      </w:r>
      <w:ins w:id="420" w:author="Benton, Deon" w:date="2026-05-01T13:37:00Z" w16du:dateUtc="2026-05-01T18:37:00Z">
        <w:r w:rsidR="00BC5E9D">
          <w:rPr>
            <w:rFonts w:ascii="Times New Roman" w:hAnsi="Times New Roman" w:cs="Times New Roman"/>
          </w:rPr>
          <w:t>of the kind</w:t>
        </w:r>
      </w:ins>
      <w:r w:rsidR="00CC6652">
        <w:rPr>
          <w:rFonts w:ascii="Times New Roman" w:hAnsi="Times New Roman" w:cs="Times New Roman"/>
        </w:rPr>
        <w:t xml:space="preserve"> described here</w:t>
      </w:r>
      <w:r w:rsidR="00FE4DA2">
        <w:rPr>
          <w:rFonts w:ascii="Times New Roman" w:hAnsi="Times New Roman" w:cs="Times New Roman"/>
        </w:rPr>
        <w:t xml:space="preserve"> (e.g., Benton &amp; Hoch, in press)—</w:t>
      </w:r>
      <w:r w:rsidR="00BB19CE">
        <w:rPr>
          <w:rFonts w:ascii="Times New Roman" w:hAnsi="Times New Roman" w:cs="Times New Roman"/>
        </w:rPr>
        <w:t>it may</w:t>
      </w:r>
      <w:r w:rsidR="00D11876">
        <w:rPr>
          <w:rFonts w:ascii="Times New Roman" w:hAnsi="Times New Roman" w:cs="Times New Roman"/>
        </w:rPr>
        <w:t xml:space="preserve"> </w:t>
      </w:r>
      <w:r w:rsidR="00F048AF">
        <w:rPr>
          <w:rFonts w:ascii="Times New Roman" w:hAnsi="Times New Roman" w:cs="Times New Roman"/>
        </w:rPr>
        <w:t xml:space="preserve">capture the </w:t>
      </w:r>
      <w:ins w:id="421" w:author="Benton, Deon" w:date="2026-05-01T13:37:00Z" w16du:dateUtc="2026-05-01T18:37:00Z">
        <w:r w:rsidR="00BC5E9D">
          <w:rPr>
            <w:rFonts w:ascii="Times New Roman" w:hAnsi="Times New Roman" w:cs="Times New Roman"/>
          </w:rPr>
          <w:t>perceptual appearance or “lo</w:t>
        </w:r>
      </w:ins>
      <w:ins w:id="422" w:author="Benton, Deon" w:date="2026-05-01T13:38:00Z" w16du:dateUtc="2026-05-01T18:38:00Z">
        <w:r w:rsidR="00BC5E9D">
          <w:rPr>
            <w:rFonts w:ascii="Times New Roman" w:hAnsi="Times New Roman" w:cs="Times New Roman"/>
          </w:rPr>
          <w:t>ok” of these reaches</w:t>
        </w:r>
      </w:ins>
      <w:r w:rsidR="004E50C5">
        <w:rPr>
          <w:rFonts w:ascii="Times New Roman" w:hAnsi="Times New Roman" w:cs="Times New Roman"/>
        </w:rPr>
        <w:t xml:space="preserve">. A consequence of this </w:t>
      </w:r>
      <w:r w:rsidR="005F2777">
        <w:rPr>
          <w:rFonts w:ascii="Times New Roman" w:hAnsi="Times New Roman" w:cs="Times New Roman"/>
        </w:rPr>
        <w:t xml:space="preserve">for infants’ looking behaviors during the test phase in studies </w:t>
      </w:r>
      <w:ins w:id="423" w:author="Benton, Deon" w:date="2026-05-01T13:38:00Z" w16du:dateUtc="2026-05-01T18:38:00Z">
        <w:r w:rsidR="00BC5E9D">
          <w:rPr>
            <w:rFonts w:ascii="Times New Roman" w:hAnsi="Times New Roman" w:cs="Times New Roman"/>
          </w:rPr>
          <w:t>such as</w:t>
        </w:r>
      </w:ins>
      <w:r w:rsidR="005F2777">
        <w:rPr>
          <w:rFonts w:ascii="Times New Roman" w:hAnsi="Times New Roman" w:cs="Times New Roman"/>
        </w:rPr>
        <w:t xml:space="preserve"> Skerry et al. (2013) </w:t>
      </w:r>
      <w:r w:rsidR="004E50C5">
        <w:rPr>
          <w:rFonts w:ascii="Times New Roman" w:hAnsi="Times New Roman" w:cs="Times New Roman"/>
        </w:rPr>
        <w:t xml:space="preserve">is that </w:t>
      </w:r>
      <w:ins w:id="424" w:author="Benton, Deon" w:date="2026-05-01T13:39:00Z" w16du:dateUtc="2026-05-01T18:39:00Z">
        <w:r w:rsidR="00CD166A">
          <w:rPr>
            <w:rFonts w:ascii="Times New Roman" w:hAnsi="Times New Roman" w:cs="Times New Roman"/>
          </w:rPr>
          <w:t xml:space="preserve">observing </w:t>
        </w:r>
      </w:ins>
      <w:ins w:id="425" w:author="Benton, Deon" w:date="2026-05-01T13:40:00Z" w16du:dateUtc="2026-05-01T18:40:00Z">
        <w:r w:rsidR="00CD166A">
          <w:rPr>
            <w:rFonts w:ascii="Times New Roman" w:hAnsi="Times New Roman" w:cs="Times New Roman"/>
          </w:rPr>
          <w:t>similar</w:t>
        </w:r>
      </w:ins>
      <w:r w:rsidR="00D11876">
        <w:rPr>
          <w:rFonts w:ascii="Times New Roman" w:hAnsi="Times New Roman" w:cs="Times New Roman"/>
        </w:rPr>
        <w:t xml:space="preserve"> </w:t>
      </w:r>
      <w:r w:rsidR="004E50C5">
        <w:rPr>
          <w:rFonts w:ascii="Times New Roman" w:hAnsi="Times New Roman" w:cs="Times New Roman"/>
        </w:rPr>
        <w:t>external actions</w:t>
      </w:r>
      <w:r w:rsidR="00D11876">
        <w:rPr>
          <w:rFonts w:ascii="Times New Roman" w:hAnsi="Times New Roman" w:cs="Times New Roman"/>
        </w:rPr>
        <w:t>—as</w:t>
      </w:r>
      <w:ins w:id="426" w:author="Benton, Deon" w:date="2026-05-01T13:39:00Z" w16du:dateUtc="2026-05-01T18:39:00Z">
        <w:r w:rsidR="00CD166A">
          <w:rPr>
            <w:rFonts w:ascii="Times New Roman" w:hAnsi="Times New Roman" w:cs="Times New Roman"/>
          </w:rPr>
          <w:t xml:space="preserve"> </w:t>
        </w:r>
      </w:ins>
      <w:del w:id="427" w:author="Benton, Deon" w:date="2026-05-01T13:39:00Z" w16du:dateUtc="2026-05-01T18:39:00Z">
        <w:r w:rsidR="005F2777" w:rsidDel="00CD166A">
          <w:rPr>
            <w:rFonts w:ascii="Times New Roman" w:hAnsi="Times New Roman" w:cs="Times New Roman"/>
          </w:rPr>
          <w:delText xml:space="preserve"> </w:delText>
        </w:r>
      </w:del>
      <w:ins w:id="428" w:author="Benton, Deon" w:date="2026-05-01T13:38:00Z" w16du:dateUtc="2026-05-01T18:38:00Z">
        <w:r w:rsidR="00CD166A">
          <w:rPr>
            <w:rFonts w:ascii="Times New Roman" w:hAnsi="Times New Roman" w:cs="Times New Roman"/>
          </w:rPr>
          <w:t xml:space="preserve">pre-reaching </w:t>
        </w:r>
      </w:ins>
      <w:ins w:id="429" w:author="Benton, Deon" w:date="2026-05-01T13:39:00Z" w16du:dateUtc="2026-05-01T18:39:00Z">
        <w:r w:rsidR="00CD166A">
          <w:rPr>
            <w:rFonts w:ascii="Times New Roman" w:hAnsi="Times New Roman" w:cs="Times New Roman"/>
          </w:rPr>
          <w:t>infants</w:t>
        </w:r>
      </w:ins>
      <w:ins w:id="430" w:author="Benton, Deon" w:date="2026-05-01T13:38:00Z" w16du:dateUtc="2026-05-01T18:38:00Z">
        <w:r w:rsidR="00CD166A">
          <w:rPr>
            <w:rFonts w:ascii="Times New Roman" w:hAnsi="Times New Roman" w:cs="Times New Roman"/>
          </w:rPr>
          <w:t xml:space="preserve"> </w:t>
        </w:r>
      </w:ins>
      <w:ins w:id="431" w:author="Benton, Deon" w:date="2026-05-01T13:40:00Z" w16du:dateUtc="2026-05-01T18:40:00Z">
        <w:r w:rsidR="00CD166A">
          <w:rPr>
            <w:rFonts w:ascii="Times New Roman" w:hAnsi="Times New Roman" w:cs="Times New Roman"/>
          </w:rPr>
          <w:t>do</w:t>
        </w:r>
      </w:ins>
      <w:ins w:id="432" w:author="Benton, Deon" w:date="2026-05-01T13:38:00Z" w16du:dateUtc="2026-05-01T18:38:00Z">
        <w:r w:rsidR="00CD166A">
          <w:rPr>
            <w:rFonts w:ascii="Times New Roman" w:hAnsi="Times New Roman" w:cs="Times New Roman"/>
          </w:rPr>
          <w:t xml:space="preserve"> when </w:t>
        </w:r>
        <w:r w:rsidR="00CD166A">
          <w:rPr>
            <w:rFonts w:ascii="Times New Roman" w:hAnsi="Times New Roman" w:cs="Times New Roman"/>
          </w:rPr>
          <w:lastRenderedPageBreak/>
          <w:t>viewing</w:t>
        </w:r>
      </w:ins>
      <w:ins w:id="433" w:author="Benton, Deon" w:date="2026-05-01T13:39:00Z" w16du:dateUtc="2026-05-01T18:39:00Z">
        <w:r w:rsidR="00CD166A">
          <w:rPr>
            <w:rFonts w:ascii="Times New Roman" w:hAnsi="Times New Roman" w:cs="Times New Roman"/>
          </w:rPr>
          <w:t xml:space="preserve"> the efficient test event—</w:t>
        </w:r>
      </w:ins>
      <w:r w:rsidR="00D11876">
        <w:rPr>
          <w:rFonts w:ascii="Times New Roman" w:hAnsi="Times New Roman" w:cs="Times New Roman"/>
        </w:rPr>
        <w:t>may</w:t>
      </w:r>
      <w:ins w:id="434" w:author="Benton, Deon" w:date="2026-05-01T13:40:00Z" w16du:dateUtc="2026-05-01T18:40:00Z">
        <w:r w:rsidR="00B725B4">
          <w:rPr>
            <w:rFonts w:ascii="Times New Roman" w:hAnsi="Times New Roman" w:cs="Times New Roman"/>
          </w:rPr>
          <w:t xml:space="preserve"> activate </w:t>
        </w:r>
      </w:ins>
      <w:r w:rsidR="00D11876">
        <w:rPr>
          <w:rFonts w:ascii="Times New Roman" w:hAnsi="Times New Roman" w:cs="Times New Roman"/>
        </w:rPr>
        <w:t xml:space="preserve">many of the same representational units that </w:t>
      </w:r>
      <w:ins w:id="435" w:author="Benton, Deon" w:date="2026-05-01T13:41:00Z" w16du:dateUtc="2026-05-01T18:41:00Z">
        <w:r w:rsidR="00B725B4">
          <w:rPr>
            <w:rFonts w:ascii="Times New Roman" w:hAnsi="Times New Roman" w:cs="Times New Roman"/>
          </w:rPr>
          <w:t>were recruited to encode their</w:t>
        </w:r>
      </w:ins>
      <w:r w:rsidR="00D11876">
        <w:rPr>
          <w:rFonts w:ascii="Times New Roman" w:hAnsi="Times New Roman" w:cs="Times New Roman"/>
        </w:rPr>
        <w:t xml:space="preserve"> own </w:t>
      </w:r>
      <w:r w:rsidR="00F048AF">
        <w:rPr>
          <w:rFonts w:ascii="Times New Roman" w:hAnsi="Times New Roman" w:cs="Times New Roman"/>
        </w:rPr>
        <w:t xml:space="preserve">nearly </w:t>
      </w:r>
      <w:r w:rsidR="00A10820">
        <w:rPr>
          <w:rFonts w:ascii="Times New Roman" w:hAnsi="Times New Roman" w:cs="Times New Roman"/>
        </w:rPr>
        <w:t>linear</w:t>
      </w:r>
      <w:ins w:id="436" w:author="Benton, Deon" w:date="2026-05-01T13:41:00Z" w16du:dateUtc="2026-05-01T18:41:00Z">
        <w:r w:rsidR="00B725B4">
          <w:rPr>
            <w:rFonts w:ascii="Times New Roman" w:hAnsi="Times New Roman" w:cs="Times New Roman"/>
          </w:rPr>
          <w:t xml:space="preserve"> and</w:t>
        </w:r>
      </w:ins>
      <w:r w:rsidR="00872015">
        <w:rPr>
          <w:rFonts w:ascii="Times New Roman" w:hAnsi="Times New Roman" w:cs="Times New Roman"/>
        </w:rPr>
        <w:t xml:space="preserve"> mostly</w:t>
      </w:r>
      <w:r w:rsidR="00F048AF">
        <w:rPr>
          <w:rFonts w:ascii="Times New Roman" w:hAnsi="Times New Roman" w:cs="Times New Roman"/>
        </w:rPr>
        <w:t xml:space="preserve"> direct reaches</w:t>
      </w:r>
      <w:r w:rsidR="00372BC6">
        <w:rPr>
          <w:rFonts w:ascii="Times New Roman" w:hAnsi="Times New Roman" w:cs="Times New Roman"/>
        </w:rPr>
        <w:t>.</w:t>
      </w:r>
      <w:r w:rsidR="00E42CC8">
        <w:rPr>
          <w:rFonts w:ascii="Times New Roman" w:hAnsi="Times New Roman" w:cs="Times New Roman"/>
        </w:rPr>
        <w:t xml:space="preserve"> </w:t>
      </w:r>
      <w:ins w:id="437" w:author="Benton, Deon" w:date="2026-05-01T13:41:00Z" w16du:dateUtc="2026-05-01T18:41:00Z">
        <w:r w:rsidR="00B725B4">
          <w:rPr>
            <w:rFonts w:ascii="Times New Roman" w:hAnsi="Times New Roman" w:cs="Times New Roman"/>
          </w:rPr>
          <w:t>If it is assumed that</w:t>
        </w:r>
      </w:ins>
      <w:r w:rsidR="002860AD">
        <w:rPr>
          <w:rFonts w:ascii="Times New Roman" w:hAnsi="Times New Roman" w:cs="Times New Roman"/>
        </w:rPr>
        <w:t xml:space="preserve"> the</w:t>
      </w:r>
      <w:r w:rsidR="00501DEA">
        <w:rPr>
          <w:rFonts w:ascii="Times New Roman" w:hAnsi="Times New Roman" w:cs="Times New Roman"/>
        </w:rPr>
        <w:t xml:space="preserve">re is a </w:t>
      </w:r>
      <w:ins w:id="438" w:author="Benton, Deon" w:date="2026-05-01T13:43:00Z" w16du:dateUtc="2026-05-01T18:43:00Z">
        <w:r w:rsidR="00E12DF6">
          <w:rPr>
            <w:rFonts w:ascii="Times New Roman" w:hAnsi="Times New Roman" w:cs="Times New Roman"/>
          </w:rPr>
          <w:t xml:space="preserve">negative </w:t>
        </w:r>
      </w:ins>
      <w:r w:rsidR="00501DEA">
        <w:rPr>
          <w:rFonts w:ascii="Times New Roman" w:hAnsi="Times New Roman" w:cs="Times New Roman"/>
        </w:rPr>
        <w:t>relation between how long infants look at a stimulus and their</w:t>
      </w:r>
      <w:ins w:id="439" w:author="Benton, Deon" w:date="2026-05-01T13:42:00Z" w16du:dateUtc="2026-05-01T18:42:00Z">
        <w:r w:rsidR="00E12DF6">
          <w:rPr>
            <w:rFonts w:ascii="Times New Roman" w:hAnsi="Times New Roman" w:cs="Times New Roman"/>
          </w:rPr>
          <w:t xml:space="preserve"> internal representation of it</w:t>
        </w:r>
      </w:ins>
      <w:r w:rsidR="00501DEA">
        <w:rPr>
          <w:rFonts w:ascii="Times New Roman" w:hAnsi="Times New Roman" w:cs="Times New Roman"/>
        </w:rPr>
        <w:t xml:space="preserve"> </w:t>
      </w:r>
      <w:r w:rsidR="002860AD">
        <w:rPr>
          <w:rFonts w:ascii="Times New Roman" w:hAnsi="Times New Roman" w:cs="Times New Roman"/>
        </w:rPr>
        <w:t xml:space="preserve">(e.g., </w:t>
      </w:r>
      <w:r w:rsidR="00167651">
        <w:rPr>
          <w:rFonts w:ascii="Times New Roman" w:hAnsi="Times New Roman" w:cs="Times New Roman"/>
        </w:rPr>
        <w:t>Benton, 2025, 2026</w:t>
      </w:r>
      <w:ins w:id="440" w:author="Benton, Deon" w:date="2026-05-01T13:49:00Z" w16du:dateUtc="2026-05-01T18:49:00Z">
        <w:r w:rsidR="007F7D9D">
          <w:rPr>
            <w:rFonts w:ascii="Times New Roman" w:hAnsi="Times New Roman" w:cs="Times New Roman"/>
          </w:rPr>
          <w:t>; Cohen, 1973; Hunter &amp; Ames, 1988; Sokolov, 1963</w:t>
        </w:r>
      </w:ins>
      <w:r w:rsidR="002860AD">
        <w:rPr>
          <w:rFonts w:ascii="Times New Roman" w:hAnsi="Times New Roman" w:cs="Times New Roman"/>
        </w:rPr>
        <w:t>)</w:t>
      </w:r>
      <w:ins w:id="441" w:author="Benton, Deon" w:date="2026-05-01T13:43:00Z" w16du:dateUtc="2026-05-01T18:43:00Z">
        <w:r w:rsidR="00E12DF6">
          <w:rPr>
            <w:rFonts w:ascii="Times New Roman" w:hAnsi="Times New Roman" w:cs="Times New Roman"/>
          </w:rPr>
          <w:t xml:space="preserve">—such that </w:t>
        </w:r>
      </w:ins>
      <w:ins w:id="442" w:author="Benton, Deon" w:date="2026-05-01T13:48:00Z" w16du:dateUtc="2026-05-01T18:48:00Z">
        <w:r w:rsidR="00A0611F">
          <w:rPr>
            <w:rFonts w:ascii="Times New Roman" w:hAnsi="Times New Roman" w:cs="Times New Roman"/>
          </w:rPr>
          <w:t>weaker representations are associated with longer looking</w:t>
        </w:r>
      </w:ins>
      <w:ins w:id="443" w:author="Benton, Deon" w:date="2026-05-01T13:43:00Z" w16du:dateUtc="2026-05-01T18:43:00Z">
        <w:r w:rsidR="00E12DF6">
          <w:rPr>
            <w:rFonts w:ascii="Times New Roman" w:hAnsi="Times New Roman" w:cs="Times New Roman"/>
          </w:rPr>
          <w:t xml:space="preserve">—then </w:t>
        </w:r>
      </w:ins>
      <w:r w:rsidR="0004487E">
        <w:rPr>
          <w:rFonts w:ascii="Times New Roman" w:hAnsi="Times New Roman" w:cs="Times New Roman"/>
        </w:rPr>
        <w:t xml:space="preserve">the match between </w:t>
      </w:r>
      <w:r w:rsidR="00D573D6">
        <w:rPr>
          <w:rFonts w:ascii="Times New Roman" w:hAnsi="Times New Roman" w:cs="Times New Roman"/>
        </w:rPr>
        <w:t xml:space="preserve">the </w:t>
      </w:r>
      <w:r w:rsidR="00AF5451">
        <w:rPr>
          <w:rFonts w:ascii="Times New Roman" w:hAnsi="Times New Roman" w:cs="Times New Roman"/>
        </w:rPr>
        <w:t xml:space="preserve">actor’s </w:t>
      </w:r>
      <w:r w:rsidR="00D573D6">
        <w:rPr>
          <w:rFonts w:ascii="Times New Roman" w:hAnsi="Times New Roman" w:cs="Times New Roman"/>
        </w:rPr>
        <w:t xml:space="preserve">linear reach </w:t>
      </w:r>
      <w:r w:rsidR="00AF5451">
        <w:rPr>
          <w:rFonts w:ascii="Times New Roman" w:hAnsi="Times New Roman" w:cs="Times New Roman"/>
        </w:rPr>
        <w:t xml:space="preserve">in the efficient event </w:t>
      </w:r>
      <w:r w:rsidR="00D573D6">
        <w:rPr>
          <w:rFonts w:ascii="Times New Roman" w:hAnsi="Times New Roman" w:cs="Times New Roman"/>
        </w:rPr>
        <w:t xml:space="preserve">and </w:t>
      </w:r>
      <w:r w:rsidR="00AF5451">
        <w:rPr>
          <w:rFonts w:ascii="Times New Roman" w:hAnsi="Times New Roman" w:cs="Times New Roman"/>
        </w:rPr>
        <w:t xml:space="preserve">infants’ </w:t>
      </w:r>
      <w:ins w:id="444" w:author="Benton, Deon" w:date="2026-05-01T13:44:00Z" w16du:dateUtc="2026-05-01T18:44:00Z">
        <w:r w:rsidR="00E12DF6">
          <w:rPr>
            <w:rFonts w:ascii="Times New Roman" w:hAnsi="Times New Roman" w:cs="Times New Roman"/>
          </w:rPr>
          <w:t>existing prototypical representation of such reaches</w:t>
        </w:r>
      </w:ins>
      <w:r w:rsidR="00D573D6">
        <w:rPr>
          <w:rFonts w:ascii="Times New Roman" w:hAnsi="Times New Roman" w:cs="Times New Roman"/>
        </w:rPr>
        <w:t xml:space="preserve"> should render the efficient event</w:t>
      </w:r>
      <w:ins w:id="445" w:author="Benton, Deon" w:date="2026-05-01T13:50:00Z" w16du:dateUtc="2026-05-01T18:50:00Z">
        <w:r w:rsidR="004E06C5">
          <w:rPr>
            <w:rFonts w:ascii="Times New Roman" w:hAnsi="Times New Roman" w:cs="Times New Roman"/>
          </w:rPr>
          <w:t xml:space="preserve"> relatively familiar and, therefore,</w:t>
        </w:r>
      </w:ins>
      <w:ins w:id="446" w:author="Benton, Deon" w:date="2026-05-01T16:27:00Z" w16du:dateUtc="2026-05-01T21:27:00Z">
        <w:r w:rsidR="00320CB7">
          <w:rPr>
            <w:rFonts w:ascii="Times New Roman" w:hAnsi="Times New Roman" w:cs="Times New Roman"/>
          </w:rPr>
          <w:t xml:space="preserve"> </w:t>
        </w:r>
      </w:ins>
      <w:r w:rsidR="00D573D6">
        <w:rPr>
          <w:rFonts w:ascii="Times New Roman" w:hAnsi="Times New Roman" w:cs="Times New Roman"/>
        </w:rPr>
        <w:t>less interesting</w:t>
      </w:r>
      <w:r w:rsidR="00AF5451">
        <w:rPr>
          <w:rFonts w:ascii="Times New Roman" w:hAnsi="Times New Roman" w:cs="Times New Roman"/>
        </w:rPr>
        <w:t xml:space="preserve">. </w:t>
      </w:r>
      <w:ins w:id="447" w:author="Benton, Deon" w:date="2026-05-01T16:28:00Z" w16du:dateUtc="2026-05-01T21:28:00Z">
        <w:r w:rsidR="00320CB7">
          <w:rPr>
            <w:rFonts w:ascii="Times New Roman" w:hAnsi="Times New Roman" w:cs="Times New Roman"/>
          </w:rPr>
          <w:t>The downstream effect of this is that infants should spend</w:t>
        </w:r>
      </w:ins>
      <w:ins w:id="448" w:author="Benton, Deon" w:date="2026-05-01T13:45:00Z" w16du:dateUtc="2026-05-01T18:45:00Z">
        <w:r w:rsidR="0089147C">
          <w:rPr>
            <w:rFonts w:ascii="Times New Roman" w:hAnsi="Times New Roman" w:cs="Times New Roman"/>
          </w:rPr>
          <w:t xml:space="preserve"> </w:t>
        </w:r>
      </w:ins>
      <w:ins w:id="449" w:author="Benton, Deon" w:date="2026-05-01T16:28:00Z" w16du:dateUtc="2026-05-01T21:28:00Z">
        <w:r w:rsidR="006535B5">
          <w:rPr>
            <w:rFonts w:ascii="Times New Roman" w:hAnsi="Times New Roman" w:cs="Times New Roman"/>
          </w:rPr>
          <w:t>minimal time</w:t>
        </w:r>
      </w:ins>
      <w:ins w:id="450" w:author="Benton, Deon" w:date="2026-05-01T13:45:00Z" w16du:dateUtc="2026-05-01T18:45:00Z">
        <w:r w:rsidR="0089147C">
          <w:rPr>
            <w:rFonts w:ascii="Times New Roman" w:hAnsi="Times New Roman" w:cs="Times New Roman"/>
          </w:rPr>
          <w:t xml:space="preserve"> looking at the efficient test event</w:t>
        </w:r>
      </w:ins>
      <w:r w:rsidR="00D573D6">
        <w:rPr>
          <w:rFonts w:ascii="Times New Roman" w:hAnsi="Times New Roman" w:cs="Times New Roman"/>
        </w:rPr>
        <w:t xml:space="preserve">.  </w:t>
      </w:r>
      <w:r w:rsidR="00AF5451">
        <w:rPr>
          <w:rFonts w:ascii="Times New Roman" w:hAnsi="Times New Roman" w:cs="Times New Roman"/>
        </w:rPr>
        <w:t>In contrast, b</w:t>
      </w:r>
      <w:r w:rsidR="006D29B4">
        <w:rPr>
          <w:rFonts w:ascii="Times New Roman" w:hAnsi="Times New Roman" w:cs="Times New Roman"/>
        </w:rPr>
        <w:t>ecause</w:t>
      </w:r>
      <w:r w:rsidR="001E1C64">
        <w:rPr>
          <w:rFonts w:ascii="Times New Roman" w:hAnsi="Times New Roman" w:cs="Times New Roman"/>
        </w:rPr>
        <w:t xml:space="preserve"> presumably</w:t>
      </w:r>
      <w:ins w:id="451" w:author="Benton, Deon" w:date="2026-05-01T13:51:00Z" w16du:dateUtc="2026-05-01T18:51:00Z">
        <w:r w:rsidR="00217C7B">
          <w:rPr>
            <w:rFonts w:ascii="Times New Roman" w:hAnsi="Times New Roman" w:cs="Times New Roman"/>
          </w:rPr>
          <w:t xml:space="preserve"> </w:t>
        </w:r>
      </w:ins>
      <w:ins w:id="452" w:author="Benton, Deon" w:date="2026-05-01T13:45:00Z" w16du:dateUtc="2026-05-01T18:45:00Z">
        <w:r w:rsidR="0089147C">
          <w:rPr>
            <w:rFonts w:ascii="Times New Roman" w:hAnsi="Times New Roman" w:cs="Times New Roman"/>
          </w:rPr>
          <w:t>no comparable representation</w:t>
        </w:r>
      </w:ins>
      <w:ins w:id="453" w:author="Benton, Deon" w:date="2026-05-01T16:28:00Z" w16du:dateUtc="2026-05-01T21:28:00Z">
        <w:r w:rsidR="00411887">
          <w:rPr>
            <w:rFonts w:ascii="Times New Roman" w:hAnsi="Times New Roman" w:cs="Times New Roman"/>
          </w:rPr>
          <w:t xml:space="preserve"> </w:t>
        </w:r>
      </w:ins>
      <w:ins w:id="454" w:author="Benton, Deon" w:date="2026-05-01T13:50:00Z" w16du:dateUtc="2026-05-01T18:50:00Z">
        <w:r w:rsidR="00217C7B">
          <w:rPr>
            <w:rFonts w:ascii="Times New Roman" w:hAnsi="Times New Roman" w:cs="Times New Roman"/>
          </w:rPr>
          <w:t>exists</w:t>
        </w:r>
      </w:ins>
      <w:ins w:id="455" w:author="Benton, Deon" w:date="2026-05-01T13:45:00Z" w16du:dateUtc="2026-05-01T18:45:00Z">
        <w:r w:rsidR="0089147C">
          <w:rPr>
            <w:rFonts w:ascii="Times New Roman" w:hAnsi="Times New Roman" w:cs="Times New Roman"/>
          </w:rPr>
          <w:t xml:space="preserve"> for the arced trajectory depicted in the inefficient test event, this event shoul</w:t>
        </w:r>
      </w:ins>
      <w:ins w:id="456" w:author="Benton, Deon" w:date="2026-05-01T13:46:00Z" w16du:dateUtc="2026-05-01T18:46:00Z">
        <w:r w:rsidR="0089147C">
          <w:rPr>
            <w:rFonts w:ascii="Times New Roman" w:hAnsi="Times New Roman" w:cs="Times New Roman"/>
          </w:rPr>
          <w:t>d elicit long</w:t>
        </w:r>
      </w:ins>
      <w:ins w:id="457" w:author="Benton, Deon" w:date="2026-05-01T13:51:00Z" w16du:dateUtc="2026-05-01T18:51:00Z">
        <w:r w:rsidR="00217C7B">
          <w:rPr>
            <w:rFonts w:ascii="Times New Roman" w:hAnsi="Times New Roman" w:cs="Times New Roman"/>
          </w:rPr>
          <w:t>er looking precisely because a</w:t>
        </w:r>
      </w:ins>
      <w:ins w:id="458" w:author="Benton, Deon" w:date="2026-05-01T13:46:00Z" w16du:dateUtc="2026-05-01T18:46:00Z">
        <w:r w:rsidR="0089147C">
          <w:rPr>
            <w:rFonts w:ascii="Times New Roman" w:hAnsi="Times New Roman" w:cs="Times New Roman"/>
          </w:rPr>
          <w:t xml:space="preserve"> </w:t>
        </w:r>
      </w:ins>
      <w:r w:rsidR="006D29B4">
        <w:rPr>
          <w:rFonts w:ascii="Times New Roman" w:hAnsi="Times New Roman" w:cs="Times New Roman"/>
        </w:rPr>
        <w:t>representation of it would need to be established</w:t>
      </w:r>
      <w:ins w:id="459" w:author="Benton, Deon" w:date="2026-05-01T13:46:00Z" w16du:dateUtc="2026-05-01T18:46:00Z">
        <w:r w:rsidR="0089147C">
          <w:rPr>
            <w:rFonts w:ascii="Times New Roman" w:hAnsi="Times New Roman" w:cs="Times New Roman"/>
          </w:rPr>
          <w:t xml:space="preserve"> before it too </w:t>
        </w:r>
      </w:ins>
      <w:ins w:id="460" w:author="Benton, Deon" w:date="2026-05-01T16:29:00Z" w16du:dateUtc="2026-05-01T21:29:00Z">
        <w:r w:rsidR="00411887">
          <w:rPr>
            <w:rFonts w:ascii="Times New Roman" w:hAnsi="Times New Roman" w:cs="Times New Roman"/>
          </w:rPr>
          <w:t>becomes</w:t>
        </w:r>
      </w:ins>
      <w:ins w:id="461" w:author="Benton, Deon" w:date="2026-05-01T13:46:00Z" w16du:dateUtc="2026-05-01T18:46:00Z">
        <w:r w:rsidR="0089147C">
          <w:rPr>
            <w:rFonts w:ascii="Times New Roman" w:hAnsi="Times New Roman" w:cs="Times New Roman"/>
          </w:rPr>
          <w:t xml:space="preserve"> familiar</w:t>
        </w:r>
      </w:ins>
      <w:r w:rsidR="006D29B4">
        <w:rPr>
          <w:rFonts w:ascii="Times New Roman" w:hAnsi="Times New Roman" w:cs="Times New Roman"/>
        </w:rPr>
        <w:t>.</w:t>
      </w:r>
      <w:r w:rsidR="008A0F87">
        <w:rPr>
          <w:rFonts w:ascii="Times New Roman" w:hAnsi="Times New Roman" w:cs="Times New Roman"/>
        </w:rPr>
        <w:t xml:space="preserve"> </w:t>
      </w:r>
      <w:ins w:id="462" w:author="Benton, Deon" w:date="2026-05-01T13:54:00Z" w16du:dateUtc="2026-05-01T18:54:00Z">
        <w:r w:rsidR="00930FEC">
          <w:rPr>
            <w:rFonts w:ascii="Times New Roman" w:hAnsi="Times New Roman" w:cs="Times New Roman"/>
          </w:rPr>
          <w:t>In sum, pre-reaching infants</w:t>
        </w:r>
      </w:ins>
      <w:ins w:id="463" w:author="Benton, Deon" w:date="2026-05-01T16:29:00Z" w16du:dateUtc="2026-05-01T21:29:00Z">
        <w:r w:rsidR="00411887">
          <w:rPr>
            <w:rFonts w:ascii="Times New Roman" w:hAnsi="Times New Roman" w:cs="Times New Roman"/>
          </w:rPr>
          <w:t>’ looking behaviors</w:t>
        </w:r>
      </w:ins>
      <w:ins w:id="464" w:author="Benton, Deon" w:date="2026-05-01T13:54:00Z" w16du:dateUtc="2026-05-01T18:54:00Z">
        <w:r w:rsidR="00930FEC">
          <w:rPr>
            <w:rFonts w:ascii="Times New Roman" w:hAnsi="Times New Roman" w:cs="Times New Roman"/>
          </w:rPr>
          <w:t xml:space="preserve"> in studies </w:t>
        </w:r>
      </w:ins>
      <w:ins w:id="465" w:author="Benton, Deon" w:date="2026-05-01T16:29:00Z" w16du:dateUtc="2026-05-01T21:29:00Z">
        <w:r w:rsidR="00411887">
          <w:rPr>
            <w:rFonts w:ascii="Times New Roman" w:hAnsi="Times New Roman" w:cs="Times New Roman"/>
          </w:rPr>
          <w:t>like</w:t>
        </w:r>
      </w:ins>
      <w:ins w:id="466" w:author="Benton, Deon" w:date="2026-05-01T13:54:00Z" w16du:dateUtc="2026-05-01T18:54:00Z">
        <w:r w:rsidR="00930FEC">
          <w:rPr>
            <w:rFonts w:ascii="Times New Roman" w:hAnsi="Times New Roman" w:cs="Times New Roman"/>
          </w:rPr>
          <w:t xml:space="preserve"> Skerry et al</w:t>
        </w:r>
      </w:ins>
      <w:ins w:id="467" w:author="Benton, Deon" w:date="2026-05-01T13:55:00Z" w16du:dateUtc="2026-05-01T18:55:00Z">
        <w:r w:rsidR="00930FEC">
          <w:rPr>
            <w:rFonts w:ascii="Times New Roman" w:hAnsi="Times New Roman" w:cs="Times New Roman"/>
          </w:rPr>
          <w:t>. (2013) can be explained in terms of</w:t>
        </w:r>
      </w:ins>
      <w:ins w:id="468" w:author="Benton, Deon" w:date="2026-05-01T13:56:00Z" w16du:dateUtc="2026-05-01T18:56:00Z">
        <w:r w:rsidR="00930FEC">
          <w:rPr>
            <w:rFonts w:ascii="Times New Roman" w:hAnsi="Times New Roman" w:cs="Times New Roman"/>
          </w:rPr>
          <w:t xml:space="preserve"> prototypical representations </w:t>
        </w:r>
        <w:r w:rsidR="00120B35">
          <w:rPr>
            <w:rFonts w:ascii="Times New Roman" w:hAnsi="Times New Roman" w:cs="Times New Roman"/>
          </w:rPr>
          <w:t>of straight reach</w:t>
        </w:r>
      </w:ins>
      <w:ins w:id="469" w:author="Benton, Deon" w:date="2026-05-01T16:30:00Z" w16du:dateUtc="2026-05-01T21:30:00Z">
        <w:r w:rsidR="00411887">
          <w:rPr>
            <w:rFonts w:ascii="Times New Roman" w:hAnsi="Times New Roman" w:cs="Times New Roman"/>
          </w:rPr>
          <w:t>es</w:t>
        </w:r>
      </w:ins>
      <w:ins w:id="470" w:author="Benton, Deon" w:date="2026-05-01T13:56:00Z" w16du:dateUtc="2026-05-01T18:56:00Z">
        <w:r w:rsidR="00120B35">
          <w:rPr>
            <w:rFonts w:ascii="Times New Roman" w:hAnsi="Times New Roman" w:cs="Times New Roman"/>
          </w:rPr>
          <w:t xml:space="preserve"> </w:t>
        </w:r>
        <w:r w:rsidR="00930FEC">
          <w:rPr>
            <w:rFonts w:ascii="Times New Roman" w:hAnsi="Times New Roman" w:cs="Times New Roman"/>
          </w:rPr>
          <w:t xml:space="preserve">that arise </w:t>
        </w:r>
      </w:ins>
      <w:ins w:id="471" w:author="Benton, Deon" w:date="2026-05-01T16:07:00Z" w16du:dateUtc="2026-05-01T21:07:00Z">
        <w:r w:rsidR="00016DD5">
          <w:rPr>
            <w:rFonts w:ascii="Times New Roman" w:hAnsi="Times New Roman" w:cs="Times New Roman"/>
          </w:rPr>
          <w:t xml:space="preserve">when </w:t>
        </w:r>
      </w:ins>
      <w:ins w:id="472" w:author="Benton, Deon" w:date="2026-05-01T13:56:00Z" w16du:dateUtc="2026-05-01T18:56:00Z">
        <w:r w:rsidR="00120B35">
          <w:rPr>
            <w:rFonts w:ascii="Times New Roman" w:hAnsi="Times New Roman" w:cs="Times New Roman"/>
          </w:rPr>
          <w:t xml:space="preserve">sticky-mittens experience </w:t>
        </w:r>
      </w:ins>
      <w:ins w:id="473" w:author="Benton, Deon" w:date="2026-05-01T16:07:00Z" w16du:dateUtc="2026-05-01T21:07:00Z">
        <w:r w:rsidR="008F1FBD">
          <w:rPr>
            <w:rFonts w:ascii="Times New Roman" w:hAnsi="Times New Roman" w:cs="Times New Roman"/>
          </w:rPr>
          <w:t>heightens infants’</w:t>
        </w:r>
      </w:ins>
      <w:ins w:id="474" w:author="Benton, Deon" w:date="2026-05-01T13:56:00Z" w16du:dateUtc="2026-05-01T18:56:00Z">
        <w:r w:rsidR="00120B35">
          <w:rPr>
            <w:rFonts w:ascii="Times New Roman" w:hAnsi="Times New Roman" w:cs="Times New Roman"/>
          </w:rPr>
          <w:t xml:space="preserve"> attention </w:t>
        </w:r>
      </w:ins>
      <w:ins w:id="475" w:author="Benton, Deon" w:date="2026-05-01T13:57:00Z" w16du:dateUtc="2026-05-01T18:57:00Z">
        <w:r w:rsidR="00120B35">
          <w:rPr>
            <w:rFonts w:ascii="Times New Roman" w:hAnsi="Times New Roman" w:cs="Times New Roman"/>
          </w:rPr>
          <w:t>to</w:t>
        </w:r>
      </w:ins>
      <w:ins w:id="476" w:author="Benton, Deon" w:date="2026-05-01T16:30:00Z" w16du:dateUtc="2026-05-01T21:30:00Z">
        <w:r w:rsidR="00411887">
          <w:rPr>
            <w:rFonts w:ascii="Times New Roman" w:hAnsi="Times New Roman" w:cs="Times New Roman"/>
          </w:rPr>
          <w:t>, and</w:t>
        </w:r>
      </w:ins>
      <w:ins w:id="477" w:author="Benton, Deon" w:date="2026-05-01T13:56:00Z" w16du:dateUtc="2026-05-01T18:56:00Z">
        <w:r w:rsidR="00120B35">
          <w:rPr>
            <w:rFonts w:ascii="Times New Roman" w:hAnsi="Times New Roman" w:cs="Times New Roman"/>
          </w:rPr>
          <w:t xml:space="preserve"> </w:t>
        </w:r>
      </w:ins>
      <w:ins w:id="478" w:author="Benton, Deon" w:date="2026-05-01T16:30:00Z" w16du:dateUtc="2026-05-01T21:30:00Z">
        <w:r w:rsidR="004D3C8A">
          <w:rPr>
            <w:rFonts w:ascii="Times New Roman" w:hAnsi="Times New Roman" w:cs="Times New Roman"/>
          </w:rPr>
          <w:t xml:space="preserve">enhance their </w:t>
        </w:r>
      </w:ins>
      <w:ins w:id="479" w:author="Benton, Deon" w:date="2026-05-01T13:56:00Z" w16du:dateUtc="2026-05-01T18:56:00Z">
        <w:r w:rsidR="00120B35">
          <w:rPr>
            <w:rFonts w:ascii="Times New Roman" w:hAnsi="Times New Roman" w:cs="Times New Roman"/>
          </w:rPr>
          <w:t>encoding of</w:t>
        </w:r>
      </w:ins>
      <w:ins w:id="480" w:author="Benton, Deon" w:date="2026-05-01T16:07:00Z" w16du:dateUtc="2026-05-01T21:07:00Z">
        <w:r w:rsidR="008F1FBD">
          <w:rPr>
            <w:rFonts w:ascii="Times New Roman" w:hAnsi="Times New Roman" w:cs="Times New Roman"/>
          </w:rPr>
          <w:t>,</w:t>
        </w:r>
      </w:ins>
      <w:ins w:id="481" w:author="Benton, Deon" w:date="2026-05-01T13:56:00Z" w16du:dateUtc="2026-05-01T18:56:00Z">
        <w:r w:rsidR="00120B35">
          <w:rPr>
            <w:rFonts w:ascii="Times New Roman" w:hAnsi="Times New Roman" w:cs="Times New Roman"/>
          </w:rPr>
          <w:t xml:space="preserve"> such </w:t>
        </w:r>
      </w:ins>
      <w:ins w:id="482" w:author="Benton, Deon" w:date="2026-05-01T16:08:00Z" w16du:dateUtc="2026-05-01T21:08:00Z">
        <w:r w:rsidR="008F1FBD">
          <w:rPr>
            <w:rFonts w:ascii="Times New Roman" w:hAnsi="Times New Roman" w:cs="Times New Roman"/>
          </w:rPr>
          <w:t>action</w:t>
        </w:r>
      </w:ins>
      <w:ins w:id="483" w:author="Benton, Deon" w:date="2026-05-01T13:56:00Z" w16du:dateUtc="2026-05-01T18:56:00Z">
        <w:r w:rsidR="00120B35">
          <w:rPr>
            <w:rFonts w:ascii="Times New Roman" w:hAnsi="Times New Roman" w:cs="Times New Roman"/>
          </w:rPr>
          <w:t>s</w:t>
        </w:r>
      </w:ins>
      <w:ins w:id="484" w:author="Benton, Deon" w:date="2026-05-01T13:57:00Z" w16du:dateUtc="2026-05-01T18:57:00Z">
        <w:r w:rsidR="000217C9">
          <w:rPr>
            <w:rFonts w:ascii="Times New Roman" w:hAnsi="Times New Roman" w:cs="Times New Roman"/>
          </w:rPr>
          <w:t xml:space="preserve">; abstract notions of efficiency or </w:t>
        </w:r>
      </w:ins>
      <w:ins w:id="485" w:author="Benton, Deon" w:date="2026-05-01T16:08:00Z" w16du:dateUtc="2026-05-01T21:08:00Z">
        <w:r w:rsidR="00A966ED">
          <w:rPr>
            <w:rFonts w:ascii="Times New Roman" w:hAnsi="Times New Roman" w:cs="Times New Roman"/>
          </w:rPr>
          <w:t xml:space="preserve">domain-specific mechanisms that </w:t>
        </w:r>
      </w:ins>
      <w:ins w:id="486" w:author="Benton, Deon" w:date="2026-05-01T16:30:00Z" w16du:dateUtc="2026-05-01T21:30:00Z">
        <w:r w:rsidR="00F00631">
          <w:rPr>
            <w:rFonts w:ascii="Times New Roman" w:hAnsi="Times New Roman" w:cs="Times New Roman"/>
          </w:rPr>
          <w:t>subserve them</w:t>
        </w:r>
      </w:ins>
      <w:ins w:id="487" w:author="Benton, Deon" w:date="2026-05-01T13:57:00Z" w16du:dateUtc="2026-05-01T18:57:00Z">
        <w:r w:rsidR="000217C9">
          <w:rPr>
            <w:rFonts w:ascii="Times New Roman" w:hAnsi="Times New Roman" w:cs="Times New Roman"/>
          </w:rPr>
          <w:t xml:space="preserve"> need not be assumed.</w:t>
        </w:r>
      </w:ins>
    </w:p>
    <w:p w14:paraId="59A5325D" w14:textId="7DB5CCCC" w:rsidR="00524642" w:rsidRDefault="00AC1B5A" w:rsidP="0096761D">
      <w:pPr>
        <w:spacing w:line="480" w:lineRule="auto"/>
        <w:ind w:firstLine="720"/>
        <w:contextualSpacing/>
        <w:rPr>
          <w:rFonts w:ascii="Times New Roman" w:hAnsi="Times New Roman" w:cs="Times New Roman"/>
        </w:rPr>
      </w:pPr>
      <w:ins w:id="488" w:author="Benton, Deon" w:date="2026-05-01T16:31:00Z" w16du:dateUtc="2026-05-01T21:31:00Z">
        <w:r>
          <w:rPr>
            <w:rFonts w:ascii="Times New Roman" w:hAnsi="Times New Roman" w:cs="Times New Roman"/>
          </w:rPr>
          <w:t xml:space="preserve">In the remainder of the paper, </w:t>
        </w:r>
      </w:ins>
      <w:r w:rsidR="00EE3AAD">
        <w:rPr>
          <w:rFonts w:ascii="Times New Roman" w:hAnsi="Times New Roman" w:cs="Times New Roman"/>
        </w:rPr>
        <w:t xml:space="preserve">I present </w:t>
      </w:r>
      <w:ins w:id="489" w:author="Benton, Deon" w:date="2026-05-01T16:31:00Z" w16du:dateUtc="2026-05-01T21:31:00Z">
        <w:r>
          <w:rPr>
            <w:rFonts w:ascii="Times New Roman" w:hAnsi="Times New Roman" w:cs="Times New Roman"/>
          </w:rPr>
          <w:t>a series of simulations</w:t>
        </w:r>
      </w:ins>
      <w:ins w:id="490" w:author="Benton, Deon" w:date="2026-05-01T20:39:00Z" w16du:dateUtc="2026-05-02T01:39:00Z">
        <w:r w:rsidR="00BD309B">
          <w:rPr>
            <w:rFonts w:ascii="Times New Roman" w:hAnsi="Times New Roman" w:cs="Times New Roman"/>
          </w:rPr>
          <w:t xml:space="preserve"> that</w:t>
        </w:r>
      </w:ins>
      <w:ins w:id="491" w:author="Benton, Deon" w:date="2026-05-01T16:31:00Z" w16du:dateUtc="2026-05-01T21:31:00Z">
        <w:r>
          <w:rPr>
            <w:rFonts w:ascii="Times New Roman" w:hAnsi="Times New Roman" w:cs="Times New Roman"/>
          </w:rPr>
          <w:t xml:space="preserve"> demonstrat</w:t>
        </w:r>
      </w:ins>
      <w:ins w:id="492" w:author="Benton, Deon" w:date="2026-05-01T20:39:00Z" w16du:dateUtc="2026-05-02T01:39:00Z">
        <w:r w:rsidR="00BD309B">
          <w:rPr>
            <w:rFonts w:ascii="Times New Roman" w:hAnsi="Times New Roman" w:cs="Times New Roman"/>
          </w:rPr>
          <w:t>e</w:t>
        </w:r>
      </w:ins>
      <w:ins w:id="493" w:author="Benton, Deon" w:date="2026-05-01T16:31:00Z" w16du:dateUtc="2026-05-01T21:31:00Z">
        <w:r>
          <w:rPr>
            <w:rFonts w:ascii="Times New Roman" w:hAnsi="Times New Roman" w:cs="Times New Roman"/>
          </w:rPr>
          <w:t xml:space="preserve"> that </w:t>
        </w:r>
      </w:ins>
      <w:ins w:id="494" w:author="Benton, Deon" w:date="2026-05-01T15:59:00Z" w16du:dateUtc="2026-05-01T20:59:00Z">
        <w:r w:rsidR="00617B5C">
          <w:rPr>
            <w:rFonts w:ascii="Times New Roman" w:hAnsi="Times New Roman" w:cs="Times New Roman"/>
          </w:rPr>
          <w:t>th</w:t>
        </w:r>
      </w:ins>
      <w:ins w:id="495" w:author="Benton, Deon" w:date="2026-05-01T20:39:00Z" w16du:dateUtc="2026-05-02T01:39:00Z">
        <w:r w:rsidR="00BD309B">
          <w:rPr>
            <w:rFonts w:ascii="Times New Roman" w:hAnsi="Times New Roman" w:cs="Times New Roman"/>
          </w:rPr>
          <w:t>e present</w:t>
        </w:r>
      </w:ins>
      <w:ins w:id="496" w:author="Benton, Deon" w:date="2026-05-01T15:59:00Z" w16du:dateUtc="2026-05-01T20:59:00Z">
        <w:r w:rsidR="00617B5C">
          <w:rPr>
            <w:rFonts w:ascii="Times New Roman" w:hAnsi="Times New Roman" w:cs="Times New Roman"/>
          </w:rPr>
          <w:t xml:space="preserve"> </w:t>
        </w:r>
      </w:ins>
      <w:ins w:id="497" w:author="Benton, Deon" w:date="2026-05-01T16:00:00Z" w16du:dateUtc="2026-05-01T21:00:00Z">
        <w:r w:rsidR="00617B5C">
          <w:rPr>
            <w:rFonts w:ascii="Times New Roman" w:hAnsi="Times New Roman" w:cs="Times New Roman"/>
          </w:rPr>
          <w:t>mechanistic proposal</w:t>
        </w:r>
      </w:ins>
      <w:ins w:id="498" w:author="Benton, Deon" w:date="2026-05-01T15:59:00Z" w16du:dateUtc="2026-05-01T20:59:00Z">
        <w:r w:rsidR="00617B5C">
          <w:rPr>
            <w:rFonts w:ascii="Times New Roman" w:hAnsi="Times New Roman" w:cs="Times New Roman"/>
          </w:rPr>
          <w:t>—when instantiated in a connectionist computational model—can</w:t>
        </w:r>
      </w:ins>
      <w:ins w:id="499" w:author="Benton, Deon" w:date="2026-05-01T16:00:00Z" w16du:dateUtc="2026-05-01T21:00:00Z">
        <w:r w:rsidR="00617B5C">
          <w:rPr>
            <w:rFonts w:ascii="Times New Roman" w:hAnsi="Times New Roman" w:cs="Times New Roman"/>
          </w:rPr>
          <w:t xml:space="preserve"> account for several major findings in the literature on infant </w:t>
        </w:r>
      </w:ins>
      <w:ins w:id="500" w:author="Benton, Deon" w:date="2026-05-16T15:39:00Z" w16du:dateUtc="2026-05-16T20:39:00Z">
        <w:r w:rsidR="00DB0881">
          <w:rPr>
            <w:rFonts w:ascii="Times New Roman" w:hAnsi="Times New Roman" w:cs="Times New Roman"/>
          </w:rPr>
          <w:t>action efficiency understanding</w:t>
        </w:r>
      </w:ins>
      <w:ins w:id="501" w:author="Benton, Deon" w:date="2026-05-01T16:00:00Z" w16du:dateUtc="2026-05-01T21:00:00Z">
        <w:r w:rsidR="00617B5C">
          <w:rPr>
            <w:rFonts w:ascii="Times New Roman" w:hAnsi="Times New Roman" w:cs="Times New Roman"/>
          </w:rPr>
          <w:t xml:space="preserve">. Before </w:t>
        </w:r>
      </w:ins>
      <w:ins w:id="502" w:author="Benton, Deon" w:date="2026-05-01T16:10:00Z" w16du:dateUtc="2026-05-01T21:10:00Z">
        <w:r w:rsidR="002B6388">
          <w:rPr>
            <w:rFonts w:ascii="Times New Roman" w:hAnsi="Times New Roman" w:cs="Times New Roman"/>
          </w:rPr>
          <w:t>turning to these simulations</w:t>
        </w:r>
      </w:ins>
      <w:ins w:id="503" w:author="Benton, Deon" w:date="2026-05-01T16:02:00Z" w16du:dateUtc="2026-05-01T21:02:00Z">
        <w:r w:rsidR="00D7476B">
          <w:rPr>
            <w:rFonts w:ascii="Times New Roman" w:hAnsi="Times New Roman" w:cs="Times New Roman"/>
          </w:rPr>
          <w:t>,</w:t>
        </w:r>
      </w:ins>
      <w:ins w:id="504" w:author="Benton, Deon" w:date="2026-05-01T16:01:00Z" w16du:dateUtc="2026-05-01T21:01:00Z">
        <w:r w:rsidR="00D7476B">
          <w:rPr>
            <w:rFonts w:ascii="Times New Roman" w:hAnsi="Times New Roman" w:cs="Times New Roman"/>
          </w:rPr>
          <w:t xml:space="preserve"> </w:t>
        </w:r>
      </w:ins>
      <w:ins w:id="505" w:author="Benton, Deon" w:date="2026-05-01T16:32:00Z" w16du:dateUtc="2026-05-01T21:32:00Z">
        <w:r w:rsidR="003148AF">
          <w:rPr>
            <w:rFonts w:ascii="Times New Roman" w:hAnsi="Times New Roman" w:cs="Times New Roman"/>
          </w:rPr>
          <w:t xml:space="preserve">however, </w:t>
        </w:r>
      </w:ins>
      <w:ins w:id="506" w:author="Benton, Deon" w:date="2026-05-01T16:01:00Z" w16du:dateUtc="2026-05-01T21:01:00Z">
        <w:r w:rsidR="00D7476B">
          <w:rPr>
            <w:rFonts w:ascii="Times New Roman" w:hAnsi="Times New Roman" w:cs="Times New Roman"/>
          </w:rPr>
          <w:t xml:space="preserve">two </w:t>
        </w:r>
      </w:ins>
      <w:ins w:id="507" w:author="Benton, Deon" w:date="2026-05-01T16:32:00Z" w16du:dateUtc="2026-05-01T21:32:00Z">
        <w:r w:rsidR="004E05F7">
          <w:rPr>
            <w:rFonts w:ascii="Times New Roman" w:hAnsi="Times New Roman" w:cs="Times New Roman"/>
          </w:rPr>
          <w:t xml:space="preserve">points </w:t>
        </w:r>
      </w:ins>
      <w:ins w:id="508" w:author="Benton, Deon" w:date="2026-05-01T16:10:00Z" w16du:dateUtc="2026-05-01T21:10:00Z">
        <w:r w:rsidR="002B6388">
          <w:rPr>
            <w:rFonts w:ascii="Times New Roman" w:hAnsi="Times New Roman" w:cs="Times New Roman"/>
          </w:rPr>
          <w:t>merit clarification</w:t>
        </w:r>
      </w:ins>
      <w:ins w:id="509" w:author="Benton, Deon" w:date="2026-05-01T16:02:00Z" w16du:dateUtc="2026-05-01T21:02:00Z">
        <w:r w:rsidR="00D7476B">
          <w:rPr>
            <w:rFonts w:ascii="Times New Roman" w:hAnsi="Times New Roman" w:cs="Times New Roman"/>
          </w:rPr>
          <w:t>.</w:t>
        </w:r>
      </w:ins>
      <w:ins w:id="510" w:author="Benton, Deon" w:date="2026-05-01T15:59:00Z" w16du:dateUtc="2026-05-01T20:59:00Z">
        <w:r w:rsidR="00617B5C">
          <w:rPr>
            <w:rFonts w:ascii="Times New Roman" w:hAnsi="Times New Roman" w:cs="Times New Roman"/>
          </w:rPr>
          <w:t xml:space="preserve"> </w:t>
        </w:r>
      </w:ins>
      <w:ins w:id="511" w:author="Benton, Deon" w:date="2026-05-01T16:10:00Z" w16du:dateUtc="2026-05-01T21:10:00Z">
        <w:r w:rsidR="002B6388">
          <w:rPr>
            <w:rFonts w:ascii="Times New Roman" w:hAnsi="Times New Roman" w:cs="Times New Roman"/>
          </w:rPr>
          <w:t>First,</w:t>
        </w:r>
      </w:ins>
      <w:r w:rsidR="00635C87">
        <w:rPr>
          <w:rFonts w:ascii="Times New Roman" w:hAnsi="Times New Roman" w:cs="Times New Roman"/>
        </w:rPr>
        <w:t xml:space="preserve"> the present account is neither a theory of </w:t>
      </w:r>
      <w:del w:id="512" w:author="Benton, Deon" w:date="2026-05-16T15:39:00Z" w16du:dateUtc="2026-05-16T20:39:00Z">
        <w:r w:rsidR="00635C87" w:rsidRPr="000B0B74" w:rsidDel="00DB0881">
          <w:rPr>
            <w:rFonts w:ascii="Times New Roman" w:hAnsi="Times New Roman" w:cs="Times New Roman"/>
          </w:rPr>
          <w:delText>action understanding</w:delText>
        </w:r>
      </w:del>
      <w:ins w:id="513" w:author="Benton, Deon" w:date="2026-05-16T15:39:00Z" w16du:dateUtc="2026-05-16T20:39:00Z">
        <w:r w:rsidR="00DB0881">
          <w:rPr>
            <w:rFonts w:ascii="Times New Roman" w:hAnsi="Times New Roman" w:cs="Times New Roman"/>
          </w:rPr>
          <w:t>action efficiency understanding</w:t>
        </w:r>
      </w:ins>
      <w:r w:rsidR="00635C87" w:rsidRPr="000B0B74">
        <w:rPr>
          <w:rFonts w:ascii="Times New Roman" w:hAnsi="Times New Roman" w:cs="Times New Roman"/>
        </w:rPr>
        <w:t xml:space="preserve">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ins w:id="514" w:author="Benton, Deon" w:date="2026-05-01T16:10:00Z" w16du:dateUtc="2026-05-01T21:10:00Z">
        <w:r w:rsidR="002B6388">
          <w:rPr>
            <w:rFonts w:ascii="Times New Roman" w:hAnsi="Times New Roman" w:cs="Times New Roman"/>
          </w:rPr>
          <w:t>These issues</w:t>
        </w:r>
      </w:ins>
      <w:r w:rsidR="001E340B">
        <w:rPr>
          <w:rFonts w:ascii="Times New Roman" w:hAnsi="Times New Roman" w:cs="Times New Roman"/>
        </w:rPr>
        <w:t xml:space="preserve">, although important, </w:t>
      </w:r>
      <w:ins w:id="515" w:author="Benton, Deon" w:date="2026-05-01T16:10:00Z" w16du:dateUtc="2026-05-01T21:10:00Z">
        <w:r w:rsidR="002B6388">
          <w:rPr>
            <w:rFonts w:ascii="Times New Roman" w:hAnsi="Times New Roman" w:cs="Times New Roman"/>
          </w:rPr>
          <w:t>ar</w:t>
        </w:r>
      </w:ins>
      <w:ins w:id="516" w:author="Benton, Deon" w:date="2026-05-01T16:11:00Z" w16du:dateUtc="2026-05-01T21:11:00Z">
        <w:r w:rsidR="002B6388">
          <w:rPr>
            <w:rFonts w:ascii="Times New Roman" w:hAnsi="Times New Roman" w:cs="Times New Roman"/>
          </w:rPr>
          <w:t>e</w:t>
        </w:r>
      </w:ins>
      <w:ins w:id="517" w:author="Benton, Deon" w:date="2026-05-01T16:10:00Z" w16du:dateUtc="2026-05-01T21:10:00Z">
        <w:r w:rsidR="002B6388">
          <w:rPr>
            <w:rFonts w:ascii="Times New Roman" w:hAnsi="Times New Roman" w:cs="Times New Roman"/>
          </w:rPr>
          <w:t xml:space="preserve"> </w:t>
        </w:r>
      </w:ins>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w:t>
      </w:r>
      <w:r w:rsidR="009168FE">
        <w:rPr>
          <w:rFonts w:ascii="Times New Roman" w:hAnsi="Times New Roman" w:cs="Times New Roman"/>
        </w:rPr>
        <w:t>domain-general associative learning</w:t>
      </w:r>
      <w:r w:rsidR="009F7A89">
        <w:rPr>
          <w:rFonts w:ascii="Times New Roman" w:hAnsi="Times New Roman" w:cs="Times New Roman"/>
        </w:rPr>
        <w:t>—</w:t>
      </w:r>
      <w:ins w:id="518" w:author="Benton, Deon" w:date="2026-05-01T16:11:00Z" w16du:dateUtc="2026-05-01T21:11:00Z">
        <w:r w:rsidR="00A709A0">
          <w:rPr>
            <w:rFonts w:ascii="Times New Roman" w:hAnsi="Times New Roman" w:cs="Times New Roman"/>
          </w:rPr>
          <w:t xml:space="preserve">a </w:t>
        </w:r>
      </w:ins>
      <w:r w:rsidR="009F7A89">
        <w:rPr>
          <w:rFonts w:ascii="Times New Roman" w:hAnsi="Times New Roman" w:cs="Times New Roman"/>
        </w:rPr>
        <w:t>process</w:t>
      </w:r>
      <w:ins w:id="519" w:author="Benton, Deon" w:date="2026-05-01T16:11:00Z" w16du:dateUtc="2026-05-01T21:11:00Z">
        <w:r w:rsidR="00A709A0">
          <w:rPr>
            <w:rFonts w:ascii="Times New Roman" w:hAnsi="Times New Roman" w:cs="Times New Roman"/>
          </w:rPr>
          <w:t xml:space="preserve"> </w:t>
        </w:r>
        <w:r w:rsidR="00A709A0">
          <w:rPr>
            <w:rFonts w:ascii="Times New Roman" w:hAnsi="Times New Roman" w:cs="Times New Roman"/>
          </w:rPr>
          <w:lastRenderedPageBreak/>
          <w:t xml:space="preserve">grounded in </w:t>
        </w:r>
      </w:ins>
      <w:ins w:id="520" w:author="Benton, Deon" w:date="2026-05-01T16:12:00Z" w16du:dateUtc="2026-05-01T21:12:00Z">
        <w:r w:rsidR="00A709A0">
          <w:rPr>
            <w:rFonts w:ascii="Times New Roman" w:hAnsi="Times New Roman" w:cs="Times New Roman"/>
          </w:rPr>
          <w:t>everyday experience</w:t>
        </w:r>
      </w:ins>
      <w:ins w:id="521" w:author="Benton, Deon" w:date="2026-05-01T16:13:00Z" w16du:dateUtc="2026-05-01T21:13:00Z">
        <w:r w:rsidR="00A709A0">
          <w:rPr>
            <w:rFonts w:ascii="Times New Roman" w:hAnsi="Times New Roman" w:cs="Times New Roman"/>
          </w:rPr>
          <w:t xml:space="preserve"> and</w:t>
        </w:r>
      </w:ins>
      <w:ins w:id="522" w:author="Benton, Deon" w:date="2026-05-01T16:12:00Z" w16du:dateUtc="2026-05-01T21:12:00Z">
        <w:r w:rsidR="00A709A0">
          <w:rPr>
            <w:rFonts w:ascii="Times New Roman" w:hAnsi="Times New Roman" w:cs="Times New Roman"/>
          </w:rPr>
          <w:t xml:space="preserve"> that</w:t>
        </w:r>
      </w:ins>
      <w:r w:rsidR="00635C87" w:rsidRPr="000B0B74">
        <w:rPr>
          <w:rFonts w:ascii="Times New Roman" w:hAnsi="Times New Roman" w:cs="Times New Roman"/>
        </w:rPr>
        <w:t xml:space="preserve"> operate</w:t>
      </w:r>
      <w:ins w:id="523" w:author="Benton, Deon" w:date="2026-05-01T16:13:00Z" w16du:dateUtc="2026-05-01T21:13:00Z">
        <w:r w:rsidR="00A709A0">
          <w:rPr>
            <w:rFonts w:ascii="Times New Roman" w:hAnsi="Times New Roman" w:cs="Times New Roman"/>
          </w:rPr>
          <w:t>s</w:t>
        </w:r>
      </w:ins>
      <w:r w:rsidR="00635C87" w:rsidRPr="000B0B74">
        <w:rPr>
          <w:rFonts w:ascii="Times New Roman" w:hAnsi="Times New Roman" w:cs="Times New Roman"/>
        </w:rPr>
        <w:t xml:space="preserve"> over</w:t>
      </w:r>
      <w:ins w:id="524" w:author="Benton, Deon" w:date="2026-05-01T16:12:00Z" w16du:dateUtc="2026-05-01T21:12:00Z">
        <w:r w:rsidR="00A709A0">
          <w:rPr>
            <w:rFonts w:ascii="Times New Roman" w:hAnsi="Times New Roman" w:cs="Times New Roman"/>
          </w:rPr>
          <w:t xml:space="preserve">, and forms connections </w:t>
        </w:r>
      </w:ins>
      <w:ins w:id="525" w:author="Benton, Deon" w:date="2026-05-01T16:13:00Z" w16du:dateUtc="2026-05-01T21:13:00Z">
        <w:r w:rsidR="00A709A0">
          <w:rPr>
            <w:rFonts w:ascii="Times New Roman" w:hAnsi="Times New Roman" w:cs="Times New Roman"/>
          </w:rPr>
          <w:t xml:space="preserve">between and </w:t>
        </w:r>
      </w:ins>
      <w:ins w:id="526" w:author="Benton, Deon" w:date="2026-05-01T16:12:00Z" w16du:dateUtc="2026-05-01T21:12:00Z">
        <w:r w:rsidR="00A709A0">
          <w:rPr>
            <w:rFonts w:ascii="Times New Roman" w:hAnsi="Times New Roman" w:cs="Times New Roman"/>
          </w:rPr>
          <w:t>among,</w:t>
        </w:r>
      </w:ins>
      <w:r w:rsidR="00635C87">
        <w:rPr>
          <w:rFonts w:ascii="Times New Roman" w:hAnsi="Times New Roman" w:cs="Times New Roman"/>
        </w:rPr>
        <w:t xml:space="preserve"> the</w:t>
      </w:r>
      <w:r w:rsidR="0096761D">
        <w:rPr>
          <w:rFonts w:ascii="Times New Roman" w:hAnsi="Times New Roman" w:cs="Times New Roman"/>
        </w:rPr>
        <w:t xml:space="preserve"> visible</w:t>
      </w:r>
      <w:ins w:id="527" w:author="Benton, Deon" w:date="2026-05-01T16:13:00Z" w16du:dateUtc="2026-05-01T21:13:00Z">
        <w:r w:rsidR="00A709A0">
          <w:rPr>
            <w:rFonts w:ascii="Times New Roman" w:hAnsi="Times New Roman" w:cs="Times New Roman"/>
          </w:rPr>
          <w:t xml:space="preserve"> </w:t>
        </w:r>
      </w:ins>
      <w:r w:rsidR="0096761D">
        <w:rPr>
          <w:rFonts w:ascii="Times New Roman" w:hAnsi="Times New Roman" w:cs="Times New Roman"/>
        </w:rPr>
        <w:t>and conceptually neutral</w:t>
      </w:r>
      <w:ins w:id="528" w:author="Benton, Deon" w:date="2026-05-01T16:13:00Z" w16du:dateUtc="2026-05-01T21:13:00Z">
        <w:r w:rsidR="00A709A0">
          <w:rPr>
            <w:rFonts w:ascii="Times New Roman" w:hAnsi="Times New Roman" w:cs="Times New Roman"/>
          </w:rPr>
          <w:t xml:space="preserve"> surface</w:t>
        </w:r>
      </w:ins>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ins w:id="529" w:author="Benton, Deon" w:date="2026-05-01T16:13:00Z" w16du:dateUtc="2026-05-01T21:13:00Z">
        <w:r w:rsidR="002C0B93">
          <w:rPr>
            <w:rFonts w:ascii="Times New Roman" w:hAnsi="Times New Roman" w:cs="Times New Roman"/>
          </w:rPr>
          <w:t xml:space="preserve">the perceptible </w:t>
        </w:r>
      </w:ins>
      <w:r w:rsidR="00013134">
        <w:rPr>
          <w:rFonts w:ascii="Times New Roman" w:hAnsi="Times New Roman" w:cs="Times New Roman"/>
        </w:rPr>
        <w:t>kinematics of different actions</w:t>
      </w:r>
      <w:r w:rsidR="0096761D">
        <w:rPr>
          <w:rFonts w:ascii="Times New Roman" w:hAnsi="Times New Roman" w:cs="Times New Roman"/>
        </w:rPr>
        <w:t>.</w:t>
      </w:r>
      <w:r w:rsidR="00635C87">
        <w:rPr>
          <w:rFonts w:ascii="Times New Roman" w:hAnsi="Times New Roman" w:cs="Times New Roman"/>
        </w:rPr>
        <w:t xml:space="preserve"> </w:t>
      </w:r>
      <w:ins w:id="530" w:author="Benton, Deon" w:date="2026-05-01T16:14:00Z" w16du:dateUtc="2026-05-01T21:14:00Z">
        <w:r w:rsidR="008A0DE0">
          <w:rPr>
            <w:rFonts w:ascii="Times New Roman" w:hAnsi="Times New Roman" w:cs="Times New Roman"/>
          </w:rPr>
          <w:t>Second,</w:t>
        </w:r>
      </w:ins>
      <w:ins w:id="531" w:author="Benton, Deon" w:date="2026-05-01T16:03:00Z" w16du:dateUtc="2026-05-01T21:03:00Z">
        <w:r w:rsidR="00D7476B">
          <w:rPr>
            <w:rFonts w:ascii="Times New Roman" w:hAnsi="Times New Roman" w:cs="Times New Roman"/>
          </w:rPr>
          <w:t xml:space="preserve"> </w:t>
        </w:r>
      </w:ins>
      <w:ins w:id="532" w:author="Benton, Deon" w:date="2026-05-01T16:14:00Z" w16du:dateUtc="2026-05-01T21:14:00Z">
        <w:r w:rsidR="008A0DE0">
          <w:rPr>
            <w:rFonts w:ascii="Times New Roman" w:hAnsi="Times New Roman" w:cs="Times New Roman"/>
          </w:rPr>
          <w:t>although the primary goal of this paper is to test</w:t>
        </w:r>
      </w:ins>
      <w:r w:rsidR="00105BB1">
        <w:rPr>
          <w:rFonts w:ascii="Times New Roman" w:hAnsi="Times New Roman" w:cs="Times New Roman"/>
        </w:rPr>
        <w:t xml:space="preserve"> </w:t>
      </w:r>
      <w:ins w:id="533" w:author="Benton, Deon" w:date="2026-05-01T16:04:00Z" w16du:dateUtc="2026-05-01T21:04:00Z">
        <w:r w:rsidR="00BC2A35">
          <w:rPr>
            <w:rFonts w:ascii="Times New Roman" w:hAnsi="Times New Roman" w:cs="Times New Roman"/>
          </w:rPr>
          <w:t>whether a computational instantiation of the present account is sufficient to capture</w:t>
        </w:r>
      </w:ins>
      <w:r w:rsidR="00013134">
        <w:rPr>
          <w:rFonts w:ascii="Times New Roman" w:hAnsi="Times New Roman" w:cs="Times New Roman"/>
        </w:rPr>
        <w:t xml:space="preserve"> </w:t>
      </w:r>
      <w:r w:rsidR="00635C87" w:rsidRPr="009A322E">
        <w:rPr>
          <w:rFonts w:ascii="Times New Roman" w:hAnsi="Times New Roman" w:cs="Times New Roman"/>
        </w:rPr>
        <w:t>infants’</w:t>
      </w:r>
      <w:ins w:id="534" w:author="Benton, Deon" w:date="2026-05-01T16:04:00Z" w16du:dateUtc="2026-05-01T21:04:00Z">
        <w:r w:rsidR="00BC2A35">
          <w:rPr>
            <w:rFonts w:ascii="Times New Roman" w:hAnsi="Times New Roman" w:cs="Times New Roman"/>
          </w:rPr>
          <w:t xml:space="preserve"> looking</w:t>
        </w:r>
      </w:ins>
      <w:r w:rsidR="00635C87" w:rsidRPr="009A322E">
        <w:rPr>
          <w:rFonts w:ascii="Times New Roman" w:hAnsi="Times New Roman" w:cs="Times New Roman"/>
        </w:rPr>
        <w:t xml:space="preserve"> behavior in</w:t>
      </w:r>
      <w:ins w:id="535" w:author="Benton, Deon" w:date="2026-05-01T16:04:00Z" w16du:dateUtc="2026-05-01T21:04:00Z">
        <w:r w:rsidR="00BC2A35">
          <w:rPr>
            <w:rFonts w:ascii="Times New Roman" w:hAnsi="Times New Roman" w:cs="Times New Roman"/>
          </w:rPr>
          <w:t xml:space="preserve"> action-understanding</w:t>
        </w:r>
      </w:ins>
      <w:r w:rsidR="00635C87" w:rsidRPr="009A322E">
        <w:rPr>
          <w:rFonts w:ascii="Times New Roman" w:hAnsi="Times New Roman" w:cs="Times New Roman"/>
        </w:rPr>
        <w:t xml:space="preserve"> studies</w:t>
      </w:r>
      <w:ins w:id="536" w:author="Benton, Deon" w:date="2026-05-01T16:04:00Z" w16du:dateUtc="2026-05-01T21:04:00Z">
        <w:r w:rsidR="00BC2A35">
          <w:rPr>
            <w:rFonts w:ascii="Times New Roman" w:hAnsi="Times New Roman" w:cs="Times New Roman"/>
          </w:rPr>
          <w:t xml:space="preserve"> without recourse to rich notions of actions, efficiency, or cost</w:t>
        </w:r>
      </w:ins>
      <w:ins w:id="537" w:author="Benton, Deon" w:date="2026-05-01T16:14:00Z" w16du:dateUtc="2026-05-01T21:14:00Z">
        <w:r w:rsidR="008A0DE0">
          <w:rPr>
            <w:rFonts w:ascii="Times New Roman" w:hAnsi="Times New Roman" w:cs="Times New Roman"/>
          </w:rPr>
          <w:t>, the impl</w:t>
        </w:r>
      </w:ins>
      <w:ins w:id="538" w:author="Benton, Deon" w:date="2026-05-01T16:15:00Z" w16du:dateUtc="2026-05-01T21:15:00Z">
        <w:r w:rsidR="008A0DE0">
          <w:rPr>
            <w:rFonts w:ascii="Times New Roman" w:hAnsi="Times New Roman" w:cs="Times New Roman"/>
          </w:rPr>
          <w:t xml:space="preserve">ications of the current work </w:t>
        </w:r>
      </w:ins>
      <w:ins w:id="539" w:author="Benton, Deon" w:date="2026-05-01T16:16:00Z" w16du:dateUtc="2026-05-01T21:16:00Z">
        <w:r w:rsidR="009F1EC1">
          <w:rPr>
            <w:rFonts w:ascii="Times New Roman" w:hAnsi="Times New Roman" w:cs="Times New Roman"/>
          </w:rPr>
          <w:t xml:space="preserve">are far reaching. Specifically, </w:t>
        </w:r>
      </w:ins>
      <w:r w:rsidR="00635C87" w:rsidRPr="009A322E">
        <w:rPr>
          <w:rFonts w:ascii="Times New Roman" w:hAnsi="Times New Roman" w:cs="Times New Roman"/>
        </w:rPr>
        <w:t xml:space="preserve">the proposed account and accompanying simulations support </w:t>
      </w:r>
      <w:ins w:id="540" w:author="Benton, Deon" w:date="2026-05-01T16:16:00Z" w16du:dateUtc="2026-05-01T21:16:00Z">
        <w:r w:rsidR="009F1EC1">
          <w:rPr>
            <w:rFonts w:ascii="Times New Roman" w:hAnsi="Times New Roman" w:cs="Times New Roman"/>
          </w:rPr>
          <w:t>the</w:t>
        </w:r>
      </w:ins>
      <w:r w:rsidR="00F77113">
        <w:rPr>
          <w:rFonts w:ascii="Times New Roman" w:hAnsi="Times New Roman" w:cs="Times New Roman"/>
        </w:rPr>
        <w:t xml:space="preserve"> contention</w:t>
      </w:r>
      <w:ins w:id="541" w:author="Benton, Deon" w:date="2026-05-01T16:16:00Z" w16du:dateUtc="2026-05-01T21:16:00Z">
        <w:r w:rsidR="009F1EC1">
          <w:rPr>
            <w:rFonts w:ascii="Times New Roman" w:hAnsi="Times New Roman" w:cs="Times New Roman"/>
          </w:rPr>
          <w:t xml:space="preserve"> that</w:t>
        </w:r>
      </w:ins>
      <w:ins w:id="542" w:author="Benton, Deon" w:date="2026-05-01T16:17:00Z" w16du:dateUtc="2026-05-01T21:17:00Z">
        <w:r w:rsidR="009F1EC1">
          <w:rPr>
            <w:rFonts w:ascii="Times New Roman" w:hAnsi="Times New Roman" w:cs="Times New Roman"/>
          </w:rPr>
          <w:t xml:space="preserve"> i</w:t>
        </w:r>
      </w:ins>
      <w:r w:rsidR="00F77113">
        <w:rPr>
          <w:rFonts w:ascii="Times New Roman" w:hAnsi="Times New Roman" w:cs="Times New Roman"/>
        </w:rPr>
        <w:t>nfants’ looking</w:t>
      </w:r>
      <w:r w:rsidR="00635C87" w:rsidRPr="009A322E">
        <w:rPr>
          <w:rFonts w:ascii="Times New Roman" w:hAnsi="Times New Roman" w:cs="Times New Roman"/>
        </w:rPr>
        <w:t xml:space="preserve"> behavior in </w:t>
      </w:r>
      <w:ins w:id="543" w:author="Benton, Deon" w:date="2026-05-01T16:17:00Z" w16du:dateUtc="2026-05-01T21:17:00Z">
        <w:r w:rsidR="009F1EC1">
          <w:rPr>
            <w:rFonts w:ascii="Times New Roman" w:hAnsi="Times New Roman" w:cs="Times New Roman"/>
          </w:rPr>
          <w:t xml:space="preserve">these studies </w:t>
        </w:r>
      </w:ins>
      <w:r w:rsidR="00635C87" w:rsidRPr="009A322E">
        <w:rPr>
          <w:rFonts w:ascii="Times New Roman" w:hAnsi="Times New Roman" w:cs="Times New Roman"/>
        </w:rPr>
        <w:t xml:space="preserve">can be explained by the </w:t>
      </w:r>
      <w:r w:rsidR="00635C87">
        <w:rPr>
          <w:rFonts w:ascii="Times New Roman" w:hAnsi="Times New Roman" w:cs="Times New Roman"/>
        </w:rPr>
        <w:t xml:space="preserve">very </w:t>
      </w:r>
      <w:r w:rsidR="00635C87" w:rsidRPr="009A322E">
        <w:rPr>
          <w:rFonts w:ascii="Times New Roman" w:hAnsi="Times New Roman" w:cs="Times New Roman"/>
        </w:rPr>
        <w:t xml:space="preserve">same general processes that </w:t>
      </w:r>
      <w:r w:rsidR="00635C87">
        <w:rPr>
          <w:rFonts w:ascii="Times New Roman" w:hAnsi="Times New Roman" w:cs="Times New Roman"/>
        </w:rPr>
        <w:t>proponents of lean accounts</w:t>
      </w:r>
      <w:r w:rsidR="00635C87" w:rsidRPr="009A322E">
        <w:rPr>
          <w:rFonts w:ascii="Times New Roman" w:hAnsi="Times New Roman" w:cs="Times New Roman"/>
        </w:rPr>
        <w:t xml:space="preserve"> have argued </w:t>
      </w:r>
      <w:ins w:id="544" w:author="Benton, Deon" w:date="2026-05-01T16:17:00Z" w16du:dateUtc="2026-05-01T21:17:00Z">
        <w:r w:rsidR="00EE0C28">
          <w:rPr>
            <w:rFonts w:ascii="Times New Roman" w:hAnsi="Times New Roman" w:cs="Times New Roman"/>
          </w:rPr>
          <w:t>underlie</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infants’ </w:t>
      </w:r>
      <w:ins w:id="545" w:author="Benton, Deon" w:date="2026-05-01T16:18:00Z" w16du:dateUtc="2026-05-01T21:18:00Z">
        <w:r w:rsidR="00EE0C28">
          <w:rPr>
            <w:rFonts w:ascii="Times New Roman" w:hAnsi="Times New Roman" w:cs="Times New Roman"/>
          </w:rPr>
          <w:t>looking responses</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 </w:t>
      </w:r>
      <w:ins w:id="546" w:author="Benton, Deon" w:date="2026-05-01T16:18:00Z" w16du:dateUtc="2026-05-01T21:18:00Z">
        <w:r w:rsidR="00EE0C28">
          <w:rPr>
            <w:rFonts w:ascii="Times New Roman" w:hAnsi="Times New Roman" w:cs="Times New Roman"/>
          </w:rPr>
          <w:t>violation-of-expectation paradigms more broadly</w:t>
        </w:r>
        <w:r w:rsidR="00EE0C28" w:rsidRPr="009A322E">
          <w:rPr>
            <w:rFonts w:ascii="Times New Roman" w:hAnsi="Times New Roman" w:cs="Times New Roman"/>
          </w:rPr>
          <w:t xml:space="preserve"> </w:t>
        </w:r>
      </w:ins>
      <w:r w:rsidR="00105BB1">
        <w:rPr>
          <w:rFonts w:ascii="Times New Roman" w:hAnsi="Times New Roman" w:cs="Times New Roman"/>
        </w:rPr>
        <w:t xml:space="preserve">(e.g., </w:t>
      </w:r>
      <w:r w:rsidR="00F67E24">
        <w:rPr>
          <w:rFonts w:ascii="Times New Roman" w:hAnsi="Times New Roman" w:cs="Times New Roman"/>
        </w:rPr>
        <w:t xml:space="preserve">Altmann &amp; Dienes, 1999; </w:t>
      </w:r>
      <w:r w:rsidR="000E3F68">
        <w:rPr>
          <w:rFonts w:ascii="Times New Roman" w:hAnsi="Times New Roman" w:cs="Times New Roman"/>
        </w:rPr>
        <w:t>Benton, 2024</w:t>
      </w:r>
      <w:ins w:id="547" w:author="Benton, Deon" w:date="2026-05-01T16:19:00Z" w16du:dateUtc="2026-05-01T21:19:00Z">
        <w:r w:rsidR="000A11B5">
          <w:rPr>
            <w:rFonts w:ascii="Times New Roman" w:hAnsi="Times New Roman" w:cs="Times New Roman"/>
          </w:rPr>
          <w:t>, 2026</w:t>
        </w:r>
      </w:ins>
      <w:r w:rsidR="000E3F68">
        <w:rPr>
          <w:rFonts w:ascii="Times New Roman" w:hAnsi="Times New Roman" w:cs="Times New Roman"/>
        </w:rPr>
        <w:t>;</w:t>
      </w:r>
      <w:r w:rsidR="00FC5CD7">
        <w:rPr>
          <w:rFonts w:ascii="Times New Roman" w:hAnsi="Times New Roman" w:cs="Times New Roman"/>
        </w:rPr>
        <w:t xml:space="preserve"> </w:t>
      </w:r>
      <w:ins w:id="548" w:author="Benton, Deon" w:date="2026-05-01T16:21:00Z" w16du:dateUtc="2026-05-01T21:21:00Z">
        <w:r w:rsidR="003F62C6">
          <w:rPr>
            <w:rFonts w:ascii="Times New Roman" w:hAnsi="Times New Roman" w:cs="Times New Roman"/>
          </w:rPr>
          <w:t xml:space="preserve">Benton &amp; Hoch, in press; </w:t>
        </w:r>
      </w:ins>
      <w:r w:rsidR="00FC5CD7">
        <w:rPr>
          <w:rFonts w:ascii="Times New Roman" w:hAnsi="Times New Roman" w:cs="Times New Roman"/>
        </w:rPr>
        <w:t>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1997; </w:t>
      </w:r>
      <w:r w:rsidR="00F67E24">
        <w:rPr>
          <w:rFonts w:ascii="Times New Roman" w:hAnsi="Times New Roman" w:cs="Times New Roman"/>
        </w:rPr>
        <w:t>Orhan &amp; Lake, 2024; Overwalle, 2010</w:t>
      </w:r>
      <w:r w:rsidR="00797E75">
        <w:rPr>
          <w:rFonts w:ascii="Times New Roman" w:hAnsi="Times New Roman" w:cs="Times New Roman"/>
        </w:rPr>
        <w:t>;</w:t>
      </w:r>
      <w:r w:rsidR="000E3F68">
        <w:rPr>
          <w:rFonts w:ascii="Times New Roman" w:hAnsi="Times New Roman" w:cs="Times New Roman"/>
        </w:rPr>
        <w:t xml:space="preserve"> Rakison &amp; Lupyan,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r w:rsidR="009130D6">
        <w:rPr>
          <w:rFonts w:ascii="Times New Roman" w:hAnsi="Times New Roman" w:cs="Times New Roman"/>
        </w:rPr>
        <w:t>Yermolayeva &amp; Rakison, 201</w:t>
      </w:r>
      <w:r w:rsidR="00D93369">
        <w:rPr>
          <w:rFonts w:ascii="Times New Roman" w:hAnsi="Times New Roman" w:cs="Times New Roman"/>
        </w:rPr>
        <w:t>4</w:t>
      </w:r>
      <w:r w:rsidR="000E3F68">
        <w:rPr>
          <w:rFonts w:ascii="Times New Roman" w:hAnsi="Times New Roman" w:cs="Times New Roman"/>
        </w:rPr>
        <w:t>)</w:t>
      </w:r>
      <w:r w:rsidR="00635C87" w:rsidRPr="009A322E">
        <w:rPr>
          <w:rFonts w:ascii="Times New Roman" w:hAnsi="Times New Roman" w:cs="Times New Roman"/>
        </w:rPr>
        <w:t>.</w:t>
      </w:r>
      <w:r w:rsidR="00635C87">
        <w:rPr>
          <w:rFonts w:ascii="Times New Roman" w:hAnsi="Times New Roman" w:cs="Times New Roman"/>
        </w:rPr>
        <w:t xml:space="preserve">  </w:t>
      </w:r>
      <w:r w:rsidR="00105BB1">
        <w:rPr>
          <w:rFonts w:ascii="Times New Roman" w:hAnsi="Times New Roman" w:cs="Times New Roman"/>
        </w:rPr>
        <w:t>In this way, the current theory</w:t>
      </w:r>
      <w:ins w:id="549" w:author="Benton, Deon" w:date="2026-05-01T16:21:00Z" w16du:dateUtc="2026-05-01T21:21:00Z">
        <w:r w:rsidR="00A52D6B">
          <w:rPr>
            <w:rFonts w:ascii="Times New Roman" w:hAnsi="Times New Roman" w:cs="Times New Roman"/>
          </w:rPr>
          <w:t xml:space="preserve"> and model </w:t>
        </w:r>
      </w:ins>
      <w:r w:rsidR="00105BB1">
        <w:rPr>
          <w:rFonts w:ascii="Times New Roman" w:hAnsi="Times New Roman" w:cs="Times New Roman"/>
        </w:rPr>
        <w:t>build on</w:t>
      </w:r>
      <w:ins w:id="550" w:author="Benton, Deon" w:date="2026-05-01T16:18:00Z" w16du:dateUtc="2026-05-01T21:18:00Z">
        <w:r w:rsidR="00EE0C28">
          <w:rPr>
            <w:rFonts w:ascii="Times New Roman" w:hAnsi="Times New Roman" w:cs="Times New Roman"/>
          </w:rPr>
          <w:t>,</w:t>
        </w:r>
      </w:ins>
      <w:r w:rsidR="00105BB1">
        <w:rPr>
          <w:rFonts w:ascii="Times New Roman" w:hAnsi="Times New Roman" w:cs="Times New Roman"/>
        </w:rPr>
        <w:t xml:space="preserve"> rather than departs from</w:t>
      </w:r>
      <w:ins w:id="551" w:author="Benton, Deon" w:date="2026-05-01T16:19:00Z" w16du:dateUtc="2026-05-01T21:19:00Z">
        <w:r w:rsidR="00EE0C28">
          <w:rPr>
            <w:rFonts w:ascii="Times New Roman" w:hAnsi="Times New Roman" w:cs="Times New Roman"/>
          </w:rPr>
          <w:t>,</w:t>
        </w:r>
      </w:ins>
      <w:r w:rsidR="00105BB1">
        <w:rPr>
          <w:rFonts w:ascii="Times New Roman" w:hAnsi="Times New Roman" w:cs="Times New Roman"/>
        </w:rPr>
        <w:t xml:space="preserve"> this extensive literature.</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53188287"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ins w:id="552" w:author="Benton, Deon" w:date="2026-05-01T20:41:00Z" w16du:dateUtc="2026-05-02T01:41:00Z">
        <w:r w:rsidR="006F7263">
          <w:rPr>
            <w:rFonts w:ascii="Times New Roman" w:hAnsi="Times New Roman" w:cs="Times New Roman"/>
          </w:rPr>
          <w:t>To that end</w:t>
        </w:r>
      </w:ins>
      <w:r>
        <w:rPr>
          <w:rFonts w:ascii="Times New Roman" w:hAnsi="Times New Roman" w:cs="Times New Roman"/>
        </w:rPr>
        <w:t>,</w:t>
      </w:r>
      <w:ins w:id="553" w:author="Benton, Deon" w:date="2026-05-01T20:41:00Z" w16du:dateUtc="2026-05-02T01:41:00Z">
        <w:r w:rsidR="006F7263">
          <w:rPr>
            <w:rFonts w:ascii="Times New Roman" w:hAnsi="Times New Roman" w:cs="Times New Roman"/>
          </w:rPr>
          <w:t xml:space="preserve"> the current account was implemented in </w:t>
        </w:r>
      </w:ins>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ins w:id="554" w:author="Benton, Deon" w:date="2026-05-01T20:41:00Z" w16du:dateUtc="2026-05-02T01:41:00Z">
        <w:r w:rsidR="006F7263">
          <w:rPr>
            <w:rFonts w:ascii="Times New Roman" w:hAnsi="Times New Roman" w:cs="Times New Roman"/>
          </w:rPr>
          <w:t xml:space="preserve">computational </w:t>
        </w:r>
      </w:ins>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ins w:id="555" w:author="Benton, Deon" w:date="2026-05-01T20:42:00Z" w16du:dateUtc="2026-05-02T01:42:00Z">
        <w:r w:rsidR="006F7263">
          <w:rPr>
            <w:rFonts w:ascii="Times New Roman" w:hAnsi="Times New Roman" w:cs="Times New Roman"/>
          </w:rPr>
          <w:t>assess the model’s ability</w:t>
        </w:r>
      </w:ins>
      <w:ins w:id="556" w:author="Benton, Deon" w:date="2026-05-01T20:43:00Z" w16du:dateUtc="2026-05-02T01:43:00Z">
        <w:r w:rsidR="006F7263">
          <w:rPr>
            <w:rFonts w:ascii="Times New Roman" w:hAnsi="Times New Roman" w:cs="Times New Roman"/>
          </w:rPr>
          <w:t xml:space="preserve"> to</w:t>
        </w:r>
      </w:ins>
      <w:ins w:id="557" w:author="Benton, Deon" w:date="2026-05-01T20:42:00Z" w16du:dateUtc="2026-05-02T01:42:00Z">
        <w:r w:rsidR="006F7263">
          <w:rPr>
            <w:rFonts w:ascii="Times New Roman" w:hAnsi="Times New Roman" w:cs="Times New Roman"/>
          </w:rPr>
          <w:t xml:space="preserve"> reproduce </w:t>
        </w:r>
      </w:ins>
      <w:r w:rsidR="00F83FBE" w:rsidRPr="00F83FBE">
        <w:rPr>
          <w:rFonts w:ascii="Times New Roman" w:hAnsi="Times New Roman" w:cs="Times New Roman"/>
        </w:rPr>
        <w:t xml:space="preserve">infants’ looking responses across a range of </w:t>
      </w:r>
      <w:ins w:id="558" w:author="Benton, Deon" w:date="2026-05-01T20:42:00Z" w16du:dateUtc="2026-05-02T01:42:00Z">
        <w:r w:rsidR="006F7263">
          <w:rPr>
            <w:rFonts w:ascii="Times New Roman" w:hAnsi="Times New Roman" w:cs="Times New Roman"/>
          </w:rPr>
          <w:t>action-understanding studies.</w:t>
        </w:r>
      </w:ins>
      <w:r w:rsidR="00FC2F2A">
        <w:rPr>
          <w:rFonts w:ascii="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r w:rsidR="00FC2F2A">
        <w:rPr>
          <w:rFonts w:ascii="Times New Roman" w:eastAsia="Times New Roman" w:hAnsi="Times New Roman" w:cs="Times New Roman"/>
        </w:rPr>
        <w:t>because ALIAS was developed to capture</w:t>
      </w:r>
      <w:r w:rsidR="00E35E64">
        <w:rPr>
          <w:rFonts w:ascii="Times New Roman" w:eastAsia="Times New Roman" w:hAnsi="Times New Roman" w:cs="Times New Roman"/>
        </w:rPr>
        <w:t xml:space="preserve"> a broad set of</w:t>
      </w:r>
      <w:r w:rsidR="00FC2F2A">
        <w:rPr>
          <w:rFonts w:ascii="Times New Roman" w:eastAsia="Times New Roman" w:hAnsi="Times New Roman" w:cs="Times New Roman"/>
        </w:rPr>
        <w:t xml:space="preserve"> </w:t>
      </w:r>
      <w:ins w:id="559" w:author="Benton, Deon" w:date="2026-05-01T20:43:00Z" w16du:dateUtc="2026-05-02T01:43:00Z">
        <w:r w:rsidR="00492F56">
          <w:rPr>
            <w:rFonts w:ascii="Times New Roman" w:eastAsia="Times New Roman" w:hAnsi="Times New Roman" w:cs="Times New Roman"/>
          </w:rPr>
          <w:t>target findings</w:t>
        </w:r>
      </w:ins>
      <w:r w:rsidR="00FC2F2A">
        <w:rPr>
          <w:rFonts w:ascii="Times New Roman" w:eastAsia="Times New Roman" w:hAnsi="Times New Roman" w:cs="Times New Roman"/>
        </w:rPr>
        <w:t xml:space="preserve"> in this literature</w:t>
      </w:r>
      <w:r>
        <w:rPr>
          <w:rFonts w:ascii="Times New Roman" w:eastAsia="Times New Roman" w:hAnsi="Times New Roman" w:cs="Times New Roman"/>
        </w:rPr>
        <w:t xml:space="preserve"> rather than</w:t>
      </w:r>
      <w:ins w:id="560" w:author="Benton, Deon" w:date="2026-05-01T20:44:00Z" w16du:dateUtc="2026-05-02T01:44:00Z">
        <w:r w:rsidR="00492F56">
          <w:rPr>
            <w:rFonts w:ascii="Times New Roman" w:eastAsia="Times New Roman" w:hAnsi="Times New Roman" w:cs="Times New Roman"/>
          </w:rPr>
          <w:t xml:space="preserve"> to account for</w:t>
        </w:r>
      </w:ins>
      <w:r>
        <w:rPr>
          <w:rFonts w:ascii="Times New Roman" w:eastAsia="Times New Roman" w:hAnsi="Times New Roman" w:cs="Times New Roman"/>
        </w:rPr>
        <w:t xml:space="preserve"> one or two specific findings</w:t>
      </w:r>
      <w:r w:rsidR="00FC2F2A">
        <w:rPr>
          <w:rFonts w:ascii="Times New Roman" w:eastAsia="Times New Roman" w:hAnsi="Times New Roman" w:cs="Times New Roman"/>
        </w:rPr>
        <w:t>,</w:t>
      </w:r>
      <w:r w:rsidR="00841A7E">
        <w:rPr>
          <w:rFonts w:ascii="Times New Roman" w:eastAsia="Times New Roman" w:hAnsi="Times New Roman" w:cs="Times New Roman"/>
        </w:rPr>
        <w:t xml:space="preserve"> the simulations reported below </w:t>
      </w:r>
      <w:r w:rsidR="0089435D">
        <w:rPr>
          <w:rFonts w:ascii="Times New Roman" w:eastAsia="Times New Roman" w:hAnsi="Times New Roman" w:cs="Times New Roman"/>
        </w:rPr>
        <w:t>did not attempt to</w:t>
      </w:r>
      <w:r w:rsidR="00841A7E">
        <w:rPr>
          <w:rFonts w:ascii="Times New Roman" w:eastAsia="Times New Roman" w:hAnsi="Times New Roman" w:cs="Times New Roman"/>
        </w:rPr>
        <w:t xml:space="preserve"> </w:t>
      </w:r>
      <w:ins w:id="561" w:author="Benton, Deon" w:date="2026-05-01T20:44:00Z" w16du:dateUtc="2026-05-02T01:44:00Z">
        <w:r w:rsidR="00492F56">
          <w:rPr>
            <w:rFonts w:ascii="Times New Roman" w:eastAsia="Times New Roman" w:hAnsi="Times New Roman" w:cs="Times New Roman"/>
          </w:rPr>
          <w:lastRenderedPageBreak/>
          <w:t xml:space="preserve">instantiate </w:t>
        </w:r>
      </w:ins>
      <w:r w:rsidR="00841A7E">
        <w:rPr>
          <w:rFonts w:ascii="Times New Roman" w:eastAsia="Times New Roman" w:hAnsi="Times New Roman" w:cs="Times New Roman"/>
        </w:rPr>
        <w:t>the full details of any one study or every experiment within it.</w:t>
      </w:r>
      <w:r w:rsidR="00FC2F2A">
        <w:rPr>
          <w:rFonts w:ascii="Times New Roman" w:eastAsia="Times New Roman" w:hAnsi="Times New Roman" w:cs="Times New Roman"/>
        </w:rPr>
        <w:t xml:space="preserve"> </w:t>
      </w:r>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r w:rsidR="00D213F8">
        <w:rPr>
          <w:rFonts w:ascii="Times New Roman" w:eastAsia="Times New Roman" w:hAnsi="Times New Roman" w:cs="Times New Roman"/>
        </w:rPr>
        <w:t>targeted here</w:t>
      </w:r>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was modeled</w:t>
      </w:r>
      <w:ins w:id="562" w:author="Benton, Deon" w:date="2026-05-01T20:46:00Z" w16du:dateUtc="2026-05-02T01:46:00Z">
        <w:r w:rsidR="00492F56">
          <w:rPr>
            <w:rFonts w:ascii="Times New Roman" w:eastAsia="Times New Roman" w:hAnsi="Times New Roman" w:cs="Times New Roman"/>
          </w:rPr>
          <w:t xml:space="preserve"> in enough detail that </w:t>
        </w:r>
      </w:ins>
      <w:ins w:id="563" w:author="Benton, Deon" w:date="2026-05-01T20:48:00Z" w16du:dateUtc="2026-05-02T01:48:00Z">
        <w:r w:rsidR="00492F56" w:rsidRPr="00492F56">
          <w:rPr>
            <w:rFonts w:ascii="Times New Roman" w:eastAsia="Times New Roman" w:hAnsi="Times New Roman" w:cs="Times New Roman"/>
          </w:rPr>
          <w:t xml:space="preserve">the critical elements of the task </w:t>
        </w:r>
      </w:ins>
      <w:ins w:id="564" w:author="Benton, Deon" w:date="2026-05-01T20:49:00Z" w16du:dateUtc="2026-05-02T01:49:00Z">
        <w:r w:rsidR="00E836BA">
          <w:rPr>
            <w:rFonts w:ascii="Times New Roman" w:eastAsia="Times New Roman" w:hAnsi="Times New Roman" w:cs="Times New Roman"/>
          </w:rPr>
          <w:t xml:space="preserve">are preserved </w:t>
        </w:r>
      </w:ins>
      <w:ins w:id="565" w:author="Benton, Deon" w:date="2026-05-01T20:48:00Z" w16du:dateUtc="2026-05-02T01:48:00Z">
        <w:r w:rsidR="00492F56" w:rsidRPr="00492F56">
          <w:rPr>
            <w:rFonts w:ascii="Times New Roman" w:eastAsia="Times New Roman" w:hAnsi="Times New Roman" w:cs="Times New Roman"/>
          </w:rPr>
          <w:t>(e.g., the relation between the agent’s motion, the presence or absence of obstacles, and the resulting action trajectory)</w:t>
        </w:r>
      </w:ins>
      <w:r w:rsidR="00A318A3">
        <w:rPr>
          <w:rFonts w:ascii="Times New Roman" w:eastAsia="Times New Roman" w:hAnsi="Times New Roman" w:cs="Times New Roman"/>
        </w:rPr>
        <w:t>.</w:t>
      </w:r>
      <w:r w:rsidR="00F121C3">
        <w:rPr>
          <w:rFonts w:ascii="Times New Roman" w:eastAsia="Times New Roman" w:hAnsi="Times New Roman" w:cs="Times New Roman"/>
        </w:rPr>
        <w:t xml:space="preserve"> </w:t>
      </w:r>
      <w:r w:rsidR="00A318A3">
        <w:rPr>
          <w:rFonts w:ascii="Times New Roman" w:eastAsia="Times New Roman" w:hAnsi="Times New Roman" w:cs="Times New Roman"/>
        </w:rPr>
        <w:t>Additionally, by</w:t>
      </w:r>
      <w:r w:rsidR="001C6311">
        <w:rPr>
          <w:rFonts w:ascii="Times New Roman" w:eastAsia="Times New Roman" w:hAnsi="Times New Roman" w:cs="Times New Roman"/>
        </w:rPr>
        <w:t xml:space="preserve"> simulating a broad set of findings rather than </w:t>
      </w:r>
      <w:ins w:id="566" w:author="Benton, Deon" w:date="2026-05-01T20:44:00Z" w16du:dateUtc="2026-05-02T01:44:00Z">
        <w:r w:rsidR="00492F56">
          <w:rPr>
            <w:rFonts w:ascii="Times New Roman" w:eastAsia="Times New Roman" w:hAnsi="Times New Roman" w:cs="Times New Roman"/>
          </w:rPr>
          <w:t>a small number of specific</w:t>
        </w:r>
      </w:ins>
      <w:r w:rsidR="00D664FA">
        <w:rPr>
          <w:rFonts w:ascii="Times New Roman" w:eastAsia="Times New Roman" w:hAnsi="Times New Roman" w:cs="Times New Roman"/>
        </w:rPr>
        <w:t xml:space="preserve"> findings</w:t>
      </w:r>
      <w:r w:rsidR="001C6311">
        <w:rPr>
          <w:rFonts w:ascii="Times New Roman" w:eastAsia="Times New Roman" w:hAnsi="Times New Roman" w:cs="Times New Roman"/>
        </w:rPr>
        <w:t xml:space="preserve">, </w:t>
      </w:r>
      <w:ins w:id="567" w:author="Benton, Deon" w:date="2026-05-01T20:45:00Z" w16du:dateUtc="2026-05-02T01:45:00Z">
        <w:r w:rsidR="00492F56">
          <w:rPr>
            <w:rFonts w:ascii="Times New Roman" w:eastAsia="Times New Roman" w:hAnsi="Times New Roman" w:cs="Times New Roman"/>
          </w:rPr>
          <w:t xml:space="preserve">the </w:t>
        </w:r>
      </w:ins>
      <w:r w:rsidR="001C6311">
        <w:rPr>
          <w:rFonts w:ascii="Times New Roman" w:eastAsia="Times New Roman" w:hAnsi="Times New Roman" w:cs="Times New Roman"/>
        </w:rPr>
        <w:t>explanatory breadth of the current account</w:t>
      </w:r>
      <w:ins w:id="568" w:author="Benton, Deon" w:date="2026-05-01T20:45:00Z" w16du:dateUtc="2026-05-02T01:45:00Z">
        <w:r w:rsidR="00492F56">
          <w:rPr>
            <w:rFonts w:ascii="Times New Roman" w:eastAsia="Times New Roman" w:hAnsi="Times New Roman" w:cs="Times New Roman"/>
          </w:rPr>
          <w:t xml:space="preserve"> could be determined. </w:t>
        </w:r>
      </w:ins>
      <w:r w:rsidR="001C6311">
        <w:rPr>
          <w:rFonts w:ascii="Times New Roman" w:eastAsia="Times New Roman" w:hAnsi="Times New Roman" w:cs="Times New Roman"/>
        </w:rPr>
        <w:t xml:space="preserve"> </w:t>
      </w:r>
      <w:r w:rsidR="007B777A">
        <w:rPr>
          <w:rFonts w:ascii="Times New Roman" w:eastAsia="Times New Roman" w:hAnsi="Times New Roman" w:cs="Times New Roman"/>
        </w:rPr>
        <w:t>The five findings that were the targets of the present series of simulations were</w:t>
      </w:r>
      <w:r w:rsidR="00155706">
        <w:rPr>
          <w:rFonts w:ascii="Times New Roman" w:eastAsia="Times New Roman" w:hAnsi="Times New Roman" w:cs="Times New Roman"/>
        </w:rPr>
        <w:t xml:space="preserve">: </w:t>
      </w:r>
    </w:p>
    <w:p w14:paraId="032456E9" w14:textId="5FBB6208" w:rsidR="00524642" w:rsidRDefault="0070428C"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Selective longer looking to inefficient</w:t>
      </w:r>
      <w:r w:rsidR="00896FCF">
        <w:rPr>
          <w:rFonts w:ascii="Times New Roman" w:hAnsi="Times New Roman" w:cs="Times New Roman"/>
          <w:b/>
          <w:bCs/>
        </w:rPr>
        <w:t xml:space="preserve"> than</w:t>
      </w:r>
      <w:r>
        <w:rPr>
          <w:rFonts w:ascii="Times New Roman" w:hAnsi="Times New Roman" w:cs="Times New Roman"/>
          <w:b/>
          <w:bCs/>
        </w:rPr>
        <w:t xml:space="preserve"> actions following</w:t>
      </w:r>
      <w:r w:rsidR="00896FCF">
        <w:rPr>
          <w:rFonts w:ascii="Times New Roman" w:hAnsi="Times New Roman" w:cs="Times New Roman"/>
          <w:b/>
          <w:bCs/>
        </w:rPr>
        <w:t xml:space="preserve"> constrained</w:t>
      </w:r>
      <w:r>
        <w:rPr>
          <w:rFonts w:ascii="Times New Roman" w:hAnsi="Times New Roman" w:cs="Times New Roman"/>
          <w:b/>
          <w:bCs/>
        </w:rPr>
        <w:t xml:space="preserve">. </w:t>
      </w:r>
      <w:r w:rsidR="00953FA9">
        <w:rPr>
          <w:rFonts w:ascii="Times New Roman" w:hAnsi="Times New Roman" w:cs="Times New Roman"/>
        </w:rPr>
        <w:t>I</w:t>
      </w:r>
      <w:r>
        <w:rPr>
          <w:rFonts w:ascii="Times New Roman" w:hAnsi="Times New Roman" w:cs="Times New Roman"/>
        </w:rPr>
        <w:t>n the absence of a physical barrier</w:t>
      </w:r>
      <w:r w:rsidR="00953FA9">
        <w:rPr>
          <w:rFonts w:ascii="Times New Roman" w:hAnsi="Times New Roman" w:cs="Times New Roman"/>
        </w:rPr>
        <w:t>, infants look longer</w:t>
      </w:r>
      <w:r w:rsidR="00524642">
        <w:rPr>
          <w:rFonts w:ascii="Times New Roman" w:hAnsi="Times New Roman" w:cs="Times New Roman"/>
        </w:rPr>
        <w:t xml:space="preserve"> </w:t>
      </w:r>
      <w:r w:rsidR="007B777A">
        <w:rPr>
          <w:rFonts w:ascii="Times New Roman" w:hAnsi="Times New Roman" w:cs="Times New Roman"/>
        </w:rPr>
        <w:t>when</w:t>
      </w:r>
      <w:r>
        <w:rPr>
          <w:rFonts w:ascii="Times New Roman" w:hAnsi="Times New Roman" w:cs="Times New Roman"/>
        </w:rPr>
        <w:t xml:space="preserve"> </w:t>
      </w:r>
      <w:r w:rsidR="007B777A">
        <w:rPr>
          <w:rFonts w:ascii="Times New Roman" w:hAnsi="Times New Roman" w:cs="Times New Roman"/>
        </w:rPr>
        <w:t xml:space="preserve">a first character follows a curved path to reach a second character </w:t>
      </w:r>
      <w:r w:rsidR="00445048">
        <w:rPr>
          <w:rFonts w:ascii="Times New Roman" w:hAnsi="Times New Roman" w:cs="Times New Roman"/>
        </w:rPr>
        <w:t>than when the first character follows a straight path to reach the second one</w:t>
      </w:r>
      <w:r w:rsidR="00D0227A">
        <w:rPr>
          <w:rFonts w:ascii="Times New Roman" w:hAnsi="Times New Roman" w:cs="Times New Roman"/>
        </w:rPr>
        <w:t>.</w:t>
      </w:r>
      <w:r w:rsidR="00190D1A">
        <w:rPr>
          <w:rFonts w:ascii="Times New Roman" w:hAnsi="Times New Roman" w:cs="Times New Roman"/>
        </w:rPr>
        <w:t xml:space="preserve"> Crucially, this pattern </w:t>
      </w:r>
      <w:r w:rsidR="00C66C18">
        <w:rPr>
          <w:rFonts w:ascii="Times New Roman" w:hAnsi="Times New Roman" w:cs="Times New Roman"/>
        </w:rPr>
        <w:t>only holds</w:t>
      </w:r>
      <w:r w:rsidR="00190D1A">
        <w:rPr>
          <w:rFonts w:ascii="Times New Roman" w:hAnsi="Times New Roman" w:cs="Times New Roman"/>
        </w:rPr>
        <w:t xml:space="preserve"> when </w:t>
      </w:r>
      <w:r w:rsidR="00445048">
        <w:rPr>
          <w:rFonts w:ascii="Times New Roman" w:hAnsi="Times New Roman" w:cs="Times New Roman"/>
        </w:rPr>
        <w:t>the curved action occur</w:t>
      </w:r>
      <w:r w:rsidR="00190D1A">
        <w:rPr>
          <w:rFonts w:ascii="Times New Roman" w:hAnsi="Times New Roman" w:cs="Times New Roman"/>
        </w:rPr>
        <w:t>s</w:t>
      </w:r>
      <w:r w:rsidR="00445048">
        <w:rPr>
          <w:rFonts w:ascii="Times New Roman" w:hAnsi="Times New Roman" w:cs="Times New Roman"/>
        </w:rPr>
        <w:t xml:space="preserve"> over a barrier </w:t>
      </w:r>
      <w:r w:rsidR="00190D1A">
        <w:rPr>
          <w:rFonts w:ascii="Times New Roman" w:hAnsi="Times New Roman" w:cs="Times New Roman"/>
        </w:rPr>
        <w:t>during an initial habituation phase</w:t>
      </w:r>
      <w:r w:rsidR="00C66C18">
        <w:rPr>
          <w:rFonts w:ascii="Times New Roman" w:hAnsi="Times New Roman" w:cs="Times New Roman"/>
        </w:rPr>
        <w:t>; infants look equally long at both actions when the action and barrier are spatially separated</w:t>
      </w:r>
      <w:r w:rsidR="00524642">
        <w:rPr>
          <w:rFonts w:ascii="Times New Roman" w:hAnsi="Times New Roman" w:cs="Times New Roman"/>
        </w:rPr>
        <w:t xml:space="preserve"> (e.g., </w:t>
      </w:r>
      <w:r w:rsidR="00FC2FE4">
        <w:rPr>
          <w:rFonts w:ascii="Times New Roman" w:hAnsi="Times New Roman" w:cs="Times New Roman"/>
        </w:rPr>
        <w:t xml:space="preserve">Csibra et al., 1999; </w:t>
      </w:r>
      <w:r w:rsidR="00524642">
        <w:rPr>
          <w:rFonts w:ascii="Times New Roman" w:hAnsi="Times New Roman" w:cs="Times New Roman"/>
        </w:rPr>
        <w:t xml:space="preserve">Gergely et al., 1995).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r w:rsidR="002E379E">
        <w:rPr>
          <w:rFonts w:ascii="Times New Roman" w:hAnsi="Times New Roman" w:cs="Times New Roman"/>
          <w:b/>
          <w:bCs/>
        </w:rPr>
        <w:t>Independence f</w:t>
      </w:r>
      <w:r w:rsidR="00C66C18">
        <w:rPr>
          <w:rFonts w:ascii="Times New Roman" w:hAnsi="Times New Roman" w:cs="Times New Roman"/>
          <w:b/>
          <w:bCs/>
        </w:rPr>
        <w:t>rom</w:t>
      </w:r>
      <w:r w:rsidR="002E379E">
        <w:rPr>
          <w:rFonts w:ascii="Times New Roman" w:hAnsi="Times New Roman" w:cs="Times New Roman"/>
          <w:b/>
          <w:bCs/>
        </w:rPr>
        <w:t xml:space="preserve"> animacy</w:t>
      </w:r>
      <w:r w:rsidR="005F561E">
        <w:rPr>
          <w:rFonts w:ascii="Times New Roman" w:hAnsi="Times New Roman" w:cs="Times New Roman"/>
          <w:b/>
          <w:bCs/>
        </w:rPr>
        <w:t>.</w:t>
      </w:r>
      <w:r w:rsidR="002E379E">
        <w:rPr>
          <w:rFonts w:ascii="Times New Roman" w:hAnsi="Times New Roman" w:cs="Times New Roman"/>
          <w:b/>
          <w:bCs/>
        </w:rPr>
        <w:t xml:space="preserve"> </w:t>
      </w:r>
      <w:r w:rsidR="005F561E">
        <w:rPr>
          <w:rFonts w:ascii="Times New Roman" w:hAnsi="Times New Roman" w:cs="Times New Roman"/>
        </w:rPr>
        <w:t xml:space="preserve">Infants’ looking behaviors adhere to the pattern described in (1) </w:t>
      </w:r>
      <w:r w:rsidR="002E379E">
        <w:rPr>
          <w:rFonts w:ascii="Times New Roman" w:hAnsi="Times New Roman" w:cs="Times New Roman"/>
        </w:rPr>
        <w:t xml:space="preserve">even when the characters engaged in those actions do not possess animate features (i.e., they are inanimate; </w:t>
      </w:r>
      <w:r>
        <w:rPr>
          <w:rFonts w:ascii="Times New Roman" w:hAnsi="Times New Roman" w:cs="Times New Roman"/>
        </w:rPr>
        <w:t>Csibra et al., 1999; Sodian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Bidirectional inferenc</w:t>
      </w:r>
      <w:r w:rsidR="002D3F04">
        <w:rPr>
          <w:rFonts w:ascii="Times New Roman" w:hAnsi="Times New Roman" w:cs="Times New Roman"/>
          <w:b/>
          <w:bCs/>
        </w:rPr>
        <w:t xml:space="preserve">es for </w:t>
      </w:r>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r w:rsidR="00DF5681">
        <w:rPr>
          <w:rFonts w:ascii="Times New Roman" w:hAnsi="Times New Roman" w:cs="Times New Roman"/>
        </w:rPr>
        <w:t xml:space="preserve"> and</w:t>
      </w:r>
      <w:r w:rsidR="00524642">
        <w:rPr>
          <w:rFonts w:ascii="Times New Roman" w:hAnsi="Times New Roman" w:cs="Times New Roman"/>
        </w:rPr>
        <w:t xml:space="preserve"> goal</w:t>
      </w:r>
      <w:r w:rsidR="00DF5681">
        <w:rPr>
          <w:rFonts w:ascii="Times New Roman" w:hAnsi="Times New Roman" w:cs="Times New Roman"/>
        </w:rPr>
        <w:t>s</w:t>
      </w:r>
      <w:r w:rsidR="00524642">
        <w:rPr>
          <w:rFonts w:ascii="Times New Roman" w:hAnsi="Times New Roman" w:cs="Times New Roman"/>
        </w:rPr>
        <w:t xml:space="preserve"> from its actions and external constraints (e.g., Csibra et al., 2003</w:t>
      </w:r>
      <w:r w:rsidR="00637979">
        <w:rPr>
          <w:rFonts w:ascii="Times New Roman" w:hAnsi="Times New Roman" w:cs="Times New Roman"/>
        </w:rPr>
        <w:t>; Wagner &amp; Carey, 2005</w:t>
      </w:r>
      <w:r w:rsidR="00524642">
        <w:rPr>
          <w:rFonts w:ascii="Times New Roman" w:hAnsi="Times New Roman" w:cs="Times New Roman"/>
        </w:rPr>
        <w:t>).</w:t>
      </w:r>
    </w:p>
    <w:p w14:paraId="632FE870" w14:textId="095DB958"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Spelke, 2017)</w:t>
      </w:r>
      <w:r w:rsidR="00614B6D">
        <w:rPr>
          <w:rFonts w:ascii="Times New Roman" w:hAnsi="Times New Roman" w:cs="Times New Roman"/>
        </w:rPr>
        <w:t>.</w:t>
      </w:r>
    </w:p>
    <w:p w14:paraId="2CCF1491" w14:textId="1341F127" w:rsidR="00614B6D" w:rsidRPr="00E467DF" w:rsidRDefault="00791C2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Action efficiency understanding</w:t>
      </w:r>
      <w:r w:rsidR="00DB0CFE">
        <w:rPr>
          <w:rFonts w:ascii="Times New Roman" w:hAnsi="Times New Roman" w:cs="Times New Roman"/>
          <w:b/>
          <w:bCs/>
        </w:rPr>
        <w:t xml:space="preserve"> in pre-reaching infants</w:t>
      </w:r>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r w:rsidR="00E03DD5">
        <w:rPr>
          <w:rFonts w:ascii="Times New Roman" w:hAnsi="Times New Roman" w:cs="Times New Roman"/>
        </w:rPr>
        <w:t xml:space="preserve">but </w:t>
      </w:r>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r w:rsidR="00C90067">
        <w:rPr>
          <w:rFonts w:ascii="Times New Roman" w:hAnsi="Times New Roman" w:cs="Times New Roman"/>
        </w:rPr>
        <w:t xml:space="preserve"> during an action phase</w:t>
      </w:r>
      <w:r w:rsidR="00CD3063">
        <w:rPr>
          <w:rFonts w:ascii="Times New Roman" w:hAnsi="Times New Roman" w:cs="Times New Roman"/>
        </w:rPr>
        <w:t xml:space="preserve"> (e.g., Skerry et al., 2013)</w:t>
      </w:r>
      <w:r w:rsidR="00DA6161">
        <w:rPr>
          <w:rFonts w:ascii="Times New Roman" w:hAnsi="Times New Roman" w:cs="Times New Roman"/>
        </w:rPr>
        <w:t>.</w:t>
      </w:r>
    </w:p>
    <w:p w14:paraId="3611B7CC" w14:textId="4C0FDBBC"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 xml:space="preserve">all the findings derive from studies that used some version of the </w:t>
      </w:r>
      <w:ins w:id="569" w:author="Benton, Deon" w:date="2026-05-01T20:51:00Z" w16du:dateUtc="2026-05-02T01:51:00Z">
        <w:r w:rsidR="00971205">
          <w:rPr>
            <w:rFonts w:ascii="Times New Roman" w:hAnsi="Times New Roman" w:cs="Times New Roman"/>
          </w:rPr>
          <w:t xml:space="preserve">task used in the original </w:t>
        </w:r>
      </w:ins>
      <w:r w:rsidR="00524642">
        <w:rPr>
          <w:rFonts w:ascii="Times New Roman" w:hAnsi="Times New Roman" w:cs="Times New Roman"/>
        </w:rPr>
        <w:t>Gergely et al.</w:t>
      </w:r>
      <w:ins w:id="570" w:author="Benton, Deon" w:date="2026-05-01T20:51:00Z" w16du:dateUtc="2026-05-02T01:51:00Z">
        <w:r w:rsidR="00971205">
          <w:rPr>
            <w:rFonts w:ascii="Times New Roman" w:hAnsi="Times New Roman" w:cs="Times New Roman"/>
          </w:rPr>
          <w:t xml:space="preserve"> </w:t>
        </w:r>
      </w:ins>
      <w:r w:rsidR="00524642">
        <w:rPr>
          <w:rFonts w:ascii="Times New Roman" w:hAnsi="Times New Roman" w:cs="Times New Roman"/>
        </w:rPr>
        <w:t>(1995)</w:t>
      </w:r>
      <w:ins w:id="571" w:author="Benton, Deon" w:date="2026-05-01T20:51:00Z" w16du:dateUtc="2026-05-02T01:51:00Z">
        <w:r w:rsidR="00971205">
          <w:rPr>
            <w:rFonts w:ascii="Times New Roman" w:hAnsi="Times New Roman" w:cs="Times New Roman"/>
          </w:rPr>
          <w:t xml:space="preserve"> study</w:t>
        </w:r>
      </w:ins>
      <w:r w:rsidR="002807A7">
        <w:rPr>
          <w:rFonts w:ascii="Times New Roman" w:hAnsi="Times New Roman" w:cs="Times New Roman"/>
        </w:rPr>
        <w:t xml:space="preserve"> </w:t>
      </w:r>
      <w:r w:rsidR="00F33569">
        <w:rPr>
          <w:rFonts w:ascii="Times New Roman" w:hAnsi="Times New Roman" w:cs="Times New Roman"/>
        </w:rPr>
        <w:t>(hereafter the Gergely paradigm)</w:t>
      </w:r>
      <w:r w:rsidR="00524642">
        <w:rPr>
          <w:rFonts w:ascii="Times New Roman" w:hAnsi="Times New Roman" w:cs="Times New Roman"/>
        </w:rPr>
        <w:t xml:space="preserve">. The rationale for focusing on </w:t>
      </w:r>
      <w:ins w:id="572" w:author="Benton, Deon" w:date="2026-05-01T20:51:00Z" w16du:dateUtc="2026-05-02T01:51:00Z">
        <w:r w:rsidR="00971205">
          <w:rPr>
            <w:rFonts w:ascii="Times New Roman" w:hAnsi="Times New Roman" w:cs="Times New Roman"/>
          </w:rPr>
          <w:t>studies that adopt</w:t>
        </w:r>
      </w:ins>
      <w:ins w:id="573" w:author="Benton, Deon" w:date="2026-05-01T20:52:00Z" w16du:dateUtc="2026-05-02T01:52:00Z">
        <w:r w:rsidR="00971205">
          <w:rPr>
            <w:rFonts w:ascii="Times New Roman" w:hAnsi="Times New Roman" w:cs="Times New Roman"/>
          </w:rPr>
          <w:t xml:space="preserve"> this paradigm is</w:t>
        </w:r>
      </w:ins>
      <w:r w:rsidR="00524642">
        <w:rPr>
          <w:rFonts w:ascii="Times New Roman" w:hAnsi="Times New Roman" w:cs="Times New Roman"/>
        </w:rPr>
        <w:t xml:space="preserve"> that few paradigms have been used more extensively to study infant </w:t>
      </w:r>
      <w:ins w:id="574" w:author="Benton, Deon" w:date="2026-05-16T15:39:00Z" w16du:dateUtc="2026-05-16T20:39:00Z">
        <w:r w:rsidR="00DB0881">
          <w:rPr>
            <w:rFonts w:ascii="Times New Roman" w:hAnsi="Times New Roman" w:cs="Times New Roman"/>
          </w:rPr>
          <w:t>action efficiency understanding</w:t>
        </w:r>
      </w:ins>
      <w:r w:rsidR="00524642">
        <w:rPr>
          <w:rFonts w:ascii="Times New Roman" w:hAnsi="Times New Roman" w:cs="Times New Roman"/>
        </w:rPr>
        <w:t xml:space="preserve"> than this one. Another reason is that it was possible to test the explanatory scope of the current account with </w:t>
      </w:r>
      <w:ins w:id="575" w:author="Benton, Deon" w:date="2026-05-01T20:52:00Z" w16du:dateUtc="2026-05-02T01:52:00Z">
        <w:r w:rsidR="00971205">
          <w:rPr>
            <w:rFonts w:ascii="Times New Roman" w:hAnsi="Times New Roman" w:cs="Times New Roman"/>
          </w:rPr>
          <w:t xml:space="preserve">minimal changes to the underlying model </w:t>
        </w:r>
      </w:ins>
      <w:r w:rsidR="00524642">
        <w:rPr>
          <w:rFonts w:ascii="Times New Roman" w:hAnsi="Times New Roman" w:cs="Times New Roman"/>
        </w:rPr>
        <w:t xml:space="preserve">architecture. </w:t>
      </w:r>
      <w:ins w:id="576" w:author="Benton, Deon" w:date="2026-05-01T20:58:00Z" w16du:dateUtc="2026-05-02T01:58:00Z">
        <w:r w:rsidR="00971205" w:rsidRPr="00971205">
          <w:rPr>
            <w:rFonts w:ascii="Times New Roman" w:hAnsi="Times New Roman" w:cs="Times New Roman"/>
          </w:rPr>
          <w:t>Although the current model could, in principle, be extended to simulate an even broader range of infant action-understanding studies, doing so would entail modifying its architecture in ways that would complicate determining whether any success reflects the explanatory power of the present account or simply the model’s increased flexibility</w:t>
        </w:r>
        <w:r w:rsidR="00971205">
          <w:rPr>
            <w:rFonts w:ascii="Times New Roman" w:hAnsi="Times New Roman" w:cs="Times New Roman"/>
          </w:rPr>
          <w:t>.</w:t>
        </w:r>
      </w:ins>
    </w:p>
    <w:p w14:paraId="6403B81C" w14:textId="469C0438"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Pr>
          <w:rFonts w:ascii="Times New Roman" w:hAnsi="Times New Roman" w:cs="Times New Roman"/>
        </w:rPr>
        <w:t xml:space="preserve">provides a better account of </w:t>
      </w:r>
      <w:r w:rsidR="0089435D">
        <w:rPr>
          <w:rFonts w:ascii="Times New Roman" w:hAnsi="Times New Roman" w:cs="Times New Roman"/>
        </w:rPr>
        <w:t>the five target findings</w:t>
      </w:r>
      <w:r>
        <w:rPr>
          <w:rFonts w:ascii="Times New Roman" w:hAnsi="Times New Roman" w:cs="Times New Roman"/>
        </w:rPr>
        <w:t xml:space="preserve"> than</w:t>
      </w:r>
      <w:r w:rsidR="00366CD3">
        <w:rPr>
          <w:rFonts w:ascii="Times New Roman" w:hAnsi="Times New Roman" w:cs="Times New Roman"/>
        </w:rPr>
        <w:t xml:space="preserve"> Overwalle’s (2010)</w:t>
      </w:r>
      <w:r w:rsidR="00F33569">
        <w:rPr>
          <w:rFonts w:ascii="Times New Roman" w:hAnsi="Times New Roman" w:cs="Times New Roman"/>
        </w:rPr>
        <w:t>, hereafter OM10,</w:t>
      </w:r>
      <w:r w:rsidR="00366CD3">
        <w:rPr>
          <w:rFonts w:ascii="Times New Roman" w:hAnsi="Times New Roman" w:cs="Times New Roman"/>
        </w:rPr>
        <w:t xml:space="preserve"> model.</w:t>
      </w:r>
      <w:r w:rsidR="0089435D">
        <w:rPr>
          <w:rFonts w:ascii="Times New Roman" w:hAnsi="Times New Roman" w:cs="Times New Roman"/>
        </w:rPr>
        <w:t xml:space="preserve"> </w:t>
      </w:r>
      <w:r w:rsidR="000D6324">
        <w:rPr>
          <w:rFonts w:ascii="Times New Roman" w:hAnsi="Times New Roman" w:cs="Times New Roman"/>
        </w:rPr>
        <w:t xml:space="preserve">Specifically, the goal of the current simulations was to show that </w:t>
      </w:r>
      <w:r w:rsidR="008E78C5">
        <w:rPr>
          <w:rFonts w:ascii="Times New Roman" w:hAnsi="Times New Roman" w:cs="Times New Roman"/>
        </w:rPr>
        <w:t>ALIAS—which</w:t>
      </w:r>
      <w:r w:rsidR="000D6324">
        <w:rPr>
          <w:rFonts w:ascii="Times New Roman" w:hAnsi="Times New Roman" w:cs="Times New Roman"/>
        </w:rPr>
        <w:t xml:space="preserve"> incorporates prior experience, richer internal structure, and a more faithful representation of key task features in action-understanding studies</w:t>
      </w:r>
      <w:r w:rsidR="008E78C5">
        <w:rPr>
          <w:rFonts w:ascii="Times New Roman" w:hAnsi="Times New Roman" w:cs="Times New Roman"/>
        </w:rPr>
        <w:t>—</w:t>
      </w:r>
      <w:r w:rsidR="000D6324">
        <w:rPr>
          <w:rFonts w:ascii="Times New Roman" w:hAnsi="Times New Roman" w:cs="Times New Roman"/>
        </w:rPr>
        <w:t>does a better job at</w:t>
      </w:r>
      <w:r w:rsidR="00183560">
        <w:rPr>
          <w:rFonts w:ascii="Times New Roman" w:hAnsi="Times New Roman" w:cs="Times New Roman"/>
        </w:rPr>
        <w:t xml:space="preserve"> capturing</w:t>
      </w:r>
      <w:r w:rsidR="000D6324">
        <w:rPr>
          <w:rFonts w:ascii="Times New Roman" w:hAnsi="Times New Roman" w:cs="Times New Roman"/>
        </w:rPr>
        <w:t xml:space="preserve"> infants’ looking </w:t>
      </w:r>
      <w:r w:rsidR="00183560">
        <w:rPr>
          <w:rFonts w:ascii="Times New Roman" w:hAnsi="Times New Roman" w:cs="Times New Roman"/>
        </w:rPr>
        <w:t>data</w:t>
      </w:r>
      <w:r w:rsidR="000D6324">
        <w:rPr>
          <w:rFonts w:ascii="Times New Roman" w:hAnsi="Times New Roman" w:cs="Times New Roman"/>
        </w:rPr>
        <w:t xml:space="preserve"> across a broader range of studies than </w:t>
      </w:r>
      <w:r w:rsidR="008E78C5">
        <w:rPr>
          <w:rFonts w:ascii="Times New Roman" w:hAnsi="Times New Roman" w:cs="Times New Roman"/>
        </w:rPr>
        <w:t>OM10, a model that lacks these features</w:t>
      </w:r>
      <w:r w:rsidR="000D6324">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accounts for less of the data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not only show that the limitations identified in </w:t>
      </w:r>
      <w:r w:rsidR="009C431B">
        <w:rPr>
          <w:rFonts w:ascii="Times New Roman" w:hAnsi="Times New Roman" w:cs="Times New Roman"/>
        </w:rPr>
        <w:t>OM10</w:t>
      </w:r>
      <w:r w:rsidR="00183560" w:rsidRPr="00183560">
        <w:rPr>
          <w:rFonts w:ascii="Times New Roman" w:hAnsi="Times New Roman" w:cs="Times New Roman"/>
        </w:rPr>
        <w:t xml:space="preserve"> are genuine but also demonstrate that removing them increases</w:t>
      </w:r>
      <w:r w:rsidR="009C431B">
        <w:rPr>
          <w:rFonts w:ascii="Times New Roman" w:hAnsi="Times New Roman" w:cs="Times New Roman"/>
        </w:rPr>
        <w:t xml:space="preserve"> explains the enhanced explanatory scope of ALIAS.</w:t>
      </w:r>
      <w:r w:rsidR="00183560" w:rsidRPr="00183560">
        <w:rPr>
          <w:rFonts w:ascii="Times New Roman" w:hAnsi="Times New Roman" w:cs="Times New Roman"/>
        </w:rPr>
        <w:t xml:space="preserve"> </w:t>
      </w:r>
    </w:p>
    <w:p w14:paraId="3003D899" w14:textId="23F1128C"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In the </w:t>
      </w:r>
      <w:r w:rsidR="00050686">
        <w:rPr>
          <w:rFonts w:ascii="Times New Roman" w:hAnsi="Times New Roman" w:cs="Times New Roman"/>
        </w:rPr>
        <w:t xml:space="preserve">next section, I describe </w:t>
      </w:r>
      <w:r w:rsidR="001D1299">
        <w:rPr>
          <w:rFonts w:ascii="Times New Roman" w:hAnsi="Times New Roman" w:cs="Times New Roman"/>
        </w:rPr>
        <w:t xml:space="preserve">ALIAS’s architecture </w:t>
      </w:r>
      <w:r w:rsidR="00050686">
        <w:rPr>
          <w:rFonts w:ascii="Times New Roman" w:hAnsi="Times New Roman" w:cs="Times New Roman"/>
        </w:rPr>
        <w:t>and the pretraining experience</w:t>
      </w:r>
      <w:r w:rsidR="009870E3">
        <w:rPr>
          <w:rFonts w:ascii="Times New Roman" w:hAnsi="Times New Roman" w:cs="Times New Roman"/>
        </w:rPr>
        <w:t>—this experience was</w:t>
      </w:r>
      <w:r w:rsidR="00EF2209">
        <w:rPr>
          <w:rFonts w:ascii="Times New Roman" w:hAnsi="Times New Roman" w:cs="Times New Roman"/>
        </w:rPr>
        <w:t xml:space="preserve"> crucially</w:t>
      </w:r>
      <w:r w:rsidR="001645F2">
        <w:rPr>
          <w:rFonts w:ascii="Times New Roman" w:hAnsi="Times New Roman" w:cs="Times New Roman"/>
        </w:rPr>
        <w:t xml:space="preserve"> identical across all reported </w:t>
      </w:r>
      <w:r w:rsidR="00050686">
        <w:rPr>
          <w:rFonts w:ascii="Times New Roman" w:hAnsi="Times New Roman" w:cs="Times New Roman"/>
        </w:rPr>
        <w:t>simulations.</w:t>
      </w:r>
      <w:r>
        <w:rPr>
          <w:rFonts w:ascii="Times New Roman" w:hAnsi="Times New Roman" w:cs="Times New Roman"/>
        </w:rPr>
        <w:t xml:space="preserve"> </w:t>
      </w:r>
      <w:r w:rsidR="00514CDE">
        <w:rPr>
          <w:rFonts w:ascii="Times New Roman" w:hAnsi="Times New Roman" w:cs="Times New Roman"/>
        </w:rPr>
        <w:t xml:space="preserve">I also provide an overview of </w:t>
      </w:r>
      <w:r w:rsidR="009A3502">
        <w:rPr>
          <w:rFonts w:ascii="Times New Roman" w:hAnsi="Times New Roman" w:cs="Times New Roman"/>
        </w:rPr>
        <w:t xml:space="preserve">OM10, </w:t>
      </w:r>
      <w:r w:rsidR="00514CDE">
        <w:rPr>
          <w:rFonts w:ascii="Times New Roman" w:hAnsi="Times New Roman" w:cs="Times New Roman"/>
        </w:rPr>
        <w:t xml:space="preserve">although </w:t>
      </w:r>
      <w:r w:rsidR="009A3502">
        <w:rPr>
          <w:rFonts w:ascii="Times New Roman" w:hAnsi="Times New Roman" w:cs="Times New Roman"/>
        </w:rPr>
        <w:t>the description of this model will be</w:t>
      </w:r>
      <w:r w:rsidR="00514CDE">
        <w:rPr>
          <w:rFonts w:ascii="Times New Roman" w:hAnsi="Times New Roman" w:cs="Times New Roman"/>
        </w:rPr>
        <w:t xml:space="preserve"> kept brief given that </w:t>
      </w:r>
      <w:r w:rsidR="009A3502">
        <w:rPr>
          <w:rFonts w:ascii="Times New Roman" w:hAnsi="Times New Roman" w:cs="Times New Roman"/>
        </w:rPr>
        <w:t>a fuller description can be found in</w:t>
      </w:r>
      <w:r w:rsidR="00514CDE">
        <w:rPr>
          <w:rFonts w:ascii="Times New Roman" w:hAnsi="Times New Roman" w:cs="Times New Roman"/>
        </w:rPr>
        <w:t xml:space="preserve"> Overwalle (2010). </w:t>
      </w:r>
      <w:r>
        <w:rPr>
          <w:rFonts w:ascii="Times New Roman" w:hAnsi="Times New Roman" w:cs="Times New Roman"/>
        </w:rPr>
        <w:t xml:space="preserve">I then present </w:t>
      </w:r>
      <w:r w:rsidR="00467912">
        <w:rPr>
          <w:rFonts w:ascii="Times New Roman" w:hAnsi="Times New Roman" w:cs="Times New Roman"/>
        </w:rPr>
        <w:t>[</w:t>
      </w:r>
      <w:r w:rsidR="00DE3EEF">
        <w:rPr>
          <w:rFonts w:ascii="Times New Roman" w:hAnsi="Times New Roman" w:cs="Times New Roman"/>
        </w:rPr>
        <w:t xml:space="preserve">insert </w:t>
      </w:r>
      <w:r w:rsidR="00583CB6">
        <w:rPr>
          <w:rFonts w:ascii="Times New Roman" w:hAnsi="Times New Roman" w:cs="Times New Roman"/>
        </w:rPr>
        <w:t xml:space="preserve">the </w:t>
      </w:r>
      <w:r w:rsidR="00467912">
        <w:rPr>
          <w:rFonts w:ascii="Times New Roman" w:hAnsi="Times New Roman" w:cs="Times New Roman"/>
        </w:rPr>
        <w:t>number here]</w:t>
      </w:r>
      <w:r w:rsidR="00E129B7">
        <w:rPr>
          <w:rFonts w:ascii="Times New Roman" w:hAnsi="Times New Roman" w:cs="Times New Roman"/>
        </w:rPr>
        <w:t xml:space="preserve"> </w:t>
      </w:r>
      <w:r>
        <w:rPr>
          <w:rFonts w:ascii="Times New Roman" w:hAnsi="Times New Roman" w:cs="Times New Roman"/>
        </w:rPr>
        <w:t>simulations,</w:t>
      </w:r>
      <w:r w:rsidR="00F55EAD">
        <w:rPr>
          <w:rFonts w:ascii="Times New Roman" w:hAnsi="Times New Roman" w:cs="Times New Roman"/>
        </w:rPr>
        <w:t xml:space="preserve"> </w:t>
      </w:r>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sidR="00651F98">
        <w:rPr>
          <w:rFonts w:ascii="Times New Roman" w:hAnsi="Times New Roman" w:cs="Times New Roman"/>
        </w:rPr>
        <w:t xml:space="preserve"> or to a model prediction that should be tested in future behavioral research</w:t>
      </w:r>
      <w:r>
        <w:rPr>
          <w:rFonts w:ascii="Times New Roman" w:hAnsi="Times New Roman" w:cs="Times New Roman"/>
        </w:rPr>
        <w:t xml:space="preserve">. </w:t>
      </w:r>
      <w:r w:rsidR="006B5ACD">
        <w:rPr>
          <w:rFonts w:ascii="Times New Roman" w:hAnsi="Times New Roman" w:cs="Times New Roman"/>
        </w:rPr>
        <w:t>In each simulation, I compare the performance of ALIAS to</w:t>
      </w:r>
      <w:r w:rsidR="00342564">
        <w:rPr>
          <w:rFonts w:ascii="Times New Roman" w:hAnsi="Times New Roman" w:cs="Times New Roman"/>
        </w:rPr>
        <w:t xml:space="preserve"> three separate models</w:t>
      </w:r>
      <w:r w:rsidR="00650B4D">
        <w:rPr>
          <w:rFonts w:ascii="Times New Roman" w:hAnsi="Times New Roman" w:cs="Times New Roman"/>
        </w:rPr>
        <w:t xml:space="preserve"> to determine which one best captures the target finding of that simulation</w:t>
      </w:r>
      <w:r w:rsidR="00342564">
        <w:rPr>
          <w:rFonts w:ascii="Times New Roman" w:hAnsi="Times New Roman" w:cs="Times New Roman"/>
        </w:rPr>
        <w:t>. One is OM10. Another is an extension of OM10, OM10-2, that more faithfully represents the task structure of the studies from which the present target behaviors were derived. A final model is an extension of ALIAS-2.T</w:t>
      </w:r>
      <w:r w:rsidR="00650B4D">
        <w:rPr>
          <w:rFonts w:ascii="Times New Roman" w:hAnsi="Times New Roman" w:cs="Times New Roman"/>
        </w:rPr>
        <w:t xml:space="preserve">he sole difference between this model and ALIAS is that salience information is removed from it. By removing such information, it is possible to evaluate the theoretical claim of the present account that the strength of the association between a barrier and arced motion depends on their relative configuration. </w:t>
      </w:r>
      <w:r>
        <w:rPr>
          <w:rFonts w:ascii="Times New Roman" w:hAnsi="Times New Roman" w:cs="Times New Roman"/>
        </w:rPr>
        <w:t xml:space="preserve">Given </w:t>
      </w:r>
      <w:r w:rsidR="0086295B">
        <w:rPr>
          <w:rFonts w:ascii="Times New Roman" w:hAnsi="Times New Roman" w:cs="Times New Roman"/>
        </w:rPr>
        <w:t xml:space="preserve">the overarching aim of the present simulations to demonstrate that ALIAS </w:t>
      </w:r>
      <w:r>
        <w:rPr>
          <w:rFonts w:ascii="Times New Roman" w:hAnsi="Times New Roman" w:cs="Times New Roman"/>
        </w:rPr>
        <w:t xml:space="preserve">can </w:t>
      </w:r>
      <w:r w:rsidR="0086295B">
        <w:rPr>
          <w:rFonts w:ascii="Times New Roman" w:hAnsi="Times New Roman" w:cs="Times New Roman"/>
        </w:rPr>
        <w:t>capture the five target findings</w:t>
      </w:r>
      <w:r>
        <w:rPr>
          <w:rFonts w:ascii="Times New Roman" w:hAnsi="Times New Roman" w:cs="Times New Roman"/>
        </w:rPr>
        <w:t xml:space="preserve">, </w:t>
      </w:r>
      <w:r w:rsidR="00715DDD">
        <w:rPr>
          <w:rFonts w:ascii="Times New Roman" w:hAnsi="Times New Roman" w:cs="Times New Roman"/>
        </w:rPr>
        <w:t>A final point that is worth noting is that</w:t>
      </w:r>
      <w:r w:rsidR="00D21862">
        <w:rPr>
          <w:rFonts w:ascii="Times New Roman" w:hAnsi="Times New Roman" w:cs="Times New Roman"/>
        </w:rPr>
        <w:t>—given that the overarching</w:t>
      </w:r>
      <w:r w:rsidR="00D21862" w:rsidRPr="00D21862">
        <w:rPr>
          <w:rFonts w:ascii="Times New Roman" w:hAnsi="Times New Roman" w:cs="Times New Roman"/>
        </w:rPr>
        <w:t xml:space="preserve"> </w:t>
      </w:r>
      <w:r w:rsidR="00D21862">
        <w:rPr>
          <w:rFonts w:ascii="Times New Roman" w:hAnsi="Times New Roman" w:cs="Times New Roman"/>
        </w:rPr>
        <w:t>aim of the present simulations was to demonstrate the sufficiency of ALIAS in capturing the five target findings—</w:t>
      </w:r>
      <w:r>
        <w:rPr>
          <w:rFonts w:ascii="Times New Roman" w:hAnsi="Times New Roman" w:cs="Times New Roman"/>
        </w:rPr>
        <w:t xml:space="preserve">each of the studies </w:t>
      </w:r>
      <w:r w:rsidR="00715DDD">
        <w:rPr>
          <w:rFonts w:ascii="Times New Roman" w:hAnsi="Times New Roman" w:cs="Times New Roman"/>
        </w:rPr>
        <w:t xml:space="preserve">from which a given target </w:t>
      </w:r>
      <w:r w:rsidR="00D21862">
        <w:rPr>
          <w:rFonts w:ascii="Times New Roman" w:hAnsi="Times New Roman" w:cs="Times New Roman"/>
        </w:rPr>
        <w:t xml:space="preserve">finding or </w:t>
      </w:r>
      <w:r w:rsidR="00715DDD">
        <w:rPr>
          <w:rFonts w:ascii="Times New Roman" w:hAnsi="Times New Roman" w:cs="Times New Roman"/>
        </w:rPr>
        <w:t>behavior was derived</w:t>
      </w:r>
      <w:r w:rsidR="00D21862">
        <w:rPr>
          <w:rFonts w:ascii="Times New Roman" w:hAnsi="Times New Roman" w:cs="Times New Roman"/>
        </w:rPr>
        <w:t xml:space="preserve"> was modeled at only the most general level</w:t>
      </w:r>
      <w:r>
        <w:rPr>
          <w:rFonts w:ascii="Times New Roman" w:hAnsi="Times New Roman" w:cs="Times New Roman"/>
        </w:rPr>
        <w:t xml:space="preserve">.  This means that </w:t>
      </w:r>
      <w:r w:rsidR="0086295B">
        <w:rPr>
          <w:rFonts w:ascii="Times New Roman" w:hAnsi="Times New Roman" w:cs="Times New Roman"/>
        </w:rPr>
        <w:t xml:space="preserve">experimental or methodological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r w:rsidR="004D5D03">
        <w:rPr>
          <w:rFonts w:ascii="Times New Roman" w:hAnsi="Times New Roman" w:cs="Times New Roman"/>
        </w:rPr>
        <w:t xml:space="preserve">account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r w:rsidR="004B22DC">
        <w:rPr>
          <w:rFonts w:ascii="Times New Roman" w:hAnsi="Times New Roman" w:cs="Times New Roman"/>
        </w:rPr>
        <w:t>In cases where the original reports did not provide sufficient detail</w:t>
      </w:r>
      <w:r w:rsidR="00905E6E">
        <w:rPr>
          <w:rFonts w:ascii="Times New Roman" w:hAnsi="Times New Roman" w:cs="Times New Roman"/>
        </w:rPr>
        <w:t xml:space="preserve"> to model </w:t>
      </w:r>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r w:rsidR="00C90067">
        <w:rPr>
          <w:rFonts w:ascii="Times New Roman" w:hAnsi="Times New Roman" w:cs="Times New Roman"/>
        </w:rPr>
        <w:t xml:space="preserve"> (e.g., the length of the </w:t>
      </w:r>
      <w:r w:rsidR="00C90067">
        <w:rPr>
          <w:rFonts w:ascii="Times New Roman" w:hAnsi="Times New Roman" w:cs="Times New Roman"/>
        </w:rPr>
        <w:lastRenderedPageBreak/>
        <w:t xml:space="preserve">action phase in </w:t>
      </w:r>
      <w:r w:rsidR="00715DDD">
        <w:rPr>
          <w:rFonts w:ascii="Times New Roman" w:hAnsi="Times New Roman" w:cs="Times New Roman"/>
        </w:rPr>
        <w:t xml:space="preserve">studies that evaluate </w:t>
      </w:r>
      <w:ins w:id="577" w:author="Benton, Deon" w:date="2026-05-16T15:39:00Z" w16du:dateUtc="2026-05-16T20:39:00Z">
        <w:r w:rsidR="00DB0881">
          <w:rPr>
            <w:rFonts w:ascii="Times New Roman" w:hAnsi="Times New Roman" w:cs="Times New Roman"/>
          </w:rPr>
          <w:t>action efficiency understanding</w:t>
        </w:r>
      </w:ins>
      <w:r w:rsidR="00715DDD">
        <w:rPr>
          <w:rFonts w:ascii="Times New Roman" w:hAnsi="Times New Roman" w:cs="Times New Roman"/>
        </w:rPr>
        <w:t xml:space="preserve"> in pre-reaching infants; e.g., Skerry et al., 2013</w:t>
      </w:r>
      <w:r w:rsidR="00C90067">
        <w:rPr>
          <w:rFonts w:ascii="Times New Roman" w:hAnsi="Times New Roman" w:cs="Times New Roman"/>
        </w:rPr>
        <w:t>)</w:t>
      </w:r>
      <w:r w:rsidR="004B22DC">
        <w:rPr>
          <w:rFonts w:ascii="Times New Roman" w:hAnsi="Times New Roman" w:cs="Times New Roman"/>
        </w:rPr>
        <w:t>, reasonable assumptions were made to implement those elements.</w:t>
      </w:r>
      <w:r w:rsidR="00F55EAD">
        <w:rPr>
          <w:rFonts w:ascii="Times New Roman" w:hAnsi="Times New Roman" w:cs="Times New Roman"/>
        </w:rPr>
        <w:t xml:space="preserve"> </w:t>
      </w:r>
    </w:p>
    <w:p w14:paraId="7C1E0FE0" w14:textId="39AAED42" w:rsidR="00B6529F" w:rsidRDefault="00B6529F" w:rsidP="000B75DA">
      <w:pPr>
        <w:spacing w:line="480" w:lineRule="auto"/>
        <w:ind w:firstLine="720"/>
        <w:contextualSpacing/>
        <w:rPr>
          <w:rFonts w:ascii="Times New Roman" w:hAnsi="Times New Roman" w:cs="Times New Roman"/>
        </w:rPr>
      </w:pPr>
      <w:r>
        <w:rPr>
          <w:rFonts w:ascii="Times New Roman" w:hAnsi="Times New Roman" w:cs="Times New Roman"/>
        </w:rPr>
        <w:t>To foreshadow the results of the simulation, and in particular of the model comparisons, ALIAS</w:t>
      </w:r>
      <w:r w:rsidR="00761458">
        <w:rPr>
          <w:rFonts w:ascii="Times New Roman" w:hAnsi="Times New Roman" w:cs="Times New Roman"/>
        </w:rPr>
        <w:t xml:space="preserve"> and ALIAS-2 were</w:t>
      </w:r>
      <w:r>
        <w:rPr>
          <w:rFonts w:ascii="Times New Roman" w:hAnsi="Times New Roman" w:cs="Times New Roman"/>
        </w:rPr>
        <w:t xml:space="preserve"> the only model</w:t>
      </w:r>
      <w:r w:rsidR="00761458">
        <w:rPr>
          <w:rFonts w:ascii="Times New Roman" w:hAnsi="Times New Roman" w:cs="Times New Roman"/>
        </w:rPr>
        <w:t>s</w:t>
      </w:r>
      <w:r>
        <w:rPr>
          <w:rFonts w:ascii="Times New Roman" w:hAnsi="Times New Roman" w:cs="Times New Roman"/>
        </w:rPr>
        <w:t xml:space="preserve"> to </w:t>
      </w:r>
      <w:r w:rsidR="00761458">
        <w:rPr>
          <w:rFonts w:ascii="Times New Roman" w:hAnsi="Times New Roman" w:cs="Times New Roman"/>
        </w:rPr>
        <w:t xml:space="preserve">succeed in capturing </w:t>
      </w:r>
      <w:r>
        <w:rPr>
          <w:rFonts w:ascii="Times New Roman" w:hAnsi="Times New Roman" w:cs="Times New Roman"/>
        </w:rPr>
        <w:t>all five target findings. This model also generated several predictions that can, and should, be tested in future behavioral experiments. The remaining models varied in the number of target findings for which they were able to account. For example</w:t>
      </w:r>
      <w:r w:rsidR="00C0332B">
        <w:rPr>
          <w:rFonts w:ascii="Times New Roman" w:hAnsi="Times New Roman" w:cs="Times New Roman"/>
        </w:rPr>
        <w:t>, OM10 fully captured the first two findings</w:t>
      </w:r>
      <w:r w:rsidR="002D468C">
        <w:rPr>
          <w:rFonts w:ascii="Times New Roman" w:hAnsi="Times New Roman" w:cs="Times New Roman"/>
        </w:rPr>
        <w:t xml:space="preserve"> but</w:t>
      </w:r>
      <w:r w:rsidR="00C0332B">
        <w:rPr>
          <w:rFonts w:ascii="Times New Roman" w:hAnsi="Times New Roman" w:cs="Times New Roman"/>
        </w:rPr>
        <w:t xml:space="preserve"> failed to capture the remaining two findings. Similarly, …. . In contrast, …. </w:t>
      </w:r>
      <w:r w:rsidR="009F2395">
        <w:rPr>
          <w:rFonts w:ascii="Times New Roman" w:hAnsi="Times New Roman" w:cs="Times New Roman"/>
        </w:rPr>
        <w:t xml:space="preserve">The performance of each model is shown in Table 1. </w:t>
      </w:r>
      <w:r w:rsidR="00C0332B">
        <w:rPr>
          <w:rFonts w:ascii="Times New Roman" w:hAnsi="Times New Roman" w:cs="Times New Roman"/>
        </w:rPr>
        <w:t xml:space="preserve">ALIAS’ss uccess in accounting for all five fidnings suggests that theoretical proposal that it implements is sufficient to explain infants’ looking behaviors in action undersatdning studies. Specifically, the success of this model suggests that associative learning, combined with is sufficient to explain </w:t>
      </w:r>
      <w:r w:rsidR="004910E6">
        <w:rPr>
          <w:rFonts w:ascii="Times New Roman" w:hAnsi="Times New Roman" w:cs="Times New Roman"/>
        </w:rPr>
        <w:t>a range of key findings that, before now, have been interpreted to mean that infants ….</w:t>
      </w:r>
    </w:p>
    <w:tbl>
      <w:tblPr>
        <w:tblStyle w:val="TableGrid"/>
        <w:tblW w:w="0" w:type="auto"/>
        <w:tblLook w:val="04A0" w:firstRow="1" w:lastRow="0" w:firstColumn="1" w:lastColumn="0" w:noHBand="0" w:noVBand="1"/>
      </w:tblPr>
      <w:tblGrid>
        <w:gridCol w:w="1870"/>
        <w:gridCol w:w="1870"/>
        <w:gridCol w:w="1870"/>
        <w:gridCol w:w="1870"/>
        <w:gridCol w:w="1870"/>
      </w:tblGrid>
      <w:tr w:rsidR="009F2395" w14:paraId="087BD45B" w14:textId="77777777" w:rsidTr="009F2395">
        <w:tc>
          <w:tcPr>
            <w:tcW w:w="1870" w:type="dxa"/>
          </w:tcPr>
          <w:p w14:paraId="1E309930" w14:textId="77777777" w:rsidR="009F2395" w:rsidRDefault="009F2395" w:rsidP="009F2395">
            <w:pPr>
              <w:spacing w:line="480" w:lineRule="auto"/>
              <w:contextualSpacing/>
              <w:rPr>
                <w:rFonts w:ascii="Times New Roman" w:hAnsi="Times New Roman" w:cs="Times New Roman"/>
              </w:rPr>
            </w:pPr>
          </w:p>
        </w:tc>
        <w:tc>
          <w:tcPr>
            <w:tcW w:w="1870" w:type="dxa"/>
          </w:tcPr>
          <w:p w14:paraId="49717EB5" w14:textId="77777777" w:rsidR="009F2395" w:rsidRDefault="009F2395" w:rsidP="009F2395">
            <w:pPr>
              <w:spacing w:line="480" w:lineRule="auto"/>
              <w:contextualSpacing/>
              <w:rPr>
                <w:rFonts w:ascii="Times New Roman" w:hAnsi="Times New Roman" w:cs="Times New Roman"/>
              </w:rPr>
            </w:pPr>
          </w:p>
        </w:tc>
        <w:tc>
          <w:tcPr>
            <w:tcW w:w="1870" w:type="dxa"/>
          </w:tcPr>
          <w:p w14:paraId="2216CF68" w14:textId="77777777" w:rsidR="009F2395" w:rsidRDefault="009F2395" w:rsidP="009F2395">
            <w:pPr>
              <w:spacing w:line="480" w:lineRule="auto"/>
              <w:contextualSpacing/>
              <w:rPr>
                <w:rFonts w:ascii="Times New Roman" w:hAnsi="Times New Roman" w:cs="Times New Roman"/>
              </w:rPr>
            </w:pPr>
          </w:p>
        </w:tc>
        <w:tc>
          <w:tcPr>
            <w:tcW w:w="1870" w:type="dxa"/>
          </w:tcPr>
          <w:p w14:paraId="601F809A" w14:textId="77777777" w:rsidR="009F2395" w:rsidRDefault="009F2395" w:rsidP="009F2395">
            <w:pPr>
              <w:spacing w:line="480" w:lineRule="auto"/>
              <w:contextualSpacing/>
              <w:rPr>
                <w:rFonts w:ascii="Times New Roman" w:hAnsi="Times New Roman" w:cs="Times New Roman"/>
              </w:rPr>
            </w:pPr>
          </w:p>
        </w:tc>
        <w:tc>
          <w:tcPr>
            <w:tcW w:w="1870" w:type="dxa"/>
          </w:tcPr>
          <w:p w14:paraId="33957A26" w14:textId="77777777" w:rsidR="009F2395" w:rsidRDefault="009F2395" w:rsidP="009F2395">
            <w:pPr>
              <w:spacing w:line="480" w:lineRule="auto"/>
              <w:contextualSpacing/>
              <w:rPr>
                <w:rFonts w:ascii="Times New Roman" w:hAnsi="Times New Roman" w:cs="Times New Roman"/>
              </w:rPr>
            </w:pPr>
          </w:p>
        </w:tc>
      </w:tr>
      <w:tr w:rsidR="009F2395" w14:paraId="28ADAA35" w14:textId="77777777" w:rsidTr="009F2395">
        <w:tc>
          <w:tcPr>
            <w:tcW w:w="1870" w:type="dxa"/>
          </w:tcPr>
          <w:p w14:paraId="118E64A7" w14:textId="77777777" w:rsidR="009F2395" w:rsidRDefault="009F2395" w:rsidP="009F2395">
            <w:pPr>
              <w:spacing w:line="480" w:lineRule="auto"/>
              <w:contextualSpacing/>
              <w:rPr>
                <w:rFonts w:ascii="Times New Roman" w:hAnsi="Times New Roman" w:cs="Times New Roman"/>
              </w:rPr>
            </w:pPr>
          </w:p>
        </w:tc>
        <w:tc>
          <w:tcPr>
            <w:tcW w:w="1870" w:type="dxa"/>
          </w:tcPr>
          <w:p w14:paraId="1EB819FC" w14:textId="77777777" w:rsidR="009F2395" w:rsidRDefault="009F2395" w:rsidP="009F2395">
            <w:pPr>
              <w:spacing w:line="480" w:lineRule="auto"/>
              <w:contextualSpacing/>
              <w:rPr>
                <w:rFonts w:ascii="Times New Roman" w:hAnsi="Times New Roman" w:cs="Times New Roman"/>
              </w:rPr>
            </w:pPr>
          </w:p>
        </w:tc>
        <w:tc>
          <w:tcPr>
            <w:tcW w:w="1870" w:type="dxa"/>
          </w:tcPr>
          <w:p w14:paraId="17C99EAF" w14:textId="77777777" w:rsidR="009F2395" w:rsidRDefault="009F2395" w:rsidP="009F2395">
            <w:pPr>
              <w:spacing w:line="480" w:lineRule="auto"/>
              <w:contextualSpacing/>
              <w:rPr>
                <w:rFonts w:ascii="Times New Roman" w:hAnsi="Times New Roman" w:cs="Times New Roman"/>
              </w:rPr>
            </w:pPr>
          </w:p>
        </w:tc>
        <w:tc>
          <w:tcPr>
            <w:tcW w:w="1870" w:type="dxa"/>
          </w:tcPr>
          <w:p w14:paraId="2CD953A7" w14:textId="77777777" w:rsidR="009F2395" w:rsidRDefault="009F2395" w:rsidP="009F2395">
            <w:pPr>
              <w:spacing w:line="480" w:lineRule="auto"/>
              <w:contextualSpacing/>
              <w:rPr>
                <w:rFonts w:ascii="Times New Roman" w:hAnsi="Times New Roman" w:cs="Times New Roman"/>
              </w:rPr>
            </w:pPr>
          </w:p>
        </w:tc>
        <w:tc>
          <w:tcPr>
            <w:tcW w:w="1870" w:type="dxa"/>
          </w:tcPr>
          <w:p w14:paraId="286AEA5D" w14:textId="77777777" w:rsidR="009F2395" w:rsidRDefault="009F2395" w:rsidP="009F2395">
            <w:pPr>
              <w:spacing w:line="480" w:lineRule="auto"/>
              <w:contextualSpacing/>
              <w:rPr>
                <w:rFonts w:ascii="Times New Roman" w:hAnsi="Times New Roman" w:cs="Times New Roman"/>
              </w:rPr>
            </w:pPr>
          </w:p>
        </w:tc>
      </w:tr>
      <w:tr w:rsidR="009F2395" w14:paraId="39A99E5B" w14:textId="77777777" w:rsidTr="009F2395">
        <w:tc>
          <w:tcPr>
            <w:tcW w:w="1870" w:type="dxa"/>
          </w:tcPr>
          <w:p w14:paraId="2967847A" w14:textId="77777777" w:rsidR="009F2395" w:rsidRDefault="009F2395" w:rsidP="009F2395">
            <w:pPr>
              <w:spacing w:line="480" w:lineRule="auto"/>
              <w:contextualSpacing/>
              <w:rPr>
                <w:rFonts w:ascii="Times New Roman" w:hAnsi="Times New Roman" w:cs="Times New Roman"/>
              </w:rPr>
            </w:pPr>
          </w:p>
        </w:tc>
        <w:tc>
          <w:tcPr>
            <w:tcW w:w="1870" w:type="dxa"/>
          </w:tcPr>
          <w:p w14:paraId="03521244" w14:textId="77777777" w:rsidR="009F2395" w:rsidRDefault="009F2395" w:rsidP="009F2395">
            <w:pPr>
              <w:spacing w:line="480" w:lineRule="auto"/>
              <w:contextualSpacing/>
              <w:rPr>
                <w:rFonts w:ascii="Times New Roman" w:hAnsi="Times New Roman" w:cs="Times New Roman"/>
              </w:rPr>
            </w:pPr>
          </w:p>
        </w:tc>
        <w:tc>
          <w:tcPr>
            <w:tcW w:w="1870" w:type="dxa"/>
          </w:tcPr>
          <w:p w14:paraId="7E937B4A" w14:textId="77777777" w:rsidR="009F2395" w:rsidRDefault="009F2395" w:rsidP="009F2395">
            <w:pPr>
              <w:spacing w:line="480" w:lineRule="auto"/>
              <w:contextualSpacing/>
              <w:rPr>
                <w:rFonts w:ascii="Times New Roman" w:hAnsi="Times New Roman" w:cs="Times New Roman"/>
              </w:rPr>
            </w:pPr>
          </w:p>
        </w:tc>
        <w:tc>
          <w:tcPr>
            <w:tcW w:w="1870" w:type="dxa"/>
          </w:tcPr>
          <w:p w14:paraId="7AEDB5C0" w14:textId="77777777" w:rsidR="009F2395" w:rsidRDefault="009F2395" w:rsidP="009F2395">
            <w:pPr>
              <w:spacing w:line="480" w:lineRule="auto"/>
              <w:contextualSpacing/>
              <w:rPr>
                <w:rFonts w:ascii="Times New Roman" w:hAnsi="Times New Roman" w:cs="Times New Roman"/>
              </w:rPr>
            </w:pPr>
          </w:p>
        </w:tc>
        <w:tc>
          <w:tcPr>
            <w:tcW w:w="1870" w:type="dxa"/>
          </w:tcPr>
          <w:p w14:paraId="0C627EDD" w14:textId="77777777" w:rsidR="009F2395" w:rsidRDefault="009F2395" w:rsidP="009F2395">
            <w:pPr>
              <w:spacing w:line="480" w:lineRule="auto"/>
              <w:contextualSpacing/>
              <w:rPr>
                <w:rFonts w:ascii="Times New Roman" w:hAnsi="Times New Roman" w:cs="Times New Roman"/>
              </w:rPr>
            </w:pPr>
          </w:p>
        </w:tc>
      </w:tr>
      <w:tr w:rsidR="009F2395" w14:paraId="242257E2" w14:textId="77777777" w:rsidTr="009F2395">
        <w:tc>
          <w:tcPr>
            <w:tcW w:w="1870" w:type="dxa"/>
          </w:tcPr>
          <w:p w14:paraId="3B2CDA22" w14:textId="77777777" w:rsidR="009F2395" w:rsidRDefault="009F2395" w:rsidP="009F2395">
            <w:pPr>
              <w:spacing w:line="480" w:lineRule="auto"/>
              <w:contextualSpacing/>
              <w:rPr>
                <w:rFonts w:ascii="Times New Roman" w:hAnsi="Times New Roman" w:cs="Times New Roman"/>
              </w:rPr>
            </w:pPr>
          </w:p>
        </w:tc>
        <w:tc>
          <w:tcPr>
            <w:tcW w:w="1870" w:type="dxa"/>
          </w:tcPr>
          <w:p w14:paraId="42B9125C" w14:textId="77777777" w:rsidR="009F2395" w:rsidRDefault="009F2395" w:rsidP="009F2395">
            <w:pPr>
              <w:spacing w:line="480" w:lineRule="auto"/>
              <w:contextualSpacing/>
              <w:rPr>
                <w:rFonts w:ascii="Times New Roman" w:hAnsi="Times New Roman" w:cs="Times New Roman"/>
              </w:rPr>
            </w:pPr>
          </w:p>
        </w:tc>
        <w:tc>
          <w:tcPr>
            <w:tcW w:w="1870" w:type="dxa"/>
          </w:tcPr>
          <w:p w14:paraId="51021C40" w14:textId="77777777" w:rsidR="009F2395" w:rsidRDefault="009F2395" w:rsidP="009F2395">
            <w:pPr>
              <w:spacing w:line="480" w:lineRule="auto"/>
              <w:contextualSpacing/>
              <w:rPr>
                <w:rFonts w:ascii="Times New Roman" w:hAnsi="Times New Roman" w:cs="Times New Roman"/>
              </w:rPr>
            </w:pPr>
          </w:p>
        </w:tc>
        <w:tc>
          <w:tcPr>
            <w:tcW w:w="1870" w:type="dxa"/>
          </w:tcPr>
          <w:p w14:paraId="5902B25E" w14:textId="77777777" w:rsidR="009F2395" w:rsidRDefault="009F2395" w:rsidP="009F2395">
            <w:pPr>
              <w:spacing w:line="480" w:lineRule="auto"/>
              <w:contextualSpacing/>
              <w:rPr>
                <w:rFonts w:ascii="Times New Roman" w:hAnsi="Times New Roman" w:cs="Times New Roman"/>
              </w:rPr>
            </w:pPr>
          </w:p>
        </w:tc>
        <w:tc>
          <w:tcPr>
            <w:tcW w:w="1870" w:type="dxa"/>
          </w:tcPr>
          <w:p w14:paraId="5781A84C" w14:textId="77777777" w:rsidR="009F2395" w:rsidRDefault="009F2395" w:rsidP="009F2395">
            <w:pPr>
              <w:spacing w:line="480" w:lineRule="auto"/>
              <w:contextualSpacing/>
              <w:rPr>
                <w:rFonts w:ascii="Times New Roman" w:hAnsi="Times New Roman" w:cs="Times New Roman"/>
              </w:rPr>
            </w:pPr>
          </w:p>
        </w:tc>
      </w:tr>
    </w:tbl>
    <w:p w14:paraId="48BD51A4" w14:textId="77777777" w:rsidR="009F2395" w:rsidRDefault="009F2395" w:rsidP="009F2395">
      <w:pPr>
        <w:spacing w:line="480" w:lineRule="auto"/>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36EC0826" w:rsidR="00640CAC"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7712E0">
        <w:rPr>
          <w:rFonts w:ascii="Times New Roman" w:hAnsi="Times New Roman" w:cs="Times New Roman"/>
          <w:b/>
          <w:bCs/>
        </w:rPr>
        <w:t xml:space="preserve">OM10. </w:t>
      </w:r>
      <w:r w:rsidR="000D3AB6">
        <w:rPr>
          <w:rFonts w:ascii="Times New Roman" w:hAnsi="Times New Roman" w:cs="Times New Roman"/>
        </w:rPr>
        <w:t>This</w:t>
      </w:r>
      <w:r w:rsidR="00432BEB">
        <w:rPr>
          <w:rFonts w:ascii="Times New Roman" w:hAnsi="Times New Roman" w:cs="Times New Roman"/>
        </w:rPr>
        <w:t xml:space="preserve"> was a one-layer</w:t>
      </w:r>
      <w:r w:rsidR="00296148">
        <w:rPr>
          <w:rFonts w:ascii="Times New Roman" w:hAnsi="Times New Roman" w:cs="Times New Roman"/>
        </w:rPr>
        <w:t xml:space="preserve"> recurrent</w:t>
      </w:r>
      <w:r w:rsidR="00432BEB">
        <w:rPr>
          <w:rFonts w:ascii="Times New Roman" w:hAnsi="Times New Roman" w:cs="Times New Roman"/>
        </w:rPr>
        <w:t xml:space="preserve"> connectionist model that </w:t>
      </w:r>
      <w:r w:rsidR="00296148">
        <w:rPr>
          <w:rFonts w:ascii="Times New Roman" w:hAnsi="Times New Roman" w:cs="Times New Roman"/>
        </w:rPr>
        <w:t>consisted</w:t>
      </w:r>
      <w:r w:rsidR="00432BEB">
        <w:rPr>
          <w:rFonts w:ascii="Times New Roman" w:hAnsi="Times New Roman" w:cs="Times New Roman"/>
        </w:rPr>
        <w:t xml:space="preserve"> of 27 units</w:t>
      </w:r>
      <w:r w:rsidR="00EF6131">
        <w:rPr>
          <w:rFonts w:ascii="Times New Roman" w:hAnsi="Times New Roman" w:cs="Times New Roman"/>
        </w:rPr>
        <w:t>. Twenty-five of these units implemented a navigable spatial grid,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w:t>
      </w:r>
      <w:r w:rsidR="00EF6131">
        <w:rPr>
          <w:rFonts w:ascii="Times New Roman" w:hAnsi="Times New Roman" w:cs="Times New Roman"/>
        </w:rPr>
        <w:lastRenderedPageBreak/>
        <w:t>represented, respectively, an agent and a goal.</w:t>
      </w:r>
      <w:r w:rsidR="007D1241">
        <w:rPr>
          <w:rFonts w:ascii="Times New Roman" w:hAnsi="Times New Roman" w:cs="Times New Roman"/>
        </w:rPr>
        <w:t xml:space="preserve"> Each unit was bidirectionally connected to </w:t>
      </w:r>
      <w:r w:rsidR="00B837C9">
        <w:rPr>
          <w:rFonts w:ascii="Times New Roman" w:hAnsi="Times New Roman" w:cs="Times New Roman"/>
        </w:rPr>
        <w:t xml:space="preserve">every other unit </w:t>
      </w:r>
      <w:r w:rsidR="007D1241">
        <w:rPr>
          <w:rFonts w:ascii="Times New Roman" w:hAnsi="Times New Roman" w:cs="Times New Roman"/>
        </w:rPr>
        <w:t xml:space="preserve">except for itself. </w:t>
      </w:r>
      <w:r w:rsidR="00964B0C">
        <w:rPr>
          <w:rFonts w:ascii="Times New Roman" w:hAnsi="Times New Roman" w:cs="Times New Roman"/>
        </w:rPr>
        <w:t xml:space="preserve"> As described in Overwalle (2010), OM10 was trained either on an event in which arced motion occurred over a barrier (Experimental condition) or on an event in which arced motion occurred alone</w:t>
      </w:r>
      <w:r w:rsidR="007D1241">
        <w:rPr>
          <w:rFonts w:ascii="Times New Roman" w:hAnsi="Times New Roman" w:cs="Times New Roman"/>
        </w:rPr>
        <w:t xml:space="preserve"> (Control condition)</w:t>
      </w:r>
      <w:r w:rsidR="00964B0C">
        <w:rPr>
          <w:rFonts w:ascii="Times New Roman" w:hAnsi="Times New Roman" w:cs="Times New Roman"/>
        </w:rPr>
        <w:t>.</w:t>
      </w:r>
      <w:r w:rsidR="00AC6E00">
        <w:rPr>
          <w:rFonts w:ascii="Times New Roman" w:hAnsi="Times New Roman" w:cs="Times New Roman"/>
        </w:rPr>
        <w:t xml:space="preserve"> Due to the </w:t>
      </w:r>
      <w:r w:rsidR="00B81018">
        <w:rPr>
          <w:rFonts w:ascii="Times New Roman" w:hAnsi="Times New Roman" w:cs="Times New Roman"/>
        </w:rPr>
        <w:t xml:space="preserve">necessarily </w:t>
      </w:r>
      <w:r w:rsidR="00AC6E00">
        <w:rPr>
          <w:rFonts w:ascii="Times New Roman" w:hAnsi="Times New Roman" w:cs="Times New Roman"/>
        </w:rPr>
        <w:t xml:space="preserve">dynamic nature of </w:t>
      </w:r>
      <w:r w:rsidR="00047E5C">
        <w:rPr>
          <w:rFonts w:ascii="Times New Roman" w:hAnsi="Times New Roman" w:cs="Times New Roman"/>
        </w:rPr>
        <w:t>actions</w:t>
      </w:r>
      <w:r w:rsidR="00AC6E00">
        <w:rPr>
          <w:rFonts w:ascii="Times New Roman" w:hAnsi="Times New Roman" w:cs="Times New Roman"/>
        </w:rPr>
        <w:t xml:space="preserve">, </w:t>
      </w:r>
      <w:r w:rsidR="00BC5A2D">
        <w:rPr>
          <w:rFonts w:ascii="Times New Roman" w:hAnsi="Times New Roman" w:cs="Times New Roman"/>
        </w:rPr>
        <w:t>each arced motion event unfolded</w:t>
      </w:r>
      <w:r w:rsidR="00AC6E00">
        <w:rPr>
          <w:rFonts w:ascii="Times New Roman" w:hAnsi="Times New Roman" w:cs="Times New Roman"/>
        </w:rPr>
        <w:t xml:space="preserve"> across a series of </w:t>
      </w:r>
      <w:r w:rsidR="00BC5A2D">
        <w:rPr>
          <w:rFonts w:ascii="Times New Roman" w:hAnsi="Times New Roman" w:cs="Times New Roman"/>
        </w:rPr>
        <w:t>9</w:t>
      </w:r>
      <w:r w:rsidR="007C483F">
        <w:rPr>
          <w:rFonts w:ascii="Times New Roman" w:hAnsi="Times New Roman" w:cs="Times New Roman"/>
        </w:rPr>
        <w:t xml:space="preserve"> </w:t>
      </w:r>
      <w:r w:rsidR="00AC6E00">
        <w:rPr>
          <w:rFonts w:ascii="Times New Roman" w:hAnsi="Times New Roman" w:cs="Times New Roman"/>
        </w:rPr>
        <w:t>steps</w:t>
      </w:r>
      <w:r w:rsidR="00BC5A2D">
        <w:rPr>
          <w:rFonts w:ascii="Times New Roman" w:hAnsi="Times New Roman" w:cs="Times New Roman"/>
        </w:rPr>
        <w:t xml:space="preserve">. </w:t>
      </w:r>
      <w:r w:rsidR="00AC6E00">
        <w:rPr>
          <w:rFonts w:ascii="Times New Roman" w:hAnsi="Times New Roman" w:cs="Times New Roman"/>
        </w:rPr>
        <w:t xml:space="preserve">Crucially, </w:t>
      </w:r>
      <w:r w:rsidR="00F559BC">
        <w:rPr>
          <w:rFonts w:ascii="Times New Roman" w:hAnsi="Times New Roman" w:cs="Times New Roman"/>
        </w:rPr>
        <w:t xml:space="preserve">each step was processed in </w:t>
      </w:r>
      <w:r w:rsidR="0011240F">
        <w:rPr>
          <w:rFonts w:ascii="Times New Roman" w:hAnsi="Times New Roman" w:cs="Times New Roman"/>
        </w:rPr>
        <w:t>three phases</w:t>
      </w:r>
      <w:r w:rsidR="00AC6E00">
        <w:rPr>
          <w:rFonts w:ascii="Times New Roman" w:hAnsi="Times New Roman" w:cs="Times New Roman"/>
        </w:rPr>
        <w:t xml:space="preserve">. </w:t>
      </w:r>
      <w:r w:rsidR="0011240F">
        <w:rPr>
          <w:rFonts w:ascii="Times New Roman" w:hAnsi="Times New Roman" w:cs="Times New Roman"/>
        </w:rPr>
        <w:t xml:space="preserve">During the initial, </w:t>
      </w:r>
      <w:r w:rsidR="0011240F">
        <w:rPr>
          <w:rFonts w:ascii="Times New Roman" w:hAnsi="Times New Roman" w:cs="Times New Roman"/>
          <w:i/>
          <w:iCs/>
        </w:rPr>
        <w:t xml:space="preserve">activation </w:t>
      </w:r>
      <w:r w:rsidR="0011240F">
        <w:rPr>
          <w:rFonts w:ascii="Times New Roman" w:hAnsi="Times New Roman" w:cs="Times New Roman"/>
        </w:rPr>
        <w:t>phase</w:t>
      </w:r>
      <w:r w:rsidR="00AC6E00">
        <w:rPr>
          <w:rFonts w:ascii="Times New Roman" w:hAnsi="Times New Roman" w:cs="Times New Roman"/>
        </w:rPr>
        <w:t>,</w:t>
      </w:r>
      <w:r w:rsidR="002B7929">
        <w:rPr>
          <w:rFonts w:ascii="Times New Roman" w:hAnsi="Times New Roman" w:cs="Times New Roman"/>
        </w:rPr>
        <w:t xml:space="preserve"> </w:t>
      </w:r>
      <w:r w:rsidR="0054146D">
        <w:rPr>
          <w:rFonts w:ascii="Times New Roman" w:hAnsi="Times New Roman" w:cs="Times New Roman"/>
        </w:rPr>
        <w:t>the network is provided with information corresponding to</w:t>
      </w:r>
      <w:r w:rsidR="00C5465D">
        <w:rPr>
          <w:rFonts w:ascii="Times New Roman" w:hAnsi="Times New Roman" w:cs="Times New Roman"/>
        </w:rPr>
        <w:t xml:space="preserve"> a single time slice of one of the training events. </w:t>
      </w:r>
      <w:r w:rsidR="0054146D">
        <w:rPr>
          <w:rFonts w:ascii="Times New Roman" w:hAnsi="Times New Roman" w:cs="Times New Roman"/>
        </w:rPr>
        <w:t xml:space="preserve"> </w:t>
      </w:r>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r w:rsidR="0053471E">
        <w:rPr>
          <w:rFonts w:ascii="Times New Roman" w:hAnsi="Times New Roman" w:cs="Times New Roman"/>
        </w:rPr>
        <w:t xml:space="preserve">side </w:t>
      </w:r>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r w:rsidR="0053471E">
        <w:rPr>
          <w:rFonts w:ascii="Times New Roman" w:hAnsi="Times New Roman" w:cs="Times New Roman"/>
        </w:rPr>
        <w:t>e</w:t>
      </w:r>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r w:rsidR="00FF110D">
        <w:rPr>
          <w:rFonts w:ascii="Times New Roman" w:hAnsi="Times New Roman" w:cs="Times New Roman"/>
        </w:rPr>
        <w:t>Once the network was provided with information that captured the visible state of the world at a particular time step, activation was allowed to propagate through the network over four internal activation cycles (see Overwalle, 2010 for</w:t>
      </w:r>
      <w:r w:rsidR="00701F66">
        <w:rPr>
          <w:rFonts w:ascii="Times New Roman" w:hAnsi="Times New Roman" w:cs="Times New Roman"/>
        </w:rPr>
        <w:t xml:space="preserve"> </w:t>
      </w:r>
      <w:r w:rsidR="001F1A49">
        <w:rPr>
          <w:rFonts w:ascii="Times New Roman" w:hAnsi="Times New Roman" w:cs="Times New Roman"/>
        </w:rPr>
        <w:t>information about how such information was propagated</w:t>
      </w:r>
      <w:r w:rsidR="00701F66">
        <w:rPr>
          <w:rFonts w:ascii="Times New Roman" w:hAnsi="Times New Roman" w:cs="Times New Roman"/>
        </w:rPr>
        <w:t>)</w:t>
      </w:r>
      <w:r w:rsidR="00824A70">
        <w:rPr>
          <w:rFonts w:ascii="Times New Roman" w:hAnsi="Times New Roman" w:cs="Times New Roman"/>
        </w:rPr>
        <w:t>.</w:t>
      </w:r>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70749A7C"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08783D25"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The barrier is present only when the agent occupies a position immediately adjacent to it (i.e., to its left or right; see Overwalle,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ins w:id="578" w:author="Benton, Deon" w:date="2026-05-16T01:22:00Z" w16du:dateUtc="2026-05-16T06:22:00Z">
        <w:r w:rsidR="00AC7F05">
          <w:rPr>
            <w:rFonts w:ascii="Times New Roman" w:hAnsi="Times New Roman" w:cs="Times New Roman"/>
            <w:i w:val="0"/>
            <w:iCs w:val="0"/>
            <w:color w:val="000000" w:themeColor="text1"/>
            <w:sz w:val="24"/>
            <w:szCs w:val="24"/>
          </w:rPr>
          <w:t>See the online article for a color version of this figure.</w:t>
        </w:r>
      </w:ins>
    </w:p>
    <w:p w14:paraId="4396A4D5" w14:textId="77777777" w:rsidR="00A86784" w:rsidRDefault="00A86784" w:rsidP="00640CAC">
      <w:pPr>
        <w:spacing w:line="480" w:lineRule="auto"/>
        <w:contextualSpacing/>
        <w:rPr>
          <w:rFonts w:ascii="Times New Roman" w:hAnsi="Times New Roman" w:cs="Times New Roman"/>
        </w:rPr>
      </w:pPr>
    </w:p>
    <w:p w14:paraId="47D2D161" w14:textId="47674D72" w:rsidR="00A86784" w:rsidRDefault="00A86784" w:rsidP="00335A86">
      <w:pPr>
        <w:spacing w:line="480" w:lineRule="auto"/>
        <w:ind w:firstLine="720"/>
        <w:contextualSpacing/>
        <w:rPr>
          <w:rFonts w:ascii="Times New Roman" w:hAnsi="Times New Roman" w:cs="Times New Roman"/>
        </w:rPr>
      </w:pPr>
      <w:r>
        <w:rPr>
          <w:rFonts w:ascii="Times New Roman" w:hAnsi="Times New Roman" w:cs="Times New Roman"/>
        </w:rPr>
        <w:lastRenderedPageBreak/>
        <w:t>To make concrete what the network “saw” during the activation phase, Figure 1 above depicts the full, nine-step</w:t>
      </w:r>
      <w:r w:rsidR="00F44AD4">
        <w:rPr>
          <w:rFonts w:ascii="Times New Roman" w:hAnsi="Times New Roman" w:cs="Times New Roman"/>
        </w:rPr>
        <w:t xml:space="preserve"> arced-motion</w:t>
      </w:r>
      <w:r>
        <w:rPr>
          <w:rFonts w:ascii="Times New Roman" w:hAnsi="Times New Roman" w:cs="Times New Roman"/>
        </w:rPr>
        <w:t xml:space="preserve"> trajectory </w:t>
      </w:r>
      <w:r w:rsidR="00F44AD4">
        <w:rPr>
          <w:rFonts w:ascii="Times New Roman" w:hAnsi="Times New Roman" w:cs="Times New Roman"/>
        </w:rPr>
        <w:t>that was</w:t>
      </w:r>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w:t>
      </w:r>
      <w:ins w:id="579"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studies. First, the obstacle was only present when the agent was located in a cell that was directly adjacent to it. This contrasts with how obstacles are treated in most, if not all, </w:t>
      </w:r>
      <w:ins w:id="580"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studies. In such studies, obstacles</w:t>
      </w:r>
      <w:r w:rsidR="002D7684">
        <w:rPr>
          <w:rFonts w:ascii="Times New Roman" w:hAnsi="Times New Roman" w:cs="Times New Roman"/>
        </w:rPr>
        <w:t>, when present, remain fully</w:t>
      </w:r>
      <w:r>
        <w:rPr>
          <w:rFonts w:ascii="Times New Roman" w:hAnsi="Times New Roman" w:cs="Times New Roman"/>
        </w:rPr>
        <w:t xml:space="preserve"> visible throughout an entire action event.  Second, the agent “overshoots” the barrier by one cell.</w:t>
      </w:r>
      <w:r w:rsidR="00D31768">
        <w:rPr>
          <w:rFonts w:ascii="Times New Roman" w:hAnsi="Times New Roman" w:cs="Times New Roman"/>
        </w:rPr>
        <w:t xml:space="preserve"> This can be seen by tracing the agent’s arced trajectory.</w:t>
      </w:r>
      <w:r>
        <w:rPr>
          <w:rFonts w:ascii="Times New Roman" w:hAnsi="Times New Roman" w:cs="Times New Roman"/>
        </w:rPr>
        <w:t xml:space="preserve"> This also departs in important ways from what infants typically see in action events that involve obstacles</w:t>
      </w:r>
      <w:r w:rsidR="007D6A74">
        <w:rPr>
          <w:rFonts w:ascii="Times New Roman" w:hAnsi="Times New Roman" w:cs="Times New Roman"/>
        </w:rPr>
        <w:t xml:space="preserve"> (though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Liu &amp; Spelke, 2017)</w:t>
      </w:r>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r w:rsidR="00A703F3">
        <w:rPr>
          <w:rFonts w:ascii="Times New Roman" w:hAnsi="Times New Roman" w:cs="Times New Roman"/>
        </w:rPr>
        <w:t xml:space="preserve"> </w:t>
      </w:r>
      <w:r>
        <w:rPr>
          <w:rFonts w:ascii="Times New Roman" w:hAnsi="Times New Roman" w:cs="Times New Roman"/>
        </w:rPr>
        <w:t xml:space="preserve">remains fully visible throughout the duration of an action event. These issues raise </w:t>
      </w:r>
      <w:r w:rsidR="00A703F3">
        <w:rPr>
          <w:rFonts w:ascii="Times New Roman" w:hAnsi="Times New Roman" w:cs="Times New Roman"/>
        </w:rPr>
        <w:t xml:space="preserve">critical </w:t>
      </w:r>
      <w:r>
        <w:rPr>
          <w:rFonts w:ascii="Times New Roman" w:hAnsi="Times New Roman" w:cs="Times New Roman"/>
        </w:rPr>
        <w:t xml:space="preserve">questions about the </w:t>
      </w:r>
      <w:r w:rsidR="00A703F3">
        <w:rPr>
          <w:rFonts w:ascii="Times New Roman" w:hAnsi="Times New Roman" w:cs="Times New Roman"/>
        </w:rPr>
        <w:t>basis of</w:t>
      </w:r>
      <w:r>
        <w:rPr>
          <w:rFonts w:ascii="Times New Roman" w:hAnsi="Times New Roman" w:cs="Times New Roman"/>
        </w:rPr>
        <w:t xml:space="preserve"> the success of Overwalle’s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w:t>
      </w:r>
      <w:ins w:id="581"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r w:rsidR="005A0500">
        <w:rPr>
          <w:rFonts w:ascii="Times New Roman" w:hAnsi="Times New Roman" w:cs="Times New Roman"/>
        </w:rPr>
        <w:t xml:space="preserve">and </w:t>
      </w:r>
      <w:r w:rsidRPr="00710203">
        <w:rPr>
          <w:rFonts w:ascii="Times New Roman" w:hAnsi="Times New Roman" w:cs="Times New Roman"/>
        </w:rPr>
        <w:t xml:space="preserve">impact </w:t>
      </w:r>
      <w:r>
        <w:rPr>
          <w:rFonts w:ascii="Times New Roman" w:hAnsi="Times New Roman" w:cs="Times New Roman"/>
        </w:rPr>
        <w:t xml:space="preserve">on OM10’s overall performance, in all 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r w:rsidR="00BC1E32">
        <w:rPr>
          <w:rFonts w:ascii="Times New Roman" w:hAnsi="Times New Roman" w:cs="Times New Roman"/>
        </w:rPr>
        <w:t xml:space="preserve"> as well as to ALIAS</w:t>
      </w:r>
      <w:r>
        <w:rPr>
          <w:rFonts w:ascii="Times New Roman" w:hAnsi="Times New Roman" w:cs="Times New Roman"/>
        </w:rPr>
        <w:t xml:space="preserve">. In </w:t>
      </w:r>
      <w:r w:rsidR="00BC1E32">
        <w:rPr>
          <w:rFonts w:ascii="Times New Roman" w:hAnsi="Times New Roman" w:cs="Times New Roman"/>
        </w:rPr>
        <w:t>OM10-2</w:t>
      </w:r>
      <w:r>
        <w:rPr>
          <w:rFonts w:ascii="Times New Roman" w:hAnsi="Times New Roman" w:cs="Times New Roman"/>
        </w:rPr>
        <w:t>,</w:t>
      </w:r>
      <w:r w:rsidRPr="00710203">
        <w:rPr>
          <w:rFonts w:ascii="Times New Roman" w:hAnsi="Times New Roman" w:cs="Times New Roman"/>
        </w:rPr>
        <w:t xml:space="preserve"> the agent does </w:t>
      </w:r>
      <w:r w:rsidRPr="00710203">
        <w:rPr>
          <w:rFonts w:ascii="Times New Roman" w:hAnsi="Times New Roman" w:cs="Times New Roman"/>
        </w:rPr>
        <w:lastRenderedPageBreak/>
        <w:t xml:space="preserve">not overshoot the barrier and both the barrier and goal object </w:t>
      </w:r>
      <w:r w:rsidR="00A703F3">
        <w:rPr>
          <w:rFonts w:ascii="Times New Roman" w:hAnsi="Times New Roman" w:cs="Times New Roman"/>
        </w:rPr>
        <w:t>remain</w:t>
      </w:r>
      <w:r w:rsidRPr="00710203">
        <w:rPr>
          <w:rFonts w:ascii="Times New Roman" w:hAnsi="Times New Roman" w:cs="Times New Roman"/>
        </w:rPr>
        <w:t xml:space="preserve"> present </w:t>
      </w:r>
      <w:r w:rsidR="00BC1E32">
        <w:rPr>
          <w:rFonts w:ascii="Times New Roman" w:hAnsi="Times New Roman" w:cs="Times New Roman"/>
        </w:rPr>
        <w:t>across</w:t>
      </w:r>
      <w:r w:rsidRPr="00710203">
        <w:rPr>
          <w:rFonts w:ascii="Times New Roman" w:hAnsi="Times New Roman" w:cs="Times New Roman"/>
        </w:rPr>
        <w:t xml:space="preserve"> </w:t>
      </w:r>
      <w:r w:rsidR="004D7CEA">
        <w:rPr>
          <w:rFonts w:ascii="Times New Roman" w:hAnsi="Times New Roman" w:cs="Times New Roman"/>
        </w:rPr>
        <w:t xml:space="preserve">all </w:t>
      </w:r>
      <w:r w:rsidR="00A703F3">
        <w:rPr>
          <w:rFonts w:ascii="Times New Roman" w:hAnsi="Times New Roman" w:cs="Times New Roman"/>
        </w:rPr>
        <w:t xml:space="preserve">time </w:t>
      </w:r>
      <w:r w:rsidRPr="00710203">
        <w:rPr>
          <w:rFonts w:ascii="Times New Roman" w:hAnsi="Times New Roman" w:cs="Times New Roman"/>
        </w:rPr>
        <w:t>steps.</w:t>
      </w:r>
      <w:r w:rsidR="00A40620">
        <w:rPr>
          <w:rFonts w:ascii="Times New Roman" w:hAnsi="Times New Roman" w:cs="Times New Roman"/>
        </w:rPr>
        <w:t xml:space="preserve"> </w:t>
      </w:r>
      <w:r w:rsidR="00F06E48">
        <w:rPr>
          <w:rFonts w:ascii="Times New Roman" w:hAnsi="Times New Roman" w:cs="Times New Roman"/>
        </w:rPr>
        <w:t>Finally, because</w:t>
      </w:r>
      <w:r w:rsidR="00037ADB">
        <w:rPr>
          <w:rFonts w:ascii="Times New Roman" w:hAnsi="Times New Roman" w:cs="Times New Roman"/>
        </w:rPr>
        <w:t xml:space="preserve"> there is greater overall network activity in</w:t>
      </w:r>
      <w:r w:rsidR="00D96F7B">
        <w:rPr>
          <w:rFonts w:ascii="Times New Roman" w:hAnsi="Times New Roman" w:cs="Times New Roman"/>
        </w:rPr>
        <w:t xml:space="preserve"> OM10-2 compared to</w:t>
      </w:r>
      <w:r w:rsidR="00F06E48">
        <w:rPr>
          <w:rFonts w:ascii="Times New Roman" w:hAnsi="Times New Roman" w:cs="Times New Roman"/>
        </w:rPr>
        <w:t xml:space="preserve"> OM10—given that the barrier and goal objects remain visible across all time steps in which they are present—</w:t>
      </w:r>
      <w:r w:rsidR="00037ADB">
        <w:rPr>
          <w:rFonts w:ascii="Times New Roman" w:hAnsi="Times New Roman" w:cs="Times New Roman"/>
        </w:rPr>
        <w:t xml:space="preserve">a sigmoid activation was applied to the internal activation. </w:t>
      </w:r>
      <w:r w:rsidR="001F434E">
        <w:rPr>
          <w:rFonts w:ascii="Times New Roman" w:hAnsi="Times New Roman" w:cs="Times New Roman"/>
        </w:rPr>
        <w:t xml:space="preserve">In the absence of this activity function, the stronger recurrent activity in OM10-2 could lead to a situation in which the activity of the network cannot be computed due to unstable network dynamics. </w:t>
      </w:r>
    </w:p>
    <w:p w14:paraId="618C49B5" w14:textId="7825C5AE" w:rsidR="00890D2E" w:rsidRDefault="00890D2E" w:rsidP="00AD6BA9">
      <w:pPr>
        <w:spacing w:line="480" w:lineRule="auto"/>
        <w:contextualSpacing/>
        <w:rPr>
          <w:rFonts w:ascii="Times New Roman" w:hAnsi="Times New Roman" w:cs="Times New Roman"/>
        </w:rPr>
      </w:pPr>
      <w:r>
        <w:rPr>
          <w:rFonts w:ascii="Times New Roman" w:hAnsi="Times New Roman" w:cs="Times New Roman"/>
        </w:rPr>
        <w:tab/>
      </w:r>
      <w:r w:rsidR="00572B16">
        <w:rPr>
          <w:rFonts w:ascii="Times New Roman" w:hAnsi="Times New Roman" w:cs="Times New Roman"/>
        </w:rPr>
        <w:t>At the conclusion of the first phase, t</w:t>
      </w:r>
      <w:r>
        <w:rPr>
          <w:rFonts w:ascii="Times New Roman" w:hAnsi="Times New Roman" w:cs="Times New Roman"/>
        </w:rPr>
        <w:t xml:space="preserve">he model entered </w:t>
      </w:r>
      <w:r w:rsidR="00644795">
        <w:rPr>
          <w:rFonts w:ascii="Times New Roman" w:hAnsi="Times New Roman" w:cs="Times New Roman"/>
        </w:rPr>
        <w:t>a</w:t>
      </w:r>
      <w:r>
        <w:rPr>
          <w:rFonts w:ascii="Times New Roman" w:hAnsi="Times New Roman" w:cs="Times New Roman"/>
        </w:rPr>
        <w:t xml:space="preserve"> second</w:t>
      </w:r>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r>
        <w:rPr>
          <w:rFonts w:ascii="Times New Roman" w:hAnsi="Times New Roman" w:cs="Times New Roman"/>
        </w:rPr>
        <w:t>. During this phase, the</w:t>
      </w:r>
      <w:r w:rsidR="003F199F">
        <w:rPr>
          <w:rFonts w:ascii="Times New Roman" w:hAnsi="Times New Roman" w:cs="Times New Roman"/>
        </w:rPr>
        <w:t xml:space="preserve"> </w:t>
      </w:r>
      <w:r w:rsidR="00BE654E">
        <w:rPr>
          <w:rFonts w:ascii="Times New Roman" w:hAnsi="Times New Roman" w:cs="Times New Roman"/>
        </w:rPr>
        <w:t>Delta rule (</w:t>
      </w:r>
      <w:r w:rsidR="00D973CA">
        <w:rPr>
          <w:rFonts w:ascii="Times New Roman" w:hAnsi="Times New Roman" w:cs="Times New Roman"/>
        </w:rPr>
        <w:t xml:space="preserve">e.g., </w:t>
      </w:r>
      <w:r w:rsidR="00BE654E">
        <w:rPr>
          <w:rFonts w:ascii="Times New Roman" w:hAnsi="Times New Roman" w:cs="Times New Roman"/>
        </w:rPr>
        <w:t xml:space="preserve">McClelland </w:t>
      </w:r>
      <w:r w:rsidR="00AD6BA9">
        <w:rPr>
          <w:rFonts w:ascii="Times New Roman" w:hAnsi="Times New Roman" w:cs="Times New Roman"/>
        </w:rPr>
        <w:t>&amp; Rumelhart, 1988</w:t>
      </w:r>
      <w:r w:rsidR="00D973CA">
        <w:rPr>
          <w:rFonts w:ascii="Times New Roman" w:hAnsi="Times New Roman" w:cs="Times New Roman"/>
        </w:rPr>
        <w:t>; Widrow &amp; Hoff, 1960</w:t>
      </w:r>
      <w:r w:rsidR="00AD6BA9">
        <w:rPr>
          <w:rFonts w:ascii="Times New Roman" w:hAnsi="Times New Roman" w:cs="Times New Roman"/>
        </w:rPr>
        <w:t xml:space="preserve">) </w:t>
      </w:r>
      <w:r w:rsidR="003F199F">
        <w:rPr>
          <w:rFonts w:ascii="Times New Roman" w:hAnsi="Times New Roman" w:cs="Times New Roman"/>
        </w:rPr>
        <w:t>was used to update the network weights</w:t>
      </w:r>
      <w:r w:rsidR="00AD6BA9">
        <w:rPr>
          <w:rFonts w:ascii="Times New Roman" w:hAnsi="Times New Roman" w:cs="Times New Roman"/>
        </w:rPr>
        <w:t xml:space="preserve">. </w:t>
      </w:r>
      <w:r w:rsidR="00D13D5A">
        <w:rPr>
          <w:rFonts w:ascii="Times New Roman" w:hAnsi="Times New Roman" w:cs="Times New Roman"/>
        </w:rPr>
        <w:t xml:space="preserve">It </w:t>
      </w:r>
      <w:r w:rsidR="00CB2377">
        <w:rPr>
          <w:rFonts w:ascii="Times New Roman" w:hAnsi="Times New Roman" w:cs="Times New Roman"/>
        </w:rPr>
        <w:t xml:space="preserve">is worth noting that </w:t>
      </w:r>
      <w:r w:rsidR="00AD6BA9">
        <w:rPr>
          <w:rFonts w:ascii="Times New Roman" w:hAnsi="Times New Roman" w:cs="Times New Roman"/>
        </w:rPr>
        <w:t xml:space="preserve">the specific form of </w:t>
      </w:r>
      <w:r w:rsidR="009B68DB">
        <w:rPr>
          <w:rFonts w:ascii="Times New Roman" w:hAnsi="Times New Roman" w:cs="Times New Roman"/>
        </w:rPr>
        <w:t xml:space="preserve">this rule that </w:t>
      </w:r>
      <w:r w:rsidR="00D13D5A">
        <w:rPr>
          <w:rFonts w:ascii="Times New Roman" w:hAnsi="Times New Roman" w:cs="Times New Roman"/>
        </w:rPr>
        <w:t xml:space="preserve">Overwalle (2010) </w:t>
      </w:r>
      <w:r w:rsidR="00CB2377">
        <w:rPr>
          <w:rFonts w:ascii="Times New Roman" w:hAnsi="Times New Roman" w:cs="Times New Roman"/>
        </w:rPr>
        <w:t xml:space="preserve">employed </w:t>
      </w:r>
      <w:r w:rsidR="00AD6BA9">
        <w:rPr>
          <w:rFonts w:ascii="Times New Roman" w:hAnsi="Times New Roman" w:cs="Times New Roman"/>
        </w:rPr>
        <w:t>encouraged the network to</w:t>
      </w:r>
      <w:r w:rsidR="00651648">
        <w:rPr>
          <w:rFonts w:ascii="Times New Roman" w:hAnsi="Times New Roman" w:cs="Times New Roman"/>
        </w:rPr>
        <w:t xml:space="preserve"> reduce</w:t>
      </w:r>
      <w:r w:rsidR="009B68DB">
        <w:rPr>
          <w:rFonts w:ascii="Times New Roman" w:hAnsi="Times New Roman" w:cs="Times New Roman"/>
        </w:rPr>
        <w:t xml:space="preserve"> </w:t>
      </w:r>
      <w:r w:rsidR="00D1467C">
        <w:rPr>
          <w:rFonts w:ascii="Times New Roman" w:hAnsi="Times New Roman" w:cs="Times New Roman"/>
        </w:rPr>
        <w:t xml:space="preserve">the </w:t>
      </w:r>
      <w:r w:rsidR="009B68DB">
        <w:rPr>
          <w:rFonts w:ascii="Times New Roman" w:hAnsi="Times New Roman" w:cs="Times New Roman"/>
        </w:rPr>
        <w:t>discrepancy between</w:t>
      </w:r>
      <w:r w:rsidR="00651648">
        <w:rPr>
          <w:rFonts w:ascii="Times New Roman" w:hAnsi="Times New Roman" w:cs="Times New Roman"/>
        </w:rPr>
        <w:t xml:space="preserve"> the </w:t>
      </w:r>
      <w:r w:rsidR="009B68DB">
        <w:rPr>
          <w:rFonts w:ascii="Times New Roman" w:hAnsi="Times New Roman" w:cs="Times New Roman"/>
        </w:rPr>
        <w:t>externally provided state of the environment and the internally generated pattern of activation that emerged over the course of the network’s settling dynamic</w:t>
      </w:r>
      <w:r w:rsidR="00651648">
        <w:rPr>
          <w:rFonts w:ascii="Times New Roman" w:hAnsi="Times New Roman" w:cs="Times New Roman"/>
        </w:rPr>
        <w:t xml:space="preserve">; more common usages of the Delta rule involve </w:t>
      </w:r>
      <w:r w:rsidR="009B68DB">
        <w:rPr>
          <w:rFonts w:ascii="Times New Roman" w:hAnsi="Times New Roman" w:cs="Times New Roman"/>
        </w:rPr>
        <w:t>reducing the discrepancy between a target output and the network’s predicted output</w:t>
      </w:r>
      <w:r w:rsidR="00863918">
        <w:rPr>
          <w:rFonts w:ascii="Times New Roman" w:hAnsi="Times New Roman" w:cs="Times New Roman"/>
        </w:rPr>
        <w:t xml:space="preserve"> (e.g., </w:t>
      </w:r>
      <w:r w:rsidR="00D973CA">
        <w:rPr>
          <w:rFonts w:ascii="Times New Roman" w:hAnsi="Times New Roman" w:cs="Times New Roman"/>
        </w:rPr>
        <w:t>Rumelhart &amp; McCllelland, 1986).</w:t>
      </w:r>
      <w:r w:rsidR="006F5DD4">
        <w:rPr>
          <w:rFonts w:ascii="Times New Roman" w:hAnsi="Times New Roman" w:cs="Times New Roman"/>
        </w:rPr>
        <w:t xml:space="preserve"> As was the case in Overwalle (2010), learning rate was set to 0.10</w:t>
      </w:r>
      <w:r w:rsidR="00860B92">
        <w:rPr>
          <w:rFonts w:ascii="Times New Roman" w:hAnsi="Times New Roman" w:cs="Times New Roman"/>
        </w:rPr>
        <w:t xml:space="preserve"> and the weights were randomly initialized within the range ±0.2</w:t>
      </w:r>
      <w:r w:rsidR="006F5DD4">
        <w:rPr>
          <w:rFonts w:ascii="Times New Roman" w:hAnsi="Times New Roman" w:cs="Times New Roman"/>
        </w:rPr>
        <w:t>.</w:t>
      </w:r>
    </w:p>
    <w:p w14:paraId="74875764" w14:textId="43CB6069" w:rsidR="007712E0" w:rsidRPr="007712E0" w:rsidRDefault="0011240F" w:rsidP="0023774E">
      <w:pPr>
        <w:spacing w:line="480" w:lineRule="auto"/>
        <w:contextualSpacing/>
        <w:rPr>
          <w:rFonts w:ascii="Times New Roman" w:hAnsi="Times New Roman" w:cs="Times New Roman"/>
        </w:rPr>
      </w:pPr>
      <w:r>
        <w:rPr>
          <w:rFonts w:ascii="Times New Roman" w:hAnsi="Times New Roman" w:cs="Times New Roman"/>
        </w:rPr>
        <w:tab/>
      </w:r>
      <w:r w:rsidR="00D80739" w:rsidRPr="00D80739">
        <w:rPr>
          <w:rFonts w:ascii="Times New Roman" w:hAnsi="Times New Roman" w:cs="Times New Roman"/>
        </w:rPr>
        <w:t xml:space="preserve">The final phase that the model entered into was the prediction phase. This phase </w:t>
      </w:r>
      <w:r w:rsidR="00CA7750">
        <w:rPr>
          <w:rFonts w:ascii="Times New Roman" w:hAnsi="Times New Roman" w:cs="Times New Roman"/>
        </w:rPr>
        <w:t>is the</w:t>
      </w:r>
      <w:r w:rsidR="002278AD">
        <w:rPr>
          <w:rFonts w:ascii="Times New Roman" w:hAnsi="Times New Roman" w:cs="Times New Roman"/>
        </w:rPr>
        <w:t xml:space="preserve"> model analogue of the</w:t>
      </w:r>
      <w:r w:rsidR="00D80739" w:rsidRPr="00D80739">
        <w:rPr>
          <w:rFonts w:ascii="Times New Roman" w:hAnsi="Times New Roman" w:cs="Times New Roman"/>
        </w:rPr>
        <w:t xml:space="preserve"> test phase in infant studies on </w:t>
      </w:r>
      <w:ins w:id="582" w:author="Benton, Deon" w:date="2026-05-16T15:39:00Z" w16du:dateUtc="2026-05-16T20:39:00Z">
        <w:r w:rsidR="00DB0881">
          <w:rPr>
            <w:rFonts w:ascii="Times New Roman" w:hAnsi="Times New Roman" w:cs="Times New Roman"/>
          </w:rPr>
          <w:t>action efficiency understanding</w:t>
        </w:r>
      </w:ins>
      <w:r w:rsidR="00D80739" w:rsidRPr="00D80739">
        <w:rPr>
          <w:rFonts w:ascii="Times New Roman" w:hAnsi="Times New Roman" w:cs="Times New Roman"/>
        </w:rPr>
        <w:t>. As such, the network was shown barrierless straight and arced motion events</w:t>
      </w:r>
      <w:r w:rsidR="00D2337C">
        <w:rPr>
          <w:rFonts w:ascii="Times New Roman" w:hAnsi="Times New Roman" w:cs="Times New Roman"/>
        </w:rPr>
        <w:t>; as was the case in Overwalle (2010), the straight event lasted 5 steps</w:t>
      </w:r>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r w:rsidR="00D80739">
        <w:rPr>
          <w:rFonts w:ascii="Times New Roman" w:hAnsi="Times New Roman" w:cs="Times New Roman"/>
        </w:rPr>
        <w:t>the two trajectories.</w:t>
      </w:r>
      <w:r w:rsidR="00D80739" w:rsidRPr="00D80739">
        <w:rPr>
          <w:rFonts w:ascii="Times New Roman" w:hAnsi="Times New Roman" w:cs="Times New Roman"/>
        </w:rPr>
        <w:t xml:space="preserve"> </w:t>
      </w:r>
      <w:r w:rsidR="00D80739">
        <w:rPr>
          <w:rFonts w:ascii="Times New Roman" w:hAnsi="Times New Roman" w:cs="Times New Roman"/>
        </w:rPr>
        <w:t xml:space="preserve">The critical cells for the straight trajectory were columns 2-4 in the bottom row of the spatial grid; </w:t>
      </w:r>
      <w:r w:rsidR="00AB7607">
        <w:rPr>
          <w:rFonts w:ascii="Times New Roman" w:hAnsi="Times New Roman" w:cs="Times New Roman"/>
        </w:rPr>
        <w:t xml:space="preserve">the cells corresponding to column 2-4 in the third row of the grid comprised the critical cells for the arced motion trajectory.  Overwalle (2010) interpreted the </w:t>
      </w:r>
      <w:r w:rsidR="00D80739" w:rsidRPr="00D80739">
        <w:rPr>
          <w:rFonts w:ascii="Times New Roman" w:hAnsi="Times New Roman" w:cs="Times New Roman"/>
        </w:rPr>
        <w:t xml:space="preserve">magnitude of </w:t>
      </w:r>
      <w:r w:rsidR="00AB7607">
        <w:rPr>
          <w:rFonts w:ascii="Times New Roman" w:hAnsi="Times New Roman" w:cs="Times New Roman"/>
        </w:rPr>
        <w:lastRenderedPageBreak/>
        <w:t>the combined activation of these unit</w:t>
      </w:r>
      <w:r w:rsidR="00D2337C">
        <w:rPr>
          <w:rFonts w:ascii="Times New Roman" w:hAnsi="Times New Roman" w:cs="Times New Roman"/>
        </w:rPr>
        <w:t>s</w:t>
      </w:r>
      <w:r w:rsidR="00AB7607">
        <w:rPr>
          <w:rFonts w:ascii="Times New Roman" w:hAnsi="Times New Roman" w:cs="Times New Roman"/>
        </w:rPr>
        <w:t xml:space="preserve"> as a measure of the network’s expectation for a given event—greater activation denoted a stronger expectation. </w:t>
      </w:r>
      <w:r w:rsidR="00D80739" w:rsidRPr="00D80739">
        <w:rPr>
          <w:rFonts w:ascii="Times New Roman" w:hAnsi="Times New Roman" w:cs="Times New Roman"/>
        </w:rPr>
        <w:t xml:space="preserve"> </w:t>
      </w:r>
      <w:r w:rsidR="00AD7AE3">
        <w:rPr>
          <w:rFonts w:ascii="Times New Roman" w:hAnsi="Times New Roman" w:cs="Times New Roman"/>
        </w:rPr>
        <w:t xml:space="preserve">However, because the primary dependent measure in infant </w:t>
      </w:r>
      <w:ins w:id="583" w:author="Benton, Deon" w:date="2026-05-16T15:39:00Z" w16du:dateUtc="2026-05-16T20:39:00Z">
        <w:r w:rsidR="00DB0881">
          <w:rPr>
            <w:rFonts w:ascii="Times New Roman" w:hAnsi="Times New Roman" w:cs="Times New Roman"/>
          </w:rPr>
          <w:t>action efficiency understanding</w:t>
        </w:r>
      </w:ins>
      <w:r w:rsidR="00AD7AE3">
        <w:rPr>
          <w:rFonts w:ascii="Times New Roman" w:hAnsi="Times New Roman" w:cs="Times New Roman"/>
        </w:rPr>
        <w:t xml:space="preserve"> studies </w:t>
      </w:r>
      <w:r w:rsidR="00D2337C">
        <w:rPr>
          <w:rFonts w:ascii="Times New Roman" w:hAnsi="Times New Roman" w:cs="Times New Roman"/>
        </w:rPr>
        <w:t>tends to be looking</w:t>
      </w:r>
      <w:r w:rsidR="00AD7AE3">
        <w:rPr>
          <w:rFonts w:ascii="Times New Roman" w:hAnsi="Times New Roman" w:cs="Times New Roman"/>
        </w:rPr>
        <w:t xml:space="preserve"> time rather than expectation, Overwalle (2010) linearly rescaled these activation values such that </w:t>
      </w:r>
      <w:r w:rsidR="00D80739" w:rsidRPr="00D80739">
        <w:rPr>
          <w:rFonts w:ascii="Times New Roman" w:hAnsi="Times New Roman" w:cs="Times New Roman"/>
        </w:rPr>
        <w:t xml:space="preserve">lower activation (weaker </w:t>
      </w:r>
      <w:r w:rsidR="00AD7AE3">
        <w:rPr>
          <w:rFonts w:ascii="Times New Roman" w:hAnsi="Times New Roman" w:cs="Times New Roman"/>
        </w:rPr>
        <w:t>expectation</w:t>
      </w:r>
      <w:r w:rsidR="00D80739" w:rsidRPr="00D80739">
        <w:rPr>
          <w:rFonts w:ascii="Times New Roman" w:hAnsi="Times New Roman" w:cs="Times New Roman"/>
        </w:rPr>
        <w:t>) corresponded to longer looking times and higher activation (</w:t>
      </w:r>
      <w:r w:rsidR="00AD7AE3">
        <w:rPr>
          <w:rFonts w:ascii="Times New Roman" w:hAnsi="Times New Roman" w:cs="Times New Roman"/>
        </w:rPr>
        <w:t>stronger expectation</w:t>
      </w:r>
      <w:r w:rsidR="00D80739" w:rsidRPr="00D80739">
        <w:rPr>
          <w:rFonts w:ascii="Times New Roman" w:hAnsi="Times New Roman" w:cs="Times New Roman"/>
        </w:rPr>
        <w:t>) corresponded to shorter looking times (Overwalle, 2010).</w:t>
      </w:r>
      <w:r w:rsidR="00AD7AE3">
        <w:rPr>
          <w:rFonts w:ascii="Times New Roman" w:hAnsi="Times New Roman" w:cs="Times New Roman"/>
        </w:rPr>
        <w:t xml:space="preserve"> </w:t>
      </w:r>
      <w:r w:rsidR="0027661B">
        <w:rPr>
          <w:rFonts w:ascii="Times New Roman" w:hAnsi="Times New Roman" w:cs="Times New Roman"/>
        </w:rPr>
        <w:t>Because the exact nature of this r</w:t>
      </w:r>
      <w:r w:rsidR="00AD7AE3">
        <w:rPr>
          <w:rFonts w:ascii="Times New Roman" w:hAnsi="Times New Roman" w:cs="Times New Roman"/>
        </w:rPr>
        <w:t xml:space="preserve">escaling was </w:t>
      </w:r>
      <w:r w:rsidR="0027661B">
        <w:rPr>
          <w:rFonts w:ascii="Times New Roman" w:hAnsi="Times New Roman" w:cs="Times New Roman"/>
        </w:rPr>
        <w:t>not specified</w:t>
      </w:r>
      <w:r w:rsidR="00AD7AE3">
        <w:rPr>
          <w:rFonts w:ascii="Times New Roman" w:hAnsi="Times New Roman" w:cs="Times New Roman"/>
        </w:rPr>
        <w:t>, i</w:t>
      </w:r>
      <w:r w:rsidR="00D80739" w:rsidRPr="00D80739">
        <w:rPr>
          <w:rFonts w:ascii="Times New Roman" w:hAnsi="Times New Roman" w:cs="Times New Roman"/>
        </w:rPr>
        <w:t>n the present implementation, this relationship was made explicit by transforming activation values using a simple inverse mapping</w:t>
      </w:r>
      <w:r w:rsidR="00FE7098">
        <w:rPr>
          <w:rFonts w:ascii="Times New Roman" w:hAnsi="Times New Roman" w:cs="Times New Roman"/>
        </w:rPr>
        <w:t xml:space="preserve"> in which the combined activation of the critical units was subtracted from one. A</w:t>
      </w:r>
      <w:r w:rsidR="005217F5">
        <w:rPr>
          <w:rFonts w:ascii="Times New Roman" w:hAnsi="Times New Roman" w:cs="Times New Roman"/>
        </w:rPr>
        <w:t xml:space="preserve">lthough the mathematical transformation used here differed from that </w:t>
      </w:r>
      <w:r w:rsidR="00FE7098">
        <w:rPr>
          <w:rFonts w:ascii="Times New Roman" w:hAnsi="Times New Roman" w:cs="Times New Roman"/>
        </w:rPr>
        <w:t>in Overwalle (2010),</w:t>
      </w:r>
      <w:r w:rsidR="005217F5">
        <w:rPr>
          <w:rFonts w:ascii="Times New Roman" w:hAnsi="Times New Roman" w:cs="Times New Roman"/>
        </w:rPr>
        <w:t xml:space="preserve"> the </w:t>
      </w:r>
      <w:r w:rsidR="0027661B">
        <w:rPr>
          <w:rFonts w:ascii="Times New Roman" w:hAnsi="Times New Roman" w:cs="Times New Roman"/>
        </w:rPr>
        <w:t>interpretation of</w:t>
      </w:r>
      <w:r w:rsidR="005217F5">
        <w:rPr>
          <w:rFonts w:ascii="Times New Roman" w:hAnsi="Times New Roman" w:cs="Times New Roman"/>
        </w:rPr>
        <w:t xml:space="preserve"> the mapping between </w:t>
      </w:r>
      <w:r w:rsidR="0027661B">
        <w:rPr>
          <w:rFonts w:ascii="Times New Roman" w:hAnsi="Times New Roman" w:cs="Times New Roman"/>
        </w:rPr>
        <w:t>activation and looking time</w:t>
      </w:r>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r w:rsidR="00D80739" w:rsidRPr="00D80739">
        <w:rPr>
          <w:rFonts w:ascii="Times New Roman" w:hAnsi="Times New Roman" w:cs="Times New Roman"/>
        </w:rPr>
        <w:t xml:space="preserve"> higher</w:t>
      </w:r>
      <w:r w:rsidR="005217F5">
        <w:rPr>
          <w:rFonts w:ascii="Times New Roman" w:hAnsi="Times New Roman" w:cs="Times New Roman"/>
        </w:rPr>
        <w:t xml:space="preserve"> activation</w:t>
      </w:r>
      <w:r w:rsidR="00D80739" w:rsidRPr="00D80739">
        <w:rPr>
          <w:rFonts w:ascii="Times New Roman" w:hAnsi="Times New Roman" w:cs="Times New Roman"/>
        </w:rPr>
        <w:t xml:space="preserve"> values </w:t>
      </w:r>
      <w:r w:rsidR="005217F5">
        <w:rPr>
          <w:rFonts w:ascii="Times New Roman" w:hAnsi="Times New Roman" w:cs="Times New Roman"/>
        </w:rPr>
        <w:t xml:space="preserve">on this </w:t>
      </w:r>
      <w:r w:rsidR="007A7E19">
        <w:rPr>
          <w:rFonts w:ascii="Times New Roman" w:hAnsi="Times New Roman" w:cs="Times New Roman"/>
        </w:rPr>
        <w:t xml:space="preserve">transformed </w:t>
      </w:r>
      <w:r w:rsidR="005217F5">
        <w:rPr>
          <w:rFonts w:ascii="Times New Roman" w:hAnsi="Times New Roman" w:cs="Times New Roman"/>
        </w:rPr>
        <w:t>measure reflect longer looking.</w:t>
      </w:r>
      <w:r w:rsidR="007D1241">
        <w:rPr>
          <w:rFonts w:ascii="Times New Roman" w:hAnsi="Times New Roman" w:cs="Times New Roman"/>
        </w:rPr>
        <w:t xml:space="preserve"> </w:t>
      </w:r>
    </w:p>
    <w:p w14:paraId="200D6C24" w14:textId="4E4FB892"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was</w:t>
      </w:r>
      <w:r w:rsidR="00524642">
        <w:rPr>
          <w:rFonts w:ascii="Times New Roman" w:hAnsi="Times New Roman" w:cs="Times New Roman"/>
        </w:rPr>
        <w:t xml:space="preserve"> </w:t>
      </w:r>
      <w:r w:rsidR="001F704D">
        <w:rPr>
          <w:rFonts w:ascii="Times New Roman" w:hAnsi="Times New Roman" w:cs="Times New Roman"/>
        </w:rPr>
        <w:t>a connectionist model</w:t>
      </w:r>
      <w:r w:rsidR="00840921">
        <w:rPr>
          <w:rFonts w:ascii="Times New Roman" w:hAnsi="Times New Roman" w:cs="Times New Roman"/>
        </w:rPr>
        <w:t xml:space="preserve"> that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Autoencoders are artificial neural networks that</w:t>
      </w:r>
      <w:r w:rsidR="00840921">
        <w:rPr>
          <w:rFonts w:ascii="Times New Roman" w:hAnsi="Times New Roman" w:cs="Times New Roman"/>
        </w:rPr>
        <w:t xml:space="preserve"> 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to reproduce </w:t>
      </w:r>
      <w:r w:rsidR="003A78A1">
        <w:rPr>
          <w:rFonts w:ascii="Times New Roman" w:hAnsi="Times New Roman" w:cs="Times New Roman"/>
        </w:rPr>
        <w:t>input presented to the model</w:t>
      </w:r>
      <w:r w:rsidR="00840921">
        <w:rPr>
          <w:rFonts w:ascii="Times New Roman" w:hAnsi="Times New Roman" w:cs="Times New Roman"/>
        </w:rPr>
        <w:t xml:space="preserve"> at the output layer</w:t>
      </w:r>
      <w:r w:rsidR="005D3A58">
        <w:rPr>
          <w:rFonts w:ascii="Times New Roman" w:hAnsi="Times New Roman" w:cs="Times New Roman"/>
        </w:rPr>
        <w:t xml:space="preserve">. This kind of model was chosen because the form of learning that </w:t>
      </w:r>
      <w:r w:rsidR="000F4A8C">
        <w:rPr>
          <w:rFonts w:ascii="Times New Roman" w:hAnsi="Times New Roman" w:cs="Times New Roman"/>
        </w:rPr>
        <w:t>it employs</w:t>
      </w:r>
      <w:r w:rsidR="005D3A58">
        <w:rPr>
          <w:rFonts w:ascii="Times New Roman" w:hAnsi="Times New Roman" w:cs="Times New Roman"/>
        </w:rPr>
        <w:t xml:space="preserve">—namely, </w:t>
      </w:r>
      <w:r w:rsidR="001D25EC">
        <w:rPr>
          <w:rFonts w:ascii="Times New Roman" w:hAnsi="Times New Roman" w:cs="Times New Roman"/>
        </w:rPr>
        <w:t xml:space="preserve">self-supervised learning that is </w:t>
      </w:r>
      <w:r w:rsidR="000F4A8C">
        <w:rPr>
          <w:rFonts w:ascii="Times New Roman" w:hAnsi="Times New Roman" w:cs="Times New Roman"/>
        </w:rPr>
        <w:t xml:space="preserve">input-driven </w:t>
      </w:r>
      <w:r w:rsidR="001D25EC">
        <w:rPr>
          <w:rFonts w:ascii="Times New Roman" w:hAnsi="Times New Roman" w:cs="Times New Roman"/>
        </w:rPr>
        <w:t xml:space="preserve">rather than driven by </w:t>
      </w:r>
      <w:r w:rsidR="000F4A8C">
        <w:rPr>
          <w:rFonts w:ascii="Times New Roman" w:hAnsi="Times New Roman" w:cs="Times New Roman"/>
        </w:rPr>
        <w:t xml:space="preserve">an explicit teaching signal—aligns with prominent theories of how infants </w:t>
      </w:r>
      <w:r w:rsidR="006510CD">
        <w:rPr>
          <w:rFonts w:ascii="Times New Roman" w:hAnsi="Times New Roman" w:cs="Times New Roman"/>
        </w:rPr>
        <w:t>learn</w:t>
      </w:r>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r w:rsidR="00181ADB">
        <w:rPr>
          <w:rFonts w:ascii="Times New Roman" w:hAnsi="Times New Roman" w:cs="Times New Roman"/>
        </w:rPr>
        <w:t xml:space="preserve">In contrast, the task of the SRN was to predict </w:t>
      </w:r>
      <w:r w:rsidR="00BA4C0B">
        <w:rPr>
          <w:rFonts w:ascii="Times New Roman" w:hAnsi="Times New Roman" w:cs="Times New Roman"/>
        </w:rPr>
        <w:t>an object’s position at the next time point given its current position.</w:t>
      </w:r>
      <w:r w:rsidR="00226F49">
        <w:rPr>
          <w:rFonts w:ascii="Times New Roman" w:hAnsi="Times New Roman" w:cs="Times New Roman"/>
        </w:rPr>
        <w:t xml:space="preserve"> </w:t>
      </w:r>
      <w:r w:rsidR="00B2137D">
        <w:rPr>
          <w:rFonts w:ascii="Times New Roman" w:hAnsi="Times New Roman" w:cs="Times New Roman"/>
        </w:rPr>
        <w:t xml:space="preserve">However, like an autoencoder, SRNs </w:t>
      </w:r>
      <w:r w:rsidR="001D25EC">
        <w:rPr>
          <w:rFonts w:ascii="Times New Roman" w:hAnsi="Times New Roman" w:cs="Times New Roman"/>
        </w:rPr>
        <w:t>rely on self-supervised learning</w:t>
      </w:r>
      <w:r w:rsidR="00EE2F59">
        <w:rPr>
          <w:rFonts w:ascii="Times New Roman" w:hAnsi="Times New Roman" w:cs="Times New Roman"/>
        </w:rPr>
        <w:t>. Specifically, in an SRN,</w:t>
      </w:r>
      <w:r w:rsidR="001D25EC">
        <w:rPr>
          <w:rFonts w:ascii="Times New Roman" w:hAnsi="Times New Roman" w:cs="Times New Roman"/>
        </w:rPr>
        <w:t xml:space="preserve"> the error signal used to update </w:t>
      </w:r>
      <w:r w:rsidR="009D3ED5">
        <w:rPr>
          <w:rFonts w:ascii="Times New Roman" w:hAnsi="Times New Roman" w:cs="Times New Roman"/>
        </w:rPr>
        <w:t>the weights in the network</w:t>
      </w:r>
      <w:r w:rsidR="00EE2F59">
        <w:rPr>
          <w:rFonts w:ascii="Times New Roman" w:hAnsi="Times New Roman" w:cs="Times New Roman"/>
        </w:rPr>
        <w:t xml:space="preserve"> comes</w:t>
      </w:r>
      <w:r w:rsidR="001D25EC">
        <w:rPr>
          <w:rFonts w:ascii="Times New Roman" w:hAnsi="Times New Roman" w:cs="Times New Roman"/>
        </w:rPr>
        <w:t xml:space="preserve"> from the input itself</w:t>
      </w:r>
      <w:r w:rsidR="009D3ED5">
        <w:rPr>
          <w:rFonts w:ascii="Times New Roman" w:hAnsi="Times New Roman" w:cs="Times New Roman"/>
        </w:rPr>
        <w:t xml:space="preserve">. </w:t>
      </w:r>
      <w:r w:rsidR="00226F49">
        <w:rPr>
          <w:rFonts w:ascii="Times New Roman" w:hAnsi="Times New Roman" w:cs="Times New Roman"/>
        </w:rPr>
        <w:t xml:space="preserve">An SRN was </w:t>
      </w:r>
      <w:r w:rsidR="00F95E83">
        <w:rPr>
          <w:rFonts w:ascii="Times New Roman" w:hAnsi="Times New Roman" w:cs="Times New Roman"/>
        </w:rPr>
        <w:t xml:space="preserve">also used </w:t>
      </w:r>
      <w:r w:rsidR="00226F49">
        <w:rPr>
          <w:rFonts w:ascii="Times New Roman" w:hAnsi="Times New Roman" w:cs="Times New Roman"/>
        </w:rPr>
        <w:t xml:space="preserve">because encoding </w:t>
      </w:r>
      <w:r w:rsidR="006166F1">
        <w:rPr>
          <w:rFonts w:ascii="Times New Roman" w:hAnsi="Times New Roman" w:cs="Times New Roman"/>
        </w:rPr>
        <w:t>actions</w:t>
      </w:r>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r w:rsidR="006166F1">
        <w:rPr>
          <w:rFonts w:ascii="Times New Roman" w:hAnsi="Times New Roman" w:cs="Times New Roman"/>
        </w:rPr>
        <w:t>the kinematics comprising them</w:t>
      </w:r>
      <w:r w:rsidR="006B0C8E">
        <w:rPr>
          <w:rFonts w:ascii="Times New Roman" w:hAnsi="Times New Roman" w:cs="Times New Roman"/>
        </w:rPr>
        <w:t xml:space="preserve"> </w:t>
      </w:r>
      <w:r w:rsidR="006B0C8E">
        <w:rPr>
          <w:rFonts w:ascii="Times New Roman" w:hAnsi="Times New Roman" w:cs="Times New Roman"/>
        </w:rPr>
        <w:lastRenderedPageBreak/>
        <w:t>unfold over time.</w:t>
      </w:r>
      <w:r w:rsidR="00181ADB">
        <w:rPr>
          <w:rFonts w:ascii="Times New Roman" w:hAnsi="Times New Roman" w:cs="Times New Roman"/>
        </w:rPr>
        <w:t xml:space="preserve"> </w:t>
      </w:r>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5DBA">
        <w:rPr>
          <w:rFonts w:ascii="Times New Roman" w:hAnsi="Times New Roman" w:cs="Times New Roman"/>
        </w:rPr>
        <w:t>network 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of the model consisted of the same</w:t>
      </w:r>
      <w:r w:rsidR="00CE59AD">
        <w:rPr>
          <w:rFonts w:ascii="Times New Roman" w:hAnsi="Times New Roman" w:cs="Times New Roman"/>
        </w:rPr>
        <w:t xml:space="preserve"> 11 clusters or groups of units</w:t>
      </w:r>
      <w:r w:rsidR="004C47A9">
        <w:rPr>
          <w:rFonts w:ascii="Times New Roman" w:hAnsi="Times New Roman" w:cs="Times New Roman"/>
        </w:rPr>
        <w:t>, and both layers used a localist</w:t>
      </w:r>
      <w:r w:rsidR="00DA73F5">
        <w:rPr>
          <w:rFonts w:ascii="Times New Roman" w:hAnsi="Times New Roman" w:cs="Times New Roman"/>
        </w:rPr>
        <w:t xml:space="preserve"> or “one-hot”</w:t>
      </w:r>
      <w:r w:rsidR="004C47A9">
        <w:rPr>
          <w:rFonts w:ascii="Times New Roman" w:hAnsi="Times New Roman" w:cs="Times New Roman"/>
        </w:rPr>
        <w:t xml:space="preserve"> coding scheme</w:t>
      </w:r>
      <w:r w:rsidR="00AD2DE0">
        <w:rPr>
          <w:rFonts w:ascii="Times New Roman" w:hAnsi="Times New Roman" w:cs="Times New Roman"/>
        </w:rPr>
        <w:t xml:space="preserve">. </w:t>
      </w:r>
      <w:r w:rsidR="00271083">
        <w:rPr>
          <w:rFonts w:ascii="Times New Roman" w:hAnsi="Times New Roman" w:cs="Times New Roman"/>
        </w:rPr>
        <w:t>The main difference between the input and output layers was that the activity of the units in the input layer was “hard-clamped” (i.e., their activity was set externally by the environment), whereas the activity of the output units was determined by a sigmoid activation function.</w:t>
      </w:r>
      <w:r w:rsidR="00AD2DE0">
        <w:rPr>
          <w:rFonts w:ascii="Times New Roman" w:hAnsi="Times New Roman" w:cs="Times New Roman"/>
        </w:rPr>
        <w:t xml:space="preserve"> </w:t>
      </w:r>
      <w:r w:rsidR="004C47A9">
        <w:rPr>
          <w:rFonts w:ascii="Times New Roman" w:hAnsi="Times New Roman" w:cs="Times New Roman"/>
        </w:rPr>
        <w:t>A localist encoding scheme—in which a single unit is used to represent a given concept or feature—was</w:t>
      </w:r>
      <w:r w:rsidR="00AC7C96">
        <w:rPr>
          <w:rFonts w:ascii="Times New Roman" w:hAnsi="Times New Roman" w:cs="Times New Roman"/>
        </w:rPr>
        <w:t xml:space="preserve"> adopted</w:t>
      </w:r>
      <w:r w:rsidR="00C457E2">
        <w:rPr>
          <w:rFonts w:ascii="Times New Roman" w:hAnsi="Times New Roman" w:cs="Times New Roman"/>
        </w:rPr>
        <w:t xml:space="preserve"> in both layers</w:t>
      </w:r>
      <w:r w:rsidR="00AC7C96">
        <w:rPr>
          <w:rFonts w:ascii="Times New Roman" w:hAnsi="Times New Roman" w:cs="Times New Roman"/>
        </w:rPr>
        <w:t xml:space="preserve"> to ensure</w:t>
      </w:r>
      <w:r>
        <w:rPr>
          <w:rFonts w:ascii="Times New Roman" w:hAnsi="Times New Roman" w:cs="Times New Roman"/>
        </w:rPr>
        <w:t xml:space="preserve"> </w:t>
      </w:r>
      <w:r w:rsidR="004C47A9">
        <w:rPr>
          <w:rFonts w:ascii="Times New Roman" w:hAnsi="Times New Roman" w:cs="Times New Roman"/>
        </w:rPr>
        <w:t xml:space="preserve">that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 arbitrary similarity relations among the objects</w:t>
      </w:r>
      <w:r>
        <w:rPr>
          <w:rFonts w:ascii="Times New Roman" w:hAnsi="Times New Roman" w:cs="Times New Roman"/>
        </w:rPr>
        <w:t>.</w:t>
      </w:r>
      <w:r w:rsidR="00C30D6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units; </w:t>
      </w:r>
      <w:r w:rsidR="00D57E7B">
        <w:rPr>
          <w:rFonts w:ascii="Times New Roman" w:hAnsi="Times New Roman" w:cs="Times New Roman"/>
        </w:rPr>
        <w:t xml:space="preserve">the activity of the units in this layer was determined by </w:t>
      </w:r>
      <w:r w:rsidR="003F0FFD">
        <w:rPr>
          <w:rFonts w:ascii="Times New Roman" w:hAnsi="Times New Roman" w:cs="Times New Roman"/>
        </w:rPr>
        <w:t>a RELU activation function to prevent error derivatives from vanishing as they were propagated backwards through time. Crucially,</w:t>
      </w:r>
      <w:r>
        <w:rPr>
          <w:rFonts w:ascii="Times New Roman" w:hAnsi="Times New Roman" w:cs="Times New Roman"/>
        </w:rPr>
        <w:t xml:space="preserve"> </w:t>
      </w:r>
      <w:r w:rsidR="003F0FFD">
        <w:rPr>
          <w:rFonts w:ascii="Times New Roman" w:hAnsi="Times New Roman" w:cs="Times New Roman"/>
        </w:rPr>
        <w:t>the</w:t>
      </w:r>
      <w:r>
        <w:rPr>
          <w:rFonts w:ascii="Times New Roman" w:hAnsi="Times New Roman" w:cs="Times New Roman"/>
        </w:rPr>
        <w:t xml:space="preserve"> representations </w:t>
      </w:r>
      <w:r w:rsidR="003F0FFD">
        <w:rPr>
          <w:rFonts w:ascii="Times New Roman" w:hAnsi="Times New Roman" w:cs="Times New Roman"/>
        </w:rPr>
        <w:t xml:space="preserve">that </w:t>
      </w:r>
      <w:r>
        <w:rPr>
          <w:rFonts w:ascii="Times New Roman" w:hAnsi="Times New Roman" w:cs="Times New Roman"/>
        </w:rPr>
        <w:t>developed over these units were largely distributed</w:t>
      </w:r>
      <w:r w:rsidR="00875EE0">
        <w:rPr>
          <w:rFonts w:ascii="Times New Roman" w:hAnsi="Times New Roman" w:cs="Times New Roman"/>
        </w:rPr>
        <w:t xml:space="preserve">. A distributed representation is one in </w:t>
      </w:r>
      <w:r w:rsidR="006C4159">
        <w:rPr>
          <w:rFonts w:ascii="Times New Roman" w:hAnsi="Times New Roman" w:cs="Times New Roman"/>
        </w:rPr>
        <w:t xml:space="preserve">which </w:t>
      </w:r>
      <w:r w:rsidR="00875EE0">
        <w:rPr>
          <w:rFonts w:ascii="Times New Roman" w:hAnsi="Times New Roman" w:cs="Times New Roman"/>
        </w:rPr>
        <w:t>multiple</w:t>
      </w:r>
      <w:r>
        <w:rPr>
          <w:rFonts w:ascii="Times New Roman" w:hAnsi="Times New Roman" w:cs="Times New Roman"/>
        </w:rPr>
        <w:t xml:space="preserve"> units code for a given concept, and the same unit could participate in coding different concepts </w:t>
      </w:r>
      <w:r w:rsidR="00875EE0">
        <w:rPr>
          <w:rFonts w:ascii="Times New Roman" w:hAnsi="Times New Roman" w:cs="Times New Roman"/>
        </w:rPr>
        <w:t>(</w:t>
      </w:r>
      <w:r>
        <w:rPr>
          <w:rFonts w:ascii="Times New Roman" w:hAnsi="Times New Roman" w:cs="Times New Roman"/>
        </w:rPr>
        <w:t xml:space="preserve">Hinton, 1984). </w:t>
      </w:r>
      <w:r w:rsidR="00A765E8">
        <w:rPr>
          <w:rFonts w:ascii="Times New Roman" w:hAnsi="Times New Roman" w:cs="Times New Roman"/>
        </w:rPr>
        <w:t xml:space="preserve">The fact that the hidden layer learned distributed representations </w:t>
      </w:r>
      <w:r w:rsidR="00875EE0">
        <w:rPr>
          <w:rFonts w:ascii="Times New Roman" w:hAnsi="Times New Roman" w:cs="Times New Roman"/>
        </w:rPr>
        <w:t xml:space="preserve">was important here because it </w:t>
      </w:r>
      <w:r w:rsidR="00A765E8">
        <w:rPr>
          <w:rFonts w:ascii="Times New Roman" w:hAnsi="Times New Roman" w:cs="Times New Roman"/>
        </w:rPr>
        <w:t xml:space="preserve">meant that the network’s </w:t>
      </w:r>
      <w:r w:rsidR="006C4159">
        <w:rPr>
          <w:rFonts w:ascii="Times New Roman" w:hAnsi="Times New Roman" w:cs="Times New Roman"/>
        </w:rPr>
        <w:t>output responses were</w:t>
      </w:r>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r w:rsidR="00E45DBA">
        <w:rPr>
          <w:rFonts w:ascii="Times New Roman" w:hAnsi="Times New Roman" w:cs="Times New Roman"/>
        </w:rPr>
        <w:t xml:space="preserve">In contrast, the output layer used a sigmoid activation function.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1B7636E5">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9">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405CB191"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9">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405CB191"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C1495C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860AB8">
        <w:rPr>
          <w:rFonts w:ascii="Times New Roman" w:hAnsi="Times New Roman" w:cs="Times New Roman"/>
        </w:rPr>
        <w:t>groups in the input layer were</w:t>
      </w:r>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r w:rsidR="00D838CA">
        <w:rPr>
          <w:rFonts w:ascii="Times New Roman" w:hAnsi="Times New Roman" w:cs="Times New Roman"/>
        </w:rPr>
        <w:t xml:space="preserve"> Networks</w:t>
      </w:r>
      <w:r w:rsidR="00D838CA" w:rsidDel="00D838CA">
        <w:rPr>
          <w:rFonts w:ascii="Times New Roman" w:hAnsi="Times New Roman" w:cs="Times New Roman"/>
        </w:rPr>
        <w:t xml:space="preserve"> </w:t>
      </w:r>
      <w:r w:rsidR="0016301B">
        <w:rPr>
          <w:rFonts w:ascii="Times New Roman" w:hAnsi="Times New Roman" w:cs="Times New Roman"/>
        </w:rPr>
        <w:t>experienced 80</w:t>
      </w:r>
      <w:r>
        <w:rPr>
          <w:rFonts w:ascii="Times New Roman" w:hAnsi="Times New Roman" w:cs="Times New Roman"/>
        </w:rPr>
        <w:t xml:space="preserve"> objects</w:t>
      </w:r>
      <w:r w:rsidR="0016301B">
        <w:rPr>
          <w:rFonts w:ascii="Times New Roman" w:hAnsi="Times New Roman" w:cs="Times New Roman"/>
        </w:rPr>
        <w:t xml:space="preserve"> during the pretraining phase in the </w:t>
      </w:r>
      <w:r w:rsidR="009B0551">
        <w:rPr>
          <w:rFonts w:ascii="Times New Roman" w:hAnsi="Times New Roman" w:cs="Times New Roman"/>
        </w:rPr>
        <w:t xml:space="preserve">all reported </w:t>
      </w:r>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r w:rsidR="000F1DD4">
        <w:rPr>
          <w:rFonts w:ascii="Times New Roman" w:hAnsi="Times New Roman" w:cs="Times New Roman"/>
        </w:rPr>
        <w:t xml:space="preserve"> Although it was possible to present networks with many more objects during </w:t>
      </w:r>
      <w:r w:rsidR="00D838CA">
        <w:rPr>
          <w:rFonts w:ascii="Times New Roman" w:hAnsi="Times New Roman" w:cs="Times New Roman"/>
        </w:rPr>
        <w:t>this phase</w:t>
      </w:r>
      <w:r w:rsidR="000F1DD4">
        <w:rPr>
          <w:rFonts w:ascii="Times New Roman" w:hAnsi="Times New Roman" w:cs="Times New Roman"/>
        </w:rPr>
        <w:t>, this number was chosen to simplify the current model</w:t>
      </w:r>
      <w:r w:rsidR="009B0551">
        <w:rPr>
          <w:rFonts w:ascii="Times New Roman" w:hAnsi="Times New Roman" w:cs="Times New Roman"/>
        </w:rPr>
        <w:t xml:space="preserve"> and interpretation of its dynamics as well as to</w:t>
      </w:r>
      <w:r w:rsidR="000F1DD4">
        <w:rPr>
          <w:rFonts w:ascii="Times New Roman" w:hAnsi="Times New Roman" w:cs="Times New Roman"/>
        </w:rPr>
        <w:t xml:space="preserve"> keep the training time within 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In contrast, the remaining two</w:t>
      </w:r>
      <w:r>
        <w:rPr>
          <w:rFonts w:ascii="Times New Roman" w:hAnsi="Times New Roman" w:cs="Times New Roman"/>
        </w:rPr>
        <w:t xml:space="preserve"> </w:t>
      </w:r>
      <w:r w:rsidR="0016301B">
        <w:rPr>
          <w:rFonts w:ascii="Times New Roman" w:hAnsi="Times New Roman" w:cs="Times New Roman"/>
        </w:rPr>
        <w:t xml:space="preserve">objects were shown </w:t>
      </w:r>
      <w:r w:rsidR="00D838CA">
        <w:rPr>
          <w:rFonts w:ascii="Times New Roman" w:hAnsi="Times New Roman" w:cs="Times New Roman"/>
        </w:rPr>
        <w:t xml:space="preserve">to networks during the habituation and test phases of their corresponding simulation. </w:t>
      </w:r>
    </w:p>
    <w:p w14:paraId="4C4873C9" w14:textId="2454DFE5" w:rsidR="00A94DF8" w:rsidRDefault="00971B09" w:rsidP="00A94DF8">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As before,</w:t>
      </w:r>
      <w:r w:rsidR="00524642">
        <w:rPr>
          <w:rFonts w:ascii="Times New Roman" w:hAnsi="Times New Roman" w:cs="Times New Roman"/>
        </w:rPr>
        <w:t xml:space="preserve"> </w:t>
      </w:r>
      <w:r w:rsidR="00950F4C">
        <w:rPr>
          <w:rFonts w:ascii="Times New Roman" w:hAnsi="Times New Roman" w:cs="Times New Roman"/>
        </w:rPr>
        <w:t>the left-right designation</w:t>
      </w:r>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3000D0">
        <w:rPr>
          <w:rFonts w:ascii="Times New Roman" w:hAnsi="Times New Roman" w:cs="Times New Roman"/>
        </w:rPr>
        <w:t>. This unit corresponds to Surface Feature A. In contrast, the second unit in</w:t>
      </w:r>
      <w:r w:rsidR="00524642">
        <w:rPr>
          <w:rFonts w:ascii="Times New Roman" w:hAnsi="Times New Roman" w:cs="Times New Roman"/>
        </w:rPr>
        <w:t xml:space="preserve"> either group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 xml:space="preserve">. </w:t>
      </w:r>
      <w:r w:rsidR="003000D0">
        <w:rPr>
          <w:rFonts w:ascii="Times New Roman" w:hAnsi="Times New Roman" w:cs="Times New Roman"/>
        </w:rPr>
        <w:t xml:space="preserve">This unit corresponds to Surface Feature B. </w:t>
      </w:r>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p>
    <w:p w14:paraId="52D95AED" w14:textId="799AEF76" w:rsidR="006969EB" w:rsidRDefault="001B1E4E" w:rsidP="00A94DF8">
      <w:pPr>
        <w:spacing w:line="480" w:lineRule="auto"/>
        <w:ind w:firstLine="720"/>
        <w:contextualSpacing/>
        <w:rPr>
          <w:rFonts w:ascii="Times New Roman" w:hAnsi="Times New Roman" w:cs="Times New Roman"/>
        </w:rPr>
      </w:pPr>
      <w:r>
        <w:rPr>
          <w:rFonts w:ascii="Times New Roman" w:hAnsi="Times New Roman" w:cs="Times New Roman"/>
        </w:rPr>
        <w:t>A point that is worth noting is that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Pr>
          <w:rFonts w:ascii="Times New Roman" w:hAnsi="Times New Roman" w:cs="Times New Roman"/>
        </w:rPr>
        <w:t xml:space="preserve">studies assessing their putative </w:t>
      </w:r>
      <w:ins w:id="584" w:author="Benton, Deon" w:date="2026-05-16T15:39:00Z" w16du:dateUtc="2026-05-16T20:39:00Z">
        <w:r w:rsidR="00DB0881">
          <w:rPr>
            <w:rFonts w:ascii="Times New Roman" w:hAnsi="Times New Roman" w:cs="Times New Roman"/>
          </w:rPr>
          <w:t>action efficiency understanding</w:t>
        </w:r>
      </w:ins>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surface features</w:t>
      </w:r>
      <w:r w:rsidR="00BA0306">
        <w:rPr>
          <w:rFonts w:ascii="Times New Roman" w:hAnsi="Times New Roman" w:cs="Times New Roman"/>
        </w:rPr>
        <w:t xml:space="preserve"> possessed by animate entities (e.g., </w:t>
      </w:r>
      <w:r w:rsidR="00BA0306">
        <w:rPr>
          <w:rFonts w:ascii="Times New Roman" w:hAnsi="Times New Roman" w:cs="Times New Roman"/>
        </w:rPr>
        <w:lastRenderedPageBreak/>
        <w:t>elongated appendage-like extensions) and inanimate objects (e.g., rigidity and compactness)</w:t>
      </w:r>
      <w:r w:rsidR="007E006B">
        <w:rPr>
          <w:rFonts w:ascii="Times New Roman" w:hAnsi="Times New Roman" w:cs="Times New Roman"/>
        </w:rPr>
        <w:t>; these units did not serve as placeholders for the categories themselves</w:t>
      </w:r>
      <w:r w:rsidR="00BA0306">
        <w:rPr>
          <w:rFonts w:ascii="Times New Roman" w:hAnsi="Times New Roman" w:cs="Times New Roman"/>
        </w:rPr>
        <w:t>.</w:t>
      </w:r>
      <w:r w:rsidR="007E006B">
        <w:rPr>
          <w:rFonts w:ascii="Times New Roman" w:hAnsi="Times New Roman" w:cs="Times New Roman"/>
        </w:rPr>
        <w:t xml:space="preserve"> </w:t>
      </w:r>
      <w:r w:rsidR="00BA0306">
        <w:rPr>
          <w:rFonts w:ascii="Times New Roman" w:hAnsi="Times New Roman" w:cs="Times New Roman"/>
        </w:rPr>
        <w:t>A chief advantage of</w:t>
      </w:r>
      <w:r w:rsidR="007636E8">
        <w:rPr>
          <w:rFonts w:ascii="Times New Roman" w:hAnsi="Times New Roman" w:cs="Times New Roman"/>
        </w:rPr>
        <w:t xml:space="preserve"> not modeling specific surface features </w:t>
      </w:r>
      <w:r w:rsidR="00733C83">
        <w:rPr>
          <w:rFonts w:ascii="Times New Roman" w:hAnsi="Times New Roman" w:cs="Times New Roman"/>
        </w:rPr>
        <w:t xml:space="preserve">is that it </w:t>
      </w:r>
      <w:r w:rsidR="00BA0306">
        <w:rPr>
          <w:rFonts w:ascii="Times New Roman" w:hAnsi="Times New Roman" w:cs="Times New Roman"/>
        </w:rPr>
        <w:t xml:space="preserve">eschewed the need to </w:t>
      </w:r>
      <w:r w:rsidR="002D6839">
        <w:rPr>
          <w:rFonts w:ascii="Times New Roman" w:hAnsi="Times New Roman" w:cs="Times New Roman"/>
        </w:rPr>
        <w:t>commit to any specific feature</w:t>
      </w:r>
      <w:r w:rsidR="00BA0306">
        <w:rPr>
          <w:rFonts w:ascii="Times New Roman" w:hAnsi="Times New Roman" w:cs="Times New Roman"/>
        </w:rPr>
        <w:t xml:space="preserve">. </w:t>
      </w:r>
      <w:r w:rsidR="003770EC">
        <w:rPr>
          <w:rFonts w:ascii="Times New Roman" w:hAnsi="Times New Roman" w:cs="Times New Roman"/>
        </w:rPr>
        <w:t>Such a commitment would also be premature given that it would first</w:t>
      </w:r>
      <w:r w:rsidR="0049328D">
        <w:rPr>
          <w:rFonts w:ascii="Times New Roman" w:hAnsi="Times New Roman" w:cs="Times New Roman"/>
        </w:rPr>
        <w:t xml:space="preserve"> need to be determined which </w:t>
      </w:r>
      <w:r w:rsidR="003770EC">
        <w:rPr>
          <w:rFonts w:ascii="Times New Roman" w:hAnsi="Times New Roman" w:cs="Times New Roman"/>
        </w:rPr>
        <w:t xml:space="preserve">surface features infants attend to in </w:t>
      </w:r>
      <w:ins w:id="585" w:author="Benton, Deon" w:date="2026-05-16T15:39:00Z" w16du:dateUtc="2026-05-16T20:39:00Z">
        <w:r w:rsidR="00DB0881">
          <w:rPr>
            <w:rFonts w:ascii="Times New Roman" w:hAnsi="Times New Roman" w:cs="Times New Roman"/>
          </w:rPr>
          <w:t>action efficiency understanding</w:t>
        </w:r>
      </w:ins>
      <w:r w:rsidR="003770EC">
        <w:rPr>
          <w:rFonts w:ascii="Times New Roman" w:hAnsi="Times New Roman" w:cs="Times New Roman"/>
        </w:rPr>
        <w:t xml:space="preserve"> studies. The reason </w:t>
      </w:r>
      <w:r w:rsidR="007E006B">
        <w:rPr>
          <w:rFonts w:ascii="Times New Roman" w:hAnsi="Times New Roman" w:cs="Times New Roman"/>
        </w:rPr>
        <w:t>such evidence is lacking is</w:t>
      </w:r>
      <w:r w:rsidR="003770EC">
        <w:rPr>
          <w:rFonts w:ascii="Times New Roman" w:hAnsi="Times New Roman" w:cs="Times New Roman"/>
        </w:rPr>
        <w:t xml:space="preserve"> that</w:t>
      </w:r>
      <w:r w:rsidR="007E006B">
        <w:rPr>
          <w:rFonts w:ascii="Times New Roman" w:hAnsi="Times New Roman" w:cs="Times New Roman"/>
        </w:rPr>
        <w:t xml:space="preserve"> existing accounts have interpreted</w:t>
      </w:r>
      <w:r w:rsidR="003770EC">
        <w:rPr>
          <w:rFonts w:ascii="Times New Roman" w:hAnsi="Times New Roman" w:cs="Times New Roman"/>
        </w:rPr>
        <w:t xml:space="preserve"> infants’ looking behaviors in studies on this topic as arising from abstract, conceptually rich notions of acti</w:t>
      </w:r>
      <w:r w:rsidR="007E006B">
        <w:rPr>
          <w:rFonts w:ascii="Times New Roman" w:hAnsi="Times New Roman" w:cs="Times New Roman"/>
        </w:rPr>
        <w:t>on rather than from associations formed over semantically neutral, visible, surface features.</w:t>
      </w:r>
      <w:r w:rsidR="003770EC">
        <w:rPr>
          <w:rFonts w:ascii="Times New Roman" w:hAnsi="Times New Roman" w:cs="Times New Roman"/>
        </w:rPr>
        <w:t xml:space="preserve"> </w:t>
      </w:r>
    </w:p>
    <w:p w14:paraId="7BCA20BA" w14:textId="50EA1339" w:rsidR="00524642" w:rsidRDefault="008F6102" w:rsidP="00652EF0">
      <w:pPr>
        <w:spacing w:line="480" w:lineRule="auto"/>
        <w:ind w:firstLine="720"/>
        <w:contextualSpacing/>
        <w:rPr>
          <w:rFonts w:ascii="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r w:rsidR="00CF4781">
        <w:rPr>
          <w:rFonts w:ascii="Times New Roman" w:eastAsia="Times New Roman" w:hAnsi="Times New Roman" w:cs="Times New Roman"/>
        </w:rPr>
        <w:t>objects</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group that captured the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r w:rsidR="005E2925">
        <w:rPr>
          <w:rFonts w:ascii="Times New Roman" w:eastAsia="Times New Roman" w:hAnsi="Times New Roman" w:cs="Times New Roman"/>
        </w:rPr>
        <w:t>Rakison &amp; Lupyan, 2008)</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r w:rsidR="00150907">
        <w:rPr>
          <w:rFonts w:ascii="Times New Roman" w:eastAsia="Times New Roman" w:hAnsi="Times New Roman" w:cs="Times New Roman"/>
        </w:rPr>
        <w:t>this group</w:t>
      </w:r>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r w:rsidR="00BB07E6">
        <w:rPr>
          <w:rFonts w:ascii="Times New Roman" w:eastAsia="Times New Roman" w:hAnsi="Times New Roman" w:cs="Times New Roman"/>
        </w:rPr>
        <w:t xml:space="preserve"> </w:t>
      </w:r>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r w:rsidR="0040779B">
        <w:rPr>
          <w:rFonts w:ascii="Times New Roman" w:eastAsia="Times New Roman" w:hAnsi="Times New Roman" w:cs="Times New Roman"/>
        </w:rPr>
        <w:t>Kinematic Motion Type</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r w:rsidR="0040779B">
        <w:rPr>
          <w:rFonts w:ascii="Times New Roman" w:hAnsi="Times New Roman" w:cs="Times New Roman"/>
        </w:rPr>
        <w:t>Linear Path</w:t>
      </w:r>
      <w:r w:rsidR="002B4582">
        <w:rPr>
          <w:rFonts w:ascii="Times New Roman" w:hAnsi="Times New Roman" w:cs="Times New Roman"/>
        </w:rPr>
        <w:t xml:space="preserve"> unit; the second unit was the </w:t>
      </w:r>
      <w:r w:rsidR="0040779B">
        <w:rPr>
          <w:rFonts w:ascii="Times New Roman" w:hAnsi="Times New Roman" w:cs="Times New Roman"/>
        </w:rPr>
        <w:t>Arced Path</w:t>
      </w:r>
      <w:r w:rsidR="002B4582">
        <w:rPr>
          <w:rFonts w:ascii="Times New Roman" w:hAnsi="Times New Roman" w:cs="Times New Roman"/>
        </w:rPr>
        <w:t xml:space="preserve"> unit. </w:t>
      </w:r>
      <w:r w:rsidR="00773EE1">
        <w:rPr>
          <w:rFonts w:ascii="Times New Roman" w:hAnsi="Times New Roman" w:cs="Times New Roman"/>
        </w:rPr>
        <w:t xml:space="preserve">Separating these </w:t>
      </w:r>
      <w:r w:rsidR="00DD510D">
        <w:rPr>
          <w:rFonts w:ascii="Times New Roman" w:hAnsi="Times New Roman" w:cs="Times New Roman"/>
        </w:rPr>
        <w:t>two aspects of motion—that is, horizontal translation from curvature—</w:t>
      </w:r>
      <w:r w:rsidR="00773EE1">
        <w:rPr>
          <w:rFonts w:ascii="Times New Roman" w:hAnsi="Times New Roman" w:cs="Times New Roman"/>
        </w:rPr>
        <w:t xml:space="preserve">in this way enabled the model to represent </w:t>
      </w:r>
      <w:r w:rsidR="008E11CA">
        <w:rPr>
          <w:rFonts w:ascii="Times New Roman" w:hAnsi="Times New Roman" w:cs="Times New Roman"/>
        </w:rPr>
        <w:t>heading direction</w:t>
      </w:r>
      <w:r w:rsidR="00773EE1">
        <w:rPr>
          <w:rFonts w:ascii="Times New Roman" w:hAnsi="Times New Roman" w:cs="Times New Roman"/>
        </w:rPr>
        <w:t xml:space="preserve"> independently from </w:t>
      </w:r>
      <w:r w:rsidR="008E11CA">
        <w:rPr>
          <w:rFonts w:ascii="Times New Roman" w:hAnsi="Times New Roman" w:cs="Times New Roman"/>
        </w:rPr>
        <w:t xml:space="preserve">its </w:t>
      </w:r>
      <w:r w:rsidR="00773EE1">
        <w:rPr>
          <w:rFonts w:ascii="Times New Roman" w:hAnsi="Times New Roman" w:cs="Times New Roman"/>
        </w:rPr>
        <w:t xml:space="preserve">geometry and simplified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r w:rsidR="008E11CA">
        <w:rPr>
          <w:rFonts w:ascii="Times New Roman" w:hAnsi="Times New Roman" w:cs="Times New Roman"/>
        </w:rPr>
        <w:t>unlikely that</w:t>
      </w:r>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r w:rsidR="008E11CA">
        <w:rPr>
          <w:rFonts w:ascii="Times New Roman" w:hAnsi="Times New Roman" w:cs="Times New Roman"/>
        </w:rPr>
        <w:t>linear and arced paths</w:t>
      </w:r>
      <w:r w:rsidR="006842DF">
        <w:rPr>
          <w:rFonts w:ascii="Times New Roman" w:hAnsi="Times New Roman" w:cs="Times New Roman"/>
        </w:rPr>
        <w:t xml:space="preserve"> as </w:t>
      </w:r>
      <w:r w:rsidR="008E11CA">
        <w:rPr>
          <w:rFonts w:ascii="Times New Roman" w:hAnsi="Times New Roman" w:cs="Times New Roman"/>
        </w:rPr>
        <w:t>integrated</w:t>
      </w:r>
      <w:r w:rsidR="006842DF">
        <w:rPr>
          <w:rFonts w:ascii="Times New Roman" w:hAnsi="Times New Roman" w:cs="Times New Roman"/>
        </w:rPr>
        <w:t>, dynamic activity patterns</w:t>
      </w:r>
      <w:r w:rsidR="001B597B">
        <w:rPr>
          <w:rFonts w:ascii="Times New Roman" w:hAnsi="Times New Roman" w:cs="Times New Roman"/>
        </w:rPr>
        <w:t>.</w:t>
      </w:r>
      <w:r w:rsidR="001D5018">
        <w:rPr>
          <w:rFonts w:ascii="Times New Roman" w:hAnsi="Times New Roman" w:cs="Times New Roman"/>
        </w:rPr>
        <w:t xml:space="preserve"> Simulating movement dynamically aligned with how movement unfolds in the real world.</w:t>
      </w:r>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group represented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Similarly, the five units in the </w:t>
      </w:r>
      <w:r w:rsidR="00C12084">
        <w:rPr>
          <w:rFonts w:ascii="Times New Roman" w:hAnsi="Times New Roman" w:cs="Times New Roman"/>
        </w:rPr>
        <w:t xml:space="preserve">Arc Peak </w:t>
      </w:r>
      <w:r>
        <w:rPr>
          <w:rFonts w:ascii="Times New Roman" w:hAnsi="Times New Roman" w:cs="Times New Roman"/>
        </w:rPr>
        <w:t>Height group represented</w:t>
      </w:r>
      <w:r w:rsidR="00C12084">
        <w:rPr>
          <w:rFonts w:ascii="Times New Roman" w:hAnsi="Times New Roman" w:cs="Times New Roman"/>
        </w:rPr>
        <w:t xml:space="preserve"> curved motions or arcs that became</w:t>
      </w:r>
      <w:r>
        <w:rPr>
          <w:rFonts w:ascii="Times New Roman" w:hAnsi="Times New Roman" w:cs="Times New Roman"/>
        </w:rPr>
        <w:t xml:space="preserve"> increasingly higher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Note that </w:t>
      </w:r>
      <w:r w:rsidR="00A858D9">
        <w:rPr>
          <w:rFonts w:ascii="Times New Roman" w:hAnsi="Times New Roman" w:cs="Times New Roman"/>
        </w:rPr>
        <w:t xml:space="preserve">Obstacle </w:t>
      </w:r>
      <w:r>
        <w:rPr>
          <w:rFonts w:ascii="Times New Roman" w:hAnsi="Times New Roman" w:cs="Times New Roman"/>
        </w:rPr>
        <w:t>Height 0 corresponds 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Pr>
          <w:rFonts w:ascii="Times New Roman" w:hAnsi="Times New Roman" w:cs="Times New Roman"/>
        </w:rPr>
        <w:t xml:space="preserve">. The same is true for </w:t>
      </w:r>
      <w:r w:rsidR="003730F6">
        <w:rPr>
          <w:rFonts w:ascii="Times New Roman" w:hAnsi="Times New Roman" w:cs="Times New Roman"/>
        </w:rPr>
        <w:t>Arc Peak</w:t>
      </w:r>
      <w:r>
        <w:rPr>
          <w:rFonts w:ascii="Times New Roman" w:hAnsi="Times New Roman" w:cs="Times New Roman"/>
        </w:rPr>
        <w:t xml:space="preserve"> 0</w:t>
      </w:r>
      <w:r w:rsidR="003730F6">
        <w:rPr>
          <w:rFonts w:ascii="Times New Roman" w:hAnsi="Times New Roman" w:cs="Times New Roman"/>
        </w:rPr>
        <w:t>, which represented the absence of curved or arced movement</w:t>
      </w:r>
      <w:r>
        <w:rPr>
          <w:rFonts w:ascii="Times New Roman" w:hAnsi="Times New Roman" w:cs="Times New Roman"/>
        </w:rPr>
        <w:t xml:space="preserve">. In the simulations reported below, </w:t>
      </w:r>
      <w:r w:rsidR="002D1FB6">
        <w:rPr>
          <w:rFonts w:ascii="Times New Roman" w:hAnsi="Times New Roman" w:cs="Times New Roman"/>
        </w:rPr>
        <w:t>Arced Peak and Obstacle Heights</w:t>
      </w:r>
      <w:r w:rsidR="00ED1C88">
        <w:rPr>
          <w:rFonts w:ascii="Times New Roman" w:hAnsi="Times New Roman" w:cs="Times New Roman"/>
        </w:rPr>
        <w:t xml:space="preserve"> </w:t>
      </w:r>
      <w:r>
        <w:rPr>
          <w:rFonts w:ascii="Times New Roman" w:hAnsi="Times New Roman" w:cs="Times New Roman"/>
        </w:rPr>
        <w:t>mostly aligned</w:t>
      </w:r>
      <w:r w:rsidR="00643C67">
        <w:rPr>
          <w:rFonts w:ascii="Times New Roman" w:hAnsi="Times New Roman" w:cs="Times New Roman"/>
        </w:rPr>
        <w:t xml:space="preserve"> with one another</w:t>
      </w:r>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r w:rsidR="00ED1C88">
        <w:rPr>
          <w:rFonts w:ascii="Times New Roman" w:hAnsi="Times New Roman" w:cs="Times New Roman"/>
        </w:rPr>
        <w:t>X</w:t>
      </w:r>
      <w:r>
        <w:rPr>
          <w:rFonts w:ascii="Times New Roman" w:hAnsi="Times New Roman" w:cs="Times New Roman"/>
        </w:rPr>
        <w:t xml:space="preserve">). </w:t>
      </w:r>
      <w:r w:rsidR="00A00226">
        <w:rPr>
          <w:rFonts w:ascii="Times New Roman" w:hAnsi="Times New Roman" w:cs="Times New Roman"/>
        </w:rPr>
        <w:t xml:space="preserve">The first unit in 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 the </w:t>
      </w:r>
      <w:r w:rsidR="00334B9E">
        <w:rPr>
          <w:rFonts w:ascii="Times New Roman" w:hAnsi="Times New Roman" w:cs="Times New Roman"/>
        </w:rPr>
        <w:t>Obstacle Missing</w:t>
      </w:r>
      <w:r>
        <w:rPr>
          <w:rFonts w:ascii="Times New Roman" w:hAnsi="Times New Roman" w:cs="Times New Roman"/>
        </w:rPr>
        <w:t xml:space="preserve"> unit, whereas the remaining two units corresponded, respectively, to </w:t>
      </w:r>
      <w:r w:rsidR="00334B9E">
        <w:rPr>
          <w:rFonts w:ascii="Times New Roman" w:hAnsi="Times New Roman" w:cs="Times New Roman"/>
        </w:rPr>
        <w:t xml:space="preserve">Obstacle </w:t>
      </w:r>
      <w:r>
        <w:rPr>
          <w:rFonts w:ascii="Times New Roman" w:hAnsi="Times New Roman" w:cs="Times New Roman"/>
        </w:rPr>
        <w:t xml:space="preserve">Middle </w:t>
      </w:r>
      <w:r w:rsidR="00334B9E">
        <w:rPr>
          <w:rFonts w:ascii="Times New Roman" w:hAnsi="Times New Roman" w:cs="Times New Roman"/>
        </w:rPr>
        <w:t xml:space="preserve">(i.e., the obstacle was positioned in the middle of the screen) </w:t>
      </w:r>
      <w:r>
        <w:rPr>
          <w:rFonts w:ascii="Times New Roman" w:hAnsi="Times New Roman" w:cs="Times New Roman"/>
        </w:rPr>
        <w:t xml:space="preserve">and </w:t>
      </w:r>
      <w:r w:rsidR="00334B9E">
        <w:rPr>
          <w:rFonts w:ascii="Times New Roman" w:hAnsi="Times New Roman" w:cs="Times New Roman"/>
        </w:rPr>
        <w:t xml:space="preserve">Obstacle </w:t>
      </w:r>
      <w:r>
        <w:rPr>
          <w:rFonts w:ascii="Times New Roman" w:hAnsi="Times New Roman" w:cs="Times New Roman"/>
        </w:rPr>
        <w:t xml:space="preserve">Side </w:t>
      </w:r>
      <w:r w:rsidR="00334B9E">
        <w:rPr>
          <w:rFonts w:ascii="Times New Roman" w:hAnsi="Times New Roman" w:cs="Times New Roman"/>
        </w:rPr>
        <w:t xml:space="preserve">(i.e., the obstacle was positioned to one of the two sides of the screen) </w:t>
      </w:r>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r w:rsidR="000D00F9">
        <w:rPr>
          <w:rFonts w:ascii="Times New Roman" w:hAnsi="Times New Roman" w:cs="Times New Roman"/>
        </w:rPr>
        <w:t>Arc Apex-Obstacle Gap</w:t>
      </w:r>
      <w:r w:rsidR="00126BA4">
        <w:rPr>
          <w:rFonts w:ascii="Times New Roman" w:hAnsi="Times New Roman" w:cs="Times New Roman"/>
        </w:rPr>
        <w:t xml:space="preserve"> group, the first unit </w:t>
      </w:r>
      <w:r w:rsidR="000D00F9">
        <w:rPr>
          <w:rFonts w:ascii="Times New Roman" w:hAnsi="Times New Roman" w:cs="Times New Roman"/>
        </w:rPr>
        <w:t xml:space="preserve">was No </w:t>
      </w:r>
      <w:r w:rsidR="00CB7F61">
        <w:rPr>
          <w:rFonts w:ascii="Times New Roman" w:hAnsi="Times New Roman" w:cs="Times New Roman"/>
        </w:rPr>
        <w:t>Vertical Separation</w:t>
      </w:r>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r w:rsidR="00597AD3">
        <w:rPr>
          <w:rFonts w:ascii="Times New Roman" w:hAnsi="Times New Roman" w:cs="Times New Roman"/>
        </w:rPr>
        <w:t>an object did not engage in arced motion</w:t>
      </w:r>
      <w:r w:rsidR="00126BA4">
        <w:rPr>
          <w:rFonts w:ascii="Times New Roman" w:hAnsi="Times New Roman" w:cs="Times New Roman"/>
        </w:rPr>
        <w:t xml:space="preserve">), the second to </w:t>
      </w:r>
      <w:r w:rsidR="00CB7F61">
        <w:rPr>
          <w:rFonts w:ascii="Times New Roman" w:hAnsi="Times New Roman" w:cs="Times New Roman"/>
        </w:rPr>
        <w:t xml:space="preserve">Small Vertical Separation </w:t>
      </w:r>
      <w:r w:rsidR="00126BA4">
        <w:rPr>
          <w:rFonts w:ascii="Times New Roman" w:hAnsi="Times New Roman" w:cs="Times New Roman"/>
        </w:rPr>
        <w:t xml:space="preserve">(which </w:t>
      </w:r>
      <w:r w:rsidR="00CB7F61">
        <w:rPr>
          <w:rFonts w:ascii="Times New Roman" w:hAnsi="Times New Roman" w:cs="Times New Roman"/>
        </w:rPr>
        <w:t>occurred when the vertical distance between the apex of the arced motion and the top of the obstacle was small)</w:t>
      </w:r>
      <w:r w:rsidR="00126BA4">
        <w:rPr>
          <w:rFonts w:ascii="Times New Roman" w:hAnsi="Times New Roman" w:cs="Times New Roman"/>
        </w:rPr>
        <w:t xml:space="preserve">, and the third to </w:t>
      </w:r>
      <w:r w:rsidR="00722439">
        <w:rPr>
          <w:rFonts w:ascii="Times New Roman" w:hAnsi="Times New Roman" w:cs="Times New Roman"/>
        </w:rPr>
        <w:t>Large Vertical Separation</w:t>
      </w:r>
      <w:r w:rsidR="00126BA4">
        <w:rPr>
          <w:rFonts w:ascii="Times New Roman" w:hAnsi="Times New Roman" w:cs="Times New Roman"/>
        </w:rPr>
        <w:t xml:space="preserve"> (</w:t>
      </w:r>
      <w:r w:rsidR="00722439">
        <w:rPr>
          <w:rFonts w:ascii="Times New Roman" w:hAnsi="Times New Roman" w:cs="Times New Roman"/>
        </w:rPr>
        <w:t>which occurred when the vertical distance between the apex of the arced motion and the top of the obstacle was large</w:t>
      </w:r>
      <w:r w:rsidR="00D45295">
        <w:rPr>
          <w:rFonts w:ascii="Times New Roman" w:hAnsi="Times New Roman" w:cs="Times New Roman"/>
        </w:rPr>
        <w:t>). 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D45295">
        <w:rPr>
          <w:rFonts w:ascii="Times New Roman" w:hAnsi="Times New Roman" w:cs="Times New Roman"/>
        </w:rPr>
        <w:t xml:space="preserve"> </w:t>
      </w:r>
      <w:r w:rsidR="00DB1E68">
        <w:rPr>
          <w:rFonts w:ascii="Times New Roman" w:hAnsi="Times New Roman" w:cs="Times New Roman"/>
        </w:rPr>
        <w:t xml:space="preserve">The rationale </w:t>
      </w:r>
      <w:r w:rsidR="00997C20">
        <w:rPr>
          <w:rFonts w:ascii="Times New Roman" w:hAnsi="Times New Roman" w:cs="Times New Roman"/>
        </w:rPr>
        <w:t xml:space="preserve">for this naming scheme was </w:t>
      </w:r>
      <w:r w:rsidR="00DB1E68">
        <w:rPr>
          <w:rFonts w:ascii="Times New Roman" w:hAnsi="Times New Roman" w:cs="Times New Roman"/>
        </w:rPr>
        <w:t xml:space="preserve">to emphasize </w:t>
      </w:r>
      <w:r w:rsidR="00997C20">
        <w:rPr>
          <w:rFonts w:ascii="Times New Roman" w:hAnsi="Times New Roman" w:cs="Times New Roman"/>
        </w:rPr>
        <w:t xml:space="preserve">each group’s </w:t>
      </w:r>
      <w:r w:rsidR="00DB1E68">
        <w:rPr>
          <w:rFonts w:ascii="Times New Roman" w:hAnsi="Times New Roman" w:cs="Times New Roman"/>
        </w:rPr>
        <w:t>surface-level, perceptually grounded,</w:t>
      </w:r>
      <w:r w:rsidR="00997C20">
        <w:rPr>
          <w:rFonts w:ascii="Times New Roman" w:hAnsi="Times New Roman" w:cs="Times New Roman"/>
        </w:rPr>
        <w:t xml:space="preserve"> and</w:t>
      </w:r>
      <w:r w:rsidR="00DB1E68">
        <w:rPr>
          <w:rFonts w:ascii="Times New Roman" w:hAnsi="Times New Roman" w:cs="Times New Roman"/>
        </w:rPr>
        <w:t xml:space="preserve"> conceptually neutral nature.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00889A6E"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F12553">
        <w:rPr>
          <w:rFonts w:ascii="Times New Roman" w:hAnsi="Times New Roman" w:cs="Times New Roman"/>
        </w:rPr>
        <w:t>A key assumption of the current</w:t>
      </w:r>
      <w:r>
        <w:rPr>
          <w:rFonts w:ascii="Times New Roman" w:hAnsi="Times New Roman" w:cs="Times New Roman"/>
        </w:rPr>
        <w:t xml:space="preserve"> theoretical proposal</w:t>
      </w:r>
      <w:r w:rsidR="00F12553">
        <w:rPr>
          <w:rFonts w:ascii="Times New Roman" w:hAnsi="Times New Roman" w:cs="Times New Roman"/>
        </w:rPr>
        <w:t xml:space="preserve"> is that</w:t>
      </w:r>
      <w:r w:rsidR="00B25E66">
        <w:rPr>
          <w:rFonts w:ascii="Times New Roman" w:hAnsi="Times New Roman" w:cs="Times New Roman"/>
        </w:rPr>
        <w:t xml:space="preserve"> infants’ looking behaviors in studies that putatively measure their </w:t>
      </w:r>
      <w:ins w:id="586" w:author="Benton, Deon" w:date="2026-05-16T15:39:00Z" w16du:dateUtc="2026-05-16T20:39:00Z">
        <w:r w:rsidR="00DB0881">
          <w:rPr>
            <w:rFonts w:ascii="Times New Roman" w:hAnsi="Times New Roman" w:cs="Times New Roman"/>
          </w:rPr>
          <w:t>action efficiency understanding</w:t>
        </w:r>
      </w:ins>
      <w:r w:rsidR="00B25E66">
        <w:rPr>
          <w:rFonts w:ascii="Times New Roman" w:hAnsi="Times New Roman" w:cs="Times New Roman"/>
        </w:rPr>
        <w:t xml:space="preserve"> </w:t>
      </w:r>
      <w:r w:rsidR="00123CA6">
        <w:rPr>
          <w:rFonts w:ascii="Times New Roman" w:hAnsi="Times New Roman" w:cs="Times New Roman"/>
        </w:rPr>
        <w:t>are</w:t>
      </w:r>
      <w:r w:rsidR="00B25E66">
        <w:rPr>
          <w:rFonts w:ascii="Times New Roman" w:hAnsi="Times New Roman" w:cs="Times New Roman"/>
        </w:rPr>
        <w:t xml:space="preserve"> based on real-world</w:t>
      </w:r>
      <w:r>
        <w:rPr>
          <w:rFonts w:ascii="Times New Roman" w:hAnsi="Times New Roman" w:cs="Times New Roman"/>
        </w:rPr>
        <w:t xml:space="preserve"> experience</w:t>
      </w:r>
      <w:r w:rsidR="00F12553">
        <w:rPr>
          <w:rFonts w:ascii="Times New Roman" w:hAnsi="Times New Roman" w:cs="Times New Roman"/>
        </w:rPr>
        <w:t xml:space="preserve"> processing and encoding the kinematics of different </w:t>
      </w:r>
      <w:r w:rsidR="005D4226">
        <w:rPr>
          <w:rFonts w:ascii="Times New Roman" w:hAnsi="Times New Roman" w:cs="Times New Roman"/>
        </w:rPr>
        <w:t>movements</w:t>
      </w:r>
      <w:r w:rsidR="00B25E66">
        <w:rPr>
          <w:rFonts w:ascii="Times New Roman" w:hAnsi="Times New Roman" w:cs="Times New Roman"/>
        </w:rPr>
        <w:t xml:space="preserve">, </w:t>
      </w:r>
      <w:r w:rsidR="00F12553">
        <w:rPr>
          <w:rFonts w:ascii="Times New Roman" w:hAnsi="Times New Roman" w:cs="Times New Roman"/>
        </w:rPr>
        <w:t>the perceptual</w:t>
      </w:r>
      <w:r w:rsidR="00C50184">
        <w:rPr>
          <w:rFonts w:ascii="Times New Roman" w:hAnsi="Times New Roman" w:cs="Times New Roman"/>
        </w:rPr>
        <w:t xml:space="preserve"> or surface-based</w:t>
      </w:r>
      <w:r w:rsidR="00F12553">
        <w:rPr>
          <w:rFonts w:ascii="Times New Roman" w:hAnsi="Times New Roman" w:cs="Times New Roman"/>
        </w:rPr>
        <w:t xml:space="preserve"> appearance of </w:t>
      </w:r>
      <w:r w:rsidR="00B25E66">
        <w:rPr>
          <w:rFonts w:ascii="Times New Roman" w:hAnsi="Times New Roman" w:cs="Times New Roman"/>
        </w:rPr>
        <w:t xml:space="preserve">the different objects and entities </w:t>
      </w:r>
      <w:r w:rsidR="00F12553">
        <w:rPr>
          <w:rFonts w:ascii="Times New Roman" w:hAnsi="Times New Roman" w:cs="Times New Roman"/>
        </w:rPr>
        <w:t xml:space="preserve">that engage in those </w:t>
      </w:r>
      <w:r w:rsidR="005D4226">
        <w:rPr>
          <w:rFonts w:ascii="Times New Roman" w:hAnsi="Times New Roman" w:cs="Times New Roman"/>
        </w:rPr>
        <w:t>movements</w:t>
      </w:r>
      <w:r w:rsidR="00B25E66">
        <w:rPr>
          <w:rFonts w:ascii="Times New Roman" w:hAnsi="Times New Roman" w:cs="Times New Roman"/>
        </w:rPr>
        <w:t>, as well as the associative relations among the</w:t>
      </w:r>
      <w:r w:rsidR="00123CA6">
        <w:rPr>
          <w:rFonts w:ascii="Times New Roman" w:hAnsi="Times New Roman" w:cs="Times New Roman"/>
        </w:rPr>
        <w:t xml:space="preserve">se </w:t>
      </w:r>
      <w:r w:rsidR="006663DD">
        <w:rPr>
          <w:rFonts w:ascii="Times New Roman" w:hAnsi="Times New Roman" w:cs="Times New Roman"/>
        </w:rPr>
        <w:t xml:space="preserve">perceptually-grounded </w:t>
      </w:r>
      <w:r w:rsidR="00123CA6">
        <w:rPr>
          <w:rFonts w:ascii="Times New Roman" w:hAnsi="Times New Roman" w:cs="Times New Roman"/>
        </w:rPr>
        <w:t>elements</w:t>
      </w:r>
      <w:r w:rsidR="00B25E66">
        <w:rPr>
          <w:rFonts w:ascii="Times New Roman" w:hAnsi="Times New Roman" w:cs="Times New Roman"/>
        </w:rPr>
        <w:t>.</w:t>
      </w:r>
      <w:r w:rsidR="00F12553">
        <w:rPr>
          <w:rFonts w:ascii="Times New Roman" w:hAnsi="Times New Roman" w:cs="Times New Roman"/>
        </w:rPr>
        <w:t xml:space="preserve"> </w:t>
      </w:r>
      <w:r w:rsidR="00864BDF">
        <w:rPr>
          <w:rFonts w:ascii="Times New Roman" w:hAnsi="Times New Roman" w:cs="Times New Roman"/>
        </w:rPr>
        <w:t xml:space="preserve">To implement this aspect of the </w:t>
      </w:r>
      <w:r w:rsidR="00F10356">
        <w:rPr>
          <w:rFonts w:ascii="Times New Roman" w:hAnsi="Times New Roman" w:cs="Times New Roman"/>
        </w:rPr>
        <w:t>proposal</w:t>
      </w:r>
      <w:r w:rsidR="00864BDF">
        <w:rPr>
          <w:rFonts w:ascii="Times New Roman" w:hAnsi="Times New Roman" w:cs="Times New Roman"/>
        </w:rPr>
        <w:t xml:space="preserve"> in the model</w:t>
      </w:r>
      <w:r>
        <w:rPr>
          <w:rFonts w:ascii="Times New Roman" w:hAnsi="Times New Roman" w:cs="Times New Roman"/>
        </w:rPr>
        <w:t>, networks experienced two different kinds of events during</w:t>
      </w:r>
      <w:r w:rsidR="00864BDF">
        <w:rPr>
          <w:rFonts w:ascii="Times New Roman" w:hAnsi="Times New Roman" w:cs="Times New Roman"/>
        </w:rPr>
        <w:t xml:space="preserve"> a model analogue </w:t>
      </w:r>
      <w:r w:rsidR="00F10356">
        <w:rPr>
          <w:rFonts w:ascii="Times New Roman" w:hAnsi="Times New Roman" w:cs="Times New Roman"/>
        </w:rPr>
        <w:t>of the real-world experience</w:t>
      </w:r>
      <w:r w:rsidR="00940055">
        <w:rPr>
          <w:rFonts w:ascii="Times New Roman" w:hAnsi="Times New Roman" w:cs="Times New Roman"/>
        </w:rPr>
        <w:t>—this experience is what</w:t>
      </w:r>
      <w:r w:rsidR="00AC6BAC">
        <w:rPr>
          <w:rFonts w:ascii="Times New Roman" w:hAnsi="Times New Roman" w:cs="Times New Roman"/>
        </w:rPr>
        <w:t xml:space="preserve"> infants are assumed to bring </w:t>
      </w:r>
      <w:r w:rsidR="008614DA">
        <w:rPr>
          <w:rFonts w:ascii="Times New Roman" w:hAnsi="Times New Roman" w:cs="Times New Roman"/>
        </w:rPr>
        <w:t xml:space="preserve">with them into </w:t>
      </w:r>
      <w:ins w:id="587" w:author="Benton, Deon" w:date="2026-05-16T15:39:00Z" w16du:dateUtc="2026-05-16T20:39:00Z">
        <w:r w:rsidR="00DB0881">
          <w:rPr>
            <w:rFonts w:ascii="Times New Roman" w:hAnsi="Times New Roman" w:cs="Times New Roman"/>
          </w:rPr>
          <w:t>action efficiency understanding</w:t>
        </w:r>
      </w:ins>
      <w:r w:rsidR="008614DA">
        <w:rPr>
          <w:rFonts w:ascii="Times New Roman" w:hAnsi="Times New Roman" w:cs="Times New Roman"/>
        </w:rPr>
        <w:t xml:space="preserve"> studies.</w:t>
      </w:r>
      <w:r w:rsidR="00C04DFD">
        <w:rPr>
          <w:rFonts w:ascii="Times New Roman" w:hAnsi="Times New Roman" w:cs="Times New Roman"/>
        </w:rPr>
        <w:t xml:space="preserve"> Here,</w:t>
      </w:r>
      <w:r w:rsidR="008614DA">
        <w:rPr>
          <w:rFonts w:ascii="Times New Roman" w:hAnsi="Times New Roman" w:cs="Times New Roman"/>
        </w:rPr>
        <w:t xml:space="preserve"> I refer to this </w:t>
      </w:r>
      <w:r w:rsidR="00C04DFD">
        <w:rPr>
          <w:rFonts w:ascii="Times New Roman" w:hAnsi="Times New Roman" w:cs="Times New Roman"/>
        </w:rPr>
        <w:t xml:space="preserve">aspect of </w:t>
      </w:r>
      <w:r w:rsidR="008D0B80">
        <w:rPr>
          <w:rFonts w:ascii="Times New Roman" w:hAnsi="Times New Roman" w:cs="Times New Roman"/>
        </w:rPr>
        <w:t xml:space="preserve">a network’s </w:t>
      </w:r>
      <w:r w:rsidR="00C04DFD">
        <w:rPr>
          <w:rFonts w:ascii="Times New Roman" w:hAnsi="Times New Roman" w:cs="Times New Roman"/>
        </w:rPr>
        <w:t xml:space="preserve">experience </w:t>
      </w:r>
      <w:r w:rsidR="008614DA">
        <w:rPr>
          <w:rFonts w:ascii="Times New Roman" w:hAnsi="Times New Roman" w:cs="Times New Roman"/>
        </w:rPr>
        <w:t xml:space="preserve">as </w:t>
      </w:r>
      <w:r w:rsidR="00C04DFD">
        <w:rPr>
          <w:rFonts w:ascii="Times New Roman" w:hAnsi="Times New Roman" w:cs="Times New Roman"/>
        </w:rPr>
        <w:t xml:space="preserve">the </w:t>
      </w:r>
      <w:r w:rsidR="008614DA">
        <w:rPr>
          <w:rFonts w:ascii="Times New Roman" w:hAnsi="Times New Roman" w:cs="Times New Roman"/>
        </w:rPr>
        <w:t>pretraining</w:t>
      </w:r>
      <w:r w:rsidR="00C04DFD">
        <w:rPr>
          <w:rFonts w:ascii="Times New Roman" w:hAnsi="Times New Roman" w:cs="Times New Roman"/>
        </w:rPr>
        <w:t xml:space="preserve"> phase</w:t>
      </w:r>
      <w:r w:rsidR="00090053">
        <w:rPr>
          <w:rFonts w:ascii="Times New Roman" w:hAnsi="Times New Roman" w:cs="Times New Roman"/>
        </w:rPr>
        <w:t xml:space="preserve">—all networks, regardless of simulation, received </w:t>
      </w:r>
      <w:r w:rsidR="00B04EF2">
        <w:rPr>
          <w:rFonts w:ascii="Times New Roman" w:hAnsi="Times New Roman" w:cs="Times New Roman"/>
        </w:rPr>
        <w:t>identical</w:t>
      </w:r>
      <w:r w:rsidR="00090053">
        <w:rPr>
          <w:rFonts w:ascii="Times New Roman" w:hAnsi="Times New Roman" w:cs="Times New Roman"/>
        </w:rPr>
        <w:t xml:space="preserve"> pretraining experience</w:t>
      </w:r>
      <w:r w:rsidR="008614DA">
        <w:rPr>
          <w:rFonts w:ascii="Times New Roman" w:hAnsi="Times New Roman" w:cs="Times New Roman"/>
        </w:rPr>
        <w:t xml:space="preserve">. </w:t>
      </w:r>
      <w:r>
        <w:rPr>
          <w:rFonts w:ascii="Times New Roman" w:hAnsi="Times New Roman" w:cs="Times New Roman"/>
        </w:rPr>
        <w:t xml:space="preserve">In </w:t>
      </w:r>
      <w:r w:rsidR="008614DA">
        <w:rPr>
          <w:rFonts w:ascii="Times New Roman" w:hAnsi="Times New Roman" w:cs="Times New Roman"/>
        </w:rPr>
        <w:t>Linear Path</w:t>
      </w:r>
      <w:r>
        <w:rPr>
          <w:rFonts w:ascii="Times New Roman" w:hAnsi="Times New Roman" w:cs="Times New Roman"/>
        </w:rPr>
        <w:t xml:space="preserve"> pretraining events, one of the objects </w:t>
      </w:r>
      <w:r w:rsidR="00DE5238">
        <w:rPr>
          <w:rFonts w:ascii="Times New Roman" w:hAnsi="Times New Roman" w:cs="Times New Roman"/>
        </w:rPr>
        <w:t>translates or moves</w:t>
      </w:r>
      <w:r w:rsidR="00A7703B">
        <w:rPr>
          <w:rFonts w:ascii="Times New Roman" w:hAnsi="Times New Roman" w:cs="Times New Roman"/>
        </w:rPr>
        <w:t xml:space="preserve"> </w:t>
      </w:r>
      <w:r w:rsidR="001335A3">
        <w:rPr>
          <w:rFonts w:ascii="Times New Roman" w:hAnsi="Times New Roman" w:cs="Times New Roman"/>
        </w:rPr>
        <w:t>linearly along a horizontal motion path</w:t>
      </w:r>
      <w:r w:rsidR="00C546B9">
        <w:rPr>
          <w:rFonts w:ascii="Times New Roman" w:hAnsi="Times New Roman" w:cs="Times New Roman"/>
        </w:rPr>
        <w:t xml:space="preserve"> towards the other object</w:t>
      </w:r>
      <w:r w:rsidR="001335A3">
        <w:rPr>
          <w:rFonts w:ascii="Times New Roman" w:hAnsi="Times New Roman" w:cs="Times New Roman"/>
        </w:rPr>
        <w:t>. This event was instantiated by activating</w:t>
      </w:r>
      <w:r w:rsidR="00E26CCC">
        <w:rPr>
          <w:rFonts w:ascii="Times New Roman" w:hAnsi="Times New Roman" w:cs="Times New Roman"/>
        </w:rPr>
        <w:t xml:space="preserve"> </w:t>
      </w:r>
      <w:r>
        <w:rPr>
          <w:rFonts w:ascii="Times New Roman" w:hAnsi="Times New Roman" w:cs="Times New Roman"/>
        </w:rPr>
        <w:t>one of the 82 units in</w:t>
      </w:r>
      <w:r w:rsidR="00BF289A">
        <w:rPr>
          <w:rFonts w:ascii="Times New Roman" w:hAnsi="Times New Roman" w:cs="Times New Roman"/>
        </w:rPr>
        <w:t xml:space="preserve"> each of</w:t>
      </w:r>
      <w:r>
        <w:rPr>
          <w:rFonts w:ascii="Times New Roman" w:hAnsi="Times New Roman" w:cs="Times New Roman"/>
        </w:rPr>
        <w:t xml:space="preserve"> the </w:t>
      </w:r>
      <w:r w:rsidR="001335A3">
        <w:rPr>
          <w:rFonts w:ascii="Times New Roman" w:hAnsi="Times New Roman" w:cs="Times New Roman"/>
        </w:rPr>
        <w:t>Object Left</w:t>
      </w:r>
      <w:r w:rsidR="00BF289A">
        <w:rPr>
          <w:rFonts w:ascii="Times New Roman" w:hAnsi="Times New Roman" w:cs="Times New Roman"/>
        </w:rPr>
        <w:t xml:space="preserve"> and Right</w:t>
      </w:r>
      <w:r w:rsidR="001335A3">
        <w:rPr>
          <w:rFonts w:ascii="Times New Roman" w:hAnsi="Times New Roman" w:cs="Times New Roman"/>
        </w:rPr>
        <w:t xml:space="preserve"> input group</w:t>
      </w:r>
      <w:r w:rsidR="00BF289A">
        <w:rPr>
          <w:rFonts w:ascii="Times New Roman" w:hAnsi="Times New Roman" w:cs="Times New Roman"/>
        </w:rPr>
        <w:t>s</w:t>
      </w:r>
      <w:r w:rsidR="008979EA">
        <w:rPr>
          <w:rFonts w:ascii="Times New Roman" w:hAnsi="Times New Roman" w:cs="Times New Roman"/>
        </w:rPr>
        <w:t>;</w:t>
      </w:r>
      <w:r>
        <w:rPr>
          <w:rFonts w:ascii="Times New Roman" w:hAnsi="Times New Roman" w:cs="Times New Roman"/>
        </w:rPr>
        <w:t xml:space="preserve"> the </w:t>
      </w:r>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input group; </w:t>
      </w:r>
      <w:r w:rsidR="002A2896">
        <w:rPr>
          <w:rFonts w:ascii="Times New Roman" w:hAnsi="Times New Roman" w:cs="Times New Roman"/>
        </w:rPr>
        <w:t xml:space="preserve">the Obstacle Height 0 unit in the </w:t>
      </w:r>
      <w:r w:rsidR="002A2896">
        <w:rPr>
          <w:rFonts w:ascii="Times New Roman" w:hAnsi="Times New Roman" w:cs="Times New Roman"/>
        </w:rPr>
        <w:lastRenderedPageBreak/>
        <w:t>Obstacle Height input group; the Arc Peak Height 0 unit in the Arc Peak Height input group; the Obstacle Missing unit in the Obstacle Horizontal Spatial Position  group; the No Vertical Separation unit in the Arc Apex-Obstacle Gap</w:t>
      </w:r>
      <w:r w:rsidR="00F61350">
        <w:rPr>
          <w:rFonts w:ascii="Times New Roman" w:hAnsi="Times New Roman" w:cs="Times New Roman"/>
        </w:rPr>
        <w:t xml:space="preserve"> input group; and the single unit in the Final Adjacency input group. </w:t>
      </w:r>
      <w:r>
        <w:rPr>
          <w:rFonts w:ascii="Times New Roman" w:hAnsi="Times New Roman" w:cs="Times New Roman"/>
        </w:rPr>
        <w:t xml:space="preserve">In the </w:t>
      </w:r>
      <w:r w:rsidR="000E4248">
        <w:rPr>
          <w:rFonts w:ascii="Times New Roman" w:hAnsi="Times New Roman" w:cs="Times New Roman"/>
        </w:rPr>
        <w:t xml:space="preserve">Arced </w:t>
      </w:r>
      <w:r>
        <w:rPr>
          <w:rFonts w:ascii="Times New Roman" w:hAnsi="Times New Roman" w:cs="Times New Roman"/>
        </w:rPr>
        <w:t>Path pretraining events, one of the objects</w:t>
      </w:r>
      <w:r w:rsidR="004916FE">
        <w:rPr>
          <w:rFonts w:ascii="Times New Roman" w:hAnsi="Times New Roman" w:cs="Times New Roman"/>
        </w:rPr>
        <w:t xml:space="preserve"> moved horizontally along an arced path towards and over an obstacle until it came to rest next to a second object</w:t>
      </w:r>
      <w:r>
        <w:rPr>
          <w:rFonts w:ascii="Times New Roman" w:hAnsi="Times New Roman" w:cs="Times New Roman"/>
        </w:rPr>
        <w:t xml:space="preserve">. </w:t>
      </w:r>
      <w:r w:rsidR="004916FE">
        <w:rPr>
          <w:rFonts w:ascii="Times New Roman" w:hAnsi="Times New Roman" w:cs="Times New Roman"/>
        </w:rPr>
        <w:t xml:space="preserve">This event was instantiated by turning on </w:t>
      </w:r>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1 unit in the Obstacle Height input group; the Arc Peak Height 1 unit in the Arc Peak Height input group; the Obstacle Middle unit in the Obstacle Horizontal Spatial Position  group; the Small Vertical Separation unit in the Arc Apex-Obstacle Gap input group; and the single unit in the Final Adjacency input group. </w:t>
      </w:r>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r w:rsidR="006571BC" w:rsidRPr="006571BC">
        <w:rPr>
          <w:rFonts w:ascii="Times New Roman" w:hAnsi="Times New Roman" w:cs="Times New Roman"/>
        </w:rPr>
        <w:t xml:space="preserve"> </w:t>
      </w:r>
    </w:p>
    <w:p w14:paraId="056C3AB5" w14:textId="11E20407" w:rsidR="00414B5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w:t>
      </w:r>
      <w:r w:rsidR="00580981">
        <w:rPr>
          <w:rFonts w:ascii="Times New Roman" w:hAnsi="Times New Roman" w:cs="Times New Roman"/>
        </w:rPr>
        <w:t>different surface features</w:t>
      </w:r>
      <w:r>
        <w:rPr>
          <w:rFonts w:ascii="Times New Roman" w:hAnsi="Times New Roman" w:cs="Times New Roman"/>
        </w:rPr>
        <w:t xml:space="preserve"> can </w:t>
      </w:r>
      <w:r w:rsidR="00130626">
        <w:rPr>
          <w:rFonts w:ascii="Times New Roman" w:hAnsi="Times New Roman" w:cs="Times New Roman"/>
        </w:rPr>
        <w:t xml:space="preserve">move along arced </w:t>
      </w:r>
      <w:r w:rsidR="001A2E10">
        <w:rPr>
          <w:rFonts w:ascii="Times New Roman" w:hAnsi="Times New Roman" w:cs="Times New Roman"/>
        </w:rPr>
        <w:t>(e.g., a</w:t>
      </w:r>
      <w:r w:rsidR="00580981">
        <w:rPr>
          <w:rFonts w:ascii="Times New Roman" w:hAnsi="Times New Roman" w:cs="Times New Roman"/>
        </w:rPr>
        <w:t xml:space="preserve">n object with elongated appendage-like extensions [e.g., a </w:t>
      </w:r>
      <w:r w:rsidR="001A2E10">
        <w:rPr>
          <w:rFonts w:ascii="Times New Roman" w:hAnsi="Times New Roman" w:cs="Times New Roman"/>
        </w:rPr>
        <w:t>sibling</w:t>
      </w:r>
      <w:r w:rsidR="00580981">
        <w:rPr>
          <w:rFonts w:ascii="Times New Roman" w:hAnsi="Times New Roman" w:cs="Times New Roman"/>
        </w:rPr>
        <w:t>]</w:t>
      </w:r>
      <w:r w:rsidR="001A2E10">
        <w:rPr>
          <w:rFonts w:ascii="Times New Roman" w:hAnsi="Times New Roman" w:cs="Times New Roman"/>
        </w:rPr>
        <w:t xml:space="preserve"> jumping over a toy left on the floor or </w:t>
      </w:r>
      <w:r w:rsidR="00FC216C">
        <w:rPr>
          <w:rFonts w:ascii="Times New Roman" w:hAnsi="Times New Roman" w:cs="Times New Roman"/>
        </w:rPr>
        <w:t>a plastic cup being tossed into a bin)</w:t>
      </w:r>
      <w:r>
        <w:rPr>
          <w:rFonts w:ascii="Times New Roman" w:hAnsi="Times New Roman" w:cs="Times New Roman"/>
        </w:rPr>
        <w:t xml:space="preserve"> or linear </w:t>
      </w:r>
      <w:r w:rsidR="00FC216C">
        <w:rPr>
          <w:rFonts w:ascii="Times New Roman" w:hAnsi="Times New Roman" w:cs="Times New Roman"/>
        </w:rPr>
        <w:t>(e.g., a</w:t>
      </w:r>
      <w:r w:rsidR="00580981">
        <w:rPr>
          <w:rFonts w:ascii="Times New Roman" w:hAnsi="Times New Roman" w:cs="Times New Roman"/>
        </w:rPr>
        <w:t>n object with elongated appendage-like extensions</w:t>
      </w:r>
      <w:r w:rsidR="00FC216C">
        <w:rPr>
          <w:rFonts w:ascii="Times New Roman" w:hAnsi="Times New Roman" w:cs="Times New Roman"/>
        </w:rPr>
        <w:t xml:space="preserve"> </w:t>
      </w:r>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r w:rsidR="00FC216C">
        <w:rPr>
          <w:rFonts w:ascii="Times New Roman" w:hAnsi="Times New Roman" w:cs="Times New Roman"/>
        </w:rPr>
        <w:t xml:space="preserve"> mom</w:t>
      </w:r>
      <w:r w:rsidR="00130626">
        <w:rPr>
          <w:rFonts w:ascii="Times New Roman" w:hAnsi="Times New Roman" w:cs="Times New Roman"/>
        </w:rPr>
        <w:t>]</w:t>
      </w:r>
      <w:r w:rsidR="00FC216C">
        <w:rPr>
          <w:rFonts w:ascii="Times New Roman" w:hAnsi="Times New Roman" w:cs="Times New Roman"/>
        </w:rPr>
        <w:t xml:space="preserve"> or a </w:t>
      </w:r>
      <w:r w:rsidR="00130626">
        <w:rPr>
          <w:rFonts w:ascii="Times New Roman" w:hAnsi="Times New Roman" w:cs="Times New Roman"/>
        </w:rPr>
        <w:t xml:space="preserve">rigid, small object </w:t>
      </w:r>
      <w:r w:rsidR="00FA25D6">
        <w:rPr>
          <w:rFonts w:ascii="Times New Roman" w:hAnsi="Times New Roman" w:cs="Times New Roman"/>
        </w:rPr>
        <w:t xml:space="preserve">[e.g., toy car] </w:t>
      </w:r>
      <w:r w:rsidR="00130626">
        <w:rPr>
          <w:rFonts w:ascii="Times New Roman" w:hAnsi="Times New Roman" w:cs="Times New Roman"/>
        </w:rPr>
        <w:t xml:space="preserve">with </w:t>
      </w:r>
      <w:r w:rsidR="00FA25D6">
        <w:rPr>
          <w:rFonts w:ascii="Times New Roman" w:hAnsi="Times New Roman" w:cs="Times New Roman"/>
        </w:rPr>
        <w:t>paired circular elements</w:t>
      </w:r>
      <w:r w:rsidR="00960944">
        <w:rPr>
          <w:rFonts w:ascii="Times New Roman" w:hAnsi="Times New Roman" w:cs="Times New Roman"/>
        </w:rPr>
        <w:t xml:space="preserve"> [e.g., </w:t>
      </w:r>
      <w:r w:rsidR="00FA25D6">
        <w:rPr>
          <w:rFonts w:ascii="Times New Roman" w:hAnsi="Times New Roman" w:cs="Times New Roman"/>
        </w:rPr>
        <w:t>wheels</w:t>
      </w:r>
      <w:r w:rsidR="00960944">
        <w:rPr>
          <w:rFonts w:ascii="Times New Roman" w:hAnsi="Times New Roman" w:cs="Times New Roman"/>
        </w:rPr>
        <w:t>]</w:t>
      </w:r>
      <w:r w:rsidR="00130626">
        <w:rPr>
          <w:rFonts w:ascii="Times New Roman" w:hAnsi="Times New Roman" w:cs="Times New Roman"/>
        </w:rPr>
        <w:t xml:space="preserve"> moving horizontally along a linear path</w:t>
      </w:r>
      <w:r w:rsidR="00FC216C">
        <w:rPr>
          <w:rFonts w:ascii="Times New Roman" w:hAnsi="Times New Roman" w:cs="Times New Roman"/>
        </w:rPr>
        <w:t xml:space="preserve"> across the floor) </w:t>
      </w:r>
      <w:r w:rsidR="00B04EF2">
        <w:rPr>
          <w:rFonts w:ascii="Times New Roman" w:hAnsi="Times New Roman" w:cs="Times New Roman"/>
        </w:rPr>
        <w:t xml:space="preserve">motion </w:t>
      </w:r>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r w:rsidR="00FA25D6">
        <w:rPr>
          <w:rFonts w:ascii="Times New Roman" w:hAnsi="Times New Roman" w:cs="Times New Roman"/>
        </w:rPr>
        <w:t xml:space="preserve">one set of surface </w:t>
      </w:r>
      <w:r w:rsidR="00FA25D6">
        <w:rPr>
          <w:rFonts w:ascii="Times New Roman" w:hAnsi="Times New Roman" w:cs="Times New Roman"/>
        </w:rPr>
        <w:lastRenderedPageBreak/>
        <w:t>features</w:t>
      </w:r>
      <w:r>
        <w:rPr>
          <w:rFonts w:ascii="Times New Roman" w:hAnsi="Times New Roman" w:cs="Times New Roman"/>
        </w:rPr>
        <w:t xml:space="preserve"> (i.e., </w:t>
      </w:r>
      <w:r w:rsidR="00FA25D6">
        <w:rPr>
          <w:rFonts w:ascii="Times New Roman" w:hAnsi="Times New Roman" w:cs="Times New Roman"/>
        </w:rPr>
        <w:t>Feature A in the Surface Property groups</w:t>
      </w:r>
      <w:r>
        <w:rPr>
          <w:rFonts w:ascii="Times New Roman" w:hAnsi="Times New Roman" w:cs="Times New Roman"/>
        </w:rPr>
        <w:t xml:space="preserve">) and half possessed </w:t>
      </w:r>
      <w:r w:rsidR="00FA25D6">
        <w:rPr>
          <w:rFonts w:ascii="Times New Roman" w:hAnsi="Times New Roman" w:cs="Times New Roman"/>
        </w:rPr>
        <w:t xml:space="preserve">the other set </w:t>
      </w:r>
      <w:r>
        <w:rPr>
          <w:rFonts w:ascii="Times New Roman" w:hAnsi="Times New Roman" w:cs="Times New Roman"/>
        </w:rPr>
        <w:t xml:space="preserve">(i.e., </w:t>
      </w:r>
      <w:r w:rsidR="00FA25D6">
        <w:rPr>
          <w:rFonts w:ascii="Times New Roman" w:hAnsi="Times New Roman" w:cs="Times New Roman"/>
        </w:rPr>
        <w:t>Feature B in the Surface Property groups</w:t>
      </w:r>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Other key assumptions of the present theoretical account </w:t>
      </w:r>
      <w:r w:rsidR="001E0B88">
        <w:rPr>
          <w:rFonts w:ascii="Times New Roman" w:hAnsi="Times New Roman" w:cs="Times New Roman"/>
        </w:rPr>
        <w:t>are</w:t>
      </w:r>
      <w:r>
        <w:rPr>
          <w:rFonts w:ascii="Times New Roman" w:hAnsi="Times New Roman" w:cs="Times New Roman"/>
        </w:rPr>
        <w:t xml:space="preserve"> </w:t>
      </w:r>
      <w:r w:rsidR="00A4433E">
        <w:rPr>
          <w:rFonts w:ascii="Times New Roman" w:hAnsi="Times New Roman" w:cs="Times New Roman"/>
        </w:rPr>
        <w:t xml:space="preserve">that </w:t>
      </w:r>
      <w:r w:rsidR="006160C1">
        <w:rPr>
          <w:rFonts w:ascii="Times New Roman" w:hAnsi="Times New Roman" w:cs="Times New Roman"/>
        </w:rPr>
        <w:t xml:space="preserve">obstacles </w:t>
      </w:r>
      <w:r w:rsidR="00A4433E">
        <w:rPr>
          <w:rFonts w:ascii="Times New Roman" w:hAnsi="Times New Roman" w:cs="Times New Roman"/>
        </w:rPr>
        <w:t xml:space="preserve">visually </w:t>
      </w:r>
      <w:r w:rsidR="006160C1">
        <w:rPr>
          <w:rFonts w:ascii="Times New Roman" w:hAnsi="Times New Roman" w:cs="Times New Roman"/>
        </w:rPr>
        <w:t xml:space="preserve">are more salient when </w:t>
      </w:r>
      <w:r w:rsidR="003943BB">
        <w:rPr>
          <w:rFonts w:ascii="Times New Roman" w:hAnsi="Times New Roman" w:cs="Times New Roman"/>
        </w:rPr>
        <w:t>they are spatially contiguous with arced motion than when they are located in the periphery</w:t>
      </w:r>
      <w:r w:rsidR="006160C1">
        <w:rPr>
          <w:rFonts w:ascii="Times New Roman" w:hAnsi="Times New Roman" w:cs="Times New Roman"/>
        </w:rPr>
        <w:t xml:space="preserve"> and the vertical distance between the apex of </w:t>
      </w:r>
      <w:r w:rsidR="004951EC">
        <w:rPr>
          <w:rFonts w:ascii="Times New Roman" w:hAnsi="Times New Roman" w:cs="Times New Roman"/>
        </w:rPr>
        <w:t>arced motion that occurs over obstacles</w:t>
      </w:r>
      <w:r w:rsidR="006160C1">
        <w:rPr>
          <w:rFonts w:ascii="Times New Roman" w:hAnsi="Times New Roman" w:cs="Times New Roman"/>
        </w:rPr>
        <w:t xml:space="preserve"> and the top of </w:t>
      </w:r>
      <w:r w:rsidR="004951EC">
        <w:rPr>
          <w:rFonts w:ascii="Times New Roman" w:hAnsi="Times New Roman" w:cs="Times New Roman"/>
        </w:rPr>
        <w:t xml:space="preserve">obstacles themselves </w:t>
      </w:r>
      <w:r w:rsidR="006160C1">
        <w:rPr>
          <w:rFonts w:ascii="Times New Roman" w:hAnsi="Times New Roman" w:cs="Times New Roman"/>
        </w:rPr>
        <w:t>is small (i.e., objects</w:t>
      </w:r>
      <w:r w:rsidR="00F7059C">
        <w:rPr>
          <w:rFonts w:ascii="Times New Roman" w:hAnsi="Times New Roman" w:cs="Times New Roman"/>
        </w:rPr>
        <w:t xml:space="preserve"> do not overshoot barriers when passing over them</w:t>
      </w:r>
      <w:r w:rsidR="00594485">
        <w:rPr>
          <w:rFonts w:ascii="Times New Roman" w:hAnsi="Times New Roman" w:cs="Times New Roman"/>
        </w:rPr>
        <w:t>)</w:t>
      </w:r>
      <w:r w:rsidR="00524642" w:rsidRPr="005917AA">
        <w:rPr>
          <w:rFonts w:ascii="Times New Roman" w:hAnsi="Times New Roman" w:cs="Times New Roman"/>
        </w:rPr>
        <w:t xml:space="preserve">. </w:t>
      </w:r>
      <w:r w:rsidR="00524642" w:rsidRPr="00CE5A7B">
        <w:rPr>
          <w:rFonts w:ascii="Times New Roman" w:hAnsi="Times New Roman" w:cs="Times New Roman"/>
        </w:rPr>
        <w:t>The first</w:t>
      </w:r>
      <w:r w:rsidR="00594485">
        <w:rPr>
          <w:rFonts w:ascii="Times New Roman" w:hAnsi="Times New Roman" w:cs="Times New Roman"/>
        </w:rPr>
        <w:t xml:space="preserve"> of these </w:t>
      </w:r>
      <w:r w:rsidR="00827993">
        <w:rPr>
          <w:rFonts w:ascii="Times New Roman" w:hAnsi="Times New Roman" w:cs="Times New Roman"/>
        </w:rPr>
        <w:t>remaining</w:t>
      </w:r>
      <w:r w:rsidR="00524642" w:rsidRPr="00CE5A7B">
        <w:rPr>
          <w:rFonts w:ascii="Times New Roman" w:hAnsi="Times New Roman" w:cs="Times New Roman"/>
        </w:rPr>
        <w:t xml:space="preserve"> assumption</w:t>
      </w:r>
      <w:r w:rsidR="00AE5C14">
        <w:rPr>
          <w:rFonts w:ascii="Times New Roman" w:hAnsi="Times New Roman" w:cs="Times New Roman"/>
        </w:rPr>
        <w:t>s</w:t>
      </w:r>
      <w:r w:rsidR="00524642" w:rsidRPr="00CE5A7B">
        <w:rPr>
          <w:rFonts w:ascii="Times New Roman" w:hAnsi="Times New Roman" w:cs="Times New Roman"/>
        </w:rPr>
        <w:t xml:space="preserve"> </w:t>
      </w:r>
      <w:r w:rsidR="00A971DD" w:rsidRPr="00CE5A7B">
        <w:rPr>
          <w:rFonts w:ascii="Times New Roman" w:hAnsi="Times New Roman" w:cs="Times New Roman"/>
        </w:rPr>
        <w:t>w</w:t>
      </w:r>
      <w:r w:rsidR="00A971DD">
        <w:rPr>
          <w:rFonts w:ascii="Times New Roman" w:hAnsi="Times New Roman" w:cs="Times New Roman"/>
        </w:rPr>
        <w:t xml:space="preserve">as </w:t>
      </w:r>
      <w:r w:rsidR="00524642" w:rsidRPr="00CE5A7B">
        <w:rPr>
          <w:rFonts w:ascii="Times New Roman" w:hAnsi="Times New Roman" w:cs="Times New Roman"/>
        </w:rPr>
        <w:t xml:space="preserve">implemented by </w:t>
      </w:r>
      <w:r w:rsidR="00A4433E">
        <w:rPr>
          <w:rFonts w:ascii="Times New Roman" w:hAnsi="Times New Roman" w:cs="Times New Roman"/>
        </w:rPr>
        <w:t xml:space="preserve">lower the learning rate and increasing the weight decay </w:t>
      </w:r>
      <w:r w:rsidR="00524642">
        <w:rPr>
          <w:rFonts w:ascii="Times New Roman" w:hAnsi="Times New Roman" w:cs="Times New Roman"/>
        </w:rPr>
        <w:t xml:space="preserve">on the incoming and outgoing links to the </w:t>
      </w:r>
      <w:r w:rsidR="00D26206">
        <w:rPr>
          <w:rFonts w:ascii="Times New Roman" w:hAnsi="Times New Roman" w:cs="Times New Roman"/>
        </w:rPr>
        <w:t xml:space="preserve">Obstacle </w:t>
      </w:r>
      <w:r w:rsidR="00524642">
        <w:rPr>
          <w:rFonts w:ascii="Times New Roman" w:hAnsi="Times New Roman" w:cs="Times New Roman"/>
        </w:rPr>
        <w:t xml:space="preserve">Height </w:t>
      </w:r>
      <w:r w:rsidR="007D0542">
        <w:rPr>
          <w:rFonts w:ascii="Times New Roman" w:hAnsi="Times New Roman" w:cs="Times New Roman"/>
        </w:rPr>
        <w:t xml:space="preserve">and Obstacle Position </w:t>
      </w:r>
      <w:r w:rsidR="00524642">
        <w:rPr>
          <w:rFonts w:ascii="Times New Roman" w:hAnsi="Times New Roman" w:cs="Times New Roman"/>
        </w:rPr>
        <w:t>group</w:t>
      </w:r>
      <w:r w:rsidR="007D0542">
        <w:rPr>
          <w:rFonts w:ascii="Times New Roman" w:hAnsi="Times New Roman" w:cs="Times New Roman"/>
        </w:rPr>
        <w:t>s</w:t>
      </w:r>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r w:rsidR="007B71CE">
        <w:rPr>
          <w:rFonts w:ascii="Times New Roman" w:hAnsi="Times New Roman" w:cs="Times New Roman"/>
        </w:rPr>
        <w:t>; the value used for the weight decay was 0.1. These values were kept constant across all simulations.</w:t>
      </w:r>
      <w:r w:rsidR="00524642">
        <w:rPr>
          <w:rFonts w:ascii="Times New Roman" w:hAnsi="Times New Roman" w:cs="Times New Roman"/>
        </w:rPr>
        <w:t xml:space="preserve"> </w:t>
      </w:r>
      <w:r w:rsidR="0020030E">
        <w:rPr>
          <w:rFonts w:ascii="Times New Roman" w:hAnsi="Times New Roman" w:cs="Times New Roman"/>
        </w:rPr>
        <w:t xml:space="preserve">The theoretical relevance of learning rate is that it </w:t>
      </w:r>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r w:rsidR="0060473C">
        <w:rPr>
          <w:rFonts w:ascii="Times New Roman" w:hAnsi="Times New Roman" w:cs="Times New Roman"/>
        </w:rPr>
        <w:t>via these parameters</w:t>
      </w:r>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r w:rsidR="00EE38BF">
        <w:rPr>
          <w:rFonts w:ascii="Times New Roman" w:hAnsi="Times New Roman" w:cs="Times New Roman"/>
        </w:rPr>
        <w:t xml:space="preserve"> </w:t>
      </w:r>
      <w:r w:rsidR="00C963EC">
        <w:rPr>
          <w:rFonts w:ascii="Times New Roman" w:hAnsi="Times New Roman" w:cs="Times New Roman"/>
        </w:rPr>
        <w:t xml:space="preserve">was instantiated by turning on the </w:t>
      </w:r>
      <w:r w:rsidR="00854B95">
        <w:rPr>
          <w:rFonts w:ascii="Times New Roman" w:hAnsi="Times New Roman" w:cs="Times New Roman"/>
        </w:rPr>
        <w:t>Small Vertical Separation unit in the Arc Apex-Obstacle Gap group</w:t>
      </w:r>
      <w:r w:rsidR="0020030E">
        <w:rPr>
          <w:rFonts w:ascii="Times New Roman" w:hAnsi="Times New Roman" w:cs="Times New Roman"/>
        </w:rPr>
        <w:t xml:space="preserve"> whenever arced motion occurred over barriers</w:t>
      </w:r>
      <w:r w:rsidR="00854B95">
        <w:rPr>
          <w:rFonts w:ascii="Times New Roman" w:hAnsi="Times New Roman" w:cs="Times New Roman"/>
        </w:rPr>
        <w:t xml:space="preserve">. </w:t>
      </w:r>
    </w:p>
    <w:p w14:paraId="194948BC" w14:textId="669CEC2A" w:rsidR="00076BA6" w:rsidRDefault="00473BD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studies </w:t>
      </w:r>
      <w:r w:rsidR="009F1E54">
        <w:rPr>
          <w:rFonts w:ascii="Times New Roman" w:hAnsi="Times New Roman" w:cs="Times New Roman"/>
        </w:rPr>
        <w:t>associated with</w:t>
      </w:r>
      <w:r>
        <w:rPr>
          <w:rFonts w:ascii="Times New Roman" w:hAnsi="Times New Roman" w:cs="Times New Roman"/>
        </w:rPr>
        <w:t xml:space="preserve"> each of the five target findings</w:t>
      </w:r>
      <w:r w:rsidR="00161B73">
        <w:rPr>
          <w:rFonts w:ascii="Times New Roman" w:hAnsi="Times New Roman" w:cs="Times New Roman"/>
        </w:rPr>
        <w:t xml:space="preserve"> </w:t>
      </w:r>
      <w:r>
        <w:rPr>
          <w:rFonts w:ascii="Times New Roman" w:hAnsi="Times New Roman" w:cs="Times New Roman"/>
        </w:rPr>
        <w:t xml:space="preserve">tested infants at different ages, </w:t>
      </w:r>
      <w:r w:rsidR="001A6079">
        <w:rPr>
          <w:rFonts w:ascii="Times New Roman" w:hAnsi="Times New Roman" w:cs="Times New Roman"/>
        </w:rPr>
        <w:t xml:space="preserve">across the simulations presented here, </w:t>
      </w:r>
      <w:r>
        <w:rPr>
          <w:rFonts w:ascii="Times New Roman" w:hAnsi="Times New Roman" w:cs="Times New Roman"/>
        </w:rPr>
        <w:t>the</w:t>
      </w:r>
      <w:r w:rsidR="005319EB">
        <w:rPr>
          <w:rFonts w:ascii="Times New Roman" w:hAnsi="Times New Roman" w:cs="Times New Roman"/>
        </w:rPr>
        <w:t xml:space="preserve"> length of the pretraining phase</w:t>
      </w:r>
      <w:r w:rsidR="001A6079">
        <w:rPr>
          <w:rFonts w:ascii="Times New Roman" w:hAnsi="Times New Roman" w:cs="Times New Roman"/>
        </w:rPr>
        <w:t xml:space="preserve"> was</w:t>
      </w:r>
      <w:r w:rsidR="005319EB">
        <w:rPr>
          <w:rFonts w:ascii="Times New Roman" w:hAnsi="Times New Roman" w:cs="Times New Roman"/>
        </w:rPr>
        <w:t xml:space="preserve"> </w:t>
      </w:r>
      <w:r w:rsidR="001A6079">
        <w:rPr>
          <w:rFonts w:ascii="Times New Roman" w:hAnsi="Times New Roman" w:cs="Times New Roman"/>
        </w:rPr>
        <w:t xml:space="preserve">varied in such a way </w:t>
      </w:r>
      <w:r w:rsidR="00452801">
        <w:rPr>
          <w:rFonts w:ascii="Times New Roman" w:hAnsi="Times New Roman" w:cs="Times New Roman"/>
        </w:rPr>
        <w:t>that simulations</w:t>
      </w:r>
      <w:r w:rsidR="005B4EEF">
        <w:rPr>
          <w:rFonts w:ascii="Times New Roman" w:hAnsi="Times New Roman" w:cs="Times New Roman"/>
        </w:rPr>
        <w:t xml:space="preserve"> </w:t>
      </w:r>
      <w:r w:rsidR="00564104">
        <w:rPr>
          <w:rFonts w:ascii="Times New Roman" w:hAnsi="Times New Roman" w:cs="Times New Roman"/>
        </w:rPr>
        <w:t>corresponding</w:t>
      </w:r>
      <w:r w:rsidR="005B4EEF">
        <w:rPr>
          <w:rFonts w:ascii="Times New Roman" w:hAnsi="Times New Roman" w:cs="Times New Roman"/>
        </w:rPr>
        <w:t xml:space="preserve"> to studies that tested older ages received </w:t>
      </w:r>
      <w:r w:rsidR="00564104">
        <w:rPr>
          <w:rFonts w:ascii="Times New Roman" w:hAnsi="Times New Roman" w:cs="Times New Roman"/>
        </w:rPr>
        <w:t xml:space="preserve">proportionally </w:t>
      </w:r>
      <w:r w:rsidR="005B4EEF">
        <w:rPr>
          <w:rFonts w:ascii="Times New Roman" w:hAnsi="Times New Roman" w:cs="Times New Roman"/>
        </w:rPr>
        <w:t xml:space="preserve">more </w:t>
      </w:r>
      <w:r w:rsidR="001A6079">
        <w:rPr>
          <w:rFonts w:ascii="Times New Roman" w:hAnsi="Times New Roman" w:cs="Times New Roman"/>
        </w:rPr>
        <w:t>pretraining</w:t>
      </w:r>
      <w:r w:rsidR="00EE38BF">
        <w:rPr>
          <w:rFonts w:ascii="Times New Roman" w:hAnsi="Times New Roman" w:cs="Times New Roman"/>
        </w:rPr>
        <w:t xml:space="preserve"> than </w:t>
      </w:r>
      <w:r w:rsidR="00F52CFE">
        <w:rPr>
          <w:rFonts w:ascii="Times New Roman" w:hAnsi="Times New Roman" w:cs="Times New Roman"/>
        </w:rPr>
        <w:t>simul</w:t>
      </w:r>
      <w:r w:rsidR="00A24C05">
        <w:rPr>
          <w:rFonts w:ascii="Times New Roman" w:hAnsi="Times New Roman" w:cs="Times New Roman"/>
        </w:rPr>
        <w:t>ations of</w:t>
      </w:r>
      <w:r w:rsidR="00EE38BF">
        <w:rPr>
          <w:rFonts w:ascii="Times New Roman" w:hAnsi="Times New Roman" w:cs="Times New Roman"/>
        </w:rPr>
        <w:t xml:space="preserve"> studies that tested younger infants</w:t>
      </w:r>
      <w:r w:rsidR="005B4EEF">
        <w:rPr>
          <w:rFonts w:ascii="Times New Roman" w:hAnsi="Times New Roman" w:cs="Times New Roman"/>
        </w:rPr>
        <w:t xml:space="preserve">. </w:t>
      </w:r>
      <w:r w:rsidR="003D5226">
        <w:rPr>
          <w:rFonts w:ascii="Times New Roman" w:hAnsi="Times New Roman" w:cs="Times New Roman"/>
        </w:rPr>
        <w:t xml:space="preserve">In particular, the length of the pretraining phase was set to </w:t>
      </w:r>
      <w:r w:rsidR="00F52CFE">
        <w:rPr>
          <w:rFonts w:ascii="Times New Roman" w:hAnsi="Times New Roman" w:cs="Times New Roman"/>
        </w:rPr>
        <w:t>900</w:t>
      </w:r>
      <w:r w:rsidR="003D5226">
        <w:rPr>
          <w:rFonts w:ascii="Times New Roman" w:hAnsi="Times New Roman" w:cs="Times New Roman"/>
        </w:rPr>
        <w:t xml:space="preserve"> </w:t>
      </w:r>
      <w:r w:rsidR="007A0022">
        <w:rPr>
          <w:rFonts w:ascii="Times New Roman" w:hAnsi="Times New Roman" w:cs="Times New Roman"/>
        </w:rPr>
        <w:t xml:space="preserve">for simulations of </w:t>
      </w:r>
      <w:r w:rsidR="003D5226">
        <w:rPr>
          <w:rFonts w:ascii="Times New Roman" w:hAnsi="Times New Roman" w:cs="Times New Roman"/>
        </w:rPr>
        <w:t xml:space="preserve">target findings </w:t>
      </w:r>
      <w:r w:rsidR="003D5226">
        <w:rPr>
          <w:rFonts w:ascii="Times New Roman" w:hAnsi="Times New Roman" w:cs="Times New Roman"/>
        </w:rPr>
        <w:lastRenderedPageBreak/>
        <w:t>typically associated with studies that tested 12-month-olds</w:t>
      </w:r>
      <w:r w:rsidR="00452801">
        <w:rPr>
          <w:rFonts w:ascii="Times New Roman" w:hAnsi="Times New Roman" w:cs="Times New Roman"/>
        </w:rPr>
        <w:t xml:space="preserve"> </w:t>
      </w:r>
      <w:r w:rsidR="004C2B8E">
        <w:rPr>
          <w:rFonts w:ascii="Times New Roman" w:hAnsi="Times New Roman" w:cs="Times New Roman"/>
        </w:rPr>
        <w:t xml:space="preserve">(e.g., Gergely et al., 1995; Csibra et al., 2003), </w:t>
      </w:r>
      <w:r w:rsidR="00B26DED">
        <w:rPr>
          <w:rFonts w:ascii="Times New Roman" w:hAnsi="Times New Roman" w:cs="Times New Roman"/>
        </w:rPr>
        <w:t xml:space="preserve">to </w:t>
      </w:r>
      <w:r w:rsidR="00A24C05">
        <w:rPr>
          <w:rFonts w:ascii="Times New Roman" w:hAnsi="Times New Roman" w:cs="Times New Roman"/>
        </w:rPr>
        <w:t>675</w:t>
      </w:r>
      <w:r w:rsidR="007A0022">
        <w:rPr>
          <w:rFonts w:ascii="Times New Roman" w:hAnsi="Times New Roman" w:cs="Times New Roman"/>
        </w:rPr>
        <w:t xml:space="preserve"> for simulations </w:t>
      </w:r>
      <w:r w:rsidR="00EE2BEA">
        <w:rPr>
          <w:rFonts w:ascii="Times New Roman" w:hAnsi="Times New Roman" w:cs="Times New Roman"/>
        </w:rPr>
        <w:t xml:space="preserve">of </w:t>
      </w:r>
      <w:r w:rsidR="007A0022">
        <w:rPr>
          <w:rFonts w:ascii="Times New Roman" w:hAnsi="Times New Roman" w:cs="Times New Roman"/>
        </w:rPr>
        <w:t xml:space="preserve">studies that tested 9-month-olds </w:t>
      </w:r>
      <w:r w:rsidR="00EE2BEA">
        <w:rPr>
          <w:rFonts w:ascii="Times New Roman" w:hAnsi="Times New Roman" w:cs="Times New Roman"/>
        </w:rPr>
        <w:t xml:space="preserve">(e.g.., Csibra et al., 1999), to </w:t>
      </w:r>
      <w:r w:rsidR="00A24C05">
        <w:rPr>
          <w:rFonts w:ascii="Times New Roman" w:hAnsi="Times New Roman" w:cs="Times New Roman"/>
        </w:rPr>
        <w:t>450</w:t>
      </w:r>
      <w:r w:rsidR="00EE2BEA">
        <w:rPr>
          <w:rFonts w:ascii="Times New Roman" w:hAnsi="Times New Roman" w:cs="Times New Roman"/>
        </w:rPr>
        <w:t xml:space="preserve"> for simulations of studies that tested 6-month-olds (e.g., Liu &amp; Spelke, 2017),</w:t>
      </w:r>
      <w:r w:rsidR="006F2773">
        <w:rPr>
          <w:rFonts w:ascii="Times New Roman" w:hAnsi="Times New Roman" w:cs="Times New Roman"/>
        </w:rPr>
        <w:t xml:space="preserve"> and to </w:t>
      </w:r>
      <w:r w:rsidR="00A24C05">
        <w:rPr>
          <w:rFonts w:ascii="Times New Roman" w:hAnsi="Times New Roman" w:cs="Times New Roman"/>
        </w:rPr>
        <w:t>225</w:t>
      </w:r>
      <w:r w:rsidR="006F2773">
        <w:rPr>
          <w:rFonts w:ascii="Times New Roman" w:hAnsi="Times New Roman" w:cs="Times New Roman"/>
        </w:rPr>
        <w:t xml:space="preserve"> for simulations of studies that tested 3-month-olds (e.g., Skerry et al., 2013).</w:t>
      </w:r>
      <w:r w:rsidR="00EE2BEA">
        <w:rPr>
          <w:rFonts w:ascii="Times New Roman" w:hAnsi="Times New Roman" w:cs="Times New Roman"/>
        </w:rPr>
        <w:t xml:space="preserve"> </w:t>
      </w:r>
      <w:r w:rsidR="009E3E0A">
        <w:rPr>
          <w:rFonts w:ascii="Times New Roman" w:hAnsi="Times New Roman" w:cs="Times New Roman"/>
        </w:rPr>
        <w:t xml:space="preserve">As with pretraining duration, the learning rate for </w:t>
      </w:r>
      <w:r w:rsidR="003D48D0">
        <w:rPr>
          <w:rFonts w:ascii="Times New Roman" w:hAnsi="Times New Roman" w:cs="Times New Roman"/>
        </w:rPr>
        <w:t xml:space="preserve">connections that did not instantiate a particular theoretical assumption varied </w:t>
      </w:r>
      <w:r w:rsidR="009A0566">
        <w:rPr>
          <w:rFonts w:ascii="Times New Roman" w:hAnsi="Times New Roman" w:cs="Times New Roman"/>
        </w:rPr>
        <w:t xml:space="preserve">systematically </w:t>
      </w:r>
      <w:r w:rsidR="003D48D0">
        <w:rPr>
          <w:rFonts w:ascii="Times New Roman" w:hAnsi="Times New Roman" w:cs="Times New Roman"/>
        </w:rPr>
        <w:t>across simulations</w:t>
      </w:r>
      <w:r w:rsidR="009A0566">
        <w:rPr>
          <w:rFonts w:ascii="Times New Roman" w:hAnsi="Times New Roman" w:cs="Times New Roman"/>
        </w:rPr>
        <w:t xml:space="preserve"> in accordance with the “age” of the model</w:t>
      </w:r>
      <w:r w:rsidR="003D48D0">
        <w:rPr>
          <w:rFonts w:ascii="Times New Roman" w:hAnsi="Times New Roman" w:cs="Times New Roman"/>
        </w:rPr>
        <w:t>. Specifically, a higher value for this parameter was used for older models</w:t>
      </w:r>
      <w:r w:rsidR="006F2773">
        <w:rPr>
          <w:rFonts w:ascii="Times New Roman" w:hAnsi="Times New Roman" w:cs="Times New Roman"/>
        </w:rPr>
        <w:t xml:space="preserve"> than </w:t>
      </w:r>
      <w:r w:rsidR="002A7E6A">
        <w:rPr>
          <w:rFonts w:ascii="Times New Roman" w:hAnsi="Times New Roman" w:cs="Times New Roman"/>
        </w:rPr>
        <w:t xml:space="preserve">younger </w:t>
      </w:r>
      <w:r w:rsidR="006F2773">
        <w:rPr>
          <w:rFonts w:ascii="Times New Roman" w:hAnsi="Times New Roman" w:cs="Times New Roman"/>
        </w:rPr>
        <w:t xml:space="preserve">models; this value was </w:t>
      </w:r>
      <w:r w:rsidR="002A7E6A">
        <w:rPr>
          <w:rFonts w:ascii="Times New Roman" w:hAnsi="Times New Roman" w:cs="Times New Roman"/>
        </w:rPr>
        <w:t xml:space="preserve">ranged from </w:t>
      </w:r>
      <w:r w:rsidR="007C0C5A">
        <w:rPr>
          <w:rFonts w:ascii="Times New Roman" w:hAnsi="Times New Roman" w:cs="Times New Roman"/>
        </w:rPr>
        <w:t>0.1</w:t>
      </w:r>
      <w:r w:rsidR="006F2773">
        <w:rPr>
          <w:rFonts w:ascii="Times New Roman" w:hAnsi="Times New Roman" w:cs="Times New Roman"/>
        </w:rPr>
        <w:t xml:space="preserve"> for </w:t>
      </w:r>
      <w:r w:rsidR="002A7E6A">
        <w:rPr>
          <w:rFonts w:ascii="Times New Roman" w:hAnsi="Times New Roman" w:cs="Times New Roman"/>
        </w:rPr>
        <w:t xml:space="preserve">the oldest </w:t>
      </w:r>
      <w:r w:rsidR="006F2773">
        <w:rPr>
          <w:rFonts w:ascii="Times New Roman" w:hAnsi="Times New Roman" w:cs="Times New Roman"/>
        </w:rPr>
        <w:t>models</w:t>
      </w:r>
      <w:r w:rsidR="00364F6F">
        <w:rPr>
          <w:rFonts w:ascii="Times New Roman" w:hAnsi="Times New Roman" w:cs="Times New Roman"/>
        </w:rPr>
        <w:t xml:space="preserve"> to 0.0</w:t>
      </w:r>
      <w:r w:rsidR="00FE10E3">
        <w:rPr>
          <w:rFonts w:ascii="Times New Roman" w:hAnsi="Times New Roman" w:cs="Times New Roman"/>
        </w:rPr>
        <w:t>5</w:t>
      </w:r>
      <w:r w:rsidR="00364F6F">
        <w:rPr>
          <w:rFonts w:ascii="Times New Roman" w:hAnsi="Times New Roman" w:cs="Times New Roman"/>
        </w:rPr>
        <w:t xml:space="preserve"> for </w:t>
      </w:r>
      <w:r w:rsidR="002A7E6A">
        <w:rPr>
          <w:rFonts w:ascii="Times New Roman" w:hAnsi="Times New Roman" w:cs="Times New Roman"/>
        </w:rPr>
        <w:t>the youngest models</w:t>
      </w:r>
      <w:r w:rsidR="003D48D0">
        <w:rPr>
          <w:rFonts w:ascii="Times New Roman" w:hAnsi="Times New Roman" w:cs="Times New Roman"/>
        </w:rPr>
        <w:t xml:space="preserve">. This implemented the assumption that </w:t>
      </w:r>
      <w:r w:rsidR="00090053">
        <w:rPr>
          <w:rFonts w:ascii="Times New Roman" w:hAnsi="Times New Roman" w:cs="Times New Roman"/>
        </w:rPr>
        <w:t>processing speed improves with age</w:t>
      </w:r>
      <w:r w:rsidR="003D48D0">
        <w:rPr>
          <w:rFonts w:ascii="Times New Roman" w:hAnsi="Times New Roman" w:cs="Times New Roman"/>
        </w:rPr>
        <w:t xml:space="preserve">.  </w:t>
      </w:r>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r w:rsidR="006F0CAC">
        <w:rPr>
          <w:rFonts w:ascii="Times New Roman" w:hAnsi="Times New Roman" w:cs="Times New Roman"/>
        </w:rPr>
        <w:t>8 and 12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r w:rsidR="006F0CAC">
        <w:rPr>
          <w:rFonts w:ascii="Times New Roman" w:hAnsi="Times New Roman" w:cs="Times New Roman"/>
        </w:rPr>
        <w:t>1</w:t>
      </w:r>
      <w:r w:rsidR="001A6079">
        <w:rPr>
          <w:rFonts w:ascii="Times New Roman" w:hAnsi="Times New Roman" w:cs="Times New Roman"/>
        </w:rPr>
        <w:t xml:space="preserve"> </w:t>
      </w:r>
      <w:r w:rsidR="00C54E36">
        <w:rPr>
          <w:rFonts w:ascii="Times New Roman" w:hAnsi="Times New Roman" w:cs="Times New Roman"/>
        </w:rPr>
        <w:t>(see below for details about the nature of the habituation experience for a given simulation)</w:t>
      </w:r>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r w:rsidR="001A6079">
        <w:rPr>
          <w:rFonts w:ascii="Times New Roman" w:hAnsi="Times New Roman" w:cs="Times New Roman"/>
        </w:rPr>
        <w:t xml:space="preserve">habituation </w:t>
      </w:r>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r w:rsidR="00CE7486">
        <w:rPr>
          <w:rFonts w:ascii="Times New Roman" w:hAnsi="Times New Roman" w:cs="Times New Roman"/>
        </w:rPr>
        <w:t xml:space="preserve"> were robust to particular values of this parameter.</w:t>
      </w:r>
      <w:r w:rsidR="00B203EF">
        <w:rPr>
          <w:rFonts w:ascii="Times New Roman" w:hAnsi="Times New Roman" w:cs="Times New Roman"/>
        </w:rPr>
        <w:t xml:space="preserve"> </w:t>
      </w:r>
    </w:p>
    <w:p w14:paraId="7A2DDE91" w14:textId="46A4F1A1" w:rsidR="00EC34A9"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r w:rsidR="00FF0FF5">
        <w:rPr>
          <w:rFonts w:ascii="Times New Roman" w:hAnsi="Times New Roman" w:cs="Times New Roman"/>
        </w:rPr>
        <w:t>This is consistent with existing developmental models</w:t>
      </w:r>
      <w:r w:rsidR="00864247">
        <w:rPr>
          <w:rFonts w:ascii="Times New Roman" w:hAnsi="Times New Roman" w:cs="Times New Roman"/>
        </w:rPr>
        <w:t xml:space="preserve">. </w:t>
      </w:r>
      <w:r w:rsidR="00A91FBA">
        <w:rPr>
          <w:rFonts w:ascii="Times New Roman" w:hAnsi="Times New Roman" w:cs="Times New Roman"/>
        </w:rPr>
        <w:t xml:space="preserve">As is typical in simulation studies that use autoencoder models like the current one (e.g., Benton, 2024, 2026; Benton &amp; Lapan, 2021; Benton &amp; Rakison, 2019; Mareschal et al., 2000; Quinn &amp; Johnson, 2000; Rakison &amp; Lupyan, 2008; Twomey &amp; Westermann, 2016), it is common to treat error as a proxy for looking such that greater network error corresponds to longer looking. </w:t>
      </w:r>
      <w:r w:rsidR="00E71E95">
        <w:rPr>
          <w:rFonts w:ascii="Times New Roman" w:hAnsi="Times New Roman" w:cs="Times New Roman"/>
        </w:rPr>
        <w:t xml:space="preserve">To understand why </w:t>
      </w:r>
      <w:r w:rsidR="00007D2D">
        <w:rPr>
          <w:rFonts w:ascii="Times New Roman" w:hAnsi="Times New Roman" w:cs="Times New Roman"/>
        </w:rPr>
        <w:t>such an interpretation is merited</w:t>
      </w:r>
      <w:r w:rsidR="00F52B7C">
        <w:rPr>
          <w:rFonts w:ascii="Times New Roman" w:hAnsi="Times New Roman" w:cs="Times New Roman"/>
        </w:rPr>
        <w:t xml:space="preserve">, </w:t>
      </w:r>
      <w:r w:rsidR="00E71E95">
        <w:rPr>
          <w:rFonts w:ascii="Times New Roman" w:hAnsi="Times New Roman" w:cs="Times New Roman"/>
        </w:rPr>
        <w:t xml:space="preserve">it is </w:t>
      </w:r>
      <w:r w:rsidR="00F52B7C">
        <w:rPr>
          <w:rFonts w:ascii="Times New Roman" w:hAnsi="Times New Roman" w:cs="Times New Roman"/>
        </w:rPr>
        <w:t>instructive briefly to consider</w:t>
      </w:r>
      <w:r w:rsidR="00E71E95">
        <w:rPr>
          <w:rFonts w:ascii="Times New Roman" w:hAnsi="Times New Roman" w:cs="Times New Roman"/>
        </w:rPr>
        <w:t xml:space="preserve"> the relation </w:t>
      </w:r>
      <w:r w:rsidR="0002365D">
        <w:rPr>
          <w:rFonts w:ascii="Times New Roman" w:hAnsi="Times New Roman" w:cs="Times New Roman"/>
        </w:rPr>
        <w:t>between</w:t>
      </w:r>
      <w:r w:rsidR="00671B15">
        <w:rPr>
          <w:rFonts w:ascii="Times New Roman" w:hAnsi="Times New Roman" w:cs="Times New Roman"/>
        </w:rPr>
        <w:t xml:space="preserve"> existing proposals of what looking behavior means in habituation studies</w:t>
      </w:r>
      <w:r w:rsidR="0002365D">
        <w:rPr>
          <w:rFonts w:ascii="Times New Roman" w:hAnsi="Times New Roman" w:cs="Times New Roman"/>
        </w:rPr>
        <w:t xml:space="preserve"> </w:t>
      </w:r>
      <w:r w:rsidR="00E71E95">
        <w:rPr>
          <w:rFonts w:ascii="Times New Roman" w:hAnsi="Times New Roman" w:cs="Times New Roman"/>
        </w:rPr>
        <w:t>and</w:t>
      </w:r>
      <w:r w:rsidR="00F52B7C">
        <w:rPr>
          <w:rFonts w:ascii="Times New Roman" w:hAnsi="Times New Roman" w:cs="Times New Roman"/>
        </w:rPr>
        <w:t xml:space="preserve"> the nature of learning in autoencoder models.</w:t>
      </w:r>
      <w:r w:rsidR="00E71E95">
        <w:rPr>
          <w:rFonts w:ascii="Times New Roman" w:hAnsi="Times New Roman" w:cs="Times New Roman"/>
        </w:rPr>
        <w:t xml:space="preserve"> </w:t>
      </w:r>
      <w:r w:rsidR="003E737D">
        <w:rPr>
          <w:rFonts w:ascii="Times New Roman" w:hAnsi="Times New Roman" w:cs="Times New Roman"/>
        </w:rPr>
        <w:t xml:space="preserve">According to one </w:t>
      </w:r>
      <w:r w:rsidR="00751298">
        <w:rPr>
          <w:rFonts w:ascii="Times New Roman" w:hAnsi="Times New Roman" w:cs="Times New Roman"/>
        </w:rPr>
        <w:t xml:space="preserve">high-profile </w:t>
      </w:r>
      <w:r w:rsidR="003E737D">
        <w:rPr>
          <w:rFonts w:ascii="Times New Roman" w:hAnsi="Times New Roman" w:cs="Times New Roman"/>
        </w:rPr>
        <w:t>model</w:t>
      </w:r>
      <w:r w:rsidR="00751298">
        <w:rPr>
          <w:rFonts w:ascii="Times New Roman" w:hAnsi="Times New Roman" w:cs="Times New Roman"/>
        </w:rPr>
        <w:t xml:space="preserve"> that continues to influence how developmental cognitive scientists construe infant looking</w:t>
      </w:r>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 xml:space="preserve">habituation is a </w:t>
      </w:r>
      <w:r w:rsidR="008A22C6">
        <w:rPr>
          <w:rFonts w:ascii="Times New Roman" w:hAnsi="Times New Roman" w:cs="Times New Roman"/>
        </w:rPr>
        <w:lastRenderedPageBreak/>
        <w:t>process</w:t>
      </w:r>
      <w:r w:rsidR="00C26EA0">
        <w:rPr>
          <w:rFonts w:ascii="Times New Roman" w:hAnsi="Times New Roman" w:cs="Times New Roman"/>
        </w:rPr>
        <w:t xml:space="preserve"> in which</w:t>
      </w:r>
      <w:r w:rsidR="00671B15">
        <w:rPr>
          <w:rFonts w:ascii="Times New Roman" w:hAnsi="Times New Roman" w:cs="Times New Roman"/>
        </w:rPr>
        <w:t xml:space="preserve"> a</w:t>
      </w:r>
      <w:r w:rsidR="00C26EA0">
        <w:rPr>
          <w:rFonts w:ascii="Times New Roman" w:hAnsi="Times New Roman" w:cs="Times New Roman"/>
        </w:rPr>
        <w:t xml:space="preserve"> learner</w:t>
      </w:r>
      <w:r w:rsidR="00671B15">
        <w:rPr>
          <w:rFonts w:ascii="Times New Roman" w:hAnsi="Times New Roman" w:cs="Times New Roman"/>
        </w:rPr>
        <w:t>’</w:t>
      </w:r>
      <w:r w:rsidR="00C26EA0">
        <w:rPr>
          <w:rFonts w:ascii="Times New Roman" w:hAnsi="Times New Roman" w:cs="Times New Roman"/>
        </w:rPr>
        <w:t>s</w:t>
      </w:r>
      <w:r w:rsidR="00671B15">
        <w:rPr>
          <w:rFonts w:ascii="Times New Roman" w:hAnsi="Times New Roman" w:cs="Times New Roman"/>
        </w:rPr>
        <w:t xml:space="preserve"> internal representation of an external stimulus is</w:t>
      </w:r>
      <w:r w:rsidR="009D0459">
        <w:rPr>
          <w:rFonts w:ascii="Times New Roman" w:hAnsi="Times New Roman" w:cs="Times New Roman"/>
        </w:rPr>
        <w:t xml:space="preserve"> gradually adjust</w:t>
      </w:r>
      <w:r w:rsidR="00671B15">
        <w:rPr>
          <w:rFonts w:ascii="Times New Roman" w:hAnsi="Times New Roman" w:cs="Times New Roman"/>
        </w:rPr>
        <w:t>ed</w:t>
      </w:r>
      <w:r w:rsidR="009D0459">
        <w:rPr>
          <w:rFonts w:ascii="Times New Roman" w:hAnsi="Times New Roman" w:cs="Times New Roman"/>
        </w:rPr>
        <w:t xml:space="preserve"> until </w:t>
      </w:r>
      <w:r w:rsidR="00671B15">
        <w:rPr>
          <w:rFonts w:ascii="Times New Roman" w:hAnsi="Times New Roman" w:cs="Times New Roman"/>
        </w:rPr>
        <w:t xml:space="preserve">there is a meaningful match between </w:t>
      </w:r>
      <w:r w:rsidR="0039023B">
        <w:rPr>
          <w:rFonts w:ascii="Times New Roman" w:hAnsi="Times New Roman" w:cs="Times New Roman"/>
        </w:rPr>
        <w:t>it and the</w:t>
      </w:r>
      <w:r w:rsidR="005D567A">
        <w:rPr>
          <w:rFonts w:ascii="Times New Roman" w:hAnsi="Times New Roman" w:cs="Times New Roman"/>
        </w:rPr>
        <w:t xml:space="preserve"> </w:t>
      </w:r>
      <w:r w:rsidR="00671B15">
        <w:rPr>
          <w:rFonts w:ascii="Times New Roman" w:hAnsi="Times New Roman" w:cs="Times New Roman"/>
        </w:rPr>
        <w:t>external stimulus.</w:t>
      </w:r>
      <w:r w:rsidR="005D29D3">
        <w:rPr>
          <w:rFonts w:ascii="Times New Roman" w:hAnsi="Times New Roman" w:cs="Times New Roman"/>
        </w:rPr>
        <w:t xml:space="preserve"> Given that </w:t>
      </w:r>
      <w:r w:rsidR="0039023B">
        <w:rPr>
          <w:rFonts w:ascii="Times New Roman" w:hAnsi="Times New Roman" w:cs="Times New Roman"/>
        </w:rPr>
        <w:t>time is needed for an internal representation to be constructed</w:t>
      </w:r>
      <w:r w:rsidR="005D29D3">
        <w:rPr>
          <w:rFonts w:ascii="Times New Roman" w:hAnsi="Times New Roman" w:cs="Times New Roman"/>
        </w:rPr>
        <w:t>,</w:t>
      </w:r>
      <w:r w:rsidR="00A26747">
        <w:rPr>
          <w:rFonts w:ascii="Times New Roman" w:hAnsi="Times New Roman" w:cs="Times New Roman"/>
        </w:rPr>
        <w:t xml:space="preserve"> during the first few trials of the habituation phase</w:t>
      </w:r>
      <w:r w:rsidR="005D29D3">
        <w:rPr>
          <w:rFonts w:ascii="Times New Roman" w:hAnsi="Times New Roman" w:cs="Times New Roman"/>
        </w:rPr>
        <w:t xml:space="preserve"> there will be a discrepancy between this representation and the external stimulus. </w:t>
      </w:r>
      <w:r w:rsidR="00824236">
        <w:rPr>
          <w:rFonts w:ascii="Times New Roman" w:hAnsi="Times New Roman" w:cs="Times New Roman"/>
        </w:rPr>
        <w:t xml:space="preserve">A consequence of this is that infants will continue attending to—and thus </w:t>
      </w:r>
      <w:r w:rsidR="009360BC">
        <w:rPr>
          <w:rFonts w:ascii="Times New Roman" w:hAnsi="Times New Roman" w:cs="Times New Roman"/>
        </w:rPr>
        <w:t>refining</w:t>
      </w:r>
      <w:r w:rsidR="00243D19">
        <w:rPr>
          <w:rFonts w:ascii="Times New Roman" w:hAnsi="Times New Roman" w:cs="Times New Roman"/>
        </w:rPr>
        <w:t xml:space="preserve"> their</w:t>
      </w:r>
      <w:r w:rsidR="00824236">
        <w:rPr>
          <w:rFonts w:ascii="Times New Roman" w:hAnsi="Times New Roman" w:cs="Times New Roman"/>
        </w:rPr>
        <w:t xml:space="preserve"> internal representation of—the external stimulus.  </w:t>
      </w:r>
      <w:r w:rsidR="00723920">
        <w:rPr>
          <w:rFonts w:ascii="Times New Roman" w:hAnsi="Times New Roman" w:cs="Times New Roman"/>
        </w:rPr>
        <w:t>It is only when the</w:t>
      </w:r>
      <w:r w:rsidR="00E32B52">
        <w:rPr>
          <w:rFonts w:ascii="Times New Roman" w:hAnsi="Times New Roman" w:cs="Times New Roman"/>
        </w:rPr>
        <w:t xml:space="preserve"> discrepancy</w:t>
      </w:r>
      <w:r w:rsidR="005D567A">
        <w:rPr>
          <w:rFonts w:ascii="Times New Roman" w:hAnsi="Times New Roman" w:cs="Times New Roman"/>
        </w:rPr>
        <w:t xml:space="preserve"> between infants’ internal representations of an external stimulus and the external stimulus itself</w:t>
      </w:r>
      <w:r w:rsidR="00E32B52">
        <w:rPr>
          <w:rFonts w:ascii="Times New Roman" w:hAnsi="Times New Roman" w:cs="Times New Roman"/>
        </w:rPr>
        <w:t xml:space="preserve"> is resolved </w:t>
      </w:r>
      <w:r w:rsidR="00723920">
        <w:rPr>
          <w:rFonts w:ascii="Times New Roman" w:hAnsi="Times New Roman" w:cs="Times New Roman"/>
        </w:rPr>
        <w:t xml:space="preserve">that infants </w:t>
      </w:r>
      <w:r w:rsidR="0048221D">
        <w:rPr>
          <w:rFonts w:ascii="Times New Roman" w:hAnsi="Times New Roman" w:cs="Times New Roman"/>
        </w:rPr>
        <w:t xml:space="preserve">are thought to </w:t>
      </w:r>
      <w:r w:rsidR="00723920">
        <w:rPr>
          <w:rFonts w:ascii="Times New Roman" w:hAnsi="Times New Roman" w:cs="Times New Roman"/>
        </w:rPr>
        <w:t xml:space="preserve">disengage from the external stimulus and turn their attention </w:t>
      </w:r>
      <w:r w:rsidR="009D49F1">
        <w:rPr>
          <w:rFonts w:ascii="Times New Roman" w:hAnsi="Times New Roman" w:cs="Times New Roman"/>
        </w:rPr>
        <w:t>elsewhere</w:t>
      </w:r>
      <w:r w:rsidR="00723920">
        <w:rPr>
          <w:rFonts w:ascii="Times New Roman" w:hAnsi="Times New Roman" w:cs="Times New Roman"/>
        </w:rPr>
        <w:t xml:space="preserve">. </w:t>
      </w:r>
    </w:p>
    <w:p w14:paraId="56CB88D3" w14:textId="437F6CB5" w:rsidR="001547A5" w:rsidRDefault="008F2452" w:rsidP="007F7477">
      <w:pPr>
        <w:spacing w:line="480" w:lineRule="auto"/>
        <w:ind w:firstLine="720"/>
        <w:contextualSpacing/>
        <w:rPr>
          <w:rFonts w:ascii="Times New Roman" w:hAnsi="Times New Roman" w:cs="Times New Roman"/>
        </w:rPr>
      </w:pPr>
      <w:r>
        <w:rPr>
          <w:rFonts w:ascii="Times New Roman" w:hAnsi="Times New Roman" w:cs="Times New Roman"/>
        </w:rPr>
        <w:t>An analogous</w:t>
      </w:r>
      <w:r w:rsidR="009915E8">
        <w:rPr>
          <w:rFonts w:ascii="Times New Roman" w:hAnsi="Times New Roman" w:cs="Times New Roman"/>
        </w:rPr>
        <w:t xml:space="preserve"> process </w:t>
      </w:r>
      <w:r>
        <w:rPr>
          <w:rFonts w:ascii="Times New Roman" w:hAnsi="Times New Roman" w:cs="Times New Roman"/>
        </w:rPr>
        <w:t>occurs in</w:t>
      </w:r>
      <w:r w:rsidR="009915E8">
        <w:rPr>
          <w:rFonts w:ascii="Times New Roman" w:hAnsi="Times New Roman" w:cs="Times New Roman"/>
        </w:rPr>
        <w:t xml:space="preserve"> autoencoder models. Recall that </w:t>
      </w:r>
      <w:r w:rsidR="00661DFC">
        <w:rPr>
          <w:rFonts w:ascii="Times New Roman" w:hAnsi="Times New Roman" w:cs="Times New Roman"/>
        </w:rPr>
        <w:t>these</w:t>
      </w:r>
      <w:r w:rsidR="00DD265A">
        <w:rPr>
          <w:rFonts w:ascii="Times New Roman" w:hAnsi="Times New Roman" w:cs="Times New Roman"/>
        </w:rPr>
        <w:t xml:space="preserve"> models are tasked with reproducing</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r w:rsidR="00354B64">
        <w:rPr>
          <w:rFonts w:ascii="Times New Roman" w:hAnsi="Times New Roman" w:cs="Times New Roman"/>
        </w:rPr>
        <w:t xml:space="preserve"> This input is akin to an external stimulus. To achieve this </w:t>
      </w:r>
      <w:r w:rsidR="000A0E69">
        <w:rPr>
          <w:rFonts w:ascii="Times New Roman" w:hAnsi="Times New Roman" w:cs="Times New Roman"/>
        </w:rPr>
        <w:t>objective, these</w:t>
      </w:r>
      <w:r w:rsidR="00354B64">
        <w:rPr>
          <w:rFonts w:ascii="Times New Roman" w:hAnsi="Times New Roman" w:cs="Times New Roman"/>
        </w:rPr>
        <w:t xml:space="preserve"> networks must</w:t>
      </w:r>
      <w:r w:rsidR="00863608">
        <w:rPr>
          <w:rFonts w:ascii="Times New Roman" w:hAnsi="Times New Roman" w:cs="Times New Roman"/>
        </w:rPr>
        <w:t xml:space="preserve"> gradually </w:t>
      </w:r>
      <w:r w:rsidR="00354B64">
        <w:rPr>
          <w:rFonts w:ascii="Times New Roman" w:hAnsi="Times New Roman" w:cs="Times New Roman"/>
        </w:rPr>
        <w:t>adjust their</w:t>
      </w:r>
      <w:r w:rsidR="00863608">
        <w:rPr>
          <w:rFonts w:ascii="Times New Roman" w:hAnsi="Times New Roman" w:cs="Times New Roman"/>
        </w:rPr>
        <w:t xml:space="preserve"> </w:t>
      </w:r>
      <w:r w:rsidR="0081258F">
        <w:rPr>
          <w:rFonts w:ascii="Times New Roman" w:hAnsi="Times New Roman" w:cs="Times New Roman"/>
        </w:rPr>
        <w:t>“</w:t>
      </w:r>
      <w:r w:rsidR="00E10136">
        <w:rPr>
          <w:rFonts w:ascii="Times New Roman" w:hAnsi="Times New Roman" w:cs="Times New Roman"/>
        </w:rPr>
        <w:t>hidden</w:t>
      </w:r>
      <w:r w:rsidR="0081258F">
        <w:rPr>
          <w:rFonts w:ascii="Times New Roman" w:hAnsi="Times New Roman" w:cs="Times New Roman"/>
        </w:rPr>
        <w:t>”</w:t>
      </w:r>
      <w:r w:rsidR="00863608">
        <w:rPr>
          <w:rFonts w:ascii="Times New Roman" w:hAnsi="Times New Roman" w:cs="Times New Roman"/>
        </w:rPr>
        <w:t xml:space="preserve"> representations</w:t>
      </w:r>
      <w:r w:rsidR="00E50B4C">
        <w:rPr>
          <w:rFonts w:ascii="Times New Roman" w:hAnsi="Times New Roman" w:cs="Times New Roman"/>
        </w:rPr>
        <w:t xml:space="preserve"> </w:t>
      </w:r>
      <w:r w:rsidR="00863608">
        <w:rPr>
          <w:rFonts w:ascii="Times New Roman" w:hAnsi="Times New Roman" w:cs="Times New Roman"/>
        </w:rPr>
        <w:t xml:space="preserve">until </w:t>
      </w:r>
      <w:r w:rsidR="0081258F">
        <w:rPr>
          <w:rFonts w:ascii="Times New Roman" w:hAnsi="Times New Roman" w:cs="Times New Roman"/>
        </w:rPr>
        <w:t xml:space="preserve">they are </w:t>
      </w:r>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the model’s internal representation of the input. </w:t>
      </w:r>
      <w:r w:rsidR="000A0E69">
        <w:rPr>
          <w:rFonts w:ascii="Times New Roman" w:hAnsi="Times New Roman" w:cs="Times New Roman"/>
        </w:rPr>
        <w:t>Given that learning continues until the network is able reliably to reproduce the input at the output layer</w:t>
      </w:r>
      <w:r w:rsidR="00630D64">
        <w:rPr>
          <w:rFonts w:ascii="Times New Roman" w:hAnsi="Times New Roman" w:cs="Times New Roman"/>
        </w:rPr>
        <w:t>,</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r w:rsidR="000A0E69">
        <w:rPr>
          <w:rFonts w:ascii="Times New Roman" w:hAnsi="Times New Roman" w:cs="Times New Roman"/>
        </w:rPr>
        <w:t>much like infant looking to an external stimulus will remain high</w:t>
      </w:r>
      <w:r w:rsidR="00E10136">
        <w:rPr>
          <w:rFonts w:ascii="Times New Roman" w:hAnsi="Times New Roman" w:cs="Times New Roman"/>
        </w:rPr>
        <w:t>)</w:t>
      </w:r>
      <w:r w:rsidR="00FD7FD0">
        <w:rPr>
          <w:rFonts w:ascii="Times New Roman" w:hAnsi="Times New Roman" w:cs="Times New Roman"/>
        </w:rPr>
        <w:t xml:space="preserve"> until the discrepancy</w:t>
      </w:r>
      <w:r w:rsidR="00F155D1">
        <w:rPr>
          <w:rFonts w:ascii="Times New Roman" w:hAnsi="Times New Roman" w:cs="Times New Roman"/>
        </w:rPr>
        <w:t xml:space="preserve"> between the input and the model’s representation of it is resolved.</w:t>
      </w:r>
      <w:r w:rsidR="00FD7FD0">
        <w:rPr>
          <w:rFonts w:ascii="Times New Roman" w:hAnsi="Times New Roman" w:cs="Times New Roman"/>
        </w:rPr>
        <w:t xml:space="preserve"> </w:t>
      </w:r>
    </w:p>
    <w:p w14:paraId="360CBDC1" w14:textId="6007AB92" w:rsidR="00CE5085" w:rsidRDefault="001D4A75" w:rsidP="007F7477">
      <w:pPr>
        <w:spacing w:line="480" w:lineRule="auto"/>
        <w:ind w:firstLine="720"/>
        <w:contextualSpacing/>
        <w:rPr>
          <w:rFonts w:ascii="Times New Roman" w:hAnsi="Times New Roman" w:cs="Times New Roman"/>
        </w:rPr>
      </w:pPr>
      <w:r>
        <w:rPr>
          <w:rFonts w:ascii="Times New Roman" w:hAnsi="Times New Roman" w:cs="Times New Roman"/>
        </w:rPr>
        <w:t>The aim</w:t>
      </w:r>
      <w:r w:rsidR="00457D05">
        <w:rPr>
          <w:rFonts w:ascii="Times New Roman" w:hAnsi="Times New Roman" w:cs="Times New Roman"/>
        </w:rPr>
        <w:t>s</w:t>
      </w:r>
      <w:r>
        <w:rPr>
          <w:rFonts w:ascii="Times New Roman" w:hAnsi="Times New Roman" w:cs="Times New Roman"/>
        </w:rPr>
        <w:t xml:space="preserve"> of the following simulations were </w:t>
      </w:r>
      <w:r w:rsidR="009F2657">
        <w:rPr>
          <w:rFonts w:ascii="Times New Roman" w:hAnsi="Times New Roman" w:cs="Times New Roman"/>
        </w:rPr>
        <w:t>threefold</w:t>
      </w:r>
      <w:r>
        <w:rPr>
          <w:rFonts w:ascii="Times New Roman" w:hAnsi="Times New Roman" w:cs="Times New Roman"/>
        </w:rPr>
        <w:t xml:space="preserve">. </w:t>
      </w:r>
      <w:r w:rsidR="00D4193A">
        <w:rPr>
          <w:rFonts w:ascii="Times New Roman" w:hAnsi="Times New Roman" w:cs="Times New Roman"/>
        </w:rPr>
        <w:t>The first</w:t>
      </w:r>
      <w:r w:rsidR="00A94D82">
        <w:rPr>
          <w:rFonts w:ascii="Times New Roman" w:hAnsi="Times New Roman" w:cs="Times New Roman"/>
        </w:rPr>
        <w:t>—and most important—</w:t>
      </w:r>
      <w:r w:rsidR="00E31864">
        <w:rPr>
          <w:rFonts w:ascii="Times New Roman" w:hAnsi="Times New Roman" w:cs="Times New Roman"/>
        </w:rPr>
        <w:t>aim</w:t>
      </w:r>
      <w:r w:rsidR="00D4193A">
        <w:rPr>
          <w:rFonts w:ascii="Times New Roman" w:hAnsi="Times New Roman" w:cs="Times New Roman"/>
        </w:rPr>
        <w:t xml:space="preserve"> was </w:t>
      </w:r>
      <w:r>
        <w:rPr>
          <w:rFonts w:ascii="Times New Roman" w:hAnsi="Times New Roman" w:cs="Times New Roman"/>
        </w:rPr>
        <w:t xml:space="preserve">to determine whether </w:t>
      </w:r>
      <w:r w:rsidR="00102DDA">
        <w:rPr>
          <w:rFonts w:ascii="Times New Roman" w:hAnsi="Times New Roman" w:cs="Times New Roman"/>
        </w:rPr>
        <w:t xml:space="preserve">ALIAS—a connectionist computational instantiation of the </w:t>
      </w:r>
      <w:r w:rsidR="00A94D82">
        <w:rPr>
          <w:rFonts w:ascii="Times New Roman" w:hAnsi="Times New Roman" w:cs="Times New Roman"/>
        </w:rPr>
        <w:t xml:space="preserve">current </w:t>
      </w:r>
      <w:r w:rsidR="00102DDA">
        <w:rPr>
          <w:rFonts w:ascii="Times New Roman" w:hAnsi="Times New Roman" w:cs="Times New Roman"/>
        </w:rPr>
        <w:t xml:space="preserve">proposal—is sufficient to account for a range of key findings </w:t>
      </w:r>
      <w:r w:rsidR="00785EE2">
        <w:rPr>
          <w:rFonts w:ascii="Times New Roman" w:hAnsi="Times New Roman" w:cs="Times New Roman"/>
        </w:rPr>
        <w:t xml:space="preserve">in </w:t>
      </w:r>
      <w:r w:rsidR="00102DDA">
        <w:rPr>
          <w:rFonts w:ascii="Times New Roman" w:hAnsi="Times New Roman" w:cs="Times New Roman"/>
        </w:rPr>
        <w:t xml:space="preserve">studies that putatively assess infants’ </w:t>
      </w:r>
      <w:ins w:id="588" w:author="Benton, Deon" w:date="2026-05-16T15:39:00Z" w16du:dateUtc="2026-05-16T20:39:00Z">
        <w:r w:rsidR="00DB0881">
          <w:rPr>
            <w:rFonts w:ascii="Times New Roman" w:hAnsi="Times New Roman" w:cs="Times New Roman"/>
          </w:rPr>
          <w:t>action efficiency understanding</w:t>
        </w:r>
      </w:ins>
      <w:r w:rsidR="00102DDA">
        <w:rPr>
          <w:rFonts w:ascii="Times New Roman" w:hAnsi="Times New Roman" w:cs="Times New Roman"/>
        </w:rPr>
        <w:t xml:space="preserve">. </w:t>
      </w:r>
      <w:r w:rsidR="00D4193A">
        <w:rPr>
          <w:rFonts w:ascii="Times New Roman" w:hAnsi="Times New Roman" w:cs="Times New Roman"/>
        </w:rPr>
        <w:t xml:space="preserve">The second aim was to </w:t>
      </w:r>
      <w:r w:rsidR="00943249">
        <w:rPr>
          <w:rFonts w:ascii="Times New Roman" w:hAnsi="Times New Roman" w:cs="Times New Roman"/>
        </w:rPr>
        <w:t>assess whether, and in what contexts,</w:t>
      </w:r>
      <w:r w:rsidR="00EF2B5E">
        <w:rPr>
          <w:rFonts w:ascii="Times New Roman" w:hAnsi="Times New Roman" w:cs="Times New Roman"/>
        </w:rPr>
        <w:t xml:space="preserve"> ALIAS</w:t>
      </w:r>
      <w:r w:rsidR="001E7B88">
        <w:rPr>
          <w:rFonts w:ascii="Times New Roman" w:hAnsi="Times New Roman" w:cs="Times New Roman"/>
        </w:rPr>
        <w:t xml:space="preserve"> provides a better account of these</w:t>
      </w:r>
      <w:r w:rsidR="00286DB1">
        <w:rPr>
          <w:rFonts w:ascii="Times New Roman" w:hAnsi="Times New Roman" w:cs="Times New Roman"/>
        </w:rPr>
        <w:t xml:space="preserve"> </w:t>
      </w:r>
      <w:r w:rsidR="001E7B88">
        <w:rPr>
          <w:rFonts w:ascii="Times New Roman" w:hAnsi="Times New Roman" w:cs="Times New Roman"/>
        </w:rPr>
        <w:t>findings than</w:t>
      </w:r>
      <w:r w:rsidR="00286DB1">
        <w:rPr>
          <w:rFonts w:ascii="Times New Roman" w:hAnsi="Times New Roman" w:cs="Times New Roman"/>
        </w:rPr>
        <w:t xml:space="preserve"> the only other connectionist model on this topic,</w:t>
      </w:r>
      <w:r w:rsidR="001E7B88">
        <w:rPr>
          <w:rFonts w:ascii="Times New Roman" w:hAnsi="Times New Roman" w:cs="Times New Roman"/>
        </w:rPr>
        <w:t xml:space="preserve"> OM10, and an extension of </w:t>
      </w:r>
      <w:r w:rsidR="00182A6D">
        <w:rPr>
          <w:rFonts w:ascii="Times New Roman" w:hAnsi="Times New Roman" w:cs="Times New Roman"/>
        </w:rPr>
        <w:t>this model</w:t>
      </w:r>
      <w:r w:rsidR="001E7B88">
        <w:rPr>
          <w:rFonts w:ascii="Times New Roman" w:hAnsi="Times New Roman" w:cs="Times New Roman"/>
        </w:rPr>
        <w:t xml:space="preserve"> that more faithfully encodes </w:t>
      </w:r>
      <w:r w:rsidR="00DB6759">
        <w:rPr>
          <w:rFonts w:ascii="Times New Roman" w:hAnsi="Times New Roman" w:cs="Times New Roman"/>
        </w:rPr>
        <w:t xml:space="preserve">experimental set-up of </w:t>
      </w:r>
      <w:ins w:id="589" w:author="Benton, Deon" w:date="2026-05-16T15:39:00Z" w16du:dateUtc="2026-05-16T20:39:00Z">
        <w:r w:rsidR="00DB0881">
          <w:rPr>
            <w:rFonts w:ascii="Times New Roman" w:hAnsi="Times New Roman" w:cs="Times New Roman"/>
          </w:rPr>
          <w:t>action efficiency understanding</w:t>
        </w:r>
      </w:ins>
      <w:r w:rsidR="00DB6759">
        <w:rPr>
          <w:rFonts w:ascii="Times New Roman" w:hAnsi="Times New Roman" w:cs="Times New Roman"/>
        </w:rPr>
        <w:t xml:space="preserve"> studies, OM10-2.</w:t>
      </w:r>
      <w:r w:rsidR="001E7B88">
        <w:rPr>
          <w:rFonts w:ascii="Times New Roman" w:hAnsi="Times New Roman" w:cs="Times New Roman"/>
        </w:rPr>
        <w:t xml:space="preserve"> </w:t>
      </w:r>
      <w:r w:rsidR="00182A6D">
        <w:rPr>
          <w:rFonts w:ascii="Times New Roman" w:hAnsi="Times New Roman" w:cs="Times New Roman"/>
        </w:rPr>
        <w:t xml:space="preserve"> Given that</w:t>
      </w:r>
      <w:r w:rsidR="009F2657">
        <w:rPr>
          <w:rFonts w:ascii="Times New Roman" w:hAnsi="Times New Roman" w:cs="Times New Roman"/>
        </w:rPr>
        <w:t xml:space="preserve"> the </w:t>
      </w:r>
      <w:r w:rsidR="009F2657">
        <w:rPr>
          <w:rFonts w:ascii="Times New Roman" w:hAnsi="Times New Roman" w:cs="Times New Roman"/>
        </w:rPr>
        <w:lastRenderedPageBreak/>
        <w:t xml:space="preserve">current account assumes that the spatial arrangement of barriers and arced motion has important implications on how infants process action events, the </w:t>
      </w:r>
      <w:r w:rsidR="00BC6780">
        <w:rPr>
          <w:rFonts w:ascii="Times New Roman" w:hAnsi="Times New Roman" w:cs="Times New Roman"/>
        </w:rPr>
        <w:t>final</w:t>
      </w:r>
      <w:r w:rsidR="005F3F02">
        <w:rPr>
          <w:rFonts w:ascii="Times New Roman" w:hAnsi="Times New Roman" w:cs="Times New Roman"/>
        </w:rPr>
        <w:t xml:space="preserve"> aim was to determine whether it </w:t>
      </w:r>
      <w:r w:rsidR="00A1134F">
        <w:rPr>
          <w:rFonts w:ascii="Times New Roman" w:hAnsi="Times New Roman" w:cs="Times New Roman"/>
        </w:rPr>
        <w:t>was</w:t>
      </w:r>
      <w:r w:rsidR="005F3F02">
        <w:rPr>
          <w:rFonts w:ascii="Times New Roman" w:hAnsi="Times New Roman" w:cs="Times New Roman"/>
        </w:rPr>
        <w:t xml:space="preserve"> necessary to assume that</w:t>
      </w:r>
      <w:r w:rsidR="00E67ED9">
        <w:rPr>
          <w:rFonts w:ascii="Times New Roman" w:hAnsi="Times New Roman" w:cs="Times New Roman"/>
        </w:rPr>
        <w:t xml:space="preserve"> peripherally located</w:t>
      </w:r>
      <w:r w:rsidR="005F3F02">
        <w:rPr>
          <w:rFonts w:ascii="Times New Roman" w:hAnsi="Times New Roman" w:cs="Times New Roman"/>
        </w:rPr>
        <w:t xml:space="preserve"> </w:t>
      </w:r>
      <w:r w:rsidR="001C3E68">
        <w:rPr>
          <w:rFonts w:ascii="Times New Roman" w:hAnsi="Times New Roman" w:cs="Times New Roman"/>
        </w:rPr>
        <w:t xml:space="preserve">obstacles </w:t>
      </w:r>
      <w:r w:rsidR="00E67ED9">
        <w:rPr>
          <w:rFonts w:ascii="Times New Roman" w:hAnsi="Times New Roman" w:cs="Times New Roman"/>
        </w:rPr>
        <w:t>espouse reduced salience.</w:t>
      </w:r>
      <w:r w:rsidR="00286DB1">
        <w:rPr>
          <w:rFonts w:ascii="Times New Roman" w:hAnsi="Times New Roman" w:cs="Times New Roman"/>
        </w:rPr>
        <w:t xml:space="preserve"> </w:t>
      </w:r>
      <w:r w:rsidR="000C1789">
        <w:rPr>
          <w:rFonts w:ascii="Times New Roman" w:hAnsi="Times New Roman" w:cs="Times New Roman"/>
        </w:rPr>
        <w:t xml:space="preserve">To this end, the performance of ALIAS was compared to a version of this model </w:t>
      </w:r>
      <w:r w:rsidR="00E657C1">
        <w:rPr>
          <w:rFonts w:ascii="Times New Roman" w:hAnsi="Times New Roman" w:cs="Times New Roman"/>
        </w:rPr>
        <w:t xml:space="preserve">that did not implement </w:t>
      </w:r>
      <w:r w:rsidR="00E67ED9">
        <w:rPr>
          <w:rFonts w:ascii="Times New Roman" w:hAnsi="Times New Roman" w:cs="Times New Roman"/>
        </w:rPr>
        <w:t xml:space="preserve">such </w:t>
      </w:r>
      <w:r w:rsidR="00E657C1">
        <w:rPr>
          <w:rFonts w:ascii="Times New Roman" w:hAnsi="Times New Roman" w:cs="Times New Roman"/>
        </w:rPr>
        <w:t>differential salience</w:t>
      </w:r>
      <w:r w:rsidR="00874A5C">
        <w:rPr>
          <w:rFonts w:ascii="Times New Roman" w:hAnsi="Times New Roman" w:cs="Times New Roman"/>
        </w:rPr>
        <w:t>, ALIAS-2</w:t>
      </w:r>
      <w:r w:rsidR="00390F91">
        <w:rPr>
          <w:rFonts w:ascii="Times New Roman" w:hAnsi="Times New Roman" w:cs="Times New Roman"/>
        </w:rPr>
        <w:t xml:space="preserve">. </w:t>
      </w:r>
      <w:r w:rsidR="00A1134F">
        <w:rPr>
          <w:rFonts w:ascii="Times New Roman" w:hAnsi="Times New Roman" w:cs="Times New Roman"/>
        </w:rPr>
        <w:t xml:space="preserve">If ALIAS </w:t>
      </w:r>
      <w:r w:rsidR="00E67ED9">
        <w:rPr>
          <w:rFonts w:ascii="Times New Roman" w:hAnsi="Times New Roman" w:cs="Times New Roman"/>
        </w:rPr>
        <w:t>provides a better account for the five findings that are the targets of the current series of simulations than ALIAS-2</w:t>
      </w:r>
      <w:r w:rsidR="00371F66">
        <w:rPr>
          <w:rFonts w:ascii="Times New Roman" w:hAnsi="Times New Roman" w:cs="Times New Roman"/>
        </w:rPr>
        <w:t xml:space="preserve">, </w:t>
      </w:r>
      <w:r w:rsidR="00F92D7F">
        <w:rPr>
          <w:rFonts w:ascii="Times New Roman" w:hAnsi="Times New Roman" w:cs="Times New Roman"/>
        </w:rPr>
        <w:t xml:space="preserve">then </w:t>
      </w:r>
      <w:r w:rsidR="00371F66">
        <w:rPr>
          <w:rFonts w:ascii="Times New Roman" w:hAnsi="Times New Roman" w:cs="Times New Roman"/>
        </w:rPr>
        <w:t>this would suggest that salience</w:t>
      </w:r>
      <w:r w:rsidR="005048EE">
        <w:rPr>
          <w:rFonts w:ascii="Times New Roman" w:hAnsi="Times New Roman" w:cs="Times New Roman"/>
        </w:rPr>
        <w:t xml:space="preserve"> </w:t>
      </w:r>
      <w:r w:rsidR="00E67ED9">
        <w:rPr>
          <w:rFonts w:ascii="Times New Roman" w:hAnsi="Times New Roman" w:cs="Times New Roman"/>
        </w:rPr>
        <w:t>is a key player in</w:t>
      </w:r>
      <w:r w:rsidR="005048EE">
        <w:rPr>
          <w:rFonts w:ascii="Times New Roman" w:hAnsi="Times New Roman" w:cs="Times New Roman"/>
        </w:rPr>
        <w:t xml:space="preserve"> networks’ performance than</w:t>
      </w:r>
      <w:r w:rsidR="00E67ED9">
        <w:rPr>
          <w:rFonts w:ascii="Times New Roman" w:hAnsi="Times New Roman" w:cs="Times New Roman"/>
        </w:rPr>
        <w:t xml:space="preserve"> it is</w:t>
      </w:r>
      <w:r w:rsidR="005048EE">
        <w:rPr>
          <w:rFonts w:ascii="Times New Roman" w:hAnsi="Times New Roman" w:cs="Times New Roman"/>
        </w:rPr>
        <w:t xml:space="preserve"> a modeling convenience. </w:t>
      </w:r>
      <w:r w:rsidR="00371F66">
        <w:rPr>
          <w:rFonts w:ascii="Times New Roman" w:hAnsi="Times New Roman" w:cs="Times New Roman"/>
        </w:rPr>
        <w:t xml:space="preserve"> </w:t>
      </w:r>
    </w:p>
    <w:p w14:paraId="7BB3849B" w14:textId="3BEB1697"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p>
    <w:p w14:paraId="65E8295C" w14:textId="3239672B"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474D88">
        <w:rPr>
          <w:rFonts w:ascii="Times New Roman" w:hAnsi="Times New Roman" w:cs="Times New Roman"/>
        </w:rPr>
        <w:t xml:space="preserve">Early studies on infant </w:t>
      </w:r>
      <w:ins w:id="590" w:author="Benton, Deon" w:date="2026-05-16T15:39:00Z" w16du:dateUtc="2026-05-16T20:39:00Z">
        <w:r w:rsidR="00DB0881">
          <w:rPr>
            <w:rFonts w:ascii="Times New Roman" w:hAnsi="Times New Roman" w:cs="Times New Roman"/>
          </w:rPr>
          <w:t>action efficiency understanding</w:t>
        </w:r>
      </w:ins>
      <w:r w:rsidR="00474D88">
        <w:rPr>
          <w:rFonts w:ascii="Times New Roman" w:hAnsi="Times New Roman" w:cs="Times New Roman"/>
        </w:rPr>
        <w:t xml:space="preserve"> showed</w:t>
      </w:r>
      <w:r w:rsidRPr="004A274B">
        <w:rPr>
          <w:rFonts w:ascii="Times New Roman" w:hAnsi="Times New Roman" w:cs="Times New Roman"/>
        </w:rPr>
        <w:t xml:space="preserve"> that</w:t>
      </w:r>
      <w:r w:rsidR="007437EE">
        <w:rPr>
          <w:rFonts w:ascii="Times New Roman" w:hAnsi="Times New Roman" w:cs="Times New Roman"/>
        </w:rPr>
        <w:t>, following habituation to an event in which an object with</w:t>
      </w:r>
      <w:r w:rsidR="00CC51FA">
        <w:rPr>
          <w:rFonts w:ascii="Times New Roman" w:hAnsi="Times New Roman" w:cs="Times New Roman"/>
        </w:rPr>
        <w:t xml:space="preserve"> visible</w:t>
      </w:r>
      <w:r w:rsidR="007437EE">
        <w:rPr>
          <w:rFonts w:ascii="Times New Roman" w:hAnsi="Times New Roman" w:cs="Times New Roman"/>
        </w:rPr>
        <w:t xml:space="preserve"> surface features typical of animate</w:t>
      </w:r>
      <w:r w:rsidR="0002439A">
        <w:rPr>
          <w:rFonts w:ascii="Times New Roman" w:hAnsi="Times New Roman" w:cs="Times New Roman"/>
        </w:rPr>
        <w:t xml:space="preserve"> entities </w:t>
      </w:r>
      <w:r w:rsidR="007437EE">
        <w:rPr>
          <w:rFonts w:ascii="Times New Roman" w:hAnsi="Times New Roman" w:cs="Times New Roman"/>
        </w:rPr>
        <w:t>pas</w:t>
      </w:r>
      <w:r w:rsidR="0002439A">
        <w:rPr>
          <w:rFonts w:ascii="Times New Roman" w:hAnsi="Times New Roman" w:cs="Times New Roman"/>
        </w:rPr>
        <w:t>s</w:t>
      </w:r>
      <w:r w:rsidR="007437EE">
        <w:rPr>
          <w:rFonts w:ascii="Times New Roman" w:hAnsi="Times New Roman" w:cs="Times New Roman"/>
        </w:rPr>
        <w:t xml:space="preserve"> over a barrier along an arced path,</w:t>
      </w:r>
      <w:r w:rsidRPr="004A274B">
        <w:rPr>
          <w:rFonts w:ascii="Times New Roman" w:hAnsi="Times New Roman" w:cs="Times New Roman"/>
        </w:rPr>
        <w:t xml:space="preserve"> infants looked longer at </w:t>
      </w:r>
      <w:r w:rsidR="007437EE">
        <w:rPr>
          <w:rFonts w:ascii="Times New Roman" w:hAnsi="Times New Roman" w:cs="Times New Roman"/>
        </w:rPr>
        <w:t>a test event in which that same object continues to move along the arced path in the absence of the barrier than when it moves along a straight path.</w:t>
      </w:r>
      <w:r w:rsidR="009D1D2E">
        <w:rPr>
          <w:rFonts w:ascii="Times New Roman" w:hAnsi="Times New Roman" w:cs="Times New Roman"/>
        </w:rPr>
        <w:t xml:space="preserve"> </w:t>
      </w:r>
      <w:r w:rsidR="00474D88">
        <w:rPr>
          <w:rFonts w:ascii="Times New Roman" w:hAnsi="Times New Roman" w:cs="Times New Roman"/>
        </w:rPr>
        <w:t>Subsequent control experiments</w:t>
      </w:r>
      <w:r w:rsidR="00C46A81">
        <w:rPr>
          <w:rFonts w:ascii="Times New Roman" w:hAnsi="Times New Roman" w:cs="Times New Roman"/>
        </w:rPr>
        <w:t xml:space="preserve"> revealed</w:t>
      </w:r>
      <w:r w:rsidR="00474D88">
        <w:rPr>
          <w:rFonts w:ascii="Times New Roman" w:hAnsi="Times New Roman" w:cs="Times New Roman"/>
        </w:rPr>
        <w:t xml:space="preserve"> that infants looked equally long at both test events </w:t>
      </w:r>
      <w:r w:rsidR="00CC51FA">
        <w:rPr>
          <w:rFonts w:ascii="Times New Roman" w:hAnsi="Times New Roman" w:cs="Times New Roman"/>
        </w:rPr>
        <w:t>for a peripherally located obstacle</w:t>
      </w:r>
      <w:r w:rsidR="00C46A81">
        <w:rPr>
          <w:rFonts w:ascii="Times New Roman" w:hAnsi="Times New Roman" w:cs="Times New Roman"/>
        </w:rPr>
        <w:t xml:space="preserve">. </w:t>
      </w:r>
      <w:r>
        <w:rPr>
          <w:rFonts w:ascii="Times New Roman" w:hAnsi="Times New Roman" w:cs="Times New Roman"/>
        </w:rPr>
        <w:t>Simulation 1 tested whether</w:t>
      </w:r>
      <w:r w:rsidR="00C46A81">
        <w:rPr>
          <w:rFonts w:ascii="Times New Roman" w:hAnsi="Times New Roman" w:cs="Times New Roman"/>
        </w:rPr>
        <w:t xml:space="preserve"> ALIAS could capture this finding.</w:t>
      </w:r>
      <w:r>
        <w:rPr>
          <w:rFonts w:ascii="Times New Roman" w:hAnsi="Times New Roman" w:cs="Times New Roman"/>
        </w:rPr>
        <w:t xml:space="preserve"> </w:t>
      </w:r>
      <w:r w:rsidR="0035462D">
        <w:rPr>
          <w:rFonts w:ascii="Times New Roman" w:hAnsi="Times New Roman" w:cs="Times New Roman"/>
        </w:rPr>
        <w:t xml:space="preserve">To assess how much better ALIAS accounts for this finding compared to existing connectionist models of </w:t>
      </w:r>
      <w:ins w:id="591" w:author="Benton, Deon" w:date="2026-05-16T15:39:00Z" w16du:dateUtc="2026-05-16T20:39:00Z">
        <w:r w:rsidR="00DB0881">
          <w:rPr>
            <w:rFonts w:ascii="Times New Roman" w:hAnsi="Times New Roman" w:cs="Times New Roman"/>
          </w:rPr>
          <w:t>action efficiency understanding</w:t>
        </w:r>
      </w:ins>
      <w:r w:rsidR="0035462D">
        <w:rPr>
          <w:rFonts w:ascii="Times New Roman" w:hAnsi="Times New Roman" w:cs="Times New Roman"/>
        </w:rPr>
        <w:t xml:space="preserve">, ALIAS’s performance was compared to OM10, OM10-2, and </w:t>
      </w:r>
      <w:r w:rsidR="002A4D8C">
        <w:rPr>
          <w:rFonts w:ascii="Times New Roman" w:hAnsi="Times New Roman" w:cs="Times New Roman"/>
        </w:rPr>
        <w:t>ALIAS-2</w:t>
      </w:r>
      <w:r w:rsidR="0035462D">
        <w:rPr>
          <w:rFonts w:ascii="Times New Roman" w:hAnsi="Times New Roman" w:cs="Times New Roman"/>
        </w:rPr>
        <w:t>.</w:t>
      </w:r>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lastRenderedPageBreak/>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CC3420">
        <w:rPr>
          <w:rFonts w:ascii="Times New Roman" w:hAnsi="Times New Roman" w:cs="Times New Roman"/>
        </w:rPr>
        <w:t xml:space="preserve">Twenty networks were assigned to each condition for </w:t>
      </w:r>
      <w:r w:rsidR="00874A5C">
        <w:rPr>
          <w:rFonts w:ascii="Times New Roman" w:hAnsi="Times New Roman" w:cs="Times New Roman"/>
        </w:rPr>
        <w:t>both versions of 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“looking” performance </w:t>
      </w:r>
      <w:r w:rsidR="006C7DCD">
        <w:rPr>
          <w:rFonts w:ascii="Times New Roman" w:hAnsi="Times New Roman" w:cs="Times New Roman"/>
        </w:rPr>
        <w:t>in the main model was assessed at each of five different “habituation” epochs and across two conditions, a total of 400 networks were tested 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 </w:t>
      </w:r>
      <w:r w:rsidR="00CC3420">
        <w:rPr>
          <w:rFonts w:ascii="Times New Roman" w:hAnsi="Times New Roman" w:cs="Times New Roman"/>
        </w:rPr>
        <w:t xml:space="preserve"> </w:t>
      </w:r>
      <w:r>
        <w:rPr>
          <w:rFonts w:ascii="Times New Roman" w:hAnsi="Times New Roman" w:cs="Times New Roman"/>
        </w:rPr>
        <w:t>The habituation event</w:t>
      </w:r>
      <w:r w:rsidR="008E0634">
        <w:rPr>
          <w:rFonts w:ascii="Times New Roman" w:hAnsi="Times New Roman" w:cs="Times New Roman"/>
        </w:rPr>
        <w:t xml:space="preserve"> shown to networks</w:t>
      </w:r>
      <w:r>
        <w:rPr>
          <w:rFonts w:ascii="Times New Roman" w:hAnsi="Times New Roman" w:cs="Times New Roman"/>
        </w:rPr>
        <w:t xml:space="preserve"> in the Experimental condition mirrored the </w:t>
      </w:r>
      <w:r w:rsidR="00346A02">
        <w:rPr>
          <w:rFonts w:ascii="Times New Roman" w:hAnsi="Times New Roman" w:cs="Times New Roman"/>
        </w:rPr>
        <w:t xml:space="preserve">Arced </w:t>
      </w:r>
      <w:r>
        <w:rPr>
          <w:rFonts w:ascii="Times New Roman" w:hAnsi="Times New Roman" w:cs="Times New Roman"/>
        </w:rPr>
        <w:t>Path pretraining events with two exceptions. First, novel objects were used</w:t>
      </w:r>
      <w:r w:rsidR="008E0634">
        <w:rPr>
          <w:rFonts w:ascii="Times New Roman" w:hAnsi="Times New Roman" w:cs="Times New Roman"/>
        </w:rPr>
        <w:t xml:space="preserve">. </w:t>
      </w:r>
      <w:r w:rsidR="00833705">
        <w:rPr>
          <w:rFonts w:ascii="Times New Roman" w:hAnsi="Times New Roman" w:cs="Times New Roman"/>
        </w:rPr>
        <w:t>Because</w:t>
      </w:r>
      <w:r w:rsidR="008E0634">
        <w:rPr>
          <w:rFonts w:ascii="Times New Roman" w:hAnsi="Times New Roman" w:cs="Times New Roman"/>
        </w:rPr>
        <w:t xml:space="preserve"> the</w:t>
      </w:r>
      <w:r w:rsidR="002E1B46">
        <w:rPr>
          <w:rFonts w:ascii="Times New Roman" w:hAnsi="Times New Roman" w:cs="Times New Roman"/>
        </w:rPr>
        <w:t xml:space="preserve"> finding that was the target of the current simulation was generated by</w:t>
      </w:r>
      <w:r w:rsidR="008E0634">
        <w:rPr>
          <w:rFonts w:ascii="Times New Roman" w:hAnsi="Times New Roman" w:cs="Times New Roman"/>
        </w:rPr>
        <w:t xml:space="preserve"> experiments</w:t>
      </w:r>
      <w:r w:rsidR="00D61E19">
        <w:rPr>
          <w:rFonts w:ascii="Times New Roman" w:hAnsi="Times New Roman" w:cs="Times New Roman"/>
        </w:rPr>
        <w:t xml:space="preserve"> </w:t>
      </w:r>
      <w:r w:rsidR="002E1B46">
        <w:rPr>
          <w:rFonts w:ascii="Times New Roman" w:hAnsi="Times New Roman" w:cs="Times New Roman"/>
        </w:rPr>
        <w:t>that</w:t>
      </w:r>
      <w:r w:rsidR="00D61E19">
        <w:rPr>
          <w:rFonts w:ascii="Times New Roman" w:hAnsi="Times New Roman" w:cs="Times New Roman"/>
        </w:rPr>
        <w:t xml:space="preserve"> used animate stimuli</w:t>
      </w:r>
      <w:r w:rsidR="008E0634">
        <w:rPr>
          <w:rFonts w:ascii="Times New Roman" w:hAnsi="Times New Roman" w:cs="Times New Roman"/>
        </w:rPr>
        <w:t xml:space="preserve"> </w:t>
      </w:r>
      <w:r w:rsidR="00D61E19">
        <w:rPr>
          <w:rFonts w:ascii="Times New Roman" w:hAnsi="Times New Roman" w:cs="Times New Roman"/>
        </w:rPr>
        <w:t xml:space="preserve">and </w:t>
      </w:r>
      <w:r w:rsidR="002E1B46">
        <w:rPr>
          <w:rFonts w:ascii="Times New Roman" w:hAnsi="Times New Roman" w:cs="Times New Roman"/>
        </w:rPr>
        <w:t>given that it is assumed here that</w:t>
      </w:r>
      <w:r w:rsidR="00833705">
        <w:rPr>
          <w:rFonts w:ascii="Times New Roman" w:hAnsi="Times New Roman" w:cs="Times New Roman"/>
        </w:rPr>
        <w:t xml:space="preserve"> </w:t>
      </w:r>
      <w:r w:rsidR="00D61E19">
        <w:rPr>
          <w:rFonts w:ascii="Times New Roman" w:hAnsi="Times New Roman" w:cs="Times New Roman"/>
        </w:rPr>
        <w:t xml:space="preserve">animate entities and inanimate objects possess </w:t>
      </w:r>
      <w:r w:rsidR="002E1B46">
        <w:rPr>
          <w:rFonts w:ascii="Times New Roman" w:hAnsi="Times New Roman" w:cs="Times New Roman"/>
        </w:rPr>
        <w:t>largely surface features</w:t>
      </w:r>
      <w:r w:rsidR="009F774E">
        <w:rPr>
          <w:rFonts w:ascii="Times New Roman" w:hAnsi="Times New Roman" w:cs="Times New Roman"/>
        </w:rPr>
        <w:t xml:space="preserve"> (e.g., elongated appendage-like extensions for animate entities and smooth, rectilinear edges for objects)</w:t>
      </w:r>
      <w:r w:rsidR="002E1B46">
        <w:rPr>
          <w:rFonts w:ascii="Times New Roman" w:hAnsi="Times New Roman" w:cs="Times New Roman"/>
        </w:rPr>
        <w:t xml:space="preserve">, </w:t>
      </w:r>
      <w:r w:rsidR="008E0634">
        <w:rPr>
          <w:rFonts w:ascii="Times New Roman" w:hAnsi="Times New Roman" w:cs="Times New Roman"/>
        </w:rPr>
        <w:t>the objects used in this simulation possessed Feature A.</w:t>
      </w:r>
      <w:r w:rsidR="003B6FA9">
        <w:rPr>
          <w:rFonts w:ascii="Times New Roman" w:hAnsi="Times New Roman" w:cs="Times New Roman"/>
        </w:rPr>
        <w:t xml:space="preserve"> To ensure that </w:t>
      </w:r>
      <w:r w:rsidR="006B6709">
        <w:rPr>
          <w:rFonts w:ascii="Times New Roman" w:hAnsi="Times New Roman" w:cs="Times New Roman"/>
        </w:rPr>
        <w:t>networks’</w:t>
      </w:r>
      <w:r w:rsidR="003B6FA9">
        <w:rPr>
          <w:rFonts w:ascii="Times New Roman" w:hAnsi="Times New Roman" w:cs="Times New Roman"/>
        </w:rPr>
        <w:t xml:space="preserve"> looking behaviors in the current simulations were not due to</w:t>
      </w:r>
      <w:r w:rsidR="00A43CF8">
        <w:rPr>
          <w:rFonts w:ascii="Times New Roman" w:hAnsi="Times New Roman" w:cs="Times New Roman"/>
        </w:rPr>
        <w:t xml:space="preserve"> prior experience with</w:t>
      </w:r>
      <w:r w:rsidR="00C545A0">
        <w:rPr>
          <w:rFonts w:ascii="Times New Roman" w:hAnsi="Times New Roman" w:cs="Times New Roman"/>
        </w:rPr>
        <w:t xml:space="preserve"> </w:t>
      </w:r>
      <w:r w:rsidR="006B6709">
        <w:rPr>
          <w:rFonts w:ascii="Times New Roman" w:hAnsi="Times New Roman" w:cs="Times New Roman"/>
        </w:rPr>
        <w:t>a particular arc or obstacle height,</w:t>
      </w:r>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r w:rsidR="00A709D1">
        <w:rPr>
          <w:rFonts w:ascii="Times New Roman" w:hAnsi="Times New Roman" w:cs="Times New Roman"/>
        </w:rPr>
        <w:t xml:space="preserve">second </w:t>
      </w:r>
      <w:r>
        <w:rPr>
          <w:rFonts w:ascii="Times New Roman" w:hAnsi="Times New Roman" w:cs="Times New Roman"/>
        </w:rPr>
        <w:t xml:space="preserve">unit was turned on in the </w:t>
      </w:r>
      <w:r w:rsidR="00925285">
        <w:rPr>
          <w:rFonts w:ascii="Times New Roman" w:hAnsi="Times New Roman" w:cs="Times New Roman"/>
        </w:rPr>
        <w:t xml:space="preserve">Obstacle </w:t>
      </w:r>
      <w:r>
        <w:rPr>
          <w:rFonts w:ascii="Times New Roman" w:hAnsi="Times New Roman" w:cs="Times New Roman"/>
        </w:rPr>
        <w:t xml:space="preserve">Height and </w:t>
      </w:r>
      <w:r w:rsidR="00925285">
        <w:rPr>
          <w:rFonts w:ascii="Times New Roman" w:hAnsi="Times New Roman" w:cs="Times New Roman"/>
        </w:rPr>
        <w:t>Arc Peak Height</w:t>
      </w:r>
      <w:r>
        <w:rPr>
          <w:rFonts w:ascii="Times New Roman" w:hAnsi="Times New Roman" w:cs="Times New Roman"/>
        </w:rPr>
        <w:t xml:space="preserve"> groups. Networks were then shown straight and </w:t>
      </w:r>
      <w:r w:rsidR="006B6709">
        <w:rPr>
          <w:rFonts w:ascii="Times New Roman" w:hAnsi="Times New Roman" w:cs="Times New Roman"/>
        </w:rPr>
        <w:t xml:space="preserve">arced </w:t>
      </w:r>
      <w:r>
        <w:rPr>
          <w:rFonts w:ascii="Times New Roman" w:hAnsi="Times New Roman" w:cs="Times New Roman"/>
        </w:rPr>
        <w:t xml:space="preserve">path </w:t>
      </w:r>
      <w:r w:rsidR="006B6709">
        <w:rPr>
          <w:rFonts w:ascii="Times New Roman" w:hAnsi="Times New Roman" w:cs="Times New Roman"/>
        </w:rPr>
        <w:t xml:space="preserve">test </w:t>
      </w:r>
      <w:r>
        <w:rPr>
          <w:rFonts w:ascii="Times New Roman" w:hAnsi="Times New Roman" w:cs="Times New Roman"/>
        </w:rPr>
        <w:t>event</w:t>
      </w:r>
      <w:r w:rsidR="006B6709">
        <w:rPr>
          <w:rFonts w:ascii="Times New Roman" w:hAnsi="Times New Roman" w:cs="Times New Roman"/>
        </w:rPr>
        <w:t>s</w:t>
      </w:r>
      <w:r w:rsidR="007E06B9">
        <w:rPr>
          <w:rFonts w:ascii="Times New Roman" w:hAnsi="Times New Roman" w:cs="Times New Roman"/>
        </w:rPr>
        <w:t xml:space="preserve"> involving the habituation objects</w:t>
      </w:r>
      <w:r>
        <w:rPr>
          <w:rFonts w:ascii="Times New Roman" w:hAnsi="Times New Roman" w:cs="Times New Roman"/>
        </w:rPr>
        <w:t>.</w:t>
      </w:r>
      <w:r w:rsidR="006B6709">
        <w:rPr>
          <w:rFonts w:ascii="Times New Roman" w:hAnsi="Times New Roman" w:cs="Times New Roman"/>
        </w:rPr>
        <w:t xml:space="preserve"> The former event corresponded to the Efficient test event; the latter event corresponded to the Inefficient test event.</w:t>
      </w:r>
      <w:r>
        <w:rPr>
          <w:rFonts w:ascii="Times New Roman" w:hAnsi="Times New Roman" w:cs="Times New Roman"/>
        </w:rPr>
        <w:t xml:space="preserve"> Both events were shown without the </w:t>
      </w:r>
      <w:r w:rsidR="00103DE0">
        <w:rPr>
          <w:rFonts w:ascii="Times New Roman" w:hAnsi="Times New Roman" w:cs="Times New Roman"/>
        </w:rPr>
        <w:t xml:space="preserve">obstacle </w:t>
      </w:r>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6E37D970" w:rsidR="00651513"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035C38">
        <w:rPr>
          <w:rFonts w:ascii="Times New Roman" w:hAnsi="Times New Roman" w:cs="Times New Roman"/>
        </w:rPr>
        <w:t>Figure 3 shows</w:t>
      </w:r>
      <w:r w:rsidR="00023256">
        <w:rPr>
          <w:rFonts w:ascii="Times New Roman" w:hAnsi="Times New Roman" w:cs="Times New Roman"/>
        </w:rPr>
        <w:t xml:space="preserve"> the looking time data</w:t>
      </w:r>
      <w:r w:rsidR="00A8343B">
        <w:rPr>
          <w:rFonts w:ascii="Times New Roman" w:hAnsi="Times New Roman" w:cs="Times New Roman"/>
        </w:rPr>
        <w:t>—operationalized as network error</w:t>
      </w:r>
      <w:r w:rsidR="005C21A3">
        <w:rPr>
          <w:rFonts w:ascii="Times New Roman" w:hAnsi="Times New Roman" w:cs="Times New Roman"/>
        </w:rPr>
        <w:t>—</w:t>
      </w:r>
      <w:r w:rsidR="00023256">
        <w:rPr>
          <w:rFonts w:ascii="Times New Roman" w:hAnsi="Times New Roman" w:cs="Times New Roman"/>
        </w:rPr>
        <w:t>for ALIAS</w:t>
      </w:r>
      <w:r w:rsidR="00B64108">
        <w:rPr>
          <w:rFonts w:ascii="Times New Roman" w:hAnsi="Times New Roman" w:cs="Times New Roman"/>
        </w:rPr>
        <w:t xml:space="preserve"> </w:t>
      </w:r>
      <w:r w:rsidR="007567EE">
        <w:rPr>
          <w:rFonts w:ascii="Times New Roman" w:hAnsi="Times New Roman" w:cs="Times New Roman"/>
        </w:rPr>
        <w:t xml:space="preserve">overall (i.e., </w:t>
      </w:r>
      <w:r w:rsidR="00B64108">
        <w:rPr>
          <w:rFonts w:ascii="Times New Roman" w:hAnsi="Times New Roman" w:cs="Times New Roman"/>
        </w:rPr>
        <w:t>averaged over different lengths of habituation</w:t>
      </w:r>
      <w:r w:rsidR="007567EE">
        <w:rPr>
          <w:rFonts w:ascii="Times New Roman" w:hAnsi="Times New Roman" w:cs="Times New Roman"/>
        </w:rPr>
        <w:t xml:space="preserve">; </w:t>
      </w:r>
      <w:r w:rsidR="00B64108">
        <w:rPr>
          <w:rFonts w:ascii="Times New Roman" w:hAnsi="Times New Roman" w:cs="Times New Roman"/>
        </w:rPr>
        <w:t>left) and</w:t>
      </w:r>
      <w:r w:rsidR="00023256">
        <w:rPr>
          <w:rFonts w:ascii="Times New Roman" w:hAnsi="Times New Roman" w:cs="Times New Roman"/>
        </w:rPr>
        <w:t xml:space="preserve"> </w:t>
      </w:r>
      <w:r w:rsidR="00390D27">
        <w:rPr>
          <w:rFonts w:ascii="Times New Roman" w:hAnsi="Times New Roman" w:cs="Times New Roman"/>
        </w:rPr>
        <w:t xml:space="preserve">for different amounts of </w:t>
      </w:r>
      <w:r w:rsidR="00390D27">
        <w:rPr>
          <w:rFonts w:ascii="Times New Roman" w:hAnsi="Times New Roman" w:cs="Times New Roman"/>
        </w:rPr>
        <w:lastRenderedPageBreak/>
        <w:t>habituation</w:t>
      </w:r>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r w:rsidR="00390D27">
        <w:rPr>
          <w:rFonts w:ascii="Times New Roman" w:hAnsi="Times New Roman" w:cs="Times New Roman"/>
        </w:rPr>
        <w:t>.</w:t>
      </w:r>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reproduced the first </w:t>
      </w:r>
      <w:r w:rsidR="007567EE">
        <w:rPr>
          <w:rFonts w:ascii="Times New Roman" w:hAnsi="Times New Roman" w:cs="Times New Roman"/>
        </w:rPr>
        <w:t>of the five target findings</w:t>
      </w:r>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r w:rsidR="007567EE">
        <w:rPr>
          <w:rFonts w:ascii="Times New Roman" w:hAnsi="Times New Roman" w:cs="Times New Roman"/>
        </w:rPr>
        <w:t>looking pattern</w:t>
      </w:r>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1AFAC869"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90E3324" w14:textId="1FC450B9" w:rsidR="00660433" w:rsidRDefault="00660433" w:rsidP="00660433">
      <w:pPr>
        <w:spacing w:line="480" w:lineRule="auto"/>
        <w:ind w:firstLine="720"/>
        <w:contextualSpacing/>
        <w:rPr>
          <w:rFonts w:ascii="Times New Roman" w:hAnsi="Times New Roman" w:cs="Times New Roman"/>
        </w:rPr>
      </w:pPr>
      <w:r>
        <w:rPr>
          <w:rFonts w:ascii="Times New Roman" w:hAnsi="Times New Roman" w:cs="Times New Roman"/>
        </w:rPr>
        <w:t>Figure 4 shows the</w:t>
      </w:r>
      <w:r w:rsidR="007567EE">
        <w:rPr>
          <w:rFonts w:ascii="Times New Roman" w:hAnsi="Times New Roman" w:cs="Times New Roman"/>
        </w:rPr>
        <w:t xml:space="preserve"> same overall</w:t>
      </w:r>
      <w:r>
        <w:rPr>
          <w:rFonts w:ascii="Times New Roman" w:hAnsi="Times New Roman" w:cs="Times New Roman"/>
        </w:rPr>
        <w:t xml:space="preserve"> looking time data for ALIAS </w:t>
      </w:r>
      <w:r w:rsidR="007567EE">
        <w:rPr>
          <w:rFonts w:ascii="Times New Roman" w:hAnsi="Times New Roman" w:cs="Times New Roman"/>
        </w:rPr>
        <w:t xml:space="preserve">as that shown in Figure 3 as well as the looking responses of </w:t>
      </w:r>
      <w:r>
        <w:rPr>
          <w:rFonts w:ascii="Times New Roman" w:hAnsi="Times New Roman" w:cs="Times New Roman"/>
        </w:rPr>
        <w:t xml:space="preserve">OM10. As </w:t>
      </w:r>
      <w:r w:rsidR="007567EE">
        <w:rPr>
          <w:rFonts w:ascii="Times New Roman" w:hAnsi="Times New Roman" w:cs="Times New Roman"/>
        </w:rPr>
        <w:t>shown in the figure</w:t>
      </w:r>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r w:rsidR="00AC1613">
        <w:rPr>
          <w:rFonts w:ascii="Times New Roman" w:hAnsi="Times New Roman" w:cs="Times New Roman"/>
        </w:rPr>
        <w:t xml:space="preserve"> reproduced the first target finding,</w:t>
      </w:r>
      <w:r>
        <w:rPr>
          <w:rFonts w:ascii="Times New Roman" w:hAnsi="Times New Roman" w:cs="Times New Roman"/>
        </w:rPr>
        <w:t xml:space="preserve"> although</w:t>
      </w:r>
      <w:r w:rsidR="00AC1613">
        <w:rPr>
          <w:rFonts w:ascii="Times New Roman" w:hAnsi="Times New Roman" w:cs="Times New Roman"/>
        </w:rPr>
        <w:t xml:space="preserve"> it is clear from the figure that the difference in error between the Inefficient and Efficient test events was</w:t>
      </w:r>
      <w:r>
        <w:rPr>
          <w:rFonts w:ascii="Times New Roman" w:hAnsi="Times New Roman" w:cs="Times New Roman"/>
        </w:rPr>
        <w:t xml:space="preserve"> larger for ALIAS than for OM10. A different pattern emerged for networks in the Control condition in both models. Specifically, in both models, networks assigned to this condition overall looked equally long at both conditions. The fact that ALIAS succeeded in qualitatively reproducing</w:t>
      </w:r>
      <w:r w:rsidR="00AC1613">
        <w:rPr>
          <w:rFonts w:ascii="Times New Roman" w:hAnsi="Times New Roman" w:cs="Times New Roman"/>
        </w:rPr>
        <w:t xml:space="preserve"> the first target finding</w:t>
      </w:r>
      <w:r>
        <w:rPr>
          <w:rFonts w:ascii="Times New Roman" w:hAnsi="Times New Roman" w:cs="Times New Roman"/>
        </w:rPr>
        <w:t xml:space="preserve"> suggests that </w:t>
      </w:r>
      <w:r w:rsidR="00AC1613">
        <w:rPr>
          <w:rFonts w:ascii="Times New Roman" w:hAnsi="Times New Roman" w:cs="Times New Roman"/>
        </w:rPr>
        <w:t xml:space="preserve">the </w:t>
      </w:r>
      <w:r>
        <w:rPr>
          <w:rFonts w:ascii="Times New Roman" w:hAnsi="Times New Roman" w:cs="Times New Roman"/>
        </w:rPr>
        <w:t>theoretical account that it implements is sufficient to capture such looking behavior. OM10’s ability qualitatively to reproduce infants’ looking times in both conditions</w:t>
      </w:r>
      <w:r w:rsidR="00AC1613">
        <w:rPr>
          <w:rFonts w:ascii="Times New Roman" w:hAnsi="Times New Roman" w:cs="Times New Roman"/>
        </w:rPr>
        <w:t xml:space="preserve"> as well</w:t>
      </w:r>
      <w:r>
        <w:rPr>
          <w:rFonts w:ascii="Times New Roman" w:hAnsi="Times New Roman" w:cs="Times New Roman"/>
        </w:rPr>
        <w:t xml:space="preserve"> is perhaps not surprising given that it was built specifically</w:t>
      </w:r>
      <w:r w:rsidR="00AC1613">
        <w:rPr>
          <w:rFonts w:ascii="Times New Roman" w:hAnsi="Times New Roman" w:cs="Times New Roman"/>
        </w:rPr>
        <w:t xml:space="preserve"> and independently shown </w:t>
      </w:r>
      <w:r>
        <w:rPr>
          <w:rFonts w:ascii="Times New Roman" w:hAnsi="Times New Roman" w:cs="Times New Roman"/>
        </w:rPr>
        <w:t xml:space="preserve">to capture </w:t>
      </w:r>
      <w:r w:rsidR="00AC1613">
        <w:rPr>
          <w:rFonts w:ascii="Times New Roman" w:hAnsi="Times New Roman" w:cs="Times New Roman"/>
        </w:rPr>
        <w:t xml:space="preserve">the first major finding.  </w:t>
      </w:r>
      <w:r>
        <w:rPr>
          <w:rFonts w:ascii="Times New Roman" w:hAnsi="Times New Roman" w:cs="Times New Roman"/>
        </w:rPr>
        <w:t xml:space="preserve">Yet, as noted in the Introduction, it is possible that OM10’s success reflects a failure to model key features of </w:t>
      </w:r>
      <w:r w:rsidR="00AC1613">
        <w:rPr>
          <w:rFonts w:ascii="Times New Roman" w:hAnsi="Times New Roman" w:cs="Times New Roman"/>
        </w:rPr>
        <w:t>the</w:t>
      </w:r>
      <w:r>
        <w:rPr>
          <w:rFonts w:ascii="Times New Roman" w:hAnsi="Times New Roman" w:cs="Times New Roman"/>
        </w:rPr>
        <w:t xml:space="preserve"> design </w:t>
      </w:r>
      <w:r w:rsidR="00AC1613">
        <w:rPr>
          <w:rFonts w:ascii="Times New Roman" w:hAnsi="Times New Roman" w:cs="Times New Roman"/>
        </w:rPr>
        <w:t xml:space="preserve">of some </w:t>
      </w:r>
      <w:r w:rsidR="00407594">
        <w:rPr>
          <w:rFonts w:ascii="Times New Roman" w:hAnsi="Times New Roman" w:cs="Times New Roman"/>
        </w:rPr>
        <w:t>of</w:t>
      </w:r>
      <w:r w:rsidR="00AC1613">
        <w:rPr>
          <w:rFonts w:ascii="Times New Roman" w:hAnsi="Times New Roman" w:cs="Times New Roman"/>
        </w:rPr>
        <w:t xml:space="preserve"> the early studies on infant </w:t>
      </w:r>
      <w:ins w:id="592" w:author="Benton, Deon" w:date="2026-05-16T15:39:00Z" w16du:dateUtc="2026-05-16T20:39:00Z">
        <w:r w:rsidR="00DB0881">
          <w:rPr>
            <w:rFonts w:ascii="Times New Roman" w:hAnsi="Times New Roman" w:cs="Times New Roman"/>
          </w:rPr>
          <w:t>action efficiency understanding</w:t>
        </w:r>
      </w:ins>
      <w:r w:rsidR="00AC1613">
        <w:rPr>
          <w:rFonts w:ascii="Times New Roman" w:hAnsi="Times New Roman" w:cs="Times New Roman"/>
        </w:rPr>
        <w:t xml:space="preserve"> </w:t>
      </w:r>
      <w:r>
        <w:rPr>
          <w:rFonts w:ascii="Times New Roman" w:hAnsi="Times New Roman" w:cs="Times New Roman"/>
        </w:rPr>
        <w:t xml:space="preserve">rather than to its ability to capture the processes supporting </w:t>
      </w:r>
      <w:ins w:id="593"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36EF27CB" w14:textId="259EBC5D"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sidR="003F56CC">
        <w:rPr>
          <w:rFonts w:ascii="Times New Roman" w:hAnsi="Times New Roman" w:cs="Times New Roman"/>
          <w:i w:val="0"/>
          <w:iCs w:val="0"/>
          <w:color w:val="000000" w:themeColor="text1"/>
          <w:sz w:val="24"/>
          <w:szCs w:val="24"/>
        </w:rPr>
        <w:t>activation of the critical units</w:t>
      </w:r>
      <w:r>
        <w:rPr>
          <w:rFonts w:ascii="Times New Roman" w:hAnsi="Times New Roman" w:cs="Times New Roman"/>
          <w:i w:val="0"/>
          <w:iCs w:val="0"/>
          <w:color w:val="000000" w:themeColor="text1"/>
          <w:sz w:val="24"/>
          <w:szCs w:val="24"/>
        </w:rPr>
        <w:t xml:space="preserve">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OM10</w:t>
      </w:r>
      <w:r w:rsidR="003F56CC">
        <w:rPr>
          <w:rFonts w:ascii="Times New Roman" w:hAnsi="Times New Roman" w:cs="Times New Roman"/>
          <w:i w:val="0"/>
          <w:iCs w:val="0"/>
          <w:color w:val="000000" w:themeColor="text1"/>
          <w:sz w:val="24"/>
          <w:szCs w:val="24"/>
        </w:rPr>
        <w:t xml:space="preserve">. </w:t>
      </w:r>
      <w:r w:rsidRPr="00AC1613">
        <w:rPr>
          <w:rFonts w:ascii="Times New Roman" w:hAnsi="Times New Roman" w:cs="Times New Roman"/>
          <w:i w:val="0"/>
          <w:iCs w:val="0"/>
          <w:color w:val="000000" w:themeColor="text1"/>
          <w:sz w:val="24"/>
          <w:szCs w:val="24"/>
        </w:rPr>
        <w:t>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t xml:space="preserve">To assess whether OM10’s performance is an artifact of these design choices, OM10’s performance was compared to that of a modified version of this model, OM10-2. It will be recalled that in this version of the model, the agent no longer overshoots the barrier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model—which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32515360"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D0596C" w:rsidRPr="00AC1613">
        <w:rPr>
          <w:rFonts w:ascii="Times New Roman" w:hAnsi="Times New Roman" w:cs="Times New Roman"/>
          <w:i w:val="0"/>
          <w:iCs w:val="0"/>
          <w:color w:val="000000" w:themeColor="text1"/>
          <w:sz w:val="24"/>
          <w:szCs w:val="24"/>
        </w:rPr>
        <w:t xml:space="preserve">Mean </w:t>
      </w:r>
      <w:r w:rsidR="00D0596C">
        <w:rPr>
          <w:rFonts w:ascii="Times New Roman" w:hAnsi="Times New Roman" w:cs="Times New Roman"/>
          <w:i w:val="0"/>
          <w:iCs w:val="0"/>
          <w:color w:val="000000" w:themeColor="text1"/>
          <w:sz w:val="24"/>
          <w:szCs w:val="24"/>
        </w:rPr>
        <w:t>activation of the critical units produced</w:t>
      </w:r>
      <w:r w:rsidR="00D0596C" w:rsidRPr="00AC1613">
        <w:rPr>
          <w:rFonts w:ascii="Times New Roman" w:hAnsi="Times New Roman" w:cs="Times New Roman"/>
          <w:i w:val="0"/>
          <w:iCs w:val="0"/>
          <w:color w:val="000000" w:themeColor="text1"/>
          <w:sz w:val="24"/>
          <w:szCs w:val="24"/>
        </w:rPr>
        <w:t xml:space="preserve"> </w:t>
      </w:r>
      <w:r w:rsidR="00D0596C">
        <w:rPr>
          <w:rFonts w:ascii="Times New Roman" w:hAnsi="Times New Roman" w:cs="Times New Roman"/>
          <w:i w:val="0"/>
          <w:iCs w:val="0"/>
          <w:color w:val="000000" w:themeColor="text1"/>
          <w:sz w:val="24"/>
          <w:szCs w:val="24"/>
        </w:rPr>
        <w:t xml:space="preserve">to the </w:t>
      </w:r>
      <w:r w:rsidR="003554E4" w:rsidRPr="003554E4">
        <w:rPr>
          <w:rFonts w:ascii="Times New Roman" w:hAnsi="Times New Roman" w:cs="Times New Roman"/>
          <w:i w:val="0"/>
          <w:iCs w:val="0"/>
          <w:color w:val="000000" w:themeColor="text1"/>
          <w:sz w:val="24"/>
          <w:szCs w:val="24"/>
        </w:rPr>
        <w:t>Efficient and Inefficient test events in the Experimental and Control conditions for OM10-2.</w:t>
      </w:r>
    </w:p>
    <w:p w14:paraId="2CE49843" w14:textId="77777777" w:rsidR="009606A5" w:rsidRDefault="009606A5" w:rsidP="00A31190">
      <w:pPr>
        <w:spacing w:line="480" w:lineRule="auto"/>
        <w:contextualSpacing/>
        <w:rPr>
          <w:rFonts w:ascii="Times New Roman" w:hAnsi="Times New Roman" w:cs="Times New Roman"/>
        </w:rPr>
      </w:pPr>
    </w:p>
    <w:p w14:paraId="7A5DA74C" w14:textId="016681D7" w:rsidR="00BC1646" w:rsidRDefault="0023417E" w:rsidP="00285325">
      <w:pPr>
        <w:spacing w:line="480" w:lineRule="auto"/>
        <w:ind w:firstLine="720"/>
        <w:contextualSpacing/>
        <w:rPr>
          <w:rFonts w:ascii="Times New Roman" w:hAnsi="Times New Roman" w:cs="Times New Roman"/>
        </w:rPr>
      </w:pPr>
      <w:r>
        <w:rPr>
          <w:rFonts w:ascii="Times New Roman" w:hAnsi="Times New Roman" w:cs="Times New Roman"/>
        </w:rPr>
        <w:t xml:space="preserve">Given that a key assumption of ALIAS is that barriers that are located in the periphery </w:t>
      </w:r>
      <w:r w:rsidR="005D6240">
        <w:rPr>
          <w:rFonts w:ascii="Times New Roman" w:hAnsi="Times New Roman" w:cs="Times New Roman"/>
        </w:rPr>
        <w:t xml:space="preserve">of a visual scene </w:t>
      </w:r>
      <w:r>
        <w:rPr>
          <w:rFonts w:ascii="Times New Roman" w:hAnsi="Times New Roman" w:cs="Times New Roman"/>
        </w:rPr>
        <w:t xml:space="preserve">are less salient than those located beneath arced </w:t>
      </w:r>
      <w:r w:rsidR="005D6240">
        <w:rPr>
          <w:rFonts w:ascii="Times New Roman" w:hAnsi="Times New Roman" w:cs="Times New Roman"/>
        </w:rPr>
        <w:t>motion trajectories</w:t>
      </w:r>
      <w:r>
        <w:rPr>
          <w:rFonts w:ascii="Times New Roman" w:hAnsi="Times New Roman" w:cs="Times New Roman"/>
        </w:rPr>
        <w:t>—which has consequences for the strength or the magnitude of the association that is formed between them—the final analysis compared</w:t>
      </w:r>
      <w:r w:rsidR="003A2340">
        <w:rPr>
          <w:rFonts w:ascii="Times New Roman" w:hAnsi="Times New Roman" w:cs="Times New Roman"/>
        </w:rPr>
        <w:t xml:space="preserve"> the performance of</w:t>
      </w:r>
      <w:r>
        <w:rPr>
          <w:rFonts w:ascii="Times New Roman" w:hAnsi="Times New Roman" w:cs="Times New Roman"/>
        </w:rPr>
        <w:t xml:space="preserve"> ALIAS to a </w:t>
      </w:r>
      <w:r w:rsidR="003A2340">
        <w:rPr>
          <w:rFonts w:ascii="Times New Roman" w:hAnsi="Times New Roman" w:cs="Times New Roman"/>
        </w:rPr>
        <w:t>version of this model</w:t>
      </w:r>
      <w:r>
        <w:rPr>
          <w:rFonts w:ascii="Times New Roman" w:hAnsi="Times New Roman" w:cs="Times New Roman"/>
        </w:rPr>
        <w:t xml:space="preserve"> that did not implement differential salience.</w:t>
      </w:r>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r w:rsidR="00FE6A40">
        <w:rPr>
          <w:rFonts w:ascii="Times New Roman" w:hAnsi="Times New Roman" w:cs="Times New Roman"/>
        </w:rPr>
        <w:t>in Figure 6</w:t>
      </w:r>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r w:rsidR="00B37F93">
        <w:rPr>
          <w:rFonts w:ascii="Times New Roman" w:hAnsi="Times New Roman" w:cs="Times New Roman"/>
        </w:rPr>
        <w:t>,</w:t>
      </w:r>
      <w:r w:rsidR="00DE21B3">
        <w:rPr>
          <w:rFonts w:ascii="Times New Roman" w:hAnsi="Times New Roman" w:cs="Times New Roman"/>
        </w:rPr>
        <w:t xml:space="preserve"> </w:t>
      </w:r>
      <w:r w:rsidR="00AD3D4F">
        <w:rPr>
          <w:rFonts w:ascii="Times New Roman" w:hAnsi="Times New Roman" w:cs="Times New Roman"/>
        </w:rPr>
        <w:t>the</w:t>
      </w:r>
      <w:r w:rsidR="00B37F93">
        <w:rPr>
          <w:rFonts w:ascii="Times New Roman" w:hAnsi="Times New Roman" w:cs="Times New Roman"/>
        </w:rPr>
        <w:t>ir patterns of looking diverged in the Control condition</w:t>
      </w:r>
      <w:r w:rsidR="00E9412F">
        <w:rPr>
          <w:rFonts w:ascii="Times New Roman" w:hAnsi="Times New Roman" w:cs="Times New Roman"/>
        </w:rPr>
        <w:t>.</w:t>
      </w:r>
      <w:r w:rsidR="00A251F2">
        <w:rPr>
          <w:rFonts w:ascii="Times New Roman" w:hAnsi="Times New Roman" w:cs="Times New Roman"/>
        </w:rPr>
        <w:t xml:space="preserve"> </w:t>
      </w:r>
      <w:r w:rsidR="003471D4">
        <w:rPr>
          <w:rFonts w:ascii="Times New Roman" w:hAnsi="Times New Roman" w:cs="Times New Roman"/>
        </w:rPr>
        <w:t xml:space="preserve">Specifically, </w:t>
      </w:r>
      <w:r w:rsidR="006F5084">
        <w:rPr>
          <w:rFonts w:ascii="Times New Roman" w:hAnsi="Times New Roman" w:cs="Times New Roman"/>
        </w:rPr>
        <w:t xml:space="preserve">although the </w:t>
      </w:r>
      <w:r w:rsidR="0056544E">
        <w:rPr>
          <w:rFonts w:ascii="Times New Roman" w:hAnsi="Times New Roman" w:cs="Times New Roman"/>
        </w:rPr>
        <w:t xml:space="preserve">difference in time spent </w:t>
      </w:r>
      <w:r w:rsidR="00F05981">
        <w:rPr>
          <w:rFonts w:ascii="Times New Roman" w:hAnsi="Times New Roman" w:cs="Times New Roman"/>
        </w:rPr>
        <w:t>looking at the two test</w:t>
      </w:r>
      <w:r w:rsidR="0056544E">
        <w:rPr>
          <w:rFonts w:ascii="Times New Roman" w:hAnsi="Times New Roman" w:cs="Times New Roman"/>
        </w:rPr>
        <w:t xml:space="preserve"> events</w:t>
      </w:r>
      <w:r w:rsidR="006F5084">
        <w:rPr>
          <w:rFonts w:ascii="Times New Roman" w:hAnsi="Times New Roman" w:cs="Times New Roman"/>
        </w:rPr>
        <w:t xml:space="preserve"> was smaller in this condition than in the Experimental condition in both models, </w:t>
      </w:r>
      <w:r w:rsidR="00AD0D36">
        <w:rPr>
          <w:rFonts w:ascii="Times New Roman" w:hAnsi="Times New Roman" w:cs="Times New Roman"/>
        </w:rPr>
        <w:t>only networks in ALIAS-2</w:t>
      </w:r>
      <w:r w:rsidR="006F5084">
        <w:rPr>
          <w:rFonts w:ascii="Times New Roman" w:hAnsi="Times New Roman" w:cs="Times New Roman"/>
        </w:rPr>
        <w:t xml:space="preserve"> </w:t>
      </w:r>
      <w:r w:rsidR="00E424AA">
        <w:rPr>
          <w:rFonts w:ascii="Times New Roman" w:hAnsi="Times New Roman" w:cs="Times New Roman"/>
        </w:rPr>
        <w:t>looked longer at the</w:t>
      </w:r>
      <w:r w:rsidR="006F5084">
        <w:rPr>
          <w:rFonts w:ascii="Times New Roman" w:hAnsi="Times New Roman" w:cs="Times New Roman"/>
        </w:rPr>
        <w:t xml:space="preserve"> Inefficient test event than at the Efficient one</w:t>
      </w:r>
      <w:r w:rsidR="002D1E7F">
        <w:rPr>
          <w:rFonts w:ascii="Times New Roman" w:hAnsi="Times New Roman" w:cs="Times New Roman"/>
        </w:rPr>
        <w:t>.</w:t>
      </w:r>
      <w:r w:rsidR="009172E6">
        <w:rPr>
          <w:rFonts w:ascii="Times New Roman" w:hAnsi="Times New Roman" w:cs="Times New Roman"/>
        </w:rPr>
        <w:t xml:space="preserve"> </w:t>
      </w:r>
      <w:r w:rsidR="00285325">
        <w:rPr>
          <w:rFonts w:ascii="Times New Roman" w:hAnsi="Times New Roman" w:cs="Times New Roman"/>
        </w:rPr>
        <w:t>Such reduced but still longer looking to the Inefficient to the Efficient test event</w:t>
      </w:r>
      <w:r w:rsidR="0052427B">
        <w:rPr>
          <w:rFonts w:ascii="Times New Roman" w:hAnsi="Times New Roman" w:cs="Times New Roman"/>
        </w:rPr>
        <w:t xml:space="preserve"> can be traced to</w:t>
      </w:r>
      <w:r w:rsidR="008431FB">
        <w:rPr>
          <w:rFonts w:ascii="Times New Roman" w:hAnsi="Times New Roman" w:cs="Times New Roman"/>
        </w:rPr>
        <w:t xml:space="preserve"> how salience was implemented in the current simulations and its</w:t>
      </w:r>
      <w:r w:rsidR="0052427B">
        <w:rPr>
          <w:rFonts w:ascii="Times New Roman" w:hAnsi="Times New Roman" w:cs="Times New Roman"/>
        </w:rPr>
        <w:t xml:space="preserve"> absence in </w:t>
      </w:r>
      <w:r w:rsidR="0052427B">
        <w:rPr>
          <w:rFonts w:ascii="Times New Roman" w:hAnsi="Times New Roman" w:cs="Times New Roman"/>
        </w:rPr>
        <w:lastRenderedPageBreak/>
        <w:t xml:space="preserve">ALIAS-2. </w:t>
      </w:r>
      <w:r w:rsidR="006278D9">
        <w:rPr>
          <w:rFonts w:ascii="Times New Roman" w:hAnsi="Times New Roman" w:cs="Times New Roman"/>
        </w:rPr>
        <w:t>Recall that salience was implemented by reducing the learning rate of and applying weight decay to the</w:t>
      </w:r>
      <w:r w:rsidR="00285325">
        <w:rPr>
          <w:rFonts w:ascii="Times New Roman" w:hAnsi="Times New Roman" w:cs="Times New Roman"/>
        </w:rPr>
        <w:t xml:space="preserve"> weights linking the model’s internal representation to the </w:t>
      </w:r>
      <w:r w:rsidR="003B154E">
        <w:rPr>
          <w:rFonts w:ascii="Times New Roman" w:hAnsi="Times New Roman" w:cs="Times New Roman"/>
        </w:rPr>
        <w:t>barrier input and output information.</w:t>
      </w:r>
      <w:r w:rsidR="006278D9">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355812B" w14:textId="415C1356"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4347A6" w:rsidRPr="00B64108">
        <w:rPr>
          <w:rFonts w:ascii="Times New Roman" w:hAnsi="Times New Roman" w:cs="Times New Roman"/>
          <w:i w:val="0"/>
          <w:iCs w:val="0"/>
          <w:color w:val="000000" w:themeColor="text1"/>
          <w:sz w:val="24"/>
          <w:szCs w:val="24"/>
        </w:rPr>
        <w:t>Mean network error</w:t>
      </w:r>
      <w:r w:rsidR="004347A6">
        <w:rPr>
          <w:rFonts w:ascii="Times New Roman" w:hAnsi="Times New Roman" w:cs="Times New Roman"/>
          <w:i w:val="0"/>
          <w:iCs w:val="0"/>
          <w:color w:val="000000" w:themeColor="text1"/>
          <w:sz w:val="24"/>
          <w:szCs w:val="24"/>
        </w:rPr>
        <w:t xml:space="preserve"> produced</w:t>
      </w:r>
      <w:r w:rsidR="004347A6" w:rsidRPr="00B64108">
        <w:rPr>
          <w:rFonts w:ascii="Times New Roman" w:hAnsi="Times New Roman" w:cs="Times New Roman"/>
          <w:i w:val="0"/>
          <w:iCs w:val="0"/>
          <w:color w:val="000000" w:themeColor="text1"/>
          <w:sz w:val="24"/>
          <w:szCs w:val="24"/>
        </w:rPr>
        <w:t xml:space="preserve"> to the Efficient </w:t>
      </w:r>
      <w:r w:rsidRPr="00427608">
        <w:rPr>
          <w:rFonts w:ascii="Times New Roman" w:hAnsi="Times New Roman" w:cs="Times New Roman"/>
          <w:i w:val="0"/>
          <w:iCs w:val="0"/>
          <w:color w:val="000000" w:themeColor="text1"/>
          <w:sz w:val="24"/>
          <w:szCs w:val="24"/>
        </w:rPr>
        <w:t xml:space="preserve">and Inefficient test events in the Experimental and Control conditions for </w:t>
      </w:r>
      <w:r>
        <w:rPr>
          <w:rFonts w:ascii="Times New Roman" w:hAnsi="Times New Roman" w:cs="Times New Roman"/>
          <w:i w:val="0"/>
          <w:iCs w:val="0"/>
          <w:color w:val="000000" w:themeColor="text1"/>
          <w:sz w:val="24"/>
          <w:szCs w:val="24"/>
        </w:rPr>
        <w:t>ALIAS</w:t>
      </w:r>
      <w:r w:rsidR="005E429C">
        <w:rPr>
          <w:rFonts w:ascii="Times New Roman" w:hAnsi="Times New Roman" w:cs="Times New Roman"/>
          <w:i w:val="0"/>
          <w:iCs w:val="0"/>
          <w:color w:val="000000" w:themeColor="text1"/>
          <w:sz w:val="24"/>
          <w:szCs w:val="24"/>
        </w:rPr>
        <w:t>-2</w:t>
      </w:r>
      <w:r w:rsidRPr="00427608">
        <w:rPr>
          <w:rFonts w:ascii="Times New Roman" w:hAnsi="Times New Roman" w:cs="Times New Roman"/>
          <w:i w:val="0"/>
          <w:iCs w:val="0"/>
          <w:color w:val="000000" w:themeColor="text1"/>
          <w:sz w:val="24"/>
          <w:szCs w:val="24"/>
        </w:rPr>
        <w:t>.</w:t>
      </w:r>
    </w:p>
    <w:p w14:paraId="4289A654" w14:textId="77777777" w:rsidR="00A15CEA" w:rsidRDefault="00A15CEA" w:rsidP="001B653D">
      <w:pPr>
        <w:spacing w:line="480" w:lineRule="auto"/>
        <w:ind w:firstLine="720"/>
        <w:contextualSpacing/>
        <w:rPr>
          <w:rFonts w:ascii="Times New Roman" w:hAnsi="Times New Roman" w:cs="Times New Roman"/>
        </w:rPr>
      </w:pPr>
    </w:p>
    <w:p w14:paraId="4530F414" w14:textId="6D6403DF" w:rsidR="003C63D0" w:rsidRDefault="002A277E"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This way of implementing salience meant that </w:t>
      </w:r>
      <w:r w:rsidR="003C1CC1">
        <w:rPr>
          <w:rFonts w:ascii="Times New Roman" w:hAnsi="Times New Roman" w:cs="Times New Roman"/>
        </w:rPr>
        <w:t xml:space="preserve">any association </w:t>
      </w:r>
      <w:r w:rsidR="003B154E">
        <w:rPr>
          <w:rFonts w:ascii="Times New Roman" w:hAnsi="Times New Roman" w:cs="Times New Roman"/>
        </w:rPr>
        <w:t xml:space="preserve">that is </w:t>
      </w:r>
      <w:r w:rsidR="003C1CC1">
        <w:rPr>
          <w:rFonts w:ascii="Times New Roman" w:hAnsi="Times New Roman" w:cs="Times New Roman"/>
        </w:rPr>
        <w:t>established between arced motion and obstacles</w:t>
      </w:r>
      <w:r w:rsidR="00BC1646">
        <w:rPr>
          <w:rFonts w:ascii="Times New Roman" w:hAnsi="Times New Roman" w:cs="Times New Roman"/>
        </w:rPr>
        <w:t xml:space="preserve"> </w:t>
      </w:r>
      <w:r w:rsidR="003B154E">
        <w:rPr>
          <w:rFonts w:ascii="Times New Roman" w:hAnsi="Times New Roman" w:cs="Times New Roman"/>
        </w:rPr>
        <w:t xml:space="preserve">should not only be weaker </w:t>
      </w:r>
      <w:r w:rsidR="003C1CC1">
        <w:rPr>
          <w:rFonts w:ascii="Times New Roman" w:hAnsi="Times New Roman" w:cs="Times New Roman"/>
        </w:rPr>
        <w:t xml:space="preserve">for </w:t>
      </w:r>
      <w:r>
        <w:rPr>
          <w:rFonts w:ascii="Times New Roman" w:hAnsi="Times New Roman" w:cs="Times New Roman"/>
        </w:rPr>
        <w:t>models that implemented differential salience</w:t>
      </w:r>
      <w:r w:rsidR="003C1CC1">
        <w:rPr>
          <w:rFonts w:ascii="Times New Roman" w:hAnsi="Times New Roman" w:cs="Times New Roman"/>
        </w:rPr>
        <w:t xml:space="preserve"> than those that did not</w:t>
      </w:r>
      <w:r w:rsidR="00BC1646">
        <w:rPr>
          <w:rFonts w:ascii="Times New Roman" w:hAnsi="Times New Roman" w:cs="Times New Roman"/>
        </w:rPr>
        <w:t xml:space="preserve"> but that the models should differ in the “pattern” of looking following exposure to events that are inconsistent with prior experience. One example of such an event is that shown to networks in the Control condition, in which objects move horizontally along a</w:t>
      </w:r>
      <w:r w:rsidR="00A15CEA">
        <w:rPr>
          <w:rFonts w:ascii="Times New Roman" w:hAnsi="Times New Roman" w:cs="Times New Roman"/>
        </w:rPr>
        <w:t>n</w:t>
      </w:r>
      <w:r w:rsidR="00BC1646">
        <w:rPr>
          <w:rFonts w:ascii="Times New Roman" w:hAnsi="Times New Roman" w:cs="Times New Roman"/>
        </w:rPr>
        <w:t xml:space="preserve"> arced path </w:t>
      </w:r>
      <w:r w:rsidR="00A15CEA">
        <w:rPr>
          <w:rFonts w:ascii="Times New Roman" w:hAnsi="Times New Roman" w:cs="Times New Roman"/>
        </w:rPr>
        <w:t>and over a barrier</w:t>
      </w:r>
      <w:r w:rsidR="00BC1646">
        <w:rPr>
          <w:rFonts w:ascii="Times New Roman" w:hAnsi="Times New Roman" w:cs="Times New Roman"/>
        </w:rPr>
        <w:t>. This</w:t>
      </w:r>
      <w:r w:rsidR="00A15CEA">
        <w:rPr>
          <w:rFonts w:ascii="Times New Roman" w:hAnsi="Times New Roman" w:cs="Times New Roman"/>
        </w:rPr>
        <w:t xml:space="preserve"> barrier-motion information</w:t>
      </w:r>
      <w:r w:rsidR="00BC1646">
        <w:rPr>
          <w:rFonts w:ascii="Times New Roman" w:hAnsi="Times New Roman" w:cs="Times New Roman"/>
        </w:rPr>
        <w:t xml:space="preserve"> event contrasts with</w:t>
      </w:r>
      <w:r w:rsidR="00703391">
        <w:rPr>
          <w:rFonts w:ascii="Times New Roman" w:hAnsi="Times New Roman" w:cs="Times New Roman"/>
        </w:rPr>
        <w:t xml:space="preserve"> that</w:t>
      </w:r>
      <w:r w:rsidR="00FC4725">
        <w:rPr>
          <w:rFonts w:ascii="Times New Roman" w:hAnsi="Times New Roman" w:cs="Times New Roman"/>
        </w:rPr>
        <w:t xml:space="preserve"> encountered during</w:t>
      </w:r>
      <w:r w:rsidR="00BC1646">
        <w:rPr>
          <w:rFonts w:ascii="Times New Roman" w:hAnsi="Times New Roman" w:cs="Times New Roman"/>
        </w:rPr>
        <w:t xml:space="preserve"> </w:t>
      </w:r>
      <w:r w:rsidR="00FC4725">
        <w:rPr>
          <w:rFonts w:ascii="Times New Roman" w:hAnsi="Times New Roman" w:cs="Times New Roman"/>
        </w:rPr>
        <w:t>pretraining; networks learned that</w:t>
      </w:r>
      <w:r w:rsidR="00BC1646">
        <w:rPr>
          <w:rFonts w:ascii="Times New Roman" w:hAnsi="Times New Roman" w:cs="Times New Roman"/>
        </w:rPr>
        <w:t xml:space="preserve"> arced motion occurs over rather than besides obstacles</w:t>
      </w:r>
      <w:r w:rsidR="00FC4725">
        <w:rPr>
          <w:rFonts w:ascii="Times New Roman" w:hAnsi="Times New Roman" w:cs="Times New Roman"/>
        </w:rPr>
        <w:t xml:space="preserve"> during that phase</w:t>
      </w:r>
      <w:r w:rsidR="00BC1646">
        <w:rPr>
          <w:rFonts w:ascii="Times New Roman" w:hAnsi="Times New Roman" w:cs="Times New Roman"/>
        </w:rPr>
        <w:t xml:space="preserve">. Because there is nothing that prevents networks that lack </w:t>
      </w:r>
      <w:r w:rsidR="00BC1646">
        <w:rPr>
          <w:rFonts w:ascii="Times New Roman" w:hAnsi="Times New Roman" w:cs="Times New Roman"/>
        </w:rPr>
        <w:lastRenderedPageBreak/>
        <w:t xml:space="preserve">differential salience </w:t>
      </w:r>
      <w:r w:rsidR="00703391">
        <w:rPr>
          <w:rFonts w:ascii="Times New Roman" w:hAnsi="Times New Roman" w:cs="Times New Roman"/>
        </w:rPr>
        <w:t>from 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 these networks will readily associate </w:t>
      </w:r>
      <w:r w:rsidR="009C1A93">
        <w:rPr>
          <w:rFonts w:ascii="Times New Roman" w:hAnsi="Times New Roman" w:cs="Times New Roman"/>
        </w:rPr>
        <w:t>them</w:t>
      </w:r>
      <w:r w:rsidR="00BC1646">
        <w:rPr>
          <w:rFonts w:ascii="Times New Roman" w:hAnsi="Times New Roman" w:cs="Times New Roman"/>
        </w:rPr>
        <w:t xml:space="preserve"> irrespective of 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0263C1">
        <w:rPr>
          <w:rFonts w:ascii="Times New Roman" w:hAnsi="Times New Roman" w:cs="Times New Roman"/>
        </w:rPr>
        <w:t>Yet</w:t>
      </w:r>
      <w:r w:rsidR="009C1A93">
        <w:rPr>
          <w:rFonts w:ascii="Times New Roman" w:hAnsi="Times New Roman" w:cs="Times New Roman"/>
        </w:rPr>
        <w:t xml:space="preserve">, because such learning involves </w:t>
      </w:r>
      <w:r w:rsidR="000263C1">
        <w:rPr>
          <w:rFonts w:ascii="Times New Roman" w:hAnsi="Times New Roman" w:cs="Times New Roman"/>
        </w:rPr>
        <w:t>modifying the very</w:t>
      </w:r>
      <w:r w:rsidR="009C1A93">
        <w:rPr>
          <w:rFonts w:ascii="Times New Roman" w:hAnsi="Times New Roman" w:cs="Times New Roman"/>
        </w:rPr>
        <w:t xml:space="preserve"> same set of connections </w:t>
      </w:r>
      <w:r w:rsidR="000263C1">
        <w:rPr>
          <w:rFonts w:ascii="Times New Roman" w:hAnsi="Times New Roman" w:cs="Times New Roman"/>
        </w:rPr>
        <w:t xml:space="preserve">that embody </w:t>
      </w:r>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 </w:t>
      </w:r>
      <w:r w:rsidR="00C02720">
        <w:rPr>
          <w:rFonts w:ascii="Times New Roman" w:hAnsi="Times New Roman" w:cs="Times New Roman"/>
        </w:rPr>
        <w:t>the new</w:t>
      </w:r>
      <w:r w:rsidR="004054B0">
        <w:rPr>
          <w:rFonts w:ascii="Times New Roman" w:hAnsi="Times New Roman" w:cs="Times New Roman"/>
        </w:rPr>
        <w:t xml:space="preserve"> information presented to the model during habituation </w:t>
      </w:r>
      <w:r w:rsidR="00C02720">
        <w:rPr>
          <w:rFonts w:ascii="Times New Roman" w:hAnsi="Times New Roman" w:cs="Times New Roman"/>
        </w:rPr>
        <w:t>will be learned at the expense of the</w:t>
      </w:r>
      <w:r w:rsidR="00B760E3">
        <w:rPr>
          <w:rFonts w:ascii="Times New Roman" w:hAnsi="Times New Roman" w:cs="Times New Roman"/>
        </w:rPr>
        <w:t xml:space="preserve"> barrier-motion</w:t>
      </w:r>
      <w:r w:rsidR="00C02720">
        <w:rPr>
          <w:rFonts w:ascii="Times New Roman" w:hAnsi="Times New Roman" w:cs="Times New Roman"/>
        </w:rPr>
        <w:t xml:space="preserve"> </w:t>
      </w:r>
      <w:r w:rsidR="004054B0">
        <w:rPr>
          <w:rFonts w:ascii="Times New Roman" w:hAnsi="Times New Roman" w:cs="Times New Roman"/>
        </w:rPr>
        <w:t>information encountered</w:t>
      </w:r>
      <w:r w:rsidR="00B760E3">
        <w:rPr>
          <w:rFonts w:ascii="Times New Roman" w:hAnsi="Times New Roman" w:cs="Times New Roman"/>
        </w:rPr>
        <w:t>—and learned—</w:t>
      </w:r>
      <w:r w:rsidR="004054B0">
        <w:rPr>
          <w:rFonts w:ascii="Times New Roman" w:hAnsi="Times New Roman" w:cs="Times New Roman"/>
        </w:rPr>
        <w:t>during pretraining</w:t>
      </w:r>
      <w:r w:rsidR="006B585C">
        <w:rPr>
          <w:rFonts w:ascii="Times New Roman" w:hAnsi="Times New Roman" w:cs="Times New Roman"/>
        </w:rPr>
        <w:t>; that is, some amount of the barrier-motion information that was acquired during the pretraining phase will be unlearned during habituation</w:t>
      </w:r>
      <w:r w:rsidR="00C02720">
        <w:rPr>
          <w:rFonts w:ascii="Times New Roman" w:hAnsi="Times New Roman" w:cs="Times New Roman"/>
        </w:rPr>
        <w:t xml:space="preserve">. </w:t>
      </w:r>
    </w:p>
    <w:p w14:paraId="3ABC8C3C" w14:textId="720C5411" w:rsidR="00524642" w:rsidRDefault="003C63D0" w:rsidP="00407594">
      <w:pPr>
        <w:spacing w:line="480" w:lineRule="auto"/>
        <w:ind w:firstLine="720"/>
        <w:contextualSpacing/>
        <w:rPr>
          <w:rFonts w:ascii="Times New Roman" w:eastAsia="Times New Roman" w:hAnsi="Times New Roman" w:cs="Times New Roman"/>
        </w:rPr>
      </w:pPr>
      <w:r>
        <w:rPr>
          <w:rFonts w:ascii="Times New Roman" w:hAnsi="Times New Roman" w:cs="Times New Roman"/>
        </w:rPr>
        <w:t>Crucially</w:t>
      </w:r>
      <w:r w:rsidR="006B585C">
        <w:rPr>
          <w:rFonts w:ascii="Times New Roman" w:hAnsi="Times New Roman" w:cs="Times New Roman"/>
        </w:rPr>
        <w:t>, because t</w:t>
      </w:r>
      <w:r w:rsidR="00C02720">
        <w:rPr>
          <w:rFonts w:ascii="Times New Roman" w:hAnsi="Times New Roman" w:cs="Times New Roman"/>
        </w:rPr>
        <w:t xml:space="preserve">he length of the habituation phase is necessarily shorter than the </w:t>
      </w:r>
      <w:r w:rsidR="006B585C">
        <w:rPr>
          <w:rFonts w:ascii="Times New Roman" w:hAnsi="Times New Roman" w:cs="Times New Roman"/>
        </w:rPr>
        <w:t>p</w:t>
      </w:r>
      <w:r w:rsidR="00C02720">
        <w:rPr>
          <w:rFonts w:ascii="Times New Roman" w:hAnsi="Times New Roman" w:cs="Times New Roman"/>
        </w:rPr>
        <w:t>retraining phase</w:t>
      </w:r>
      <w:r w:rsidR="005421AE">
        <w:rPr>
          <w:rFonts w:ascii="Times New Roman" w:hAnsi="Times New Roman" w:cs="Times New Roman"/>
        </w:rPr>
        <w:t xml:space="preserve"> and </w:t>
      </w:r>
      <w:r w:rsidR="00026822">
        <w:rPr>
          <w:rFonts w:ascii="Times New Roman" w:hAnsi="Times New Roman" w:cs="Times New Roman"/>
        </w:rPr>
        <w:t>the barrier-motion information presented during habituation conflicts with that encountered during pretraining</w:t>
      </w:r>
      <w:r w:rsidR="00C02720">
        <w:rPr>
          <w:rFonts w:ascii="Times New Roman" w:hAnsi="Times New Roman" w:cs="Times New Roman"/>
        </w:rPr>
        <w:t>, the association that is established</w:t>
      </w:r>
      <w:r w:rsidR="00A15CEA">
        <w:rPr>
          <w:rFonts w:ascii="Times New Roman" w:hAnsi="Times New Roman" w:cs="Times New Roman"/>
        </w:rPr>
        <w:t xml:space="preserve"> between obstacles and arced motion</w:t>
      </w:r>
      <w:r w:rsidR="00C02720">
        <w:rPr>
          <w:rFonts w:ascii="Times New Roman" w:hAnsi="Times New Roman" w:cs="Times New Roman"/>
        </w:rPr>
        <w:t xml:space="preserve"> will be weaker than what it would be if t</w:t>
      </w:r>
      <w:r w:rsidR="006B585C">
        <w:rPr>
          <w:rFonts w:ascii="Times New Roman" w:hAnsi="Times New Roman" w:cs="Times New Roman"/>
        </w:rPr>
        <w:t>he habituation and pretraining phases were comparable lengths</w:t>
      </w:r>
      <w:r w:rsidR="00E14D7A">
        <w:rPr>
          <w:rFonts w:ascii="Times New Roman" w:hAnsi="Times New Roman" w:cs="Times New Roman"/>
        </w:rPr>
        <w:t xml:space="preserve"> and the information presented to networks in both phases was compatible</w:t>
      </w:r>
      <w:r w:rsidR="006B585C">
        <w:rPr>
          <w:rFonts w:ascii="Times New Roman" w:hAnsi="Times New Roman" w:cs="Times New Roman"/>
        </w:rPr>
        <w:t xml:space="preserve">. What this means for the looking behavior of networks in the Control condition during the test phase is that the presence of one component of the relation (i.e., arced motion) will not activate as strongly the representation—at the hidden layer—of the other component (i.e., obstacles). </w:t>
      </w:r>
      <w:r w:rsidR="00690B39">
        <w:rPr>
          <w:rFonts w:ascii="Times New Roman" w:hAnsi="Times New Roman" w:cs="Times New Roman"/>
        </w:rPr>
        <w:t xml:space="preserve">The fact that the hidden representation is reactivated means that networks in ALIAS-2 will look longer at the Inefficient test event than at the Efficient one. Yet, because such activation is dampened means that the difference in looking to the Inefficient and Efficient test events will be smaller </w:t>
      </w:r>
      <w:r w:rsidR="00016D6C">
        <w:rPr>
          <w:rFonts w:ascii="Times New Roman" w:hAnsi="Times New Roman" w:cs="Times New Roman"/>
        </w:rPr>
        <w:t xml:space="preserve">for networks in the Control condition </w:t>
      </w:r>
      <w:r w:rsidR="00690B39">
        <w:rPr>
          <w:rFonts w:ascii="Times New Roman" w:hAnsi="Times New Roman" w:cs="Times New Roman"/>
        </w:rPr>
        <w:t xml:space="preserve">than that </w:t>
      </w:r>
      <w:r w:rsidR="00016D6C">
        <w:rPr>
          <w:rFonts w:ascii="Times New Roman" w:hAnsi="Times New Roman" w:cs="Times New Roman"/>
        </w:rPr>
        <w:t xml:space="preserve">for networks </w:t>
      </w:r>
      <w:r w:rsidR="00690B39">
        <w:rPr>
          <w:rFonts w:ascii="Times New Roman" w:hAnsi="Times New Roman" w:cs="Times New Roman"/>
        </w:rPr>
        <w:t xml:space="preserve">in the </w:t>
      </w:r>
      <w:r w:rsidR="00016D6C">
        <w:rPr>
          <w:rFonts w:ascii="Times New Roman" w:hAnsi="Times New Roman" w:cs="Times New Roman"/>
        </w:rPr>
        <w:t>Experimental</w:t>
      </w:r>
      <w:r w:rsidR="00690B39">
        <w:rPr>
          <w:rFonts w:ascii="Times New Roman" w:hAnsi="Times New Roman" w:cs="Times New Roman"/>
        </w:rPr>
        <w:t xml:space="preserve"> condition</w:t>
      </w:r>
      <w:r w:rsidR="00016D6C">
        <w:rPr>
          <w:rFonts w:ascii="Times New Roman" w:hAnsi="Times New Roman" w:cs="Times New Roman"/>
        </w:rPr>
        <w:t>.</w:t>
      </w:r>
      <w:r w:rsidR="00B51A35">
        <w:rPr>
          <w:rFonts w:ascii="Times New Roman" w:hAnsi="Times New Roman" w:cs="Times New Roman"/>
        </w:rPr>
        <w:t xml:space="preserve"> The fact that ALIAS outperformed ALIAS-2 suggests that differential salience is necessary for ALIAS to reproduce the full pattern of data. </w:t>
      </w:r>
    </w:p>
    <w:p w14:paraId="47B005BD" w14:textId="608587C8"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r w:rsidR="0074311C">
        <w:rPr>
          <w:rFonts w:ascii="Times New Roman" w:eastAsia="Times New Roman" w:hAnsi="Times New Roman" w:cs="Times New Roman"/>
        </w:rPr>
        <w:t xml:space="preserve">three </w:t>
      </w:r>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r w:rsidR="00FA55F6">
        <w:rPr>
          <w:rFonts w:ascii="Times New Roman" w:eastAsia="Times New Roman" w:hAnsi="Times New Roman" w:cs="Times New Roman"/>
        </w:rPr>
        <w:t xml:space="preserve"> test</w:t>
      </w:r>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r w:rsidR="00C238C5">
        <w:rPr>
          <w:rFonts w:ascii="Times New Roman" w:eastAsia="Times New Roman" w:hAnsi="Times New Roman" w:cs="Times New Roman"/>
        </w:rPr>
        <w:t xml:space="preserve">infants’ </w:t>
      </w:r>
      <w:r w:rsidR="00C1774E">
        <w:rPr>
          <w:rFonts w:ascii="Times New Roman" w:eastAsia="Times New Roman" w:hAnsi="Times New Roman" w:cs="Times New Roman"/>
        </w:rPr>
        <w:t>performance</w:t>
      </w:r>
      <w:r w:rsidR="00C238C5">
        <w:rPr>
          <w:rFonts w:ascii="Times New Roman" w:eastAsia="Times New Roman" w:hAnsi="Times New Roman" w:cs="Times New Roman"/>
        </w:rPr>
        <w:t xml:space="preserve"> in </w:t>
      </w:r>
      <w:r w:rsidR="00110DF9">
        <w:rPr>
          <w:rFonts w:ascii="Times New Roman" w:eastAsia="Times New Roman" w:hAnsi="Times New Roman" w:cs="Times New Roman"/>
        </w:rPr>
        <w:t>action-</w:t>
      </w:r>
      <w:r w:rsidR="00D969E0">
        <w:rPr>
          <w:rFonts w:ascii="Times New Roman" w:eastAsia="Times New Roman" w:hAnsi="Times New Roman" w:cs="Times New Roman"/>
        </w:rPr>
        <w:t>understanding studies that use animate-like entities</w:t>
      </w:r>
      <w:r w:rsidR="00837327">
        <w:rPr>
          <w:rFonts w:ascii="Times New Roman" w:eastAsia="Times New Roman" w:hAnsi="Times New Roman" w:cs="Times New Roman"/>
        </w:rPr>
        <w:t xml:space="preserve"> can be explained </w:t>
      </w:r>
      <w:r w:rsidR="00773F36">
        <w:rPr>
          <w:rFonts w:ascii="Times New Roman" w:eastAsia="Times New Roman" w:hAnsi="Times New Roman" w:cs="Times New Roman"/>
        </w:rPr>
        <w:t>by</w:t>
      </w:r>
      <w:r w:rsidR="00837327">
        <w:rPr>
          <w:rFonts w:ascii="Times New Roman" w:eastAsia="Times New Roman" w:hAnsi="Times New Roman" w:cs="Times New Roman"/>
        </w:rPr>
        <w:t xml:space="preserve"> </w:t>
      </w:r>
      <w:r w:rsidR="00931876">
        <w:rPr>
          <w:rFonts w:ascii="Times New Roman" w:eastAsia="Times New Roman" w:hAnsi="Times New Roman" w:cs="Times New Roman"/>
        </w:rPr>
        <w:t xml:space="preserve">an </w:t>
      </w:r>
      <w:r w:rsidR="00931876">
        <w:rPr>
          <w:rFonts w:ascii="Times New Roman" w:eastAsia="Times New Roman" w:hAnsi="Times New Roman" w:cs="Times New Roman"/>
        </w:rPr>
        <w:lastRenderedPageBreak/>
        <w:t xml:space="preserve">associative learning mechanism that operates over </w:t>
      </w:r>
      <w:r w:rsidR="00D969E0">
        <w:rPr>
          <w:rFonts w:ascii="Times New Roman" w:eastAsia="Times New Roman" w:hAnsi="Times New Roman" w:cs="Times New Roman"/>
        </w:rPr>
        <w:t>the</w:t>
      </w:r>
      <w:r w:rsidR="00931876">
        <w:rPr>
          <w:rFonts w:ascii="Times New Roman" w:eastAsia="Times New Roman" w:hAnsi="Times New Roman" w:cs="Times New Roman"/>
        </w:rPr>
        <w:t xml:space="preserve"> low-level, perceptually grounded</w:t>
      </w:r>
      <w:r w:rsidR="00773F36">
        <w:rPr>
          <w:rFonts w:ascii="Times New Roman" w:eastAsia="Times New Roman" w:hAnsi="Times New Roman" w:cs="Times New Roman"/>
        </w:rPr>
        <w:t xml:space="preserve"> </w:t>
      </w:r>
      <w:r w:rsidR="00837327">
        <w:rPr>
          <w:rFonts w:ascii="Times New Roman" w:eastAsia="Times New Roman" w:hAnsi="Times New Roman" w:cs="Times New Roman"/>
        </w:rPr>
        <w:t>kinematics</w:t>
      </w:r>
      <w:r w:rsidR="00D969E0">
        <w:rPr>
          <w:rFonts w:ascii="Times New Roman" w:eastAsia="Times New Roman" w:hAnsi="Times New Roman" w:cs="Times New Roman"/>
        </w:rPr>
        <w:t xml:space="preserve"> of motion and the surface features of the objects involved</w:t>
      </w:r>
      <w:r w:rsidR="00931876">
        <w:rPr>
          <w:rFonts w:ascii="Times New Roman" w:eastAsia="Times New Roman" w:hAnsi="Times New Roman" w:cs="Times New Roman"/>
        </w:rPr>
        <w:t xml:space="preserve">. </w:t>
      </w:r>
      <w:r w:rsidR="005418F5">
        <w:rPr>
          <w:rFonts w:ascii="Times New Roman" w:eastAsia="Times New Roman" w:hAnsi="Times New Roman" w:cs="Times New Roman"/>
        </w:rPr>
        <w:t>Second, it compared</w:t>
      </w:r>
      <w:r w:rsidR="00E721C5">
        <w:rPr>
          <w:rFonts w:ascii="Times New Roman" w:eastAsia="Times New Roman" w:hAnsi="Times New Roman" w:cs="Times New Roman"/>
        </w:rPr>
        <w:t xml:space="preserve"> the performance of a computational instantiation of this proposal in a model called </w:t>
      </w:r>
      <w:r w:rsidR="00FA55F6">
        <w:rPr>
          <w:rFonts w:ascii="Times New Roman" w:eastAsia="Times New Roman" w:hAnsi="Times New Roman" w:cs="Times New Roman"/>
        </w:rPr>
        <w:t xml:space="preserve">ALIAS to </w:t>
      </w:r>
      <w:r w:rsidR="009D31F3">
        <w:rPr>
          <w:rFonts w:ascii="Times New Roman" w:eastAsia="Times New Roman" w:hAnsi="Times New Roman" w:cs="Times New Roman"/>
        </w:rPr>
        <w:t>that of OM10</w:t>
      </w:r>
      <w:r w:rsidR="00E721C5">
        <w:rPr>
          <w:rFonts w:ascii="Times New Roman" w:eastAsia="Times New Roman" w:hAnsi="Times New Roman" w:cs="Times New Roman"/>
        </w:rPr>
        <w:t xml:space="preserve"> and an extended version of this model that more faithfully captures the experimental set-up that infants experience in </w:t>
      </w:r>
      <w:ins w:id="594" w:author="Benton, Deon" w:date="2026-05-16T15:39:00Z" w16du:dateUtc="2026-05-16T20:39:00Z">
        <w:r w:rsidR="00DB0881">
          <w:rPr>
            <w:rFonts w:ascii="Times New Roman" w:eastAsia="Times New Roman" w:hAnsi="Times New Roman" w:cs="Times New Roman"/>
          </w:rPr>
          <w:t>action efficiency understanding</w:t>
        </w:r>
      </w:ins>
      <w:r w:rsidR="00E721C5">
        <w:rPr>
          <w:rFonts w:ascii="Times New Roman" w:eastAsia="Times New Roman" w:hAnsi="Times New Roman" w:cs="Times New Roman"/>
        </w:rPr>
        <w:t xml:space="preserve"> studies called OM-10. </w:t>
      </w:r>
      <w:r w:rsidR="0074311C">
        <w:rPr>
          <w:rFonts w:ascii="Times New Roman" w:eastAsia="Times New Roman" w:hAnsi="Times New Roman" w:cs="Times New Roman"/>
        </w:rPr>
        <w:t>Th</w:t>
      </w:r>
      <w:r w:rsidR="005418F5">
        <w:rPr>
          <w:rFonts w:ascii="Times New Roman" w:eastAsia="Times New Roman" w:hAnsi="Times New Roman" w:cs="Times New Roman"/>
        </w:rPr>
        <w:t xml:space="preserve">ird, it </w:t>
      </w:r>
      <w:r w:rsidR="00B46D43">
        <w:rPr>
          <w:rFonts w:ascii="Times New Roman" w:eastAsia="Times New Roman" w:hAnsi="Times New Roman" w:cs="Times New Roman"/>
        </w:rPr>
        <w:t xml:space="preserve">tested the internal coherence of a key assumption of the </w:t>
      </w:r>
      <w:r w:rsidR="00C32C40">
        <w:rPr>
          <w:rFonts w:ascii="Times New Roman" w:eastAsia="Times New Roman" w:hAnsi="Times New Roman" w:cs="Times New Roman"/>
        </w:rPr>
        <w:t>present</w:t>
      </w:r>
      <w:r w:rsidR="00B46D43">
        <w:rPr>
          <w:rFonts w:ascii="Times New Roman" w:eastAsia="Times New Roman" w:hAnsi="Times New Roman" w:cs="Times New Roman"/>
        </w:rPr>
        <w:t xml:space="preserve"> account</w:t>
      </w:r>
      <w:r w:rsidR="00E93CDA">
        <w:rPr>
          <w:rFonts w:ascii="Times New Roman" w:eastAsia="Times New Roman" w:hAnsi="Times New Roman" w:cs="Times New Roman"/>
        </w:rPr>
        <w:t>:</w:t>
      </w:r>
      <w:r w:rsidR="005418F5">
        <w:rPr>
          <w:rFonts w:ascii="Times New Roman" w:eastAsia="Times New Roman" w:hAnsi="Times New Roman" w:cs="Times New Roman"/>
        </w:rPr>
        <w:t xml:space="preserve"> Infants’ looking behaviors in </w:t>
      </w:r>
      <w:ins w:id="595" w:author="Benton, Deon" w:date="2026-05-16T15:39:00Z" w16du:dateUtc="2026-05-16T20:39:00Z">
        <w:r w:rsidR="00DB0881">
          <w:rPr>
            <w:rFonts w:ascii="Times New Roman" w:eastAsia="Times New Roman" w:hAnsi="Times New Roman" w:cs="Times New Roman"/>
          </w:rPr>
          <w:t>action efficiency understanding</w:t>
        </w:r>
      </w:ins>
      <w:r w:rsidR="005418F5">
        <w:rPr>
          <w:rFonts w:ascii="Times New Roman" w:eastAsia="Times New Roman" w:hAnsi="Times New Roman" w:cs="Times New Roman"/>
        </w:rPr>
        <w:t xml:space="preserve">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r w:rsidR="00E93CDA">
        <w:rPr>
          <w:rFonts w:ascii="Times New Roman" w:eastAsia="Times New Roman" w:hAnsi="Times New Roman" w:cs="Times New Roman"/>
        </w:rPr>
        <w:t xml:space="preserve"> </w:t>
      </w:r>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r w:rsidR="00411D5D">
        <w:rPr>
          <w:rFonts w:ascii="Times New Roman" w:eastAsia="Times New Roman" w:hAnsi="Times New Roman" w:cs="Times New Roman"/>
        </w:rPr>
        <w:t xml:space="preserve"> located </w:t>
      </w:r>
      <w:r w:rsidR="00C32C40">
        <w:rPr>
          <w:rFonts w:ascii="Times New Roman" w:eastAsia="Times New Roman" w:hAnsi="Times New Roman" w:cs="Times New Roman"/>
        </w:rPr>
        <w:t>peripherally to a salient motion trajectory</w:t>
      </w:r>
      <w:r w:rsidR="002F7452">
        <w:rPr>
          <w:rFonts w:ascii="Times New Roman" w:eastAsia="Times New Roman" w:hAnsi="Times New Roman" w:cs="Times New Roman"/>
        </w:rPr>
        <w:t xml:space="preserv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71F181D9" w14:textId="6BBF564D" w:rsidR="001E1E8F" w:rsidRDefault="00785F62" w:rsidP="001E1E8F">
      <w:pPr>
        <w:spacing w:line="480" w:lineRule="auto"/>
        <w:ind w:firstLine="720"/>
        <w:contextualSpacing/>
        <w:rPr>
          <w:ins w:id="596" w:author="Benton, Deon" w:date="2026-05-08T14:27:00Z" w16du:dateUtc="2026-05-08T19:27:00Z"/>
          <w:rFonts w:ascii="Times New Roman" w:hAnsi="Times New Roman" w:cs="Times New Roman"/>
        </w:rPr>
      </w:pPr>
      <w:r>
        <w:rPr>
          <w:rFonts w:ascii="Times New Roman" w:eastAsia="Times New Roman" w:hAnsi="Times New Roman" w:cs="Times New Roman"/>
        </w:rPr>
        <w:t xml:space="preserve">The main result of this simulation was </w:t>
      </w:r>
      <w:r w:rsidR="003D3D8E">
        <w:rPr>
          <w:rFonts w:ascii="Times New Roman" w:eastAsia="Times New Roman" w:hAnsi="Times New Roman" w:cs="Times New Roman"/>
        </w:rPr>
        <w:t>that ALIAS</w:t>
      </w:r>
      <w:ins w:id="597" w:author="Benton, Deon" w:date="2026-05-08T13:50:00Z" w16du:dateUtc="2026-05-08T18:50:00Z">
        <w:r w:rsidR="00BE14FC">
          <w:rPr>
            <w:rFonts w:ascii="Times New Roman" w:eastAsia="Times New Roman" w:hAnsi="Times New Roman" w:cs="Times New Roman"/>
          </w:rPr>
          <w:t xml:space="preserve"> succeeded</w:t>
        </w:r>
      </w:ins>
      <w:ins w:id="598" w:author="Benton, Deon" w:date="2026-05-08T13:58:00Z" w16du:dateUtc="2026-05-08T18:58:00Z">
        <w:r w:rsidR="00E8536C">
          <w:rPr>
            <w:rFonts w:ascii="Times New Roman" w:eastAsia="Times New Roman" w:hAnsi="Times New Roman" w:cs="Times New Roman"/>
          </w:rPr>
          <w:t xml:space="preserve"> </w:t>
        </w:r>
      </w:ins>
      <w:r w:rsidR="003D3D8E">
        <w:rPr>
          <w:rFonts w:ascii="Times New Roman" w:eastAsia="Times New Roman" w:hAnsi="Times New Roman" w:cs="Times New Roman"/>
        </w:rPr>
        <w:t>in explaining</w:t>
      </w:r>
      <w:r w:rsidR="00642345">
        <w:rPr>
          <w:rFonts w:ascii="Times New Roman" w:eastAsia="Times New Roman" w:hAnsi="Times New Roman" w:cs="Times New Roman"/>
        </w:rPr>
        <w:t xml:space="preserve"> infants’ looking</w:t>
      </w:r>
      <w:del w:id="599" w:author="Benton, Deon" w:date="2026-05-08T13:42:00Z" w16du:dateUtc="2026-05-08T18:42:00Z">
        <w:r w:rsidR="00642345" w:rsidDel="003D3D8E">
          <w:rPr>
            <w:rFonts w:ascii="Times New Roman" w:eastAsia="Times New Roman" w:hAnsi="Times New Roman" w:cs="Times New Roman"/>
          </w:rPr>
          <w:delText xml:space="preserve"> </w:delText>
        </w:r>
      </w:del>
      <w:ins w:id="600" w:author="Benton, Deon" w:date="2026-05-08T13:42:00Z" w16du:dateUtc="2026-05-08T18:42:00Z">
        <w:r w:rsidR="003D3D8E">
          <w:rPr>
            <w:rFonts w:ascii="Times New Roman" w:eastAsia="Times New Roman" w:hAnsi="Times New Roman" w:cs="Times New Roman"/>
          </w:rPr>
          <w:t xml:space="preserve"> </w:t>
        </w:r>
      </w:ins>
      <w:ins w:id="601" w:author="Benton, Deon" w:date="2026-05-08T14:10:00Z" w16du:dateUtc="2026-05-08T19:10:00Z">
        <w:r w:rsidR="00972920">
          <w:rPr>
            <w:rFonts w:ascii="Times New Roman" w:eastAsia="Times New Roman" w:hAnsi="Times New Roman" w:cs="Times New Roman"/>
          </w:rPr>
          <w:t>in Gergely</w:t>
        </w:r>
      </w:ins>
      <w:ins w:id="602" w:author="Benton, Deon" w:date="2026-05-08T13:43:00Z" w16du:dateUtc="2026-05-08T18:43:00Z">
        <w:r w:rsidR="00A7208C">
          <w:rPr>
            <w:rFonts w:ascii="Times New Roman" w:eastAsia="Times New Roman" w:hAnsi="Times New Roman" w:cs="Times New Roman"/>
          </w:rPr>
          <w:t xml:space="preserve"> et al. (1995)</w:t>
        </w:r>
      </w:ins>
      <w:r w:rsidR="00642345">
        <w:rPr>
          <w:rFonts w:ascii="Times New Roman" w:eastAsia="Times New Roman" w:hAnsi="Times New Roman" w:cs="Times New Roman"/>
        </w:rPr>
        <w:t>.</w:t>
      </w:r>
      <w:ins w:id="603" w:author="Benton, Deon" w:date="2026-05-08T14:03:00Z" w16du:dateUtc="2026-05-08T19:03:00Z">
        <w:r w:rsidR="00E80202">
          <w:rPr>
            <w:rFonts w:ascii="Times New Roman" w:eastAsia="Times New Roman" w:hAnsi="Times New Roman" w:cs="Times New Roman"/>
          </w:rPr>
          <w:t xml:space="preserve"> This model, like infants,</w:t>
        </w:r>
      </w:ins>
      <w:r w:rsidR="00642345">
        <w:rPr>
          <w:rFonts w:ascii="Times New Roman" w:eastAsia="Times New Roman" w:hAnsi="Times New Roman" w:cs="Times New Roman"/>
        </w:rPr>
        <w:t xml:space="preserve"> looked longer at (i.e., produced greater error to) the Inefficient test event than at the Efficient one</w:t>
      </w:r>
      <w:ins w:id="604" w:author="Benton, Deon" w:date="2026-05-08T14:04:00Z" w16du:dateUtc="2026-05-08T19:04:00Z">
        <w:r w:rsidR="006D11B0">
          <w:rPr>
            <w:rFonts w:ascii="Times New Roman" w:eastAsia="Times New Roman" w:hAnsi="Times New Roman" w:cs="Times New Roman"/>
          </w:rPr>
          <w:t xml:space="preserve"> following habituation to an event in which arced motion occurred over an obstacle</w:t>
        </w:r>
      </w:ins>
      <w:r w:rsidR="00642345">
        <w:rPr>
          <w:rFonts w:ascii="Times New Roman" w:eastAsia="Times New Roman" w:hAnsi="Times New Roman" w:cs="Times New Roman"/>
        </w:rPr>
        <w:t>; networks looked equally long at both test events if the arced motion occurred beside the barrier during habituation.</w:t>
      </w:r>
      <w:ins w:id="605" w:author="Benton, Deon" w:date="2026-05-08T13:50:00Z" w16du:dateUtc="2026-05-08T18:50:00Z">
        <w:r w:rsidR="00BE14FC">
          <w:rPr>
            <w:rFonts w:ascii="Times New Roman" w:eastAsia="Times New Roman" w:hAnsi="Times New Roman" w:cs="Times New Roman"/>
          </w:rPr>
          <w:t xml:space="preserve"> </w:t>
        </w:r>
      </w:ins>
      <w:ins w:id="606" w:author="Benton, Deon" w:date="2026-05-08T13:58:00Z" w16du:dateUtc="2026-05-08T18:58:00Z">
        <w:r w:rsidR="00E8536C">
          <w:rPr>
            <w:rFonts w:ascii="Times New Roman" w:eastAsia="Times New Roman" w:hAnsi="Times New Roman" w:cs="Times New Roman"/>
          </w:rPr>
          <w:t>The fact that ALIAS</w:t>
        </w:r>
      </w:ins>
      <w:ins w:id="607" w:author="Benton, Deon" w:date="2026-05-08T13:59:00Z" w16du:dateUtc="2026-05-08T18:59:00Z">
        <w:r w:rsidR="00E8536C">
          <w:rPr>
            <w:rFonts w:ascii="Times New Roman" w:eastAsia="Times New Roman" w:hAnsi="Times New Roman" w:cs="Times New Roman"/>
          </w:rPr>
          <w:t>-2—which</w:t>
        </w:r>
      </w:ins>
      <w:ins w:id="608" w:author="Benton, Deon" w:date="2026-05-08T14:01:00Z" w16du:dateUtc="2026-05-08T19:01:00Z">
        <w:r w:rsidR="007C470D">
          <w:rPr>
            <w:rFonts w:ascii="Times New Roman" w:eastAsia="Times New Roman" w:hAnsi="Times New Roman" w:cs="Times New Roman"/>
          </w:rPr>
          <w:t>, unlike ALIAS, omit</w:t>
        </w:r>
      </w:ins>
      <w:ins w:id="609" w:author="Benton, Deon" w:date="2026-05-08T14:02:00Z" w16du:dateUtc="2026-05-08T19:02:00Z">
        <w:r w:rsidR="00E80202">
          <w:rPr>
            <w:rFonts w:ascii="Times New Roman" w:eastAsia="Times New Roman" w:hAnsi="Times New Roman" w:cs="Times New Roman"/>
          </w:rPr>
          <w:t>ted</w:t>
        </w:r>
      </w:ins>
      <w:ins w:id="610" w:author="Benton, Deon" w:date="2026-05-08T14:01:00Z" w16du:dateUtc="2026-05-08T19:01:00Z">
        <w:r w:rsidR="007C470D">
          <w:rPr>
            <w:rFonts w:ascii="Times New Roman" w:eastAsia="Times New Roman" w:hAnsi="Times New Roman" w:cs="Times New Roman"/>
          </w:rPr>
          <w:t xml:space="preserve"> </w:t>
        </w:r>
      </w:ins>
      <w:ins w:id="611" w:author="Benton, Deon" w:date="2026-05-08T13:59:00Z" w16du:dateUtc="2026-05-08T18:59:00Z">
        <w:r w:rsidR="00E8536C">
          <w:rPr>
            <w:rFonts w:ascii="Times New Roman" w:eastAsia="Times New Roman" w:hAnsi="Times New Roman" w:cs="Times New Roman"/>
          </w:rPr>
          <w:t>differential obstacle salience—</w:t>
        </w:r>
      </w:ins>
      <w:ins w:id="612" w:author="Benton, Deon" w:date="2026-05-08T14:07:00Z" w16du:dateUtc="2026-05-08T19:07:00Z">
        <w:r w:rsidR="006E1FC1">
          <w:rPr>
            <w:rFonts w:ascii="Times New Roman" w:eastAsia="Times New Roman" w:hAnsi="Times New Roman" w:cs="Times New Roman"/>
          </w:rPr>
          <w:t>produced responses that di</w:t>
        </w:r>
      </w:ins>
      <w:ins w:id="613" w:author="Benton, Deon" w:date="2026-05-08T14:08:00Z" w16du:dateUtc="2026-05-08T19:08:00Z">
        <w:r w:rsidR="006E1FC1">
          <w:rPr>
            <w:rFonts w:ascii="Times New Roman" w:eastAsia="Times New Roman" w:hAnsi="Times New Roman" w:cs="Times New Roman"/>
          </w:rPr>
          <w:t xml:space="preserve">ffered </w:t>
        </w:r>
        <w:r w:rsidR="006E1FC1">
          <w:rPr>
            <w:rFonts w:ascii="Times New Roman" w:eastAsia="Times New Roman" w:hAnsi="Times New Roman" w:cs="Times New Roman"/>
          </w:rPr>
          <w:lastRenderedPageBreak/>
          <w:t>from those of ALIAS</w:t>
        </w:r>
      </w:ins>
      <w:ins w:id="614" w:author="Benton, Deon" w:date="2026-05-08T14:04:00Z" w16du:dateUtc="2026-05-08T19:04:00Z">
        <w:r w:rsidR="006D11B0">
          <w:rPr>
            <w:rFonts w:ascii="Times New Roman" w:eastAsia="Times New Roman" w:hAnsi="Times New Roman" w:cs="Times New Roman"/>
          </w:rPr>
          <w:t xml:space="preserve"> sugge</w:t>
        </w:r>
      </w:ins>
      <w:ins w:id="615" w:author="Benton, Deon" w:date="2026-05-08T14:05:00Z" w16du:dateUtc="2026-05-08T19:05:00Z">
        <w:r w:rsidR="006D11B0">
          <w:rPr>
            <w:rFonts w:ascii="Times New Roman" w:eastAsia="Times New Roman" w:hAnsi="Times New Roman" w:cs="Times New Roman"/>
          </w:rPr>
          <w:t>sts</w:t>
        </w:r>
      </w:ins>
      <w:ins w:id="616" w:author="Benton, Deon" w:date="2026-05-08T13:59:00Z" w16du:dateUtc="2026-05-08T18:59:00Z">
        <w:r w:rsidR="00E8536C">
          <w:rPr>
            <w:rFonts w:ascii="Times New Roman" w:eastAsia="Times New Roman" w:hAnsi="Times New Roman" w:cs="Times New Roman"/>
          </w:rPr>
          <w:t xml:space="preserve"> that associative learning alone is not</w:t>
        </w:r>
      </w:ins>
      <w:ins w:id="617" w:author="Benton, Deon" w:date="2026-05-08T14:00:00Z" w16du:dateUtc="2026-05-08T19:00:00Z">
        <w:r w:rsidR="007C470D">
          <w:rPr>
            <w:rFonts w:ascii="Times New Roman" w:eastAsia="Times New Roman" w:hAnsi="Times New Roman" w:cs="Times New Roman"/>
          </w:rPr>
          <w:t>, by itself, sufficient</w:t>
        </w:r>
      </w:ins>
      <w:ins w:id="618" w:author="Benton, Deon" w:date="2026-05-08T14:08:00Z" w16du:dateUtc="2026-05-08T19:08:00Z">
        <w:r w:rsidR="00972920">
          <w:rPr>
            <w:rFonts w:ascii="Times New Roman" w:eastAsia="Times New Roman" w:hAnsi="Times New Roman" w:cs="Times New Roman"/>
          </w:rPr>
          <w:t xml:space="preserve"> to account for the looking behavior of infants in Gergely et al. (1995)</w:t>
        </w:r>
      </w:ins>
      <w:ins w:id="619" w:author="Benton, Deon" w:date="2026-05-08T14:05:00Z" w16du:dateUtc="2026-05-08T19:05:00Z">
        <w:r w:rsidR="006D11B0">
          <w:rPr>
            <w:rFonts w:ascii="Times New Roman" w:eastAsia="Times New Roman" w:hAnsi="Times New Roman" w:cs="Times New Roman"/>
          </w:rPr>
          <w:t xml:space="preserve">; information </w:t>
        </w:r>
      </w:ins>
      <w:ins w:id="620" w:author="Benton, Deon" w:date="2026-05-08T14:06:00Z" w16du:dateUtc="2026-05-08T19:06:00Z">
        <w:r w:rsidR="006E1FC1">
          <w:rPr>
            <w:rFonts w:ascii="Times New Roman" w:eastAsia="Times New Roman" w:hAnsi="Times New Roman" w:cs="Times New Roman"/>
          </w:rPr>
          <w:t>pertaining</w:t>
        </w:r>
      </w:ins>
      <w:ins w:id="621" w:author="Benton, Deon" w:date="2026-05-08T14:05:00Z" w16du:dateUtc="2026-05-08T19:05:00Z">
        <w:r w:rsidR="006D11B0">
          <w:rPr>
            <w:rFonts w:ascii="Times New Roman" w:eastAsia="Times New Roman" w:hAnsi="Times New Roman" w:cs="Times New Roman"/>
          </w:rPr>
          <w:t xml:space="preserve"> to the salience of barrie</w:t>
        </w:r>
      </w:ins>
      <w:ins w:id="622" w:author="Benton, Deon" w:date="2026-05-08T14:06:00Z" w16du:dateUtc="2026-05-08T19:06:00Z">
        <w:r w:rsidR="006D11B0">
          <w:rPr>
            <w:rFonts w:ascii="Times New Roman" w:eastAsia="Times New Roman" w:hAnsi="Times New Roman" w:cs="Times New Roman"/>
          </w:rPr>
          <w:t>rs in different spatial positions needed</w:t>
        </w:r>
        <w:r w:rsidR="006E1FC1">
          <w:rPr>
            <w:rFonts w:ascii="Times New Roman" w:eastAsia="Times New Roman" w:hAnsi="Times New Roman" w:cs="Times New Roman"/>
          </w:rPr>
          <w:t xml:space="preserve"> also</w:t>
        </w:r>
        <w:r w:rsidR="006D11B0">
          <w:rPr>
            <w:rFonts w:ascii="Times New Roman" w:eastAsia="Times New Roman" w:hAnsi="Times New Roman" w:cs="Times New Roman"/>
          </w:rPr>
          <w:t xml:space="preserve"> to be included to </w:t>
        </w:r>
        <w:r w:rsidR="006E1FC1">
          <w:rPr>
            <w:rFonts w:ascii="Times New Roman" w:eastAsia="Times New Roman" w:hAnsi="Times New Roman" w:cs="Times New Roman"/>
          </w:rPr>
          <w:t xml:space="preserve">explain the full pattern of data. </w:t>
        </w:r>
        <w:r w:rsidR="006D11B0">
          <w:rPr>
            <w:rFonts w:ascii="Times New Roman" w:eastAsia="Times New Roman" w:hAnsi="Times New Roman" w:cs="Times New Roman"/>
          </w:rPr>
          <w:t>explain infants’</w:t>
        </w:r>
        <w:r w:rsidR="006E1FC1">
          <w:rPr>
            <w:rFonts w:ascii="Times New Roman" w:eastAsia="Times New Roman" w:hAnsi="Times New Roman" w:cs="Times New Roman"/>
          </w:rPr>
          <w:t xml:space="preserve"> performance across the conditions in Gergely et al. (1995).</w:t>
        </w:r>
      </w:ins>
      <w:ins w:id="623" w:author="Benton, Deon" w:date="2026-05-08T14:00:00Z" w16du:dateUtc="2026-05-08T19:00:00Z">
        <w:r w:rsidR="007C470D">
          <w:rPr>
            <w:rFonts w:ascii="Times New Roman" w:eastAsia="Times New Roman" w:hAnsi="Times New Roman" w:cs="Times New Roman"/>
          </w:rPr>
          <w:t xml:space="preserve"> to reproduce </w:t>
        </w:r>
      </w:ins>
      <w:ins w:id="624" w:author="Benton, Deon" w:date="2026-05-08T14:01:00Z" w16du:dateUtc="2026-05-08T19:01:00Z">
        <w:r w:rsidR="00E80202">
          <w:rPr>
            <w:rFonts w:ascii="Times New Roman" w:eastAsia="Times New Roman" w:hAnsi="Times New Roman" w:cs="Times New Roman"/>
          </w:rPr>
          <w:t>infants’ responses in</w:t>
        </w:r>
      </w:ins>
      <w:ins w:id="625" w:author="Benton, Deon" w:date="2026-05-08T14:02:00Z" w16du:dateUtc="2026-05-08T19:02:00Z">
        <w:r w:rsidR="00E80202">
          <w:rPr>
            <w:rFonts w:ascii="Times New Roman" w:eastAsia="Times New Roman" w:hAnsi="Times New Roman" w:cs="Times New Roman"/>
          </w:rPr>
          <w:t xml:space="preserve"> studies like that by Gergely et al. (1995)</w:t>
        </w:r>
      </w:ins>
      <w:ins w:id="626" w:author="Benton, Deon" w:date="2026-05-08T14:00:00Z" w16du:dateUtc="2026-05-08T19:00:00Z">
        <w:r w:rsidR="007C470D">
          <w:rPr>
            <w:rFonts w:ascii="Times New Roman" w:eastAsia="Times New Roman" w:hAnsi="Times New Roman" w:cs="Times New Roman"/>
          </w:rPr>
          <w:t xml:space="preserve">. </w:t>
        </w:r>
      </w:ins>
      <w:ins w:id="627" w:author="Benton, Deon" w:date="2026-05-08T14:09:00Z" w16du:dateUtc="2026-05-08T19:09:00Z">
        <w:r w:rsidR="00972920">
          <w:rPr>
            <w:rFonts w:ascii="Times New Roman" w:eastAsia="Times New Roman" w:hAnsi="Times New Roman" w:cs="Times New Roman"/>
          </w:rPr>
          <w:t xml:space="preserve">Although it was the case that </w:t>
        </w:r>
      </w:ins>
      <w:ins w:id="628" w:author="Benton, Deon" w:date="2026-05-08T13:50:00Z" w16du:dateUtc="2026-05-08T18:50:00Z">
        <w:r w:rsidR="00BE14FC">
          <w:rPr>
            <w:rFonts w:ascii="Times New Roman" w:eastAsia="Times New Roman" w:hAnsi="Times New Roman" w:cs="Times New Roman"/>
          </w:rPr>
          <w:t>OM10</w:t>
        </w:r>
      </w:ins>
      <w:ins w:id="629" w:author="Benton, Deon" w:date="2026-05-08T14:10:00Z" w16du:dateUtc="2026-05-08T19:10:00Z">
        <w:r w:rsidR="00972920">
          <w:rPr>
            <w:rFonts w:ascii="Times New Roman" w:eastAsia="Times New Roman" w:hAnsi="Times New Roman" w:cs="Times New Roman"/>
          </w:rPr>
          <w:t>—like ALIAS—</w:t>
        </w:r>
      </w:ins>
      <w:ins w:id="630" w:author="Benton, Deon" w:date="2026-05-08T13:50:00Z" w16du:dateUtc="2026-05-08T18:50:00Z">
        <w:r w:rsidR="00BE14FC">
          <w:rPr>
            <w:rFonts w:ascii="Times New Roman" w:eastAsia="Times New Roman" w:hAnsi="Times New Roman" w:cs="Times New Roman"/>
          </w:rPr>
          <w:t>capture</w:t>
        </w:r>
      </w:ins>
      <w:ins w:id="631" w:author="Benton, Deon" w:date="2026-05-08T14:10:00Z" w16du:dateUtc="2026-05-08T19:10:00Z">
        <w:r w:rsidR="00972920">
          <w:rPr>
            <w:rFonts w:ascii="Times New Roman" w:eastAsia="Times New Roman" w:hAnsi="Times New Roman" w:cs="Times New Roman"/>
          </w:rPr>
          <w:t>s</w:t>
        </w:r>
      </w:ins>
      <w:ins w:id="632" w:author="Benton, Deon" w:date="2026-05-08T13:50:00Z" w16du:dateUtc="2026-05-08T18:50:00Z">
        <w:r w:rsidR="00BE14FC">
          <w:rPr>
            <w:rFonts w:ascii="Times New Roman" w:eastAsia="Times New Roman" w:hAnsi="Times New Roman" w:cs="Times New Roman"/>
          </w:rPr>
          <w:t xml:space="preserve"> </w:t>
        </w:r>
      </w:ins>
      <w:ins w:id="633" w:author="Benton, Deon" w:date="2026-05-08T14:10:00Z" w16du:dateUtc="2026-05-08T19:10:00Z">
        <w:r w:rsidR="00972920">
          <w:rPr>
            <w:rFonts w:ascii="Times New Roman" w:eastAsia="Times New Roman" w:hAnsi="Times New Roman" w:cs="Times New Roman"/>
          </w:rPr>
          <w:t>infants’ looking responses in Gergely et al. (1995)</w:t>
        </w:r>
      </w:ins>
      <w:ins w:id="634" w:author="Benton, Deon" w:date="2026-05-08T13:49:00Z" w16du:dateUtc="2026-05-08T18:49:00Z">
        <w:r w:rsidR="001E1E8F">
          <w:rPr>
            <w:rFonts w:ascii="Times New Roman" w:hAnsi="Times New Roman" w:cs="Times New Roman"/>
          </w:rPr>
          <w:t xml:space="preserve">, it is notable that an extended version of </w:t>
        </w:r>
      </w:ins>
      <w:ins w:id="635" w:author="Benton, Deon" w:date="2026-05-08T14:10:00Z" w16du:dateUtc="2026-05-08T19:10:00Z">
        <w:r w:rsidR="00972920">
          <w:rPr>
            <w:rFonts w:ascii="Times New Roman" w:hAnsi="Times New Roman" w:cs="Times New Roman"/>
          </w:rPr>
          <w:t xml:space="preserve">this model that better aligned </w:t>
        </w:r>
      </w:ins>
      <w:ins w:id="636" w:author="Benton, Deon" w:date="2026-05-08T13:49:00Z" w16du:dateUtc="2026-05-08T18:49:00Z">
        <w:r w:rsidR="001E1E8F">
          <w:rPr>
            <w:rFonts w:ascii="Times New Roman" w:hAnsi="Times New Roman" w:cs="Times New Roman"/>
          </w:rPr>
          <w:t>with</w:t>
        </w:r>
      </w:ins>
      <w:ins w:id="637" w:author="Benton, Deon" w:date="2026-05-08T14:10:00Z" w16du:dateUtc="2026-05-08T19:10:00Z">
        <w:r w:rsidR="00972920">
          <w:rPr>
            <w:rFonts w:ascii="Times New Roman" w:hAnsi="Times New Roman" w:cs="Times New Roman"/>
          </w:rPr>
          <w:t xml:space="preserve"> </w:t>
        </w:r>
      </w:ins>
      <w:ins w:id="638" w:author="Benton, Deon" w:date="2026-05-08T13:51:00Z" w16du:dateUtc="2026-05-08T18:51:00Z">
        <w:r w:rsidR="00BE14FC">
          <w:rPr>
            <w:rFonts w:ascii="Times New Roman" w:hAnsi="Times New Roman" w:cs="Times New Roman"/>
          </w:rPr>
          <w:t>Gergely et al’s (1995)</w:t>
        </w:r>
      </w:ins>
      <w:ins w:id="639" w:author="Benton, Deon" w:date="2026-05-08T13:49:00Z" w16du:dateUtc="2026-05-08T18:49:00Z">
        <w:r w:rsidR="001E1E8F">
          <w:rPr>
            <w:rFonts w:ascii="Times New Roman" w:hAnsi="Times New Roman" w:cs="Times New Roman"/>
          </w:rPr>
          <w:t xml:space="preserve"> task structure</w:t>
        </w:r>
      </w:ins>
      <w:ins w:id="640" w:author="Benton, Deon" w:date="2026-05-08T13:52:00Z" w16du:dateUtc="2026-05-08T18:52:00Z">
        <w:r w:rsidR="00BE14FC">
          <w:rPr>
            <w:rFonts w:ascii="Times New Roman" w:hAnsi="Times New Roman" w:cs="Times New Roman"/>
          </w:rPr>
          <w:t xml:space="preserve"> </w:t>
        </w:r>
      </w:ins>
      <w:ins w:id="641" w:author="Benton, Deon" w:date="2026-05-08T14:11:00Z" w16du:dateUtc="2026-05-08T19:11:00Z">
        <w:r w:rsidR="00BE57C2">
          <w:rPr>
            <w:rFonts w:ascii="Times New Roman" w:hAnsi="Times New Roman" w:cs="Times New Roman"/>
          </w:rPr>
          <w:t xml:space="preserve">in its design </w:t>
        </w:r>
      </w:ins>
      <w:ins w:id="642" w:author="Benton, Deon" w:date="2026-05-08T13:49:00Z" w16du:dateUtc="2026-05-08T18:49:00Z">
        <w:r w:rsidR="001E1E8F">
          <w:rPr>
            <w:rFonts w:ascii="Times New Roman" w:hAnsi="Times New Roman" w:cs="Times New Roman"/>
          </w:rPr>
          <w:t xml:space="preserve">could not capture infants’ looking </w:t>
        </w:r>
      </w:ins>
      <w:ins w:id="643" w:author="Benton, Deon" w:date="2026-05-08T13:52:00Z" w16du:dateUtc="2026-05-08T18:52:00Z">
        <w:r w:rsidR="00BE14FC">
          <w:rPr>
            <w:rFonts w:ascii="Times New Roman" w:hAnsi="Times New Roman" w:cs="Times New Roman"/>
          </w:rPr>
          <w:t>responses. This</w:t>
        </w:r>
      </w:ins>
      <w:ins w:id="644" w:author="Benton, Deon" w:date="2026-05-08T13:49:00Z" w16du:dateUtc="2026-05-08T18:49:00Z">
        <w:r w:rsidR="001E1E8F">
          <w:rPr>
            <w:rFonts w:ascii="Times New Roman" w:hAnsi="Times New Roman" w:cs="Times New Roman"/>
          </w:rPr>
          <w:t xml:space="preserve"> suggests that </w:t>
        </w:r>
      </w:ins>
      <w:ins w:id="645" w:author="Benton, Deon" w:date="2026-05-08T14:11:00Z" w16du:dateUtc="2026-05-08T19:11:00Z">
        <w:r w:rsidR="00BE57C2">
          <w:rPr>
            <w:rFonts w:ascii="Times New Roman" w:hAnsi="Times New Roman" w:cs="Times New Roman"/>
          </w:rPr>
          <w:t>OM10’s original success</w:t>
        </w:r>
      </w:ins>
      <w:ins w:id="646" w:author="Benton, Deon" w:date="2026-05-08T13:49:00Z" w16du:dateUtc="2026-05-08T18:49:00Z">
        <w:r w:rsidR="001E1E8F">
          <w:rPr>
            <w:rFonts w:ascii="Times New Roman" w:hAnsi="Times New Roman" w:cs="Times New Roman"/>
          </w:rPr>
          <w:t xml:space="preserve"> may have</w:t>
        </w:r>
      </w:ins>
      <w:ins w:id="647" w:author="Benton, Deon" w:date="2026-05-08T14:12:00Z" w16du:dateUtc="2026-05-08T19:12:00Z">
        <w:r w:rsidR="0043463B">
          <w:rPr>
            <w:rFonts w:ascii="Times New Roman" w:hAnsi="Times New Roman" w:cs="Times New Roman"/>
          </w:rPr>
          <w:t xml:space="preserve"> had</w:t>
        </w:r>
      </w:ins>
      <w:ins w:id="648" w:author="Benton, Deon" w:date="2026-05-08T13:49:00Z" w16du:dateUtc="2026-05-08T18:49:00Z">
        <w:r w:rsidR="001E1E8F">
          <w:rPr>
            <w:rFonts w:ascii="Times New Roman" w:hAnsi="Times New Roman" w:cs="Times New Roman"/>
          </w:rPr>
          <w:t xml:space="preserve"> less to do with </w:t>
        </w:r>
      </w:ins>
      <w:ins w:id="649" w:author="Benton, Deon" w:date="2026-05-08T14:12:00Z" w16du:dateUtc="2026-05-08T19:12:00Z">
        <w:r w:rsidR="0043463B">
          <w:rPr>
            <w:rFonts w:ascii="Times New Roman" w:hAnsi="Times New Roman" w:cs="Times New Roman"/>
          </w:rPr>
          <w:t>it capturing the</w:t>
        </w:r>
      </w:ins>
      <w:ins w:id="650" w:author="Benton, Deon" w:date="2026-05-08T13:49:00Z" w16du:dateUtc="2026-05-08T18:49:00Z">
        <w:r w:rsidR="001E1E8F">
          <w:rPr>
            <w:rFonts w:ascii="Times New Roman" w:hAnsi="Times New Roman" w:cs="Times New Roman"/>
          </w:rPr>
          <w:t xml:space="preserve"> processes underlying </w:t>
        </w:r>
      </w:ins>
      <w:ins w:id="651" w:author="Benton, Deon" w:date="2026-05-08T14:12:00Z" w16du:dateUtc="2026-05-08T19:12:00Z">
        <w:r w:rsidR="0043463B">
          <w:rPr>
            <w:rFonts w:ascii="Times New Roman" w:hAnsi="Times New Roman" w:cs="Times New Roman"/>
          </w:rPr>
          <w:t xml:space="preserve">infant </w:t>
        </w:r>
      </w:ins>
      <w:ins w:id="652" w:author="Benton, Deon" w:date="2026-05-16T15:39:00Z" w16du:dateUtc="2026-05-16T20:39:00Z">
        <w:r w:rsidR="00DB0881">
          <w:rPr>
            <w:rFonts w:ascii="Times New Roman" w:hAnsi="Times New Roman" w:cs="Times New Roman"/>
          </w:rPr>
          <w:t>action efficiency understanding</w:t>
        </w:r>
      </w:ins>
      <w:ins w:id="653" w:author="Benton, Deon" w:date="2026-05-08T13:49:00Z" w16du:dateUtc="2026-05-08T18:49:00Z">
        <w:r w:rsidR="001E1E8F">
          <w:rPr>
            <w:rFonts w:ascii="Times New Roman" w:hAnsi="Times New Roman" w:cs="Times New Roman"/>
          </w:rPr>
          <w:t xml:space="preserve"> and more to do with</w:t>
        </w:r>
      </w:ins>
      <w:ins w:id="654" w:author="Benton, Deon" w:date="2026-05-08T13:54:00Z" w16du:dateUtc="2026-05-08T18:54:00Z">
        <w:r w:rsidR="00C61525">
          <w:rPr>
            <w:rFonts w:ascii="Times New Roman" w:hAnsi="Times New Roman" w:cs="Times New Roman"/>
          </w:rPr>
          <w:t xml:space="preserve"> the fact that it did not faithfully model the experimental set up</w:t>
        </w:r>
      </w:ins>
      <w:ins w:id="655" w:author="Benton, Deon" w:date="2026-05-08T13:49:00Z" w16du:dateUtc="2026-05-08T18:49:00Z">
        <w:r w:rsidR="001E1E8F">
          <w:rPr>
            <w:rFonts w:ascii="Times New Roman" w:hAnsi="Times New Roman" w:cs="Times New Roman"/>
          </w:rPr>
          <w:t xml:space="preserve"> </w:t>
        </w:r>
      </w:ins>
      <w:ins w:id="656" w:author="Benton, Deon" w:date="2026-05-08T13:54:00Z" w16du:dateUtc="2026-05-08T18:54:00Z">
        <w:r w:rsidR="00C61525">
          <w:rPr>
            <w:rFonts w:ascii="Times New Roman" w:hAnsi="Times New Roman" w:cs="Times New Roman"/>
          </w:rPr>
          <w:t>in Gergely et a</w:t>
        </w:r>
      </w:ins>
      <w:ins w:id="657" w:author="Benton, Deon" w:date="2026-05-08T13:55:00Z" w16du:dateUtc="2026-05-08T18:55:00Z">
        <w:r w:rsidR="00C61525">
          <w:rPr>
            <w:rFonts w:ascii="Times New Roman" w:hAnsi="Times New Roman" w:cs="Times New Roman"/>
          </w:rPr>
          <w:t xml:space="preserve">l. (1995). </w:t>
        </w:r>
        <w:r w:rsidR="0009490B">
          <w:rPr>
            <w:rFonts w:ascii="Times New Roman" w:hAnsi="Times New Roman" w:cs="Times New Roman"/>
          </w:rPr>
          <w:t xml:space="preserve">This suggests that </w:t>
        </w:r>
      </w:ins>
      <w:ins w:id="658" w:author="Benton, Deon" w:date="2026-05-08T13:57:00Z" w16du:dateUtc="2026-05-08T18:57:00Z">
        <w:r w:rsidR="00E8536C">
          <w:rPr>
            <w:rFonts w:ascii="Times New Roman" w:hAnsi="Times New Roman" w:cs="Times New Roman"/>
          </w:rPr>
          <w:t xml:space="preserve">it </w:t>
        </w:r>
      </w:ins>
      <w:ins w:id="659" w:author="Benton, Deon" w:date="2026-05-08T14:12:00Z" w16du:dateUtc="2026-05-08T19:12:00Z">
        <w:r w:rsidR="0043463B">
          <w:rPr>
            <w:rFonts w:ascii="Times New Roman" w:hAnsi="Times New Roman" w:cs="Times New Roman"/>
          </w:rPr>
          <w:t>is</w:t>
        </w:r>
      </w:ins>
      <w:ins w:id="660" w:author="Benton, Deon" w:date="2026-05-08T13:57:00Z" w16du:dateUtc="2026-05-08T18:57:00Z">
        <w:r w:rsidR="00E8536C">
          <w:rPr>
            <w:rFonts w:ascii="Times New Roman" w:hAnsi="Times New Roman" w:cs="Times New Roman"/>
          </w:rPr>
          <w:t xml:space="preserve"> prudent to interpret </w:t>
        </w:r>
      </w:ins>
      <w:ins w:id="661" w:author="Benton, Deon" w:date="2026-05-08T13:55:00Z" w16du:dateUtc="2026-05-08T18:55:00Z">
        <w:r w:rsidR="0009490B">
          <w:rPr>
            <w:rFonts w:ascii="Times New Roman" w:hAnsi="Times New Roman" w:cs="Times New Roman"/>
          </w:rPr>
          <w:t>any success</w:t>
        </w:r>
      </w:ins>
      <w:ins w:id="662" w:author="Benton, Deon" w:date="2026-05-08T13:57:00Z" w16du:dateUtc="2026-05-08T18:57:00Z">
        <w:r w:rsidR="00E8536C">
          <w:rPr>
            <w:rFonts w:ascii="Times New Roman" w:hAnsi="Times New Roman" w:cs="Times New Roman"/>
          </w:rPr>
          <w:t xml:space="preserve"> that OM10 has in reproducing infants’ looking behaviors in the subsequent simulations </w:t>
        </w:r>
      </w:ins>
      <w:ins w:id="663" w:author="Benton, Deon" w:date="2026-05-08T13:55:00Z" w16du:dateUtc="2026-05-08T18:55:00Z">
        <w:r w:rsidR="0009490B">
          <w:rPr>
            <w:rFonts w:ascii="Times New Roman" w:hAnsi="Times New Roman" w:cs="Times New Roman"/>
          </w:rPr>
          <w:t xml:space="preserve">with caution. </w:t>
        </w:r>
      </w:ins>
    </w:p>
    <w:p w14:paraId="4522CB70" w14:textId="5CF3B324" w:rsidR="0078102C" w:rsidRPr="0078102C" w:rsidRDefault="0078102C" w:rsidP="00BC76EB">
      <w:pPr>
        <w:spacing w:line="480" w:lineRule="auto"/>
        <w:ind w:firstLine="720"/>
        <w:contextualSpacing/>
        <w:rPr>
          <w:ins w:id="664" w:author="Benton, Deon" w:date="2026-05-08T14:27:00Z" w16du:dateUtc="2026-05-08T19:27:00Z"/>
          <w:rFonts w:ascii="Times New Roman" w:hAnsi="Times New Roman" w:cs="Times New Roman"/>
        </w:rPr>
      </w:pPr>
      <w:ins w:id="665" w:author="Benton, Deon" w:date="2026-05-08T14:27:00Z" w16du:dateUtc="2026-05-08T19:27:00Z">
        <w:r w:rsidRPr="0078102C">
          <w:rPr>
            <w:rFonts w:ascii="Times New Roman" w:hAnsi="Times New Roman" w:cs="Times New Roman"/>
          </w:rPr>
          <w:t xml:space="preserve">Although ALIAS’s success suggests that the </w:t>
        </w:r>
      </w:ins>
      <w:ins w:id="666" w:author="Benton, Deon" w:date="2026-05-08T14:28:00Z" w16du:dateUtc="2026-05-08T19:28:00Z">
        <w:r>
          <w:rPr>
            <w:rFonts w:ascii="Times New Roman" w:hAnsi="Times New Roman" w:cs="Times New Roman"/>
          </w:rPr>
          <w:t>present account</w:t>
        </w:r>
      </w:ins>
      <w:ins w:id="667" w:author="Benton, Deon" w:date="2026-05-08T14:27:00Z" w16du:dateUtc="2026-05-08T19:27:00Z">
        <w:r w:rsidRPr="0078102C">
          <w:rPr>
            <w:rFonts w:ascii="Times New Roman" w:hAnsi="Times New Roman" w:cs="Times New Roman"/>
          </w:rPr>
          <w:t xml:space="preserve"> is</w:t>
        </w:r>
        <w:r>
          <w:rPr>
            <w:rFonts w:ascii="Times New Roman" w:hAnsi="Times New Roman" w:cs="Times New Roman"/>
          </w:rPr>
          <w:t xml:space="preserve"> at least</w:t>
        </w:r>
        <w:r w:rsidRPr="0078102C">
          <w:rPr>
            <w:rFonts w:ascii="Times New Roman" w:hAnsi="Times New Roman" w:cs="Times New Roman"/>
          </w:rPr>
          <w:t xml:space="preserve"> sufficient to capture infants’ looking behaviors </w:t>
        </w:r>
        <w:r>
          <w:rPr>
            <w:rFonts w:ascii="Times New Roman" w:hAnsi="Times New Roman" w:cs="Times New Roman"/>
          </w:rPr>
          <w:t xml:space="preserve">in </w:t>
        </w:r>
        <w:r w:rsidRPr="0078102C">
          <w:rPr>
            <w:rFonts w:ascii="Times New Roman" w:hAnsi="Times New Roman" w:cs="Times New Roman"/>
          </w:rPr>
          <w:t>Gergely et al. (1995)</w:t>
        </w:r>
        <w:r>
          <w:rPr>
            <w:rFonts w:ascii="Times New Roman" w:hAnsi="Times New Roman" w:cs="Times New Roman"/>
          </w:rPr>
          <w:t>—it has yet to be shown that ALIAS can capture da</w:t>
        </w:r>
      </w:ins>
      <w:ins w:id="668" w:author="Benton, Deon" w:date="2026-05-08T14:28:00Z" w16du:dateUtc="2026-05-08T19:28:00Z">
        <w:r>
          <w:rPr>
            <w:rFonts w:ascii="Times New Roman" w:hAnsi="Times New Roman" w:cs="Times New Roman"/>
          </w:rPr>
          <w:t>ta in other Gergely-style action-understanding studies—</w:t>
        </w:r>
      </w:ins>
      <w:ins w:id="669" w:author="Benton, Deon" w:date="2026-05-08T14:27:00Z" w16du:dateUtc="2026-05-08T19:27:00Z">
        <w:r w:rsidRPr="0078102C">
          <w:rPr>
            <w:rFonts w:ascii="Times New Roman" w:hAnsi="Times New Roman" w:cs="Times New Roman"/>
          </w:rPr>
          <w:t xml:space="preserve">it was nevertheless important independently to confirm that the </w:t>
        </w:r>
      </w:ins>
      <w:ins w:id="670" w:author="Benton, Deon" w:date="2026-05-08T14:28:00Z" w16du:dateUtc="2026-05-08T19:28:00Z">
        <w:r>
          <w:rPr>
            <w:rFonts w:ascii="Times New Roman" w:hAnsi="Times New Roman" w:cs="Times New Roman"/>
          </w:rPr>
          <w:t xml:space="preserve">actual mechanism through which the </w:t>
        </w:r>
      </w:ins>
      <w:ins w:id="671" w:author="Benton, Deon" w:date="2026-05-08T14:27:00Z" w16du:dateUtc="2026-05-08T19:27:00Z">
        <w:r w:rsidRPr="0078102C">
          <w:rPr>
            <w:rFonts w:ascii="Times New Roman" w:hAnsi="Times New Roman" w:cs="Times New Roman"/>
          </w:rPr>
          <w:t xml:space="preserve">model reproduced these looking behaviors </w:t>
        </w:r>
      </w:ins>
      <w:ins w:id="672" w:author="Benton, Deon" w:date="2026-05-08T14:28:00Z" w16du:dateUtc="2026-05-08T19:28:00Z">
        <w:r>
          <w:rPr>
            <w:rFonts w:ascii="Times New Roman" w:hAnsi="Times New Roman" w:cs="Times New Roman"/>
          </w:rPr>
          <w:t>aligned with the proposal</w:t>
        </w:r>
      </w:ins>
      <w:ins w:id="673" w:author="Benton, Deon" w:date="2026-05-08T14:27:00Z" w16du:dateUtc="2026-05-08T19:27:00Z">
        <w:r w:rsidRPr="0078102C">
          <w:rPr>
            <w:rFonts w:ascii="Times New Roman" w:hAnsi="Times New Roman" w:cs="Times New Roman"/>
          </w:rPr>
          <w:t xml:space="preserve"> that</w:t>
        </w:r>
      </w:ins>
      <w:ins w:id="674" w:author="Benton, Deon" w:date="2026-05-08T14:29:00Z" w16du:dateUtc="2026-05-08T19:29:00Z">
        <w:r>
          <w:rPr>
            <w:rFonts w:ascii="Times New Roman" w:hAnsi="Times New Roman" w:cs="Times New Roman"/>
          </w:rPr>
          <w:t xml:space="preserve"> it</w:t>
        </w:r>
      </w:ins>
      <w:ins w:id="675" w:author="Benton, Deon" w:date="2026-05-08T14:27:00Z" w16du:dateUtc="2026-05-08T19:27:00Z">
        <w:r w:rsidRPr="0078102C">
          <w:rPr>
            <w:rFonts w:ascii="Times New Roman" w:hAnsi="Times New Roman" w:cs="Times New Roman"/>
          </w:rPr>
          <w:t xml:space="preserve"> implemented. Clarifying the</w:t>
        </w:r>
      </w:ins>
      <w:ins w:id="676" w:author="Benton, Deon" w:date="2026-05-08T14:29:00Z" w16du:dateUtc="2026-05-08T19:29:00Z">
        <w:r w:rsidR="00DE05BB">
          <w:rPr>
            <w:rFonts w:ascii="Times New Roman" w:hAnsi="Times New Roman" w:cs="Times New Roman"/>
          </w:rPr>
          <w:t xml:space="preserve"> manner in which the model reproduced infants’ looking responses across the Experimental and Control conditions in Gergely et al. (1995) is also</w:t>
        </w:r>
      </w:ins>
      <w:ins w:id="677" w:author="Benton, Deon" w:date="2026-05-08T14:27:00Z" w16du:dateUtc="2026-05-08T19:27:00Z">
        <w:r w:rsidRPr="0078102C">
          <w:rPr>
            <w:rFonts w:ascii="Times New Roman" w:hAnsi="Times New Roman" w:cs="Times New Roman"/>
          </w:rPr>
          <w:t xml:space="preserve"> important because it </w:t>
        </w:r>
      </w:ins>
      <w:ins w:id="678" w:author="Benton, Deon" w:date="2026-05-08T14:30:00Z" w16du:dateUtc="2026-05-08T19:30:00Z">
        <w:r w:rsidR="00DE05BB">
          <w:rPr>
            <w:rFonts w:ascii="Times New Roman" w:hAnsi="Times New Roman" w:cs="Times New Roman"/>
          </w:rPr>
          <w:t>can provide</w:t>
        </w:r>
      </w:ins>
      <w:ins w:id="679" w:author="Benton, Deon" w:date="2026-05-08T14:27:00Z" w16du:dateUtc="2026-05-08T19:27:00Z">
        <w:r w:rsidRPr="0078102C">
          <w:rPr>
            <w:rFonts w:ascii="Times New Roman" w:hAnsi="Times New Roman" w:cs="Times New Roman"/>
          </w:rPr>
          <w:t xml:space="preserve"> insight into how associative learning might </w:t>
        </w:r>
      </w:ins>
      <w:ins w:id="680" w:author="Benton, Deon" w:date="2026-05-08T14:30:00Z" w16du:dateUtc="2026-05-08T19:30:00Z">
        <w:r w:rsidR="00DE05BB">
          <w:rPr>
            <w:rFonts w:ascii="Times New Roman" w:hAnsi="Times New Roman" w:cs="Times New Roman"/>
          </w:rPr>
          <w:t xml:space="preserve">have </w:t>
        </w:r>
      </w:ins>
      <w:ins w:id="681" w:author="Benton, Deon" w:date="2026-05-08T14:27:00Z" w16du:dateUtc="2026-05-08T19:27:00Z">
        <w:r w:rsidRPr="0078102C">
          <w:rPr>
            <w:rFonts w:ascii="Times New Roman" w:hAnsi="Times New Roman" w:cs="Times New Roman"/>
          </w:rPr>
          <w:t>operate</w:t>
        </w:r>
      </w:ins>
      <w:ins w:id="682" w:author="Benton, Deon" w:date="2026-05-08T14:30:00Z" w16du:dateUtc="2026-05-08T19:30:00Z">
        <w:r w:rsidR="00DE05BB">
          <w:rPr>
            <w:rFonts w:ascii="Times New Roman" w:hAnsi="Times New Roman" w:cs="Times New Roman"/>
          </w:rPr>
          <w:t>d</w:t>
        </w:r>
      </w:ins>
      <w:ins w:id="683" w:author="Benton, Deon" w:date="2026-05-08T14:27:00Z" w16du:dateUtc="2026-05-08T19:27:00Z">
        <w:r w:rsidRPr="0078102C">
          <w:rPr>
            <w:rFonts w:ascii="Times New Roman" w:hAnsi="Times New Roman" w:cs="Times New Roman"/>
          </w:rPr>
          <w:t xml:space="preserve"> in infants’ minds to </w:t>
        </w:r>
      </w:ins>
      <w:ins w:id="684" w:author="Benton, Deon" w:date="2026-05-08T14:30:00Z" w16du:dateUtc="2026-05-08T19:30:00Z">
        <w:r w:rsidR="00DE05BB">
          <w:rPr>
            <w:rFonts w:ascii="Times New Roman" w:hAnsi="Times New Roman" w:cs="Times New Roman"/>
          </w:rPr>
          <w:t>drive their looking responses in</w:t>
        </w:r>
      </w:ins>
      <w:ins w:id="685" w:author="Benton, Deon" w:date="2026-05-08T14:31:00Z" w16du:dateUtc="2026-05-08T19:31:00Z">
        <w:r w:rsidR="00DE05BB">
          <w:rPr>
            <w:rFonts w:ascii="Times New Roman" w:hAnsi="Times New Roman" w:cs="Times New Roman"/>
          </w:rPr>
          <w:t xml:space="preserve"> this study</w:t>
        </w:r>
      </w:ins>
      <w:ins w:id="686" w:author="Benton, Deon" w:date="2026-05-08T14:27:00Z" w16du:dateUtc="2026-05-08T19:27:00Z">
        <w:r w:rsidRPr="0078102C">
          <w:rPr>
            <w:rFonts w:ascii="Times New Roman" w:hAnsi="Times New Roman" w:cs="Times New Roman"/>
          </w:rPr>
          <w:t xml:space="preserve">. </w:t>
        </w:r>
      </w:ins>
      <w:ins w:id="687" w:author="Benton, Deon" w:date="2026-05-08T14:31:00Z" w16du:dateUtc="2026-05-08T19:31:00Z">
        <w:r w:rsidR="00757027">
          <w:rPr>
            <w:rFonts w:ascii="Times New Roman" w:hAnsi="Times New Roman" w:cs="Times New Roman"/>
          </w:rPr>
          <w:t>In the model, event processing began</w:t>
        </w:r>
      </w:ins>
      <w:ins w:id="688" w:author="Benton, Deon" w:date="2026-05-08T14:27:00Z" w16du:dateUtc="2026-05-08T19:27:00Z">
        <w:r w:rsidRPr="0078102C">
          <w:rPr>
            <w:rFonts w:ascii="Times New Roman" w:hAnsi="Times New Roman" w:cs="Times New Roman"/>
          </w:rPr>
          <w:t xml:space="preserve"> during the pretraining phase. </w:t>
        </w:r>
      </w:ins>
      <w:ins w:id="689" w:author="Benton, Deon" w:date="2026-05-08T14:31:00Z" w16du:dateUtc="2026-05-08T19:31:00Z">
        <w:r w:rsidR="00757027">
          <w:rPr>
            <w:rFonts w:ascii="Times New Roman" w:hAnsi="Times New Roman" w:cs="Times New Roman"/>
          </w:rPr>
          <w:t>It wi</w:t>
        </w:r>
      </w:ins>
      <w:ins w:id="690" w:author="Benton, Deon" w:date="2026-05-08T14:32:00Z" w16du:dateUtc="2026-05-08T19:32:00Z">
        <w:r w:rsidR="00757027">
          <w:rPr>
            <w:rFonts w:ascii="Times New Roman" w:hAnsi="Times New Roman" w:cs="Times New Roman"/>
          </w:rPr>
          <w:t>ll be recalled that during this phase networks were</w:t>
        </w:r>
      </w:ins>
      <w:ins w:id="691" w:author="Benton, Deon" w:date="2026-05-08T14:27:00Z" w16du:dateUtc="2026-05-08T19:27:00Z">
        <w:r w:rsidRPr="0078102C">
          <w:rPr>
            <w:rFonts w:ascii="Times New Roman" w:hAnsi="Times New Roman" w:cs="Times New Roman"/>
          </w:rPr>
          <w:t xml:space="preserve"> repeatedly exposed to events in which agents move </w:t>
        </w:r>
        <w:r w:rsidRPr="0078102C">
          <w:rPr>
            <w:rFonts w:ascii="Times New Roman" w:hAnsi="Times New Roman" w:cs="Times New Roman"/>
          </w:rPr>
          <w:lastRenderedPageBreak/>
          <w:t xml:space="preserve">along either straight or curved trajectories to reach other objects or agents. </w:t>
        </w:r>
      </w:ins>
      <w:ins w:id="692" w:author="Benton, Deon" w:date="2026-05-08T21:33:00Z" w16du:dateUtc="2026-05-09T02:33:00Z">
        <w:r w:rsidR="00BC76EB">
          <w:rPr>
            <w:rFonts w:ascii="Times New Roman" w:hAnsi="Times New Roman" w:cs="Times New Roman"/>
          </w:rPr>
          <w:t>In the model, e</w:t>
        </w:r>
      </w:ins>
      <w:ins w:id="693" w:author="Benton, Deon" w:date="2026-05-08T14:32:00Z" w16du:dateUtc="2026-05-08T19:32:00Z">
        <w:r w:rsidR="00757027">
          <w:rPr>
            <w:rFonts w:ascii="Times New Roman" w:hAnsi="Times New Roman" w:cs="Times New Roman"/>
          </w:rPr>
          <w:t>nvironmental events were implemented in the model</w:t>
        </w:r>
      </w:ins>
      <w:ins w:id="694" w:author="Benton, Deon" w:date="2026-05-08T14:27:00Z" w16du:dateUtc="2026-05-08T19:27:00Z">
        <w:r w:rsidRPr="0078102C">
          <w:rPr>
            <w:rFonts w:ascii="Times New Roman" w:hAnsi="Times New Roman" w:cs="Times New Roman"/>
          </w:rPr>
          <w:t xml:space="preserve"> as a pattern of activation </w:t>
        </w:r>
      </w:ins>
      <w:ins w:id="695" w:author="Benton, Deon" w:date="2026-05-08T14:32:00Z" w16du:dateUtc="2026-05-08T19:32:00Z">
        <w:r w:rsidR="006A470C">
          <w:rPr>
            <w:rFonts w:ascii="Times New Roman" w:hAnsi="Times New Roman" w:cs="Times New Roman"/>
          </w:rPr>
          <w:t xml:space="preserve">that were </w:t>
        </w:r>
      </w:ins>
      <w:ins w:id="696" w:author="Benton, Deon" w:date="2026-05-08T14:27:00Z" w16du:dateUtc="2026-05-08T19:27:00Z">
        <w:r w:rsidRPr="0078102C">
          <w:rPr>
            <w:rFonts w:ascii="Times New Roman" w:hAnsi="Times New Roman" w:cs="Times New Roman"/>
          </w:rPr>
          <w:t xml:space="preserve">distributed across the model’s </w:t>
        </w:r>
      </w:ins>
      <w:ins w:id="697" w:author="Benton, Deon" w:date="2026-05-08T14:33:00Z" w16du:dateUtc="2026-05-08T19:33:00Z">
        <w:r w:rsidR="006A470C">
          <w:rPr>
            <w:rFonts w:ascii="Times New Roman" w:hAnsi="Times New Roman" w:cs="Times New Roman"/>
          </w:rPr>
          <w:t xml:space="preserve">various </w:t>
        </w:r>
      </w:ins>
      <w:ins w:id="698" w:author="Benton, Deon" w:date="2026-05-08T14:27:00Z" w16du:dateUtc="2026-05-08T19:27:00Z">
        <w:r w:rsidRPr="0078102C">
          <w:rPr>
            <w:rFonts w:ascii="Times New Roman" w:hAnsi="Times New Roman" w:cs="Times New Roman"/>
          </w:rPr>
          <w:t xml:space="preserve">input groups (e.g., Barrier Position, Motion Type, Jump Height, Clearance). </w:t>
        </w:r>
      </w:ins>
      <w:ins w:id="699" w:author="Benton, Deon" w:date="2026-05-08T14:34:00Z" w16du:dateUtc="2026-05-08T19:34:00Z">
        <w:r w:rsidR="00683CE1">
          <w:rPr>
            <w:rFonts w:ascii="Times New Roman" w:hAnsi="Times New Roman" w:cs="Times New Roman"/>
          </w:rPr>
          <w:t>Because</w:t>
        </w:r>
      </w:ins>
      <w:ins w:id="700" w:author="Benton, Deon" w:date="2026-05-08T14:40:00Z" w16du:dateUtc="2026-05-08T19:40:00Z">
        <w:r w:rsidR="006375D6">
          <w:rPr>
            <w:rFonts w:ascii="Times New Roman" w:hAnsi="Times New Roman" w:cs="Times New Roman"/>
          </w:rPr>
          <w:t>, at the outset of the pretraining phase,</w:t>
        </w:r>
      </w:ins>
      <w:ins w:id="701" w:author="Benton, Deon" w:date="2026-05-08T14:34:00Z" w16du:dateUtc="2026-05-08T19:34:00Z">
        <w:r w:rsidR="00683CE1">
          <w:rPr>
            <w:rFonts w:ascii="Times New Roman" w:hAnsi="Times New Roman" w:cs="Times New Roman"/>
          </w:rPr>
          <w:t xml:space="preserve"> it is</w:t>
        </w:r>
      </w:ins>
      <w:ins w:id="702" w:author="Benton, Deon" w:date="2026-05-08T14:40:00Z" w16du:dateUtc="2026-05-08T19:40:00Z">
        <w:r w:rsidR="006375D6">
          <w:rPr>
            <w:rFonts w:ascii="Times New Roman" w:hAnsi="Times New Roman" w:cs="Times New Roman"/>
          </w:rPr>
          <w:t xml:space="preserve"> necessarily</w:t>
        </w:r>
      </w:ins>
      <w:ins w:id="703" w:author="Benton, Deon" w:date="2026-05-08T14:34:00Z" w16du:dateUtc="2026-05-08T19:34:00Z">
        <w:r w:rsidR="00683CE1">
          <w:rPr>
            <w:rFonts w:ascii="Times New Roman" w:hAnsi="Times New Roman" w:cs="Times New Roman"/>
          </w:rPr>
          <w:t xml:space="preserve"> the case that the model’s weights have not been tuned through learning</w:t>
        </w:r>
      </w:ins>
      <w:ins w:id="704" w:author="Benton, Deon" w:date="2026-05-08T14:40:00Z" w16du:dateUtc="2026-05-08T19:40:00Z">
        <w:r w:rsidR="006375D6">
          <w:rPr>
            <w:rFonts w:ascii="Times New Roman" w:hAnsi="Times New Roman" w:cs="Times New Roman"/>
          </w:rPr>
          <w:t>,</w:t>
        </w:r>
      </w:ins>
      <w:ins w:id="705" w:author="Benton, Deon" w:date="2026-05-08T14:33:00Z" w16du:dateUtc="2026-05-08T19:33:00Z">
        <w:r w:rsidR="00683CE1">
          <w:rPr>
            <w:rFonts w:ascii="Times New Roman" w:hAnsi="Times New Roman" w:cs="Times New Roman"/>
          </w:rPr>
          <w:t xml:space="preserve"> the pattern of activation that these</w:t>
        </w:r>
      </w:ins>
      <w:ins w:id="706" w:author="Benton, Deon" w:date="2026-05-08T14:34:00Z" w16du:dateUtc="2026-05-08T19:34:00Z">
        <w:r w:rsidR="00683CE1">
          <w:rPr>
            <w:rFonts w:ascii="Times New Roman" w:hAnsi="Times New Roman" w:cs="Times New Roman"/>
          </w:rPr>
          <w:t xml:space="preserve"> input</w:t>
        </w:r>
      </w:ins>
      <w:ins w:id="707" w:author="Benton, Deon" w:date="2026-05-08T14:33:00Z" w16du:dateUtc="2026-05-08T19:33:00Z">
        <w:r w:rsidR="00683CE1">
          <w:rPr>
            <w:rFonts w:ascii="Times New Roman" w:hAnsi="Times New Roman" w:cs="Times New Roman"/>
          </w:rPr>
          <w:t xml:space="preserve"> events elicit at the hidden layer </w:t>
        </w:r>
      </w:ins>
      <w:ins w:id="708" w:author="Benton, Deon" w:date="2026-05-08T14:34:00Z" w16du:dateUtc="2026-05-08T19:34:00Z">
        <w:r w:rsidR="00683CE1">
          <w:rPr>
            <w:rFonts w:ascii="Times New Roman" w:hAnsi="Times New Roman" w:cs="Times New Roman"/>
          </w:rPr>
          <w:t>will be largely</w:t>
        </w:r>
      </w:ins>
      <w:ins w:id="709" w:author="Benton, Deon" w:date="2026-05-08T14:35:00Z" w16du:dateUtc="2026-05-08T19:35:00Z">
        <w:r w:rsidR="00683CE1">
          <w:rPr>
            <w:rFonts w:ascii="Times New Roman" w:hAnsi="Times New Roman" w:cs="Times New Roman"/>
          </w:rPr>
          <w:t xml:space="preserve"> random</w:t>
        </w:r>
      </w:ins>
      <w:ins w:id="710" w:author="Benton, Deon" w:date="2026-05-08T14:40:00Z" w16du:dateUtc="2026-05-08T19:40:00Z">
        <w:r w:rsidR="00480291">
          <w:rPr>
            <w:rFonts w:ascii="Times New Roman" w:hAnsi="Times New Roman" w:cs="Times New Roman"/>
          </w:rPr>
          <w:t xml:space="preserve"> and unable to reproduce this input at the output l</w:t>
        </w:r>
      </w:ins>
      <w:ins w:id="711" w:author="Benton, Deon" w:date="2026-05-08T14:41:00Z" w16du:dateUtc="2026-05-08T19:41:00Z">
        <w:r w:rsidR="00480291">
          <w:rPr>
            <w:rFonts w:ascii="Times New Roman" w:hAnsi="Times New Roman" w:cs="Times New Roman"/>
          </w:rPr>
          <w:t>ayer as well as predict the future location of an agent</w:t>
        </w:r>
      </w:ins>
      <w:ins w:id="712" w:author="Benton, Deon" w:date="2026-05-08T14:35:00Z" w16du:dateUtc="2026-05-08T19:35:00Z">
        <w:r w:rsidR="00683CE1">
          <w:rPr>
            <w:rFonts w:ascii="Times New Roman" w:hAnsi="Times New Roman" w:cs="Times New Roman"/>
          </w:rPr>
          <w:t>.</w:t>
        </w:r>
      </w:ins>
      <w:ins w:id="713" w:author="Benton, Deon" w:date="2026-05-08T14:27:00Z" w16du:dateUtc="2026-05-08T19:27:00Z">
        <w:r w:rsidRPr="0078102C">
          <w:rPr>
            <w:rFonts w:ascii="Times New Roman" w:hAnsi="Times New Roman" w:cs="Times New Roman"/>
          </w:rPr>
          <w:t xml:space="preserve"> However, </w:t>
        </w:r>
      </w:ins>
      <w:ins w:id="714" w:author="Benton, Deon" w:date="2026-05-08T14:35:00Z" w16du:dateUtc="2026-05-08T19:35:00Z">
        <w:r w:rsidR="007652C6">
          <w:rPr>
            <w:rFonts w:ascii="Times New Roman" w:hAnsi="Times New Roman" w:cs="Times New Roman"/>
          </w:rPr>
          <w:t>as the network accrues more experience with these different ac</w:t>
        </w:r>
      </w:ins>
      <w:ins w:id="715" w:author="Benton, Deon" w:date="2026-05-08T14:36:00Z" w16du:dateUtc="2026-05-08T19:36:00Z">
        <w:r w:rsidR="007652C6">
          <w:rPr>
            <w:rFonts w:ascii="Times New Roman" w:hAnsi="Times New Roman" w:cs="Times New Roman"/>
          </w:rPr>
          <w:t>tions and</w:t>
        </w:r>
      </w:ins>
      <w:ins w:id="716" w:author="Benton, Deon" w:date="2026-05-08T14:38:00Z" w16du:dateUtc="2026-05-08T19:38:00Z">
        <w:r w:rsidR="0079607E">
          <w:rPr>
            <w:rFonts w:ascii="Times New Roman" w:hAnsi="Times New Roman" w:cs="Times New Roman"/>
          </w:rPr>
          <w:t xml:space="preserve"> </w:t>
        </w:r>
      </w:ins>
      <w:ins w:id="717" w:author="Benton, Deon" w:date="2026-05-08T14:43:00Z" w16du:dateUtc="2026-05-08T19:43:00Z">
        <w:r w:rsidR="00DD3B2D">
          <w:rPr>
            <w:rFonts w:ascii="Times New Roman" w:hAnsi="Times New Roman" w:cs="Times New Roman"/>
          </w:rPr>
          <w:t>the</w:t>
        </w:r>
      </w:ins>
      <w:ins w:id="718" w:author="Benton, Deon" w:date="2026-05-08T14:42:00Z" w16du:dateUtc="2026-05-08T19:42:00Z">
        <w:r w:rsidR="00480291">
          <w:rPr>
            <w:rFonts w:ascii="Times New Roman" w:hAnsi="Times New Roman" w:cs="Times New Roman"/>
          </w:rPr>
          <w:t xml:space="preserve"> input and output patterns of activity </w:t>
        </w:r>
      </w:ins>
      <w:ins w:id="719" w:author="Benton, Deon" w:date="2026-05-08T14:43:00Z" w16du:dateUtc="2026-05-08T19:43:00Z">
        <w:r w:rsidR="00DD3B2D">
          <w:rPr>
            <w:rFonts w:ascii="Times New Roman" w:hAnsi="Times New Roman" w:cs="Times New Roman"/>
          </w:rPr>
          <w:t>begin to align</w:t>
        </w:r>
      </w:ins>
      <w:ins w:id="720" w:author="Benton, Deon" w:date="2026-05-08T14:38:00Z" w16du:dateUtc="2026-05-08T19:38:00Z">
        <w:r w:rsidR="0079607E">
          <w:rPr>
            <w:rFonts w:ascii="Times New Roman" w:hAnsi="Times New Roman" w:cs="Times New Roman"/>
          </w:rPr>
          <w:t xml:space="preserve">, </w:t>
        </w:r>
      </w:ins>
      <w:ins w:id="721" w:author="Benton, Deon" w:date="2026-05-08T14:44:00Z" w16du:dateUtc="2026-05-08T19:44:00Z">
        <w:r w:rsidR="0057126E">
          <w:rPr>
            <w:rFonts w:ascii="Times New Roman" w:hAnsi="Times New Roman" w:cs="Times New Roman"/>
          </w:rPr>
          <w:t>its hidden-layer represen</w:t>
        </w:r>
      </w:ins>
      <w:ins w:id="722" w:author="Benton, Deon" w:date="2026-05-08T14:45:00Z" w16du:dateUtc="2026-05-08T19:45:00Z">
        <w:r w:rsidR="0057126E">
          <w:rPr>
            <w:rFonts w:ascii="Times New Roman" w:hAnsi="Times New Roman" w:cs="Times New Roman"/>
          </w:rPr>
          <w:t xml:space="preserve">tation of straight and </w:t>
        </w:r>
        <w:r w:rsidR="009E2FC6">
          <w:rPr>
            <w:rFonts w:ascii="Times New Roman" w:hAnsi="Times New Roman" w:cs="Times New Roman"/>
          </w:rPr>
          <w:t>curved</w:t>
        </w:r>
        <w:r w:rsidR="0057126E">
          <w:rPr>
            <w:rFonts w:ascii="Times New Roman" w:hAnsi="Times New Roman" w:cs="Times New Roman"/>
          </w:rPr>
          <w:t xml:space="preserve"> motion events </w:t>
        </w:r>
      </w:ins>
      <w:ins w:id="723" w:author="Benton, Deon" w:date="2026-05-08T14:47:00Z" w16du:dateUtc="2026-05-08T19:47:00Z">
        <w:r w:rsidR="009E2FC6">
          <w:rPr>
            <w:rFonts w:ascii="Times New Roman" w:hAnsi="Times New Roman" w:cs="Times New Roman"/>
          </w:rPr>
          <w:t>will become increasingly more distinct.</w:t>
        </w:r>
      </w:ins>
    </w:p>
    <w:p w14:paraId="4A7A0EAF" w14:textId="64102226" w:rsidR="0078102C" w:rsidRPr="0078102C" w:rsidRDefault="00531103" w:rsidP="005045E5">
      <w:pPr>
        <w:spacing w:line="480" w:lineRule="auto"/>
        <w:ind w:firstLine="720"/>
        <w:contextualSpacing/>
        <w:rPr>
          <w:ins w:id="724" w:author="Benton, Deon" w:date="2026-05-08T14:27:00Z" w16du:dateUtc="2026-05-08T19:27:00Z"/>
          <w:rFonts w:ascii="Times New Roman" w:hAnsi="Times New Roman" w:cs="Times New Roman"/>
        </w:rPr>
      </w:pPr>
      <w:ins w:id="725" w:author="Benton, Deon" w:date="2026-05-08T14:47:00Z" w16du:dateUtc="2026-05-08T19:47:00Z">
        <w:r>
          <w:rPr>
            <w:rFonts w:ascii="Times New Roman" w:hAnsi="Times New Roman" w:cs="Times New Roman"/>
          </w:rPr>
          <w:t xml:space="preserve">A critical feature of these hidden representations is that </w:t>
        </w:r>
      </w:ins>
      <w:ins w:id="726" w:author="Benton, Deon" w:date="2026-05-08T14:51:00Z" w16du:dateUtc="2026-05-08T19:51:00Z">
        <w:r w:rsidR="00137B43">
          <w:rPr>
            <w:rFonts w:ascii="Times New Roman" w:hAnsi="Times New Roman" w:cs="Times New Roman"/>
          </w:rPr>
          <w:t>not only do they</w:t>
        </w:r>
      </w:ins>
      <w:ins w:id="727" w:author="Benton, Deon" w:date="2026-05-08T14:27:00Z" w16du:dateUtc="2026-05-08T19:27:00Z">
        <w:r w:rsidR="0078102C" w:rsidRPr="0078102C">
          <w:rPr>
            <w:rFonts w:ascii="Times New Roman" w:hAnsi="Times New Roman" w:cs="Times New Roman"/>
          </w:rPr>
          <w:t xml:space="preserve"> encode</w:t>
        </w:r>
      </w:ins>
      <w:ins w:id="728" w:author="Benton, Deon" w:date="2026-05-08T14:49:00Z" w16du:dateUtc="2026-05-08T19:49:00Z">
        <w:r w:rsidR="00137B43">
          <w:rPr>
            <w:rFonts w:ascii="Times New Roman" w:hAnsi="Times New Roman" w:cs="Times New Roman"/>
          </w:rPr>
          <w:t xml:space="preserve"> </w:t>
        </w:r>
      </w:ins>
      <w:ins w:id="729" w:author="Benton, Deon" w:date="2026-05-08T14:51:00Z" w16du:dateUtc="2026-05-08T19:51:00Z">
        <w:r w:rsidR="00840AB8">
          <w:rPr>
            <w:rFonts w:ascii="Times New Roman" w:hAnsi="Times New Roman" w:cs="Times New Roman"/>
          </w:rPr>
          <w:t>different kinds of motion in an action event</w:t>
        </w:r>
      </w:ins>
      <w:ins w:id="730" w:author="Benton, Deon" w:date="2026-05-08T14:47:00Z" w16du:dateUtc="2026-05-08T19:47:00Z">
        <w:r>
          <w:rPr>
            <w:rFonts w:ascii="Times New Roman" w:hAnsi="Times New Roman" w:cs="Times New Roman"/>
          </w:rPr>
          <w:t xml:space="preserve">, but they </w:t>
        </w:r>
      </w:ins>
      <w:ins w:id="731" w:author="Benton, Deon" w:date="2026-05-08T14:53:00Z" w16du:dateUtc="2026-05-08T19:53:00Z">
        <w:r w:rsidR="00840AB8">
          <w:rPr>
            <w:rFonts w:ascii="Times New Roman" w:hAnsi="Times New Roman" w:cs="Times New Roman"/>
          </w:rPr>
          <w:t>also come to capture the</w:t>
        </w:r>
      </w:ins>
      <w:ins w:id="732" w:author="Benton, Deon" w:date="2026-05-08T14:48:00Z" w16du:dateUtc="2026-05-08T19:48:00Z">
        <w:r>
          <w:rPr>
            <w:rFonts w:ascii="Times New Roman" w:hAnsi="Times New Roman" w:cs="Times New Roman"/>
          </w:rPr>
          <w:t xml:space="preserve"> various surface features</w:t>
        </w:r>
      </w:ins>
      <w:ins w:id="733" w:author="Benton, Deon" w:date="2026-05-08T14:53:00Z" w16du:dateUtc="2026-05-08T19:53:00Z">
        <w:r w:rsidR="00840AB8">
          <w:rPr>
            <w:rFonts w:ascii="Times New Roman" w:hAnsi="Times New Roman" w:cs="Times New Roman"/>
          </w:rPr>
          <w:t xml:space="preserve"> that </w:t>
        </w:r>
      </w:ins>
      <w:ins w:id="734" w:author="Benton, Deon" w:date="2026-05-08T14:54:00Z" w16du:dateUtc="2026-05-08T19:54:00Z">
        <w:r w:rsidR="0022301C">
          <w:rPr>
            <w:rFonts w:ascii="Times New Roman" w:hAnsi="Times New Roman" w:cs="Times New Roman"/>
          </w:rPr>
          <w:t xml:space="preserve">reliably co-occur in those events. Because </w:t>
        </w:r>
      </w:ins>
      <w:ins w:id="735" w:author="Benton, Deon" w:date="2026-05-08T14:27:00Z" w16du:dateUtc="2026-05-08T19:27:00Z">
        <w:r w:rsidR="0078102C" w:rsidRPr="0078102C">
          <w:rPr>
            <w:rFonts w:ascii="Times New Roman" w:hAnsi="Times New Roman" w:cs="Times New Roman"/>
          </w:rPr>
          <w:t xml:space="preserve">Curved Motion, Jump Height, and Barrier Height </w:t>
        </w:r>
      </w:ins>
      <w:ins w:id="736" w:author="Benton, Deon" w:date="2026-05-08T14:55:00Z" w16du:dateUtc="2026-05-08T19:55:00Z">
        <w:r w:rsidR="0022301C">
          <w:rPr>
            <w:rFonts w:ascii="Times New Roman" w:hAnsi="Times New Roman" w:cs="Times New Roman"/>
          </w:rPr>
          <w:t xml:space="preserve">are examples of features that appear frequently together, they will </w:t>
        </w:r>
      </w:ins>
      <w:ins w:id="737" w:author="Benton, Deon" w:date="2026-05-08T14:27:00Z" w16du:dateUtc="2026-05-08T19:27:00Z">
        <w:r w:rsidR="0078102C" w:rsidRPr="0078102C">
          <w:rPr>
            <w:rFonts w:ascii="Times New Roman" w:hAnsi="Times New Roman" w:cs="Times New Roman"/>
          </w:rPr>
          <w:t xml:space="preserve">become indirectly </w:t>
        </w:r>
      </w:ins>
      <w:ins w:id="738" w:author="Benton, Deon" w:date="2026-05-08T14:55:00Z" w16du:dateUtc="2026-05-08T19:55:00Z">
        <w:r w:rsidR="0022301C">
          <w:rPr>
            <w:rFonts w:ascii="Times New Roman" w:hAnsi="Times New Roman" w:cs="Times New Roman"/>
          </w:rPr>
          <w:t>associated via the shared hidden-layer representation</w:t>
        </w:r>
      </w:ins>
      <w:ins w:id="739" w:author="Benton, Deon" w:date="2026-05-08T14:27:00Z" w16du:dateUtc="2026-05-08T19:27:00Z">
        <w:r w:rsidR="0078102C" w:rsidRPr="0078102C">
          <w:rPr>
            <w:rFonts w:ascii="Times New Roman" w:hAnsi="Times New Roman" w:cs="Times New Roman"/>
          </w:rPr>
          <w:t xml:space="preserve">. </w:t>
        </w:r>
      </w:ins>
      <w:ins w:id="740" w:author="Benton, Deon" w:date="2026-05-08T14:56:00Z" w16du:dateUtc="2026-05-08T19:56:00Z">
        <w:r w:rsidR="00200A24">
          <w:rPr>
            <w:rFonts w:ascii="Times New Roman" w:hAnsi="Times New Roman" w:cs="Times New Roman"/>
          </w:rPr>
          <w:t>The fact that these</w:t>
        </w:r>
        <w:r w:rsidR="00B028F4">
          <w:rPr>
            <w:rFonts w:ascii="Times New Roman" w:hAnsi="Times New Roman" w:cs="Times New Roman"/>
          </w:rPr>
          <w:t xml:space="preserve"> associations have hundreds of epochs to develop means that, at some point when th</w:t>
        </w:r>
      </w:ins>
      <w:ins w:id="741" w:author="Benton, Deon" w:date="2026-05-08T14:57:00Z" w16du:dateUtc="2026-05-08T19:57:00Z">
        <w:r w:rsidR="00B028F4">
          <w:rPr>
            <w:rFonts w:ascii="Times New Roman" w:hAnsi="Times New Roman" w:cs="Times New Roman"/>
          </w:rPr>
          <w:t>e strength of these associations is sufficiently robust,</w:t>
        </w:r>
      </w:ins>
      <w:ins w:id="742" w:author="Benton, Deon" w:date="2026-05-08T14:27:00Z" w16du:dateUtc="2026-05-08T19:27:00Z">
        <w:r w:rsidR="0078102C" w:rsidRPr="0078102C">
          <w:rPr>
            <w:rFonts w:ascii="Times New Roman" w:hAnsi="Times New Roman" w:cs="Times New Roman"/>
          </w:rPr>
          <w:t xml:space="preserve"> presentation of one feature at test (e.g., Curved Motion) can reactivate other features with which it was previously associated (e.g., Barrier Height)</w:t>
        </w:r>
      </w:ins>
      <w:ins w:id="743" w:author="Benton, Deon" w:date="2026-05-08T14:57:00Z" w16du:dateUtc="2026-05-08T19:57:00Z">
        <w:r w:rsidR="00B028F4">
          <w:rPr>
            <w:rFonts w:ascii="Times New Roman" w:hAnsi="Times New Roman" w:cs="Times New Roman"/>
          </w:rPr>
          <w:t xml:space="preserve"> either during pretraining or habituation</w:t>
        </w:r>
      </w:ins>
      <w:ins w:id="744" w:author="Benton, Deon" w:date="2026-05-08T14:27:00Z" w16du:dateUtc="2026-05-08T19:27:00Z">
        <w:r w:rsidR="0078102C" w:rsidRPr="0078102C">
          <w:rPr>
            <w:rFonts w:ascii="Times New Roman" w:hAnsi="Times New Roman" w:cs="Times New Roman"/>
          </w:rPr>
          <w:t xml:space="preserve">. </w:t>
        </w:r>
      </w:ins>
      <w:ins w:id="745" w:author="Benton, Deon" w:date="2026-05-08T14:57:00Z" w16du:dateUtc="2026-05-08T19:57:00Z">
        <w:r w:rsidR="00B028F4">
          <w:rPr>
            <w:rFonts w:ascii="Times New Roman" w:hAnsi="Times New Roman" w:cs="Times New Roman"/>
          </w:rPr>
          <w:t>It will turn out that t</w:t>
        </w:r>
      </w:ins>
      <w:ins w:id="746" w:author="Benton, Deon" w:date="2026-05-08T14:27:00Z" w16du:dateUtc="2026-05-08T19:27:00Z">
        <w:r w:rsidR="0078102C" w:rsidRPr="0078102C">
          <w:rPr>
            <w:rFonts w:ascii="Times New Roman" w:hAnsi="Times New Roman" w:cs="Times New Roman"/>
          </w:rPr>
          <w:t xml:space="preserve">his reactivation process </w:t>
        </w:r>
      </w:ins>
      <w:ins w:id="747" w:author="Benton, Deon" w:date="2026-05-08T14:57:00Z" w16du:dateUtc="2026-05-08T19:57:00Z">
        <w:r w:rsidR="00B028F4">
          <w:rPr>
            <w:rFonts w:ascii="Times New Roman" w:hAnsi="Times New Roman" w:cs="Times New Roman"/>
          </w:rPr>
          <w:t xml:space="preserve">is vital to understand </w:t>
        </w:r>
      </w:ins>
      <w:ins w:id="748" w:author="Benton, Deon" w:date="2026-05-08T14:58:00Z" w16du:dateUtc="2026-05-08T19:58:00Z">
        <w:r w:rsidR="00B028F4">
          <w:rPr>
            <w:rFonts w:ascii="Times New Roman" w:hAnsi="Times New Roman" w:cs="Times New Roman"/>
          </w:rPr>
          <w:t>the</w:t>
        </w:r>
      </w:ins>
      <w:ins w:id="749" w:author="Benton, Deon" w:date="2026-05-08T14:27:00Z" w16du:dateUtc="2026-05-08T19:27:00Z">
        <w:r w:rsidR="0078102C" w:rsidRPr="0078102C">
          <w:rPr>
            <w:rFonts w:ascii="Times New Roman" w:hAnsi="Times New Roman" w:cs="Times New Roman"/>
          </w:rPr>
          <w:t xml:space="preserve"> network’s </w:t>
        </w:r>
      </w:ins>
      <w:ins w:id="750" w:author="Benton, Deon" w:date="2026-05-08T14:58:00Z" w16du:dateUtc="2026-05-08T19:58:00Z">
        <w:r w:rsidR="00B028F4">
          <w:rPr>
            <w:rFonts w:ascii="Times New Roman" w:hAnsi="Times New Roman" w:cs="Times New Roman"/>
          </w:rPr>
          <w:t xml:space="preserve">test </w:t>
        </w:r>
      </w:ins>
      <w:ins w:id="751" w:author="Benton, Deon" w:date="2026-05-08T14:27:00Z" w16du:dateUtc="2026-05-08T19:27:00Z">
        <w:r w:rsidR="0078102C" w:rsidRPr="0078102C">
          <w:rPr>
            <w:rFonts w:ascii="Times New Roman" w:hAnsi="Times New Roman" w:cs="Times New Roman"/>
          </w:rPr>
          <w:t>behavior.</w:t>
        </w:r>
      </w:ins>
    </w:p>
    <w:p w14:paraId="5062159D" w14:textId="0701940E" w:rsidR="0078102C" w:rsidRPr="0078102C" w:rsidRDefault="005045E5" w:rsidP="002B77BD">
      <w:pPr>
        <w:spacing w:line="480" w:lineRule="auto"/>
        <w:ind w:firstLine="720"/>
        <w:contextualSpacing/>
        <w:rPr>
          <w:ins w:id="752" w:author="Benton, Deon" w:date="2026-05-08T14:27:00Z" w16du:dateUtc="2026-05-08T19:27:00Z"/>
          <w:rFonts w:ascii="Times New Roman" w:hAnsi="Times New Roman" w:cs="Times New Roman"/>
        </w:rPr>
      </w:pPr>
      <w:ins w:id="753" w:author="Benton, Deon" w:date="2026-05-08T15:02:00Z" w16du:dateUtc="2026-05-08T20:02:00Z">
        <w:r>
          <w:rPr>
            <w:rFonts w:ascii="Times New Roman" w:hAnsi="Times New Roman" w:cs="Times New Roman"/>
          </w:rPr>
          <w:t>To illustrate, c</w:t>
        </w:r>
      </w:ins>
      <w:ins w:id="754" w:author="Benton, Deon" w:date="2026-05-08T14:27:00Z" w16du:dateUtc="2026-05-08T19:27:00Z">
        <w:r w:rsidR="0078102C" w:rsidRPr="0078102C">
          <w:rPr>
            <w:rFonts w:ascii="Times New Roman" w:hAnsi="Times New Roman" w:cs="Times New Roman"/>
          </w:rPr>
          <w:t xml:space="preserve">onsider the Experimental condition in </w:t>
        </w:r>
      </w:ins>
      <w:ins w:id="755" w:author="Benton, Deon" w:date="2026-05-08T15:02:00Z" w16du:dateUtc="2026-05-08T20:02:00Z">
        <w:r w:rsidR="006D5C46">
          <w:rPr>
            <w:rFonts w:ascii="Times New Roman" w:hAnsi="Times New Roman" w:cs="Times New Roman"/>
          </w:rPr>
          <w:t>the first simulation</w:t>
        </w:r>
      </w:ins>
      <w:ins w:id="756" w:author="Benton, Deon" w:date="2026-05-08T14:27:00Z" w16du:dateUtc="2026-05-08T19:27:00Z">
        <w:r w:rsidR="0078102C" w:rsidRPr="0078102C">
          <w:rPr>
            <w:rFonts w:ascii="Times New Roman" w:hAnsi="Times New Roman" w:cs="Times New Roman"/>
          </w:rPr>
          <w:t>.</w:t>
        </w:r>
      </w:ins>
      <w:ins w:id="757" w:author="Benton, Deon" w:date="2026-05-08T15:03:00Z" w16du:dateUtc="2026-05-08T20:03:00Z">
        <w:r w:rsidR="00CB4724">
          <w:rPr>
            <w:rFonts w:ascii="Times New Roman" w:hAnsi="Times New Roman" w:cs="Times New Roman"/>
          </w:rPr>
          <w:t xml:space="preserve"> As was true for infants in this condition,</w:t>
        </w:r>
      </w:ins>
      <w:ins w:id="758" w:author="Benton, Deon" w:date="2026-05-08T14:27:00Z" w16du:dateUtc="2026-05-08T19:27:00Z">
        <w:r w:rsidR="0078102C" w:rsidRPr="0078102C">
          <w:rPr>
            <w:rFonts w:ascii="Times New Roman" w:hAnsi="Times New Roman" w:cs="Times New Roman"/>
          </w:rPr>
          <w:t xml:space="preserve"> </w:t>
        </w:r>
      </w:ins>
      <w:ins w:id="759" w:author="Benton, Deon" w:date="2026-05-08T15:03:00Z" w16du:dateUtc="2026-05-08T20:03:00Z">
        <w:r w:rsidR="00CB4724">
          <w:rPr>
            <w:rFonts w:ascii="Times New Roman" w:hAnsi="Times New Roman" w:cs="Times New Roman"/>
          </w:rPr>
          <w:t>networks were habituated to an</w:t>
        </w:r>
      </w:ins>
      <w:ins w:id="760" w:author="Benton, Deon" w:date="2026-05-08T14:27:00Z" w16du:dateUtc="2026-05-08T19:27:00Z">
        <w:r w:rsidR="0078102C" w:rsidRPr="0078102C">
          <w:rPr>
            <w:rFonts w:ascii="Times New Roman" w:hAnsi="Times New Roman" w:cs="Times New Roman"/>
          </w:rPr>
          <w:t xml:space="preserve"> event in which an animate-like object </w:t>
        </w:r>
      </w:ins>
      <w:ins w:id="761" w:author="Benton, Deon" w:date="2026-05-08T15:26:00Z" w16du:dateUtc="2026-05-08T20:26:00Z">
        <w:r w:rsidR="00495E0C">
          <w:rPr>
            <w:rFonts w:ascii="Times New Roman" w:hAnsi="Times New Roman" w:cs="Times New Roman"/>
          </w:rPr>
          <w:t xml:space="preserve">jumped </w:t>
        </w:r>
      </w:ins>
      <w:ins w:id="762" w:author="Benton, Deon" w:date="2026-05-08T14:27:00Z" w16du:dateUtc="2026-05-08T19:27:00Z">
        <w:r w:rsidR="0078102C" w:rsidRPr="0078102C">
          <w:rPr>
            <w:rFonts w:ascii="Times New Roman" w:hAnsi="Times New Roman" w:cs="Times New Roman"/>
          </w:rPr>
          <w:t>over a centrally located obstacle along a</w:t>
        </w:r>
      </w:ins>
      <w:ins w:id="763" w:author="Benton, Deon" w:date="2026-05-08T15:04:00Z" w16du:dateUtc="2026-05-08T20:04:00Z">
        <w:r w:rsidR="00CB4724">
          <w:rPr>
            <w:rFonts w:ascii="Times New Roman" w:hAnsi="Times New Roman" w:cs="Times New Roman"/>
          </w:rPr>
          <w:t xml:space="preserve">n </w:t>
        </w:r>
      </w:ins>
      <w:ins w:id="764" w:author="Benton, Deon" w:date="2026-05-08T14:27:00Z" w16du:dateUtc="2026-05-08T19:27:00Z">
        <w:r w:rsidR="0078102C" w:rsidRPr="0078102C">
          <w:rPr>
            <w:rFonts w:ascii="Times New Roman" w:hAnsi="Times New Roman" w:cs="Times New Roman"/>
          </w:rPr>
          <w:t>arced trajectory</w:t>
        </w:r>
      </w:ins>
      <w:ins w:id="765" w:author="Benton, Deon" w:date="2026-05-08T15:26:00Z" w16du:dateUtc="2026-05-08T20:26:00Z">
        <w:r w:rsidR="00495E0C">
          <w:rPr>
            <w:rFonts w:ascii="Times New Roman" w:hAnsi="Times New Roman" w:cs="Times New Roman"/>
          </w:rPr>
          <w:t>.</w:t>
        </w:r>
      </w:ins>
      <w:ins w:id="766" w:author="Benton, Deon" w:date="2026-05-08T15:04:00Z" w16du:dateUtc="2026-05-08T20:04:00Z">
        <w:r w:rsidR="00CB4724">
          <w:rPr>
            <w:rFonts w:ascii="Times New Roman" w:hAnsi="Times New Roman" w:cs="Times New Roman"/>
          </w:rPr>
          <w:t xml:space="preserve"> </w:t>
        </w:r>
      </w:ins>
      <w:ins w:id="767" w:author="Benton, Deon" w:date="2026-05-08T14:27:00Z" w16du:dateUtc="2026-05-08T19:27:00Z">
        <w:r w:rsidR="0078102C" w:rsidRPr="0078102C">
          <w:rPr>
            <w:rFonts w:ascii="Times New Roman" w:hAnsi="Times New Roman" w:cs="Times New Roman"/>
          </w:rPr>
          <w:t xml:space="preserve">Although some features of this event were novel </w:t>
        </w:r>
      </w:ins>
      <w:ins w:id="768" w:author="Benton, Deon" w:date="2026-05-08T15:26:00Z" w16du:dateUtc="2026-05-08T20:26:00Z">
        <w:r w:rsidR="00495E0C">
          <w:rPr>
            <w:rFonts w:ascii="Times New Roman" w:hAnsi="Times New Roman" w:cs="Times New Roman"/>
          </w:rPr>
          <w:t>relative to that experienced during the pretraining phase</w:t>
        </w:r>
      </w:ins>
      <w:ins w:id="769" w:author="Benton, Deon" w:date="2026-05-08T15:27:00Z" w16du:dateUtc="2026-05-08T20:27:00Z">
        <w:r w:rsidR="00495E0C">
          <w:rPr>
            <w:rFonts w:ascii="Times New Roman" w:hAnsi="Times New Roman" w:cs="Times New Roman"/>
          </w:rPr>
          <w:t xml:space="preserve">—for example, the </w:t>
        </w:r>
        <w:r w:rsidR="00495E0C">
          <w:rPr>
            <w:rFonts w:ascii="Times New Roman" w:hAnsi="Times New Roman" w:cs="Times New Roman"/>
          </w:rPr>
          <w:lastRenderedPageBreak/>
          <w:t>height of the jump as well as the barrier over which it occurred differed from that</w:t>
        </w:r>
        <w:r w:rsidR="002527A9">
          <w:rPr>
            <w:rFonts w:ascii="Times New Roman" w:hAnsi="Times New Roman" w:cs="Times New Roman"/>
          </w:rPr>
          <w:t xml:space="preserve"> encountered during pretraining—</w:t>
        </w:r>
      </w:ins>
      <w:ins w:id="770" w:author="Benton, Deon" w:date="2026-05-08T14:27:00Z" w16du:dateUtc="2026-05-08T19:27:00Z">
        <w:r w:rsidR="0078102C" w:rsidRPr="0078102C">
          <w:rPr>
            <w:rFonts w:ascii="Times New Roman" w:hAnsi="Times New Roman" w:cs="Times New Roman"/>
          </w:rPr>
          <w:t>many</w:t>
        </w:r>
      </w:ins>
      <w:ins w:id="771" w:author="Benton, Deon" w:date="2026-05-08T15:28:00Z" w16du:dateUtc="2026-05-08T20:28:00Z">
        <w:r w:rsidR="002527A9">
          <w:rPr>
            <w:rFonts w:ascii="Times New Roman" w:hAnsi="Times New Roman" w:cs="Times New Roman"/>
          </w:rPr>
          <w:t xml:space="preserve"> of these features were familiar</w:t>
        </w:r>
      </w:ins>
      <w:ins w:id="772" w:author="Benton, Deon" w:date="2026-05-08T15:08:00Z" w16du:dateUtc="2026-05-08T20:08:00Z">
        <w:r w:rsidR="00664F9B">
          <w:rPr>
            <w:rFonts w:ascii="Times New Roman" w:hAnsi="Times New Roman" w:cs="Times New Roman"/>
          </w:rPr>
          <w:t>.</w:t>
        </w:r>
      </w:ins>
      <w:ins w:id="773" w:author="Benton, Deon" w:date="2026-05-08T15:09:00Z" w16du:dateUtc="2026-05-08T20:09:00Z">
        <w:r w:rsidR="000C3E94">
          <w:rPr>
            <w:rFonts w:ascii="Times New Roman" w:hAnsi="Times New Roman" w:cs="Times New Roman"/>
          </w:rPr>
          <w:t xml:space="preserve"> C</w:t>
        </w:r>
      </w:ins>
      <w:ins w:id="774" w:author="Benton, Deon" w:date="2026-05-08T15:07:00Z" w16du:dateUtc="2026-05-08T20:07:00Z">
        <w:r w:rsidR="00664F9B">
          <w:rPr>
            <w:rFonts w:ascii="Times New Roman" w:hAnsi="Times New Roman" w:cs="Times New Roman"/>
          </w:rPr>
          <w:t xml:space="preserve">urved motion itself </w:t>
        </w:r>
      </w:ins>
      <w:ins w:id="775" w:author="Benton, Deon" w:date="2026-05-08T15:10:00Z" w16du:dateUtc="2026-05-08T20:10:00Z">
        <w:r w:rsidR="000C3E94">
          <w:rPr>
            <w:rFonts w:ascii="Times New Roman" w:hAnsi="Times New Roman" w:cs="Times New Roman"/>
          </w:rPr>
          <w:t>along with an</w:t>
        </w:r>
      </w:ins>
      <w:ins w:id="776" w:author="Benton, Deon" w:date="2026-05-08T15:07:00Z" w16du:dateUtc="2026-05-08T20:07:00Z">
        <w:r w:rsidR="00664F9B">
          <w:rPr>
            <w:rFonts w:ascii="Times New Roman" w:hAnsi="Times New Roman" w:cs="Times New Roman"/>
          </w:rPr>
          <w:t xml:space="preserve"> obstacle </w:t>
        </w:r>
      </w:ins>
      <w:ins w:id="777" w:author="Benton, Deon" w:date="2026-05-08T15:10:00Z" w16du:dateUtc="2026-05-08T20:10:00Z">
        <w:r w:rsidR="000C3E94">
          <w:rPr>
            <w:rFonts w:ascii="Times New Roman" w:hAnsi="Times New Roman" w:cs="Times New Roman"/>
          </w:rPr>
          <w:t>located</w:t>
        </w:r>
      </w:ins>
      <w:ins w:id="778" w:author="Benton, Deon" w:date="2026-05-08T15:08:00Z" w16du:dateUtc="2026-05-08T20:08:00Z">
        <w:r w:rsidR="00664F9B">
          <w:rPr>
            <w:rFonts w:ascii="Times New Roman" w:hAnsi="Times New Roman" w:cs="Times New Roman"/>
          </w:rPr>
          <w:t xml:space="preserve"> beneath</w:t>
        </w:r>
      </w:ins>
      <w:ins w:id="779" w:author="Benton, Deon" w:date="2026-05-08T15:10:00Z" w16du:dateUtc="2026-05-08T20:10:00Z">
        <w:r w:rsidR="000C3E94">
          <w:rPr>
            <w:rFonts w:ascii="Times New Roman" w:hAnsi="Times New Roman" w:cs="Times New Roman"/>
          </w:rPr>
          <w:t xml:space="preserve"> it</w:t>
        </w:r>
      </w:ins>
      <w:ins w:id="780" w:author="Benton, Deon" w:date="2026-05-08T15:08:00Z" w16du:dateUtc="2026-05-08T20:08:00Z">
        <w:r w:rsidR="00664F9B">
          <w:rPr>
            <w:rFonts w:ascii="Times New Roman" w:hAnsi="Times New Roman" w:cs="Times New Roman"/>
          </w:rPr>
          <w:t xml:space="preserve"> are two </w:t>
        </w:r>
      </w:ins>
      <w:ins w:id="781" w:author="Benton, Deon" w:date="2026-05-08T15:28:00Z" w16du:dateUtc="2026-05-08T20:28:00Z">
        <w:r w:rsidR="00E7568F">
          <w:rPr>
            <w:rFonts w:ascii="Times New Roman" w:hAnsi="Times New Roman" w:cs="Times New Roman"/>
          </w:rPr>
          <w:t>such features that were experienced during the pretraining p</w:t>
        </w:r>
      </w:ins>
      <w:ins w:id="782" w:author="Benton, Deon" w:date="2026-05-08T15:29:00Z" w16du:dateUtc="2026-05-08T20:29:00Z">
        <w:r w:rsidR="00E7568F">
          <w:rPr>
            <w:rFonts w:ascii="Times New Roman" w:hAnsi="Times New Roman" w:cs="Times New Roman"/>
          </w:rPr>
          <w:t>hase</w:t>
        </w:r>
      </w:ins>
      <w:ins w:id="783" w:author="Benton, Deon" w:date="2026-05-08T15:08:00Z" w16du:dateUtc="2026-05-08T20:08:00Z">
        <w:r w:rsidR="00664F9B">
          <w:rPr>
            <w:rFonts w:ascii="Times New Roman" w:hAnsi="Times New Roman" w:cs="Times New Roman"/>
          </w:rPr>
          <w:t xml:space="preserve">. </w:t>
        </w:r>
      </w:ins>
      <w:ins w:id="784" w:author="Benton, Deon" w:date="2026-05-08T15:11:00Z" w16du:dateUtc="2026-05-08T20:11:00Z">
        <w:r w:rsidR="000C3E94">
          <w:rPr>
            <w:rFonts w:ascii="Times New Roman" w:hAnsi="Times New Roman" w:cs="Times New Roman"/>
          </w:rPr>
          <w:t>Given that the obstacle</w:t>
        </w:r>
      </w:ins>
      <w:ins w:id="785" w:author="Benton, Deon" w:date="2026-05-08T14:27:00Z" w16du:dateUtc="2026-05-08T19:27:00Z">
        <w:r w:rsidR="0078102C" w:rsidRPr="0078102C">
          <w:rPr>
            <w:rFonts w:ascii="Times New Roman" w:hAnsi="Times New Roman" w:cs="Times New Roman"/>
          </w:rPr>
          <w:t xml:space="preserve"> was </w:t>
        </w:r>
      </w:ins>
      <w:ins w:id="786" w:author="Benton, Deon" w:date="2026-05-08T15:11:00Z" w16du:dateUtc="2026-05-08T20:11:00Z">
        <w:r w:rsidR="000C3E94">
          <w:rPr>
            <w:rFonts w:ascii="Times New Roman" w:hAnsi="Times New Roman" w:cs="Times New Roman"/>
          </w:rPr>
          <w:t xml:space="preserve">again located beneath </w:t>
        </w:r>
        <w:r w:rsidR="00266A26">
          <w:rPr>
            <w:rFonts w:ascii="Times New Roman" w:hAnsi="Times New Roman" w:cs="Times New Roman"/>
          </w:rPr>
          <w:t>an agent’s curved motion trajectory during pretraining</w:t>
        </w:r>
      </w:ins>
      <w:ins w:id="787" w:author="Benton, Deon" w:date="2026-05-08T15:12:00Z" w16du:dateUtc="2026-05-08T20:12:00Z">
        <w:r w:rsidR="00266A26">
          <w:rPr>
            <w:rFonts w:ascii="Times New Roman" w:hAnsi="Times New Roman" w:cs="Times New Roman"/>
          </w:rPr>
          <w:t>, the</w:t>
        </w:r>
      </w:ins>
      <w:ins w:id="788" w:author="Benton, Deon" w:date="2026-05-08T15:20:00Z" w16du:dateUtc="2026-05-08T20:20:00Z">
        <w:r w:rsidR="00114C92">
          <w:rPr>
            <w:rFonts w:ascii="Times New Roman" w:hAnsi="Times New Roman" w:cs="Times New Roman"/>
          </w:rPr>
          <w:t xml:space="preserve"> model’s experience during habituation served to reinforce the learned association between</w:t>
        </w:r>
      </w:ins>
      <w:ins w:id="789" w:author="Benton, Deon" w:date="2026-05-08T15:29:00Z" w16du:dateUtc="2026-05-08T20:29:00Z">
        <w:r w:rsidR="00C10154">
          <w:rPr>
            <w:rFonts w:ascii="Times New Roman" w:hAnsi="Times New Roman" w:cs="Times New Roman"/>
          </w:rPr>
          <w:t xml:space="preserve"> obstacles and the</w:t>
        </w:r>
      </w:ins>
      <w:ins w:id="790" w:author="Benton, Deon" w:date="2026-05-08T15:20:00Z" w16du:dateUtc="2026-05-08T20:20:00Z">
        <w:r w:rsidR="00114C92">
          <w:rPr>
            <w:rFonts w:ascii="Times New Roman" w:hAnsi="Times New Roman" w:cs="Times New Roman"/>
          </w:rPr>
          <w:t xml:space="preserve"> arced motion </w:t>
        </w:r>
      </w:ins>
      <w:ins w:id="791" w:author="Benton, Deon" w:date="2026-05-08T15:30:00Z" w16du:dateUtc="2026-05-08T20:30:00Z">
        <w:r w:rsidR="00C10154">
          <w:rPr>
            <w:rFonts w:ascii="Times New Roman" w:hAnsi="Times New Roman" w:cs="Times New Roman"/>
          </w:rPr>
          <w:t>occurs over it. This means that the only</w:t>
        </w:r>
      </w:ins>
      <w:ins w:id="792" w:author="Benton, Deon" w:date="2026-05-08T15:21:00Z" w16du:dateUtc="2026-05-08T20:21:00Z">
        <w:r w:rsidR="00114C92">
          <w:rPr>
            <w:rFonts w:ascii="Times New Roman" w:hAnsi="Times New Roman" w:cs="Times New Roman"/>
          </w:rPr>
          <w:t xml:space="preserve"> truly</w:t>
        </w:r>
      </w:ins>
      <w:ins w:id="793" w:author="Benton, Deon" w:date="2026-05-08T15:14:00Z" w16du:dateUtc="2026-05-08T20:14:00Z">
        <w:r w:rsidR="007B2461">
          <w:rPr>
            <w:rFonts w:ascii="Times New Roman" w:hAnsi="Times New Roman" w:cs="Times New Roman"/>
          </w:rPr>
          <w:t xml:space="preserve"> </w:t>
        </w:r>
      </w:ins>
      <w:ins w:id="794" w:author="Benton, Deon" w:date="2026-05-08T15:15:00Z" w16du:dateUtc="2026-05-08T20:15:00Z">
        <w:r w:rsidR="007B2461">
          <w:rPr>
            <w:rFonts w:ascii="Times New Roman" w:hAnsi="Times New Roman" w:cs="Times New Roman"/>
          </w:rPr>
          <w:t xml:space="preserve">new </w:t>
        </w:r>
      </w:ins>
      <w:ins w:id="795" w:author="Benton, Deon" w:date="2026-05-08T15:14:00Z" w16du:dateUtc="2026-05-08T20:14:00Z">
        <w:r w:rsidR="007B2461">
          <w:rPr>
            <w:rFonts w:ascii="Times New Roman" w:hAnsi="Times New Roman" w:cs="Times New Roman"/>
          </w:rPr>
          <w:t>information that</w:t>
        </w:r>
      </w:ins>
      <w:ins w:id="796" w:author="Benton, Deon" w:date="2026-05-08T15:12:00Z" w16du:dateUtc="2026-05-08T20:12:00Z">
        <w:r w:rsidR="00266A26">
          <w:rPr>
            <w:rFonts w:ascii="Times New Roman" w:hAnsi="Times New Roman" w:cs="Times New Roman"/>
          </w:rPr>
          <w:t xml:space="preserve"> </w:t>
        </w:r>
      </w:ins>
      <w:ins w:id="797" w:author="Benton, Deon" w:date="2026-05-08T15:16:00Z" w16du:dateUtc="2026-05-08T20:16:00Z">
        <w:r w:rsidR="007B2461">
          <w:rPr>
            <w:rFonts w:ascii="Times New Roman" w:hAnsi="Times New Roman" w:cs="Times New Roman"/>
          </w:rPr>
          <w:t xml:space="preserve">needed to be incorporated into the </w:t>
        </w:r>
      </w:ins>
      <w:ins w:id="798" w:author="Benton, Deon" w:date="2026-05-08T15:12:00Z" w16du:dateUtc="2026-05-08T20:12:00Z">
        <w:r w:rsidR="00266A26">
          <w:rPr>
            <w:rFonts w:ascii="Times New Roman" w:hAnsi="Times New Roman" w:cs="Times New Roman"/>
          </w:rPr>
          <w:t>model’s hidden representation</w:t>
        </w:r>
      </w:ins>
      <w:ins w:id="799" w:author="Benton, Deon" w:date="2026-05-08T15:14:00Z" w16du:dateUtc="2026-05-08T20:14:00Z">
        <w:r w:rsidR="007B2461">
          <w:rPr>
            <w:rFonts w:ascii="Times New Roman" w:hAnsi="Times New Roman" w:cs="Times New Roman"/>
          </w:rPr>
          <w:t xml:space="preserve"> </w:t>
        </w:r>
      </w:ins>
      <w:ins w:id="800" w:author="Benton, Deon" w:date="2026-05-08T15:30:00Z" w16du:dateUtc="2026-05-08T20:30:00Z">
        <w:r w:rsidR="00C10154">
          <w:rPr>
            <w:rFonts w:ascii="Times New Roman" w:hAnsi="Times New Roman" w:cs="Times New Roman"/>
          </w:rPr>
          <w:t xml:space="preserve">during the habituation phase </w:t>
        </w:r>
      </w:ins>
      <w:ins w:id="801" w:author="Benton, Deon" w:date="2026-05-08T15:14:00Z" w16du:dateUtc="2026-05-08T20:14:00Z">
        <w:r w:rsidR="007B2461">
          <w:rPr>
            <w:rFonts w:ascii="Times New Roman" w:hAnsi="Times New Roman" w:cs="Times New Roman"/>
          </w:rPr>
          <w:t xml:space="preserve">was </w:t>
        </w:r>
      </w:ins>
      <w:ins w:id="802" w:author="Benton, Deon" w:date="2026-05-08T15:12:00Z" w16du:dateUtc="2026-05-08T20:12:00Z">
        <w:r w:rsidR="00266A26">
          <w:rPr>
            <w:rFonts w:ascii="Times New Roman" w:hAnsi="Times New Roman" w:cs="Times New Roman"/>
          </w:rPr>
          <w:t xml:space="preserve">the novel jump and barrier </w:t>
        </w:r>
      </w:ins>
      <w:ins w:id="803" w:author="Benton, Deon" w:date="2026-05-08T15:13:00Z" w16du:dateUtc="2026-05-08T20:13:00Z">
        <w:r w:rsidR="00266A26">
          <w:rPr>
            <w:rFonts w:ascii="Times New Roman" w:hAnsi="Times New Roman" w:cs="Times New Roman"/>
          </w:rPr>
          <w:t>height</w:t>
        </w:r>
      </w:ins>
      <w:ins w:id="804" w:author="Benton, Deon" w:date="2026-05-08T15:19:00Z" w16du:dateUtc="2026-05-08T20:19:00Z">
        <w:r w:rsidR="00114C92">
          <w:rPr>
            <w:rFonts w:ascii="Times New Roman" w:hAnsi="Times New Roman" w:cs="Times New Roman"/>
          </w:rPr>
          <w:t xml:space="preserve">s. </w:t>
        </w:r>
      </w:ins>
      <w:ins w:id="805" w:author="Benton, Deon" w:date="2026-05-08T15:40:00Z" w16du:dateUtc="2026-05-08T20:40:00Z">
        <w:r w:rsidR="00F10AD1">
          <w:rPr>
            <w:rFonts w:ascii="Times New Roman" w:hAnsi="Times New Roman" w:cs="Times New Roman"/>
          </w:rPr>
          <w:t>A consequence of this is that when</w:t>
        </w:r>
      </w:ins>
      <w:ins w:id="806" w:author="Benton, Deon" w:date="2026-05-08T15:34:00Z" w16du:dateUtc="2026-05-08T20:34:00Z">
        <w:r w:rsidR="00A17002">
          <w:rPr>
            <w:rFonts w:ascii="Times New Roman" w:hAnsi="Times New Roman" w:cs="Times New Roman"/>
          </w:rPr>
          <w:t xml:space="preserve"> networks </w:t>
        </w:r>
      </w:ins>
      <w:ins w:id="807" w:author="Benton, Deon" w:date="2026-05-08T15:40:00Z" w16du:dateUtc="2026-05-08T20:40:00Z">
        <w:r w:rsidR="00F10AD1">
          <w:rPr>
            <w:rFonts w:ascii="Times New Roman" w:hAnsi="Times New Roman" w:cs="Times New Roman"/>
          </w:rPr>
          <w:t xml:space="preserve">are later shown </w:t>
        </w:r>
      </w:ins>
      <w:ins w:id="808" w:author="Benton, Deon" w:date="2026-05-08T15:36:00Z" w16du:dateUtc="2026-05-08T20:36:00Z">
        <w:r w:rsidR="004E278D">
          <w:rPr>
            <w:rFonts w:ascii="Times New Roman" w:hAnsi="Times New Roman" w:cs="Times New Roman"/>
          </w:rPr>
          <w:t xml:space="preserve">a </w:t>
        </w:r>
      </w:ins>
      <w:ins w:id="809" w:author="Benton, Deon" w:date="2026-05-08T15:34:00Z" w16du:dateUtc="2026-05-08T20:34:00Z">
        <w:r w:rsidR="00A17002">
          <w:rPr>
            <w:rFonts w:ascii="Times New Roman" w:hAnsi="Times New Roman" w:cs="Times New Roman"/>
          </w:rPr>
          <w:t>high</w:t>
        </w:r>
      </w:ins>
      <w:ins w:id="810" w:author="Benton, Deon" w:date="2026-05-08T15:36:00Z" w16du:dateUtc="2026-05-08T20:36:00Z">
        <w:r w:rsidR="004E278D">
          <w:rPr>
            <w:rFonts w:ascii="Times New Roman" w:hAnsi="Times New Roman" w:cs="Times New Roman"/>
          </w:rPr>
          <w:t>, curved</w:t>
        </w:r>
      </w:ins>
      <w:ins w:id="811" w:author="Benton, Deon" w:date="2026-05-08T15:34:00Z" w16du:dateUtc="2026-05-08T20:34:00Z">
        <w:r w:rsidR="00A17002">
          <w:rPr>
            <w:rFonts w:ascii="Times New Roman" w:hAnsi="Times New Roman" w:cs="Times New Roman"/>
          </w:rPr>
          <w:t xml:space="preserve"> jump</w:t>
        </w:r>
        <w:r w:rsidR="00A17002" w:rsidRPr="00A17002">
          <w:rPr>
            <w:rFonts w:ascii="Times New Roman" w:hAnsi="Times New Roman" w:cs="Times New Roman"/>
          </w:rPr>
          <w:t xml:space="preserve"> during the Inefficient test event</w:t>
        </w:r>
      </w:ins>
      <w:ins w:id="812" w:author="Benton, Deon" w:date="2026-05-08T15:41:00Z" w16du:dateUtc="2026-05-08T20:41:00Z">
        <w:r w:rsidR="00F10AD1">
          <w:rPr>
            <w:rFonts w:ascii="Times New Roman" w:hAnsi="Times New Roman" w:cs="Times New Roman"/>
          </w:rPr>
          <w:t>,</w:t>
        </w:r>
      </w:ins>
      <w:ins w:id="813" w:author="Benton, Deon" w:date="2026-05-08T15:34:00Z" w16du:dateUtc="2026-05-08T20:34:00Z">
        <w:r w:rsidR="00A17002">
          <w:rPr>
            <w:rFonts w:ascii="Times New Roman" w:hAnsi="Times New Roman" w:cs="Times New Roman"/>
          </w:rPr>
          <w:t xml:space="preserve"> the</w:t>
        </w:r>
        <w:r w:rsidR="00A17002" w:rsidRPr="00A17002">
          <w:rPr>
            <w:rFonts w:ascii="Times New Roman" w:hAnsi="Times New Roman" w:cs="Times New Roman"/>
          </w:rPr>
          <w:t xml:space="preserve"> representation of the barrier </w:t>
        </w:r>
      </w:ins>
      <w:ins w:id="814" w:author="Benton, Deon" w:date="2026-05-08T15:36:00Z" w16du:dateUtc="2026-05-08T20:36:00Z">
        <w:r w:rsidR="004E278D">
          <w:rPr>
            <w:rFonts w:ascii="Times New Roman" w:hAnsi="Times New Roman" w:cs="Times New Roman"/>
          </w:rPr>
          <w:t>that became associated with it</w:t>
        </w:r>
      </w:ins>
      <w:ins w:id="815" w:author="Benton, Deon" w:date="2026-05-08T15:34:00Z" w16du:dateUtc="2026-05-08T20:34:00Z">
        <w:r w:rsidR="00A17002" w:rsidRPr="00A17002">
          <w:rPr>
            <w:rFonts w:ascii="Times New Roman" w:hAnsi="Times New Roman" w:cs="Times New Roman"/>
          </w:rPr>
          <w:t xml:space="preserve"> during</w:t>
        </w:r>
        <w:r w:rsidR="00A17002">
          <w:rPr>
            <w:rFonts w:ascii="Times New Roman" w:hAnsi="Times New Roman" w:cs="Times New Roman"/>
          </w:rPr>
          <w:t xml:space="preserve"> the</w:t>
        </w:r>
        <w:r w:rsidR="00A17002" w:rsidRPr="00A17002">
          <w:rPr>
            <w:rFonts w:ascii="Times New Roman" w:hAnsi="Times New Roman" w:cs="Times New Roman"/>
          </w:rPr>
          <w:t xml:space="preserve"> habituation</w:t>
        </w:r>
        <w:r w:rsidR="00A17002">
          <w:rPr>
            <w:rFonts w:ascii="Times New Roman" w:hAnsi="Times New Roman" w:cs="Times New Roman"/>
          </w:rPr>
          <w:t xml:space="preserve"> </w:t>
        </w:r>
      </w:ins>
      <w:ins w:id="816" w:author="Benton, Deon" w:date="2026-05-08T15:41:00Z" w16du:dateUtc="2026-05-08T20:41:00Z">
        <w:r w:rsidR="00F10AD1">
          <w:rPr>
            <w:rFonts w:ascii="Times New Roman" w:hAnsi="Times New Roman" w:cs="Times New Roman"/>
          </w:rPr>
          <w:t>phase is reactivated</w:t>
        </w:r>
      </w:ins>
      <w:ins w:id="817" w:author="Benton, Deon" w:date="2026-05-08T15:34:00Z" w16du:dateUtc="2026-05-08T20:34:00Z">
        <w:r w:rsidR="00A17002" w:rsidRPr="00A17002">
          <w:rPr>
            <w:rFonts w:ascii="Times New Roman" w:hAnsi="Times New Roman" w:cs="Times New Roman"/>
          </w:rPr>
          <w:t>.</w:t>
        </w:r>
      </w:ins>
      <w:ins w:id="818" w:author="Benton, Deon" w:date="2026-05-08T15:41:00Z" w16du:dateUtc="2026-05-08T20:41:00Z">
        <w:r w:rsidR="002B77BD">
          <w:rPr>
            <w:rFonts w:ascii="Times New Roman" w:hAnsi="Times New Roman" w:cs="Times New Roman"/>
          </w:rPr>
          <w:t xml:space="preserve"> However, because no</w:t>
        </w:r>
      </w:ins>
      <w:ins w:id="819" w:author="Benton, Deon" w:date="2026-05-08T15:39:00Z" w16du:dateUtc="2026-05-08T20:39:00Z">
        <w:r w:rsidR="00F10AD1">
          <w:rPr>
            <w:rFonts w:ascii="Times New Roman" w:hAnsi="Times New Roman" w:cs="Times New Roman"/>
          </w:rPr>
          <w:t xml:space="preserve"> actual barrier appeared during this event</w:t>
        </w:r>
      </w:ins>
      <w:ins w:id="820" w:author="Benton, Deon" w:date="2026-05-08T15:38:00Z" w16du:dateUtc="2026-05-08T20:38:00Z">
        <w:r w:rsidR="00E0555B">
          <w:rPr>
            <w:rFonts w:ascii="Times New Roman" w:hAnsi="Times New Roman" w:cs="Times New Roman"/>
          </w:rPr>
          <w:t xml:space="preserve">—despite </w:t>
        </w:r>
      </w:ins>
      <w:ins w:id="821" w:author="Benton, Deon" w:date="2026-05-08T15:39:00Z" w16du:dateUtc="2026-05-08T20:39:00Z">
        <w:r w:rsidR="00F10AD1">
          <w:rPr>
            <w:rFonts w:ascii="Times New Roman" w:hAnsi="Times New Roman" w:cs="Times New Roman"/>
          </w:rPr>
          <w:t xml:space="preserve">its </w:t>
        </w:r>
      </w:ins>
      <w:ins w:id="822" w:author="Benton, Deon" w:date="2026-05-08T15:38:00Z" w16du:dateUtc="2026-05-08T20:38:00Z">
        <w:r w:rsidR="00E0555B">
          <w:rPr>
            <w:rFonts w:ascii="Times New Roman" w:hAnsi="Times New Roman" w:cs="Times New Roman"/>
          </w:rPr>
          <w:t xml:space="preserve">representation </w:t>
        </w:r>
      </w:ins>
      <w:ins w:id="823" w:author="Benton, Deon" w:date="2026-05-08T15:39:00Z" w16du:dateUtc="2026-05-08T20:39:00Z">
        <w:r w:rsidR="00F10AD1">
          <w:rPr>
            <w:rFonts w:ascii="Times New Roman" w:hAnsi="Times New Roman" w:cs="Times New Roman"/>
          </w:rPr>
          <w:t>being active during it</w:t>
        </w:r>
      </w:ins>
      <w:ins w:id="824" w:author="Benton, Deon" w:date="2026-05-08T15:38:00Z" w16du:dateUtc="2026-05-08T20:38:00Z">
        <w:r w:rsidR="00E0555B">
          <w:rPr>
            <w:rFonts w:ascii="Times New Roman" w:hAnsi="Times New Roman" w:cs="Times New Roman"/>
          </w:rPr>
          <w:t>—</w:t>
        </w:r>
      </w:ins>
      <w:ins w:id="825" w:author="Benton, Deon" w:date="2026-05-08T15:42:00Z" w16du:dateUtc="2026-05-08T20:42:00Z">
        <w:r w:rsidR="002B77BD">
          <w:rPr>
            <w:rFonts w:ascii="Times New Roman" w:hAnsi="Times New Roman" w:cs="Times New Roman"/>
          </w:rPr>
          <w:t xml:space="preserve">the network </w:t>
        </w:r>
      </w:ins>
      <w:ins w:id="826" w:author="Benton, Deon" w:date="2026-05-08T15:38:00Z" w16du:dateUtc="2026-05-08T20:38:00Z">
        <w:r w:rsidR="00E0555B">
          <w:rPr>
            <w:rFonts w:ascii="Times New Roman" w:hAnsi="Times New Roman" w:cs="Times New Roman"/>
          </w:rPr>
          <w:t>produced a huge spike in error</w:t>
        </w:r>
      </w:ins>
      <w:ins w:id="827" w:author="Benton, Deon" w:date="2026-05-08T14:27:00Z" w16du:dateUtc="2026-05-08T19:27:00Z">
        <w:r w:rsidR="0078102C" w:rsidRPr="0078102C">
          <w:rPr>
            <w:rFonts w:ascii="Times New Roman" w:hAnsi="Times New Roman" w:cs="Times New Roman"/>
          </w:rPr>
          <w:t>. By contrast,</w:t>
        </w:r>
      </w:ins>
      <w:ins w:id="828" w:author="Benton, Deon" w:date="2026-05-08T15:24:00Z" w16du:dateUtc="2026-05-08T20:24:00Z">
        <w:r w:rsidR="00394891">
          <w:rPr>
            <w:rFonts w:ascii="Times New Roman" w:hAnsi="Times New Roman" w:cs="Times New Roman"/>
          </w:rPr>
          <w:t xml:space="preserve"> because the Efficient test event depicted a straight motion trajectory </w:t>
        </w:r>
      </w:ins>
      <w:ins w:id="829" w:author="Benton, Deon" w:date="2026-05-08T15:43:00Z" w16du:dateUtc="2026-05-08T20:43:00Z">
        <w:r w:rsidR="002B77BD">
          <w:rPr>
            <w:rFonts w:ascii="Times New Roman" w:hAnsi="Times New Roman" w:cs="Times New Roman"/>
          </w:rPr>
          <w:t>that</w:t>
        </w:r>
      </w:ins>
      <w:ins w:id="830" w:author="Benton, Deon" w:date="2026-05-08T15:24:00Z" w16du:dateUtc="2026-05-08T20:24:00Z">
        <w:r w:rsidR="00394891">
          <w:rPr>
            <w:rFonts w:ascii="Times New Roman" w:hAnsi="Times New Roman" w:cs="Times New Roman"/>
          </w:rPr>
          <w:t xml:space="preserve"> networks had repeatedly experienced during pretr</w:t>
        </w:r>
      </w:ins>
      <w:ins w:id="831" w:author="Benton, Deon" w:date="2026-05-08T15:25:00Z" w16du:dateUtc="2026-05-08T20:25:00Z">
        <w:r w:rsidR="00394891">
          <w:rPr>
            <w:rFonts w:ascii="Times New Roman" w:hAnsi="Times New Roman" w:cs="Times New Roman"/>
          </w:rPr>
          <w:t>aining,</w:t>
        </w:r>
      </w:ins>
      <w:ins w:id="832" w:author="Benton, Deon" w:date="2026-05-08T14:27:00Z" w16du:dateUtc="2026-05-08T19:27:00Z">
        <w:r w:rsidR="0078102C" w:rsidRPr="0078102C">
          <w:rPr>
            <w:rFonts w:ascii="Times New Roman" w:hAnsi="Times New Roman" w:cs="Times New Roman"/>
          </w:rPr>
          <w:t xml:space="preserve"> </w:t>
        </w:r>
      </w:ins>
      <w:ins w:id="833" w:author="Benton, Deon" w:date="2026-05-08T15:43:00Z" w16du:dateUtc="2026-05-08T20:43:00Z">
        <w:r w:rsidR="002B77BD">
          <w:rPr>
            <w:rFonts w:ascii="Times New Roman" w:hAnsi="Times New Roman" w:cs="Times New Roman"/>
          </w:rPr>
          <w:t>the spike in error was much less substantial</w:t>
        </w:r>
      </w:ins>
      <w:ins w:id="834" w:author="Benton, Deon" w:date="2026-05-08T15:23:00Z" w16du:dateUtc="2026-05-08T20:23:00Z">
        <w:r w:rsidR="00394891">
          <w:rPr>
            <w:rFonts w:ascii="Times New Roman" w:hAnsi="Times New Roman" w:cs="Times New Roman"/>
          </w:rPr>
          <w:t xml:space="preserve">. </w:t>
        </w:r>
      </w:ins>
      <w:ins w:id="835" w:author="Benton, Deon" w:date="2026-05-08T15:22:00Z" w16du:dateUtc="2026-05-08T20:22:00Z">
        <w:r w:rsidR="00394891">
          <w:rPr>
            <w:rFonts w:ascii="Times New Roman" w:hAnsi="Times New Roman" w:cs="Times New Roman"/>
          </w:rPr>
          <w:t xml:space="preserve"> </w:t>
        </w:r>
      </w:ins>
    </w:p>
    <w:p w14:paraId="11BB026F" w14:textId="5DA19F6A" w:rsidR="0078102C" w:rsidRPr="0078102C" w:rsidRDefault="002B77BD" w:rsidP="00C26E65">
      <w:pPr>
        <w:spacing w:line="480" w:lineRule="auto"/>
        <w:ind w:firstLine="720"/>
        <w:contextualSpacing/>
        <w:rPr>
          <w:ins w:id="836" w:author="Benton, Deon" w:date="2026-05-08T14:27:00Z" w16du:dateUtc="2026-05-08T19:27:00Z"/>
          <w:rFonts w:ascii="Times New Roman" w:hAnsi="Times New Roman" w:cs="Times New Roman"/>
        </w:rPr>
      </w:pPr>
      <w:ins w:id="837" w:author="Benton, Deon" w:date="2026-05-08T15:43:00Z" w16du:dateUtc="2026-05-08T20:43:00Z">
        <w:r>
          <w:rPr>
            <w:rFonts w:ascii="Times New Roman" w:hAnsi="Times New Roman" w:cs="Times New Roman"/>
          </w:rPr>
          <w:t xml:space="preserve">These same associative ideas can also </w:t>
        </w:r>
      </w:ins>
      <w:ins w:id="838" w:author="Benton, Deon" w:date="2026-05-08T15:44:00Z" w16du:dateUtc="2026-05-08T20:44:00Z">
        <w:r>
          <w:rPr>
            <w:rFonts w:ascii="Times New Roman" w:hAnsi="Times New Roman" w:cs="Times New Roman"/>
          </w:rPr>
          <w:t>explain</w:t>
        </w:r>
      </w:ins>
      <w:ins w:id="839" w:author="Benton, Deon" w:date="2026-05-08T14:27:00Z" w16du:dateUtc="2026-05-08T19:27:00Z">
        <w:r w:rsidR="0078102C" w:rsidRPr="0078102C">
          <w:rPr>
            <w:rFonts w:ascii="Times New Roman" w:hAnsi="Times New Roman" w:cs="Times New Roman"/>
          </w:rPr>
          <w:t xml:space="preserve"> </w:t>
        </w:r>
      </w:ins>
      <w:ins w:id="840" w:author="Benton, Deon" w:date="2026-05-08T15:43:00Z" w16du:dateUtc="2026-05-08T20:43:00Z">
        <w:r>
          <w:rPr>
            <w:rFonts w:ascii="Times New Roman" w:hAnsi="Times New Roman" w:cs="Times New Roman"/>
          </w:rPr>
          <w:t>how, mechanistically, networks</w:t>
        </w:r>
      </w:ins>
      <w:ins w:id="841" w:author="Benton, Deon" w:date="2026-05-08T14:27:00Z" w16du:dateUtc="2026-05-08T19:27:00Z">
        <w:r w:rsidR="0078102C" w:rsidRPr="0078102C">
          <w:rPr>
            <w:rFonts w:ascii="Times New Roman" w:hAnsi="Times New Roman" w:cs="Times New Roman"/>
          </w:rPr>
          <w:t xml:space="preserve"> in the Control condition </w:t>
        </w:r>
      </w:ins>
      <w:ins w:id="842" w:author="Benton, Deon" w:date="2026-05-08T15:43:00Z" w16du:dateUtc="2026-05-08T20:43:00Z">
        <w:r>
          <w:rPr>
            <w:rFonts w:ascii="Times New Roman" w:hAnsi="Times New Roman" w:cs="Times New Roman"/>
          </w:rPr>
          <w:t xml:space="preserve">came to look </w:t>
        </w:r>
      </w:ins>
      <w:ins w:id="843" w:author="Benton, Deon" w:date="2026-05-08T14:27:00Z" w16du:dateUtc="2026-05-08T19:27:00Z">
        <w:r w:rsidR="0078102C" w:rsidRPr="0078102C">
          <w:rPr>
            <w:rFonts w:ascii="Times New Roman" w:hAnsi="Times New Roman" w:cs="Times New Roman"/>
          </w:rPr>
          <w:t xml:space="preserve">about equally long at both test events. </w:t>
        </w:r>
      </w:ins>
      <w:ins w:id="844" w:author="Benton, Deon" w:date="2026-05-08T16:43:00Z" w16du:dateUtc="2026-05-08T21:43:00Z">
        <w:r w:rsidR="00B6689F" w:rsidRPr="00B6689F">
          <w:rPr>
            <w:rFonts w:ascii="Times New Roman" w:hAnsi="Times New Roman" w:cs="Times New Roman"/>
          </w:rPr>
          <w:t xml:space="preserve">In this case, because the barrier was located beside rather than beneath the curved jump during habituation—and </w:t>
        </w:r>
      </w:ins>
      <w:ins w:id="845" w:author="Benton, Deon" w:date="2026-05-08T17:11:00Z" w16du:dateUtc="2026-05-08T22:11:00Z">
        <w:r w:rsidR="00202BB9">
          <w:rPr>
            <w:rFonts w:ascii="Times New Roman" w:hAnsi="Times New Roman" w:cs="Times New Roman"/>
          </w:rPr>
          <w:t>given that the present account assumes that</w:t>
        </w:r>
      </w:ins>
      <w:ins w:id="846" w:author="Benton, Deon" w:date="2026-05-08T16:43:00Z" w16du:dateUtc="2026-05-08T21:43:00Z">
        <w:r w:rsidR="00B6689F" w:rsidRPr="00B6689F">
          <w:rPr>
            <w:rFonts w:ascii="Times New Roman" w:hAnsi="Times New Roman" w:cs="Times New Roman"/>
          </w:rPr>
          <w:t xml:space="preserve"> peripherally located barriers possess reduced salience—the model formed only a weak association between arced motion and the peripheral barrier during the relatively brief habituation phase.</w:t>
        </w:r>
      </w:ins>
      <w:ins w:id="847" w:author="Benton, Deon" w:date="2026-05-08T16:44:00Z" w16du:dateUtc="2026-05-08T21:44:00Z">
        <w:r w:rsidR="00B6689F">
          <w:rPr>
            <w:rFonts w:ascii="Times New Roman" w:hAnsi="Times New Roman" w:cs="Times New Roman"/>
          </w:rPr>
          <w:t xml:space="preserve"> Ultimately, th</w:t>
        </w:r>
      </w:ins>
      <w:ins w:id="848" w:author="Benton, Deon" w:date="2026-05-08T16:43:00Z" w16du:dateUtc="2026-05-08T21:43:00Z">
        <w:r w:rsidR="00B6689F" w:rsidRPr="00B6689F">
          <w:rPr>
            <w:rFonts w:ascii="Times New Roman" w:hAnsi="Times New Roman" w:cs="Times New Roman"/>
          </w:rPr>
          <w:t>is association was insufficient to compete with or replace the stronger association between arced motion and centrally located barriers that had been established during pretraining</w:t>
        </w:r>
      </w:ins>
      <w:ins w:id="849" w:author="Benton, Deon" w:date="2026-05-08T16:38:00Z" w16du:dateUtc="2026-05-08T21:38:00Z">
        <w:r w:rsidR="00DE47EF">
          <w:rPr>
            <w:rFonts w:ascii="Times New Roman" w:hAnsi="Times New Roman" w:cs="Times New Roman"/>
          </w:rPr>
          <w:t>.</w:t>
        </w:r>
      </w:ins>
      <w:ins w:id="850" w:author="Benton, Deon" w:date="2026-05-08T16:37:00Z" w16du:dateUtc="2026-05-08T21:37:00Z">
        <w:r w:rsidR="00DE47EF">
          <w:rPr>
            <w:rFonts w:ascii="Times New Roman" w:hAnsi="Times New Roman" w:cs="Times New Roman"/>
          </w:rPr>
          <w:t xml:space="preserve"> </w:t>
        </w:r>
      </w:ins>
      <w:ins w:id="851" w:author="Benton, Deon" w:date="2026-05-08T16:45:00Z" w16du:dateUtc="2026-05-08T21:45:00Z">
        <w:r w:rsidR="00210734">
          <w:rPr>
            <w:rFonts w:ascii="Times New Roman" w:hAnsi="Times New Roman" w:cs="Times New Roman"/>
          </w:rPr>
          <w:t xml:space="preserve">A corollary of this is that the model showed comparable </w:t>
        </w:r>
      </w:ins>
      <w:ins w:id="852" w:author="Benton, Deon" w:date="2026-05-08T16:46:00Z" w16du:dateUtc="2026-05-08T21:46:00Z">
        <w:r w:rsidR="00210734">
          <w:rPr>
            <w:rFonts w:ascii="Times New Roman" w:hAnsi="Times New Roman" w:cs="Times New Roman"/>
          </w:rPr>
          <w:t>error</w:t>
        </w:r>
      </w:ins>
      <w:ins w:id="853" w:author="Benton, Deon" w:date="2026-05-08T16:45:00Z" w16du:dateUtc="2026-05-08T21:45:00Z">
        <w:r w:rsidR="00210734">
          <w:rPr>
            <w:rFonts w:ascii="Times New Roman" w:hAnsi="Times New Roman" w:cs="Times New Roman"/>
          </w:rPr>
          <w:t xml:space="preserve"> to both test events given that neither one strongly violated its learned representation. </w:t>
        </w:r>
      </w:ins>
    </w:p>
    <w:p w14:paraId="10651209" w14:textId="42DFA1BA" w:rsidR="0078102C" w:rsidRDefault="0078102C" w:rsidP="0078102C">
      <w:pPr>
        <w:spacing w:line="480" w:lineRule="auto"/>
        <w:ind w:firstLine="720"/>
        <w:contextualSpacing/>
        <w:rPr>
          <w:ins w:id="854" w:author="Benton, Deon" w:date="2026-05-08T13:49:00Z" w16du:dateUtc="2026-05-08T18:49:00Z"/>
          <w:rFonts w:ascii="Times New Roman" w:hAnsi="Times New Roman" w:cs="Times New Roman"/>
        </w:rPr>
      </w:pPr>
      <w:ins w:id="855" w:author="Benton, Deon" w:date="2026-05-08T14:27:00Z" w16du:dateUtc="2026-05-08T19:27:00Z">
        <w:r w:rsidRPr="0078102C">
          <w:rPr>
            <w:rFonts w:ascii="Times New Roman" w:hAnsi="Times New Roman" w:cs="Times New Roman"/>
          </w:rPr>
          <w:lastRenderedPageBreak/>
          <w:t xml:space="preserve">In sum, </w:t>
        </w:r>
      </w:ins>
      <w:ins w:id="856" w:author="Benton, Deon" w:date="2026-05-08T16:47:00Z" w16du:dateUtc="2026-05-08T21:47:00Z">
        <w:r w:rsidR="00C26E65">
          <w:rPr>
            <w:rFonts w:ascii="Times New Roman" w:hAnsi="Times New Roman" w:cs="Times New Roman"/>
          </w:rPr>
          <w:t>the reason netwo</w:t>
        </w:r>
      </w:ins>
      <w:ins w:id="857" w:author="Benton, Deon" w:date="2026-05-08T16:48:00Z" w16du:dateUtc="2026-05-08T21:48:00Z">
        <w:r w:rsidR="00C26E65">
          <w:rPr>
            <w:rFonts w:ascii="Times New Roman" w:hAnsi="Times New Roman" w:cs="Times New Roman"/>
          </w:rPr>
          <w:t>rks looked longer</w:t>
        </w:r>
      </w:ins>
      <w:ins w:id="858" w:author="Benton, Deon" w:date="2026-05-08T14:27:00Z" w16du:dateUtc="2026-05-08T19:27:00Z">
        <w:r w:rsidRPr="0078102C">
          <w:rPr>
            <w:rFonts w:ascii="Times New Roman" w:hAnsi="Times New Roman" w:cs="Times New Roman"/>
          </w:rPr>
          <w:t xml:space="preserve"> at the Inefficient test event</w:t>
        </w:r>
      </w:ins>
      <w:ins w:id="859" w:author="Benton, Deon" w:date="2026-05-08T16:48:00Z" w16du:dateUtc="2026-05-08T21:48:00Z">
        <w:r w:rsidR="00C26E65">
          <w:rPr>
            <w:rFonts w:ascii="Times New Roman" w:hAnsi="Times New Roman" w:cs="Times New Roman"/>
          </w:rPr>
          <w:t xml:space="preserve"> than at the Efficient test event</w:t>
        </w:r>
      </w:ins>
      <w:ins w:id="860" w:author="Benton, Deon" w:date="2026-05-08T14:27:00Z" w16du:dateUtc="2026-05-08T19:27:00Z">
        <w:r w:rsidRPr="0078102C">
          <w:rPr>
            <w:rFonts w:ascii="Times New Roman" w:hAnsi="Times New Roman" w:cs="Times New Roman"/>
          </w:rPr>
          <w:t xml:space="preserve"> in the Experimental condition </w:t>
        </w:r>
      </w:ins>
      <w:ins w:id="861" w:author="Benton, Deon" w:date="2026-05-08T16:48:00Z" w16du:dateUtc="2026-05-08T21:48:00Z">
        <w:r w:rsidR="00C26E65">
          <w:rPr>
            <w:rFonts w:ascii="Times New Roman" w:hAnsi="Times New Roman" w:cs="Times New Roman"/>
          </w:rPr>
          <w:t xml:space="preserve">is </w:t>
        </w:r>
      </w:ins>
      <w:ins w:id="862" w:author="Benton, Deon" w:date="2026-05-08T14:27:00Z" w16du:dateUtc="2026-05-08T19:27:00Z">
        <w:r w:rsidRPr="0078102C">
          <w:rPr>
            <w:rFonts w:ascii="Times New Roman" w:hAnsi="Times New Roman" w:cs="Times New Roman"/>
          </w:rPr>
          <w:t xml:space="preserve">because the </w:t>
        </w:r>
      </w:ins>
      <w:ins w:id="863" w:author="Benton, Deon" w:date="2026-05-08T16:48:00Z" w16du:dateUtc="2026-05-08T21:48:00Z">
        <w:r w:rsidR="00C26E65">
          <w:rPr>
            <w:rFonts w:ascii="Times New Roman" w:hAnsi="Times New Roman" w:cs="Times New Roman"/>
          </w:rPr>
          <w:t>association that was formed between</w:t>
        </w:r>
      </w:ins>
      <w:ins w:id="864" w:author="Benton, Deon" w:date="2026-05-08T14:27:00Z" w16du:dateUtc="2026-05-08T19:27:00Z">
        <w:r w:rsidRPr="0078102C">
          <w:rPr>
            <w:rFonts w:ascii="Times New Roman" w:hAnsi="Times New Roman" w:cs="Times New Roman"/>
          </w:rPr>
          <w:t xml:space="preserve"> curved motion and obstacle-related information</w:t>
        </w:r>
      </w:ins>
      <w:ins w:id="865" w:author="Benton, Deon" w:date="2026-05-08T16:48:00Z" w16du:dateUtc="2026-05-08T21:48:00Z">
        <w:r w:rsidR="00C26E65">
          <w:rPr>
            <w:rFonts w:ascii="Times New Roman" w:hAnsi="Times New Roman" w:cs="Times New Roman"/>
          </w:rPr>
          <w:t xml:space="preserve"> during pretraining—and that was subsequently reinforced duri</w:t>
        </w:r>
      </w:ins>
      <w:ins w:id="866" w:author="Benton, Deon" w:date="2026-05-08T16:49:00Z" w16du:dateUtc="2026-05-08T21:49:00Z">
        <w:r w:rsidR="00C26E65">
          <w:rPr>
            <w:rFonts w:ascii="Times New Roman" w:hAnsi="Times New Roman" w:cs="Times New Roman"/>
          </w:rPr>
          <w:t>ng the habituation phase—</w:t>
        </w:r>
      </w:ins>
      <w:ins w:id="867" w:author="Benton, Deon" w:date="2026-05-08T14:27:00Z" w16du:dateUtc="2026-05-08T19:27:00Z">
        <w:r w:rsidRPr="0078102C">
          <w:rPr>
            <w:rFonts w:ascii="Times New Roman" w:hAnsi="Times New Roman" w:cs="Times New Roman"/>
          </w:rPr>
          <w:t>was violated when curved motion occurred in the absence of the expected barrier. By contrast,</w:t>
        </w:r>
      </w:ins>
      <w:ins w:id="868" w:author="Benton, Deon" w:date="2026-05-08T16:49:00Z" w16du:dateUtc="2026-05-08T21:49:00Z">
        <w:r w:rsidR="00C26E65">
          <w:rPr>
            <w:rFonts w:ascii="Times New Roman" w:hAnsi="Times New Roman" w:cs="Times New Roman"/>
          </w:rPr>
          <w:t xml:space="preserve"> the reason</w:t>
        </w:r>
      </w:ins>
      <w:ins w:id="869" w:author="Benton, Deon" w:date="2026-05-08T14:27:00Z" w16du:dateUtc="2026-05-08T19:27:00Z">
        <w:r w:rsidRPr="0078102C">
          <w:rPr>
            <w:rFonts w:ascii="Times New Roman" w:hAnsi="Times New Roman" w:cs="Times New Roman"/>
          </w:rPr>
          <w:t xml:space="preserve"> networks in the Control condition looked about equally long at both test events</w:t>
        </w:r>
      </w:ins>
      <w:ins w:id="870" w:author="Benton, Deon" w:date="2026-05-08T16:49:00Z" w16du:dateUtc="2026-05-08T21:49:00Z">
        <w:r w:rsidR="00C26E65">
          <w:rPr>
            <w:rFonts w:ascii="Times New Roman" w:hAnsi="Times New Roman" w:cs="Times New Roman"/>
          </w:rPr>
          <w:t xml:space="preserve"> is</w:t>
        </w:r>
      </w:ins>
      <w:ins w:id="871" w:author="Benton, Deon" w:date="2026-05-08T14:27:00Z" w16du:dateUtc="2026-05-08T19:27:00Z">
        <w:r w:rsidRPr="0078102C">
          <w:rPr>
            <w:rFonts w:ascii="Times New Roman" w:hAnsi="Times New Roman" w:cs="Times New Roman"/>
          </w:rPr>
          <w:t xml:space="preserve"> because the reduced salience of the peripheral obstacle prevented robust associations from forming between the obstacle and the arced trajectory during habituation. Taken together, these findings suggest that infants’ looking behavior in Gergely-style studies may be ex</w:t>
        </w:r>
      </w:ins>
      <w:ins w:id="872" w:author="Benton, Deon" w:date="2026-05-08T16:50:00Z" w16du:dateUtc="2026-05-08T21:50:00Z">
        <w:r w:rsidR="004A732C">
          <w:rPr>
            <w:rFonts w:ascii="Times New Roman" w:hAnsi="Times New Roman" w:cs="Times New Roman"/>
          </w:rPr>
          <w:t>plained</w:t>
        </w:r>
      </w:ins>
      <w:ins w:id="873" w:author="Benton, Deon" w:date="2026-05-08T14:27:00Z" w16du:dateUtc="2026-05-08T19:27:00Z">
        <w:r w:rsidRPr="0078102C">
          <w:rPr>
            <w:rFonts w:ascii="Times New Roman" w:hAnsi="Times New Roman" w:cs="Times New Roman"/>
          </w:rPr>
          <w:t xml:space="preserve"> in terms of learned associations among perceptual features</w:t>
        </w:r>
      </w:ins>
      <w:ins w:id="874" w:author="Benton, Deon" w:date="2026-05-08T16:50:00Z" w16du:dateUtc="2026-05-08T21:50:00Z">
        <w:r w:rsidR="004A732C">
          <w:rPr>
            <w:rFonts w:ascii="Times New Roman" w:hAnsi="Times New Roman" w:cs="Times New Roman"/>
          </w:rPr>
          <w:t xml:space="preserve"> combined with assumptions about the visual salience of those features.</w:t>
        </w:r>
      </w:ins>
      <w:ins w:id="875" w:author="Benton, Deon" w:date="2026-05-08T14:27:00Z" w16du:dateUtc="2026-05-08T19:27:00Z">
        <w:r w:rsidRPr="0078102C">
          <w:rPr>
            <w:rFonts w:ascii="Times New Roman" w:hAnsi="Times New Roman" w:cs="Times New Roman"/>
          </w:rPr>
          <w:t xml:space="preserve"> </w:t>
        </w:r>
      </w:ins>
      <w:ins w:id="876" w:author="Benton, Deon" w:date="2026-05-08T17:03:00Z" w16du:dateUtc="2026-05-08T22:03:00Z">
        <w:r w:rsidR="004A0E45" w:rsidRPr="004A0E45">
          <w:rPr>
            <w:rFonts w:ascii="Times New Roman" w:hAnsi="Times New Roman" w:cs="Times New Roman"/>
          </w:rPr>
          <w:t xml:space="preserve">A more extended discussion of the mechanism underlying the model’s behavior was provided here because many of the same associative principles described in the current simulation will also explain how ALIAS reproduces the target behaviors in the remaining simulations. As such, </w:t>
        </w:r>
        <w:r w:rsidR="004A0E45">
          <w:rPr>
            <w:rFonts w:ascii="Times New Roman" w:hAnsi="Times New Roman" w:cs="Times New Roman"/>
          </w:rPr>
          <w:t xml:space="preserve">establishing how these principles </w:t>
        </w:r>
      </w:ins>
      <w:ins w:id="877" w:author="Benton, Deon" w:date="2026-05-08T17:04:00Z" w16du:dateUtc="2026-05-08T22:04:00Z">
        <w:r w:rsidR="00000938">
          <w:rPr>
            <w:rFonts w:ascii="Times New Roman" w:hAnsi="Times New Roman" w:cs="Times New Roman"/>
          </w:rPr>
          <w:t>operate</w:t>
        </w:r>
      </w:ins>
      <w:ins w:id="878" w:author="Benton, Deon" w:date="2026-05-08T17:03:00Z" w16du:dateUtc="2026-05-08T22:03:00Z">
        <w:r w:rsidR="004A0E45">
          <w:rPr>
            <w:rFonts w:ascii="Times New Roman" w:hAnsi="Times New Roman" w:cs="Times New Roman"/>
          </w:rPr>
          <w:t xml:space="preserve"> here</w:t>
        </w:r>
        <w:r w:rsidR="004A0E45" w:rsidRPr="004A0E45">
          <w:rPr>
            <w:rFonts w:ascii="Times New Roman" w:hAnsi="Times New Roman" w:cs="Times New Roman"/>
          </w:rPr>
          <w:t xml:space="preserve"> makes it possible for subsequent discussions of the model’s behavior to be more abbreviated.</w:t>
        </w:r>
      </w:ins>
    </w:p>
    <w:p w14:paraId="6E5CB6A2" w14:textId="4A4D79E8" w:rsidR="00524642" w:rsidRDefault="001E1E8F" w:rsidP="008554A5">
      <w:pPr>
        <w:spacing w:line="480" w:lineRule="auto"/>
        <w:ind w:firstLine="720"/>
        <w:contextualSpacing/>
        <w:rPr>
          <w:rFonts w:ascii="Times New Roman" w:eastAsia="Times New Roman" w:hAnsi="Times New Roman" w:cs="Times New Roman"/>
        </w:rPr>
      </w:pPr>
      <w:ins w:id="879" w:author="Benton, Deon" w:date="2026-05-08T13:49:00Z" w16du:dateUtc="2026-05-08T18:49:00Z">
        <w:r>
          <w:rPr>
            <w:rFonts w:ascii="Times New Roman" w:hAnsi="Times New Roman" w:cs="Times New Roman"/>
          </w:rPr>
          <w:t xml:space="preserve"> </w:t>
        </w:r>
      </w:ins>
      <w:ins w:id="880" w:author="Benton, Deon" w:date="2026-05-08T17:05:00Z" w16du:dateUtc="2026-05-08T22:05:00Z">
        <w:r w:rsidR="00000938">
          <w:rPr>
            <w:rFonts w:ascii="Times New Roman" w:eastAsia="Times New Roman" w:hAnsi="Times New Roman" w:cs="Times New Roman"/>
          </w:rPr>
          <w:t>Although the current results</w:t>
        </w:r>
      </w:ins>
      <w:ins w:id="881" w:author="Benton, Deon" w:date="2026-05-08T14:15:00Z" w16du:dateUtc="2026-05-08T19:15:00Z">
        <w:r w:rsidR="00A150EF">
          <w:rPr>
            <w:rFonts w:ascii="Times New Roman" w:eastAsia="Times New Roman" w:hAnsi="Times New Roman" w:cs="Times New Roman"/>
          </w:rPr>
          <w:t xml:space="preserve"> challenge the </w:t>
        </w:r>
      </w:ins>
      <w:ins w:id="882" w:author="Benton, Deon" w:date="2026-05-08T14:17:00Z" w16du:dateUtc="2026-05-08T19:17:00Z">
        <w:r w:rsidR="00A150EF">
          <w:rPr>
            <w:rFonts w:ascii="Times New Roman" w:eastAsia="Times New Roman" w:hAnsi="Times New Roman" w:cs="Times New Roman"/>
          </w:rPr>
          <w:t>claim</w:t>
        </w:r>
      </w:ins>
      <w:ins w:id="883" w:author="Benton, Deon" w:date="2026-05-08T14:15:00Z" w16du:dateUtc="2026-05-08T19:15:00Z">
        <w:r w:rsidR="00A150EF">
          <w:rPr>
            <w:rFonts w:ascii="Times New Roman" w:eastAsia="Times New Roman" w:hAnsi="Times New Roman" w:cs="Times New Roman"/>
          </w:rPr>
          <w:t xml:space="preserve"> that </w:t>
        </w:r>
      </w:ins>
      <w:ins w:id="884" w:author="Benton, Deon" w:date="2026-05-08T14:17:00Z" w16du:dateUtc="2026-05-08T19:17:00Z">
        <w:r w:rsidR="00A150EF">
          <w:rPr>
            <w:rFonts w:ascii="Times New Roman" w:eastAsia="Times New Roman" w:hAnsi="Times New Roman" w:cs="Times New Roman"/>
          </w:rPr>
          <w:t>infants</w:t>
        </w:r>
      </w:ins>
      <w:ins w:id="885" w:author="Benton, Deon" w:date="2026-05-08T14:15:00Z" w16du:dateUtc="2026-05-08T19:15:00Z">
        <w:r w:rsidR="00A150EF">
          <w:rPr>
            <w:rFonts w:ascii="Times New Roman" w:eastAsia="Times New Roman" w:hAnsi="Times New Roman" w:cs="Times New Roman"/>
          </w:rPr>
          <w:t xml:space="preserve"> </w:t>
        </w:r>
      </w:ins>
      <w:ins w:id="886" w:author="Benton, Deon" w:date="2026-05-08T14:17:00Z" w16du:dateUtc="2026-05-08T19:17:00Z">
        <w:r w:rsidR="00A150EF">
          <w:rPr>
            <w:rFonts w:ascii="Times New Roman" w:eastAsia="Times New Roman" w:hAnsi="Times New Roman" w:cs="Times New Roman"/>
          </w:rPr>
          <w:t>possess</w:t>
        </w:r>
      </w:ins>
      <w:ins w:id="887" w:author="Benton, Deon" w:date="2026-05-08T14:19:00Z" w16du:dateUtc="2026-05-08T19:19:00Z">
        <w:r w:rsidR="000615BE">
          <w:rPr>
            <w:rFonts w:ascii="Times New Roman" w:eastAsia="Times New Roman" w:hAnsi="Times New Roman" w:cs="Times New Roman"/>
          </w:rPr>
          <w:t xml:space="preserve"> a domain-specific syst</w:t>
        </w:r>
      </w:ins>
      <w:ins w:id="888" w:author="Benton, Deon" w:date="2026-05-08T14:20:00Z" w16du:dateUtc="2026-05-08T19:20:00Z">
        <w:r w:rsidR="000615BE">
          <w:rPr>
            <w:rFonts w:ascii="Times New Roman" w:eastAsia="Times New Roman" w:hAnsi="Times New Roman" w:cs="Times New Roman"/>
          </w:rPr>
          <w:t>em that enables them to</w:t>
        </w:r>
        <w:r w:rsidR="009F5C22">
          <w:rPr>
            <w:rFonts w:ascii="Times New Roman" w:eastAsia="Times New Roman" w:hAnsi="Times New Roman" w:cs="Times New Roman"/>
          </w:rPr>
          <w:t xml:space="preserve"> reason about actions in terms of</w:t>
        </w:r>
      </w:ins>
      <w:ins w:id="889" w:author="Benton, Deon" w:date="2026-05-08T14:21:00Z" w16du:dateUtc="2026-05-08T19:21:00Z">
        <w:r w:rsidR="009F5C22">
          <w:rPr>
            <w:rFonts w:ascii="Times New Roman" w:eastAsia="Times New Roman" w:hAnsi="Times New Roman" w:cs="Times New Roman"/>
          </w:rPr>
          <w:t xml:space="preserve"> their efficiency and rationality</w:t>
        </w:r>
      </w:ins>
      <w:ins w:id="890" w:author="Benton, Deon" w:date="2026-05-08T17:06:00Z" w16du:dateUtc="2026-05-08T22:06:00Z">
        <w:r w:rsidR="00000938">
          <w:rPr>
            <w:rFonts w:ascii="Times New Roman" w:eastAsia="Times New Roman" w:hAnsi="Times New Roman" w:cs="Times New Roman"/>
          </w:rPr>
          <w:t>,</w:t>
        </w:r>
      </w:ins>
      <w:ins w:id="891" w:author="Benton, Deon" w:date="2026-05-08T17:10:00Z" w16du:dateUtc="2026-05-08T22:10:00Z">
        <w:r w:rsidR="003A67F7">
          <w:rPr>
            <w:rFonts w:ascii="Times New Roman" w:eastAsia="Times New Roman" w:hAnsi="Times New Roman" w:cs="Times New Roman"/>
          </w:rPr>
          <w:t xml:space="preserve"> they nevertheless raise one potential concern:</w:t>
        </w:r>
      </w:ins>
      <w:ins w:id="892" w:author="Benton, Deon" w:date="2026-05-08T17:06:00Z" w16du:dateUtc="2026-05-08T22:06:00Z">
        <w:r w:rsidR="00000938">
          <w:rPr>
            <w:rFonts w:ascii="Times New Roman" w:eastAsia="Times New Roman" w:hAnsi="Times New Roman" w:cs="Times New Roman"/>
          </w:rPr>
          <w:t xml:space="preserve"> </w:t>
        </w:r>
      </w:ins>
      <w:ins w:id="893" w:author="Benton, Deon" w:date="2026-05-08T17:10:00Z" w16du:dateUtc="2026-05-08T22:10:00Z">
        <w:r w:rsidR="003A67F7">
          <w:rPr>
            <w:rFonts w:ascii="Times New Roman" w:eastAsia="Times New Roman" w:hAnsi="Times New Roman" w:cs="Times New Roman"/>
          </w:rPr>
          <w:t>This is that</w:t>
        </w:r>
      </w:ins>
      <w:ins w:id="894" w:author="Benton, Deon" w:date="2026-05-08T14:22:00Z" w16du:dateUtc="2026-05-08T19:22:00Z">
        <w:r w:rsidR="008554A5">
          <w:rPr>
            <w:rFonts w:ascii="Times New Roman" w:eastAsia="Times New Roman" w:hAnsi="Times New Roman" w:cs="Times New Roman"/>
          </w:rPr>
          <w:t xml:space="preserve"> </w:t>
        </w:r>
      </w:ins>
      <w:r w:rsidR="00CC3593">
        <w:rPr>
          <w:rFonts w:ascii="Times New Roman" w:eastAsia="Times New Roman" w:hAnsi="Times New Roman" w:cs="Times New Roman"/>
        </w:rPr>
        <w:t>the network’s “real-world” experience</w:t>
      </w:r>
      <w:ins w:id="895" w:author="Benton, Deon" w:date="2026-05-08T17:07:00Z" w16du:dateUtc="2026-05-08T22:07:00Z">
        <w:r w:rsidR="009774E2">
          <w:rPr>
            <w:rFonts w:ascii="Times New Roman" w:eastAsia="Times New Roman" w:hAnsi="Times New Roman" w:cs="Times New Roman"/>
          </w:rPr>
          <w:t xml:space="preserve"> may have been </w:t>
        </w:r>
      </w:ins>
      <w:ins w:id="896" w:author="Benton, Deon" w:date="2026-05-08T17:08:00Z" w16du:dateUtc="2026-05-08T22:08:00Z">
        <w:r w:rsidR="009774E2">
          <w:rPr>
            <w:rFonts w:ascii="Times New Roman" w:eastAsia="Times New Roman" w:hAnsi="Times New Roman" w:cs="Times New Roman"/>
          </w:rPr>
          <w:t>much purer than that</w:t>
        </w:r>
      </w:ins>
      <w:ins w:id="897" w:author="Benton, Deon" w:date="2026-05-08T17:07:00Z" w16du:dateUtc="2026-05-08T22:07:00Z">
        <w:r w:rsidR="009774E2">
          <w:rPr>
            <w:rFonts w:ascii="Times New Roman" w:eastAsia="Times New Roman" w:hAnsi="Times New Roman" w:cs="Times New Roman"/>
          </w:rPr>
          <w:t xml:space="preserve"> of infants</w:t>
        </w:r>
      </w:ins>
      <w:ins w:id="898" w:author="Benton, Deon" w:date="2026-05-08T17:08:00Z" w16du:dateUtc="2026-05-08T22:08:00Z">
        <w:r w:rsidR="009774E2">
          <w:rPr>
            <w:rFonts w:ascii="Times New Roman" w:eastAsia="Times New Roman" w:hAnsi="Times New Roman" w:cs="Times New Roman"/>
          </w:rPr>
          <w:t xml:space="preserve">. The </w:t>
        </w:r>
      </w:ins>
      <w:ins w:id="899" w:author="Benton, Deon" w:date="2026-05-08T17:11:00Z" w16du:dateUtc="2026-05-08T22:11:00Z">
        <w:r w:rsidR="003A67F7">
          <w:rPr>
            <w:rFonts w:ascii="Times New Roman" w:eastAsia="Times New Roman" w:hAnsi="Times New Roman" w:cs="Times New Roman"/>
          </w:rPr>
          <w:t>specific concern here is that</w:t>
        </w:r>
      </w:ins>
      <w:r w:rsidR="00BF6767">
        <w:rPr>
          <w:rFonts w:ascii="Times New Roman" w:eastAsia="Times New Roman" w:hAnsi="Times New Roman" w:cs="Times New Roman"/>
        </w:rPr>
        <w:t>, in the current model,</w:t>
      </w:r>
      <w:r w:rsidR="00CC3593">
        <w:rPr>
          <w:rFonts w:ascii="Times New Roman" w:eastAsia="Times New Roman" w:hAnsi="Times New Roman" w:cs="Times New Roman"/>
        </w:rPr>
        <w:t xml:space="preserve"> </w:t>
      </w:r>
      <w:r w:rsidR="00585C9B">
        <w:rPr>
          <w:rFonts w:ascii="Times New Roman" w:eastAsia="Times New Roman" w:hAnsi="Times New Roman" w:cs="Times New Roman"/>
        </w:rPr>
        <w:t xml:space="preserve">arced motion </w:t>
      </w:r>
      <w:r w:rsidR="00BF6767">
        <w:rPr>
          <w:rFonts w:ascii="Times New Roman" w:eastAsia="Times New Roman" w:hAnsi="Times New Roman" w:cs="Times New Roman"/>
        </w:rPr>
        <w:t>never occurred in the absence of obstacles</w:t>
      </w:r>
      <w:r w:rsidR="0086194C">
        <w:rPr>
          <w:rFonts w:ascii="Times New Roman" w:eastAsia="Times New Roman" w:hAnsi="Times New Roman" w:cs="Times New Roman"/>
        </w:rPr>
        <w:t xml:space="preserve"> during</w:t>
      </w:r>
      <w:r w:rsidR="009E5DAF">
        <w:rPr>
          <w:rFonts w:ascii="Times New Roman" w:eastAsia="Times New Roman" w:hAnsi="Times New Roman" w:cs="Times New Roman"/>
        </w:rPr>
        <w:t xml:space="preserve"> pretraining</w:t>
      </w:r>
      <w:r w:rsidR="00CC3593">
        <w:rPr>
          <w:rFonts w:ascii="Times New Roman" w:eastAsia="Times New Roman" w:hAnsi="Times New Roman" w:cs="Times New Roman"/>
        </w:rPr>
        <w:t>.</w:t>
      </w:r>
      <w:r w:rsidR="00C2212E">
        <w:rPr>
          <w:rFonts w:ascii="Times New Roman" w:eastAsia="Times New Roman" w:hAnsi="Times New Roman" w:cs="Times New Roman"/>
        </w:rPr>
        <w:t xml:space="preserve"> </w:t>
      </w:r>
      <w:ins w:id="900" w:author="Benton, Deon" w:date="2026-05-08T17:09:00Z" w16du:dateUtc="2026-05-08T22:09:00Z">
        <w:r w:rsidR="003A67F7">
          <w:rPr>
            <w:rFonts w:ascii="Times New Roman" w:eastAsia="Times New Roman" w:hAnsi="Times New Roman" w:cs="Times New Roman"/>
          </w:rPr>
          <w:t>By contrast</w:t>
        </w:r>
      </w:ins>
      <w:ins w:id="901" w:author="Benton, Deon" w:date="2026-05-08T14:23:00Z" w16du:dateUtc="2026-05-08T19:23:00Z">
        <w:r w:rsidR="008554A5">
          <w:rPr>
            <w:rFonts w:ascii="Times New Roman" w:eastAsia="Times New Roman" w:hAnsi="Times New Roman" w:cs="Times New Roman"/>
          </w:rPr>
          <w:t>,</w:t>
        </w:r>
      </w:ins>
      <w:r w:rsidR="00C2212E">
        <w:rPr>
          <w:rFonts w:ascii="Times New Roman" w:eastAsia="Times New Roman" w:hAnsi="Times New Roman" w:cs="Times New Roman"/>
        </w:rPr>
        <w:t xml:space="preserve"> </w:t>
      </w:r>
      <w:r w:rsidR="00660DD3">
        <w:rPr>
          <w:rFonts w:ascii="Times New Roman" w:eastAsia="Times New Roman" w:hAnsi="Times New Roman" w:cs="Times New Roman"/>
        </w:rPr>
        <w:t xml:space="preserve">it seems likely that infants </w:t>
      </w:r>
      <w:r w:rsidR="002A122C">
        <w:rPr>
          <w:rFonts w:ascii="Times New Roman" w:eastAsia="Times New Roman" w:hAnsi="Times New Roman" w:cs="Times New Roman"/>
        </w:rPr>
        <w:t>observe instances of</w:t>
      </w:r>
      <w:r w:rsidR="00C2212E">
        <w:rPr>
          <w:rFonts w:ascii="Times New Roman" w:eastAsia="Times New Roman" w:hAnsi="Times New Roman" w:cs="Times New Roman"/>
        </w:rPr>
        <w:t xml:space="preserve"> arced motion in the absence of physical obstacles (e.g., when </w:t>
      </w:r>
      <w:r w:rsidR="001C40F2">
        <w:rPr>
          <w:rFonts w:ascii="Times New Roman" w:eastAsia="Times New Roman" w:hAnsi="Times New Roman" w:cs="Times New Roman"/>
        </w:rPr>
        <w:t>an older</w:t>
      </w:r>
      <w:r w:rsidR="00C2212E">
        <w:rPr>
          <w:rFonts w:ascii="Times New Roman" w:eastAsia="Times New Roman" w:hAnsi="Times New Roman" w:cs="Times New Roman"/>
        </w:rPr>
        <w:t xml:space="preserve"> sibling joyfully skips around the yard</w:t>
      </w:r>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r w:rsidR="00C2212E">
        <w:rPr>
          <w:rFonts w:ascii="Times New Roman" w:eastAsia="Times New Roman" w:hAnsi="Times New Roman" w:cs="Times New Roman"/>
        </w:rPr>
        <w:t>). Thus,</w:t>
      </w:r>
      <w:r w:rsidR="004C38F1">
        <w:rPr>
          <w:rFonts w:ascii="Times New Roman" w:eastAsia="Times New Roman" w:hAnsi="Times New Roman" w:cs="Times New Roman"/>
        </w:rPr>
        <w:t xml:space="preserve"> before it can be concluded that ALIAS provides a plausible explanation of infants’ looking </w:t>
      </w:r>
      <w:r w:rsidR="004C38F1">
        <w:rPr>
          <w:rFonts w:ascii="Times New Roman" w:eastAsia="Times New Roman" w:hAnsi="Times New Roman" w:cs="Times New Roman"/>
        </w:rPr>
        <w:lastRenderedPageBreak/>
        <w:t xml:space="preserve">performance in </w:t>
      </w:r>
      <w:ins w:id="902" w:author="Benton, Deon" w:date="2026-05-16T15:39:00Z" w16du:dateUtc="2026-05-16T20:39:00Z">
        <w:r w:rsidR="00DB0881">
          <w:rPr>
            <w:rFonts w:ascii="Times New Roman" w:eastAsia="Times New Roman" w:hAnsi="Times New Roman" w:cs="Times New Roman"/>
          </w:rPr>
          <w:t>action efficiency understanding</w:t>
        </w:r>
      </w:ins>
      <w:r w:rsidR="004C38F1">
        <w:rPr>
          <w:rFonts w:ascii="Times New Roman" w:eastAsia="Times New Roman" w:hAnsi="Times New Roman" w:cs="Times New Roman"/>
        </w:rPr>
        <w:t xml:space="preserve"> studies broadly</w:t>
      </w:r>
      <w:r w:rsidR="00A9137D">
        <w:rPr>
          <w:rFonts w:ascii="Times New Roman" w:eastAsia="Times New Roman" w:hAnsi="Times New Roman" w:cs="Times New Roman"/>
        </w:rPr>
        <w:t xml:space="preserve"> rather than being limited to capturing the first target finding</w:t>
      </w:r>
      <w:r w:rsidR="004C38F1">
        <w:rPr>
          <w:rFonts w:ascii="Times New Roman" w:eastAsia="Times New Roman" w:hAnsi="Times New Roman" w:cs="Times New Roman"/>
        </w:rPr>
        <w:t xml:space="preserve">, </w:t>
      </w:r>
      <w:r w:rsidR="007B44B6">
        <w:rPr>
          <w:rFonts w:ascii="Times New Roman" w:eastAsia="Times New Roman" w:hAnsi="Times New Roman" w:cs="Times New Roman"/>
        </w:rPr>
        <w:t>it</w:t>
      </w:r>
      <w:r w:rsidR="003012FF">
        <w:rPr>
          <w:rFonts w:ascii="Times New Roman" w:eastAsia="Times New Roman" w:hAnsi="Times New Roman" w:cs="Times New Roman"/>
        </w:rPr>
        <w:t xml:space="preserve"> is important to demonstrate the </w:t>
      </w:r>
      <w:r w:rsidR="00AB78AE">
        <w:rPr>
          <w:rFonts w:ascii="Times New Roman" w:eastAsia="Times New Roman" w:hAnsi="Times New Roman" w:cs="Times New Roman"/>
        </w:rPr>
        <w:t>robustness of ALIAS’s performance in a</w:t>
      </w:r>
      <w:r w:rsidR="00C67B37">
        <w:rPr>
          <w:rFonts w:ascii="Times New Roman" w:eastAsia="Times New Roman" w:hAnsi="Times New Roman" w:cs="Times New Roman"/>
        </w:rPr>
        <w:t xml:space="preserve"> simulation that varies</w:t>
      </w:r>
      <w:r w:rsidR="00AB78AE">
        <w:rPr>
          <w:rFonts w:ascii="Times New Roman" w:eastAsia="Times New Roman" w:hAnsi="Times New Roman" w:cs="Times New Roman"/>
        </w:rPr>
        <w:t xml:space="preserve"> </w:t>
      </w:r>
      <w:r w:rsidR="00C2212E">
        <w:rPr>
          <w:rFonts w:ascii="Times New Roman" w:eastAsia="Times New Roman" w:hAnsi="Times New Roman" w:cs="Times New Roman"/>
        </w:rPr>
        <w:t xml:space="preserve">the </w:t>
      </w:r>
      <w:r w:rsidR="00EC725F">
        <w:rPr>
          <w:rFonts w:ascii="Times New Roman" w:eastAsia="Times New Roman" w:hAnsi="Times New Roman" w:cs="Times New Roman"/>
        </w:rPr>
        <w:t>ratio of constrained (i.e., with a barrier) to unconstrained (i.e., without a barrier)</w:t>
      </w:r>
      <w:r w:rsidR="00AB78AE">
        <w:rPr>
          <w:rFonts w:ascii="Times New Roman" w:eastAsia="Times New Roman" w:hAnsi="Times New Roman" w:cs="Times New Roman"/>
        </w:rPr>
        <w:t xml:space="preserve"> arced motion</w:t>
      </w:r>
      <w:r w:rsidR="00660DD3">
        <w:rPr>
          <w:rFonts w:ascii="Times New Roman" w:eastAsia="Times New Roman" w:hAnsi="Times New Roman" w:cs="Times New Roman"/>
        </w:rPr>
        <w:t xml:space="preserve"> during pretraining</w:t>
      </w:r>
      <w:r w:rsidR="00661234">
        <w:rPr>
          <w:rFonts w:ascii="Times New Roman" w:eastAsia="Times New Roman" w:hAnsi="Times New Roman" w:cs="Times New Roman"/>
        </w:rPr>
        <w:t xml:space="preserve">. </w:t>
      </w:r>
      <w:r w:rsidR="00AB78AE">
        <w:rPr>
          <w:rFonts w:ascii="Times New Roman" w:eastAsia="Times New Roman" w:hAnsi="Times New Roman" w:cs="Times New Roman"/>
        </w:rPr>
        <w:t>Simulation 1b addressed this issue.</w:t>
      </w:r>
      <w:r w:rsidR="002306AB">
        <w:rPr>
          <w:rFonts w:ascii="Times New Roman" w:eastAsia="Times New Roman" w:hAnsi="Times New Roman" w:cs="Times New Roman"/>
        </w:rPr>
        <w:t xml:space="preserve"> </w:t>
      </w:r>
      <w:r w:rsidR="00660DD3">
        <w:rPr>
          <w:rFonts w:ascii="Times New Roman" w:eastAsia="Times New Roman" w:hAnsi="Times New Roman" w:cs="Times New Roman"/>
        </w:rPr>
        <w:t xml:space="preserve">Subsequent simulations will address several remaining issues.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7654B5CB" w14:textId="59F61418" w:rsidR="00D135D3" w:rsidRDefault="00585C9B" w:rsidP="009A08C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main difference between this simulation and Simulation 1a was that here the ratio of </w:t>
      </w:r>
      <w:r w:rsidR="006E1BC4">
        <w:rPr>
          <w:rFonts w:ascii="Times New Roman" w:eastAsia="Times New Roman" w:hAnsi="Times New Roman" w:cs="Times New Roman"/>
        </w:rPr>
        <w:t>constrained a</w:t>
      </w:r>
      <w:r>
        <w:rPr>
          <w:rFonts w:ascii="Times New Roman" w:eastAsia="Times New Roman" w:hAnsi="Times New Roman" w:cs="Times New Roman"/>
        </w:rPr>
        <w:t>rced motion to</w:t>
      </w:r>
      <w:r w:rsidR="00700E15">
        <w:rPr>
          <w:rFonts w:ascii="Times New Roman" w:eastAsia="Times New Roman" w:hAnsi="Times New Roman" w:cs="Times New Roman"/>
        </w:rPr>
        <w:t xml:space="preserve"> unconstrained arced motion </w:t>
      </w:r>
      <w:r>
        <w:rPr>
          <w:rFonts w:ascii="Times New Roman" w:eastAsia="Times New Roman" w:hAnsi="Times New Roman" w:cs="Times New Roman"/>
        </w:rPr>
        <w:t xml:space="preserve">varied across networks. </w:t>
      </w:r>
      <w:r w:rsidR="00560C9F">
        <w:rPr>
          <w:rFonts w:ascii="Times New Roman" w:eastAsia="Times New Roman" w:hAnsi="Times New Roman" w:cs="Times New Roman"/>
        </w:rPr>
        <w:t>Six</w:t>
      </w:r>
      <w:r w:rsidR="0086256F">
        <w:rPr>
          <w:rFonts w:ascii="Times New Roman" w:eastAsia="Times New Roman" w:hAnsi="Times New Roman" w:cs="Times New Roman"/>
        </w:rPr>
        <w:t xml:space="preserve"> different ratio</w:t>
      </w:r>
      <w:r w:rsidR="00851BB4">
        <w:rPr>
          <w:rFonts w:ascii="Times New Roman" w:eastAsia="Times New Roman" w:hAnsi="Times New Roman" w:cs="Times New Roman"/>
        </w:rPr>
        <w:t>s</w:t>
      </w:r>
      <w:r w:rsidR="006E1BC4">
        <w:rPr>
          <w:rFonts w:ascii="Times New Roman" w:eastAsia="Times New Roman" w:hAnsi="Times New Roman" w:cs="Times New Roman"/>
        </w:rPr>
        <w:t xml:space="preserve"> </w:t>
      </w:r>
      <w:r w:rsidR="0086256F">
        <w:rPr>
          <w:rFonts w:ascii="Times New Roman" w:eastAsia="Times New Roman" w:hAnsi="Times New Roman" w:cs="Times New Roman"/>
        </w:rPr>
        <w:t>were used</w:t>
      </w:r>
      <w:r w:rsidR="006E1BC4">
        <w:rPr>
          <w:rFonts w:ascii="Times New Roman" w:eastAsia="Times New Roman" w:hAnsi="Times New Roman" w:cs="Times New Roman"/>
        </w:rPr>
        <w:t xml:space="preserve">, </w:t>
      </w:r>
      <w:r w:rsidR="00700E15">
        <w:rPr>
          <w:rFonts w:ascii="Times New Roman" w:eastAsia="Times New Roman" w:hAnsi="Times New Roman" w:cs="Times New Roman"/>
        </w:rPr>
        <w:t xml:space="preserve">and </w:t>
      </w:r>
      <w:r w:rsidR="006E1BC4">
        <w:rPr>
          <w:rFonts w:ascii="Times New Roman" w:eastAsia="Times New Roman" w:hAnsi="Times New Roman" w:cs="Times New Roman"/>
        </w:rPr>
        <w:t>each correspond</w:t>
      </w:r>
      <w:r w:rsidR="00700E15">
        <w:rPr>
          <w:rFonts w:ascii="Times New Roman" w:eastAsia="Times New Roman" w:hAnsi="Times New Roman" w:cs="Times New Roman"/>
        </w:rPr>
        <w:t>ed</w:t>
      </w:r>
      <w:r w:rsidR="006E1BC4">
        <w:rPr>
          <w:rFonts w:ascii="Times New Roman" w:eastAsia="Times New Roman" w:hAnsi="Times New Roman" w:cs="Times New Roman"/>
        </w:rPr>
        <w:t xml:space="preserve"> to a different condition</w:t>
      </w:r>
      <w:r w:rsidR="0086256F">
        <w:rPr>
          <w:rFonts w:ascii="Times New Roman" w:eastAsia="Times New Roman" w:hAnsi="Times New Roman" w:cs="Times New Roman"/>
        </w:rPr>
        <w:t xml:space="preserve">: 100% </w:t>
      </w:r>
      <w:r w:rsidR="00700E15">
        <w:rPr>
          <w:rFonts w:ascii="Times New Roman" w:eastAsia="Times New Roman" w:hAnsi="Times New Roman" w:cs="Times New Roman"/>
        </w:rPr>
        <w:t xml:space="preserve">constrained </w:t>
      </w:r>
      <w:r w:rsidR="0086256F">
        <w:rPr>
          <w:rFonts w:ascii="Times New Roman" w:eastAsia="Times New Roman" w:hAnsi="Times New Roman" w:cs="Times New Roman"/>
        </w:rPr>
        <w:t>vs. 0%</w:t>
      </w:r>
      <w:r w:rsidR="00700E15">
        <w:rPr>
          <w:rFonts w:ascii="Times New Roman" w:eastAsia="Times New Roman" w:hAnsi="Times New Roman" w:cs="Times New Roman"/>
        </w:rPr>
        <w:t xml:space="preserve"> unconstrained</w:t>
      </w:r>
      <w:r w:rsidR="00AE3FD6">
        <w:rPr>
          <w:rFonts w:ascii="Times New Roman" w:eastAsia="Times New Roman" w:hAnsi="Times New Roman" w:cs="Times New Roman"/>
        </w:rPr>
        <w:t>;</w:t>
      </w:r>
      <w:r w:rsidR="00B208F8">
        <w:rPr>
          <w:rFonts w:ascii="Times New Roman" w:eastAsia="Times New Roman" w:hAnsi="Times New Roman" w:cs="Times New Roman"/>
        </w:rPr>
        <w:t xml:space="preserve"> </w:t>
      </w:r>
      <w:r w:rsidR="00AE3FD6">
        <w:rPr>
          <w:rFonts w:ascii="Times New Roman" w:eastAsia="Times New Roman" w:hAnsi="Times New Roman" w:cs="Times New Roman"/>
        </w:rPr>
        <w:t xml:space="preserve">90% </w:t>
      </w:r>
      <w:r w:rsidR="00700E15">
        <w:rPr>
          <w:rFonts w:ascii="Times New Roman" w:eastAsia="Times New Roman" w:hAnsi="Times New Roman" w:cs="Times New Roman"/>
        </w:rPr>
        <w:t xml:space="preserve">constrained </w:t>
      </w:r>
      <w:r w:rsidR="00AE3FD6">
        <w:rPr>
          <w:rFonts w:ascii="Times New Roman" w:eastAsia="Times New Roman" w:hAnsi="Times New Roman" w:cs="Times New Roman"/>
        </w:rPr>
        <w:t xml:space="preserve">vs. 10% </w:t>
      </w:r>
      <w:r w:rsidR="00700E15">
        <w:rPr>
          <w:rFonts w:ascii="Times New Roman" w:eastAsia="Times New Roman" w:hAnsi="Times New Roman" w:cs="Times New Roman"/>
        </w:rPr>
        <w:t>unconstrained</w:t>
      </w:r>
      <w:r w:rsidR="00AE3FD6">
        <w:rPr>
          <w:rFonts w:ascii="Times New Roman" w:eastAsia="Times New Roman" w:hAnsi="Times New Roman" w:cs="Times New Roman"/>
        </w:rPr>
        <w:t>; 80%</w:t>
      </w:r>
      <w:r w:rsidR="00700E15">
        <w:rPr>
          <w:rFonts w:ascii="Times New Roman" w:eastAsia="Times New Roman" w:hAnsi="Times New Roman" w:cs="Times New Roman"/>
        </w:rPr>
        <w:t xml:space="preserve"> constrained</w:t>
      </w:r>
      <w:r w:rsidR="00AE3FD6">
        <w:rPr>
          <w:rFonts w:ascii="Times New Roman" w:eastAsia="Times New Roman" w:hAnsi="Times New Roman" w:cs="Times New Roman"/>
        </w:rPr>
        <w:t xml:space="preserve"> vs. 20%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70%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vs. 30%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60%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 xml:space="preserve">vs. 40% </w:t>
      </w:r>
      <w:r w:rsidR="00700E15">
        <w:rPr>
          <w:rFonts w:ascii="Times New Roman" w:eastAsia="Times New Roman" w:hAnsi="Times New Roman" w:cs="Times New Roman"/>
        </w:rPr>
        <w:t xml:space="preserve">unconstrained; </w:t>
      </w:r>
      <w:r w:rsidR="00736F05">
        <w:rPr>
          <w:rFonts w:ascii="Times New Roman" w:eastAsia="Times New Roman" w:hAnsi="Times New Roman" w:cs="Times New Roman"/>
        </w:rPr>
        <w:t xml:space="preserve">and 50% </w:t>
      </w:r>
      <w:r w:rsidR="00700E15">
        <w:rPr>
          <w:rFonts w:ascii="Times New Roman" w:eastAsia="Times New Roman" w:hAnsi="Times New Roman" w:cs="Times New Roman"/>
        </w:rPr>
        <w:t>constrained</w:t>
      </w:r>
      <w:r w:rsidR="00736F05">
        <w:rPr>
          <w:rFonts w:ascii="Times New Roman" w:eastAsia="Times New Roman" w:hAnsi="Times New Roman" w:cs="Times New Roman"/>
        </w:rPr>
        <w:t xml:space="preserve"> vs. 50%</w:t>
      </w:r>
      <w:r w:rsidR="00700E15">
        <w:rPr>
          <w:rFonts w:ascii="Times New Roman" w:eastAsia="Times New Roman" w:hAnsi="Times New Roman" w:cs="Times New Roman"/>
        </w:rPr>
        <w:t xml:space="preserve"> unconstrained</w:t>
      </w:r>
      <w:r>
        <w:rPr>
          <w:rFonts w:ascii="Times New Roman" w:eastAsia="Times New Roman" w:hAnsi="Times New Roman" w:cs="Times New Roman"/>
        </w:rPr>
        <w:t xml:space="preserve">. </w:t>
      </w:r>
      <w:r w:rsidR="00902E7F">
        <w:rPr>
          <w:rFonts w:ascii="Times New Roman" w:eastAsia="Times New Roman" w:hAnsi="Times New Roman" w:cs="Times New Roman"/>
        </w:rPr>
        <w:t xml:space="preserve">Here, a given ratio </w:t>
      </w:r>
      <w:r w:rsidR="00426521">
        <w:rPr>
          <w:rFonts w:ascii="Times New Roman" w:eastAsia="Times New Roman" w:hAnsi="Times New Roman" w:cs="Times New Roman"/>
        </w:rPr>
        <w:t>reflects</w:t>
      </w:r>
      <w:r w:rsidR="002E142A">
        <w:rPr>
          <w:rFonts w:ascii="Times New Roman" w:eastAsia="Times New Roman" w:hAnsi="Times New Roman" w:cs="Times New Roman"/>
        </w:rPr>
        <w:t xml:space="preserve"> the proportion of time during pretraining that networks experienced the corresponding motion.</w:t>
      </w:r>
      <w:r w:rsidR="00902E7F">
        <w:rPr>
          <w:rFonts w:ascii="Times New Roman" w:eastAsia="Times New Roman" w:hAnsi="Times New Roman" w:cs="Times New Roman"/>
        </w:rPr>
        <w:t xml:space="preserve"> </w:t>
      </w:r>
      <w:r w:rsidR="00EC725F">
        <w:rPr>
          <w:rFonts w:ascii="Times New Roman" w:eastAsia="Times New Roman" w:hAnsi="Times New Roman" w:cs="Times New Roman"/>
        </w:rPr>
        <w:t>To illustrate, c</w:t>
      </w:r>
      <w:r w:rsidR="002E142A">
        <w:rPr>
          <w:rFonts w:ascii="Times New Roman" w:eastAsia="Times New Roman" w:hAnsi="Times New Roman" w:cs="Times New Roman"/>
        </w:rPr>
        <w:t xml:space="preserve">onsider the </w:t>
      </w:r>
      <w:r w:rsidR="00B627C2">
        <w:rPr>
          <w:rFonts w:ascii="Times New Roman" w:eastAsia="Times New Roman" w:hAnsi="Times New Roman" w:cs="Times New Roman"/>
        </w:rPr>
        <w:t>“</w:t>
      </w:r>
      <w:r w:rsidR="002E142A">
        <w:rPr>
          <w:rFonts w:ascii="Times New Roman" w:eastAsia="Times New Roman" w:hAnsi="Times New Roman" w:cs="Times New Roman"/>
        </w:rPr>
        <w:t xml:space="preserve">60% </w:t>
      </w:r>
      <w:r w:rsidR="00FD6749">
        <w:rPr>
          <w:rFonts w:ascii="Times New Roman" w:eastAsia="Times New Roman" w:hAnsi="Times New Roman" w:cs="Times New Roman"/>
        </w:rPr>
        <w:t>constrained</w:t>
      </w:r>
      <w:r w:rsidR="002E142A">
        <w:rPr>
          <w:rFonts w:ascii="Times New Roman" w:eastAsia="Times New Roman" w:hAnsi="Times New Roman" w:cs="Times New Roman"/>
        </w:rPr>
        <w:t xml:space="preserve"> vs. 40% </w:t>
      </w:r>
      <w:r w:rsidR="00FD6749">
        <w:rPr>
          <w:rFonts w:ascii="Times New Roman" w:eastAsia="Times New Roman" w:hAnsi="Times New Roman" w:cs="Times New Roman"/>
        </w:rPr>
        <w:t xml:space="preserve">unconstrained” </w:t>
      </w:r>
      <w:r w:rsidR="002E142A">
        <w:rPr>
          <w:rFonts w:ascii="Times New Roman" w:eastAsia="Times New Roman" w:hAnsi="Times New Roman" w:cs="Times New Roman"/>
        </w:rPr>
        <w:t xml:space="preserve">condition. In this condition, </w:t>
      </w:r>
      <w:r w:rsidR="00426521">
        <w:rPr>
          <w:rFonts w:ascii="Times New Roman" w:eastAsia="Times New Roman" w:hAnsi="Times New Roman" w:cs="Times New Roman"/>
        </w:rPr>
        <w:t xml:space="preserve">arced motion occurred with obstacles 60% of the time; the remaining 40% of the time, arced motion occurred alone. </w:t>
      </w:r>
      <w:r w:rsidR="00784ED7">
        <w:rPr>
          <w:rFonts w:ascii="Times New Roman" w:eastAsia="Times New Roman" w:hAnsi="Times New Roman" w:cs="Times New Roman"/>
        </w:rPr>
        <w:t xml:space="preserve">Parametric variation of the ratio of constrained to unconstrained arced motion was used here </w:t>
      </w:r>
      <w:r w:rsidR="008764BA">
        <w:rPr>
          <w:rFonts w:ascii="Times New Roman" w:eastAsia="Times New Roman" w:hAnsi="Times New Roman" w:cs="Times New Roman"/>
        </w:rPr>
        <w:t>because there is</w:t>
      </w:r>
      <w:r w:rsidR="00B62F20">
        <w:rPr>
          <w:rFonts w:ascii="Times New Roman" w:eastAsia="Times New Roman" w:hAnsi="Times New Roman" w:cs="Times New Roman"/>
        </w:rPr>
        <w:t xml:space="preserve"> no clear way</w:t>
      </w:r>
      <w:r w:rsidR="00784ED7">
        <w:rPr>
          <w:rFonts w:ascii="Times New Roman" w:eastAsia="Times New Roman" w:hAnsi="Times New Roman" w:cs="Times New Roman"/>
        </w:rPr>
        <w:t xml:space="preserve"> empirically</w:t>
      </w:r>
      <w:r w:rsidR="00B62F20">
        <w:rPr>
          <w:rFonts w:ascii="Times New Roman" w:eastAsia="Times New Roman" w:hAnsi="Times New Roman" w:cs="Times New Roman"/>
        </w:rPr>
        <w:t xml:space="preserve"> to derive the </w:t>
      </w:r>
      <w:r w:rsidR="00784ED7">
        <w:rPr>
          <w:rFonts w:ascii="Times New Roman" w:eastAsia="Times New Roman" w:hAnsi="Times New Roman" w:cs="Times New Roman"/>
        </w:rPr>
        <w:t xml:space="preserve">true </w:t>
      </w:r>
      <w:r w:rsidR="00B62F20">
        <w:rPr>
          <w:rFonts w:ascii="Times New Roman" w:eastAsia="Times New Roman" w:hAnsi="Times New Roman" w:cs="Times New Roman"/>
        </w:rPr>
        <w:t>proportion of each kind of event in the real world</w:t>
      </w:r>
      <w:r w:rsidR="008764BA">
        <w:rPr>
          <w:rFonts w:ascii="Times New Roman" w:eastAsia="Times New Roman" w:hAnsi="Times New Roman" w:cs="Times New Roman"/>
        </w:rPr>
        <w:t xml:space="preserve">; however, because the true estimates likely fall within the range of proportions tested here, </w:t>
      </w:r>
      <w:r w:rsidR="009455FE">
        <w:rPr>
          <w:rFonts w:ascii="Times New Roman" w:eastAsia="Times New Roman" w:hAnsi="Times New Roman" w:cs="Times New Roman"/>
        </w:rPr>
        <w:t xml:space="preserve">the results reported below </w:t>
      </w:r>
      <w:r w:rsidR="00BC6629">
        <w:rPr>
          <w:rFonts w:ascii="Times New Roman" w:eastAsia="Times New Roman" w:hAnsi="Times New Roman" w:cs="Times New Roman"/>
        </w:rPr>
        <w:t xml:space="preserve">should </w:t>
      </w:r>
      <w:r w:rsidR="009455FE">
        <w:rPr>
          <w:rFonts w:ascii="Times New Roman" w:eastAsia="Times New Roman" w:hAnsi="Times New Roman" w:cs="Times New Roman"/>
        </w:rPr>
        <w:t>provide a reasonable approximation of infants’ expected responses</w:t>
      </w:r>
      <w:r w:rsidR="00BC6629">
        <w:rPr>
          <w:rFonts w:ascii="Times New Roman" w:eastAsia="Times New Roman" w:hAnsi="Times New Roman" w:cs="Times New Roman"/>
        </w:rPr>
        <w:t xml:space="preserve"> across this parameter range</w:t>
      </w:r>
      <w:r w:rsidR="009455FE">
        <w:rPr>
          <w:rFonts w:ascii="Times New Roman" w:eastAsia="Times New Roman" w:hAnsi="Times New Roman" w:cs="Times New Roman"/>
        </w:rPr>
        <w:t>.</w:t>
      </w:r>
    </w:p>
    <w:p w14:paraId="6A58B730" w14:textId="7BD50548" w:rsidR="009A08C7" w:rsidRDefault="0023771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Two final notes are worth making</w:t>
      </w:r>
      <w:r w:rsidR="00784ED7">
        <w:rPr>
          <w:rFonts w:ascii="Times New Roman" w:eastAsia="Times New Roman" w:hAnsi="Times New Roman" w:cs="Times New Roman"/>
        </w:rPr>
        <w:t xml:space="preserve"> before proceeding</w:t>
      </w:r>
      <w:r>
        <w:rPr>
          <w:rFonts w:ascii="Times New Roman" w:eastAsia="Times New Roman" w:hAnsi="Times New Roman" w:cs="Times New Roman"/>
        </w:rPr>
        <w:t>. First,</w:t>
      </w:r>
      <w:r w:rsidR="00D135D3">
        <w:rPr>
          <w:rFonts w:ascii="Times New Roman" w:eastAsia="Times New Roman" w:hAnsi="Times New Roman" w:cs="Times New Roman"/>
        </w:rPr>
        <w:t xml:space="preserve"> </w:t>
      </w:r>
      <w:r w:rsidR="00DE5B14">
        <w:rPr>
          <w:rFonts w:ascii="Times New Roman" w:eastAsia="Times New Roman" w:hAnsi="Times New Roman" w:cs="Times New Roman"/>
        </w:rPr>
        <w:t>the</w:t>
      </w:r>
      <w:r w:rsidR="00585C9B">
        <w:rPr>
          <w:rFonts w:ascii="Times New Roman" w:eastAsia="Times New Roman" w:hAnsi="Times New Roman" w:cs="Times New Roman"/>
        </w:rPr>
        <w:t xml:space="preserve"> </w:t>
      </w:r>
      <w:r w:rsidR="00D135D3">
        <w:rPr>
          <w:rFonts w:ascii="Times New Roman" w:eastAsia="Times New Roman" w:hAnsi="Times New Roman" w:cs="Times New Roman"/>
        </w:rPr>
        <w:t xml:space="preserve">“100% arced motion with obstacles vs. 0% arced motion without obstacles” condition </w:t>
      </w:r>
      <w:r w:rsidR="00585C9B">
        <w:rPr>
          <w:rFonts w:ascii="Times New Roman" w:eastAsia="Times New Roman" w:hAnsi="Times New Roman" w:cs="Times New Roman"/>
        </w:rPr>
        <w:t xml:space="preserve">served as a direct replication of </w:t>
      </w:r>
      <w:r w:rsidR="00585C9B">
        <w:rPr>
          <w:rFonts w:ascii="Times New Roman" w:eastAsia="Times New Roman" w:hAnsi="Times New Roman" w:cs="Times New Roman"/>
        </w:rPr>
        <w:lastRenderedPageBreak/>
        <w:t>Simulation 1a</w:t>
      </w:r>
      <w:r w:rsidR="00784ED7">
        <w:rPr>
          <w:rFonts w:ascii="Times New Roman" w:eastAsia="Times New Roman" w:hAnsi="Times New Roman" w:cs="Times New Roman"/>
        </w:rPr>
        <w:t xml:space="preserve">. As with networks in that simulation, </w:t>
      </w:r>
      <w:r w:rsidR="00585C9B">
        <w:rPr>
          <w:rFonts w:ascii="Times New Roman" w:eastAsia="Times New Roman" w:hAnsi="Times New Roman" w:cs="Times New Roman"/>
        </w:rPr>
        <w:t xml:space="preserve">networks </w:t>
      </w:r>
      <w:r w:rsidR="00784ED7">
        <w:rPr>
          <w:rFonts w:ascii="Times New Roman" w:eastAsia="Times New Roman" w:hAnsi="Times New Roman" w:cs="Times New Roman"/>
        </w:rPr>
        <w:t>in this condition</w:t>
      </w:r>
      <w:r w:rsidR="00585C9B">
        <w:rPr>
          <w:rFonts w:ascii="Times New Roman" w:eastAsia="Times New Roman" w:hAnsi="Times New Roman" w:cs="Times New Roman"/>
        </w:rPr>
        <w:t xml:space="preserve"> never experienced arced motion without obstacles. </w:t>
      </w:r>
      <w:r w:rsidR="00AE3FD6">
        <w:rPr>
          <w:rFonts w:ascii="Times New Roman" w:eastAsia="Times New Roman" w:hAnsi="Times New Roman" w:cs="Times New Roman"/>
        </w:rPr>
        <w:t xml:space="preserve"> </w:t>
      </w:r>
      <w:r w:rsidR="009A08C7">
        <w:rPr>
          <w:rFonts w:ascii="Times New Roman" w:eastAsia="Times New Roman" w:hAnsi="Times New Roman" w:cs="Times New Roman"/>
        </w:rPr>
        <w:t>All other aspects of this simulation were identical to Simulation 1a.</w:t>
      </w:r>
      <w:r>
        <w:rPr>
          <w:rFonts w:ascii="Times New Roman" w:eastAsia="Times New Roman" w:hAnsi="Times New Roman" w:cs="Times New Roman"/>
        </w:rPr>
        <w:t xml:space="preserve"> Second, </w:t>
      </w:r>
      <w:r w:rsidR="00901C0F">
        <w:rPr>
          <w:rFonts w:ascii="Times New Roman" w:eastAsia="Times New Roman" w:hAnsi="Times New Roman" w:cs="Times New Roman"/>
        </w:rPr>
        <w:t xml:space="preserve">because this simulation was designed </w:t>
      </w:r>
      <w:r w:rsidR="003B5301">
        <w:rPr>
          <w:rFonts w:ascii="Times New Roman" w:eastAsia="Times New Roman" w:hAnsi="Times New Roman" w:cs="Times New Roman"/>
        </w:rPr>
        <w:t xml:space="preserve">to assess the robustness of ALIAS’s responses and </w:t>
      </w:r>
      <w:r w:rsidR="00901C0F">
        <w:rPr>
          <w:rFonts w:ascii="Times New Roman" w:eastAsia="Times New Roman" w:hAnsi="Times New Roman" w:cs="Times New Roman"/>
        </w:rPr>
        <w:t>give</w:t>
      </w:r>
      <w:r w:rsidR="00784ED7">
        <w:rPr>
          <w:rFonts w:ascii="Times New Roman" w:eastAsia="Times New Roman" w:hAnsi="Times New Roman" w:cs="Times New Roman"/>
        </w:rPr>
        <w:t>n</w:t>
      </w:r>
      <w:r w:rsidR="00901C0F">
        <w:rPr>
          <w:rFonts w:ascii="Times New Roman" w:eastAsia="Times New Roman" w:hAnsi="Times New Roman" w:cs="Times New Roman"/>
        </w:rPr>
        <w:t xml:space="preserve"> that </w:t>
      </w:r>
      <w:r w:rsidR="0063430A">
        <w:rPr>
          <w:rFonts w:ascii="Times New Roman" w:eastAsia="Times New Roman" w:hAnsi="Times New Roman" w:cs="Times New Roman"/>
        </w:rPr>
        <w:t xml:space="preserve">OM10 </w:t>
      </w:r>
      <w:r w:rsidR="004E2C0A">
        <w:rPr>
          <w:rFonts w:ascii="Times New Roman" w:eastAsia="Times New Roman" w:hAnsi="Times New Roman" w:cs="Times New Roman"/>
        </w:rPr>
        <w:t xml:space="preserve">(and its extension, OM10-2) </w:t>
      </w:r>
      <w:r w:rsidR="0063430A">
        <w:rPr>
          <w:rFonts w:ascii="Times New Roman" w:eastAsia="Times New Roman" w:hAnsi="Times New Roman" w:cs="Times New Roman"/>
        </w:rPr>
        <w:t xml:space="preserve">does not model infants’ real-world action-processing experience—this is a model of a typical </w:t>
      </w:r>
      <w:ins w:id="903" w:author="Benton, Deon" w:date="2026-05-16T15:39:00Z" w16du:dateUtc="2026-05-16T20:39:00Z">
        <w:r w:rsidR="00DB0881">
          <w:rPr>
            <w:rFonts w:ascii="Times New Roman" w:eastAsia="Times New Roman" w:hAnsi="Times New Roman" w:cs="Times New Roman"/>
          </w:rPr>
          <w:t>action efficiency understanding</w:t>
        </w:r>
      </w:ins>
      <w:r w:rsidR="0063430A">
        <w:rPr>
          <w:rFonts w:ascii="Times New Roman" w:eastAsia="Times New Roman" w:hAnsi="Times New Roman" w:cs="Times New Roman"/>
        </w:rPr>
        <w:t xml:space="preserve"> study itself—</w:t>
      </w:r>
      <w:r w:rsidR="00901C0F">
        <w:rPr>
          <w:rFonts w:ascii="Times New Roman" w:eastAsia="Times New Roman" w:hAnsi="Times New Roman" w:cs="Times New Roman"/>
        </w:rPr>
        <w:t>ALIAS’s performance</w:t>
      </w:r>
      <w:r w:rsidR="00E148E1">
        <w:rPr>
          <w:rFonts w:ascii="Times New Roman" w:eastAsia="Times New Roman" w:hAnsi="Times New Roman" w:cs="Times New Roman"/>
        </w:rPr>
        <w:t xml:space="preserve"> was not compared to that of OM10</w:t>
      </w:r>
      <w:r w:rsidR="00784ED7">
        <w:rPr>
          <w:rFonts w:ascii="Times New Roman" w:eastAsia="Times New Roman" w:hAnsi="Times New Roman" w:cs="Times New Roman"/>
        </w:rPr>
        <w:t xml:space="preserve">.  </w:t>
      </w:r>
      <w:r w:rsidR="00696C17">
        <w:rPr>
          <w:rFonts w:ascii="Times New Roman" w:eastAsia="Times New Roman" w:hAnsi="Times New Roman" w:cs="Times New Roman"/>
        </w:rPr>
        <w:t xml:space="preserve">Although </w:t>
      </w:r>
      <w:r w:rsidR="009A539F">
        <w:rPr>
          <w:rFonts w:ascii="Times New Roman" w:eastAsia="Times New Roman" w:hAnsi="Times New Roman" w:cs="Times New Roman"/>
        </w:rPr>
        <w:t xml:space="preserve">such experience </w:t>
      </w:r>
      <w:r w:rsidR="00696C17">
        <w:rPr>
          <w:rFonts w:ascii="Times New Roman" w:eastAsia="Times New Roman" w:hAnsi="Times New Roman" w:cs="Times New Roman"/>
        </w:rPr>
        <w:t>wa</w:t>
      </w:r>
      <w:r w:rsidR="009A539F">
        <w:rPr>
          <w:rFonts w:ascii="Times New Roman" w:eastAsia="Times New Roman" w:hAnsi="Times New Roman" w:cs="Times New Roman"/>
        </w:rPr>
        <w:t>s integral</w:t>
      </w:r>
      <w:r w:rsidR="00316A4A">
        <w:rPr>
          <w:rFonts w:ascii="Times New Roman" w:eastAsia="Times New Roman" w:hAnsi="Times New Roman" w:cs="Times New Roman"/>
        </w:rPr>
        <w:t xml:space="preserve"> component of</w:t>
      </w:r>
      <w:r w:rsidR="009A539F">
        <w:rPr>
          <w:rFonts w:ascii="Times New Roman" w:eastAsia="Times New Roman" w:hAnsi="Times New Roman" w:cs="Times New Roman"/>
        </w:rPr>
        <w:t xml:space="preserve"> ALIAS-2, the </w:t>
      </w:r>
      <w:r w:rsidR="0063430A">
        <w:rPr>
          <w:rFonts w:ascii="Times New Roman" w:eastAsia="Times New Roman" w:hAnsi="Times New Roman" w:cs="Times New Roman"/>
        </w:rPr>
        <w:t>performance</w:t>
      </w:r>
      <w:r w:rsidR="00696C17">
        <w:rPr>
          <w:rFonts w:ascii="Times New Roman" w:eastAsia="Times New Roman" w:hAnsi="Times New Roman" w:cs="Times New Roman"/>
        </w:rPr>
        <w:t xml:space="preserve"> of this model was not compared to that of ALIAS</w:t>
      </w:r>
      <w:r w:rsidR="00316A4A">
        <w:rPr>
          <w:rFonts w:ascii="Times New Roman" w:eastAsia="Times New Roman" w:hAnsi="Times New Roman" w:cs="Times New Roman"/>
        </w:rPr>
        <w:t xml:space="preserve">. The principal reason is that this model failed to capture infants’ looking behaviors across conditions, despite </w:t>
      </w:r>
      <w:r w:rsidR="0083543A">
        <w:rPr>
          <w:rFonts w:ascii="Times New Roman" w:eastAsia="Times New Roman" w:hAnsi="Times New Roman" w:cs="Times New Roman"/>
        </w:rPr>
        <w:t>the fact that the relation between arced motion and obstacles was fully deterministic during pretraining</w:t>
      </w:r>
      <w:r w:rsidR="00316A4A">
        <w:rPr>
          <w:rFonts w:ascii="Times New Roman" w:eastAsia="Times New Roman" w:hAnsi="Times New Roman" w:cs="Times New Roman"/>
        </w:rPr>
        <w:t>.</w:t>
      </w:r>
      <w:r w:rsidR="0063430A">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61610CAC"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014507">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B64108">
        <w:rPr>
          <w:rFonts w:ascii="Times New Roman" w:hAnsi="Times New Roman" w:cs="Times New Roman"/>
          <w:color w:val="000000" w:themeColor="text1"/>
        </w:rPr>
        <w:t>Mean network error</w:t>
      </w:r>
      <w:r>
        <w:rPr>
          <w:rFonts w:ascii="Times New Roman" w:hAnsi="Times New Roman" w:cs="Times New Roman"/>
          <w:color w:val="000000" w:themeColor="text1"/>
        </w:rPr>
        <w:t xml:space="preserve"> produced</w:t>
      </w:r>
      <w:r w:rsidRPr="00B64108">
        <w:rPr>
          <w:rFonts w:ascii="Times New Roman" w:hAnsi="Times New Roman" w:cs="Times New Roman"/>
          <w:color w:val="000000" w:themeColor="text1"/>
        </w:rPr>
        <w:t xml:space="preserve"> to the Efficient and Inefficient </w:t>
      </w:r>
      <w:r w:rsidR="00AD4C5C" w:rsidRPr="00AD2FB8">
        <w:rPr>
          <w:rFonts w:ascii="Times New Roman" w:hAnsi="Times New Roman" w:cs="Times New Roman"/>
          <w:color w:val="000000" w:themeColor="text1"/>
        </w:rPr>
        <w:t xml:space="preserve">test events in the </w:t>
      </w:r>
      <w:r w:rsidR="00AD4C5C" w:rsidRPr="00AD2FB8">
        <w:rPr>
          <w:rFonts w:ascii="Times New Roman" w:hAnsi="Times New Roman" w:cs="Times New Roman"/>
          <w:color w:val="000000" w:themeColor="text1"/>
        </w:rPr>
        <w:lastRenderedPageBreak/>
        <w:t xml:space="preserve">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the looking time data (i.e., error) for networks in ALIAS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irrespective of the ratio condition to which they were assigned. In contrast, networks in the Control condition looked about equally at these two test events; this result also 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1D826F2E" w14:textId="6175F07F" w:rsidR="001F7398" w:rsidRDefault="007079FE" w:rsidP="003A731B">
      <w:pPr>
        <w:spacing w:line="480" w:lineRule="auto"/>
        <w:ind w:firstLine="720"/>
        <w:contextualSpacing/>
        <w:rPr>
          <w:rFonts w:ascii="Times New Roman" w:hAnsi="Times New Roman" w:cs="Times New Roman"/>
        </w:rPr>
      </w:pPr>
      <w:r>
        <w:rPr>
          <w:rFonts w:ascii="Times New Roman" w:hAnsi="Times New Roman" w:cs="Times New Roman"/>
        </w:rPr>
        <w:t>One concern that Simulation 1a raised</w:t>
      </w:r>
      <w:r w:rsidR="00EF0DB5">
        <w:rPr>
          <w:rFonts w:ascii="Times New Roman" w:hAnsi="Times New Roman" w:cs="Times New Roman"/>
        </w:rPr>
        <w:t xml:space="preserve"> </w:t>
      </w:r>
      <w:r w:rsidR="003A731B">
        <w:rPr>
          <w:rFonts w:ascii="Times New Roman" w:hAnsi="Times New Roman" w:cs="Times New Roman"/>
        </w:rPr>
        <w:t xml:space="preserve">was </w:t>
      </w:r>
      <w:r w:rsidR="00A30563">
        <w:rPr>
          <w:rFonts w:ascii="Times New Roman" w:hAnsi="Times New Roman" w:cs="Times New Roman"/>
        </w:rPr>
        <w:t xml:space="preserve">that ALIAS may have succeeded in capturing infants’ looking behaviors </w:t>
      </w:r>
      <w:ins w:id="904" w:author="Benton, Deon" w:date="2026-05-08T21:38:00Z" w16du:dateUtc="2026-05-09T02:38:00Z">
        <w:r w:rsidR="00BB2EA7">
          <w:rPr>
            <w:rFonts w:ascii="Times New Roman" w:hAnsi="Times New Roman" w:cs="Times New Roman"/>
          </w:rPr>
          <w:t xml:space="preserve">in Gergely et al. (1995) </w:t>
        </w:r>
      </w:ins>
      <w:r w:rsidR="00A30563">
        <w:rPr>
          <w:rFonts w:ascii="Times New Roman" w:hAnsi="Times New Roman" w:cs="Times New Roman"/>
        </w:rPr>
        <w:t xml:space="preserve">simply because this model never </w:t>
      </w:r>
      <w:r w:rsidR="007A5374">
        <w:rPr>
          <w:rFonts w:ascii="Times New Roman" w:hAnsi="Times New Roman" w:cs="Times New Roman"/>
        </w:rPr>
        <w:t xml:space="preserve">encountered unconstrained arced motion during pretraining. </w:t>
      </w:r>
      <w:r w:rsidR="004E785B">
        <w:rPr>
          <w:rFonts w:ascii="Times New Roman" w:hAnsi="Times New Roman" w:cs="Times New Roman"/>
        </w:rPr>
        <w:t xml:space="preserve">The problem here is that </w:t>
      </w:r>
      <w:r w:rsidR="00E078AC">
        <w:rPr>
          <w:rFonts w:ascii="Times New Roman" w:hAnsi="Times New Roman" w:cs="Times New Roman"/>
        </w:rPr>
        <w:t>infants’</w:t>
      </w:r>
      <w:r w:rsidR="004A11A4">
        <w:rPr>
          <w:rFonts w:ascii="Times New Roman" w:hAnsi="Times New Roman" w:cs="Times New Roman"/>
        </w:rPr>
        <w:t xml:space="preserve"> own</w:t>
      </w:r>
      <w:r w:rsidR="00361251">
        <w:rPr>
          <w:rFonts w:ascii="Times New Roman" w:hAnsi="Times New Roman" w:cs="Times New Roman"/>
        </w:rPr>
        <w:t xml:space="preserve"> real-world</w:t>
      </w:r>
      <w:r w:rsidR="00E078AC">
        <w:rPr>
          <w:rFonts w:ascii="Times New Roman" w:hAnsi="Times New Roman" w:cs="Times New Roman"/>
        </w:rPr>
        <w:t>,</w:t>
      </w:r>
      <w:r w:rsidR="00361251">
        <w:rPr>
          <w:rFonts w:ascii="Times New Roman" w:hAnsi="Times New Roman" w:cs="Times New Roman"/>
        </w:rPr>
        <w:t xml:space="preserve"> action-processing experience likely involves </w:t>
      </w:r>
      <w:r w:rsidR="007A5374">
        <w:rPr>
          <w:rFonts w:ascii="Times New Roman" w:hAnsi="Times New Roman" w:cs="Times New Roman"/>
        </w:rPr>
        <w:t>some amount of unconstrained arced motion</w:t>
      </w:r>
      <w:r w:rsidR="004A11A4">
        <w:rPr>
          <w:rFonts w:ascii="Times New Roman" w:hAnsi="Times New Roman" w:cs="Times New Roman"/>
        </w:rPr>
        <w:t>. This means that</w:t>
      </w:r>
      <w:r w:rsidR="0053689B">
        <w:rPr>
          <w:rFonts w:ascii="Times New Roman" w:hAnsi="Times New Roman" w:cs="Times New Roman"/>
        </w:rPr>
        <w:t xml:space="preserve"> </w:t>
      </w:r>
      <w:r w:rsidR="00D529F4">
        <w:rPr>
          <w:rFonts w:ascii="Times New Roman" w:hAnsi="Times New Roman" w:cs="Times New Roman"/>
        </w:rPr>
        <w:t xml:space="preserve">any </w:t>
      </w:r>
      <w:r w:rsidR="002A1EE1">
        <w:rPr>
          <w:rFonts w:ascii="Times New Roman" w:hAnsi="Times New Roman" w:cs="Times New Roman"/>
        </w:rPr>
        <w:t>model claiming to</w:t>
      </w:r>
      <w:r w:rsidR="00D529F4">
        <w:rPr>
          <w:rFonts w:ascii="Times New Roman" w:hAnsi="Times New Roman" w:cs="Times New Roman"/>
        </w:rPr>
        <w:t xml:space="preserve"> provide </w:t>
      </w:r>
      <w:r>
        <w:rPr>
          <w:rFonts w:ascii="Times New Roman" w:hAnsi="Times New Roman" w:cs="Times New Roman"/>
        </w:rPr>
        <w:t xml:space="preserve">a veridical account of infants’ looking-time behavior in </w:t>
      </w:r>
      <w:ins w:id="905"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studies</w:t>
      </w:r>
      <w:r w:rsidR="004A11A4">
        <w:rPr>
          <w:rFonts w:ascii="Times New Roman" w:hAnsi="Times New Roman" w:cs="Times New Roman"/>
        </w:rPr>
        <w:t xml:space="preserve"> must also be able to reproduce such behavior </w:t>
      </w:r>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Simulation 1a did not depend on a fully deterministic mapping between curved trajectories and the presence of obstacles. </w:t>
      </w:r>
    </w:p>
    <w:p w14:paraId="462C40EE" w14:textId="254C2EF8" w:rsidR="003A731B" w:rsidRDefault="00EF0DB5" w:rsidP="002C7276">
      <w:pPr>
        <w:spacing w:line="480" w:lineRule="auto"/>
        <w:ind w:firstLine="720"/>
        <w:contextualSpacing/>
        <w:rPr>
          <w:rFonts w:ascii="Times New Roman" w:hAnsi="Times New Roman" w:cs="Times New Roman"/>
        </w:rPr>
      </w:pPr>
      <w:r>
        <w:rPr>
          <w:rFonts w:ascii="Times New Roman" w:hAnsi="Times New Roman" w:cs="Times New Roman"/>
        </w:rPr>
        <w:t xml:space="preserve">Simulation 1b addressed this concern by systematically varying the </w:t>
      </w:r>
      <w:r w:rsidR="006920E0">
        <w:rPr>
          <w:rFonts w:ascii="Times New Roman" w:hAnsi="Times New Roman" w:cs="Times New Roman"/>
        </w:rPr>
        <w:t>amount of constrained and unconstrained arced motion that networks experienced</w:t>
      </w:r>
      <w:r>
        <w:rPr>
          <w:rFonts w:ascii="Times New Roman" w:hAnsi="Times New Roman" w:cs="Times New Roman"/>
        </w:rPr>
        <w:t xml:space="preserve"> during pretraining and </w:t>
      </w:r>
      <w:r w:rsidR="006D0E50">
        <w:rPr>
          <w:rFonts w:ascii="Times New Roman" w:hAnsi="Times New Roman" w:cs="Times New Roman"/>
        </w:rPr>
        <w:lastRenderedPageBreak/>
        <w:t>assessing whether</w:t>
      </w:r>
      <w:r w:rsidR="00097097">
        <w:rPr>
          <w:rFonts w:ascii="Times New Roman" w:hAnsi="Times New Roman" w:cs="Times New Roman"/>
        </w:rPr>
        <w:t xml:space="preserve"> </w:t>
      </w:r>
      <w:r w:rsidR="006D0E50">
        <w:rPr>
          <w:rFonts w:ascii="Times New Roman" w:hAnsi="Times New Roman" w:cs="Times New Roman"/>
        </w:rPr>
        <w:t xml:space="preserve">ALIAS </w:t>
      </w:r>
      <w:r w:rsidR="00097097">
        <w:rPr>
          <w:rFonts w:ascii="Times New Roman" w:hAnsi="Times New Roman" w:cs="Times New Roman"/>
        </w:rPr>
        <w:t xml:space="preserve">would </w:t>
      </w:r>
      <w:r w:rsidR="006D0E50">
        <w:rPr>
          <w:rFonts w:ascii="Times New Roman" w:hAnsi="Times New Roman" w:cs="Times New Roman"/>
        </w:rPr>
        <w:t>continu</w:t>
      </w:r>
      <w:r w:rsidR="00097097">
        <w:rPr>
          <w:rFonts w:ascii="Times New Roman" w:hAnsi="Times New Roman" w:cs="Times New Roman"/>
        </w:rPr>
        <w:t xml:space="preserve">e </w:t>
      </w:r>
      <w:r w:rsidR="00FF76B8">
        <w:rPr>
          <w:rFonts w:ascii="Times New Roman" w:hAnsi="Times New Roman" w:cs="Times New Roman"/>
        </w:rPr>
        <w:t xml:space="preserve">to capture infants’ looking responses to inefficient and efficient test events </w:t>
      </w:r>
      <w:r w:rsidR="00097097">
        <w:rPr>
          <w:rFonts w:ascii="Times New Roman" w:hAnsi="Times New Roman" w:cs="Times New Roman"/>
        </w:rPr>
        <w:t>across these ratios</w:t>
      </w:r>
      <w:r w:rsidR="006D0E50">
        <w:rPr>
          <w:rFonts w:ascii="Times New Roman" w:hAnsi="Times New Roman" w:cs="Times New Roman"/>
        </w:rPr>
        <w:t xml:space="preserve">. </w:t>
      </w:r>
      <w:r w:rsidR="001F7398">
        <w:rPr>
          <w:rFonts w:ascii="Times New Roman" w:hAnsi="Times New Roman" w:cs="Times New Roman"/>
        </w:rPr>
        <w:t>The results showed</w:t>
      </w:r>
      <w:r w:rsidR="00FF76B8">
        <w:rPr>
          <w:rFonts w:ascii="Times New Roman" w:hAnsi="Times New Roman" w:cs="Times New Roman"/>
        </w:rPr>
        <w:t xml:space="preserve"> that</w:t>
      </w:r>
      <w:r w:rsidR="008368B0">
        <w:rPr>
          <w:rFonts w:ascii="Times New Roman" w:hAnsi="Times New Roman" w:cs="Times New Roman"/>
        </w:rPr>
        <w:t>, irrespective of how much prior experience networks had</w:t>
      </w:r>
      <w:r w:rsidR="001F7398">
        <w:rPr>
          <w:rFonts w:ascii="Times New Roman" w:hAnsi="Times New Roman" w:cs="Times New Roman"/>
        </w:rPr>
        <w:t xml:space="preserve"> with constrained and unconstrained arced motion</w:t>
      </w:r>
      <w:r w:rsidR="0038514B">
        <w:rPr>
          <w:rFonts w:ascii="Times New Roman" w:hAnsi="Times New Roman" w:cs="Times New Roman"/>
        </w:rPr>
        <w:t xml:space="preserve">, those in the </w:t>
      </w:r>
      <w:r w:rsidR="006920E0">
        <w:rPr>
          <w:rFonts w:ascii="Times New Roman" w:hAnsi="Times New Roman" w:cs="Times New Roman"/>
        </w:rPr>
        <w:t xml:space="preserve">Experimental condition looked longer at the Inefficient test event than at the Efficient test event, whereas </w:t>
      </w:r>
      <w:r w:rsidR="0038514B">
        <w:rPr>
          <w:rFonts w:ascii="Times New Roman" w:hAnsi="Times New Roman" w:cs="Times New Roman"/>
        </w:rPr>
        <w:t>those in</w:t>
      </w:r>
      <w:r w:rsidR="001F7398">
        <w:rPr>
          <w:rFonts w:ascii="Times New Roman" w:hAnsi="Times New Roman" w:cs="Times New Roman"/>
        </w:rPr>
        <w:t xml:space="preserve"> the Control condition looked about equally long at both events.</w:t>
      </w:r>
      <w:r w:rsidR="00097097">
        <w:rPr>
          <w:rFonts w:ascii="Times New Roman" w:hAnsi="Times New Roman" w:cs="Times New Roman"/>
        </w:rPr>
        <w:t xml:space="preserve"> </w:t>
      </w:r>
      <w:r w:rsidR="008368B0">
        <w:rPr>
          <w:rFonts w:ascii="Times New Roman" w:hAnsi="Times New Roman" w:cs="Times New Roman"/>
        </w:rPr>
        <w:t>These results indicate that the performance of ALIAS in Simulation 1a was robust to the precise amount of constrained and unconstrained arced motion with which it was presented during pretraining</w:t>
      </w:r>
      <w:r w:rsidR="00197D22">
        <w:rPr>
          <w:rFonts w:ascii="Times New Roman" w:hAnsi="Times New Roman" w:cs="Times New Roman"/>
        </w:rPr>
        <w:t xml:space="preserve"> and does not depend on a deterministic mapping between curved trajectories and obstacles</w:t>
      </w:r>
      <w:r w:rsidR="008368B0">
        <w:rPr>
          <w:rFonts w:ascii="Times New Roman" w:hAnsi="Times New Roman" w:cs="Times New Roman"/>
        </w:rPr>
        <w:t>.</w:t>
      </w:r>
      <w:r w:rsidR="008A2609">
        <w:rPr>
          <w:rFonts w:ascii="Times New Roman" w:hAnsi="Times New Roman" w:cs="Times New Roman"/>
        </w:rPr>
        <w:t xml:space="preserve"> 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reason the difference in looking to the Inefficient and Efficient test events</w:t>
      </w:r>
      <w:r w:rsidR="001C642A">
        <w:rPr>
          <w:rFonts w:ascii="Times New Roman" w:hAnsi="Times New Roman" w:cs="Times New Roman"/>
        </w:rPr>
        <w:t xml:space="preserve"> 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a constrained arced motion event. A consequence of this </w:t>
      </w:r>
      <w:r w:rsidR="002C7276">
        <w:rPr>
          <w:rFonts w:ascii="Times New Roman" w:hAnsi="Times New Roman" w:cs="Times New Roman"/>
        </w:rPr>
        <w:t>was that</w:t>
      </w:r>
      <w:r w:rsidR="00A03867">
        <w:rPr>
          <w:rFonts w:ascii="Times New Roman" w:hAnsi="Times New Roman" w:cs="Times New Roman"/>
        </w:rPr>
        <w:t xml:space="preserve">, </w:t>
      </w:r>
      <w:r w:rsidR="00C97B54">
        <w:rPr>
          <w:rFonts w:ascii="Times New Roman" w:hAnsi="Times New Roman" w:cs="Times New Roman"/>
        </w:rPr>
        <w:t>even when</w:t>
      </w:r>
      <w:r w:rsidR="002C7276">
        <w:rPr>
          <w:rFonts w:ascii="Times New Roman" w:hAnsi="Times New Roman" w:cs="Times New Roman"/>
        </w:rPr>
        <w:t xml:space="preserve"> networks experienced equivalent amounts of constrained and unconstrained arced motion during pretraining</w:t>
      </w:r>
      <w:r w:rsidR="00A03867">
        <w:rPr>
          <w:rFonts w:ascii="Times New Roman" w:hAnsi="Times New Roman" w:cs="Times New Roman"/>
        </w:rPr>
        <w:t>, the arced motion-obstacle association was strengthened</w:t>
      </w:r>
      <w:r w:rsidR="002C7276">
        <w:rPr>
          <w:rFonts w:ascii="Times New Roman" w:hAnsi="Times New Roman" w:cs="Times New Roman"/>
        </w:rPr>
        <w:t>.</w:t>
      </w:r>
      <w:r w:rsidR="00C97B54">
        <w:rPr>
          <w:rFonts w:ascii="Times New Roman" w:hAnsi="Times New Roman" w:cs="Times New Roman"/>
        </w:rPr>
        <w:t xml:space="preserve"> </w:t>
      </w:r>
    </w:p>
    <w:p w14:paraId="328EAFCD" w14:textId="3DE229EA" w:rsidR="00A03867" w:rsidRDefault="00A03867"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Although this simulation </w:t>
      </w:r>
      <w:r w:rsidR="009513D6">
        <w:rPr>
          <w:rFonts w:ascii="Times New Roman" w:hAnsi="Times New Roman" w:cs="Times New Roman"/>
        </w:rPr>
        <w:t>demonstrated that ALIAS’s performance</w:t>
      </w:r>
      <w:r w:rsidR="009B2C55">
        <w:rPr>
          <w:rFonts w:ascii="Times New Roman" w:hAnsi="Times New Roman" w:cs="Times New Roman"/>
        </w:rPr>
        <w:t xml:space="preserve"> in Simulation 1a</w:t>
      </w:r>
      <w:r w:rsidR="009513D6">
        <w:rPr>
          <w:rFonts w:ascii="Times New Roman" w:hAnsi="Times New Roman" w:cs="Times New Roman"/>
        </w:rPr>
        <w:t xml:space="preserve"> did not hinge on </w:t>
      </w:r>
      <w:r w:rsidR="009B2C55">
        <w:rPr>
          <w:rFonts w:ascii="Times New Roman" w:hAnsi="Times New Roman" w:cs="Times New Roman"/>
        </w:rPr>
        <w:t>a deterministic mapping between arced motion and obstacles,</w:t>
      </w:r>
      <w:ins w:id="906" w:author="Benton, Deon" w:date="2026-05-08T21:49:00Z" w16du:dateUtc="2026-05-09T02:49:00Z">
        <w:r w:rsidR="003333A3">
          <w:rPr>
            <w:rFonts w:ascii="Times New Roman" w:hAnsi="Times New Roman" w:cs="Times New Roman"/>
          </w:rPr>
          <w:t xml:space="preserve"> </w:t>
        </w:r>
      </w:ins>
      <w:r w:rsidR="002E509E">
        <w:rPr>
          <w:rFonts w:ascii="Times New Roman" w:hAnsi="Times New Roman" w:cs="Times New Roman"/>
        </w:rPr>
        <w:t xml:space="preserve">it remains to be seen whether ALIAS </w:t>
      </w:r>
      <w:ins w:id="907" w:author="Benton, Deon" w:date="2026-05-08T22:31:00Z" w16du:dateUtc="2026-05-09T03:31:00Z">
        <w:r w:rsidR="008A3B04">
          <w:rPr>
            <w:rFonts w:ascii="Times New Roman" w:hAnsi="Times New Roman" w:cs="Times New Roman"/>
          </w:rPr>
          <w:t xml:space="preserve">provides a veridical account of infant </w:t>
        </w:r>
      </w:ins>
      <w:ins w:id="908" w:author="Benton, Deon" w:date="2026-05-16T15:39:00Z" w16du:dateUtc="2026-05-16T20:39:00Z">
        <w:r w:rsidR="00DB0881">
          <w:rPr>
            <w:rFonts w:ascii="Times New Roman" w:hAnsi="Times New Roman" w:cs="Times New Roman"/>
          </w:rPr>
          <w:t>action efficiency understanding</w:t>
        </w:r>
      </w:ins>
      <w:ins w:id="909" w:author="Benton, Deon" w:date="2026-05-08T22:32:00Z" w16du:dateUtc="2026-05-09T03:32:00Z">
        <w:r w:rsidR="008A3B04">
          <w:rPr>
            <w:rFonts w:ascii="Times New Roman" w:hAnsi="Times New Roman" w:cs="Times New Roman"/>
          </w:rPr>
          <w:t>.</w:t>
        </w:r>
      </w:ins>
      <w:ins w:id="910" w:author="Benton, Deon" w:date="2026-05-08T22:33:00Z" w16du:dateUtc="2026-05-09T03:33:00Z">
        <w:r w:rsidR="008A3B04">
          <w:rPr>
            <w:rFonts w:ascii="Times New Roman" w:hAnsi="Times New Roman" w:cs="Times New Roman"/>
          </w:rPr>
          <w:t xml:space="preserve"> One way to address this issue is to show that ALIAS can capture </w:t>
        </w:r>
      </w:ins>
      <w:ins w:id="911" w:author="Benton, Deon" w:date="2026-05-08T22:38:00Z" w16du:dateUtc="2026-05-09T03:38:00Z">
        <w:r w:rsidR="003A4C4D">
          <w:rPr>
            <w:rFonts w:ascii="Times New Roman" w:hAnsi="Times New Roman" w:cs="Times New Roman"/>
          </w:rPr>
          <w:t>each of the four remaining findings.</w:t>
        </w:r>
      </w:ins>
      <w:r w:rsidR="002E509E">
        <w:rPr>
          <w:rFonts w:ascii="Times New Roman" w:hAnsi="Times New Roman" w:cs="Times New Roman"/>
        </w:rPr>
        <w:t xml:space="preserve"> </w:t>
      </w:r>
      <w:r w:rsidR="00D876C9">
        <w:rPr>
          <w:rFonts w:ascii="Times New Roman" w:eastAsia="Times New Roman" w:hAnsi="Times New Roman" w:cs="Times New Roman"/>
        </w:rPr>
        <w:t xml:space="preserve">Simulation 2 </w:t>
      </w:r>
      <w:r w:rsidR="00666874">
        <w:rPr>
          <w:rFonts w:ascii="Times New Roman" w:eastAsia="Times New Roman" w:hAnsi="Times New Roman" w:cs="Times New Roman"/>
        </w:rPr>
        <w:t>took a first step in this direction</w:t>
      </w:r>
      <w:r w:rsidR="00011353">
        <w:rPr>
          <w:rFonts w:ascii="Times New Roman" w:eastAsia="Times New Roman" w:hAnsi="Times New Roman" w:cs="Times New Roman"/>
        </w:rPr>
        <w:t xml:space="preserve"> by assessing whether ALIAS could capture </w:t>
      </w:r>
      <w:ins w:id="912" w:author="Benton, Deon" w:date="2026-05-08T22:38:00Z" w16du:dateUtc="2026-05-09T03:38:00Z">
        <w:r w:rsidR="003A4C4D">
          <w:rPr>
            <w:rFonts w:ascii="Times New Roman" w:eastAsia="Times New Roman" w:hAnsi="Times New Roman" w:cs="Times New Roman"/>
          </w:rPr>
          <w:t xml:space="preserve">the </w:t>
        </w:r>
      </w:ins>
      <w:r w:rsidR="00011353">
        <w:rPr>
          <w:rFonts w:ascii="Times New Roman" w:eastAsia="Times New Roman" w:hAnsi="Times New Roman" w:cs="Times New Roman"/>
        </w:rPr>
        <w:t>second target finding</w:t>
      </w:r>
      <w:r w:rsidR="00D876C9">
        <w:rPr>
          <w:rFonts w:ascii="Times New Roman" w:eastAsia="Times New Roman" w:hAnsi="Times New Roman" w:cs="Times New Roman"/>
        </w:rPr>
        <w:t>.</w:t>
      </w:r>
      <w:r w:rsidR="00011353">
        <w:rPr>
          <w:rFonts w:ascii="Times New Roman" w:eastAsia="Times New Roman" w:hAnsi="Times New Roman" w:cs="Times New Roman"/>
        </w:rPr>
        <w:t xml:space="preserve"> </w:t>
      </w:r>
      <w:r w:rsidR="00D876C9">
        <w:rPr>
          <w:rFonts w:ascii="Times New Roman" w:eastAsia="Times New Roman" w:hAnsi="Times New Roman" w:cs="Times New Roman"/>
        </w:rPr>
        <w:t xml:space="preserve">This </w:t>
      </w:r>
      <w:r w:rsidR="00011353">
        <w:rPr>
          <w:rFonts w:ascii="Times New Roman" w:eastAsia="Times New Roman" w:hAnsi="Times New Roman" w:cs="Times New Roman"/>
        </w:rPr>
        <w:t>is the finding that</w:t>
      </w:r>
      <w:r w:rsidR="00D876C9">
        <w:rPr>
          <w:rFonts w:ascii="Times New Roman" w:eastAsia="Times New Roman" w:hAnsi="Times New Roman" w:cs="Times New Roman"/>
        </w:rPr>
        <w:t xml:space="preserve"> infants’ looking responses in </w:t>
      </w:r>
      <w:ins w:id="913" w:author="Benton, Deon" w:date="2026-05-16T15:39:00Z" w16du:dateUtc="2026-05-16T20:39:00Z">
        <w:r w:rsidR="00DB0881">
          <w:rPr>
            <w:rFonts w:ascii="Times New Roman" w:eastAsia="Times New Roman" w:hAnsi="Times New Roman" w:cs="Times New Roman"/>
          </w:rPr>
          <w:t xml:space="preserve">action efficiency </w:t>
        </w:r>
        <w:r w:rsidR="00DB0881">
          <w:rPr>
            <w:rFonts w:ascii="Times New Roman" w:eastAsia="Times New Roman" w:hAnsi="Times New Roman" w:cs="Times New Roman"/>
          </w:rPr>
          <w:lastRenderedPageBreak/>
          <w:t>understanding</w:t>
        </w:r>
      </w:ins>
      <w:r w:rsidR="00D876C9">
        <w:rPr>
          <w:rFonts w:ascii="Times New Roman" w:eastAsia="Times New Roman" w:hAnsi="Times New Roman" w:cs="Times New Roman"/>
        </w:rPr>
        <w:t xml:space="preserve"> studies do not depend on whether the entities involved are animate.</w:t>
      </w:r>
      <w:r w:rsidR="00E2240B">
        <w:rPr>
          <w:rFonts w:ascii="Times New Roman" w:eastAsia="Times New Roman" w:hAnsi="Times New Roman" w:cs="Times New Roman"/>
        </w:rPr>
        <w:t xml:space="preserve"> The objects used in this simulation</w:t>
      </w:r>
      <w:ins w:id="914" w:author="Benton, Deon" w:date="2026-05-08T22:58:00Z" w16du:dateUtc="2026-05-09T03:58:00Z">
        <w:r w:rsidR="00B71311">
          <w:rPr>
            <w:rFonts w:ascii="Times New Roman" w:eastAsia="Times New Roman" w:hAnsi="Times New Roman" w:cs="Times New Roman"/>
          </w:rPr>
          <w:t>—unlike those used in Simulation 1a</w:t>
        </w:r>
      </w:ins>
      <w:r w:rsidR="00B71311">
        <w:rPr>
          <w:rFonts w:ascii="Times New Roman" w:eastAsia="Times New Roman" w:hAnsi="Times New Roman" w:cs="Times New Roman"/>
        </w:rPr>
        <w:t>—</w:t>
      </w:r>
      <w:r w:rsidR="00E2240B">
        <w:rPr>
          <w:rFonts w:ascii="Times New Roman" w:eastAsia="Times New Roman" w:hAnsi="Times New Roman" w:cs="Times New Roman"/>
        </w:rPr>
        <w:t xml:space="preserve">did not possess surface features typical of animate entities; instead, the objects possessed features typical of inanimate objects. </w:t>
      </w:r>
      <w:ins w:id="915" w:author="Benton, Deon" w:date="2026-05-10T15:26:00Z" w16du:dateUtc="2026-05-10T20:26:00Z">
        <w:r w:rsidR="00680F6C">
          <w:rPr>
            <w:rFonts w:ascii="Times New Roman" w:eastAsia="Times New Roman" w:hAnsi="Times New Roman" w:cs="Times New Roman"/>
          </w:rPr>
          <w:t xml:space="preserve">A second difference between this simulation and the earlier ones is that </w:t>
        </w:r>
      </w:ins>
      <w:del w:id="916" w:author="Benton, Deon" w:date="2026-05-10T15:26:00Z" w16du:dateUtc="2026-05-10T20:26:00Z">
        <w:r w:rsidR="00E2240B" w:rsidDel="00680F6C">
          <w:rPr>
            <w:rFonts w:ascii="Times New Roman" w:eastAsia="Times New Roman" w:hAnsi="Times New Roman" w:cs="Times New Roman"/>
          </w:rPr>
          <w:delText>B</w:delText>
        </w:r>
      </w:del>
      <w:ins w:id="917" w:author="Benton, Deon" w:date="2026-05-10T15:26:00Z" w16du:dateUtc="2026-05-10T20:26:00Z">
        <w:r w:rsidR="00680F6C">
          <w:rPr>
            <w:rFonts w:ascii="Times New Roman" w:eastAsia="Times New Roman" w:hAnsi="Times New Roman" w:cs="Times New Roman"/>
          </w:rPr>
          <w:t>b</w:t>
        </w:r>
      </w:ins>
      <w:r w:rsidR="00E2240B">
        <w:rPr>
          <w:rFonts w:ascii="Times New Roman" w:eastAsia="Times New Roman" w:hAnsi="Times New Roman" w:cs="Times New Roman"/>
        </w:rPr>
        <w:t>ecause</w:t>
      </w:r>
      <w:r w:rsidR="00677D91">
        <w:rPr>
          <w:rFonts w:ascii="Times New Roman" w:eastAsia="Times New Roman" w:hAnsi="Times New Roman" w:cs="Times New Roman"/>
        </w:rPr>
        <w:t xml:space="preserve"> the performance of OM10 </w:t>
      </w:r>
      <w:ins w:id="918" w:author="Benton, Deon" w:date="2026-05-08T23:02:00Z" w16du:dateUtc="2026-05-09T04:02:00Z">
        <w:r w:rsidR="00E06F55">
          <w:rPr>
            <w:rFonts w:ascii="Times New Roman" w:eastAsia="Times New Roman" w:hAnsi="Times New Roman" w:cs="Times New Roman"/>
          </w:rPr>
          <w:t xml:space="preserve"> (and OM10-2) </w:t>
        </w:r>
      </w:ins>
      <w:r w:rsidR="00677D91">
        <w:rPr>
          <w:rFonts w:ascii="Times New Roman" w:eastAsia="Times New Roman" w:hAnsi="Times New Roman" w:cs="Times New Roman"/>
        </w:rPr>
        <w:t>in Simulation 2 would be identical to that in Simulation 1a</w:t>
      </w:r>
      <w:r w:rsidR="003A4C4D">
        <w:rPr>
          <w:rFonts w:ascii="Times New Roman" w:eastAsia="Times New Roman" w:hAnsi="Times New Roman" w:cs="Times New Roman"/>
        </w:rPr>
        <w:t xml:space="preserve">—given that </w:t>
      </w:r>
      <w:ins w:id="919" w:author="Benton, Deon" w:date="2026-05-08T23:02:00Z" w16du:dateUtc="2026-05-09T04:02:00Z">
        <w:r w:rsidR="00E06F55">
          <w:rPr>
            <w:rFonts w:ascii="Times New Roman" w:eastAsia="Times New Roman" w:hAnsi="Times New Roman" w:cs="Times New Roman"/>
          </w:rPr>
          <w:t>neither model</w:t>
        </w:r>
      </w:ins>
      <w:r w:rsidR="003A4C4D">
        <w:rPr>
          <w:rFonts w:ascii="Times New Roman" w:eastAsia="Times New Roman" w:hAnsi="Times New Roman" w:cs="Times New Roman"/>
        </w:rPr>
        <w:t xml:space="preserve"> has </w:t>
      </w:r>
      <w:ins w:id="920" w:author="Benton, Deon" w:date="2026-05-08T23:02:00Z" w16du:dateUtc="2026-05-09T04:02:00Z">
        <w:r w:rsidR="00E06F55">
          <w:rPr>
            <w:rFonts w:ascii="Times New Roman" w:eastAsia="Times New Roman" w:hAnsi="Times New Roman" w:cs="Times New Roman"/>
          </w:rPr>
          <w:t>a</w:t>
        </w:r>
      </w:ins>
      <w:r w:rsidR="003A4C4D">
        <w:rPr>
          <w:rFonts w:ascii="Times New Roman" w:eastAsia="Times New Roman" w:hAnsi="Times New Roman" w:cs="Times New Roman"/>
        </w:rPr>
        <w:t xml:space="preserve"> </w:t>
      </w:r>
      <w:ins w:id="921" w:author="Benton, Deon" w:date="2026-05-08T22:59:00Z" w16du:dateUtc="2026-05-09T03:59:00Z">
        <w:r w:rsidR="00B71311">
          <w:rPr>
            <w:rFonts w:ascii="Times New Roman" w:eastAsia="Times New Roman" w:hAnsi="Times New Roman" w:cs="Times New Roman"/>
          </w:rPr>
          <w:t xml:space="preserve">means </w:t>
        </w:r>
      </w:ins>
      <w:r w:rsidR="003A4C4D">
        <w:rPr>
          <w:rFonts w:ascii="Times New Roman" w:eastAsia="Times New Roman" w:hAnsi="Times New Roman" w:cs="Times New Roman"/>
        </w:rPr>
        <w:t>for representing whether an object possess</w:t>
      </w:r>
      <w:ins w:id="922" w:author="Benton, Deon" w:date="2026-05-08T22:59:00Z" w16du:dateUtc="2026-05-09T03:59:00Z">
        <w:r w:rsidR="00B71311">
          <w:rPr>
            <w:rFonts w:ascii="Times New Roman" w:eastAsia="Times New Roman" w:hAnsi="Times New Roman" w:cs="Times New Roman"/>
          </w:rPr>
          <w:t>es</w:t>
        </w:r>
      </w:ins>
      <w:r w:rsidR="003A4C4D">
        <w:rPr>
          <w:rFonts w:ascii="Times New Roman" w:eastAsia="Times New Roman" w:hAnsi="Times New Roman" w:cs="Times New Roman"/>
        </w:rPr>
        <w:t xml:space="preserve"> animate- or object-typical</w:t>
      </w:r>
      <w:ins w:id="923" w:author="Benton, Deon" w:date="2026-05-10T15:26:00Z" w16du:dateUtc="2026-05-10T20:26:00Z">
        <w:r w:rsidR="00680F6C">
          <w:rPr>
            <w:rFonts w:ascii="Times New Roman" w:eastAsia="Times New Roman" w:hAnsi="Times New Roman" w:cs="Times New Roman"/>
          </w:rPr>
          <w:t xml:space="preserve"> surface</w:t>
        </w:r>
      </w:ins>
      <w:r w:rsidR="003A4C4D">
        <w:rPr>
          <w:rFonts w:ascii="Times New Roman" w:eastAsia="Times New Roman" w:hAnsi="Times New Roman" w:cs="Times New Roman"/>
        </w:rPr>
        <w:t xml:space="preserve"> features</w:t>
      </w:r>
      <w:ins w:id="924" w:author="Benton, Deon" w:date="2026-05-08T22:39:00Z" w16du:dateUtc="2026-05-09T03:39:00Z">
        <w:r w:rsidR="003A4C4D">
          <w:rPr>
            <w:rFonts w:ascii="Times New Roman" w:eastAsia="Times New Roman" w:hAnsi="Times New Roman" w:cs="Times New Roman"/>
          </w:rPr>
          <w:t>—</w:t>
        </w:r>
      </w:ins>
      <w:ins w:id="925" w:author="Benton, Deon" w:date="2026-05-08T23:02:00Z" w16du:dateUtc="2026-05-09T04:02:00Z">
        <w:r w:rsidR="00E06F55">
          <w:rPr>
            <w:rFonts w:ascii="Times New Roman" w:eastAsia="Times New Roman" w:hAnsi="Times New Roman" w:cs="Times New Roman"/>
          </w:rPr>
          <w:t xml:space="preserve">Simulation 2 only focused on the behavior of ALIAS and ALIAS-2. </w:t>
        </w:r>
      </w:ins>
      <w:ins w:id="926" w:author="Benton, Deon" w:date="2026-05-10T15:27:00Z" w16du:dateUtc="2026-05-10T20:27:00Z">
        <w:r w:rsidR="000D3453">
          <w:rPr>
            <w:rFonts w:ascii="Times New Roman" w:eastAsia="Times New Roman" w:hAnsi="Times New Roman" w:cs="Times New Roman"/>
          </w:rPr>
          <w:t>OM10 and OM10-2’s inability</w:t>
        </w:r>
      </w:ins>
      <w:ins w:id="927" w:author="Benton, Deon" w:date="2026-05-10T15:38:00Z" w16du:dateUtc="2026-05-10T20:38:00Z">
        <w:r w:rsidR="00D500FD">
          <w:rPr>
            <w:rFonts w:ascii="Times New Roman" w:eastAsia="Times New Roman" w:hAnsi="Times New Roman" w:cs="Times New Roman"/>
          </w:rPr>
          <w:t xml:space="preserve"> to represent the surface featur</w:t>
        </w:r>
      </w:ins>
      <w:ins w:id="928" w:author="Benton, Deon" w:date="2026-05-10T15:39:00Z" w16du:dateUtc="2026-05-10T20:39:00Z">
        <w:r w:rsidR="00D500FD">
          <w:rPr>
            <w:rFonts w:ascii="Times New Roman" w:eastAsia="Times New Roman" w:hAnsi="Times New Roman" w:cs="Times New Roman"/>
          </w:rPr>
          <w:t>es of different kinds of entities</w:t>
        </w:r>
      </w:ins>
      <w:ins w:id="929" w:author="Benton, Deon" w:date="2026-05-10T15:27:00Z" w16du:dateUtc="2026-05-10T20:27:00Z">
        <w:r w:rsidR="000D3453">
          <w:rPr>
            <w:rFonts w:ascii="Times New Roman" w:eastAsia="Times New Roman" w:hAnsi="Times New Roman" w:cs="Times New Roman"/>
          </w:rPr>
          <w:t xml:space="preserve"> should be considered yet another weakness of this model. </w:t>
        </w:r>
      </w:ins>
    </w:p>
    <w:p w14:paraId="50411851" w14:textId="77777777" w:rsidR="003A731B" w:rsidRDefault="003A731B" w:rsidP="00E306B6">
      <w:pPr>
        <w:spacing w:line="480" w:lineRule="auto"/>
        <w:contextualSpacing/>
        <w:rPr>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p>
    <w:p w14:paraId="5B4F8381" w14:textId="16D26CB5"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r w:rsidR="007300EB">
        <w:rPr>
          <w:rFonts w:ascii="Times New Roman" w:eastAsia="Times New Roman" w:hAnsi="Times New Roman" w:cs="Times New Roman"/>
        </w:rPr>
        <w:t xml:space="preserve"> with two key exceptions. First,</w:t>
      </w:r>
      <w:r>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ALIAS’s behavior in Simulations 1a and 1b depended on objects possessing features typical of inanimate objects during habituation and test. </w:t>
      </w:r>
      <w:r w:rsidR="007300EB">
        <w:rPr>
          <w:rFonts w:ascii="Times New Roman" w:eastAsia="Times New Roman" w:hAnsi="Times New Roman" w:cs="Times New Roman"/>
        </w:rPr>
        <w:t xml:space="preserve">Second, the length of the habituation phase was shortened from 900 epochs to 675 epochs. </w:t>
      </w:r>
      <w:r w:rsidR="00E239DF">
        <w:rPr>
          <w:rFonts w:ascii="Times New Roman" w:eastAsia="Times New Roman" w:hAnsi="Times New Roman" w:cs="Times New Roman"/>
        </w:rPr>
        <w:t xml:space="preserve">This decision was justified by the fact that </w:t>
      </w:r>
      <w:r w:rsidR="007300EB">
        <w:rPr>
          <w:rFonts w:ascii="Times New Roman" w:eastAsia="Times New Roman" w:hAnsi="Times New Roman" w:cs="Times New Roman"/>
        </w:rPr>
        <w:t>the finding that animate cues are not necessary for infants</w:t>
      </w:r>
      <w:r w:rsidR="00E239DF">
        <w:rPr>
          <w:rFonts w:ascii="Times New Roman" w:eastAsia="Times New Roman" w:hAnsi="Times New Roman" w:cs="Times New Roman"/>
        </w:rPr>
        <w:t xml:space="preserve"> </w:t>
      </w:r>
      <w:r w:rsidR="007300EB">
        <w:rPr>
          <w:rFonts w:ascii="Times New Roman" w:eastAsia="Times New Roman" w:hAnsi="Times New Roman" w:cs="Times New Roman"/>
        </w:rPr>
        <w:t xml:space="preserve">to process actions in terms of their efficiency </w:t>
      </w:r>
      <w:r w:rsidR="00E239DF">
        <w:rPr>
          <w:rFonts w:ascii="Times New Roman" w:eastAsia="Times New Roman" w:hAnsi="Times New Roman" w:cs="Times New Roman"/>
        </w:rPr>
        <w:t xml:space="preserve">comes from </w:t>
      </w:r>
      <w:r w:rsidR="005660C0">
        <w:rPr>
          <w:rFonts w:ascii="Times New Roman" w:eastAsia="Times New Roman" w:hAnsi="Times New Roman" w:cs="Times New Roman"/>
        </w:rPr>
        <w:t xml:space="preserve">research with younger infants, namely, </w:t>
      </w:r>
      <w:r w:rsidR="00E239DF">
        <w:rPr>
          <w:rFonts w:ascii="Times New Roman" w:eastAsia="Times New Roman" w:hAnsi="Times New Roman" w:cs="Times New Roman"/>
        </w:rPr>
        <w:t xml:space="preserve">with 9-month-olds (e.g., Csibra et al., 1999).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lastRenderedPageBreak/>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103EA75D"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B64108">
        <w:rPr>
          <w:rFonts w:ascii="Times New Roman" w:hAnsi="Times New Roman" w:cs="Times New Roman"/>
          <w:i w:val="0"/>
          <w:iCs w:val="0"/>
          <w:color w:val="000000" w:themeColor="text1"/>
          <w:sz w:val="24"/>
          <w:szCs w:val="24"/>
        </w:rPr>
        <w:t>Mean network error</w:t>
      </w:r>
      <w:r w:rsidR="00A9344A">
        <w:rPr>
          <w:rFonts w:ascii="Times New Roman" w:hAnsi="Times New Roman" w:cs="Times New Roman"/>
          <w:i w:val="0"/>
          <w:iCs w:val="0"/>
          <w:color w:val="000000" w:themeColor="text1"/>
          <w:sz w:val="24"/>
          <w:szCs w:val="24"/>
        </w:rPr>
        <w:t xml:space="preserve"> produced</w:t>
      </w:r>
      <w:r w:rsidR="00A9344A" w:rsidRPr="00B64108">
        <w:rPr>
          <w:rFonts w:ascii="Times New Roman" w:hAnsi="Times New Roman" w:cs="Times New Roman"/>
          <w:i w:val="0"/>
          <w:iCs w:val="0"/>
          <w:color w:val="000000" w:themeColor="text1"/>
          <w:sz w:val="24"/>
          <w:szCs w:val="24"/>
        </w:rPr>
        <w:t xml:space="preserve"> to the Efficient and Inefficient </w:t>
      </w:r>
      <w:r w:rsidRPr="00614A04">
        <w:rPr>
          <w:rFonts w:ascii="Times New Roman" w:hAnsi="Times New Roman" w:cs="Times New Roman"/>
          <w:i w:val="0"/>
          <w:iCs w:val="0"/>
          <w:color w:val="000000" w:themeColor="text1"/>
          <w:sz w:val="24"/>
          <w:szCs w:val="24"/>
        </w:rPr>
        <w:t>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4842C23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5A6D57">
        <w:rPr>
          <w:rFonts w:ascii="Times New Roman" w:hAnsi="Times New Roman" w:cs="Times New Roman"/>
        </w:rPr>
        <w:t xml:space="preserve">the mean network error produced </w:t>
      </w:r>
      <w:r>
        <w:rPr>
          <w:rFonts w:ascii="Times New Roman" w:hAnsi="Times New Roman" w:cs="Times New Roman"/>
        </w:rPr>
        <w:t>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r w:rsidR="00614A04">
        <w:rPr>
          <w:rFonts w:ascii="Times New Roman" w:hAnsi="Times New Roman" w:cs="Times New Roman"/>
        </w:rPr>
        <w:t>s</w:t>
      </w:r>
      <w:r w:rsidR="007847D6">
        <w:rPr>
          <w:rFonts w:ascii="Times New Roman" w:hAnsi="Times New Roman" w:cs="Times New Roman"/>
        </w:rPr>
        <w:t xml:space="preserve"> 1</w:t>
      </w:r>
      <w:r w:rsidR="00614A04">
        <w:rPr>
          <w:rFonts w:ascii="Times New Roman" w:hAnsi="Times New Roman" w:cs="Times New Roman"/>
        </w:rPr>
        <w:t>a and 1b</w:t>
      </w:r>
      <w:r w:rsidR="007847D6">
        <w:rPr>
          <w:rFonts w:ascii="Times New Roman" w:hAnsi="Times New Roman" w:cs="Times New Roman"/>
        </w:rPr>
        <w:t>, networks in Control condition</w:t>
      </w:r>
      <w:r w:rsidR="00614A04">
        <w:rPr>
          <w:rFonts w:ascii="Times New Roman" w:hAnsi="Times New Roman" w:cs="Times New Roman"/>
        </w:rPr>
        <w:t xml:space="preserve"> looked about equally long at both test events</w:t>
      </w:r>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0996D7B0"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produced to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to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77D774AA"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tested whether ALIAS could capture a second target finding in the literature on infant </w:t>
      </w:r>
      <w:ins w:id="930" w:author="Benton, Deon" w:date="2026-05-16T15:39:00Z" w16du:dateUtc="2026-05-16T20:39:00Z">
        <w:r w:rsidR="00DB0881">
          <w:rPr>
            <w:rFonts w:ascii="Times New Roman" w:eastAsia="Times New Roman" w:hAnsi="Times New Roman" w:cs="Times New Roman"/>
          </w:rPr>
          <w:t>action efficiency understanding</w:t>
        </w:r>
      </w:ins>
      <w:r w:rsidR="001E7E39">
        <w:rPr>
          <w:rFonts w:ascii="Times New Roman" w:eastAsia="Times New Roman" w:hAnsi="Times New Roman" w:cs="Times New Roman"/>
        </w:rPr>
        <w:t xml:space="preserve">. This is that infants’ putative processing of action events based on their efficiency is unaffected by whether the entities or objects that are involved in those actions possess animate features (e.g., Csibra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However, and as was true in Simulation 1a, ALIAS failed to reproduce infants’ looking behaviors across conditions if the salience of obstacles located beneath arced trajectories was equivalent to that of peripherally located obstacles. This suggest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5A7473">
        <w:rPr>
          <w:rFonts w:ascii="Times New Roman" w:eastAsia="Times New Roman" w:hAnsi="Times New Roman" w:cs="Times New Roman"/>
        </w:rPr>
        <w:t xml:space="preserve"> that operates over prior experience with curved and straight motions as well as over differentially salient obstacles.</w:t>
      </w:r>
      <w:r>
        <w:rPr>
          <w:rFonts w:ascii="Times New Roman" w:eastAsia="Times New Roman" w:hAnsi="Times New Roman" w:cs="Times New Roman"/>
        </w:rPr>
        <w:t xml:space="preserve"> </w:t>
      </w:r>
    </w:p>
    <w:p w14:paraId="6DD60A96" w14:textId="02B42BAB" w:rsidR="00A56FD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 xml:space="preserve">in </w:t>
      </w:r>
      <w:ins w:id="931" w:author="Benton, Deon" w:date="2026-05-16T15:39:00Z" w16du:dateUtc="2026-05-16T20:39:00Z">
        <w:r w:rsidR="00DB0881">
          <w:rPr>
            <w:rFonts w:ascii="Times New Roman" w:hAnsi="Times New Roman" w:cs="Times New Roman"/>
          </w:rPr>
          <w:t>action efficiency understanding</w:t>
        </w:r>
      </w:ins>
      <w:r w:rsidR="0066656B">
        <w:rPr>
          <w:rFonts w:ascii="Times New Roman" w:hAnsi="Times New Roman" w:cs="Times New Roman"/>
        </w:rPr>
        <w:t xml:space="preserve">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r w:rsidR="005A7473">
        <w:rPr>
          <w:rFonts w:ascii="Times New Roman" w:hAnsi="Times New Roman" w:cs="Times New Roman"/>
        </w:rPr>
        <w:t xml:space="preserve"> this is only a weak demonstration of the explanatory breadth of the model.</w:t>
      </w:r>
      <w:r w:rsidR="00B66B6C">
        <w:rPr>
          <w:rFonts w:ascii="Times New Roman" w:hAnsi="Times New Roman" w:cs="Times New Roman"/>
        </w:rPr>
        <w:t xml:space="preserve"> This is because the two simulations differed only in terms of </w:t>
      </w:r>
      <w:r w:rsidR="00B66B6C">
        <w:rPr>
          <w:rFonts w:ascii="Times New Roman" w:hAnsi="Times New Roman" w:cs="Times New Roman"/>
        </w:rPr>
        <w:lastRenderedPageBreak/>
        <w:t xml:space="preserve">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w:t>
      </w:r>
      <w:r w:rsidR="00D87717">
        <w:rPr>
          <w:rFonts w:ascii="Times New Roman" w:hAnsi="Times New Roman" w:cs="Times New Roman"/>
        </w:rPr>
        <w:t>produced by animate entities</w:t>
      </w:r>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D87717">
        <w:rPr>
          <w:rFonts w:ascii="Times New Roman" w:hAnsi="Times New Roman" w:cs="Times New Roman"/>
        </w:rPr>
        <w:t xml:space="preserve">. </w:t>
      </w:r>
    </w:p>
    <w:p w14:paraId="1E07945E" w14:textId="0679D17E" w:rsidR="008A7E25" w:rsidRDefault="001A3FE9" w:rsidP="008A7E25">
      <w:pPr>
        <w:spacing w:line="480" w:lineRule="auto"/>
        <w:ind w:firstLine="720"/>
        <w:contextualSpacing/>
        <w:rPr>
          <w:rFonts w:ascii="Times New Roman" w:hAnsi="Times New Roman" w:cs="Times New Roman"/>
        </w:rPr>
      </w:pPr>
      <w:r>
        <w:rPr>
          <w:rFonts w:ascii="Times New Roman" w:hAnsi="Times New Roman" w:cs="Times New Roman"/>
        </w:rPr>
        <w:t>Simulation 3 was the first step in this direction</w:t>
      </w:r>
      <w:r w:rsidR="00FB406F">
        <w:rPr>
          <w:rFonts w:ascii="Times New Roman" w:hAnsi="Times New Roman" w:cs="Times New Roman"/>
        </w:rPr>
        <w:t>.</w:t>
      </w:r>
      <w:r w:rsidR="006F3B58">
        <w:rPr>
          <w:rFonts w:ascii="Times New Roman" w:hAnsi="Times New Roman" w:cs="Times New Roman"/>
        </w:rPr>
        <w:t xml:space="preserve"> The</w:t>
      </w:r>
      <w:r w:rsidR="008F3FD0">
        <w:rPr>
          <w:rFonts w:ascii="Times New Roman" w:hAnsi="Times New Roman" w:cs="Times New Roman"/>
        </w:rPr>
        <w:t xml:space="preserve"> target behavior</w:t>
      </w:r>
      <w:r w:rsidR="00657BCF">
        <w:rPr>
          <w:rFonts w:ascii="Times New Roman" w:hAnsi="Times New Roman" w:cs="Times New Roman"/>
        </w:rPr>
        <w:t xml:space="preserve"> addressed in</w:t>
      </w:r>
      <w:r w:rsidR="006E76EE">
        <w:rPr>
          <w:rFonts w:ascii="Times New Roman" w:hAnsi="Times New Roman" w:cs="Times New Roman"/>
        </w:rPr>
        <w:t xml:space="preserve"> Simulation 3</w:t>
      </w:r>
      <w:r w:rsidR="006F3B58">
        <w:rPr>
          <w:rFonts w:ascii="Times New Roman" w:hAnsi="Times New Roman" w:cs="Times New Roman"/>
        </w:rPr>
        <w:t xml:space="preserve"> </w:t>
      </w:r>
      <w:r w:rsidR="001208F8">
        <w:rPr>
          <w:rFonts w:ascii="Times New Roman" w:hAnsi="Times New Roman" w:cs="Times New Roman"/>
        </w:rPr>
        <w:t>were the findings</w:t>
      </w:r>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r w:rsidR="001208F8">
        <w:rPr>
          <w:rFonts w:ascii="Times New Roman" w:hAnsi="Times New Roman" w:cs="Times New Roman"/>
        </w:rPr>
        <w:t xml:space="preserve">can infer </w:t>
      </w:r>
      <w:r w:rsidR="006F3B58">
        <w:rPr>
          <w:rFonts w:ascii="Times New Roman" w:hAnsi="Times New Roman" w:cs="Times New Roman"/>
        </w:rPr>
        <w:t xml:space="preserve">goals from its actions and external constraints (e.g., Csibra et al., 2003; Wagner &amp; Carey, 2005). </w:t>
      </w:r>
      <w:r w:rsidR="00657BCF">
        <w:rPr>
          <w:rFonts w:ascii="Times New Roman" w:hAnsi="Times New Roman" w:cs="Times New Roman"/>
        </w:rPr>
        <w:t xml:space="preserve">Consider the study by Csibra et al. (2003), for example. </w:t>
      </w:r>
      <w:r w:rsidR="008F3FD0">
        <w:rPr>
          <w:rFonts w:ascii="Times New Roman" w:hAnsi="Times New Roman" w:cs="Times New Roman"/>
        </w:rPr>
        <w:t>In one of the</w:t>
      </w:r>
      <w:r w:rsidR="00657BCF">
        <w:rPr>
          <w:rFonts w:ascii="Times New Roman" w:hAnsi="Times New Roman" w:cs="Times New Roman"/>
        </w:rPr>
        <w:t>ir</w:t>
      </w:r>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r w:rsidR="001208F8">
        <w:rPr>
          <w:rFonts w:ascii="Times New Roman" w:hAnsi="Times New Roman" w:cs="Times New Roman"/>
        </w:rPr>
        <w:t xml:space="preserve"> and a larger circle entered the screen from the bottom left; the larger circle entered the screen shortly after the small circle emerged</w:t>
      </w:r>
      <w:r w:rsidR="00C96D96">
        <w:rPr>
          <w:rFonts w:ascii="Times New Roman" w:hAnsi="Times New Roman" w:cs="Times New Roman"/>
        </w:rPr>
        <w:t xml:space="preserve"> and appeared to be chasing the smaller circle</w:t>
      </w:r>
      <w:r w:rsidR="001208F8">
        <w:rPr>
          <w:rFonts w:ascii="Times New Roman" w:hAnsi="Times New Roman" w:cs="Times New Roman"/>
        </w:rPr>
        <w:t>.</w:t>
      </w:r>
      <w:r w:rsidR="004B653C">
        <w:rPr>
          <w:rFonts w:ascii="Times New Roman" w:hAnsi="Times New Roman" w:cs="Times New Roman"/>
        </w:rPr>
        <w:t xml:space="preserve"> </w:t>
      </w:r>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 small gap between two bars.</w:t>
      </w:r>
      <w:r w:rsidR="008F3FD0" w:rsidRPr="00EC6297">
        <w:rPr>
          <w:rFonts w:ascii="Times New Roman" w:hAnsi="Times New Roman" w:cs="Times New Roman"/>
        </w:rPr>
        <w:t xml:space="preserve"> </w:t>
      </w:r>
      <w:r w:rsidR="00C96D96">
        <w:rPr>
          <w:rFonts w:ascii="Times New Roman" w:hAnsi="Times New Roman" w:cs="Times New Roman"/>
        </w:rPr>
        <w:t xml:space="preserve">The </w:t>
      </w:r>
      <w:r w:rsidR="002465E9">
        <w:rPr>
          <w:rFonts w:ascii="Times New Roman" w:hAnsi="Times New Roman" w:cs="Times New Roman"/>
        </w:rPr>
        <w:t xml:space="preserve">larger circle </w:t>
      </w:r>
      <w:r w:rsidR="002151DB">
        <w:rPr>
          <w:rFonts w:ascii="Times New Roman" w:hAnsi="Times New Roman" w:cs="Times New Roman"/>
        </w:rPr>
        <w:t xml:space="preserve">followed </w:t>
      </w:r>
      <w:r w:rsidR="00604A05">
        <w:rPr>
          <w:rFonts w:ascii="Times New Roman" w:hAnsi="Times New Roman" w:cs="Times New Roman"/>
        </w:rPr>
        <w:t>a short</w:t>
      </w:r>
      <w:r w:rsidR="002151DB">
        <w:rPr>
          <w:rFonts w:ascii="Times New Roman" w:hAnsi="Times New Roman" w:cs="Times New Roman"/>
        </w:rPr>
        <w:t xml:space="preserve"> distance behind the smaller circle. However, because the opening</w:t>
      </w:r>
      <w:r w:rsidR="002465E9">
        <w:rPr>
          <w:rFonts w:ascii="Times New Roman" w:hAnsi="Times New Roman" w:cs="Times New Roman"/>
        </w:rPr>
        <w:t xml:space="preserve"> between </w:t>
      </w:r>
      <w:r w:rsidR="002151DB">
        <w:rPr>
          <w:rFonts w:ascii="Times New Roman" w:hAnsi="Times New Roman" w:cs="Times New Roman"/>
        </w:rPr>
        <w:t>the two bars was too narrow for the larger circle to fit through, it move</w:t>
      </w:r>
      <w:r w:rsidR="00604A05">
        <w:rPr>
          <w:rFonts w:ascii="Times New Roman" w:hAnsi="Times New Roman" w:cs="Times New Roman"/>
        </w:rPr>
        <w:t>d</w:t>
      </w:r>
      <w:r w:rsidR="008F3FD0" w:rsidRPr="00EC6297">
        <w:rPr>
          <w:rFonts w:ascii="Times New Roman" w:hAnsi="Times New Roman" w:cs="Times New Roman"/>
        </w:rPr>
        <w:t xml:space="preserve"> around </w:t>
      </w:r>
      <w:r w:rsidR="00604A05">
        <w:rPr>
          <w:rFonts w:ascii="Times New Roman" w:hAnsi="Times New Roman" w:cs="Times New Roman"/>
        </w:rPr>
        <w:t>one of the bars</w:t>
      </w:r>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r w:rsidR="00EF17A4">
        <w:rPr>
          <w:rFonts w:ascii="Times New Roman" w:hAnsi="Times New Roman" w:cs="Times New Roman"/>
        </w:rPr>
        <w:t>er one</w:t>
      </w:r>
      <w:r w:rsidR="008F3FD0">
        <w:rPr>
          <w:rFonts w:ascii="Times New Roman" w:hAnsi="Times New Roman" w:cs="Times New Roman"/>
        </w:rPr>
        <w:t>, its goal—namely, to catch the small circle—had to be inferred.</w:t>
      </w:r>
      <w:r w:rsidR="004B653C">
        <w:rPr>
          <w:rFonts w:ascii="Times New Roman" w:hAnsi="Times New Roman" w:cs="Times New Roman"/>
        </w:rPr>
        <w:t xml:space="preserve"> In the simulation reported below, networks that are habituated to a model analogue of this event are said to be in the Inferring Goals condition. this condition is referred to as the Inferring Goals condition. </w:t>
      </w:r>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Csibra et al. (2003) found that </w:t>
      </w:r>
      <w:r w:rsidR="008F3FD0">
        <w:rPr>
          <w:rFonts w:ascii="Times New Roman" w:hAnsi="Times New Roman" w:cs="Times New Roman"/>
        </w:rPr>
        <w:lastRenderedPageBreak/>
        <w:t>infants looked longer at the former event than at the latter. This was interpreted to mean that infants understood that the larger circle’s goal was to catch the smaller circle.</w:t>
      </w:r>
      <w:r w:rsidR="008A7E25">
        <w:rPr>
          <w:rFonts w:ascii="Times New Roman" w:hAnsi="Times New Roman" w:cs="Times New Roman"/>
        </w:rPr>
        <w:t xml:space="preserve"> In another experiment—which was briefly discussed in the Introduction—infants were habituated to Gergely </w:t>
      </w:r>
      <w:r w:rsidR="0052771D">
        <w:rPr>
          <w:rFonts w:ascii="Times New Roman" w:hAnsi="Times New Roman" w:cs="Times New Roman"/>
        </w:rPr>
        <w:t>paradigm event</w:t>
      </w:r>
      <w:r w:rsidR="00B85EAA">
        <w:rPr>
          <w:rFonts w:ascii="Times New Roman" w:hAnsi="Times New Roman" w:cs="Times New Roman"/>
        </w:rPr>
        <w:t xml:space="preserve"> in which one object moved horizontally along a visible arced path ostensibly to reach as second object</w:t>
      </w:r>
      <w:r w:rsidR="008A7E25">
        <w:rPr>
          <w:rFonts w:ascii="Times New Roman" w:hAnsi="Times New Roman" w:cs="Times New Roman"/>
        </w:rPr>
        <w:t xml:space="preserve"> except that the barrier</w:t>
      </w:r>
      <w:r w:rsidR="00B85EAA">
        <w:rPr>
          <w:rFonts w:ascii="Times New Roman" w:hAnsi="Times New Roman" w:cs="Times New Roman"/>
        </w:rPr>
        <w:t xml:space="preserve"> over which the first object passed</w:t>
      </w:r>
      <w:r w:rsidR="008A7E25">
        <w:rPr>
          <w:rFonts w:ascii="Times New Roman" w:hAnsi="Times New Roman" w:cs="Times New Roman"/>
        </w:rPr>
        <w:t xml:space="preserve"> was hidden </w:t>
      </w:r>
      <w:r w:rsidR="002A7C5F">
        <w:rPr>
          <w:rFonts w:ascii="Times New Roman" w:hAnsi="Times New Roman" w:cs="Times New Roman"/>
        </w:rPr>
        <w:t>from view by an opaque screen</w:t>
      </w:r>
      <w:r w:rsidR="008A7E25">
        <w:rPr>
          <w:rFonts w:ascii="Times New Roman" w:hAnsi="Times New Roman" w:cs="Times New Roman"/>
        </w:rPr>
        <w:t>.</w:t>
      </w:r>
      <w:r w:rsidR="00B85EAA">
        <w:rPr>
          <w:rFonts w:ascii="Times New Roman" w:hAnsi="Times New Roman" w:cs="Times New Roman"/>
        </w:rPr>
        <w:t xml:space="preserve"> Csibra et al. (2003) found that infants looked longer at a</w:t>
      </w:r>
      <w:r w:rsidR="0081736A">
        <w:rPr>
          <w:rFonts w:ascii="Times New Roman" w:hAnsi="Times New Roman" w:cs="Times New Roman"/>
        </w:rPr>
        <w:t xml:space="preserve"> barrierless event in which the first object followed the same arced path to reach a second object</w:t>
      </w:r>
      <w:r w:rsidR="00B85EAA">
        <w:rPr>
          <w:rFonts w:ascii="Times New Roman" w:hAnsi="Times New Roman" w:cs="Times New Roman"/>
        </w:rPr>
        <w:t xml:space="preserve"> barrierless arced test event </w:t>
      </w:r>
      <w:r w:rsidR="0081736A">
        <w:rPr>
          <w:rFonts w:ascii="Times New Roman" w:hAnsi="Times New Roman" w:cs="Times New Roman"/>
        </w:rPr>
        <w:t xml:space="preserve">(No-Obstacle test event) </w:t>
      </w:r>
      <w:r w:rsidR="00B85EAA">
        <w:rPr>
          <w:rFonts w:ascii="Times New Roman" w:hAnsi="Times New Roman" w:cs="Times New Roman"/>
        </w:rPr>
        <w:t>than at a test event</w:t>
      </w:r>
      <w:r w:rsidR="0081736A">
        <w:rPr>
          <w:rFonts w:ascii="Times New Roman" w:hAnsi="Times New Roman" w:cs="Times New Roman"/>
        </w:rPr>
        <w:t xml:space="preserve"> than at an event in which the first object</w:t>
      </w:r>
      <w:r w:rsidR="008A7E25">
        <w:rPr>
          <w:rFonts w:ascii="Times New Roman" w:hAnsi="Times New Roman" w:cs="Times New Roman"/>
        </w:rPr>
        <w:t xml:space="preserve"> </w:t>
      </w:r>
      <w:r w:rsidR="0081736A">
        <w:rPr>
          <w:rFonts w:ascii="Times New Roman" w:hAnsi="Times New Roman" w:cs="Times New Roman"/>
        </w:rPr>
        <w:t>jumped</w:t>
      </w:r>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r w:rsidR="0081736A">
        <w:rPr>
          <w:rFonts w:ascii="Times New Roman" w:hAnsi="Times New Roman" w:cs="Times New Roman"/>
        </w:rPr>
        <w:t>This finding was</w:t>
      </w:r>
      <w:r w:rsidR="008A7E25">
        <w:rPr>
          <w:rFonts w:ascii="Times New Roman" w:hAnsi="Times New Roman" w:cs="Times New Roman"/>
        </w:rPr>
        <w:t xml:space="preserve"> interpreted </w:t>
      </w:r>
      <w:r w:rsidR="00390CFF">
        <w:rPr>
          <w:rFonts w:ascii="Times New Roman" w:hAnsi="Times New Roman" w:cs="Times New Roman"/>
        </w:rPr>
        <w:t>to mean that</w:t>
      </w:r>
      <w:r w:rsidR="008A7E25">
        <w:rPr>
          <w:rFonts w:ascii="Times New Roman" w:hAnsi="Times New Roman" w:cs="Times New Roman"/>
        </w:rPr>
        <w:t xml:space="preserve"> infants can infer invisible constraints from actions and goals. </w:t>
      </w:r>
      <w:r w:rsidR="00390CFF">
        <w:rPr>
          <w:rFonts w:ascii="Times New Roman" w:hAnsi="Times New Roman" w:cs="Times New Roman"/>
        </w:rPr>
        <w:t>These two findings together</w:t>
      </w:r>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r>
        <w:rPr>
          <w:rFonts w:ascii="Times New Roman" w:hAnsi="Times New Roman" w:cs="Times New Roman"/>
        </w:rPr>
        <w:t>A point worth noting before continuing is that</w:t>
      </w:r>
      <w:r w:rsidR="008A7E25">
        <w:rPr>
          <w:rFonts w:ascii="Times New Roman" w:hAnsi="Times New Roman" w:cs="Times New Roman"/>
        </w:rPr>
        <w:t xml:space="preserve"> although the experiment </w:t>
      </w:r>
      <w:r w:rsidR="008B3E78">
        <w:rPr>
          <w:rFonts w:ascii="Times New Roman" w:hAnsi="Times New Roman" w:cs="Times New Roman"/>
        </w:rPr>
        <w:t>testing</w:t>
      </w:r>
      <w:r w:rsidR="008A7E25">
        <w:rPr>
          <w:rFonts w:ascii="Times New Roman" w:hAnsi="Times New Roman" w:cs="Times New Roman"/>
        </w:rPr>
        <w:t xml:space="preserve"> whether infants could infer goals from actions and constraints did not </w:t>
      </w:r>
      <w:r>
        <w:rPr>
          <w:rFonts w:ascii="Times New Roman" w:hAnsi="Times New Roman" w:cs="Times New Roman"/>
        </w:rPr>
        <w:t>employ</w:t>
      </w:r>
      <w:r w:rsidR="008A7E25">
        <w:rPr>
          <w:rFonts w:ascii="Times New Roman" w:hAnsi="Times New Roman" w:cs="Times New Roman"/>
        </w:rPr>
        <w:t xml:space="preserve"> </w:t>
      </w:r>
      <w:r w:rsidR="008B3E78">
        <w:rPr>
          <w:rFonts w:ascii="Times New Roman" w:hAnsi="Times New Roman" w:cs="Times New Roman"/>
        </w:rPr>
        <w:t xml:space="preserve">a </w:t>
      </w:r>
      <w:r w:rsidR="008A7E25">
        <w:rPr>
          <w:rFonts w:ascii="Times New Roman" w:hAnsi="Times New Roman" w:cs="Times New Roman"/>
        </w:rPr>
        <w:t>Gergely</w:t>
      </w:r>
      <w:r>
        <w:rPr>
          <w:rFonts w:ascii="Times New Roman" w:hAnsi="Times New Roman" w:cs="Times New Roman"/>
        </w:rPr>
        <w:t xml:space="preserve"> et al.-style</w:t>
      </w:r>
      <w:r w:rsidR="008A7E25">
        <w:rPr>
          <w:rFonts w:ascii="Times New Roman" w:hAnsi="Times New Roman" w:cs="Times New Roman"/>
        </w:rPr>
        <w:t xml:space="preserve"> paradigm, it is straightforward to recast it within </w:t>
      </w:r>
      <w:r w:rsidR="008B3E78">
        <w:rPr>
          <w:rFonts w:ascii="Times New Roman" w:hAnsi="Times New Roman" w:cs="Times New Roman"/>
        </w:rPr>
        <w:t>this</w:t>
      </w:r>
      <w:r>
        <w:rPr>
          <w:rFonts w:ascii="Times New Roman" w:hAnsi="Times New Roman" w:cs="Times New Roman"/>
        </w:rPr>
        <w:t xml:space="preserve"> paradigm</w:t>
      </w:r>
      <w:r w:rsidR="008A7E25">
        <w:rPr>
          <w:rFonts w:ascii="Times New Roman" w:hAnsi="Times New Roman" w:cs="Times New Roman"/>
        </w:rPr>
        <w:t>. For example, the habituation event</w:t>
      </w:r>
      <w:r w:rsidR="008B3E78">
        <w:rPr>
          <w:rFonts w:ascii="Times New Roman" w:hAnsi="Times New Roman" w:cs="Times New Roman"/>
        </w:rPr>
        <w:t xml:space="preserve"> </w:t>
      </w:r>
      <w:r w:rsidR="008A7E25">
        <w:rPr>
          <w:rFonts w:ascii="Times New Roman" w:hAnsi="Times New Roman" w:cs="Times New Roman"/>
        </w:rPr>
        <w:t>could be stopped after the first object clears the barrier</w:t>
      </w:r>
      <w:r w:rsidR="008B3E78">
        <w:rPr>
          <w:rFonts w:ascii="Times New Roman" w:hAnsi="Times New Roman" w:cs="Times New Roman"/>
        </w:rPr>
        <w:t xml:space="preserve"> but before the first object reaches the second</w:t>
      </w:r>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r w:rsidR="00E66072">
        <w:rPr>
          <w:rFonts w:ascii="Times New Roman" w:hAnsi="Times New Roman" w:cs="Times New Roman"/>
        </w:rPr>
        <w:t xml:space="preserve">A complication that recasting this experiment within the context </w:t>
      </w:r>
      <w:r w:rsidR="00423BAA">
        <w:rPr>
          <w:rFonts w:ascii="Times New Roman" w:hAnsi="Times New Roman" w:cs="Times New Roman"/>
        </w:rPr>
        <w:t>the Gergely et al. paradigm</w:t>
      </w:r>
      <w:r w:rsidR="00E66072">
        <w:rPr>
          <w:rFonts w:ascii="Times New Roman" w:hAnsi="Times New Roman" w:cs="Times New Roman"/>
        </w:rPr>
        <w:t xml:space="preserve"> avoids is that it ensures that any failure by ALIAS to reproduce infants’ responses cannot be attributed to changes in the model architecture relative to previous simulations but instead to limitations of the theoretical proposal that the model instantiates.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0CB7F361"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r w:rsidR="00EF17A4">
        <w:rPr>
          <w:rFonts w:ascii="Times New Roman" w:hAnsi="Times New Roman" w:cs="Times New Roman"/>
        </w:rPr>
        <w:t xml:space="preserve">ostensibly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r w:rsidR="00E31E98">
        <w:rPr>
          <w:rFonts w:ascii="Times New Roman" w:hAnsi="Times New Roman" w:cs="Times New Roman"/>
        </w:rPr>
        <w:t>habituation event in the</w:t>
      </w:r>
      <w:r>
        <w:rPr>
          <w:rFonts w:ascii="Times New Roman" w:hAnsi="Times New Roman" w:cs="Times New Roman"/>
        </w:rPr>
        <w:t xml:space="preserve"> Inferring Constraints condition was identical to that used Simulation 1</w:t>
      </w:r>
      <w:r w:rsidR="00A578C0">
        <w:rPr>
          <w:rFonts w:ascii="Times New Roman" w:hAnsi="Times New Roman" w:cs="Times New Roman"/>
        </w:rPr>
        <w:t>a</w:t>
      </w:r>
      <w:r>
        <w:rPr>
          <w:rFonts w:ascii="Times New Roman" w:hAnsi="Times New Roman" w:cs="Times New Roman"/>
        </w:rPr>
        <w:t xml:space="preserve"> except that barrier information was missing</w:t>
      </w:r>
      <w:r w:rsidR="00797B56">
        <w:rPr>
          <w:rFonts w:ascii="Times New Roman" w:hAnsi="Times New Roman" w:cs="Times New Roman"/>
        </w:rPr>
        <w:t>; that is,</w:t>
      </w:r>
      <w:r w:rsidR="00EF17A4">
        <w:rPr>
          <w:rFonts w:ascii="Times New Roman" w:hAnsi="Times New Roman" w:cs="Times New Roman"/>
        </w:rPr>
        <w:t xml:space="preserve"> </w:t>
      </w:r>
      <w:r w:rsidR="00797B56">
        <w:rPr>
          <w:rFonts w:ascii="Times New Roman" w:hAnsi="Times New Roman" w:cs="Times New Roman"/>
        </w:rPr>
        <w:t xml:space="preserve">the </w:t>
      </w:r>
      <w:r>
        <w:rPr>
          <w:rFonts w:ascii="Times New Roman" w:hAnsi="Times New Roman" w:cs="Times New Roman"/>
        </w:rPr>
        <w:t>Barrier Height and Barrier Position groups</w:t>
      </w:r>
      <w:r w:rsidR="00797B56">
        <w:rPr>
          <w:rFonts w:ascii="Times New Roman" w:hAnsi="Times New Roman" w:cs="Times New Roman"/>
        </w:rPr>
        <w:t xml:space="preserve"> were removed</w:t>
      </w:r>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r w:rsidR="00084C35">
        <w:rPr>
          <w:rFonts w:ascii="Times New Roman" w:hAnsi="Times New Roman" w:cs="Times New Roman"/>
        </w:rPr>
        <w:t xml:space="preserve"> Given that the studies associated with the behaviors that were the targets of this simulation were qualitatively different than those associated with </w:t>
      </w:r>
      <w:r w:rsidR="00E31E98">
        <w:rPr>
          <w:rFonts w:ascii="Times New Roman" w:hAnsi="Times New Roman" w:cs="Times New Roman"/>
        </w:rPr>
        <w:t>the behavioral targets</w:t>
      </w:r>
      <w:r w:rsidR="00084C35">
        <w:rPr>
          <w:rFonts w:ascii="Times New Roman" w:hAnsi="Times New Roman" w:cs="Times New Roman"/>
        </w:rPr>
        <w:t xml:space="preserve"> of Simulation </w:t>
      </w:r>
      <w:r w:rsidR="0005038D">
        <w:rPr>
          <w:rFonts w:ascii="Times New Roman" w:hAnsi="Times New Roman" w:cs="Times New Roman"/>
        </w:rPr>
        <w:t>1, ALIAS’s</w:t>
      </w:r>
      <w:r w:rsidR="004A2FD3">
        <w:rPr>
          <w:rFonts w:ascii="Times New Roman" w:hAnsi="Times New Roman" w:cs="Times New Roman"/>
        </w:rPr>
        <w:t xml:space="preserve"> performance</w:t>
      </w:r>
      <w:r w:rsidR="00084C35">
        <w:rPr>
          <w:rFonts w:ascii="Times New Roman" w:hAnsi="Times New Roman" w:cs="Times New Roman"/>
        </w:rPr>
        <w:t xml:space="preserve"> was</w:t>
      </w:r>
      <w:r w:rsidR="0005038D">
        <w:rPr>
          <w:rFonts w:ascii="Times New Roman" w:hAnsi="Times New Roman" w:cs="Times New Roman"/>
        </w:rPr>
        <w:t xml:space="preserve"> once</w:t>
      </w:r>
      <w:r w:rsidR="00084C35">
        <w:rPr>
          <w:rFonts w:ascii="Times New Roman" w:hAnsi="Times New Roman" w:cs="Times New Roman"/>
        </w:rPr>
        <w:t xml:space="preserve"> again</w:t>
      </w:r>
      <w:r w:rsidR="004A2FD3">
        <w:rPr>
          <w:rFonts w:ascii="Times New Roman" w:hAnsi="Times New Roman" w:cs="Times New Roman"/>
        </w:rPr>
        <w:t xml:space="preserve"> compared to that of ALIAS-2, OM10, and OM10-2.</w:t>
      </w:r>
      <w:r w:rsidR="00607174">
        <w:rPr>
          <w:rFonts w:ascii="Times New Roman" w:hAnsi="Times New Roman" w:cs="Times New Roman"/>
        </w:rPr>
        <w:t xml:space="preserve"> </w:t>
      </w:r>
      <w:r w:rsidR="007E62C2">
        <w:rPr>
          <w:rFonts w:ascii="Times New Roman" w:hAnsi="Times New Roman" w:cs="Times New Roman"/>
        </w:rPr>
        <w:t xml:space="preserve"> Note that</w:t>
      </w:r>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 xml:space="preserve">OM10 (and OM10-2) </w:t>
      </w:r>
      <w:r w:rsidR="00073E90">
        <w:rPr>
          <w:rFonts w:ascii="Times New Roman" w:hAnsi="Times New Roman" w:cs="Times New Roman"/>
        </w:rPr>
        <w:t xml:space="preserve">networks assigned to the Inferring Goals condition </w:t>
      </w:r>
      <w:ins w:id="932" w:author="Benton, Deon" w:date="2026-05-15T23:52:00Z" w16du:dateUtc="2026-05-16T04:52:00Z">
        <w:r w:rsidR="007207DC">
          <w:rPr>
            <w:rFonts w:ascii="Times New Roman" w:hAnsi="Times New Roman" w:cs="Times New Roman"/>
          </w:rPr>
          <w:t xml:space="preserve">as </w:t>
        </w:r>
      </w:ins>
      <w:r w:rsidR="00A76C18">
        <w:rPr>
          <w:rFonts w:ascii="Times New Roman" w:hAnsi="Times New Roman" w:cs="Times New Roman"/>
        </w:rPr>
        <w:t>that for ALIAS networks assigned to this condition. This was achieved by stopping the agent one cell earlier than 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w:t>
      </w:r>
      <w:r w:rsidR="00D17834">
        <w:rPr>
          <w:rFonts w:ascii="Times New Roman" w:hAnsi="Times New Roman" w:cs="Times New Roman"/>
        </w:rPr>
        <w:lastRenderedPageBreak/>
        <w:t>habituation</w:t>
      </w:r>
      <w:r w:rsidR="00554B63">
        <w:rPr>
          <w:rFonts w:ascii="Times New Roman" w:hAnsi="Times New Roman" w:cs="Times New Roman"/>
        </w:rPr>
        <w:t>.</w:t>
      </w:r>
      <w:r w:rsidR="007E62C2">
        <w:rPr>
          <w:rFonts w:ascii="Times New Roman" w:hAnsi="Times New Roman" w:cs="Times New Roman"/>
        </w:rPr>
        <w:t xml:space="preserve"> ALIAS-2 was</w:t>
      </w:r>
      <w:r w:rsidR="00592AF0">
        <w:rPr>
          <w:rFonts w:ascii="Times New Roman" w:hAnsi="Times New Roman" w:cs="Times New Roman"/>
        </w:rPr>
        <w:t xml:space="preserve"> also</w:t>
      </w:r>
      <w:r w:rsidR="007E62C2">
        <w:rPr>
          <w:rFonts w:ascii="Times New Roman" w:hAnsi="Times New Roman" w:cs="Times New Roman"/>
        </w:rPr>
        <w:t xml:space="preserve"> identical to ALIAS except that </w:t>
      </w:r>
      <w:r w:rsidR="00592AF0">
        <w:rPr>
          <w:rFonts w:ascii="Times New Roman" w:hAnsi="Times New Roman" w:cs="Times New Roman"/>
        </w:rPr>
        <w:t xml:space="preserve">peripherally and centrally located barriers were equivalently salient.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477DE400"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014507">
        <w:rPr>
          <w:rFonts w:ascii="Times New Roman" w:hAnsi="Times New Roman" w:cs="Times New Roman"/>
          <w:b/>
          <w:bCs/>
          <w:i w:val="0"/>
          <w:iCs w:val="0"/>
          <w:noProof/>
          <w:color w:val="auto"/>
          <w:sz w:val="24"/>
          <w:szCs w:val="24"/>
        </w:rPr>
        <w:t>10</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Pr>
          <w:rFonts w:ascii="Times New Roman" w:hAnsi="Times New Roman" w:cs="Times New Roman"/>
          <w:i w:val="0"/>
          <w:iCs w:val="0"/>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ins w:id="933" w:author="Benton, Deon" w:date="2026-05-15T23:11:00Z" w16du:dateUtc="2026-05-16T04:11:00Z"/>
          <w:rFonts w:ascii="Times New Roman" w:hAnsi="Times New Roman" w:cs="Times New Roman"/>
        </w:rPr>
      </w:pPr>
    </w:p>
    <w:p w14:paraId="6E3EB8FD" w14:textId="54A01DAF" w:rsidR="007207DC" w:rsidRDefault="00524642" w:rsidP="007207DC">
      <w:pPr>
        <w:spacing w:line="480" w:lineRule="auto"/>
        <w:ind w:firstLine="720"/>
        <w:contextualSpacing/>
        <w:rPr>
          <w:ins w:id="934" w:author="Benton, Deon" w:date="2026-05-15T23:56:00Z" w16du:dateUtc="2026-05-16T04:56:00Z"/>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0A317D">
        <w:rPr>
          <w:rFonts w:ascii="Times New Roman" w:hAnsi="Times New Roman" w:cs="Times New Roman"/>
        </w:rPr>
        <w:t>performance of ALIAS networks</w:t>
      </w:r>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F2A19">
        <w:rPr>
          <w:rFonts w:ascii="Times New Roman" w:hAnsi="Times New Roman" w:cs="Times New Roman"/>
        </w:rPr>
        <w:t xml:space="preserve"> across habituation epochs and overall</w:t>
      </w:r>
      <w:r w:rsidR="00EC3B66">
        <w:rPr>
          <w:rFonts w:ascii="Times New Roman" w:hAnsi="Times New Roman" w:cs="Times New Roman"/>
        </w:rPr>
        <w:t>.</w:t>
      </w:r>
      <w:r w:rsidR="0012108C">
        <w:rPr>
          <w:rFonts w:ascii="Times New Roman" w:hAnsi="Times New Roman" w:cs="Times New Roman"/>
        </w:rPr>
        <w:t xml:space="preserve"> </w:t>
      </w:r>
      <w:r w:rsidR="00EC3B66">
        <w:rPr>
          <w:rFonts w:ascii="Times New Roman" w:hAnsi="Times New Roman" w:cs="Times New Roman"/>
        </w:rPr>
        <w:t xml:space="preserve">As shown in the figure, networks assigned to the Inferring Goals condition produced greater error to (i.e., looked longer at) the </w:t>
      </w:r>
      <w:r w:rsidR="00EC3B66">
        <w:rPr>
          <w:rFonts w:ascii="Times New Roman" w:hAnsi="Times New Roman" w:cs="Times New Roman"/>
        </w:rPr>
        <w:lastRenderedPageBreak/>
        <w:t xml:space="preserve">Incongruent test event—in which the first object failed to stop next to the first one—than to the Congruent test event—in which the first object came to rest next to the first one. </w:t>
      </w:r>
      <w:ins w:id="935" w:author="Benton, Deon" w:date="2026-05-15T23:56:00Z" w16du:dateUtc="2026-05-16T04:56:00Z">
        <w:r w:rsidR="007207DC">
          <w:rPr>
            <w:rFonts w:ascii="Times New Roman" w:hAnsi="Times New Roman" w:cs="Times New Roman"/>
          </w:rPr>
          <w:t xml:space="preserve">The </w:t>
        </w:r>
      </w:ins>
      <w:ins w:id="936" w:author="Benton, Deon" w:date="2026-05-16T00:08:00Z" w16du:dateUtc="2026-05-16T05:08:00Z">
        <w:r w:rsidR="00AE768C">
          <w:rPr>
            <w:rFonts w:ascii="Times New Roman" w:hAnsi="Times New Roman" w:cs="Times New Roman"/>
          </w:rPr>
          <w:t xml:space="preserve">mechanistic </w:t>
        </w:r>
      </w:ins>
      <w:ins w:id="937" w:author="Benton, Deon" w:date="2026-05-15T23:56:00Z" w16du:dateUtc="2026-05-16T04:56:00Z">
        <w:r w:rsidR="007207DC">
          <w:rPr>
            <w:rFonts w:ascii="Times New Roman" w:hAnsi="Times New Roman" w:cs="Times New Roman"/>
          </w:rPr>
          <w:t>reason</w:t>
        </w:r>
      </w:ins>
      <w:ins w:id="938" w:author="Benton, Deon" w:date="2026-05-15T23:57:00Z" w16du:dateUtc="2026-05-16T04:57:00Z">
        <w:r w:rsidR="007207DC">
          <w:rPr>
            <w:rFonts w:ascii="Times New Roman" w:hAnsi="Times New Roman" w:cs="Times New Roman"/>
          </w:rPr>
          <w:t xml:space="preserve"> for </w:t>
        </w:r>
      </w:ins>
      <w:ins w:id="939" w:author="Benton, Deon" w:date="2026-05-16T00:23:00Z" w16du:dateUtc="2026-05-16T05:23:00Z">
        <w:r w:rsidR="009D5B76">
          <w:rPr>
            <w:rFonts w:ascii="Times New Roman" w:hAnsi="Times New Roman" w:cs="Times New Roman"/>
          </w:rPr>
          <w:t>how netw</w:t>
        </w:r>
      </w:ins>
      <w:ins w:id="940" w:author="Benton, Deon" w:date="2026-05-16T00:24:00Z" w16du:dateUtc="2026-05-16T05:24:00Z">
        <w:r w:rsidR="009D5B76">
          <w:rPr>
            <w:rFonts w:ascii="Times New Roman" w:hAnsi="Times New Roman" w:cs="Times New Roman"/>
          </w:rPr>
          <w:t>orks came to look longer at the Incongruent test event than at the Congruent one is straightforward</w:t>
        </w:r>
      </w:ins>
      <w:ins w:id="941" w:author="Benton, Deon" w:date="2026-05-15T23:57:00Z" w16du:dateUtc="2026-05-16T04:57:00Z">
        <w:r w:rsidR="007207DC">
          <w:rPr>
            <w:rFonts w:ascii="Times New Roman" w:hAnsi="Times New Roman" w:cs="Times New Roman"/>
          </w:rPr>
          <w:t>: Th</w:t>
        </w:r>
      </w:ins>
      <w:ins w:id="942" w:author="Benton, Deon" w:date="2026-05-15T23:58:00Z" w16du:dateUtc="2026-05-16T04:58:00Z">
        <w:r w:rsidR="007207DC">
          <w:rPr>
            <w:rFonts w:ascii="Times New Roman" w:hAnsi="Times New Roman" w:cs="Times New Roman"/>
          </w:rPr>
          <w:t xml:space="preserve">e </w:t>
        </w:r>
      </w:ins>
      <w:ins w:id="943" w:author="Benton, Deon" w:date="2026-05-16T00:07:00Z" w16du:dateUtc="2026-05-16T05:07:00Z">
        <w:r w:rsidR="00AE768C">
          <w:rPr>
            <w:rFonts w:ascii="Times New Roman" w:hAnsi="Times New Roman" w:cs="Times New Roman"/>
          </w:rPr>
          <w:t xml:space="preserve">input </w:t>
        </w:r>
      </w:ins>
      <w:ins w:id="944" w:author="Benton, Deon" w:date="2026-05-16T00:24:00Z" w16du:dateUtc="2026-05-16T05:24:00Z">
        <w:r w:rsidR="00A048A3">
          <w:rPr>
            <w:rFonts w:ascii="Times New Roman" w:hAnsi="Times New Roman" w:cs="Times New Roman"/>
          </w:rPr>
          <w:t xml:space="preserve">to the network during the Incongruent test event </w:t>
        </w:r>
      </w:ins>
      <w:ins w:id="945" w:author="Benton, Deon" w:date="2026-05-16T00:01:00Z" w16du:dateUtc="2026-05-16T05:01:00Z">
        <w:r w:rsidR="00AE768C">
          <w:rPr>
            <w:rFonts w:ascii="Times New Roman" w:hAnsi="Times New Roman" w:cs="Times New Roman"/>
          </w:rPr>
          <w:t xml:space="preserve">(e.g., </w:t>
        </w:r>
      </w:ins>
      <w:ins w:id="946" w:author="Benton, Deon" w:date="2026-05-16T00:05:00Z" w16du:dateUtc="2026-05-16T05:05:00Z">
        <w:r w:rsidR="00AE768C">
          <w:rPr>
            <w:rFonts w:ascii="Times New Roman" w:hAnsi="Times New Roman" w:cs="Times New Roman"/>
          </w:rPr>
          <w:t xml:space="preserve">curved motion, small barrier, low </w:t>
        </w:r>
      </w:ins>
      <w:ins w:id="947" w:author="Benton, Deon" w:date="2026-05-16T00:06:00Z" w16du:dateUtc="2026-05-16T05:06:00Z">
        <w:r w:rsidR="00AE768C">
          <w:rPr>
            <w:rFonts w:ascii="Times New Roman" w:hAnsi="Times New Roman" w:cs="Times New Roman"/>
          </w:rPr>
          <w:t xml:space="preserve">jump, </w:t>
        </w:r>
      </w:ins>
      <w:ins w:id="948" w:author="Benton, Deon" w:date="2026-05-16T00:24:00Z" w16du:dateUtc="2026-05-16T05:24:00Z">
        <w:r w:rsidR="00A048A3">
          <w:rPr>
            <w:rFonts w:ascii="Times New Roman" w:hAnsi="Times New Roman" w:cs="Times New Roman"/>
          </w:rPr>
          <w:t xml:space="preserve">spatial </w:t>
        </w:r>
      </w:ins>
      <w:ins w:id="949" w:author="Benton, Deon" w:date="2026-05-16T00:26:00Z" w16du:dateUtc="2026-05-16T05:26:00Z">
        <w:r w:rsidR="00A048A3">
          <w:rPr>
            <w:rFonts w:ascii="Times New Roman" w:hAnsi="Times New Roman" w:cs="Times New Roman"/>
          </w:rPr>
          <w:t>noncontiguity</w:t>
        </w:r>
      </w:ins>
      <w:ins w:id="950" w:author="Benton, Deon" w:date="2026-05-16T00:24:00Z" w16du:dateUtc="2026-05-16T05:24:00Z">
        <w:r w:rsidR="00A048A3">
          <w:rPr>
            <w:rFonts w:ascii="Times New Roman" w:hAnsi="Times New Roman" w:cs="Times New Roman"/>
          </w:rPr>
          <w:t xml:space="preserve"> between an</w:t>
        </w:r>
      </w:ins>
      <w:ins w:id="951" w:author="Benton, Deon" w:date="2026-05-16T00:25:00Z" w16du:dateUtc="2026-05-16T05:25:00Z">
        <w:r w:rsidR="00A048A3">
          <w:rPr>
            <w:rFonts w:ascii="Times New Roman" w:hAnsi="Times New Roman" w:cs="Times New Roman"/>
          </w:rPr>
          <w:t xml:space="preserve"> agent and its goal</w:t>
        </w:r>
      </w:ins>
      <w:ins w:id="952" w:author="Benton, Deon" w:date="2026-05-16T00:06:00Z" w16du:dateUtc="2026-05-16T05:06:00Z">
        <w:r w:rsidR="00AE768C">
          <w:rPr>
            <w:rFonts w:ascii="Times New Roman" w:hAnsi="Times New Roman" w:cs="Times New Roman"/>
          </w:rPr>
          <w:t>)</w:t>
        </w:r>
      </w:ins>
      <w:ins w:id="953" w:author="Benton, Deon" w:date="2026-05-15T23:58:00Z" w16du:dateUtc="2026-05-16T04:58:00Z">
        <w:r w:rsidR="007207DC">
          <w:rPr>
            <w:rFonts w:ascii="Times New Roman" w:hAnsi="Times New Roman" w:cs="Times New Roman"/>
          </w:rPr>
          <w:t xml:space="preserve"> violated </w:t>
        </w:r>
        <w:r w:rsidR="00AE768C">
          <w:rPr>
            <w:rFonts w:ascii="Times New Roman" w:hAnsi="Times New Roman" w:cs="Times New Roman"/>
          </w:rPr>
          <w:t>an association that was learned during the pretra</w:t>
        </w:r>
      </w:ins>
      <w:ins w:id="954" w:author="Benton, Deon" w:date="2026-05-15T23:59:00Z" w16du:dateUtc="2026-05-16T04:59:00Z">
        <w:r w:rsidR="00AE768C">
          <w:rPr>
            <w:rFonts w:ascii="Times New Roman" w:hAnsi="Times New Roman" w:cs="Times New Roman"/>
          </w:rPr>
          <w:t>ining phase between this</w:t>
        </w:r>
      </w:ins>
      <w:ins w:id="955" w:author="Benton, Deon" w:date="2026-05-16T00:08:00Z" w16du:dateUtc="2026-05-16T05:08:00Z">
        <w:r w:rsidR="00AE768C">
          <w:rPr>
            <w:rFonts w:ascii="Times New Roman" w:hAnsi="Times New Roman" w:cs="Times New Roman"/>
          </w:rPr>
          <w:t xml:space="preserve"> visual</w:t>
        </w:r>
      </w:ins>
      <w:ins w:id="956" w:author="Benton, Deon" w:date="2026-05-15T23:59:00Z" w16du:dateUtc="2026-05-16T04:59:00Z">
        <w:r w:rsidR="00AE768C">
          <w:rPr>
            <w:rFonts w:ascii="Times New Roman" w:hAnsi="Times New Roman" w:cs="Times New Roman"/>
          </w:rPr>
          <w:t xml:space="preserve"> information and </w:t>
        </w:r>
      </w:ins>
      <w:ins w:id="957" w:author="Benton, Deon" w:date="2026-05-16T00:09:00Z" w16du:dateUtc="2026-05-16T05:09:00Z">
        <w:r w:rsidR="00AE768C">
          <w:rPr>
            <w:rFonts w:ascii="Times New Roman" w:hAnsi="Times New Roman" w:cs="Times New Roman"/>
          </w:rPr>
          <w:t xml:space="preserve">the </w:t>
        </w:r>
        <w:r w:rsidR="00953F2D">
          <w:rPr>
            <w:rFonts w:ascii="Times New Roman" w:hAnsi="Times New Roman" w:cs="Times New Roman"/>
          </w:rPr>
          <w:t>fact that each time an agent came to rest ne</w:t>
        </w:r>
      </w:ins>
      <w:ins w:id="958" w:author="Benton, Deon" w:date="2026-05-16T00:10:00Z" w16du:dateUtc="2026-05-16T05:10:00Z">
        <w:r w:rsidR="00953F2D">
          <w:rPr>
            <w:rFonts w:ascii="Times New Roman" w:hAnsi="Times New Roman" w:cs="Times New Roman"/>
          </w:rPr>
          <w:t>xt to its goal, the two were spatially contiguous</w:t>
        </w:r>
      </w:ins>
      <w:ins w:id="959" w:author="Benton, Deon" w:date="2026-05-15T23:59:00Z" w16du:dateUtc="2026-05-16T04:59:00Z">
        <w:r w:rsidR="00AE768C">
          <w:rPr>
            <w:rFonts w:ascii="Times New Roman" w:hAnsi="Times New Roman" w:cs="Times New Roman"/>
          </w:rPr>
          <w:t xml:space="preserve">. </w:t>
        </w:r>
      </w:ins>
      <w:ins w:id="960" w:author="Benton, Deon" w:date="2026-05-16T00:23:00Z" w16du:dateUtc="2026-05-16T05:23:00Z">
        <w:r w:rsidR="00023160">
          <w:rPr>
            <w:rFonts w:ascii="Times New Roman" w:hAnsi="Times New Roman" w:cs="Times New Roman"/>
          </w:rPr>
          <w:t>No such violation occurred for the Congruent event</w:t>
        </w:r>
      </w:ins>
      <w:ins w:id="961" w:author="Benton, Deon" w:date="2026-05-16T00:27:00Z" w16du:dateUtc="2026-05-16T05:27:00Z">
        <w:r w:rsidR="00A048A3">
          <w:rPr>
            <w:rFonts w:ascii="Times New Roman" w:hAnsi="Times New Roman" w:cs="Times New Roman"/>
          </w:rPr>
          <w:t>; the input to the network during this event was consiste</w:t>
        </w:r>
      </w:ins>
      <w:ins w:id="962" w:author="Benton, Deon" w:date="2026-05-16T00:28:00Z" w16du:dateUtc="2026-05-16T05:28:00Z">
        <w:r w:rsidR="00A048A3">
          <w:rPr>
            <w:rFonts w:ascii="Times New Roman" w:hAnsi="Times New Roman" w:cs="Times New Roman"/>
          </w:rPr>
          <w:t>nt with that encountered during the pretraining phase.</w:t>
        </w:r>
      </w:ins>
      <w:ins w:id="963" w:author="Benton, Deon" w:date="2026-05-16T00:23:00Z" w16du:dateUtc="2026-05-16T05:23:00Z">
        <w:r w:rsidR="00023160">
          <w:rPr>
            <w:rFonts w:ascii="Times New Roman" w:hAnsi="Times New Roman" w:cs="Times New Roman"/>
          </w:rPr>
          <w:t xml:space="preserve"> </w:t>
        </w:r>
      </w:ins>
    </w:p>
    <w:p w14:paraId="2738DB63" w14:textId="6FF1234A" w:rsidR="00D73225" w:rsidRDefault="001324BD" w:rsidP="00255559">
      <w:pPr>
        <w:spacing w:line="480" w:lineRule="auto"/>
        <w:ind w:firstLine="720"/>
        <w:contextualSpacing/>
        <w:rPr>
          <w:ins w:id="964" w:author="Benton, Deon" w:date="2026-05-15T23:47:00Z" w16du:dateUtc="2026-05-16T04:47:00Z"/>
          <w:rFonts w:ascii="Times New Roman" w:hAnsi="Times New Roman" w:cs="Times New Roman"/>
        </w:rPr>
      </w:pPr>
      <w:r>
        <w:rPr>
          <w:rFonts w:ascii="Times New Roman" w:hAnsi="Times New Roman" w:cs="Times New Roman"/>
        </w:rPr>
        <w:t xml:space="preserve">Networks assigned to the Inferring Constraints condition also </w:t>
      </w:r>
      <w:r w:rsidR="00757C00">
        <w:rPr>
          <w:rFonts w:ascii="Times New Roman" w:hAnsi="Times New Roman" w:cs="Times New Roman"/>
        </w:rPr>
        <w:t xml:space="preserve">responded differently to the two </w:t>
      </w:r>
      <w:ins w:id="965" w:author="Benton, Deon" w:date="2026-05-15T23:26:00Z" w16du:dateUtc="2026-05-16T04:26:00Z">
        <w:r w:rsidR="0078005C">
          <w:rPr>
            <w:rFonts w:ascii="Times New Roman" w:hAnsi="Times New Roman" w:cs="Times New Roman"/>
          </w:rPr>
          <w:t>events on which they were tested</w:t>
        </w:r>
      </w:ins>
      <w:r w:rsidR="00757C00">
        <w:rPr>
          <w:rFonts w:ascii="Times New Roman" w:hAnsi="Times New Roman" w:cs="Times New Roman"/>
        </w:rPr>
        <w:t xml:space="preserve">. </w:t>
      </w:r>
      <w:r>
        <w:rPr>
          <w:rFonts w:ascii="Times New Roman" w:hAnsi="Times New Roman" w:cs="Times New Roman"/>
        </w:rPr>
        <w:t>Specifically, these networks produced greater error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w:t>
      </w:r>
      <w:ins w:id="966" w:author="Benton, Deon" w:date="2026-05-15T23:46:00Z" w16du:dateUtc="2026-05-16T04:46:00Z">
        <w:r w:rsidR="00FE1CC9">
          <w:rPr>
            <w:rFonts w:ascii="Times New Roman" w:hAnsi="Times New Roman" w:cs="Times New Roman"/>
          </w:rPr>
          <w:t xml:space="preserve">that were </w:t>
        </w:r>
      </w:ins>
      <w:r w:rsidR="00FB1AFA">
        <w:rPr>
          <w:rFonts w:ascii="Times New Roman" w:hAnsi="Times New Roman" w:cs="Times New Roman"/>
        </w:rPr>
        <w:t xml:space="preserve">relevant to networks’ treatment of the test events—that is, information about obstacles and goals—were </w:t>
      </w:r>
      <w:ins w:id="967" w:author="Benton, Deon" w:date="2026-05-15T23:26:00Z" w16du:dateUtc="2026-05-16T04:26:00Z">
        <w:r w:rsidR="0078005C">
          <w:rPr>
            <w:rFonts w:ascii="Times New Roman" w:hAnsi="Times New Roman" w:cs="Times New Roman"/>
          </w:rPr>
          <w:t>missing from the input during habituation</w:t>
        </w:r>
      </w:ins>
      <w:r w:rsidR="00FB1AFA">
        <w:rPr>
          <w:rFonts w:ascii="Times New Roman" w:hAnsi="Times New Roman" w:cs="Times New Roman"/>
        </w:rPr>
        <w:t>.</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ins w:id="968" w:author="Benton, Deon" w:date="2026-05-16T00:10:00Z" w16du:dateUtc="2026-05-16T05:10:00Z">
        <w:r w:rsidR="00E2332F">
          <w:rPr>
            <w:rFonts w:ascii="Times New Roman" w:hAnsi="Times New Roman" w:cs="Times New Roman"/>
          </w:rPr>
          <w:t>The mechanistic basis for this pattern of responding is also straightforward to understand.</w:t>
        </w:r>
        <w:r w:rsidR="00466B42">
          <w:rPr>
            <w:rFonts w:ascii="Times New Roman" w:hAnsi="Times New Roman" w:cs="Times New Roman"/>
          </w:rPr>
          <w:t xml:space="preserve"> </w:t>
        </w:r>
      </w:ins>
      <w:ins w:id="969" w:author="Benton, Deon" w:date="2026-05-16T00:21:00Z" w16du:dateUtc="2026-05-16T05:21:00Z">
        <w:r w:rsidR="00771028">
          <w:rPr>
            <w:rFonts w:ascii="Times New Roman" w:hAnsi="Times New Roman" w:cs="Times New Roman"/>
          </w:rPr>
          <w:t>Here, networks looked longer at the</w:t>
        </w:r>
      </w:ins>
      <w:ins w:id="970" w:author="Benton, Deon" w:date="2026-05-16T00:10:00Z" w16du:dateUtc="2026-05-16T05:10:00Z">
        <w:r w:rsidR="00466B42">
          <w:rPr>
            <w:rFonts w:ascii="Times New Roman" w:hAnsi="Times New Roman" w:cs="Times New Roman"/>
          </w:rPr>
          <w:t xml:space="preserve"> </w:t>
        </w:r>
      </w:ins>
      <w:ins w:id="971" w:author="Benton, Deon" w:date="2026-05-16T00:11:00Z" w16du:dateUtc="2026-05-16T05:11:00Z">
        <w:r w:rsidR="00466B42">
          <w:rPr>
            <w:rFonts w:ascii="Times New Roman" w:hAnsi="Times New Roman" w:cs="Times New Roman"/>
          </w:rPr>
          <w:t xml:space="preserve">No-Obstacle test event than at the Obstacle one </w:t>
        </w:r>
      </w:ins>
      <w:ins w:id="972" w:author="Benton, Deon" w:date="2026-05-16T00:21:00Z" w16du:dateUtc="2026-05-16T05:21:00Z">
        <w:r w:rsidR="00771028">
          <w:rPr>
            <w:rFonts w:ascii="Times New Roman" w:hAnsi="Times New Roman" w:cs="Times New Roman"/>
          </w:rPr>
          <w:t>because the</w:t>
        </w:r>
      </w:ins>
      <w:ins w:id="973" w:author="Benton, Deon" w:date="2026-05-16T00:11:00Z" w16du:dateUtc="2026-05-16T05:11:00Z">
        <w:r w:rsidR="00466B42">
          <w:rPr>
            <w:rFonts w:ascii="Times New Roman" w:hAnsi="Times New Roman" w:cs="Times New Roman"/>
          </w:rPr>
          <w:t xml:space="preserve"> presence of curved motion in the absence of an obstacle</w:t>
        </w:r>
      </w:ins>
      <w:ins w:id="974" w:author="Benton, Deon" w:date="2026-05-16T00:21:00Z" w16du:dateUtc="2026-05-16T05:21:00Z">
        <w:r w:rsidR="00771028">
          <w:rPr>
            <w:rFonts w:ascii="Times New Roman" w:hAnsi="Times New Roman" w:cs="Times New Roman"/>
          </w:rPr>
          <w:t xml:space="preserve"> in the No-O</w:t>
        </w:r>
      </w:ins>
      <w:ins w:id="975" w:author="Benton, Deon" w:date="2026-05-16T00:22:00Z" w16du:dateUtc="2026-05-16T05:22:00Z">
        <w:r w:rsidR="00771028">
          <w:rPr>
            <w:rFonts w:ascii="Times New Roman" w:hAnsi="Times New Roman" w:cs="Times New Roman"/>
          </w:rPr>
          <w:t>bstacle event</w:t>
        </w:r>
      </w:ins>
      <w:ins w:id="976" w:author="Benton, Deon" w:date="2026-05-16T00:11:00Z" w16du:dateUtc="2026-05-16T05:11:00Z">
        <w:r w:rsidR="00466B42">
          <w:rPr>
            <w:rFonts w:ascii="Times New Roman" w:hAnsi="Times New Roman" w:cs="Times New Roman"/>
          </w:rPr>
          <w:t xml:space="preserve"> violated a</w:t>
        </w:r>
      </w:ins>
      <w:ins w:id="977" w:author="Benton, Deon" w:date="2026-05-16T00:22:00Z" w16du:dateUtc="2026-05-16T05:22:00Z">
        <w:r w:rsidR="00771028">
          <w:rPr>
            <w:rFonts w:ascii="Times New Roman" w:hAnsi="Times New Roman" w:cs="Times New Roman"/>
          </w:rPr>
          <w:t>n association that was established during the pretraining phase between curved motion and obstacles; no such violation occurred in the Obstacle test event.</w:t>
        </w:r>
      </w:ins>
      <w:ins w:id="978" w:author="Benton, Deon" w:date="2026-05-16T00:11:00Z" w16du:dateUtc="2026-05-16T05:11:00Z">
        <w:r w:rsidR="00466B42">
          <w:rPr>
            <w:rFonts w:ascii="Times New Roman" w:hAnsi="Times New Roman" w:cs="Times New Roman"/>
          </w:rPr>
          <w:t xml:space="preserve"> </w:t>
        </w:r>
      </w:ins>
    </w:p>
    <w:p w14:paraId="14D9B74A" w14:textId="0565A35D" w:rsidR="005735F8" w:rsidRDefault="001C35AE" w:rsidP="00255559">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Pr>
          <w:rFonts w:ascii="Times New Roman" w:hAnsi="Times New Roman" w:cs="Times New Roman"/>
        </w:rPr>
        <w:t xml:space="preserve"> suggests that </w:t>
      </w:r>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r>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268CE1C3"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w:t>
      </w:r>
      <w:r w:rsidR="003C2506">
        <w:rPr>
          <w:rFonts w:ascii="Times New Roman" w:hAnsi="Times New Roman" w:cs="Times New Roman"/>
        </w:rPr>
        <w:lastRenderedPageBreak/>
        <w:t>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173ADBEB"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this did not happen in the corresponding 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w:t>
      </w:r>
      <w:r w:rsidR="007F617E">
        <w:rPr>
          <w:rFonts w:ascii="Times New Roman" w:hAnsi="Times New Roman" w:cs="Times New Roman"/>
        </w:rPr>
        <w:lastRenderedPageBreak/>
        <w:t>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0E2F7C5D"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33D59E13"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produced greater error to </w:t>
      </w:r>
      <w:r w:rsidR="00EC79AC">
        <w:rPr>
          <w:rFonts w:ascii="Times New Roman" w:hAnsi="Times New Roman" w:cs="Times New Roman"/>
        </w:rPr>
        <w:lastRenderedPageBreak/>
        <w:t xml:space="preserve">that condition’s inconsistent test event than to the consistent one. Thus, networks </w:t>
      </w:r>
      <w:r w:rsidR="009316B0">
        <w:rPr>
          <w:rFonts w:ascii="Times New Roman" w:hAnsi="Times New Roman" w:cs="Times New Roman"/>
        </w:rPr>
        <w:t xml:space="preserve">in the Inferring Goals condition </w:t>
      </w:r>
      <w:r w:rsidR="00027A15">
        <w:rPr>
          <w:rFonts w:ascii="Times New Roman" w:hAnsi="Times New Roman" w:cs="Times New Roman"/>
        </w:rPr>
        <w:t xml:space="preserve">produced greater error to </w:t>
      </w:r>
      <w:r w:rsidR="00EC79AC">
        <w:rPr>
          <w:rFonts w:ascii="Times New Roman" w:hAnsi="Times New Roman" w:cs="Times New Roman"/>
        </w:rPr>
        <w:t>the Incongruent test event than at the Congruent one</w:t>
      </w:r>
      <w:r w:rsidR="00027A15">
        <w:rPr>
          <w:rFonts w:ascii="Times New Roman" w:hAnsi="Times New Roman" w:cs="Times New Roman"/>
        </w:rPr>
        <w:t>, and</w:t>
      </w:r>
      <w:r w:rsidR="00DC61F9">
        <w:rPr>
          <w:rFonts w:ascii="Times New Roman" w:hAnsi="Times New Roman" w:cs="Times New Roman"/>
        </w:rPr>
        <w:t xml:space="preserve"> networks in the Inferring Constraints condition produced greater error to the No-Obstacle test event than tot the Obstacle test event. Given that the only difference between ALIAS and ALIAS-2 is that</w:t>
      </w:r>
      <w:r w:rsidR="00AC0BCA">
        <w:rPr>
          <w:rFonts w:ascii="Times New Roman" w:hAnsi="Times New Roman" w:cs="Times New Roman"/>
        </w:rPr>
        <w:t xml:space="preserve"> the former implements</w:t>
      </w:r>
      <w:r w:rsidR="00DC61F9">
        <w:rPr>
          <w:rFonts w:ascii="Times New Roman" w:hAnsi="Times New Roman" w:cs="Times New Roman"/>
        </w:rPr>
        <w:t xml:space="preserve"> differential </w:t>
      </w:r>
      <w:r w:rsidR="00AC0BCA">
        <w:rPr>
          <w:rFonts w:ascii="Times New Roman" w:hAnsi="Times New Roman" w:cs="Times New Roman"/>
        </w:rPr>
        <w:t xml:space="preserve">barrier </w:t>
      </w:r>
      <w:r w:rsidR="00DC61F9">
        <w:rPr>
          <w:rFonts w:ascii="Times New Roman" w:hAnsi="Times New Roman" w:cs="Times New Roman"/>
        </w:rPr>
        <w:t>salience</w:t>
      </w:r>
      <w:r w:rsidR="00AC0BCA">
        <w:rPr>
          <w:rFonts w:ascii="Times New Roman" w:hAnsi="Times New Roman" w:cs="Times New Roman"/>
        </w:rPr>
        <w:t xml:space="preserve"> whereas the latter does not. ALIAS-2’s success suggests</w:t>
      </w:r>
      <w:r w:rsidR="00DC61F9">
        <w:rPr>
          <w:rFonts w:ascii="Times New Roman" w:hAnsi="Times New Roman" w:cs="Times New Roman"/>
        </w:rPr>
        <w:t xml:space="preserve"> that</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w:t>
      </w:r>
      <w:r w:rsidR="00AC0BCA">
        <w:rPr>
          <w:rFonts w:ascii="Times New Roman" w:hAnsi="Times New Roman" w:cs="Times New Roman"/>
        </w:rPr>
        <w:t xml:space="preserve"> heretofore </w:t>
      </w:r>
      <w:r w:rsidR="000E090D">
        <w:rPr>
          <w:rFonts w:ascii="Times New Roman" w:hAnsi="Times New Roman" w:cs="Times New Roman"/>
        </w:rPr>
        <w:t xml:space="preserve">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w:t>
      </w:r>
      <w:r w:rsidR="00A07AC9">
        <w:rPr>
          <w:rFonts w:ascii="Times New Roman" w:hAnsi="Times New Roman" w:cs="Times New Roman"/>
        </w:rPr>
        <w:t xml:space="preserve">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behaviors in </w:t>
      </w:r>
      <w:ins w:id="979" w:author="Benton, Deon" w:date="2026-05-16T15:39:00Z" w16du:dateUtc="2026-05-16T20:39:00Z">
        <w:r w:rsidR="00DB0881">
          <w:rPr>
            <w:rFonts w:ascii="Times New Roman" w:hAnsi="Times New Roman" w:cs="Times New Roman"/>
          </w:rPr>
          <w:t>action efficiency understanding</w:t>
        </w:r>
      </w:ins>
      <w:r w:rsidR="009B5BBB">
        <w:rPr>
          <w:rFonts w:ascii="Times New Roman" w:hAnsi="Times New Roman" w:cs="Times New Roman"/>
        </w:rPr>
        <w:t xml:space="preserve">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it fail</w:t>
      </w:r>
      <w:r w:rsidR="00CD5C5B">
        <w:rPr>
          <w:rFonts w:ascii="Times New Roman" w:hAnsi="Times New Roman" w:cs="Times New Roman"/>
        </w:rPr>
        <w:t>ed</w:t>
      </w:r>
      <w:r w:rsidR="000B67D6">
        <w:rPr>
          <w:rFonts w:ascii="Times New Roman" w:hAnsi="Times New Roman" w:cs="Times New Roman"/>
        </w:rPr>
        <w:t xml:space="preserve"> to capture the first two target findings. Any </w:t>
      </w:r>
      <w:r w:rsidR="00004EE8">
        <w:rPr>
          <w:rFonts w:ascii="Times New Roman" w:hAnsi="Times New Roman" w:cs="Times New Roman"/>
        </w:rPr>
        <w:t xml:space="preserve">worthy model </w:t>
      </w:r>
      <w:r w:rsidR="00CD5C5B">
        <w:rPr>
          <w:rFonts w:ascii="Times New Roman" w:hAnsi="Times New Roman" w:cs="Times New Roman"/>
        </w:rPr>
        <w:t>simulating the processing underpinning</w:t>
      </w:r>
      <w:r w:rsidR="000B67D6">
        <w:rPr>
          <w:rFonts w:ascii="Times New Roman" w:hAnsi="Times New Roman" w:cs="Times New Roman"/>
        </w:rPr>
        <w:t xml:space="preserve"> infants’ looking behaviors</w:t>
      </w:r>
      <w:r w:rsidR="003F443C">
        <w:rPr>
          <w:rFonts w:ascii="Times New Roman" w:hAnsi="Times New Roman" w:cs="Times New Roman"/>
        </w:rPr>
        <w:t xml:space="preserve"> in </w:t>
      </w:r>
      <w:ins w:id="980" w:author="Benton, Deon" w:date="2026-05-16T15:39:00Z" w16du:dateUtc="2026-05-16T20:39:00Z">
        <w:r w:rsidR="00DB0881">
          <w:rPr>
            <w:rFonts w:ascii="Times New Roman" w:hAnsi="Times New Roman" w:cs="Times New Roman"/>
          </w:rPr>
          <w:t>action efficiency understanding</w:t>
        </w:r>
      </w:ins>
      <w:r w:rsidR="003F443C">
        <w:rPr>
          <w:rFonts w:ascii="Times New Roman" w:hAnsi="Times New Roman" w:cs="Times New Roman"/>
        </w:rPr>
        <w:t xml:space="preserve"> studies</w:t>
      </w:r>
      <w:r w:rsidR="000B67D6">
        <w:rPr>
          <w:rFonts w:ascii="Times New Roman" w:hAnsi="Times New Roman" w:cs="Times New Roman"/>
        </w:rPr>
        <w:t xml:space="preserve"> </w:t>
      </w:r>
      <w:r w:rsidR="00B070EB">
        <w:rPr>
          <w:rFonts w:ascii="Times New Roman" w:hAnsi="Times New Roman" w:cs="Times New Roman"/>
        </w:rPr>
        <w:t>must</w:t>
      </w:r>
      <w:r w:rsidR="000B67D6">
        <w:rPr>
          <w:rFonts w:ascii="Times New Roman" w:hAnsi="Times New Roman" w:cs="Times New Roman"/>
        </w:rPr>
        <w:t xml:space="preserve"> capture the </w:t>
      </w:r>
      <w:r w:rsidR="003F443C" w:rsidRPr="00490314">
        <w:rPr>
          <w:rFonts w:ascii="Times New Roman" w:hAnsi="Times New Roman" w:cs="Times New Roman"/>
          <w:i/>
          <w:iCs/>
        </w:rPr>
        <w:t>complete</w:t>
      </w:r>
      <w:r w:rsidR="003F443C">
        <w:rPr>
          <w:rFonts w:ascii="Times New Roman" w:hAnsi="Times New Roman" w:cs="Times New Roman"/>
        </w:rPr>
        <w:t xml:space="preserve"> range of target findings.</w:t>
      </w:r>
      <w:r w:rsidR="00D66C70">
        <w:rPr>
          <w:rFonts w:ascii="Times New Roman" w:hAnsi="Times New Roman" w:cs="Times New Roman"/>
        </w:rPr>
        <w:t xml:space="preserve"> </w:t>
      </w:r>
    </w:p>
    <w:p w14:paraId="6D912F94" w14:textId="1277C7E8"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w:t>
      </w:r>
      <w:r w:rsidR="00E45F83">
        <w:rPr>
          <w:rFonts w:ascii="Times New Roman" w:hAnsi="Times New Roman" w:cs="Times New Roman"/>
        </w:rPr>
        <w:t xml:space="preserve"> based on rational inferences and domain-specific mechanisms</w:t>
      </w:r>
      <w:r>
        <w:rPr>
          <w:rFonts w:ascii="Times New Roman" w:hAnsi="Times New Roman" w:cs="Times New Roman"/>
        </w:rPr>
        <w:t xml:space="preserve">.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Constraints </w:t>
      </w:r>
      <w:r w:rsidR="00D419A7">
        <w:rPr>
          <w:rFonts w:ascii="Times New Roman" w:hAnsi="Times New Roman" w:cs="Times New Roman"/>
        </w:rPr>
        <w:t xml:space="preserve">conditions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ALIAS 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w:t>
      </w:r>
      <w:r w:rsidR="00F6320D">
        <w:rPr>
          <w:rFonts w:ascii="Times New Roman" w:hAnsi="Times New Roman" w:cs="Times New Roman"/>
        </w:rPr>
        <w:t>, actions,</w:t>
      </w:r>
      <w:r w:rsidR="005B40D5">
        <w:rPr>
          <w:rFonts w:ascii="Times New Roman" w:hAnsi="Times New Roman" w:cs="Times New Roman"/>
        </w:rPr>
        <w:t xml:space="preserve">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w:t>
      </w:r>
      <w:r w:rsidR="009C742B">
        <w:rPr>
          <w:rFonts w:ascii="Times New Roman" w:hAnsi="Times New Roman" w:cs="Times New Roman"/>
        </w:rPr>
        <w:t xml:space="preserve"> </w:t>
      </w:r>
      <w:r w:rsidR="0007750A">
        <w:rPr>
          <w:rFonts w:ascii="Times New Roman" w:hAnsi="Times New Roman" w:cs="Times New Roman"/>
        </w:rPr>
        <w:t xml:space="preserve">a domain-general associative </w:t>
      </w:r>
      <w:r w:rsidR="0007750A">
        <w:rPr>
          <w:rFonts w:ascii="Times New Roman" w:hAnsi="Times New Roman" w:cs="Times New Roman"/>
        </w:rPr>
        <w:lastRenderedPageBreak/>
        <w:t>learning mechanism that</w:t>
      </w:r>
      <w:r w:rsidR="009C742B">
        <w:rPr>
          <w:rFonts w:ascii="Times New Roman" w:hAnsi="Times New Roman" w:cs="Times New Roman"/>
        </w:rPr>
        <w:t>, in the real world and in the lab,</w:t>
      </w:r>
      <w:r w:rsidR="0007750A">
        <w:rPr>
          <w:rFonts w:ascii="Times New Roman" w:hAnsi="Times New Roman" w:cs="Times New Roman"/>
        </w:rPr>
        <w:t xml:space="preserve">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3B88DEC8" w14:textId="5F98579F" w:rsidR="00227F52" w:rsidRDefault="00847F52" w:rsidP="005D2110">
      <w:pPr>
        <w:spacing w:line="480" w:lineRule="auto"/>
        <w:ind w:firstLine="720"/>
        <w:contextualSpacing/>
        <w:rPr>
          <w:ins w:id="981" w:author="Benton, Deon" w:date="2026-04-28T15:50:00Z" w16du:dateUtc="2026-04-28T20:50:00Z"/>
          <w:rFonts w:ascii="Times New Roman" w:hAnsi="Times New Roman" w:cs="Times New Roman"/>
        </w:rPr>
      </w:pPr>
      <w:r>
        <w:rPr>
          <w:rFonts w:ascii="Times New Roman" w:hAnsi="Times New Roman" w:cs="Times New Roman"/>
        </w:rPr>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sidR="0034590D">
        <w:rPr>
          <w:rFonts w:ascii="Times New Roman" w:hAnsi="Times New Roman" w:cs="Times New Roman"/>
        </w:rPr>
        <w:t>can capture additional findings that might, at first blush, seem to challenge associative-learning proposal</w:t>
      </w:r>
      <w:r w:rsidR="00C33F7B">
        <w:rPr>
          <w:rFonts w:ascii="Times New Roman" w:hAnsi="Times New Roman" w:cs="Times New Roman"/>
        </w:rPr>
        <w:t xml:space="preserve">s. </w:t>
      </w:r>
      <w:r w:rsidR="001B4043">
        <w:rPr>
          <w:rFonts w:ascii="Times New Roman" w:hAnsi="Times New Roman" w:cs="Times New Roman"/>
        </w:rPr>
        <w:t xml:space="preserve">One such finding is that </w:t>
      </w:r>
      <w:r w:rsidR="00922807">
        <w:rPr>
          <w:rFonts w:ascii="Times New Roman" w:hAnsi="Times New Roman" w:cs="Times New Roman"/>
        </w:rPr>
        <w:t>showing that</w:t>
      </w:r>
      <w:r w:rsidR="00A231E7">
        <w:rPr>
          <w:rFonts w:ascii="Times New Roman" w:hAnsi="Times New Roman" w:cs="Times New Roman"/>
        </w:rPr>
        <w:t>, in addition to representing the efficiency of an action in an all-or-none fashion,</w:t>
      </w:r>
      <w:r w:rsidR="00922807">
        <w:rPr>
          <w:rFonts w:ascii="Times New Roman" w:hAnsi="Times New Roman" w:cs="Times New Roman"/>
        </w:rPr>
        <w:t xml:space="preserve"> 6-month-old infants </w:t>
      </w:r>
      <w:r w:rsidR="00A231E7">
        <w:rPr>
          <w:rFonts w:ascii="Times New Roman" w:hAnsi="Times New Roman" w:cs="Times New Roman"/>
        </w:rPr>
        <w:t>can ostensibly</w:t>
      </w:r>
      <w:r w:rsidR="00922807" w:rsidRPr="00922807">
        <w:rPr>
          <w:rFonts w:ascii="Times New Roman" w:hAnsi="Times New Roman" w:cs="Times New Roman"/>
        </w:rPr>
        <w:t xml:space="preserve"> represent action efficiency continuously (e.g., Liu &amp; Spelke, 2017).</w:t>
      </w:r>
      <w:r w:rsidR="00922807">
        <w:rPr>
          <w:rFonts w:ascii="Times New Roman" w:hAnsi="Times New Roman" w:cs="Times New Roman"/>
        </w:rPr>
        <w:t xml:space="preserve"> </w:t>
      </w:r>
      <w:ins w:id="982" w:author="Benton, Deon" w:date="2026-04-28T15:47:00Z" w16du:dateUtc="2026-04-28T20:47:00Z">
        <w:r w:rsidR="00181458">
          <w:rPr>
            <w:rFonts w:ascii="Times New Roman" w:hAnsi="Times New Roman" w:cs="Times New Roman"/>
          </w:rPr>
          <w:t>In the first experiment of this study infants</w:t>
        </w:r>
      </w:ins>
      <w:r w:rsidR="001D6F9E">
        <w:rPr>
          <w:rFonts w:ascii="Times New Roman" w:hAnsi="Times New Roman" w:cs="Times New Roman"/>
        </w:rPr>
        <w:t xml:space="preserve"> </w:t>
      </w:r>
      <w:r w:rsidR="00A231E7">
        <w:rPr>
          <w:rFonts w:ascii="Times New Roman" w:hAnsi="Times New Roman" w:cs="Times New Roman"/>
        </w:rPr>
        <w:t>were habituated</w:t>
      </w:r>
      <w:r w:rsidR="00A231E7" w:rsidRPr="00A231E7">
        <w:rPr>
          <w:rFonts w:ascii="Times New Roman" w:hAnsi="Times New Roman" w:cs="Times New Roman"/>
        </w:rPr>
        <w:t xml:space="preserve"> to an event in which a </w:t>
      </w:r>
      <w:r w:rsidR="00CB745E">
        <w:rPr>
          <w:rFonts w:ascii="Times New Roman" w:hAnsi="Times New Roman" w:cs="Times New Roman"/>
        </w:rPr>
        <w:t>cartoon-like character</w:t>
      </w:r>
      <w:r w:rsidR="00A231E7" w:rsidRPr="00A231E7">
        <w:rPr>
          <w:rFonts w:ascii="Times New Roman" w:hAnsi="Times New Roman" w:cs="Times New Roman"/>
        </w:rPr>
        <w:t xml:space="preserve"> jumped over a barrier to reach </w:t>
      </w:r>
      <w:r w:rsidR="00CB745E">
        <w:rPr>
          <w:rFonts w:ascii="Times New Roman" w:hAnsi="Times New Roman" w:cs="Times New Roman"/>
        </w:rPr>
        <w:t>another cartoon-like character</w:t>
      </w:r>
      <w:r w:rsidR="00A231E7" w:rsidRPr="00A231E7">
        <w:rPr>
          <w:rFonts w:ascii="Times New Roman" w:hAnsi="Times New Roman" w:cs="Times New Roman"/>
        </w:rPr>
        <w:t xml:space="preserve"> on the other side.</w:t>
      </w:r>
      <w:ins w:id="983" w:author="Benton, Deon" w:date="2026-04-28T15:48:00Z" w16du:dateUtc="2026-04-28T20:48:00Z">
        <w:r w:rsidR="00747CCB">
          <w:rPr>
            <w:rFonts w:ascii="Times New Roman" w:hAnsi="Times New Roman" w:cs="Times New Roman"/>
          </w:rPr>
          <w:t xml:space="preserve"> These infants were then tested on two events</w:t>
        </w:r>
      </w:ins>
      <w:ins w:id="984" w:author="Benton, Deon" w:date="2026-04-28T15:49:00Z" w16du:dateUtc="2026-04-28T20:49:00Z">
        <w:r w:rsidR="00747CCB">
          <w:rPr>
            <w:rFonts w:ascii="Times New Roman" w:hAnsi="Times New Roman" w:cs="Times New Roman"/>
          </w:rPr>
          <w:t xml:space="preserve">—the barrier shown in both test events was now much shorter than that shown during habituation. </w:t>
        </w:r>
        <w:r w:rsidR="00747CCB" w:rsidRPr="00A231E7">
          <w:rPr>
            <w:rFonts w:ascii="Times New Roman" w:hAnsi="Times New Roman" w:cs="Times New Roman"/>
          </w:rPr>
          <w:t xml:space="preserve">In the </w:t>
        </w:r>
      </w:ins>
      <w:ins w:id="985" w:author="Benton, Deon" w:date="2026-05-16T01:04:00Z" w16du:dateUtc="2026-05-16T06:04:00Z">
        <w:r w:rsidR="00C727CC">
          <w:rPr>
            <w:rFonts w:ascii="Times New Roman" w:hAnsi="Times New Roman" w:cs="Times New Roman"/>
          </w:rPr>
          <w:t>Low, efficient</w:t>
        </w:r>
      </w:ins>
      <w:ins w:id="986" w:author="Benton, Deon" w:date="2026-04-28T15:49:00Z" w16du:dateUtc="2026-04-28T20:49:00Z">
        <w:r w:rsidR="00747CCB" w:rsidRPr="00A231E7">
          <w:rPr>
            <w:rFonts w:ascii="Times New Roman" w:hAnsi="Times New Roman" w:cs="Times New Roman"/>
          </w:rPr>
          <w:t xml:space="preserve"> jump test event, the </w:t>
        </w:r>
        <w:r w:rsidR="00747CCB">
          <w:rPr>
            <w:rFonts w:ascii="Times New Roman" w:hAnsi="Times New Roman" w:cs="Times New Roman"/>
          </w:rPr>
          <w:t>height of the agent’s jump was sufficient</w:t>
        </w:r>
        <w:r w:rsidR="00747CCB" w:rsidRPr="00A231E7">
          <w:rPr>
            <w:rFonts w:ascii="Times New Roman" w:hAnsi="Times New Roman" w:cs="Times New Roman"/>
          </w:rPr>
          <w:t xml:space="preserve"> to clear th</w:t>
        </w:r>
        <w:r w:rsidR="00747CCB">
          <w:rPr>
            <w:rFonts w:ascii="Times New Roman" w:hAnsi="Times New Roman" w:cs="Times New Roman"/>
          </w:rPr>
          <w:t>e</w:t>
        </w:r>
        <w:r w:rsidR="00747CCB" w:rsidRPr="00A231E7">
          <w:rPr>
            <w:rFonts w:ascii="Times New Roman" w:hAnsi="Times New Roman" w:cs="Times New Roman"/>
          </w:rPr>
          <w:t xml:space="preserve"> barrier. In the </w:t>
        </w:r>
      </w:ins>
      <w:ins w:id="987" w:author="Benton, Deon" w:date="2026-05-16T01:04:00Z" w16du:dateUtc="2026-05-16T06:04:00Z">
        <w:r w:rsidR="00C727CC">
          <w:rPr>
            <w:rFonts w:ascii="Times New Roman" w:hAnsi="Times New Roman" w:cs="Times New Roman"/>
          </w:rPr>
          <w:t>H</w:t>
        </w:r>
      </w:ins>
      <w:ins w:id="988" w:author="Benton, Deon" w:date="2026-04-28T15:49:00Z" w16du:dateUtc="2026-04-28T20:49:00Z">
        <w:r w:rsidR="00747CCB" w:rsidRPr="00A231E7">
          <w:rPr>
            <w:rFonts w:ascii="Times New Roman" w:hAnsi="Times New Roman" w:cs="Times New Roman"/>
          </w:rPr>
          <w:t>igh, inefficient jump event,</w:t>
        </w:r>
        <w:r w:rsidR="00747CCB">
          <w:rPr>
            <w:rFonts w:ascii="Times New Roman" w:hAnsi="Times New Roman" w:cs="Times New Roman"/>
          </w:rPr>
          <w:t xml:space="preserve"> however,</w:t>
        </w:r>
        <w:r w:rsidR="00747CCB" w:rsidRPr="00A231E7">
          <w:rPr>
            <w:rFonts w:ascii="Times New Roman" w:hAnsi="Times New Roman" w:cs="Times New Roman"/>
          </w:rPr>
          <w:t xml:space="preserve"> the agent jumped</w:t>
        </w:r>
        <w:r w:rsidR="00747CCB">
          <w:rPr>
            <w:rFonts w:ascii="Times New Roman" w:hAnsi="Times New Roman" w:cs="Times New Roman"/>
          </w:rPr>
          <w:t xml:space="preserve"> as high as it did during habituation</w:t>
        </w:r>
        <w:r w:rsidR="00227F52">
          <w:rPr>
            <w:rFonts w:ascii="Times New Roman" w:hAnsi="Times New Roman" w:cs="Times New Roman"/>
          </w:rPr>
          <w:t xml:space="preserve"> but now much higher than needed to clear the barrier</w:t>
        </w:r>
        <w:r w:rsidR="00747CCB">
          <w:rPr>
            <w:rFonts w:ascii="Times New Roman" w:hAnsi="Times New Roman" w:cs="Times New Roman"/>
          </w:rPr>
          <w:t xml:space="preserve">. </w:t>
        </w:r>
      </w:ins>
      <w:r w:rsidR="001D6F9E">
        <w:rPr>
          <w:rFonts w:ascii="Times New Roman" w:hAnsi="Times New Roman" w:cs="Times New Roman"/>
        </w:rPr>
        <w:t xml:space="preserve"> </w:t>
      </w:r>
      <w:ins w:id="989" w:author="Benton, Deon" w:date="2026-04-28T15:47:00Z" w16du:dateUtc="2026-04-28T20:47:00Z">
        <w:r w:rsidR="005B66DB">
          <w:rPr>
            <w:rFonts w:ascii="Times New Roman" w:hAnsi="Times New Roman" w:cs="Times New Roman"/>
          </w:rPr>
          <w:t>A</w:t>
        </w:r>
        <w:r w:rsidR="00181458">
          <w:rPr>
            <w:rFonts w:ascii="Times New Roman" w:hAnsi="Times New Roman" w:cs="Times New Roman"/>
          </w:rPr>
          <w:t>nother set of infants—tested in Experiment 2</w:t>
        </w:r>
      </w:ins>
      <w:ins w:id="990" w:author="Benton, Deon" w:date="2026-04-28T15:49:00Z" w16du:dateUtc="2026-04-28T20:49:00Z">
        <w:r w:rsidR="00227F52">
          <w:rPr>
            <w:rFonts w:ascii="Times New Roman" w:hAnsi="Times New Roman" w:cs="Times New Roman"/>
          </w:rPr>
          <w:t>—</w:t>
        </w:r>
      </w:ins>
      <w:r w:rsidR="00A231E7" w:rsidRPr="00A231E7">
        <w:rPr>
          <w:rFonts w:ascii="Times New Roman" w:hAnsi="Times New Roman" w:cs="Times New Roman"/>
        </w:rPr>
        <w:t>were habituated to</w:t>
      </w:r>
      <w:ins w:id="991" w:author="Benton, Deon" w:date="2026-04-28T15:49:00Z" w16du:dateUtc="2026-04-28T20:49:00Z">
        <w:r w:rsidR="00227F52">
          <w:rPr>
            <w:rFonts w:ascii="Times New Roman" w:hAnsi="Times New Roman" w:cs="Times New Roman"/>
          </w:rPr>
          <w:t xml:space="preserve"> and tested on the same </w:t>
        </w:r>
      </w:ins>
      <w:ins w:id="992" w:author="Benton, Deon" w:date="2026-04-28T15:50:00Z" w16du:dateUtc="2026-04-28T20:50:00Z">
        <w:r w:rsidR="00227F52">
          <w:rPr>
            <w:rFonts w:ascii="Times New Roman" w:hAnsi="Times New Roman" w:cs="Times New Roman"/>
          </w:rPr>
          <w:t xml:space="preserve">events except that the barrier was located peripherally. </w:t>
        </w:r>
      </w:ins>
      <w:ins w:id="993" w:author="Benton, Deon" w:date="2026-04-28T15:52:00Z" w16du:dateUtc="2026-04-28T20:52:00Z">
        <w:r w:rsidR="008050B6">
          <w:rPr>
            <w:rFonts w:ascii="Times New Roman" w:hAnsi="Times New Roman" w:cs="Times New Roman"/>
          </w:rPr>
          <w:t xml:space="preserve">Liu and Spelke (2017) found that only when the barrier was located beneath the curved motion did infants look longer at the </w:t>
        </w:r>
      </w:ins>
      <w:ins w:id="994" w:author="Benton, Deon" w:date="2026-05-16T01:08:00Z" w16du:dateUtc="2026-05-16T06:08:00Z">
        <w:r w:rsidR="00DD3452">
          <w:rPr>
            <w:rFonts w:ascii="Times New Roman" w:hAnsi="Times New Roman" w:cs="Times New Roman"/>
          </w:rPr>
          <w:t>H</w:t>
        </w:r>
      </w:ins>
      <w:ins w:id="995" w:author="Benton, Deon" w:date="2026-04-28T15:52:00Z" w16du:dateUtc="2026-04-28T20:52:00Z">
        <w:r w:rsidR="008050B6">
          <w:rPr>
            <w:rFonts w:ascii="Times New Roman" w:hAnsi="Times New Roman" w:cs="Times New Roman"/>
          </w:rPr>
          <w:t xml:space="preserve">igh, inefficient test event than at the </w:t>
        </w:r>
      </w:ins>
      <w:ins w:id="996" w:author="Benton, Deon" w:date="2026-05-16T01:08:00Z" w16du:dateUtc="2026-05-16T06:08:00Z">
        <w:r w:rsidR="00DD3452">
          <w:rPr>
            <w:rFonts w:ascii="Times New Roman" w:hAnsi="Times New Roman" w:cs="Times New Roman"/>
          </w:rPr>
          <w:t>L</w:t>
        </w:r>
      </w:ins>
      <w:ins w:id="997" w:author="Benton, Deon" w:date="2026-04-28T15:52:00Z" w16du:dateUtc="2026-04-28T20:52:00Z">
        <w:r w:rsidR="008050B6">
          <w:rPr>
            <w:rFonts w:ascii="Times New Roman" w:hAnsi="Times New Roman" w:cs="Times New Roman"/>
          </w:rPr>
          <w:t>ow, inefficient one; infants in Experiment 2 looked</w:t>
        </w:r>
      </w:ins>
      <w:ins w:id="998" w:author="Benton, Deon" w:date="2026-04-28T15:53:00Z" w16du:dateUtc="2026-04-28T20:53:00Z">
        <w:r w:rsidR="008050B6">
          <w:rPr>
            <w:rFonts w:ascii="Times New Roman" w:hAnsi="Times New Roman" w:cs="Times New Roman"/>
          </w:rPr>
          <w:t xml:space="preserve"> </w:t>
        </w:r>
      </w:ins>
      <w:ins w:id="999" w:author="Benton, Deon" w:date="2026-04-28T15:54:00Z" w16du:dateUtc="2026-04-28T20:54:00Z">
        <w:r w:rsidR="008050B6">
          <w:rPr>
            <w:rFonts w:ascii="Times New Roman" w:hAnsi="Times New Roman" w:cs="Times New Roman"/>
          </w:rPr>
          <w:t xml:space="preserve">about equally long at both test events. If anything, </w:t>
        </w:r>
      </w:ins>
      <w:ins w:id="1000" w:author="Benton, Deon" w:date="2026-04-28T15:53:00Z" w16du:dateUtc="2026-04-28T20:53:00Z">
        <w:r w:rsidR="008050B6">
          <w:rPr>
            <w:rFonts w:ascii="Times New Roman" w:hAnsi="Times New Roman" w:cs="Times New Roman"/>
          </w:rPr>
          <w:t>there was a</w:t>
        </w:r>
      </w:ins>
      <w:ins w:id="1001" w:author="Benton, Deon" w:date="2026-04-28T15:54:00Z" w16du:dateUtc="2026-04-28T20:54:00Z">
        <w:r w:rsidR="008050B6">
          <w:rPr>
            <w:rFonts w:ascii="Times New Roman" w:hAnsi="Times New Roman" w:cs="Times New Roman"/>
          </w:rPr>
          <w:t xml:space="preserve"> numerical, but still</w:t>
        </w:r>
      </w:ins>
      <w:ins w:id="1002" w:author="Benton, Deon" w:date="2026-04-28T15:53:00Z" w16du:dateUtc="2026-04-28T20:53:00Z">
        <w:r w:rsidR="008050B6">
          <w:rPr>
            <w:rFonts w:ascii="Times New Roman" w:hAnsi="Times New Roman" w:cs="Times New Roman"/>
          </w:rPr>
          <w:t xml:space="preserve"> non</w:t>
        </w:r>
      </w:ins>
      <w:ins w:id="1003" w:author="Benton, Deon" w:date="2026-04-28T15:55:00Z" w16du:dateUtc="2026-04-28T20:55:00Z">
        <w:r w:rsidR="008050B6">
          <w:rPr>
            <w:rFonts w:ascii="Times New Roman" w:hAnsi="Times New Roman" w:cs="Times New Roman"/>
          </w:rPr>
          <w:t>-significant,</w:t>
        </w:r>
      </w:ins>
      <w:ins w:id="1004" w:author="Benton, Deon" w:date="2026-04-28T15:53:00Z" w16du:dateUtc="2026-04-28T20:53:00Z">
        <w:r w:rsidR="008050B6">
          <w:rPr>
            <w:rFonts w:ascii="Times New Roman" w:hAnsi="Times New Roman" w:cs="Times New Roman"/>
          </w:rPr>
          <w:t xml:space="preserve"> tendency for</w:t>
        </w:r>
      </w:ins>
      <w:ins w:id="1005" w:author="Benton, Deon" w:date="2026-04-28T15:54:00Z" w16du:dateUtc="2026-04-28T20:54:00Z">
        <w:r w:rsidR="008050B6">
          <w:rPr>
            <w:rFonts w:ascii="Times New Roman" w:hAnsi="Times New Roman" w:cs="Times New Roman"/>
          </w:rPr>
          <w:t xml:space="preserve"> </w:t>
        </w:r>
      </w:ins>
      <w:ins w:id="1006" w:author="Benton, Deon" w:date="2026-04-28T16:00:00Z" w16du:dateUtc="2026-04-28T21:00:00Z">
        <w:r w:rsidR="003C325C">
          <w:rPr>
            <w:rFonts w:ascii="Times New Roman" w:hAnsi="Times New Roman" w:cs="Times New Roman"/>
          </w:rPr>
          <w:t>infants in Experiment 2</w:t>
        </w:r>
      </w:ins>
      <w:ins w:id="1007" w:author="Benton, Deon" w:date="2026-04-28T15:54:00Z" w16du:dateUtc="2026-04-28T20:54:00Z">
        <w:r w:rsidR="008050B6">
          <w:rPr>
            <w:rFonts w:ascii="Times New Roman" w:hAnsi="Times New Roman" w:cs="Times New Roman"/>
          </w:rPr>
          <w:t xml:space="preserve"> to look longer at the </w:t>
        </w:r>
      </w:ins>
      <w:ins w:id="1008" w:author="Benton, Deon" w:date="2026-05-16T01:04:00Z" w16du:dateUtc="2026-05-16T06:04:00Z">
        <w:r w:rsidR="00C727CC">
          <w:rPr>
            <w:rFonts w:ascii="Times New Roman" w:hAnsi="Times New Roman" w:cs="Times New Roman"/>
          </w:rPr>
          <w:t>L</w:t>
        </w:r>
      </w:ins>
      <w:ins w:id="1009" w:author="Benton, Deon" w:date="2026-04-28T15:54:00Z" w16du:dateUtc="2026-04-28T20:54:00Z">
        <w:r w:rsidR="008050B6">
          <w:rPr>
            <w:rFonts w:ascii="Times New Roman" w:hAnsi="Times New Roman" w:cs="Times New Roman"/>
          </w:rPr>
          <w:t>ow, efficient event than at the high on</w:t>
        </w:r>
      </w:ins>
      <w:ins w:id="1010" w:author="Benton, Deon" w:date="2026-04-28T15:55:00Z" w16du:dateUtc="2026-04-28T20:55:00Z">
        <w:r w:rsidR="008050B6">
          <w:rPr>
            <w:rFonts w:ascii="Times New Roman" w:hAnsi="Times New Roman" w:cs="Times New Roman"/>
          </w:rPr>
          <w:t>e</w:t>
        </w:r>
      </w:ins>
      <w:ins w:id="1011" w:author="Benton, Deon" w:date="2026-04-28T15:54:00Z" w16du:dateUtc="2026-04-28T20:54:00Z">
        <w:r w:rsidR="008050B6">
          <w:rPr>
            <w:rFonts w:ascii="Times New Roman" w:hAnsi="Times New Roman" w:cs="Times New Roman"/>
          </w:rPr>
          <w:t>.</w:t>
        </w:r>
      </w:ins>
    </w:p>
    <w:p w14:paraId="199A3619" w14:textId="55D41426" w:rsidR="00847F52" w:rsidRDefault="00227F52" w:rsidP="005D2110">
      <w:pPr>
        <w:spacing w:line="480" w:lineRule="auto"/>
        <w:ind w:firstLine="720"/>
        <w:contextualSpacing/>
        <w:rPr>
          <w:rFonts w:ascii="Times New Roman" w:hAnsi="Times New Roman" w:cs="Times New Roman"/>
        </w:rPr>
      </w:pPr>
      <w:ins w:id="1012" w:author="Benton, Deon" w:date="2026-04-28T15:50:00Z" w16du:dateUtc="2026-04-28T20:50:00Z">
        <w:r>
          <w:rPr>
            <w:rFonts w:ascii="Times New Roman" w:hAnsi="Times New Roman" w:cs="Times New Roman"/>
          </w:rPr>
          <w:t>One question that these studies raised was whether</w:t>
        </w:r>
      </w:ins>
      <w:ins w:id="1013" w:author="Benton, Deon" w:date="2026-04-28T15:55:00Z" w16du:dateUtc="2026-04-28T20:55:00Z">
        <w:r w:rsidR="00801EFC">
          <w:rPr>
            <w:rFonts w:ascii="Times New Roman" w:hAnsi="Times New Roman" w:cs="Times New Roman"/>
          </w:rPr>
          <w:t xml:space="preserve"> infants expect agents that </w:t>
        </w:r>
      </w:ins>
      <w:ins w:id="1014" w:author="Benton, Deon" w:date="2026-04-28T15:56:00Z" w16du:dateUtc="2026-04-28T20:56:00Z">
        <w:r w:rsidR="00801EFC">
          <w:rPr>
            <w:rFonts w:ascii="Times New Roman" w:hAnsi="Times New Roman" w:cs="Times New Roman"/>
          </w:rPr>
          <w:t>engage</w:t>
        </w:r>
      </w:ins>
      <w:ins w:id="1015" w:author="Benton, Deon" w:date="2026-04-28T16:00:00Z" w16du:dateUtc="2026-04-28T21:00:00Z">
        <w:r w:rsidR="001534A0">
          <w:rPr>
            <w:rFonts w:ascii="Times New Roman" w:hAnsi="Times New Roman" w:cs="Times New Roman"/>
          </w:rPr>
          <w:t>d</w:t>
        </w:r>
      </w:ins>
      <w:ins w:id="1016" w:author="Benton, Deon" w:date="2026-04-28T15:56:00Z" w16du:dateUtc="2026-04-28T20:56:00Z">
        <w:r w:rsidR="00801EFC">
          <w:rPr>
            <w:rFonts w:ascii="Times New Roman" w:hAnsi="Times New Roman" w:cs="Times New Roman"/>
          </w:rPr>
          <w:t xml:space="preserve"> in </w:t>
        </w:r>
      </w:ins>
      <w:ins w:id="1017" w:author="Benton, Deon" w:date="2026-04-28T16:00:00Z" w16du:dateUtc="2026-04-28T21:00:00Z">
        <w:r w:rsidR="001534A0">
          <w:rPr>
            <w:rFonts w:ascii="Times New Roman" w:hAnsi="Times New Roman" w:cs="Times New Roman"/>
          </w:rPr>
          <w:t>inefficient and costly</w:t>
        </w:r>
      </w:ins>
      <w:ins w:id="1018" w:author="Benton, Deon" w:date="2026-04-28T15:56:00Z" w16du:dateUtc="2026-04-28T20:56:00Z">
        <w:r w:rsidR="00801EFC">
          <w:rPr>
            <w:rFonts w:ascii="Times New Roman" w:hAnsi="Times New Roman" w:cs="Times New Roman"/>
          </w:rPr>
          <w:t xml:space="preserve"> actions in the past to continue to do so in a new situation</w:t>
        </w:r>
      </w:ins>
      <w:ins w:id="1019" w:author="Benton, Deon" w:date="2026-04-28T16:00:00Z" w16du:dateUtc="2026-04-28T21:00:00Z">
        <w:r w:rsidR="00E35595">
          <w:rPr>
            <w:rFonts w:ascii="Times New Roman" w:hAnsi="Times New Roman" w:cs="Times New Roman"/>
          </w:rPr>
          <w:t xml:space="preserve"> with a different set of constraints</w:t>
        </w:r>
      </w:ins>
      <w:ins w:id="1020" w:author="Benton, Deon" w:date="2026-04-28T15:50:00Z" w16du:dateUtc="2026-04-28T20:50:00Z">
        <w:r>
          <w:rPr>
            <w:rFonts w:ascii="Times New Roman" w:hAnsi="Times New Roman" w:cs="Times New Roman"/>
          </w:rPr>
          <w:t xml:space="preserve">. To address this question, Liu and Spelke (2017) </w:t>
        </w:r>
      </w:ins>
      <w:ins w:id="1021" w:author="Benton, Deon" w:date="2026-04-28T15:51:00Z" w16du:dateUtc="2026-04-28T20:51:00Z">
        <w:r>
          <w:rPr>
            <w:rFonts w:ascii="Times New Roman" w:hAnsi="Times New Roman" w:cs="Times New Roman"/>
          </w:rPr>
          <w:t xml:space="preserve">habituated </w:t>
        </w:r>
      </w:ins>
      <w:ins w:id="1022" w:author="Benton, Deon" w:date="2026-04-28T15:57:00Z" w16du:dateUtc="2026-04-28T20:57:00Z">
        <w:r w:rsidR="00801EFC">
          <w:rPr>
            <w:rFonts w:ascii="Times New Roman" w:hAnsi="Times New Roman" w:cs="Times New Roman"/>
          </w:rPr>
          <w:t xml:space="preserve">a third set of </w:t>
        </w:r>
        <w:r w:rsidR="00801EFC">
          <w:rPr>
            <w:rFonts w:ascii="Times New Roman" w:hAnsi="Times New Roman" w:cs="Times New Roman"/>
          </w:rPr>
          <w:lastRenderedPageBreak/>
          <w:t xml:space="preserve">infants to the </w:t>
        </w:r>
      </w:ins>
      <w:ins w:id="1023" w:author="Benton, Deon" w:date="2026-04-28T16:01:00Z" w16du:dateUtc="2026-04-28T21:01:00Z">
        <w:r w:rsidR="007B5F29">
          <w:rPr>
            <w:rFonts w:ascii="Times New Roman" w:hAnsi="Times New Roman" w:cs="Times New Roman"/>
          </w:rPr>
          <w:t>habituation event used in Experiment 2</w:t>
        </w:r>
      </w:ins>
      <w:ins w:id="1024" w:author="Benton, Deon" w:date="2026-04-28T15:57:00Z" w16du:dateUtc="2026-04-28T20:57:00Z">
        <w:r w:rsidR="00801EFC">
          <w:rPr>
            <w:rFonts w:ascii="Times New Roman" w:hAnsi="Times New Roman" w:cs="Times New Roman"/>
          </w:rPr>
          <w:t>.</w:t>
        </w:r>
      </w:ins>
      <w:ins w:id="1025" w:author="Benton, Deon" w:date="2026-04-28T16:01:00Z" w16du:dateUtc="2026-04-28T21:01:00Z">
        <w:r w:rsidR="007B5F29">
          <w:rPr>
            <w:rFonts w:ascii="Times New Roman" w:hAnsi="Times New Roman" w:cs="Times New Roman"/>
          </w:rPr>
          <w:t xml:space="preserve"> Instead of testing infants on efficient and inefficient actions that occur besides</w:t>
        </w:r>
      </w:ins>
      <w:ins w:id="1026" w:author="Benton, Deon" w:date="2026-04-28T16:02:00Z" w16du:dateUtc="2026-04-28T21:02:00Z">
        <w:r w:rsidR="007B5F29">
          <w:rPr>
            <w:rFonts w:ascii="Times New Roman" w:hAnsi="Times New Roman" w:cs="Times New Roman"/>
          </w:rPr>
          <w:t xml:space="preserve"> a barrier, however, these</w:t>
        </w:r>
      </w:ins>
      <w:ins w:id="1027" w:author="Benton, Deon" w:date="2026-04-28T15:57:00Z" w16du:dateUtc="2026-04-28T20:57:00Z">
        <w:r w:rsidR="00801EFC">
          <w:rPr>
            <w:rFonts w:ascii="Times New Roman" w:hAnsi="Times New Roman" w:cs="Times New Roman"/>
          </w:rPr>
          <w:t xml:space="preserve"> </w:t>
        </w:r>
      </w:ins>
      <w:ins w:id="1028" w:author="Benton, Deon" w:date="2026-04-28T16:02:00Z" w16du:dateUtc="2026-04-28T21:02:00Z">
        <w:r w:rsidR="007B5F29">
          <w:rPr>
            <w:rFonts w:ascii="Times New Roman" w:hAnsi="Times New Roman" w:cs="Times New Roman"/>
          </w:rPr>
          <w:t>infants</w:t>
        </w:r>
      </w:ins>
      <w:ins w:id="1029" w:author="Benton, Deon" w:date="2026-04-28T15:57:00Z" w16du:dateUtc="2026-04-28T20:57:00Z">
        <w:r w:rsidR="00801EFC">
          <w:rPr>
            <w:rFonts w:ascii="Times New Roman" w:hAnsi="Times New Roman" w:cs="Times New Roman"/>
          </w:rPr>
          <w:t xml:space="preserve"> were </w:t>
        </w:r>
      </w:ins>
      <w:ins w:id="1030" w:author="Benton, Deon" w:date="2026-04-28T16:02:00Z" w16du:dateUtc="2026-04-28T21:02:00Z">
        <w:r w:rsidR="007B5F29">
          <w:rPr>
            <w:rFonts w:ascii="Times New Roman" w:hAnsi="Times New Roman" w:cs="Times New Roman"/>
          </w:rPr>
          <w:t xml:space="preserve">tested on the test events used in Experiment 1, </w:t>
        </w:r>
      </w:ins>
      <w:ins w:id="1031" w:author="Benton, Deon" w:date="2026-04-28T15:57:00Z" w16du:dateUtc="2026-04-28T20:57:00Z">
        <w:r w:rsidR="00801EFC">
          <w:rPr>
            <w:rFonts w:ascii="Times New Roman" w:hAnsi="Times New Roman" w:cs="Times New Roman"/>
          </w:rPr>
          <w:t>which the barrier was located beneath the arced motion.</w:t>
        </w:r>
      </w:ins>
      <w:ins w:id="1032" w:author="Benton, Deon" w:date="2026-04-28T15:58:00Z" w16du:dateUtc="2026-04-28T20:58:00Z">
        <w:r w:rsidR="003C325C">
          <w:rPr>
            <w:rFonts w:ascii="Times New Roman" w:hAnsi="Times New Roman" w:cs="Times New Roman"/>
          </w:rPr>
          <w:t xml:space="preserve"> </w:t>
        </w:r>
      </w:ins>
      <w:ins w:id="1033" w:author="Benton, Deon" w:date="2026-04-28T16:03:00Z" w16du:dateUtc="2026-04-28T21:03:00Z">
        <w:r w:rsidR="007B5F29">
          <w:rPr>
            <w:rFonts w:ascii="Times New Roman" w:hAnsi="Times New Roman" w:cs="Times New Roman"/>
          </w:rPr>
          <w:t xml:space="preserve">As was the case for infants in Experiment 1, infants looked longer at the </w:t>
        </w:r>
      </w:ins>
      <w:ins w:id="1034" w:author="Benton, Deon" w:date="2026-05-16T01:08:00Z" w16du:dateUtc="2026-05-16T06:08:00Z">
        <w:r w:rsidR="00DD3452">
          <w:rPr>
            <w:rFonts w:ascii="Times New Roman" w:hAnsi="Times New Roman" w:cs="Times New Roman"/>
          </w:rPr>
          <w:t>H</w:t>
        </w:r>
      </w:ins>
      <w:ins w:id="1035" w:author="Benton, Deon" w:date="2026-04-28T16:03:00Z" w16du:dateUtc="2026-04-28T21:03:00Z">
        <w:r w:rsidR="007B5F29">
          <w:rPr>
            <w:rFonts w:ascii="Times New Roman" w:hAnsi="Times New Roman" w:cs="Times New Roman"/>
          </w:rPr>
          <w:t xml:space="preserve">igh, inefficient test event than at the </w:t>
        </w:r>
      </w:ins>
      <w:ins w:id="1036" w:author="Benton, Deon" w:date="2026-05-16T01:04:00Z" w16du:dateUtc="2026-05-16T06:04:00Z">
        <w:r w:rsidR="00C727CC">
          <w:rPr>
            <w:rFonts w:ascii="Times New Roman" w:hAnsi="Times New Roman" w:cs="Times New Roman"/>
          </w:rPr>
          <w:t>L</w:t>
        </w:r>
      </w:ins>
      <w:ins w:id="1037" w:author="Benton, Deon" w:date="2026-04-28T16:03:00Z" w16du:dateUtc="2026-04-28T21:03:00Z">
        <w:r w:rsidR="007B5F29">
          <w:rPr>
            <w:rFonts w:ascii="Times New Roman" w:hAnsi="Times New Roman" w:cs="Times New Roman"/>
          </w:rPr>
          <w:t>ow, efficient one.</w:t>
        </w:r>
      </w:ins>
      <w:ins w:id="1038" w:author="Benton, Deon" w:date="2026-04-28T16:02:00Z" w16du:dateUtc="2026-04-28T21:02:00Z">
        <w:r w:rsidR="007B5F29">
          <w:rPr>
            <w:rFonts w:ascii="Times New Roman" w:hAnsi="Times New Roman" w:cs="Times New Roman"/>
          </w:rPr>
          <w:t xml:space="preserve"> </w:t>
        </w:r>
      </w:ins>
      <w:ins w:id="1039" w:author="Benton, Deon" w:date="2026-04-28T16:05:00Z" w16du:dateUtc="2026-04-28T21:05:00Z">
        <w:r w:rsidR="008525EB">
          <w:rPr>
            <w:rFonts w:ascii="Times New Roman" w:hAnsi="Times New Roman" w:cs="Times New Roman"/>
          </w:rPr>
          <w:t>Together, these results were interpreted to mean</w:t>
        </w:r>
        <w:r w:rsidR="00D26DDC">
          <w:rPr>
            <w:rFonts w:ascii="Times New Roman" w:hAnsi="Times New Roman" w:cs="Times New Roman"/>
          </w:rPr>
          <w:t xml:space="preserve"> two things. First,</w:t>
        </w:r>
      </w:ins>
      <w:r w:rsidR="00070634">
        <w:rPr>
          <w:rFonts w:ascii="Times New Roman" w:hAnsi="Times New Roman" w:cs="Times New Roman"/>
        </w:rPr>
        <w:t xml:space="preserve"> </w:t>
      </w:r>
      <w:r w:rsidR="003F2FD0">
        <w:rPr>
          <w:rFonts w:ascii="Times New Roman" w:hAnsi="Times New Roman" w:cs="Times New Roman"/>
        </w:rPr>
        <w:t>infants can</w:t>
      </w:r>
      <w:r w:rsidR="00A231E7" w:rsidRPr="00A231E7">
        <w:rPr>
          <w:rFonts w:ascii="Times New Roman" w:hAnsi="Times New Roman" w:cs="Times New Roman"/>
        </w:rPr>
        <w:t xml:space="preserve"> represent</w:t>
      </w:r>
      <w:ins w:id="1040" w:author="Benton, Deon" w:date="2026-04-28T16:04:00Z" w16du:dateUtc="2026-04-28T21:04:00Z">
        <w:r w:rsidR="008525EB">
          <w:rPr>
            <w:rFonts w:ascii="Times New Roman" w:hAnsi="Times New Roman" w:cs="Times New Roman"/>
          </w:rPr>
          <w:t xml:space="preserve"> the efficiency of actions in a continuous manner,</w:t>
        </w:r>
      </w:ins>
      <w:r w:rsidR="00A231E7" w:rsidRPr="00A231E7">
        <w:rPr>
          <w:rFonts w:ascii="Times New Roman" w:hAnsi="Times New Roman" w:cs="Times New Roman"/>
        </w:rPr>
        <w:t xml:space="preserve"> </w:t>
      </w:r>
      <w:ins w:id="1041" w:author="Benton, Deon" w:date="2026-04-28T16:06:00Z" w16du:dateUtc="2026-04-28T21:06:00Z">
        <w:r w:rsidR="00D26DDC">
          <w:rPr>
            <w:rFonts w:ascii="Times New Roman" w:hAnsi="Times New Roman" w:cs="Times New Roman"/>
          </w:rPr>
          <w:t xml:space="preserve">Second, if the </w:t>
        </w:r>
      </w:ins>
      <w:ins w:id="1042" w:author="Benton, Deon" w:date="2026-04-28T16:07:00Z" w16du:dateUtc="2026-04-28T21:07:00Z">
        <w:r w:rsidR="00D26DDC">
          <w:rPr>
            <w:rFonts w:ascii="Times New Roman" w:hAnsi="Times New Roman" w:cs="Times New Roman"/>
          </w:rPr>
          <w:t>environmental</w:t>
        </w:r>
      </w:ins>
      <w:ins w:id="1043" w:author="Benton, Deon" w:date="2026-04-28T16:06:00Z" w16du:dateUtc="2026-04-28T21:06:00Z">
        <w:r w:rsidR="00D26DDC">
          <w:rPr>
            <w:rFonts w:ascii="Times New Roman" w:hAnsi="Times New Roman" w:cs="Times New Roman"/>
          </w:rPr>
          <w:t xml:space="preserve"> context does not change, infants no longer expect agents to behave </w:t>
        </w:r>
      </w:ins>
      <w:ins w:id="1044" w:author="Benton, Deon" w:date="2026-04-28T16:07:00Z" w16du:dateUtc="2026-04-28T21:07:00Z">
        <w:r w:rsidR="00D26DDC">
          <w:rPr>
            <w:rFonts w:ascii="Times New Roman" w:hAnsi="Times New Roman" w:cs="Times New Roman"/>
          </w:rPr>
          <w:t xml:space="preserve">efficiently. However, if the infants do not expect </w:t>
        </w:r>
        <w:r w:rsidR="00C543EB">
          <w:rPr>
            <w:rFonts w:ascii="Times New Roman" w:hAnsi="Times New Roman" w:cs="Times New Roman"/>
          </w:rPr>
          <w:t>agents that behaved inefficiently in the past to continue to do so in</w:t>
        </w:r>
      </w:ins>
      <w:ins w:id="1045" w:author="Benton, Deon" w:date="2026-04-28T16:08:00Z" w16du:dateUtc="2026-04-28T21:08:00Z">
        <w:r w:rsidR="00C543EB">
          <w:rPr>
            <w:rFonts w:ascii="Times New Roman" w:hAnsi="Times New Roman" w:cs="Times New Roman"/>
          </w:rPr>
          <w:t xml:space="preserve"> a new situation that differs from the old one.</w:t>
        </w:r>
      </w:ins>
      <w:ins w:id="1046" w:author="Benton, Deon" w:date="2026-04-28T16:06:00Z" w16du:dateUtc="2026-04-28T21:06:00Z">
        <w:r w:rsidR="00D26DDC">
          <w:rPr>
            <w:rFonts w:ascii="Times New Roman" w:hAnsi="Times New Roman" w:cs="Times New Roman"/>
          </w:rPr>
          <w:t xml:space="preserve"> </w:t>
        </w:r>
      </w:ins>
    </w:p>
    <w:p w14:paraId="62E4C8AD" w14:textId="1DBBC4AF" w:rsidR="00070634" w:rsidRDefault="00C543EB" w:rsidP="00853CF6">
      <w:pPr>
        <w:spacing w:line="480" w:lineRule="auto"/>
        <w:ind w:firstLine="720"/>
        <w:contextualSpacing/>
        <w:rPr>
          <w:rFonts w:ascii="Times New Roman" w:hAnsi="Times New Roman" w:cs="Times New Roman"/>
        </w:rPr>
      </w:pPr>
      <w:ins w:id="1047" w:author="Benton, Deon" w:date="2026-04-28T16:09:00Z" w16du:dateUtc="2026-04-28T21:09:00Z">
        <w:r>
          <w:rPr>
            <w:rFonts w:ascii="Times New Roman" w:hAnsi="Times New Roman" w:cs="Times New Roman"/>
          </w:rPr>
          <w:t xml:space="preserve">On the basis of these findings, one might conclude that they </w:t>
        </w:r>
        <w:r w:rsidR="00B503E5">
          <w:rPr>
            <w:rFonts w:ascii="Times New Roman" w:hAnsi="Times New Roman" w:cs="Times New Roman"/>
          </w:rPr>
          <w:t>challenge a simple associative learn</w:t>
        </w:r>
      </w:ins>
      <w:ins w:id="1048" w:author="Benton, Deon" w:date="2026-04-28T16:10:00Z" w16du:dateUtc="2026-04-28T21:10:00Z">
        <w:r w:rsidR="00B503E5">
          <w:rPr>
            <w:rFonts w:ascii="Times New Roman" w:hAnsi="Times New Roman" w:cs="Times New Roman"/>
          </w:rPr>
          <w:t xml:space="preserve">ing account of these data. This is because </w:t>
        </w:r>
      </w:ins>
      <w:ins w:id="1049" w:author="Benton, Deon" w:date="2026-04-29T21:23:00Z" w16du:dateUtc="2026-04-30T02:23:00Z">
        <w:r w:rsidR="009351FD">
          <w:rPr>
            <w:rFonts w:ascii="Times New Roman" w:hAnsi="Times New Roman" w:cs="Times New Roman"/>
          </w:rPr>
          <w:t xml:space="preserve">it might be thought that </w:t>
        </w:r>
      </w:ins>
      <w:ins w:id="1050" w:author="Benton, Deon" w:date="2026-04-28T16:10:00Z" w16du:dateUtc="2026-04-28T21:10:00Z">
        <w:r w:rsidR="00B503E5">
          <w:rPr>
            <w:rFonts w:ascii="Times New Roman" w:hAnsi="Times New Roman" w:cs="Times New Roman"/>
          </w:rPr>
          <w:t>the</w:t>
        </w:r>
      </w:ins>
      <w:r w:rsidR="00002DBA">
        <w:rPr>
          <w:rFonts w:ascii="Times New Roman" w:hAnsi="Times New Roman" w:cs="Times New Roman"/>
        </w:rPr>
        <w:t xml:space="preserve"> predictions that</w:t>
      </w:r>
      <w:ins w:id="1051" w:author="Benton, Deon" w:date="2026-04-28T16:10:00Z" w16du:dateUtc="2026-04-28T21:10:00Z">
        <w:r w:rsidR="00B503E5">
          <w:rPr>
            <w:rFonts w:ascii="Times New Roman" w:hAnsi="Times New Roman" w:cs="Times New Roman"/>
          </w:rPr>
          <w:t xml:space="preserve"> such an account makes</w:t>
        </w:r>
      </w:ins>
      <w:r w:rsidR="00002DBA">
        <w:rPr>
          <w:rFonts w:ascii="Times New Roman" w:hAnsi="Times New Roman" w:cs="Times New Roman"/>
        </w:rPr>
        <w:t xml:space="preserve"> </w:t>
      </w:r>
      <w:ins w:id="1052" w:author="Benton, Deon" w:date="2026-04-29T21:23:00Z" w16du:dateUtc="2026-04-30T02:23:00Z">
        <w:r w:rsidR="009351FD">
          <w:rPr>
            <w:rFonts w:ascii="Times New Roman" w:hAnsi="Times New Roman" w:cs="Times New Roman"/>
          </w:rPr>
          <w:t>are</w:t>
        </w:r>
      </w:ins>
      <w:ins w:id="1053" w:author="Benton, Deon" w:date="2026-04-28T16:10:00Z" w16du:dateUtc="2026-04-28T21:10:00Z">
        <w:r w:rsidR="00B503E5">
          <w:rPr>
            <w:rFonts w:ascii="Times New Roman" w:hAnsi="Times New Roman" w:cs="Times New Roman"/>
          </w:rPr>
          <w:t xml:space="preserve"> fundamentally at odds with how infants actually performed in this study</w:t>
        </w:r>
      </w:ins>
      <w:r w:rsidR="00002DBA">
        <w:rPr>
          <w:rFonts w:ascii="Times New Roman" w:hAnsi="Times New Roman" w:cs="Times New Roman"/>
        </w:rPr>
        <w:t xml:space="preserve">. For example, if </w:t>
      </w:r>
      <w:r w:rsidR="006422FE">
        <w:rPr>
          <w:rFonts w:ascii="Times New Roman" w:hAnsi="Times New Roman" w:cs="Times New Roman"/>
        </w:rPr>
        <w:t>infants’</w:t>
      </w:r>
      <w:r w:rsidR="00002DBA">
        <w:rPr>
          <w:rFonts w:ascii="Times New Roman" w:hAnsi="Times New Roman" w:cs="Times New Roman"/>
        </w:rPr>
        <w:t xml:space="preserve"> performance in this task were </w:t>
      </w:r>
      <w:r w:rsidR="00DD7C73">
        <w:rPr>
          <w:rFonts w:ascii="Times New Roman" w:hAnsi="Times New Roman" w:cs="Times New Roman"/>
        </w:rPr>
        <w:t>governed</w:t>
      </w:r>
      <w:r w:rsidR="00002DBA">
        <w:rPr>
          <w:rFonts w:ascii="Times New Roman" w:hAnsi="Times New Roman" w:cs="Times New Roman"/>
        </w:rPr>
        <w:t xml:space="preserve"> by an associative learning mechanism and </w:t>
      </w:r>
      <w:ins w:id="1054" w:author="Benton, Deon" w:date="2026-04-28T16:11:00Z" w16du:dateUtc="2026-04-28T21:11:00Z">
        <w:r w:rsidR="00B503E5">
          <w:rPr>
            <w:rFonts w:ascii="Times New Roman" w:hAnsi="Times New Roman" w:cs="Times New Roman"/>
          </w:rPr>
          <w:t>a link</w:t>
        </w:r>
      </w:ins>
      <w:r w:rsidR="006422FE">
        <w:rPr>
          <w:rFonts w:ascii="Times New Roman" w:hAnsi="Times New Roman" w:cs="Times New Roman"/>
        </w:rPr>
        <w:t xml:space="preserve"> was established between an</w:t>
      </w:r>
      <w:r w:rsidR="00DD7C73">
        <w:rPr>
          <w:rFonts w:ascii="Times New Roman" w:hAnsi="Times New Roman" w:cs="Times New Roman"/>
        </w:rPr>
        <w:t xml:space="preserve"> obstacle of a certain height and </w:t>
      </w:r>
      <w:r w:rsidR="006422FE">
        <w:rPr>
          <w:rFonts w:ascii="Times New Roman" w:hAnsi="Times New Roman" w:cs="Times New Roman"/>
        </w:rPr>
        <w:t>an arced motion trajectory</w:t>
      </w:r>
      <w:r w:rsidR="00DD7C73">
        <w:rPr>
          <w:rFonts w:ascii="Times New Roman" w:hAnsi="Times New Roman" w:cs="Times New Roman"/>
        </w:rPr>
        <w:t xml:space="preserve"> during habituation, then </w:t>
      </w:r>
      <w:r w:rsidR="00730EFA">
        <w:rPr>
          <w:rFonts w:ascii="Times New Roman" w:hAnsi="Times New Roman" w:cs="Times New Roman"/>
        </w:rPr>
        <w:t>it</w:t>
      </w:r>
      <w:r w:rsidR="00DD7C73">
        <w:rPr>
          <w:rFonts w:ascii="Times New Roman" w:hAnsi="Times New Roman" w:cs="Times New Roman"/>
        </w:rPr>
        <w:t xml:space="preserve"> might be expected that </w:t>
      </w:r>
      <w:ins w:id="1055" w:author="Benton, Deon" w:date="2026-04-28T16:11:00Z" w16du:dateUtc="2026-04-28T21:11:00Z">
        <w:r w:rsidR="00B503E5">
          <w:rPr>
            <w:rFonts w:ascii="Times New Roman" w:hAnsi="Times New Roman" w:cs="Times New Roman"/>
          </w:rPr>
          <w:t xml:space="preserve">infants should show an equivalent increase in looking </w:t>
        </w:r>
      </w:ins>
      <w:ins w:id="1056" w:author="Benton, Deon" w:date="2026-04-28T16:12:00Z" w16du:dateUtc="2026-04-28T21:12:00Z">
        <w:r w:rsidR="00CE3B81">
          <w:rPr>
            <w:rFonts w:ascii="Times New Roman" w:hAnsi="Times New Roman" w:cs="Times New Roman"/>
          </w:rPr>
          <w:t>at</w:t>
        </w:r>
      </w:ins>
      <w:ins w:id="1057" w:author="Benton, Deon" w:date="2026-04-28T16:11:00Z" w16du:dateUtc="2026-04-28T21:11:00Z">
        <w:r w:rsidR="00B503E5">
          <w:rPr>
            <w:rFonts w:ascii="Times New Roman" w:hAnsi="Times New Roman" w:cs="Times New Roman"/>
          </w:rPr>
          <w:t xml:space="preserve"> both test events. The reason is</w:t>
        </w:r>
      </w:ins>
      <w:r w:rsidR="00821757">
        <w:rPr>
          <w:rFonts w:ascii="Times New Roman" w:hAnsi="Times New Roman" w:cs="Times New Roman"/>
        </w:rPr>
        <w:t xml:space="preserve"> that the </w:t>
      </w:r>
      <w:r w:rsidR="00DD7C73">
        <w:rPr>
          <w:rFonts w:ascii="Times New Roman" w:hAnsi="Times New Roman" w:cs="Times New Roman"/>
        </w:rPr>
        <w:t>obstacle information changed in both events—</w:t>
      </w:r>
      <w:r w:rsidR="00821757">
        <w:rPr>
          <w:rFonts w:ascii="Times New Roman" w:hAnsi="Times New Roman" w:cs="Times New Roman"/>
        </w:rPr>
        <w:t>different sized obstacles were shown across the phases.</w:t>
      </w:r>
      <w:ins w:id="1058" w:author="Benton, Deon" w:date="2026-04-28T16:12:00Z" w16du:dateUtc="2026-04-28T21:12:00Z">
        <w:r w:rsidR="00CE3B81">
          <w:rPr>
            <w:rFonts w:ascii="Times New Roman" w:hAnsi="Times New Roman" w:cs="Times New Roman"/>
          </w:rPr>
          <w:t xml:space="preserve"> This means that any association that would have been established between </w:t>
        </w:r>
      </w:ins>
      <w:ins w:id="1059" w:author="Benton, Deon" w:date="2026-04-28T16:13:00Z" w16du:dateUtc="2026-04-28T21:13:00Z">
        <w:r w:rsidR="00CE3B81">
          <w:rPr>
            <w:rFonts w:ascii="Times New Roman" w:hAnsi="Times New Roman" w:cs="Times New Roman"/>
          </w:rPr>
          <w:t xml:space="preserve">a barrier </w:t>
        </w:r>
      </w:ins>
      <w:ins w:id="1060" w:author="Benton, Deon" w:date="2026-04-28T16:12:00Z" w16du:dateUtc="2026-04-28T21:12:00Z">
        <w:r w:rsidR="00CE3B81">
          <w:rPr>
            <w:rFonts w:ascii="Times New Roman" w:hAnsi="Times New Roman" w:cs="Times New Roman"/>
          </w:rPr>
          <w:t>and arced motio</w:t>
        </w:r>
      </w:ins>
      <w:ins w:id="1061" w:author="Benton, Deon" w:date="2026-04-28T16:13:00Z" w16du:dateUtc="2026-04-28T21:13:00Z">
        <w:r w:rsidR="00CE3B81">
          <w:rPr>
            <w:rFonts w:ascii="Times New Roman" w:hAnsi="Times New Roman" w:cs="Times New Roman"/>
          </w:rPr>
          <w:t>n would be violated in both test events.</w:t>
        </w:r>
      </w:ins>
      <w:r w:rsidR="00DD7C73">
        <w:rPr>
          <w:rFonts w:ascii="Times New Roman" w:hAnsi="Times New Roman" w:cs="Times New Roman"/>
        </w:rPr>
        <w:t xml:space="preserve"> </w:t>
      </w:r>
      <w:r w:rsidR="00821757">
        <w:rPr>
          <w:rFonts w:ascii="Times New Roman" w:hAnsi="Times New Roman" w:cs="Times New Roman"/>
        </w:rPr>
        <w:t>I</w:t>
      </w:r>
      <w:r w:rsidR="0025765E">
        <w:rPr>
          <w:rFonts w:ascii="Times New Roman" w:hAnsi="Times New Roman" w:cs="Times New Roman"/>
        </w:rPr>
        <w:t xml:space="preserve">f </w:t>
      </w:r>
      <w:ins w:id="1062" w:author="Benton, Deon" w:date="2026-04-28T16:13:00Z" w16du:dateUtc="2026-04-28T21:13:00Z">
        <w:r w:rsidR="00972BA3">
          <w:rPr>
            <w:rFonts w:ascii="Times New Roman" w:hAnsi="Times New Roman" w:cs="Times New Roman"/>
          </w:rPr>
          <w:t xml:space="preserve">the assumption is made that </w:t>
        </w:r>
      </w:ins>
      <w:r w:rsidR="0025765E">
        <w:rPr>
          <w:rFonts w:ascii="Times New Roman" w:hAnsi="Times New Roman" w:cs="Times New Roman"/>
        </w:rPr>
        <w:t>infants also encode the height of the arced motion</w:t>
      </w:r>
      <w:r w:rsidR="00730EFA">
        <w:rPr>
          <w:rFonts w:ascii="Times New Roman" w:hAnsi="Times New Roman" w:cs="Times New Roman"/>
        </w:rPr>
        <w:t xml:space="preserve"> is also made, then infants </w:t>
      </w:r>
      <w:ins w:id="1063" w:author="Benton, Deon" w:date="2026-04-28T16:14:00Z" w16du:dateUtc="2026-04-28T21:14:00Z">
        <w:r w:rsidR="009E16A8">
          <w:rPr>
            <w:rFonts w:ascii="Times New Roman" w:hAnsi="Times New Roman" w:cs="Times New Roman"/>
          </w:rPr>
          <w:t xml:space="preserve">might even be expected to </w:t>
        </w:r>
      </w:ins>
      <w:r w:rsidR="00730EFA">
        <w:rPr>
          <w:rFonts w:ascii="Times New Roman" w:hAnsi="Times New Roman" w:cs="Times New Roman"/>
        </w:rPr>
        <w:t xml:space="preserve">look longer at the </w:t>
      </w:r>
      <w:del w:id="1064" w:author="Benton, Deon" w:date="2026-05-16T01:04:00Z" w16du:dateUtc="2026-05-16T06:04:00Z">
        <w:r w:rsidR="00730EFA" w:rsidDel="00C727CC">
          <w:rPr>
            <w:rFonts w:ascii="Times New Roman" w:hAnsi="Times New Roman" w:cs="Times New Roman"/>
          </w:rPr>
          <w:delText>low</w:delText>
        </w:r>
      </w:del>
      <w:ins w:id="1065" w:author="Benton, Deon" w:date="2026-05-16T01:04:00Z" w16du:dateUtc="2026-05-16T06:04:00Z">
        <w:r w:rsidR="00C727CC">
          <w:rPr>
            <w:rFonts w:ascii="Times New Roman" w:hAnsi="Times New Roman" w:cs="Times New Roman"/>
          </w:rPr>
          <w:t>Low</w:t>
        </w:r>
      </w:ins>
      <w:r w:rsidR="00730EFA">
        <w:rPr>
          <w:rFonts w:ascii="Times New Roman" w:hAnsi="Times New Roman" w:cs="Times New Roman"/>
        </w:rPr>
        <w:t xml:space="preserve">, efficient jump event than at the </w:t>
      </w:r>
      <w:del w:id="1066" w:author="Benton, Deon" w:date="2026-05-16T01:04:00Z" w16du:dateUtc="2026-05-16T06:04:00Z">
        <w:r w:rsidR="00730EFA" w:rsidDel="00C727CC">
          <w:rPr>
            <w:rFonts w:ascii="Times New Roman" w:hAnsi="Times New Roman" w:cs="Times New Roman"/>
          </w:rPr>
          <w:delText>high</w:delText>
        </w:r>
      </w:del>
      <w:ins w:id="1067" w:author="Benton, Deon" w:date="2026-05-16T01:04:00Z" w16du:dateUtc="2026-05-16T06:04:00Z">
        <w:r w:rsidR="00C727CC">
          <w:rPr>
            <w:rFonts w:ascii="Times New Roman" w:hAnsi="Times New Roman" w:cs="Times New Roman"/>
          </w:rPr>
          <w:t>High</w:t>
        </w:r>
      </w:ins>
      <w:r w:rsidR="00730EFA">
        <w:rPr>
          <w:rFonts w:ascii="Times New Roman" w:hAnsi="Times New Roman" w:cs="Times New Roman"/>
        </w:rPr>
        <w:t>, inefficient one</w:t>
      </w:r>
      <w:ins w:id="1068" w:author="Benton, Deon" w:date="2026-04-28T16:15:00Z" w16du:dateUtc="2026-04-28T21:15:00Z">
        <w:r w:rsidR="009E16A8">
          <w:rPr>
            <w:rFonts w:ascii="Times New Roman" w:hAnsi="Times New Roman" w:cs="Times New Roman"/>
          </w:rPr>
          <w:t xml:space="preserve">; the </w:t>
        </w:r>
      </w:ins>
      <w:ins w:id="1069" w:author="Benton, Deon" w:date="2026-05-16T01:04:00Z" w16du:dateUtc="2026-05-16T06:04:00Z">
        <w:r w:rsidR="007E04BC">
          <w:rPr>
            <w:rFonts w:ascii="Times New Roman" w:hAnsi="Times New Roman" w:cs="Times New Roman"/>
          </w:rPr>
          <w:t>L</w:t>
        </w:r>
      </w:ins>
      <w:ins w:id="1070" w:author="Benton, Deon" w:date="2026-04-28T16:15:00Z" w16du:dateUtc="2026-04-28T21:15:00Z">
        <w:r w:rsidR="009E16A8">
          <w:rPr>
            <w:rFonts w:ascii="Times New Roman" w:hAnsi="Times New Roman" w:cs="Times New Roman"/>
          </w:rPr>
          <w:t>ow, efficient event involves two changes relative to that seen during habituation</w:t>
        </w:r>
      </w:ins>
      <w:ins w:id="1071" w:author="Benton, Deon" w:date="2026-04-28T16:16:00Z" w16du:dateUtc="2026-04-28T21:16:00Z">
        <w:r w:rsidR="009E16A8">
          <w:rPr>
            <w:rFonts w:ascii="Times New Roman" w:hAnsi="Times New Roman" w:cs="Times New Roman"/>
          </w:rPr>
          <w:t xml:space="preserve"> (i.e., a change to barrier </w:t>
        </w:r>
        <w:r w:rsidR="00242B8C">
          <w:rPr>
            <w:rFonts w:ascii="Times New Roman" w:hAnsi="Times New Roman" w:cs="Times New Roman"/>
          </w:rPr>
          <w:t>and arced motion heights)</w:t>
        </w:r>
      </w:ins>
      <w:ins w:id="1072" w:author="Benton, Deon" w:date="2026-04-28T16:15:00Z" w16du:dateUtc="2026-04-28T21:15:00Z">
        <w:r w:rsidR="009E16A8">
          <w:rPr>
            <w:rFonts w:ascii="Times New Roman" w:hAnsi="Times New Roman" w:cs="Times New Roman"/>
          </w:rPr>
          <w:t xml:space="preserve">, whereas the </w:t>
        </w:r>
      </w:ins>
      <w:ins w:id="1073" w:author="Benton, Deon" w:date="2026-05-16T01:04:00Z" w16du:dateUtc="2026-05-16T06:04:00Z">
        <w:r w:rsidR="007E04BC">
          <w:rPr>
            <w:rFonts w:ascii="Times New Roman" w:hAnsi="Times New Roman" w:cs="Times New Roman"/>
          </w:rPr>
          <w:t>H</w:t>
        </w:r>
      </w:ins>
      <w:ins w:id="1074" w:author="Benton, Deon" w:date="2026-04-28T16:15:00Z" w16du:dateUtc="2026-04-28T21:15:00Z">
        <w:r w:rsidR="009E16A8">
          <w:rPr>
            <w:rFonts w:ascii="Times New Roman" w:hAnsi="Times New Roman" w:cs="Times New Roman"/>
          </w:rPr>
          <w:t>igh, inefficient event involve</w:t>
        </w:r>
      </w:ins>
      <w:ins w:id="1075" w:author="Benton, Deon" w:date="2026-04-28T16:16:00Z" w16du:dateUtc="2026-04-28T21:16:00Z">
        <w:r w:rsidR="009E16A8">
          <w:rPr>
            <w:rFonts w:ascii="Times New Roman" w:hAnsi="Times New Roman" w:cs="Times New Roman"/>
          </w:rPr>
          <w:t xml:space="preserve">s only a single change (i.e., a change to </w:t>
        </w:r>
        <w:r w:rsidR="009E16A8">
          <w:rPr>
            <w:rFonts w:ascii="Times New Roman" w:hAnsi="Times New Roman" w:cs="Times New Roman"/>
          </w:rPr>
          <w:lastRenderedPageBreak/>
          <w:t>barrier height alone)</w:t>
        </w:r>
      </w:ins>
      <w:r w:rsidR="00730EFA">
        <w:rPr>
          <w:rFonts w:ascii="Times New Roman" w:hAnsi="Times New Roman" w:cs="Times New Roman"/>
        </w:rPr>
        <w:t>.</w:t>
      </w:r>
      <w:r w:rsidR="00821757">
        <w:rPr>
          <w:rFonts w:ascii="Times New Roman" w:hAnsi="Times New Roman" w:cs="Times New Roman"/>
        </w:rPr>
        <w:t xml:space="preserve"> </w:t>
      </w:r>
      <w:r w:rsidR="00070634">
        <w:rPr>
          <w:rFonts w:ascii="Times New Roman" w:hAnsi="Times New Roman" w:cs="Times New Roman"/>
        </w:rPr>
        <w:t xml:space="preserve">Although these predictions </w:t>
      </w:r>
      <w:r w:rsidR="00D878C5">
        <w:rPr>
          <w:rFonts w:ascii="Times New Roman" w:hAnsi="Times New Roman" w:cs="Times New Roman"/>
        </w:rPr>
        <w:t>might explain the behavior of a simple associative model, it is possible that a refined model</w:t>
      </w:r>
      <w:r w:rsidR="00061107">
        <w:rPr>
          <w:rFonts w:ascii="Times New Roman" w:hAnsi="Times New Roman" w:cs="Times New Roman"/>
        </w:rPr>
        <w:t xml:space="preserve"> that implements additional</w:t>
      </w:r>
      <w:r w:rsidR="00276569">
        <w:rPr>
          <w:rFonts w:ascii="Times New Roman" w:hAnsi="Times New Roman" w:cs="Times New Roman"/>
        </w:rPr>
        <w:t xml:space="preserve"> </w:t>
      </w:r>
      <w:r w:rsidR="00425A80">
        <w:rPr>
          <w:rFonts w:ascii="Times New Roman" w:hAnsi="Times New Roman" w:cs="Times New Roman"/>
        </w:rPr>
        <w:t>features</w:t>
      </w:r>
      <w:r w:rsidR="00061107">
        <w:rPr>
          <w:rFonts w:ascii="Times New Roman" w:hAnsi="Times New Roman" w:cs="Times New Roman"/>
        </w:rPr>
        <w:t xml:space="preserve"> of the task</w:t>
      </w:r>
      <w:ins w:id="1076" w:author="Benton, Deon" w:date="2026-04-28T16:17:00Z" w16du:dateUtc="2026-04-28T21:17:00Z">
        <w:r w:rsidR="00097C1B">
          <w:rPr>
            <w:rFonts w:ascii="Times New Roman" w:hAnsi="Times New Roman" w:cs="Times New Roman"/>
          </w:rPr>
          <w:t>—and infants real-world experience with different kinds of constrained and unconstrained motions—</w:t>
        </w:r>
      </w:ins>
      <w:r w:rsidR="00D878C5">
        <w:rPr>
          <w:rFonts w:ascii="Times New Roman" w:hAnsi="Times New Roman" w:cs="Times New Roman"/>
        </w:rPr>
        <w:t xml:space="preserve">could </w:t>
      </w:r>
      <w:r w:rsidR="00061107">
        <w:rPr>
          <w:rFonts w:ascii="Times New Roman" w:hAnsi="Times New Roman" w:cs="Times New Roman"/>
        </w:rPr>
        <w:t xml:space="preserve">capture </w:t>
      </w:r>
      <w:ins w:id="1077" w:author="Benton, Deon" w:date="2026-04-28T16:17:00Z" w16du:dateUtc="2026-04-28T21:17:00Z">
        <w:r w:rsidR="00097C1B">
          <w:rPr>
            <w:rFonts w:ascii="Times New Roman" w:hAnsi="Times New Roman" w:cs="Times New Roman"/>
          </w:rPr>
          <w:t xml:space="preserve">their </w:t>
        </w:r>
      </w:ins>
      <w:r w:rsidR="00061107">
        <w:rPr>
          <w:rFonts w:ascii="Times New Roman" w:hAnsi="Times New Roman" w:cs="Times New Roman"/>
        </w:rPr>
        <w:t xml:space="preserve">looking behaviors in this study. </w:t>
      </w:r>
      <w:r w:rsidR="00276569">
        <w:rPr>
          <w:rFonts w:ascii="Times New Roman" w:hAnsi="Times New Roman" w:cs="Times New Roman"/>
        </w:rPr>
        <w:t xml:space="preserve">One </w:t>
      </w:r>
      <w:r w:rsidR="00425A80">
        <w:rPr>
          <w:rFonts w:ascii="Times New Roman" w:hAnsi="Times New Roman" w:cs="Times New Roman"/>
        </w:rPr>
        <w:t>potentially relevant feature is the</w:t>
      </w:r>
      <w:r w:rsidR="00276569">
        <w:rPr>
          <w:rFonts w:ascii="Times New Roman" w:hAnsi="Times New Roman" w:cs="Times New Roman"/>
        </w:rPr>
        <w:t xml:space="preserve"> vertical distance between the top of an obstacle and</w:t>
      </w:r>
      <w:r w:rsidR="00425A80">
        <w:rPr>
          <w:rFonts w:ascii="Times New Roman" w:hAnsi="Times New Roman" w:cs="Times New Roman"/>
        </w:rPr>
        <w:t xml:space="preserve"> the</w:t>
      </w:r>
      <w:r w:rsidR="00276569">
        <w:rPr>
          <w:rFonts w:ascii="Times New Roman" w:hAnsi="Times New Roman" w:cs="Times New Roman"/>
        </w:rPr>
        <w:t xml:space="preserve"> apex of arced motion</w:t>
      </w:r>
      <w:r w:rsidR="00425A80">
        <w:rPr>
          <w:rFonts w:ascii="Times New Roman" w:hAnsi="Times New Roman" w:cs="Times New Roman"/>
        </w:rPr>
        <w:t xml:space="preserve"> that occurs over it</w:t>
      </w:r>
      <w:r w:rsidR="00276569">
        <w:rPr>
          <w:rFonts w:ascii="Times New Roman" w:hAnsi="Times New Roman" w:cs="Times New Roman"/>
        </w:rPr>
        <w:t xml:space="preserve">. </w:t>
      </w:r>
      <w:r w:rsidR="00425A80">
        <w:rPr>
          <w:rFonts w:ascii="Times New Roman" w:hAnsi="Times New Roman" w:cs="Times New Roman"/>
        </w:rPr>
        <w:t>The idea here is that i</w:t>
      </w:r>
      <w:r w:rsidR="00276569">
        <w:rPr>
          <w:rFonts w:ascii="Times New Roman" w:hAnsi="Times New Roman" w:cs="Times New Roman"/>
        </w:rPr>
        <w:t xml:space="preserve">f infants </w:t>
      </w:r>
      <w:r w:rsidR="00425A80">
        <w:rPr>
          <w:rFonts w:ascii="Times New Roman" w:hAnsi="Times New Roman" w:cs="Times New Roman"/>
        </w:rPr>
        <w:t xml:space="preserve">learn in the real world that </w:t>
      </w:r>
      <w:r w:rsidR="00BC4D95">
        <w:rPr>
          <w:rFonts w:ascii="Times New Roman" w:hAnsi="Times New Roman" w:cs="Times New Roman"/>
        </w:rPr>
        <w:t>the vertical distance between the apex of a trajectory and the top of an obstacle is minimal—in addition to learning that arced motion trajectories tend to be associated with obstacles—</w:t>
      </w:r>
      <w:r w:rsidR="00276569">
        <w:rPr>
          <w:rFonts w:ascii="Times New Roman" w:hAnsi="Times New Roman" w:cs="Times New Roman"/>
        </w:rPr>
        <w:t xml:space="preserve">then they </w:t>
      </w:r>
      <w:r w:rsidR="00BC4D95">
        <w:rPr>
          <w:rFonts w:ascii="Times New Roman" w:hAnsi="Times New Roman" w:cs="Times New Roman"/>
        </w:rPr>
        <w:t>should look longer at</w:t>
      </w:r>
      <w:r w:rsidR="00ED360E">
        <w:rPr>
          <w:rFonts w:ascii="Times New Roman" w:hAnsi="Times New Roman" w:cs="Times New Roman"/>
        </w:rPr>
        <w:t xml:space="preserve"> test events in which this relation is violated—such as the </w:t>
      </w:r>
      <w:del w:id="1078" w:author="Benton, Deon" w:date="2026-05-16T01:09:00Z" w16du:dateUtc="2026-05-16T06:09:00Z">
        <w:r w:rsidR="00ED360E" w:rsidDel="00DD3452">
          <w:rPr>
            <w:rFonts w:ascii="Times New Roman" w:hAnsi="Times New Roman" w:cs="Times New Roman"/>
          </w:rPr>
          <w:delText>high</w:delText>
        </w:r>
      </w:del>
      <w:ins w:id="1079" w:author="Benton, Deon" w:date="2026-05-16T01:09:00Z" w16du:dateUtc="2026-05-16T06:09:00Z">
        <w:r w:rsidR="00DD3452">
          <w:rPr>
            <w:rFonts w:ascii="Times New Roman" w:hAnsi="Times New Roman" w:cs="Times New Roman"/>
          </w:rPr>
          <w:t>High</w:t>
        </w:r>
      </w:ins>
      <w:r w:rsidR="00ED360E">
        <w:rPr>
          <w:rFonts w:ascii="Times New Roman" w:hAnsi="Times New Roman" w:cs="Times New Roman"/>
        </w:rPr>
        <w:t xml:space="preserve">, inefficient test event in Liu and Spelke (2017) in which an agent follows an unnecessarily </w:t>
      </w:r>
      <w:del w:id="1080" w:author="Benton, Deon" w:date="2026-05-16T01:09:00Z" w16du:dateUtc="2026-05-16T06:09:00Z">
        <w:r w:rsidR="00ED360E" w:rsidDel="00DD3452">
          <w:rPr>
            <w:rFonts w:ascii="Times New Roman" w:hAnsi="Times New Roman" w:cs="Times New Roman"/>
          </w:rPr>
          <w:delText>high</w:delText>
        </w:r>
      </w:del>
      <w:ins w:id="1081" w:author="Benton, Deon" w:date="2026-05-16T01:09:00Z" w16du:dateUtc="2026-05-16T06:09:00Z">
        <w:r w:rsidR="00DD3452">
          <w:rPr>
            <w:rFonts w:ascii="Times New Roman" w:hAnsi="Times New Roman" w:cs="Times New Roman"/>
          </w:rPr>
          <w:t>High</w:t>
        </w:r>
      </w:ins>
      <w:r w:rsidR="00ED360E">
        <w:rPr>
          <w:rFonts w:ascii="Times New Roman" w:hAnsi="Times New Roman" w:cs="Times New Roman"/>
        </w:rPr>
        <w:t>, inefficient arced trajectory over a low barrier—than at events that preserve this relation</w:t>
      </w:r>
      <w:r w:rsidR="00276569">
        <w:rPr>
          <w:rFonts w:ascii="Times New Roman" w:hAnsi="Times New Roman" w:cs="Times New Roman"/>
        </w:rPr>
        <w:t xml:space="preserve">. </w:t>
      </w:r>
      <w:r w:rsidR="007D3709">
        <w:rPr>
          <w:rFonts w:ascii="Times New Roman" w:hAnsi="Times New Roman" w:cs="Times New Roman"/>
        </w:rPr>
        <w:t xml:space="preserve">Crucially, </w:t>
      </w:r>
      <w:r w:rsidR="00DA4EA7">
        <w:rPr>
          <w:rFonts w:ascii="Times New Roman" w:hAnsi="Times New Roman" w:cs="Times New Roman"/>
        </w:rPr>
        <w:t>such heightened looking to</w:t>
      </w:r>
      <w:r w:rsidR="00244494">
        <w:rPr>
          <w:rFonts w:ascii="Times New Roman" w:hAnsi="Times New Roman" w:cs="Times New Roman"/>
        </w:rPr>
        <w:t xml:space="preserve"> the </w:t>
      </w:r>
      <w:del w:id="1082" w:author="Benton, Deon" w:date="2026-05-16T01:09:00Z" w16du:dateUtc="2026-05-16T06:09:00Z">
        <w:r w:rsidR="00244494" w:rsidDel="00DD3452">
          <w:rPr>
            <w:rFonts w:ascii="Times New Roman" w:hAnsi="Times New Roman" w:cs="Times New Roman"/>
          </w:rPr>
          <w:delText>high</w:delText>
        </w:r>
      </w:del>
      <w:ins w:id="1083" w:author="Benton, Deon" w:date="2026-05-16T01:09:00Z" w16du:dateUtc="2026-05-16T06:09:00Z">
        <w:r w:rsidR="00DD3452">
          <w:rPr>
            <w:rFonts w:ascii="Times New Roman" w:hAnsi="Times New Roman" w:cs="Times New Roman"/>
          </w:rPr>
          <w:t>High</w:t>
        </w:r>
      </w:ins>
      <w:r w:rsidR="00244494">
        <w:rPr>
          <w:rFonts w:ascii="Times New Roman" w:hAnsi="Times New Roman" w:cs="Times New Roman"/>
        </w:rPr>
        <w:t>, inefficient event</w:t>
      </w:r>
      <w:r w:rsidR="007D3709">
        <w:rPr>
          <w:rFonts w:ascii="Times New Roman" w:hAnsi="Times New Roman" w:cs="Times New Roman"/>
        </w:rPr>
        <w:t xml:space="preserve"> need not reflect that infants see </w:t>
      </w:r>
      <w:r w:rsidR="004864A3">
        <w:rPr>
          <w:rFonts w:ascii="Times New Roman" w:hAnsi="Times New Roman" w:cs="Times New Roman"/>
        </w:rPr>
        <w:t>it</w:t>
      </w:r>
      <w:r w:rsidR="007D3709">
        <w:rPr>
          <w:rFonts w:ascii="Times New Roman" w:hAnsi="Times New Roman" w:cs="Times New Roman"/>
        </w:rPr>
        <w:t xml:space="preserve"> as </w:t>
      </w:r>
      <w:r w:rsidR="00244494">
        <w:rPr>
          <w:rFonts w:ascii="Times New Roman" w:hAnsi="Times New Roman" w:cs="Times New Roman"/>
        </w:rPr>
        <w:t>unnecessarily costly</w:t>
      </w:r>
      <w:r w:rsidR="004864A3">
        <w:rPr>
          <w:rFonts w:ascii="Times New Roman" w:hAnsi="Times New Roman" w:cs="Times New Roman"/>
        </w:rPr>
        <w:t>,</w:t>
      </w:r>
      <w:r w:rsidR="00244494">
        <w:rPr>
          <w:rFonts w:ascii="Times New Roman" w:hAnsi="Times New Roman" w:cs="Times New Roman"/>
        </w:rPr>
        <w:t xml:space="preserve"> </w:t>
      </w:r>
      <w:r w:rsidR="004864A3">
        <w:rPr>
          <w:rFonts w:ascii="Times New Roman" w:hAnsi="Times New Roman" w:cs="Times New Roman"/>
        </w:rPr>
        <w:t xml:space="preserve">perhaps </w:t>
      </w:r>
      <w:r w:rsidR="00244494">
        <w:rPr>
          <w:rFonts w:ascii="Times New Roman" w:hAnsi="Times New Roman" w:cs="Times New Roman"/>
        </w:rPr>
        <w:t>as an adult</w:t>
      </w:r>
      <w:r w:rsidR="004864A3">
        <w:rPr>
          <w:rFonts w:ascii="Times New Roman" w:hAnsi="Times New Roman" w:cs="Times New Roman"/>
        </w:rPr>
        <w:t xml:space="preserve"> might. Instead, it might</w:t>
      </w:r>
      <w:r w:rsidR="00244494">
        <w:rPr>
          <w:rFonts w:ascii="Times New Roman" w:hAnsi="Times New Roman" w:cs="Times New Roman"/>
        </w:rPr>
        <w:t xml:space="preserve"> </w:t>
      </w:r>
      <w:r w:rsidR="007D3709">
        <w:rPr>
          <w:rFonts w:ascii="Times New Roman" w:hAnsi="Times New Roman" w:cs="Times New Roman"/>
        </w:rPr>
        <w:t xml:space="preserve">reflect infants’ sensitivity to </w:t>
      </w:r>
      <w:r w:rsidR="00244494">
        <w:rPr>
          <w:rFonts w:ascii="Times New Roman" w:hAnsi="Times New Roman" w:cs="Times New Roman"/>
        </w:rPr>
        <w:t xml:space="preserve">an association—formed in the real world—that has been violated. </w:t>
      </w:r>
      <w:r w:rsidR="00CC21A3">
        <w:rPr>
          <w:rFonts w:ascii="Times New Roman" w:hAnsi="Times New Roman" w:cs="Times New Roman"/>
        </w:rPr>
        <w:t>Simulation 4 tests whether ALIAS—a</w:t>
      </w:r>
      <w:r w:rsidR="009B5E7E">
        <w:rPr>
          <w:rFonts w:ascii="Times New Roman" w:hAnsi="Times New Roman" w:cs="Times New Roman"/>
        </w:rPr>
        <w:t>n associative learning</w:t>
      </w:r>
      <w:r w:rsidR="00CC21A3">
        <w:rPr>
          <w:rFonts w:ascii="Times New Roman" w:hAnsi="Times New Roman" w:cs="Times New Roman"/>
        </w:rPr>
        <w:t xml:space="preserve"> model </w:t>
      </w:r>
      <w:r w:rsidR="009B5E7E">
        <w:rPr>
          <w:rFonts w:ascii="Times New Roman" w:hAnsi="Times New Roman" w:cs="Times New Roman"/>
        </w:rPr>
        <w:t xml:space="preserve">sensitive </w:t>
      </w:r>
      <w:r w:rsidR="00CC21A3">
        <w:rPr>
          <w:rFonts w:ascii="Times New Roman" w:hAnsi="Times New Roman" w:cs="Times New Roman"/>
        </w:rPr>
        <w:t>to the relation between obstacle and arced trajectory heights—can capture infants’ looking behaviors i</w:t>
      </w:r>
      <w:r w:rsidR="004C5597">
        <w:rPr>
          <w:rFonts w:ascii="Times New Roman" w:hAnsi="Times New Roman" w:cs="Times New Roman"/>
        </w:rPr>
        <w:t>n Liu and Spelke (2017)</w:t>
      </w:r>
      <w:r w:rsidR="009B5E7E">
        <w:rPr>
          <w:rFonts w:ascii="Times New Roman" w:hAnsi="Times New Roman" w:cs="Times New Roman"/>
        </w:rPr>
        <w:t>. If so, this model would undermine the</w:t>
      </w:r>
      <w:r w:rsidR="004C5597">
        <w:rPr>
          <w:rFonts w:ascii="Times New Roman" w:hAnsi="Times New Roman" w:cs="Times New Roman"/>
        </w:rPr>
        <w:t xml:space="preserve"> claim</w:t>
      </w:r>
      <w:r w:rsidR="00CC21A3">
        <w:rPr>
          <w:rFonts w:ascii="Times New Roman" w:hAnsi="Times New Roman" w:cs="Times New Roman"/>
        </w:rPr>
        <w:t xml:space="preserve"> </w:t>
      </w:r>
      <w:r w:rsidR="00853CF6">
        <w:rPr>
          <w:rFonts w:ascii="Times New Roman" w:hAnsi="Times New Roman" w:cs="Times New Roman"/>
        </w:rPr>
        <w:t>sensitivity to</w:t>
      </w:r>
      <w:r w:rsidR="00CC21A3">
        <w:rPr>
          <w:rFonts w:ascii="Times New Roman" w:hAnsi="Times New Roman" w:cs="Times New Roman"/>
        </w:rPr>
        <w:t xml:space="preserve"> the costliness of actions</w:t>
      </w:r>
      <w:r w:rsidR="00853CF6">
        <w:rPr>
          <w:rFonts w:ascii="Times New Roman" w:hAnsi="Times New Roman" w:cs="Times New Roman"/>
        </w:rPr>
        <w:t xml:space="preserve"> is necessary to explain infants’ looking behaviors in studies like that by Liu and Spelke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5F289D7B" w14:textId="3AB7070D" w:rsidR="00717832" w:rsidRDefault="00524642" w:rsidP="00747493">
      <w:pPr>
        <w:spacing w:line="480" w:lineRule="auto"/>
        <w:ind w:firstLine="720"/>
        <w:contextualSpacing/>
        <w:rPr>
          <w:ins w:id="1084" w:author="Benton, Deon" w:date="2026-05-16T23:25:00Z" w16du:dateUtc="2026-05-17T04:25:00Z"/>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853CF6">
        <w:rPr>
          <w:rFonts w:ascii="Times New Roman" w:eastAsia="Times New Roman" w:hAnsi="Times New Roman" w:cs="Times New Roman"/>
        </w:rPr>
        <w:t>, like infants,</w:t>
      </w:r>
      <w:r>
        <w:rPr>
          <w:rFonts w:ascii="Times New Roman" w:eastAsia="Times New Roman" w:hAnsi="Times New Roman" w:cs="Times New Roman"/>
        </w:rPr>
        <w:t xml:space="preserve"> could distinguish between two events that differed in their relative costliness.</w:t>
      </w:r>
      <w:ins w:id="1085" w:author="Benton, Deon" w:date="2026-04-27T16:14:00Z" w16du:dateUtc="2026-04-27T21:14:00Z">
        <w:r w:rsidR="00184AC3">
          <w:rPr>
            <w:rFonts w:ascii="Times New Roman" w:eastAsia="Times New Roman" w:hAnsi="Times New Roman" w:cs="Times New Roman"/>
          </w:rPr>
          <w:t xml:space="preserve"> </w:t>
        </w:r>
      </w:ins>
      <w:ins w:id="1086" w:author="Benton, Deon" w:date="2026-04-27T16:17:00Z" w16du:dateUtc="2026-04-27T21:17:00Z">
        <w:r w:rsidR="002A1166">
          <w:rPr>
            <w:rFonts w:ascii="Times New Roman" w:eastAsia="Times New Roman" w:hAnsi="Times New Roman" w:cs="Times New Roman"/>
          </w:rPr>
          <w:t>Networks</w:t>
        </w:r>
      </w:ins>
      <w:r w:rsidR="00FC5BDD">
        <w:rPr>
          <w:rFonts w:ascii="Times New Roman" w:eastAsia="Times New Roman" w:hAnsi="Times New Roman" w:cs="Times New Roman"/>
        </w:rPr>
        <w:t xml:space="preserve"> </w:t>
      </w:r>
      <w:r>
        <w:rPr>
          <w:rFonts w:ascii="Times New Roman" w:eastAsia="Times New Roman" w:hAnsi="Times New Roman" w:cs="Times New Roman"/>
        </w:rPr>
        <w:t xml:space="preserve">were habituated </w:t>
      </w:r>
      <w:r w:rsidR="00EE5434">
        <w:rPr>
          <w:rFonts w:ascii="Times New Roman" w:eastAsia="Times New Roman" w:hAnsi="Times New Roman" w:cs="Times New Roman"/>
        </w:rPr>
        <w:t xml:space="preserve">to </w:t>
      </w:r>
      <w:r>
        <w:rPr>
          <w:rFonts w:ascii="Times New Roman" w:eastAsia="Times New Roman" w:hAnsi="Times New Roman" w:cs="Times New Roman"/>
        </w:rPr>
        <w:t xml:space="preserve">an event in which one object with animate features jumped over a large barrier to reach another object with animate </w:t>
      </w:r>
      <w:r>
        <w:rPr>
          <w:rFonts w:ascii="Times New Roman" w:eastAsia="Times New Roman" w:hAnsi="Times New Roman" w:cs="Times New Roman"/>
        </w:rPr>
        <w:lastRenderedPageBreak/>
        <w:t xml:space="preserve">features. The large barrier was instantiated by turning on the Barrier Height </w:t>
      </w:r>
      <w:r w:rsidR="002B7209">
        <w:rPr>
          <w:rFonts w:ascii="Times New Roman" w:eastAsia="Times New Roman" w:hAnsi="Times New Roman" w:cs="Times New Roman"/>
        </w:rPr>
        <w:t>5</w:t>
      </w:r>
      <w:r>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Pr>
          <w:rFonts w:ascii="Times New Roman" w:eastAsia="Times New Roman" w:hAnsi="Times New Roman" w:cs="Times New Roman"/>
        </w:rPr>
        <w:t>.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higher than needed to clear the now much shorter barrier. The </w:t>
      </w:r>
      <w:r w:rsidR="00212940">
        <w:rPr>
          <w:rFonts w:ascii="Times New Roman" w:hAnsi="Times New Roman" w:cs="Times New Roman"/>
        </w:rPr>
        <w:t>Low Jump</w:t>
      </w:r>
      <w:r>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w:t>
      </w:r>
      <w:ins w:id="1087" w:author="Benton, Deon" w:date="2026-04-27T16:13:00Z" w16du:dateUtc="2026-04-27T21:13:00Z">
        <w:r w:rsidR="00184AC3">
          <w:rPr>
            <w:rFonts w:ascii="Times New Roman" w:hAnsi="Times New Roman" w:cs="Times New Roman"/>
          </w:rPr>
          <w:t xml:space="preserve"> </w:t>
        </w:r>
      </w:ins>
      <w:ins w:id="1088" w:author="Benton, Deon" w:date="2026-04-27T16:16:00Z" w16du:dateUtc="2026-04-27T21:16:00Z">
        <w:r w:rsidR="001B35E7">
          <w:rPr>
            <w:rFonts w:ascii="Times New Roman" w:hAnsi="Times New Roman" w:cs="Times New Roman"/>
          </w:rPr>
          <w:t xml:space="preserve">These events were implemented in an identical manner </w:t>
        </w:r>
      </w:ins>
      <w:ins w:id="1089" w:author="Benton, Deon" w:date="2026-04-27T16:17:00Z" w16du:dateUtc="2026-04-27T21:17:00Z">
        <w:r w:rsidR="002A1166">
          <w:rPr>
            <w:rFonts w:ascii="Times New Roman" w:hAnsi="Times New Roman" w:cs="Times New Roman"/>
          </w:rPr>
          <w:t>in ALIAS-2 except that, as before, differential barrier salience was not incorporated into this model.</w:t>
        </w:r>
      </w:ins>
      <w:ins w:id="1090" w:author="Benton, Deon" w:date="2026-05-17T00:36:00Z" w16du:dateUtc="2026-05-17T05:36:00Z">
        <w:r w:rsidR="00747493">
          <w:rPr>
            <w:rFonts w:ascii="Times New Roman" w:hAnsi="Times New Roman" w:cs="Times New Roman"/>
          </w:rPr>
          <w:t xml:space="preserve"> In terms of the length of the pretraining phase, because the study associated with the present target finding tested 6-month-olds, the pretraining phase</w:t>
        </w:r>
      </w:ins>
      <w:ins w:id="1091" w:author="Benton, Deon" w:date="2026-05-17T00:37:00Z" w16du:dateUtc="2026-05-17T05:37:00Z">
        <w:r w:rsidR="00747493">
          <w:rPr>
            <w:rFonts w:ascii="Times New Roman" w:hAnsi="Times New Roman" w:cs="Times New Roman"/>
          </w:rPr>
          <w:t xml:space="preserve"> for ALIAS and ALIAS-2 was shortened to 450 epochs. Additionally, the </w:t>
        </w:r>
      </w:ins>
      <w:del w:id="1092" w:author="Benton, Deon" w:date="2026-05-17T00:37:00Z" w16du:dateUtc="2026-05-17T05:37:00Z">
        <w:r w:rsidR="002C1F03" w:rsidDel="00747493">
          <w:rPr>
            <w:rFonts w:ascii="Times New Roman" w:hAnsi="Times New Roman" w:cs="Times New Roman"/>
          </w:rPr>
          <w:delText xml:space="preserve"> </w:delText>
        </w:r>
      </w:del>
      <w:r w:rsidR="002C1F03">
        <w:rPr>
          <w:rFonts w:ascii="Times New Roman" w:hAnsi="Times New Roman" w:cs="Times New Roman"/>
        </w:rPr>
        <w:t>learning rate and number of hidden units were  reduced to 0.0875</w:t>
      </w:r>
      <w:ins w:id="1093" w:author="Benton, Deon" w:date="2026-05-17T00:38:00Z" w16du:dateUtc="2026-05-17T05:38:00Z">
        <w:r w:rsidR="00747493">
          <w:rPr>
            <w:rFonts w:ascii="Times New Roman" w:hAnsi="Times New Roman" w:cs="Times New Roman"/>
          </w:rPr>
          <w:t xml:space="preserve"> and</w:t>
        </w:r>
      </w:ins>
      <w:r w:rsidR="002C1F03">
        <w:rPr>
          <w:rFonts w:ascii="Times New Roman" w:hAnsi="Times New Roman" w:cs="Times New Roman"/>
        </w:rPr>
        <w:t xml:space="preserve"> 30</w:t>
      </w:r>
      <w:ins w:id="1094" w:author="Benton, Deon" w:date="2026-05-17T00:38:00Z" w16du:dateUtc="2026-05-17T05:38:00Z">
        <w:r w:rsidR="00747493">
          <w:rPr>
            <w:rFonts w:ascii="Times New Roman" w:hAnsi="Times New Roman" w:cs="Times New Roman"/>
          </w:rPr>
          <w:t>, respectively</w:t>
        </w:r>
      </w:ins>
      <w:r w:rsidR="002C1F03">
        <w:rPr>
          <w:rFonts w:ascii="Times New Roman" w:hAnsi="Times New Roman" w:cs="Times New Roman"/>
        </w:rPr>
        <w:t>.</w:t>
      </w:r>
      <w:r w:rsidR="00F17913">
        <w:rPr>
          <w:rFonts w:ascii="Times New Roman" w:hAnsi="Times New Roman" w:cs="Times New Roman"/>
        </w:rPr>
        <w:t xml:space="preserve"> The models used in this simulation were thus functionally “younger” than those used in the previous simulation.</w:t>
      </w:r>
      <w:r w:rsidR="004C6C92">
        <w:rPr>
          <w:rFonts w:ascii="Times New Roman" w:hAnsi="Times New Roman" w:cs="Times New Roman"/>
        </w:rPr>
        <w:t xml:space="preserve"> </w:t>
      </w:r>
    </w:p>
    <w:p w14:paraId="286E3F8B" w14:textId="6D151AB0" w:rsidR="00747493" w:rsidRDefault="00717832" w:rsidP="00747493">
      <w:pPr>
        <w:spacing w:line="480" w:lineRule="auto"/>
        <w:ind w:firstLine="720"/>
        <w:contextualSpacing/>
        <w:rPr>
          <w:ins w:id="1095" w:author="Benton, Deon" w:date="2026-05-17T00:41:00Z" w16du:dateUtc="2026-05-17T05:41:00Z"/>
          <w:rFonts w:ascii="Times New Roman" w:hAnsi="Times New Roman" w:cs="Times New Roman"/>
        </w:rPr>
      </w:pPr>
      <w:ins w:id="1096" w:author="Benton, Deon" w:date="2026-05-16T23:31:00Z" w16du:dateUtc="2026-05-17T04:31:00Z">
        <w:r>
          <w:rPr>
            <w:rFonts w:ascii="Times New Roman" w:hAnsi="Times New Roman" w:cs="Times New Roman"/>
          </w:rPr>
          <w:t xml:space="preserve">Unlike the previous simulation, however, </w:t>
        </w:r>
      </w:ins>
      <w:ins w:id="1097" w:author="Benton, Deon" w:date="2026-05-16T23:32:00Z" w16du:dateUtc="2026-05-17T04:32:00Z">
        <w:r w:rsidR="00AB7EA0">
          <w:rPr>
            <w:rFonts w:ascii="Times New Roman" w:hAnsi="Times New Roman" w:cs="Times New Roman"/>
          </w:rPr>
          <w:t xml:space="preserve">OM10 was not used to simulate the current target finding. </w:t>
        </w:r>
      </w:ins>
      <w:r>
        <w:rPr>
          <w:rFonts w:ascii="Times New Roman" w:hAnsi="Times New Roman" w:cs="Times New Roman"/>
        </w:rPr>
        <w:t>Th</w:t>
      </w:r>
      <w:ins w:id="1098" w:author="Benton, Deon" w:date="2026-05-17T00:27:00Z" w16du:dateUtc="2026-05-17T05:27:00Z">
        <w:r w:rsidR="00413771">
          <w:rPr>
            <w:rFonts w:ascii="Times New Roman" w:hAnsi="Times New Roman" w:cs="Times New Roman"/>
          </w:rPr>
          <w:t xml:space="preserve">is has to do with the fact that the model is unable meaningfully to simulate </w:t>
        </w:r>
      </w:ins>
      <w:ins w:id="1099" w:author="Benton, Deon" w:date="2026-05-16T23:32:00Z" w16du:dateUtc="2026-05-17T04:32:00Z">
        <w:r w:rsidR="00AB7EA0">
          <w:rPr>
            <w:rFonts w:ascii="Times New Roman" w:hAnsi="Times New Roman" w:cs="Times New Roman"/>
          </w:rPr>
          <w:t>a key manipulation</w:t>
        </w:r>
      </w:ins>
      <w:r w:rsidRPr="00717832">
        <w:rPr>
          <w:rFonts w:ascii="Times New Roman" w:hAnsi="Times New Roman" w:cs="Times New Roman"/>
        </w:rPr>
        <w:t xml:space="preserve"> in Liu and Spelke’s (2017) experiments</w:t>
      </w:r>
      <w:ins w:id="1100" w:author="Benton, Deon" w:date="2026-05-17T00:27:00Z" w16du:dateUtc="2026-05-17T05:27:00Z">
        <w:r w:rsidR="00413771">
          <w:rPr>
            <w:rFonts w:ascii="Times New Roman" w:hAnsi="Times New Roman" w:cs="Times New Roman"/>
          </w:rPr>
          <w:t>.</w:t>
        </w:r>
      </w:ins>
      <w:ins w:id="1101" w:author="Benton, Deon" w:date="2026-05-16T23:32:00Z" w16du:dateUtc="2026-05-17T04:32:00Z">
        <w:r w:rsidR="00AB7EA0">
          <w:rPr>
            <w:rFonts w:ascii="Times New Roman" w:hAnsi="Times New Roman" w:cs="Times New Roman"/>
          </w:rPr>
          <w:t xml:space="preserve"> </w:t>
        </w:r>
      </w:ins>
      <w:ins w:id="1102" w:author="Benton, Deon" w:date="2026-05-17T00:27:00Z" w16du:dateUtc="2026-05-17T05:27:00Z">
        <w:r w:rsidR="00413771">
          <w:rPr>
            <w:rFonts w:ascii="Times New Roman" w:hAnsi="Times New Roman" w:cs="Times New Roman"/>
          </w:rPr>
          <w:t>The manipulation in question relates</w:t>
        </w:r>
      </w:ins>
      <w:del w:id="1103" w:author="Benton, Deon" w:date="2026-05-17T00:27:00Z" w16du:dateUtc="2026-05-17T05:27:00Z">
        <w:r w:rsidRPr="00717832" w:rsidDel="00413771">
          <w:rPr>
            <w:rFonts w:ascii="Times New Roman" w:hAnsi="Times New Roman" w:cs="Times New Roman"/>
          </w:rPr>
          <w:delText xml:space="preserve">. </w:delText>
        </w:r>
      </w:del>
      <w:ins w:id="1104" w:author="Benton, Deon" w:date="2026-05-16T23:26:00Z" w16du:dateUtc="2026-05-17T04:26:00Z">
        <w:r>
          <w:rPr>
            <w:rFonts w:ascii="Times New Roman" w:hAnsi="Times New Roman" w:cs="Times New Roman"/>
          </w:rPr>
          <w:t xml:space="preserve"> to the use of</w:t>
        </w:r>
        <w:r w:rsidRPr="006F4BF4">
          <w:rPr>
            <w:rFonts w:ascii="Times New Roman" w:hAnsi="Times New Roman" w:cs="Times New Roman"/>
          </w:rPr>
          <w:t xml:space="preserve"> differently sized barriers during the habituation and test phases of the experiments reported in that paper. </w:t>
        </w:r>
      </w:ins>
      <w:ins w:id="1105" w:author="Benton, Deon" w:date="2026-05-16T23:27:00Z" w16du:dateUtc="2026-05-17T04:27:00Z">
        <w:r>
          <w:rPr>
            <w:rFonts w:ascii="Times New Roman" w:hAnsi="Times New Roman" w:cs="Times New Roman"/>
          </w:rPr>
          <w:t xml:space="preserve">Although </w:t>
        </w:r>
      </w:ins>
      <w:ins w:id="1106" w:author="Benton, Deon" w:date="2026-05-16T23:29:00Z" w16du:dateUtc="2026-05-17T04:29:00Z">
        <w:r>
          <w:rPr>
            <w:rFonts w:ascii="Times New Roman" w:hAnsi="Times New Roman" w:cs="Times New Roman"/>
          </w:rPr>
          <w:t>OM10</w:t>
        </w:r>
      </w:ins>
      <w:ins w:id="1107" w:author="Benton, Deon" w:date="2026-05-16T23:27:00Z" w16du:dateUtc="2026-05-17T04:27:00Z">
        <w:r>
          <w:rPr>
            <w:rFonts w:ascii="Times New Roman" w:hAnsi="Times New Roman" w:cs="Times New Roman"/>
          </w:rPr>
          <w:t xml:space="preserve"> simulates the presence of barriers during habituation, this model omits </w:t>
        </w:r>
      </w:ins>
      <w:ins w:id="1108" w:author="Benton, Deon" w:date="2026-05-16T23:26:00Z" w16du:dateUtc="2026-05-17T04:26:00Z">
        <w:r w:rsidRPr="006F4BF4">
          <w:rPr>
            <w:rFonts w:ascii="Times New Roman" w:hAnsi="Times New Roman" w:cs="Times New Roman"/>
          </w:rPr>
          <w:t xml:space="preserve">barriers during the </w:t>
        </w:r>
      </w:ins>
      <w:ins w:id="1109" w:author="Benton, Deon" w:date="2026-05-17T00:28:00Z" w16du:dateUtc="2026-05-17T05:28:00Z">
        <w:r w:rsidR="00413771">
          <w:rPr>
            <w:rFonts w:ascii="Times New Roman" w:hAnsi="Times New Roman" w:cs="Times New Roman"/>
          </w:rPr>
          <w:t>prediction or test</w:t>
        </w:r>
      </w:ins>
      <w:ins w:id="1110" w:author="Benton, Deon" w:date="2026-05-16T23:26:00Z" w16du:dateUtc="2026-05-17T04:26:00Z">
        <w:r w:rsidRPr="006F4BF4">
          <w:rPr>
            <w:rFonts w:ascii="Times New Roman" w:hAnsi="Times New Roman" w:cs="Times New Roman"/>
          </w:rPr>
          <w:t xml:space="preserve"> phase </w:t>
        </w:r>
      </w:ins>
      <w:ins w:id="1111" w:author="Benton, Deon" w:date="2026-05-17T00:28:00Z" w16du:dateUtc="2026-05-17T05:28:00Z">
        <w:r w:rsidR="00413771">
          <w:rPr>
            <w:rFonts w:ascii="Times New Roman" w:hAnsi="Times New Roman" w:cs="Times New Roman"/>
          </w:rPr>
          <w:t xml:space="preserve">for networks in </w:t>
        </w:r>
      </w:ins>
      <w:ins w:id="1112" w:author="Benton, Deon" w:date="2026-05-17T00:29:00Z" w16du:dateUtc="2026-05-17T05:29:00Z">
        <w:r w:rsidR="00413771">
          <w:rPr>
            <w:rFonts w:ascii="Times New Roman" w:hAnsi="Times New Roman" w:cs="Times New Roman"/>
          </w:rPr>
          <w:t>the Experimental</w:t>
        </w:r>
      </w:ins>
      <w:ins w:id="1113" w:author="Benton, Deon" w:date="2026-05-17T00:28:00Z" w16du:dateUtc="2026-05-17T05:28:00Z">
        <w:r w:rsidR="00413771">
          <w:rPr>
            <w:rFonts w:ascii="Times New Roman" w:hAnsi="Times New Roman" w:cs="Times New Roman"/>
          </w:rPr>
          <w:t xml:space="preserve"> and Control conditions</w:t>
        </w:r>
      </w:ins>
      <w:ins w:id="1114" w:author="Benton, Deon" w:date="2026-05-16T23:26:00Z" w16du:dateUtc="2026-05-17T04:26:00Z">
        <w:r w:rsidRPr="006F4BF4">
          <w:rPr>
            <w:rFonts w:ascii="Times New Roman" w:hAnsi="Times New Roman" w:cs="Times New Roman"/>
          </w:rPr>
          <w:t>.</w:t>
        </w:r>
      </w:ins>
      <w:ins w:id="1115" w:author="Benton, Deon" w:date="2026-05-16T23:29:00Z" w16du:dateUtc="2026-05-17T04:29:00Z">
        <w:r>
          <w:rPr>
            <w:rFonts w:ascii="Times New Roman" w:hAnsi="Times New Roman" w:cs="Times New Roman"/>
          </w:rPr>
          <w:t xml:space="preserve"> </w:t>
        </w:r>
      </w:ins>
      <w:ins w:id="1116" w:author="Benton, Deon" w:date="2026-05-16T23:26:00Z" w16du:dateUtc="2026-05-17T04:26:00Z">
        <w:r w:rsidRPr="006F4BF4">
          <w:rPr>
            <w:rFonts w:ascii="Times New Roman" w:hAnsi="Times New Roman" w:cs="Times New Roman"/>
          </w:rPr>
          <w:t xml:space="preserve">This feature of the model—which </w:t>
        </w:r>
      </w:ins>
      <w:ins w:id="1117" w:author="Benton, Deon" w:date="2026-05-17T00:28:00Z" w16du:dateUtc="2026-05-17T05:28:00Z">
        <w:r w:rsidR="00413771">
          <w:rPr>
            <w:rFonts w:ascii="Times New Roman" w:hAnsi="Times New Roman" w:cs="Times New Roman"/>
          </w:rPr>
          <w:t xml:space="preserve">here </w:t>
        </w:r>
      </w:ins>
      <w:ins w:id="1118" w:author="Benton, Deon" w:date="2026-05-16T23:26:00Z" w16du:dateUtc="2026-05-17T04:26:00Z">
        <w:r>
          <w:rPr>
            <w:rFonts w:ascii="Times New Roman" w:hAnsi="Times New Roman" w:cs="Times New Roman"/>
          </w:rPr>
          <w:t xml:space="preserve">is treated </w:t>
        </w:r>
        <w:r w:rsidRPr="006F4BF4">
          <w:rPr>
            <w:rFonts w:ascii="Times New Roman" w:hAnsi="Times New Roman" w:cs="Times New Roman"/>
          </w:rPr>
          <w:t xml:space="preserve">as a theoretical commitment—means that OM10 </w:t>
        </w:r>
      </w:ins>
      <w:ins w:id="1119" w:author="Benton, Deon" w:date="2026-05-17T00:29:00Z" w16du:dateUtc="2026-05-17T05:29:00Z">
        <w:r w:rsidR="00413771">
          <w:rPr>
            <w:rFonts w:ascii="Times New Roman" w:hAnsi="Times New Roman" w:cs="Times New Roman"/>
          </w:rPr>
          <w:t>cannot</w:t>
        </w:r>
      </w:ins>
      <w:ins w:id="1120" w:author="Benton, Deon" w:date="2026-05-16T23:26:00Z" w16du:dateUtc="2026-05-17T04:26:00Z">
        <w:r w:rsidRPr="006F4BF4">
          <w:rPr>
            <w:rFonts w:ascii="Times New Roman" w:hAnsi="Times New Roman" w:cs="Times New Roman"/>
          </w:rPr>
          <w:t xml:space="preserve"> simulate Liu and Spelke’s (2017) </w:t>
        </w:r>
      </w:ins>
      <w:ins w:id="1121" w:author="Benton, Deon" w:date="2026-05-17T00:30:00Z" w16du:dateUtc="2026-05-17T05:30:00Z">
        <w:r w:rsidR="00413771">
          <w:rPr>
            <w:rFonts w:ascii="Times New Roman" w:hAnsi="Times New Roman" w:cs="Times New Roman"/>
          </w:rPr>
          <w:t>experimental set-up</w:t>
        </w:r>
      </w:ins>
      <w:ins w:id="1122" w:author="Benton, Deon" w:date="2026-05-16T23:26:00Z" w16du:dateUtc="2026-05-17T04:26:00Z">
        <w:r w:rsidRPr="006F4BF4">
          <w:rPr>
            <w:rFonts w:ascii="Times New Roman" w:hAnsi="Times New Roman" w:cs="Times New Roman"/>
          </w:rPr>
          <w:t>.</w:t>
        </w:r>
      </w:ins>
      <w:ins w:id="1123" w:author="Benton, Deon" w:date="2026-05-17T00:30:00Z" w16du:dateUtc="2026-05-17T05:30:00Z">
        <w:r w:rsidR="00413771">
          <w:rPr>
            <w:rFonts w:ascii="Times New Roman" w:hAnsi="Times New Roman" w:cs="Times New Roman"/>
          </w:rPr>
          <w:t xml:space="preserve"> </w:t>
        </w:r>
      </w:ins>
      <w:ins w:id="1124" w:author="Benton, Deon" w:date="2026-05-17T00:32:00Z" w16du:dateUtc="2026-05-17T05:32:00Z">
        <w:r w:rsidR="00413771">
          <w:rPr>
            <w:rFonts w:ascii="Times New Roman" w:hAnsi="Times New Roman" w:cs="Times New Roman"/>
          </w:rPr>
          <w:lastRenderedPageBreak/>
          <w:t>Note that this</w:t>
        </w:r>
      </w:ins>
      <w:ins w:id="1125" w:author="Benton, Deon" w:date="2026-05-17T00:31:00Z" w16du:dateUtc="2026-05-17T05:31:00Z">
        <w:r w:rsidR="00413771">
          <w:rPr>
            <w:rFonts w:ascii="Times New Roman" w:hAnsi="Times New Roman" w:cs="Times New Roman"/>
          </w:rPr>
          <w:t xml:space="preserve"> </w:t>
        </w:r>
      </w:ins>
      <w:ins w:id="1126" w:author="Benton, Deon" w:date="2026-05-17T00:33:00Z" w16du:dateUtc="2026-05-17T05:33:00Z">
        <w:r w:rsidR="00413771">
          <w:rPr>
            <w:rFonts w:ascii="Times New Roman" w:hAnsi="Times New Roman" w:cs="Times New Roman"/>
          </w:rPr>
          <w:t>is not an</w:t>
        </w:r>
      </w:ins>
      <w:ins w:id="1127" w:author="Benton, Deon" w:date="2026-05-17T00:31:00Z" w16du:dateUtc="2026-05-17T05:31:00Z">
        <w:r w:rsidR="00413771">
          <w:rPr>
            <w:rFonts w:ascii="Times New Roman" w:hAnsi="Times New Roman" w:cs="Times New Roman"/>
          </w:rPr>
          <w:t xml:space="preserve"> in-principle limitation</w:t>
        </w:r>
      </w:ins>
      <w:ins w:id="1128" w:author="Benton, Deon" w:date="2026-05-17T00:33:00Z" w16du:dateUtc="2026-05-17T05:33:00Z">
        <w:r w:rsidR="00413771">
          <w:rPr>
            <w:rFonts w:ascii="Times New Roman" w:hAnsi="Times New Roman" w:cs="Times New Roman"/>
          </w:rPr>
          <w:t xml:space="preserve"> of this model; it is straightforward to</w:t>
        </w:r>
      </w:ins>
      <w:ins w:id="1129" w:author="Benton, Deon" w:date="2026-05-17T00:31:00Z" w16du:dateUtc="2026-05-17T05:31:00Z">
        <w:r w:rsidR="00413771">
          <w:rPr>
            <w:rFonts w:ascii="Times New Roman" w:hAnsi="Times New Roman" w:cs="Times New Roman"/>
          </w:rPr>
          <w:t xml:space="preserve"> </w:t>
        </w:r>
      </w:ins>
      <w:ins w:id="1130" w:author="Benton, Deon" w:date="2026-05-16T23:26:00Z" w16du:dateUtc="2026-05-17T04:26:00Z">
        <w:r w:rsidRPr="006F4BF4">
          <w:rPr>
            <w:rFonts w:ascii="Times New Roman" w:hAnsi="Times New Roman" w:cs="Times New Roman"/>
          </w:rPr>
          <w:t xml:space="preserve">modify OM10 such that obstacle information </w:t>
        </w:r>
        <w:r>
          <w:rPr>
            <w:rFonts w:ascii="Times New Roman" w:hAnsi="Times New Roman" w:cs="Times New Roman"/>
          </w:rPr>
          <w:t>is</w:t>
        </w:r>
        <w:r w:rsidRPr="006F4BF4">
          <w:rPr>
            <w:rFonts w:ascii="Times New Roman" w:hAnsi="Times New Roman" w:cs="Times New Roman"/>
          </w:rPr>
          <w:t xml:space="preserve"> present during the test phase,</w:t>
        </w:r>
      </w:ins>
      <w:ins w:id="1131" w:author="Benton, Deon" w:date="2026-05-17T00:33:00Z" w16du:dateUtc="2026-05-17T05:33:00Z">
        <w:r w:rsidR="00413771">
          <w:rPr>
            <w:rFonts w:ascii="Times New Roman" w:hAnsi="Times New Roman" w:cs="Times New Roman"/>
          </w:rPr>
          <w:t xml:space="preserve"> However, doing</w:t>
        </w:r>
      </w:ins>
      <w:ins w:id="1132" w:author="Benton, Deon" w:date="2026-05-16T23:26:00Z" w16du:dateUtc="2026-05-17T04:26:00Z">
        <w:r w:rsidRPr="006F4BF4">
          <w:rPr>
            <w:rFonts w:ascii="Times New Roman" w:hAnsi="Times New Roman" w:cs="Times New Roman"/>
          </w:rPr>
          <w:t xml:space="preserve"> so would </w:t>
        </w:r>
      </w:ins>
      <w:ins w:id="1133" w:author="Benton, Deon" w:date="2026-05-17T00:33:00Z" w16du:dateUtc="2026-05-17T05:33:00Z">
        <w:r w:rsidR="003E19F0">
          <w:rPr>
            <w:rFonts w:ascii="Times New Roman" w:hAnsi="Times New Roman" w:cs="Times New Roman"/>
          </w:rPr>
          <w:t>be</w:t>
        </w:r>
      </w:ins>
      <w:ins w:id="1134" w:author="Benton, Deon" w:date="2026-05-16T23:26:00Z" w16du:dateUtc="2026-05-17T04:26:00Z">
        <w:r w:rsidRPr="006F4BF4">
          <w:rPr>
            <w:rFonts w:ascii="Times New Roman" w:hAnsi="Times New Roman" w:cs="Times New Roman"/>
          </w:rPr>
          <w:t xml:space="preserve"> </w:t>
        </w:r>
        <w:r>
          <w:rPr>
            <w:rFonts w:ascii="Times New Roman" w:hAnsi="Times New Roman" w:cs="Times New Roman"/>
          </w:rPr>
          <w:t>radica</w:t>
        </w:r>
        <w:r w:rsidRPr="006F4BF4">
          <w:rPr>
            <w:rFonts w:ascii="Times New Roman" w:hAnsi="Times New Roman" w:cs="Times New Roman"/>
          </w:rPr>
          <w:t>l departure from how the model was originally conceived by Overwalle (2010) and how it was implemented in the previous simulation</w:t>
        </w:r>
      </w:ins>
      <w:ins w:id="1135" w:author="Benton, Deon" w:date="2026-05-17T00:32:00Z" w16du:dateUtc="2026-05-17T05:32:00Z">
        <w:r w:rsidR="00413771">
          <w:rPr>
            <w:rFonts w:ascii="Times New Roman" w:hAnsi="Times New Roman" w:cs="Times New Roman"/>
          </w:rPr>
          <w:t>s</w:t>
        </w:r>
      </w:ins>
      <w:ins w:id="1136" w:author="Benton, Deon" w:date="2026-05-16T23:26:00Z" w16du:dateUtc="2026-05-17T04:26:00Z">
        <w:r w:rsidRPr="006F4BF4">
          <w:rPr>
            <w:rFonts w:ascii="Times New Roman" w:hAnsi="Times New Roman" w:cs="Times New Roman"/>
          </w:rPr>
          <w:t>.</w:t>
        </w:r>
      </w:ins>
      <w:ins w:id="1137" w:author="Benton, Deon" w:date="2026-05-17T00:40:00Z" w16du:dateUtc="2026-05-17T05:40:00Z">
        <w:r w:rsidR="00747493">
          <w:rPr>
            <w:rFonts w:ascii="Times New Roman" w:hAnsi="Times New Roman" w:cs="Times New Roman"/>
          </w:rPr>
          <w:t xml:space="preserve"> OM10-2 </w:t>
        </w:r>
      </w:ins>
      <w:ins w:id="1138" w:author="Benton, Deon" w:date="2026-05-17T00:43:00Z" w16du:dateUtc="2026-05-17T05:43:00Z">
        <w:r w:rsidR="00747493">
          <w:rPr>
            <w:rFonts w:ascii="Times New Roman" w:hAnsi="Times New Roman" w:cs="Times New Roman"/>
          </w:rPr>
          <w:t xml:space="preserve">was thus the only version of </w:t>
        </w:r>
      </w:ins>
      <w:ins w:id="1139" w:author="Benton, Deon" w:date="2026-05-17T00:45:00Z" w16du:dateUtc="2026-05-17T05:45:00Z">
        <w:r w:rsidR="00747493">
          <w:rPr>
            <w:rFonts w:ascii="Times New Roman" w:hAnsi="Times New Roman" w:cs="Times New Roman"/>
          </w:rPr>
          <w:t xml:space="preserve">the </w:t>
        </w:r>
      </w:ins>
      <w:ins w:id="1140" w:author="Benton, Deon" w:date="2026-05-17T00:43:00Z" w16du:dateUtc="2026-05-17T05:43:00Z">
        <w:r w:rsidR="00747493">
          <w:rPr>
            <w:rFonts w:ascii="Times New Roman" w:hAnsi="Times New Roman" w:cs="Times New Roman"/>
          </w:rPr>
          <w:t>OM10 models</w:t>
        </w:r>
      </w:ins>
      <w:ins w:id="1141" w:author="Benton, Deon" w:date="2026-05-17T00:45:00Z" w16du:dateUtc="2026-05-17T05:45:00Z">
        <w:r w:rsidR="00747493">
          <w:rPr>
            <w:rFonts w:ascii="Times New Roman" w:hAnsi="Times New Roman" w:cs="Times New Roman"/>
          </w:rPr>
          <w:t xml:space="preserve"> presented here</w:t>
        </w:r>
      </w:ins>
      <w:ins w:id="1142" w:author="Benton, Deon" w:date="2026-05-17T00:43:00Z" w16du:dateUtc="2026-05-17T05:43:00Z">
        <w:r w:rsidR="00747493">
          <w:rPr>
            <w:rFonts w:ascii="Times New Roman" w:hAnsi="Times New Roman" w:cs="Times New Roman"/>
          </w:rPr>
          <w:t xml:space="preserve"> that </w:t>
        </w:r>
      </w:ins>
      <w:ins w:id="1143" w:author="Benton, Deon" w:date="2026-05-17T00:44:00Z" w16du:dateUtc="2026-05-17T05:44:00Z">
        <w:r w:rsidR="00747493">
          <w:rPr>
            <w:rFonts w:ascii="Times New Roman" w:hAnsi="Times New Roman" w:cs="Times New Roman"/>
          </w:rPr>
          <w:t>w</w:t>
        </w:r>
      </w:ins>
      <w:ins w:id="1144" w:author="Benton, Deon" w:date="2026-05-17T00:45:00Z" w16du:dateUtc="2026-05-17T05:45:00Z">
        <w:r w:rsidR="00747493">
          <w:rPr>
            <w:rFonts w:ascii="Times New Roman" w:hAnsi="Times New Roman" w:cs="Times New Roman"/>
          </w:rPr>
          <w:t>as</w:t>
        </w:r>
      </w:ins>
      <w:ins w:id="1145" w:author="Benton, Deon" w:date="2026-05-17T00:43:00Z" w16du:dateUtc="2026-05-17T05:43:00Z">
        <w:r w:rsidR="00747493">
          <w:rPr>
            <w:rFonts w:ascii="Times New Roman" w:hAnsi="Times New Roman" w:cs="Times New Roman"/>
          </w:rPr>
          <w:t xml:space="preserve"> used to simulate Liu and Spelke (2017). This </w:t>
        </w:r>
      </w:ins>
      <w:ins w:id="1146" w:author="Benton, Deon" w:date="2026-05-17T00:45:00Z" w16du:dateUtc="2026-05-17T05:45:00Z">
        <w:r w:rsidR="00747493">
          <w:rPr>
            <w:rFonts w:ascii="Times New Roman" w:hAnsi="Times New Roman" w:cs="Times New Roman"/>
          </w:rPr>
          <w:t>directly followed from the</w:t>
        </w:r>
      </w:ins>
      <w:ins w:id="1147" w:author="Benton, Deon" w:date="2026-05-17T00:43:00Z" w16du:dateUtc="2026-05-17T05:43:00Z">
        <w:r w:rsidR="00747493">
          <w:rPr>
            <w:rFonts w:ascii="Times New Roman" w:hAnsi="Times New Roman" w:cs="Times New Roman"/>
          </w:rPr>
          <w:t xml:space="preserve"> fact that this model was developed</w:t>
        </w:r>
      </w:ins>
      <w:ins w:id="1148" w:author="Benton, Deon" w:date="2026-05-17T00:45:00Z" w16du:dateUtc="2026-05-17T05:45:00Z">
        <w:r w:rsidR="00747493">
          <w:rPr>
            <w:rFonts w:ascii="Times New Roman" w:hAnsi="Times New Roman" w:cs="Times New Roman"/>
          </w:rPr>
          <w:t xml:space="preserve"> </w:t>
        </w:r>
      </w:ins>
      <w:ins w:id="1149" w:author="Benton, Deon" w:date="2026-05-17T00:46:00Z" w16du:dateUtc="2026-05-17T05:46:00Z">
        <w:r w:rsidR="00747493">
          <w:rPr>
            <w:rFonts w:ascii="Times New Roman" w:hAnsi="Times New Roman" w:cs="Times New Roman"/>
          </w:rPr>
          <w:t>explicitly</w:t>
        </w:r>
      </w:ins>
      <w:ins w:id="1150" w:author="Benton, Deon" w:date="2026-05-17T00:43:00Z" w16du:dateUtc="2026-05-17T05:43:00Z">
        <w:r w:rsidR="00747493">
          <w:rPr>
            <w:rFonts w:ascii="Times New Roman" w:hAnsi="Times New Roman" w:cs="Times New Roman"/>
          </w:rPr>
          <w:t xml:space="preserve"> to address the </w:t>
        </w:r>
      </w:ins>
      <w:ins w:id="1151" w:author="Benton, Deon" w:date="2026-05-17T00:40:00Z" w16du:dateUtc="2026-05-17T05:40:00Z">
        <w:r w:rsidR="00747493">
          <w:rPr>
            <w:rFonts w:ascii="Times New Roman" w:hAnsi="Times New Roman" w:cs="Times New Roman"/>
          </w:rPr>
          <w:t>limitations of</w:t>
        </w:r>
      </w:ins>
      <w:ins w:id="1152" w:author="Benton, Deon" w:date="2026-05-17T00:34:00Z" w16du:dateUtc="2026-05-17T05:34:00Z">
        <w:r w:rsidR="003E19F0">
          <w:rPr>
            <w:rFonts w:ascii="Times New Roman" w:hAnsi="Times New Roman" w:cs="Times New Roman"/>
          </w:rPr>
          <w:t xml:space="preserve"> </w:t>
        </w:r>
      </w:ins>
      <w:ins w:id="1153" w:author="Benton, Deon" w:date="2026-05-17T00:40:00Z" w16du:dateUtc="2026-05-17T05:40:00Z">
        <w:r w:rsidR="00747493">
          <w:rPr>
            <w:rFonts w:ascii="Times New Roman" w:hAnsi="Times New Roman" w:cs="Times New Roman"/>
          </w:rPr>
          <w:t>OM10</w:t>
        </w:r>
      </w:ins>
      <w:ins w:id="1154" w:author="Benton, Deon" w:date="2026-05-17T00:46:00Z" w16du:dateUtc="2026-05-17T05:46:00Z">
        <w:r w:rsidR="00747493">
          <w:rPr>
            <w:rFonts w:ascii="Times New Roman" w:hAnsi="Times New Roman" w:cs="Times New Roman"/>
          </w:rPr>
          <w:t xml:space="preserve">. </w:t>
        </w:r>
      </w:ins>
      <w:ins w:id="1155" w:author="Benton, Deon" w:date="2026-05-17T00:41:00Z" w16du:dateUtc="2026-05-17T05:41:00Z">
        <w:r w:rsidR="00747493">
          <w:rPr>
            <w:rFonts w:ascii="Times New Roman" w:hAnsi="Times New Roman" w:cs="Times New Roman"/>
          </w:rPr>
          <w:t>At the same time,</w:t>
        </w:r>
      </w:ins>
      <w:ins w:id="1156" w:author="Benton, Deon" w:date="2026-05-17T00:44:00Z" w16du:dateUtc="2026-05-17T05:44:00Z">
        <w:r w:rsidR="00747493">
          <w:rPr>
            <w:rFonts w:ascii="Times New Roman" w:hAnsi="Times New Roman" w:cs="Times New Roman"/>
          </w:rPr>
          <w:t xml:space="preserve"> because this model did not implement a real-world or pretraining phase, developmental age </w:t>
        </w:r>
      </w:ins>
      <w:ins w:id="1157" w:author="Benton, Deon" w:date="2026-05-17T00:46:00Z" w16du:dateUtc="2026-05-17T05:46:00Z">
        <w:r w:rsidR="00EF73D4">
          <w:rPr>
            <w:rFonts w:ascii="Times New Roman" w:hAnsi="Times New Roman" w:cs="Times New Roman"/>
          </w:rPr>
          <w:t xml:space="preserve">was not simulated </w:t>
        </w:r>
      </w:ins>
      <w:ins w:id="1158" w:author="Benton, Deon" w:date="2026-05-17T00:44:00Z" w16du:dateUtc="2026-05-17T05:44:00Z">
        <w:r w:rsidR="00747493">
          <w:rPr>
            <w:rFonts w:ascii="Times New Roman" w:hAnsi="Times New Roman" w:cs="Times New Roman"/>
          </w:rPr>
          <w:t xml:space="preserve">with this model. </w:t>
        </w:r>
      </w:ins>
      <w:ins w:id="1159" w:author="Benton, Deon" w:date="2026-05-17T00:41:00Z" w16du:dateUtc="2026-05-17T05:41:00Z">
        <w:r w:rsidR="00747493">
          <w:rPr>
            <w:rFonts w:ascii="Times New Roman" w:hAnsi="Times New Roman" w:cs="Times New Roman"/>
          </w:rPr>
          <w:t xml:space="preserve"> </w:t>
        </w:r>
      </w:ins>
    </w:p>
    <w:p w14:paraId="5C3E17E3" w14:textId="4B787EC1" w:rsidR="00307604" w:rsidRDefault="009E02A6" w:rsidP="00853CF6">
      <w:pPr>
        <w:spacing w:line="480" w:lineRule="auto"/>
        <w:ind w:firstLine="720"/>
        <w:contextualSpacing/>
        <w:rPr>
          <w:rFonts w:ascii="Times New Roman" w:hAnsi="Times New Roman" w:cs="Times New Roman"/>
        </w:rPr>
      </w:pPr>
      <w:r>
        <w:rPr>
          <w:rFonts w:ascii="Times New Roman" w:hAnsi="Times New Roman" w:cs="Times New Roman"/>
        </w:rPr>
        <w:t>As with ALIAS (and its extension</w:t>
      </w:r>
      <w:r w:rsidR="00CE60BA">
        <w:rPr>
          <w:rFonts w:ascii="Times New Roman" w:hAnsi="Times New Roman" w:cs="Times New Roman"/>
        </w:rPr>
        <w:t>, ALIAS-2</w:t>
      </w:r>
      <w:r>
        <w:rPr>
          <w:rFonts w:ascii="Times New Roman" w:hAnsi="Times New Roman" w:cs="Times New Roman"/>
        </w:rPr>
        <w:t xml:space="preserve">), </w:t>
      </w:r>
      <w:r w:rsidR="003F1E43">
        <w:rPr>
          <w:rFonts w:ascii="Times New Roman" w:hAnsi="Times New Roman" w:cs="Times New Roman"/>
        </w:rPr>
        <w:t xml:space="preserve">OM10-2 </w:t>
      </w:r>
      <w:r w:rsidR="00CE60BA">
        <w:rPr>
          <w:rFonts w:ascii="Times New Roman" w:hAnsi="Times New Roman" w:cs="Times New Roman"/>
        </w:rPr>
        <w:t xml:space="preserve">networks were either assigned to the Experimental condition </w:t>
      </w:r>
      <w:ins w:id="1160" w:author="Benton, Deon" w:date="2026-05-17T00:48:00Z" w16du:dateUtc="2026-05-17T05:48:00Z">
        <w:r w:rsidR="006E16CE">
          <w:rPr>
            <w:rFonts w:ascii="Times New Roman" w:hAnsi="Times New Roman" w:cs="Times New Roman"/>
          </w:rPr>
          <w:t>(</w:t>
        </w:r>
        <w:r w:rsidR="006E16CE">
          <w:rPr>
            <w:rFonts w:ascii="Times New Roman" w:hAnsi="Times New Roman" w:cs="Times New Roman"/>
            <w:i/>
            <w:iCs/>
          </w:rPr>
          <w:t xml:space="preserve">N </w:t>
        </w:r>
        <w:r w:rsidR="006E16CE">
          <w:rPr>
            <w:rFonts w:ascii="Times New Roman" w:hAnsi="Times New Roman" w:cs="Times New Roman"/>
          </w:rPr>
          <w:t xml:space="preserve">= 20) </w:t>
        </w:r>
      </w:ins>
      <w:r w:rsidR="00CE60BA">
        <w:rPr>
          <w:rFonts w:ascii="Times New Roman" w:hAnsi="Times New Roman" w:cs="Times New Roman"/>
        </w:rPr>
        <w:t>or to the Control condition</w:t>
      </w:r>
      <w:ins w:id="1161" w:author="Benton, Deon" w:date="2026-05-17T00:48:00Z" w16du:dateUtc="2026-05-17T05:48:00Z">
        <w:r w:rsidR="006E16CE">
          <w:rPr>
            <w:rFonts w:ascii="Times New Roman" w:hAnsi="Times New Roman" w:cs="Times New Roman"/>
          </w:rPr>
          <w:t xml:space="preserve"> (</w:t>
        </w:r>
        <w:r w:rsidR="006E16CE">
          <w:rPr>
            <w:rFonts w:ascii="Times New Roman" w:hAnsi="Times New Roman" w:cs="Times New Roman"/>
            <w:i/>
            <w:iCs/>
          </w:rPr>
          <w:t xml:space="preserve">N </w:t>
        </w:r>
        <w:r w:rsidR="006E16CE">
          <w:rPr>
            <w:rFonts w:ascii="Times New Roman" w:hAnsi="Times New Roman" w:cs="Times New Roman"/>
          </w:rPr>
          <w:t>= 20)</w:t>
        </w:r>
      </w:ins>
      <w:r w:rsidR="00CE60BA">
        <w:rPr>
          <w:rFonts w:ascii="Times New Roman" w:hAnsi="Times New Roman" w:cs="Times New Roman"/>
        </w:rPr>
        <w:t xml:space="preserve">. A </w:t>
      </w:r>
      <w:r w:rsidR="00857E59">
        <w:rPr>
          <w:rFonts w:ascii="Times New Roman" w:hAnsi="Times New Roman" w:cs="Times New Roman"/>
        </w:rPr>
        <w:t>three</w:t>
      </w:r>
      <w:r w:rsidR="00CE60BA">
        <w:rPr>
          <w:rFonts w:ascii="Times New Roman" w:hAnsi="Times New Roman" w:cs="Times New Roman"/>
        </w:rPr>
        <w:t xml:space="preserve">-cell high </w:t>
      </w:r>
      <w:r w:rsidR="003F1E43">
        <w:rPr>
          <w:rFonts w:ascii="Times New Roman" w:hAnsi="Times New Roman" w:cs="Times New Roman"/>
        </w:rPr>
        <w:t>obstacle</w:t>
      </w:r>
      <w:r w:rsidR="00CE60BA">
        <w:rPr>
          <w:rFonts w:ascii="Times New Roman" w:hAnsi="Times New Roman" w:cs="Times New Roman"/>
        </w:rPr>
        <w:t xml:space="preserve"> </w:t>
      </w:r>
      <w:r w:rsidR="009B01C8">
        <w:rPr>
          <w:rFonts w:ascii="Times New Roman" w:hAnsi="Times New Roman" w:cs="Times New Roman"/>
        </w:rPr>
        <w:t xml:space="preserve">was included in the environment specification for the networks in the </w:t>
      </w:r>
      <w:r w:rsidR="00483947">
        <w:rPr>
          <w:rFonts w:ascii="Times New Roman" w:hAnsi="Times New Roman" w:cs="Times New Roman"/>
        </w:rPr>
        <w:t>Experimental</w:t>
      </w:r>
      <w:r w:rsidR="009B01C8">
        <w:rPr>
          <w:rFonts w:ascii="Times New Roman" w:hAnsi="Times New Roman" w:cs="Times New Roman"/>
        </w:rPr>
        <w:t xml:space="preserve"> condi</w:t>
      </w:r>
      <w:r w:rsidR="00483947">
        <w:rPr>
          <w:rFonts w:ascii="Times New Roman" w:hAnsi="Times New Roman" w:cs="Times New Roman"/>
        </w:rPr>
        <w:t>tion</w:t>
      </w:r>
      <w:ins w:id="1162" w:author="Benton, Deon" w:date="2026-05-16T01:01:00Z" w16du:dateUtc="2026-05-16T06:01:00Z">
        <w:r w:rsidR="005C3B08">
          <w:rPr>
            <w:rFonts w:ascii="Times New Roman" w:hAnsi="Times New Roman" w:cs="Times New Roman"/>
          </w:rPr>
          <w:t xml:space="preserve"> </w:t>
        </w:r>
      </w:ins>
      <w:r w:rsidR="00CE60BA">
        <w:rPr>
          <w:rFonts w:ascii="Times New Roman" w:hAnsi="Times New Roman" w:cs="Times New Roman"/>
        </w:rPr>
        <w:t>was shown during the habituation phase for</w:t>
      </w:r>
      <w:r w:rsidR="003F1E43">
        <w:rPr>
          <w:rFonts w:ascii="Times New Roman" w:hAnsi="Times New Roman" w:cs="Times New Roman"/>
        </w:rPr>
        <w:t xml:space="preserve"> </w:t>
      </w:r>
      <w:del w:id="1163" w:author="Benton, Deon" w:date="2026-05-17T00:48:00Z" w16du:dateUtc="2026-05-17T05:48:00Z">
        <w:r w:rsidR="003F1E43" w:rsidDel="00014507">
          <w:rPr>
            <w:rFonts w:ascii="Times New Roman" w:hAnsi="Times New Roman" w:cs="Times New Roman"/>
          </w:rPr>
          <w:delText xml:space="preserve">OM10 and </w:delText>
        </w:r>
      </w:del>
      <w:r w:rsidR="003F1E43">
        <w:rPr>
          <w:rFonts w:ascii="Times New Roman" w:hAnsi="Times New Roman" w:cs="Times New Roman"/>
        </w:rPr>
        <w:t>OM10-2</w:t>
      </w:r>
      <w:r w:rsidR="00CE60BA">
        <w:rPr>
          <w:rFonts w:ascii="Times New Roman" w:hAnsi="Times New Roman" w:cs="Times New Roman"/>
        </w:rPr>
        <w:t xml:space="preserve"> networks in the Experimental condition. </w:t>
      </w:r>
      <w:r w:rsidR="003F1E43">
        <w:rPr>
          <w:rFonts w:ascii="Times New Roman" w:hAnsi="Times New Roman" w:cs="Times New Roman"/>
        </w:rPr>
        <w:t xml:space="preserve">This barrier remained fully visible throughout the duration of the habituation event for </w:t>
      </w:r>
      <w:ins w:id="1164" w:author="Benton, Deon" w:date="2026-05-17T00:48:00Z" w16du:dateUtc="2026-05-17T05:48:00Z">
        <w:r w:rsidR="00014507">
          <w:rPr>
            <w:rFonts w:ascii="Times New Roman" w:hAnsi="Times New Roman" w:cs="Times New Roman"/>
          </w:rPr>
          <w:t>these</w:t>
        </w:r>
      </w:ins>
      <w:r w:rsidR="003F1E43">
        <w:rPr>
          <w:rFonts w:ascii="Times New Roman" w:hAnsi="Times New Roman" w:cs="Times New Roman"/>
        </w:rPr>
        <w:t xml:space="preserve"> networks</w:t>
      </w:r>
      <w:r w:rsidR="00EB54EB">
        <w:rPr>
          <w:rFonts w:ascii="Times New Roman" w:hAnsi="Times New Roman" w:cs="Times New Roman"/>
        </w:rPr>
        <w:t xml:space="preserve">. </w:t>
      </w:r>
      <w:ins w:id="1165" w:author="Benton, Deon" w:date="2026-05-17T00:48:00Z" w16du:dateUtc="2026-05-17T05:48:00Z">
        <w:r w:rsidR="00014507">
          <w:rPr>
            <w:rFonts w:ascii="Times New Roman" w:hAnsi="Times New Roman" w:cs="Times New Roman"/>
          </w:rPr>
          <w:t>In contrast</w:t>
        </w:r>
      </w:ins>
      <w:r w:rsidR="00EB54EB">
        <w:rPr>
          <w:rFonts w:ascii="Times New Roman" w:hAnsi="Times New Roman" w:cs="Times New Roman"/>
        </w:rPr>
        <w:t xml:space="preserve"> </w:t>
      </w:r>
      <w:r w:rsidR="006B3E38">
        <w:rPr>
          <w:rFonts w:ascii="Times New Roman" w:hAnsi="Times New Roman" w:cs="Times New Roman"/>
        </w:rPr>
        <w:t>a peripherally located barrier—that remained fully visibly throughout the habituation phase—was shown to OM10-2 networks assigned to the Control condition. In terms of the arced motion that occurred either over or besides the obstacle, t</w:t>
      </w:r>
      <w:r w:rsidR="00CE60BA">
        <w:rPr>
          <w:rFonts w:ascii="Times New Roman" w:hAnsi="Times New Roman" w:cs="Times New Roman"/>
        </w:rPr>
        <w:t>he apex of th</w:t>
      </w:r>
      <w:r w:rsidR="0087493B">
        <w:rPr>
          <w:rFonts w:ascii="Times New Roman" w:hAnsi="Times New Roman" w:cs="Times New Roman"/>
        </w:rPr>
        <w:t xml:space="preserve">is motion </w:t>
      </w:r>
      <w:r w:rsidR="00CE60BA">
        <w:rPr>
          <w:rFonts w:ascii="Times New Roman" w:hAnsi="Times New Roman" w:cs="Times New Roman"/>
        </w:rPr>
        <w:t xml:space="preserve">was </w:t>
      </w:r>
      <w:r w:rsidR="0087493B">
        <w:rPr>
          <w:rFonts w:ascii="Times New Roman" w:hAnsi="Times New Roman" w:cs="Times New Roman"/>
        </w:rPr>
        <w:t>four</w:t>
      </w:r>
      <w:r w:rsidR="00CE60BA">
        <w:rPr>
          <w:rFonts w:ascii="Times New Roman" w:hAnsi="Times New Roman" w:cs="Times New Roman"/>
        </w:rPr>
        <w:t xml:space="preserve"> cells high for OM10-2 networks.</w:t>
      </w:r>
      <w:r w:rsidR="0087493B">
        <w:rPr>
          <w:rFonts w:ascii="Times New Roman" w:hAnsi="Times New Roman" w:cs="Times New Roman"/>
        </w:rPr>
        <w:t xml:space="preserve"> </w:t>
      </w:r>
      <w:r w:rsidR="00857E59">
        <w:rPr>
          <w:rFonts w:ascii="Times New Roman" w:hAnsi="Times New Roman" w:cs="Times New Roman"/>
        </w:rPr>
        <w:t xml:space="preserve">The barrier used in both test events was </w:t>
      </w:r>
      <w:r w:rsidR="00C222B1">
        <w:rPr>
          <w:rFonts w:ascii="Times New Roman" w:hAnsi="Times New Roman" w:cs="Times New Roman"/>
        </w:rPr>
        <w:t>one</w:t>
      </w:r>
      <w:r w:rsidR="00857E59">
        <w:rPr>
          <w:rFonts w:ascii="Times New Roman" w:hAnsi="Times New Roman" w:cs="Times New Roman"/>
        </w:rPr>
        <w:t xml:space="preserve"> cell high</w:t>
      </w:r>
      <w:r w:rsidR="00C16B3E">
        <w:rPr>
          <w:rFonts w:ascii="Times New Roman" w:hAnsi="Times New Roman" w:cs="Times New Roman"/>
        </w:rPr>
        <w:t>; this was true irrespective of the condition to which networks were assigned</w:t>
      </w:r>
      <w:r w:rsidR="00857E59">
        <w:rPr>
          <w:rFonts w:ascii="Times New Roman" w:hAnsi="Times New Roman" w:cs="Times New Roman"/>
        </w:rPr>
        <w:t xml:space="preserve">. The apex of the arced motion in the </w:t>
      </w:r>
      <w:ins w:id="1166" w:author="Benton, Deon" w:date="2026-05-16T00:59:00Z" w16du:dateUtc="2026-05-16T05:59:00Z">
        <w:r w:rsidR="005C3B08">
          <w:rPr>
            <w:rFonts w:ascii="Times New Roman" w:hAnsi="Times New Roman" w:cs="Times New Roman"/>
          </w:rPr>
          <w:t>High, inefficient</w:t>
        </w:r>
      </w:ins>
      <w:r w:rsidR="00857E59">
        <w:rPr>
          <w:rFonts w:ascii="Times New Roman" w:hAnsi="Times New Roman" w:cs="Times New Roman"/>
        </w:rPr>
        <w:t xml:space="preserve"> test event was identical to that during habituation.</w:t>
      </w:r>
      <w:r w:rsidR="00E83B51">
        <w:rPr>
          <w:rFonts w:ascii="Times New Roman" w:hAnsi="Times New Roman" w:cs="Times New Roman"/>
        </w:rPr>
        <w:t xml:space="preserve"> This meant that the agent overshot the barrier by </w:t>
      </w:r>
      <w:r w:rsidR="000851C0">
        <w:rPr>
          <w:rFonts w:ascii="Times New Roman" w:hAnsi="Times New Roman" w:cs="Times New Roman"/>
        </w:rPr>
        <w:t>four cells</w:t>
      </w:r>
      <w:r w:rsidR="00E83B51">
        <w:rPr>
          <w:rFonts w:ascii="Times New Roman" w:hAnsi="Times New Roman" w:cs="Times New Roman"/>
        </w:rPr>
        <w:t xml:space="preserve"> for OM10-</w:t>
      </w:r>
      <w:r w:rsidR="000851C0">
        <w:rPr>
          <w:rFonts w:ascii="Times New Roman" w:hAnsi="Times New Roman" w:cs="Times New Roman"/>
        </w:rPr>
        <w:t xml:space="preserve">2. The results reported below remain unchanged if the </w:t>
      </w:r>
      <w:r w:rsidR="006D46B2">
        <w:rPr>
          <w:rFonts w:ascii="Times New Roman" w:hAnsi="Times New Roman" w:cs="Times New Roman"/>
        </w:rPr>
        <w:t>extent</w:t>
      </w:r>
      <w:r w:rsidR="00EE157C">
        <w:rPr>
          <w:rFonts w:ascii="Times New Roman" w:hAnsi="Times New Roman" w:cs="Times New Roman"/>
        </w:rPr>
        <w:t xml:space="preserve"> of</w:t>
      </w:r>
      <w:r w:rsidR="000851C0">
        <w:rPr>
          <w:rFonts w:ascii="Times New Roman" w:hAnsi="Times New Roman" w:cs="Times New Roman"/>
        </w:rPr>
        <w:t xml:space="preserve"> overshooting is </w:t>
      </w:r>
      <w:r w:rsidR="006D46B2">
        <w:rPr>
          <w:rFonts w:ascii="Times New Roman" w:hAnsi="Times New Roman" w:cs="Times New Roman"/>
        </w:rPr>
        <w:t>controlled</w:t>
      </w:r>
      <w:r w:rsidR="000851C0">
        <w:rPr>
          <w:rFonts w:ascii="Times New Roman" w:hAnsi="Times New Roman" w:cs="Times New Roman"/>
        </w:rPr>
        <w:t>.</w:t>
      </w:r>
      <w:r w:rsidR="00857E59">
        <w:rPr>
          <w:rFonts w:ascii="Times New Roman" w:hAnsi="Times New Roman" w:cs="Times New Roman"/>
        </w:rPr>
        <w:t xml:space="preserve"> In contrast, the apex of the arced motion</w:t>
      </w:r>
      <w:r w:rsidR="001739DE">
        <w:rPr>
          <w:rFonts w:ascii="Times New Roman" w:hAnsi="Times New Roman" w:cs="Times New Roman"/>
        </w:rPr>
        <w:t xml:space="preserve"> in the </w:t>
      </w:r>
      <w:ins w:id="1167" w:author="Benton, Deon" w:date="2026-05-16T01:05:00Z" w16du:dateUtc="2026-05-16T06:05:00Z">
        <w:r w:rsidR="007E04BC">
          <w:rPr>
            <w:rFonts w:ascii="Times New Roman" w:hAnsi="Times New Roman" w:cs="Times New Roman"/>
          </w:rPr>
          <w:t>Low</w:t>
        </w:r>
      </w:ins>
      <w:r w:rsidR="001739DE">
        <w:rPr>
          <w:rFonts w:ascii="Times New Roman" w:hAnsi="Times New Roman" w:cs="Times New Roman"/>
        </w:rPr>
        <w:t xml:space="preserve">, efficient event was </w:t>
      </w:r>
      <w:r w:rsidR="00A13863">
        <w:rPr>
          <w:rFonts w:ascii="Times New Roman" w:hAnsi="Times New Roman" w:cs="Times New Roman"/>
        </w:rPr>
        <w:t>two</w:t>
      </w:r>
      <w:r w:rsidR="001739DE">
        <w:rPr>
          <w:rFonts w:ascii="Times New Roman" w:hAnsi="Times New Roman" w:cs="Times New Roman"/>
        </w:rPr>
        <w:t xml:space="preserve"> cells high for OM10-2 networks</w:t>
      </w:r>
      <w:r w:rsidR="00A13863">
        <w:rPr>
          <w:rFonts w:ascii="Times New Roman" w:hAnsi="Times New Roman" w:cs="Times New Roman"/>
        </w:rPr>
        <w:t xml:space="preserve"> (to prevent overshooting)</w:t>
      </w:r>
      <w:r w:rsidR="001739DE">
        <w:rPr>
          <w:rFonts w:ascii="Times New Roman" w:hAnsi="Times New Roman" w:cs="Times New Roman"/>
        </w:rPr>
        <w:t xml:space="preserve">. </w:t>
      </w:r>
      <w:r w:rsidR="00857E59">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76BD7E49"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Pr>
          <w:rFonts w:ascii="Times New Roman" w:hAnsi="Times New Roman" w:cs="Times New Roman"/>
          <w:i w:val="0"/>
          <w:iCs w:val="0"/>
          <w:color w:val="000000" w:themeColor="text1"/>
          <w:sz w:val="24"/>
          <w:szCs w:val="24"/>
        </w:rPr>
        <w:t>Performance of ALIAS.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ins w:id="1168" w:author="Benton, Deon" w:date="2026-05-16T01:05:00Z" w16du:dateUtc="2026-05-16T06:05:00Z">
        <w:r w:rsidR="007E04BC">
          <w:rPr>
            <w:rFonts w:ascii="Times New Roman" w:hAnsi="Times New Roman" w:cs="Times New Roman"/>
            <w:i w:val="0"/>
            <w:iCs w:val="0"/>
            <w:color w:val="000000" w:themeColor="text1"/>
            <w:sz w:val="24"/>
            <w:szCs w:val="24"/>
          </w:rPr>
          <w:t>, inefficient</w:t>
        </w:r>
      </w:ins>
      <w:r w:rsidR="00497FE5">
        <w:rPr>
          <w:rFonts w:ascii="Times New Roman" w:hAnsi="Times New Roman" w:cs="Times New Roman"/>
          <w:i w:val="0"/>
          <w:iCs w:val="0"/>
          <w:color w:val="000000" w:themeColor="text1"/>
          <w:sz w:val="24"/>
          <w:szCs w:val="24"/>
        </w:rPr>
        <w:t xml:space="preserve"> and Low</w:t>
      </w:r>
      <w:ins w:id="1169" w:author="Benton, Deon" w:date="2026-05-16T01:05:00Z" w16du:dateUtc="2026-05-16T06:05:00Z">
        <w:r w:rsidR="007E04BC">
          <w:rPr>
            <w:rFonts w:ascii="Times New Roman" w:hAnsi="Times New Roman" w:cs="Times New Roman"/>
            <w:i w:val="0"/>
            <w:iCs w:val="0"/>
            <w:color w:val="000000" w:themeColor="text1"/>
            <w:sz w:val="24"/>
            <w:szCs w:val="24"/>
          </w:rPr>
          <w:t>, efficient</w:t>
        </w:r>
      </w:ins>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both overall (left) and across different habituation epochs (right). These experiments correspond to those in Liu and Spelke (2017).</w:t>
      </w:r>
    </w:p>
    <w:p w14:paraId="19B1429A" w14:textId="77777777" w:rsidR="001540F3" w:rsidRDefault="001540F3" w:rsidP="00524642">
      <w:pPr>
        <w:spacing w:line="480" w:lineRule="auto"/>
        <w:contextualSpacing/>
        <w:rPr>
          <w:ins w:id="1170" w:author="Benton, Deon" w:date="2026-04-28T16:18:00Z" w16du:dateUtc="2026-04-28T21:18:00Z"/>
          <w:rFonts w:ascii="Times New Roman" w:hAnsi="Times New Roman" w:cs="Times New Roman"/>
        </w:rPr>
      </w:pPr>
    </w:p>
    <w:p w14:paraId="512FBC5F" w14:textId="4BBF395C" w:rsidR="009C5E1C" w:rsidRDefault="001540F3" w:rsidP="001540F3">
      <w:pPr>
        <w:spacing w:line="480" w:lineRule="auto"/>
        <w:ind w:firstLine="720"/>
        <w:contextualSpacing/>
        <w:rPr>
          <w:ins w:id="1171" w:author="Benton, Deon" w:date="2026-04-28T16:29:00Z" w16du:dateUtc="2026-04-28T21:29:00Z"/>
          <w:rFonts w:ascii="Times New Roman" w:hAnsi="Times New Roman" w:cs="Times New Roman"/>
        </w:rPr>
      </w:pPr>
      <w:ins w:id="1172" w:author="Benton, Deon" w:date="2026-04-28T16:18:00Z" w16du:dateUtc="2026-04-28T21:18:00Z">
        <w:r>
          <w:rPr>
            <w:rFonts w:ascii="Times New Roman" w:hAnsi="Times New Roman" w:cs="Times New Roman"/>
          </w:rPr>
          <w:t>Figure 14 shows the looking (i.e., error) behavior of networks</w:t>
        </w:r>
        <w:r w:rsidR="00156837">
          <w:rPr>
            <w:rFonts w:ascii="Times New Roman" w:hAnsi="Times New Roman" w:cs="Times New Roman"/>
          </w:rPr>
          <w:t xml:space="preserve"> to the </w:t>
        </w:r>
      </w:ins>
      <w:ins w:id="1173" w:author="Benton, Deon" w:date="2026-04-28T16:19:00Z" w16du:dateUtc="2026-04-28T21:19:00Z">
        <w:r w:rsidR="00156837">
          <w:rPr>
            <w:rFonts w:ascii="Times New Roman" w:hAnsi="Times New Roman" w:cs="Times New Roman"/>
          </w:rPr>
          <w:t>High</w:t>
        </w:r>
      </w:ins>
      <w:ins w:id="1174" w:author="Benton, Deon" w:date="2026-05-16T01:01:00Z" w16du:dateUtc="2026-05-16T06:01:00Z">
        <w:r w:rsidR="005C3B08">
          <w:rPr>
            <w:rFonts w:ascii="Times New Roman" w:hAnsi="Times New Roman" w:cs="Times New Roman"/>
          </w:rPr>
          <w:t>, inefficient</w:t>
        </w:r>
      </w:ins>
      <w:ins w:id="1175" w:author="Benton, Deon" w:date="2026-04-28T16:19:00Z" w16du:dateUtc="2026-04-28T21:19:00Z">
        <w:r w:rsidR="00156837">
          <w:rPr>
            <w:rFonts w:ascii="Times New Roman" w:hAnsi="Times New Roman" w:cs="Times New Roman"/>
          </w:rPr>
          <w:t xml:space="preserve"> test event than to the </w:t>
        </w:r>
      </w:ins>
      <w:ins w:id="1176" w:author="Benton, Deon" w:date="2026-05-16T01:01:00Z" w16du:dateUtc="2026-05-16T06:01:00Z">
        <w:r w:rsidR="005C3B08">
          <w:rPr>
            <w:rFonts w:ascii="Times New Roman" w:hAnsi="Times New Roman" w:cs="Times New Roman"/>
          </w:rPr>
          <w:t>Low, efficient</w:t>
        </w:r>
      </w:ins>
      <w:ins w:id="1177" w:author="Benton, Deon" w:date="2026-04-28T16:19:00Z" w16du:dateUtc="2026-04-28T21:19:00Z">
        <w:r w:rsidR="00156837">
          <w:rPr>
            <w:rFonts w:ascii="Times New Roman" w:hAnsi="Times New Roman" w:cs="Times New Roman"/>
          </w:rPr>
          <w:t xml:space="preserve"> test event in each of three experiments. These experiments correspond to t</w:t>
        </w:r>
      </w:ins>
      <w:ins w:id="1178" w:author="Benton, Deon" w:date="2026-04-28T16:20:00Z" w16du:dateUtc="2026-04-28T21:20:00Z">
        <w:r w:rsidR="00156837">
          <w:rPr>
            <w:rFonts w:ascii="Times New Roman" w:hAnsi="Times New Roman" w:cs="Times New Roman"/>
          </w:rPr>
          <w:t xml:space="preserve">hose in Liu and Spelke (2017). As was true for </w:t>
        </w:r>
      </w:ins>
      <w:ins w:id="1179" w:author="Benton, Deon" w:date="2026-04-28T16:22:00Z" w16du:dateUtc="2026-04-28T21:22:00Z">
        <w:r w:rsidR="00C25EF4">
          <w:rPr>
            <w:rFonts w:ascii="Times New Roman" w:hAnsi="Times New Roman" w:cs="Times New Roman"/>
          </w:rPr>
          <w:t>infants in Experiment</w:t>
        </w:r>
      </w:ins>
      <w:ins w:id="1180" w:author="Benton, Deon" w:date="2026-04-28T16:24:00Z" w16du:dateUtc="2026-04-28T21:24:00Z">
        <w:r w:rsidR="004C293F">
          <w:rPr>
            <w:rFonts w:ascii="Times New Roman" w:hAnsi="Times New Roman" w:cs="Times New Roman"/>
          </w:rPr>
          <w:t>s</w:t>
        </w:r>
      </w:ins>
      <w:ins w:id="1181" w:author="Benton, Deon" w:date="2026-04-28T16:22:00Z" w16du:dateUtc="2026-04-28T21:22:00Z">
        <w:r w:rsidR="00C25EF4">
          <w:rPr>
            <w:rFonts w:ascii="Times New Roman" w:hAnsi="Times New Roman" w:cs="Times New Roman"/>
          </w:rPr>
          <w:t xml:space="preserve"> 1</w:t>
        </w:r>
      </w:ins>
      <w:ins w:id="1182" w:author="Benton, Deon" w:date="2026-04-28T16:24:00Z" w16du:dateUtc="2026-04-28T21:24:00Z">
        <w:r w:rsidR="004C293F">
          <w:rPr>
            <w:rFonts w:ascii="Times New Roman" w:hAnsi="Times New Roman" w:cs="Times New Roman"/>
          </w:rPr>
          <w:t xml:space="preserve"> and 3</w:t>
        </w:r>
      </w:ins>
      <w:ins w:id="1183" w:author="Benton, Deon" w:date="2026-04-28T16:22:00Z" w16du:dateUtc="2026-04-28T21:22:00Z">
        <w:r w:rsidR="00C25EF4">
          <w:rPr>
            <w:rFonts w:ascii="Times New Roman" w:hAnsi="Times New Roman" w:cs="Times New Roman"/>
          </w:rPr>
          <w:t xml:space="preserve"> of</w:t>
        </w:r>
      </w:ins>
      <w:ins w:id="1184" w:author="Benton, Deon" w:date="2026-04-28T16:20:00Z" w16du:dateUtc="2026-04-28T21:20:00Z">
        <w:r w:rsidR="00156837">
          <w:rPr>
            <w:rFonts w:ascii="Times New Roman" w:hAnsi="Times New Roman" w:cs="Times New Roman"/>
          </w:rPr>
          <w:t xml:space="preserve"> that study, networks in </w:t>
        </w:r>
      </w:ins>
      <w:ins w:id="1185" w:author="Benton, Deon" w:date="2026-04-28T16:25:00Z" w16du:dateUtc="2026-04-28T21:25:00Z">
        <w:r w:rsidR="004C293F">
          <w:rPr>
            <w:rFonts w:ascii="Times New Roman" w:hAnsi="Times New Roman" w:cs="Times New Roman"/>
          </w:rPr>
          <w:t xml:space="preserve">the </w:t>
        </w:r>
      </w:ins>
      <w:ins w:id="1186" w:author="Benton, Deon" w:date="2026-04-28T16:22:00Z" w16du:dateUtc="2026-04-28T21:22:00Z">
        <w:r w:rsidR="00C25EF4">
          <w:rPr>
            <w:rFonts w:ascii="Times New Roman" w:hAnsi="Times New Roman" w:cs="Times New Roman"/>
          </w:rPr>
          <w:t xml:space="preserve">simulation analogue of </w:t>
        </w:r>
      </w:ins>
      <w:ins w:id="1187" w:author="Benton, Deon" w:date="2026-04-28T16:24:00Z" w16du:dateUtc="2026-04-28T21:24:00Z">
        <w:r w:rsidR="004C293F">
          <w:rPr>
            <w:rFonts w:ascii="Times New Roman" w:hAnsi="Times New Roman" w:cs="Times New Roman"/>
          </w:rPr>
          <w:t>these experiments</w:t>
        </w:r>
      </w:ins>
      <w:ins w:id="1188" w:author="Benton, Deon" w:date="2026-04-28T16:20:00Z" w16du:dateUtc="2026-04-28T21:20:00Z">
        <w:r w:rsidR="00156837">
          <w:rPr>
            <w:rFonts w:ascii="Times New Roman" w:hAnsi="Times New Roman" w:cs="Times New Roman"/>
          </w:rPr>
          <w:t xml:space="preserve"> looked </w:t>
        </w:r>
      </w:ins>
      <w:ins w:id="1189" w:author="Benton, Deon" w:date="2026-04-28T16:22:00Z" w16du:dateUtc="2026-04-28T21:22:00Z">
        <w:r w:rsidR="00C25EF4">
          <w:rPr>
            <w:rFonts w:ascii="Times New Roman" w:hAnsi="Times New Roman" w:cs="Times New Roman"/>
          </w:rPr>
          <w:t>longer at—</w:t>
        </w:r>
      </w:ins>
      <w:ins w:id="1190" w:author="Benton, Deon" w:date="2026-04-28T16:20:00Z" w16du:dateUtc="2026-04-28T21:20:00Z">
        <w:r w:rsidR="00156837">
          <w:rPr>
            <w:rFonts w:ascii="Times New Roman" w:hAnsi="Times New Roman" w:cs="Times New Roman"/>
          </w:rPr>
          <w:t xml:space="preserve">that is, produced greater error to—the </w:t>
        </w:r>
      </w:ins>
      <w:ins w:id="1191" w:author="Benton, Deon" w:date="2026-05-16T01:01:00Z" w16du:dateUtc="2026-05-16T06:01:00Z">
        <w:r w:rsidR="00340CFD">
          <w:rPr>
            <w:rFonts w:ascii="Times New Roman" w:hAnsi="Times New Roman" w:cs="Times New Roman"/>
          </w:rPr>
          <w:t>High, inefficient</w:t>
        </w:r>
      </w:ins>
      <w:ins w:id="1192" w:author="Benton, Deon" w:date="2026-04-28T16:20:00Z" w16du:dateUtc="2026-04-28T21:20:00Z">
        <w:r w:rsidR="00156837">
          <w:rPr>
            <w:rFonts w:ascii="Times New Roman" w:hAnsi="Times New Roman" w:cs="Times New Roman"/>
          </w:rPr>
          <w:t xml:space="preserve"> test event than to the </w:t>
        </w:r>
      </w:ins>
      <w:ins w:id="1193" w:author="Benton, Deon" w:date="2026-05-16T01:05:00Z" w16du:dateUtc="2026-05-16T06:05:00Z">
        <w:r w:rsidR="00DD3452">
          <w:rPr>
            <w:rFonts w:ascii="Times New Roman" w:hAnsi="Times New Roman" w:cs="Times New Roman"/>
          </w:rPr>
          <w:t>L</w:t>
        </w:r>
      </w:ins>
      <w:ins w:id="1194" w:author="Benton, Deon" w:date="2026-04-28T16:20:00Z" w16du:dateUtc="2026-04-28T21:20:00Z">
        <w:r w:rsidR="00156837">
          <w:rPr>
            <w:rFonts w:ascii="Times New Roman" w:hAnsi="Times New Roman" w:cs="Times New Roman"/>
          </w:rPr>
          <w:t xml:space="preserve">ow, efficient </w:t>
        </w:r>
      </w:ins>
      <w:ins w:id="1195" w:author="Benton, Deon" w:date="2026-04-28T16:21:00Z" w16du:dateUtc="2026-04-28T21:21:00Z">
        <w:r w:rsidR="00156837">
          <w:rPr>
            <w:rFonts w:ascii="Times New Roman" w:hAnsi="Times New Roman" w:cs="Times New Roman"/>
          </w:rPr>
          <w:t>event</w:t>
        </w:r>
      </w:ins>
      <w:ins w:id="1196" w:author="Benton, Deon" w:date="2026-04-28T16:22:00Z" w16du:dateUtc="2026-04-28T21:22:00Z">
        <w:r w:rsidR="00C25EF4">
          <w:rPr>
            <w:rFonts w:ascii="Times New Roman" w:hAnsi="Times New Roman" w:cs="Times New Roman"/>
          </w:rPr>
          <w:t>.</w:t>
        </w:r>
      </w:ins>
      <w:r w:rsidR="00FB65D8">
        <w:rPr>
          <w:rFonts w:ascii="Times New Roman" w:hAnsi="Times New Roman" w:cs="Times New Roman"/>
        </w:rPr>
        <w:t xml:space="preserve"> This was true both overall and across different </w:t>
      </w:r>
      <w:ins w:id="1197" w:author="Benton, Deon" w:date="2026-04-29T11:21:00Z" w16du:dateUtc="2026-04-29T16:21:00Z">
        <w:r w:rsidR="00512641">
          <w:rPr>
            <w:rFonts w:ascii="Times New Roman" w:hAnsi="Times New Roman" w:cs="Times New Roman"/>
          </w:rPr>
          <w:t>amounts</w:t>
        </w:r>
      </w:ins>
      <w:r w:rsidR="00FB65D8">
        <w:rPr>
          <w:rFonts w:ascii="Times New Roman" w:hAnsi="Times New Roman" w:cs="Times New Roman"/>
        </w:rPr>
        <w:t xml:space="preserve"> of habituation.</w:t>
      </w:r>
      <w:ins w:id="1198" w:author="Benton, Deon" w:date="2026-04-28T16:22:00Z" w16du:dateUtc="2026-04-28T21:22:00Z">
        <w:r w:rsidR="00C25EF4">
          <w:rPr>
            <w:rFonts w:ascii="Times New Roman" w:hAnsi="Times New Roman" w:cs="Times New Roman"/>
          </w:rPr>
          <w:t xml:space="preserve"> In</w:t>
        </w:r>
      </w:ins>
      <w:ins w:id="1199" w:author="Benton, Deon" w:date="2026-04-28T16:21:00Z" w16du:dateUtc="2026-04-28T21:21:00Z">
        <w:r w:rsidR="00C25EF4">
          <w:rPr>
            <w:rFonts w:ascii="Times New Roman" w:hAnsi="Times New Roman" w:cs="Times New Roman"/>
          </w:rPr>
          <w:t xml:space="preserve"> contrast, networks in Experiment 2</w:t>
        </w:r>
      </w:ins>
      <w:ins w:id="1200" w:author="Benton, Deon" w:date="2026-04-28T16:22:00Z" w16du:dateUtc="2026-04-28T21:22:00Z">
        <w:r w:rsidR="00C25EF4">
          <w:rPr>
            <w:rFonts w:ascii="Times New Roman" w:hAnsi="Times New Roman" w:cs="Times New Roman"/>
          </w:rPr>
          <w:t>—like infants in</w:t>
        </w:r>
      </w:ins>
      <w:ins w:id="1201" w:author="Benton, Deon" w:date="2026-04-28T16:23:00Z" w16du:dateUtc="2026-04-28T21:23:00Z">
        <w:r w:rsidR="00C25EF4">
          <w:rPr>
            <w:rFonts w:ascii="Times New Roman" w:hAnsi="Times New Roman" w:cs="Times New Roman"/>
          </w:rPr>
          <w:t xml:space="preserve"> the corresponding behavioral experiment—</w:t>
        </w:r>
      </w:ins>
      <w:ins w:id="1202" w:author="Benton, Deon" w:date="2026-04-28T16:21:00Z" w16du:dateUtc="2026-04-28T21:21:00Z">
        <w:r w:rsidR="00C25EF4">
          <w:rPr>
            <w:rFonts w:ascii="Times New Roman" w:hAnsi="Times New Roman" w:cs="Times New Roman"/>
          </w:rPr>
          <w:t>looked about equally long at both test events</w:t>
        </w:r>
      </w:ins>
      <w:ins w:id="1203" w:author="Benton, Deon" w:date="2026-04-28T16:23:00Z" w16du:dateUtc="2026-04-28T21:23:00Z">
        <w:r w:rsidR="004C293F">
          <w:rPr>
            <w:rFonts w:ascii="Times New Roman" w:hAnsi="Times New Roman" w:cs="Times New Roman"/>
          </w:rPr>
          <w:t xml:space="preserve">. </w:t>
        </w:r>
      </w:ins>
      <w:ins w:id="1204" w:author="Benton, Deon" w:date="2026-04-28T16:26:00Z" w16du:dateUtc="2026-04-28T21:26:00Z">
        <w:r w:rsidR="004707E2">
          <w:rPr>
            <w:rFonts w:ascii="Times New Roman" w:hAnsi="Times New Roman" w:cs="Times New Roman"/>
          </w:rPr>
          <w:t>As</w:t>
        </w:r>
      </w:ins>
      <w:ins w:id="1205" w:author="Benton, Deon" w:date="2026-04-28T16:23:00Z" w16du:dateUtc="2026-04-28T21:23:00Z">
        <w:r w:rsidR="004C293F">
          <w:rPr>
            <w:rFonts w:ascii="Times New Roman" w:hAnsi="Times New Roman" w:cs="Times New Roman"/>
          </w:rPr>
          <w:t xml:space="preserve"> was</w:t>
        </w:r>
      </w:ins>
      <w:ins w:id="1206" w:author="Benton, Deon" w:date="2026-04-28T16:26:00Z" w16du:dateUtc="2026-04-28T21:26:00Z">
        <w:r w:rsidR="004707E2">
          <w:rPr>
            <w:rFonts w:ascii="Times New Roman" w:hAnsi="Times New Roman" w:cs="Times New Roman"/>
          </w:rPr>
          <w:t xml:space="preserve"> also</w:t>
        </w:r>
      </w:ins>
      <w:ins w:id="1207" w:author="Benton, Deon" w:date="2026-04-28T16:23:00Z" w16du:dateUtc="2026-04-28T21:23:00Z">
        <w:r w:rsidR="004C293F">
          <w:rPr>
            <w:rFonts w:ascii="Times New Roman" w:hAnsi="Times New Roman" w:cs="Times New Roman"/>
          </w:rPr>
          <w:t xml:space="preserve"> true for infants</w:t>
        </w:r>
      </w:ins>
      <w:ins w:id="1208" w:author="Benton, Deon" w:date="2026-04-28T16:26:00Z" w16du:dateUtc="2026-04-28T21:26:00Z">
        <w:r w:rsidR="004707E2">
          <w:rPr>
            <w:rFonts w:ascii="Times New Roman" w:hAnsi="Times New Roman" w:cs="Times New Roman"/>
          </w:rPr>
          <w:t xml:space="preserve"> in Experiment </w:t>
        </w:r>
      </w:ins>
      <w:r w:rsidR="00E13303">
        <w:rPr>
          <w:rFonts w:ascii="Times New Roman" w:hAnsi="Times New Roman" w:cs="Times New Roman"/>
        </w:rPr>
        <w:t>2</w:t>
      </w:r>
      <w:ins w:id="1209" w:author="Benton, Deon" w:date="2026-04-28T16:23:00Z" w16du:dateUtc="2026-04-28T21:23:00Z">
        <w:r w:rsidR="004C293F">
          <w:rPr>
            <w:rFonts w:ascii="Times New Roman" w:hAnsi="Times New Roman" w:cs="Times New Roman"/>
          </w:rPr>
          <w:t xml:space="preserve">, </w:t>
        </w:r>
      </w:ins>
      <w:ins w:id="1210" w:author="Benton, Deon" w:date="2026-04-28T16:26:00Z" w16du:dateUtc="2026-04-28T21:26:00Z">
        <w:r w:rsidR="004707E2">
          <w:rPr>
            <w:rFonts w:ascii="Times New Roman" w:hAnsi="Times New Roman" w:cs="Times New Roman"/>
          </w:rPr>
          <w:t>networks in the simulation analogue of it showed a</w:t>
        </w:r>
      </w:ins>
      <w:ins w:id="1211" w:author="Benton, Deon" w:date="2026-04-28T16:23:00Z" w16du:dateUtc="2026-04-28T21:23:00Z">
        <w:r w:rsidR="004C293F">
          <w:rPr>
            <w:rFonts w:ascii="Times New Roman" w:hAnsi="Times New Roman" w:cs="Times New Roman"/>
          </w:rPr>
          <w:t xml:space="preserve"> slight numerica</w:t>
        </w:r>
      </w:ins>
      <w:ins w:id="1212" w:author="Benton, Deon" w:date="2026-04-28T16:24:00Z" w16du:dateUtc="2026-04-28T21:24:00Z">
        <w:r w:rsidR="004C293F">
          <w:rPr>
            <w:rFonts w:ascii="Times New Roman" w:hAnsi="Times New Roman" w:cs="Times New Roman"/>
          </w:rPr>
          <w:t>l</w:t>
        </w:r>
      </w:ins>
      <w:ins w:id="1213" w:author="Benton, Deon" w:date="2026-04-28T16:23:00Z" w16du:dateUtc="2026-04-28T21:23:00Z">
        <w:r w:rsidR="004C293F">
          <w:rPr>
            <w:rFonts w:ascii="Times New Roman" w:hAnsi="Times New Roman" w:cs="Times New Roman"/>
          </w:rPr>
          <w:t xml:space="preserve"> tendency to look longer</w:t>
        </w:r>
      </w:ins>
      <w:ins w:id="1214" w:author="Benton, Deon" w:date="2026-04-28T16:18:00Z" w16du:dateUtc="2026-04-28T21:18:00Z">
        <w:r>
          <w:rPr>
            <w:rFonts w:ascii="Times New Roman" w:hAnsi="Times New Roman" w:cs="Times New Roman"/>
          </w:rPr>
          <w:t xml:space="preserve"> </w:t>
        </w:r>
      </w:ins>
      <w:ins w:id="1215" w:author="Benton, Deon" w:date="2026-04-28T16:24:00Z" w16du:dateUtc="2026-04-28T21:24:00Z">
        <w:r w:rsidR="004C293F">
          <w:rPr>
            <w:rFonts w:ascii="Times New Roman" w:hAnsi="Times New Roman" w:cs="Times New Roman"/>
          </w:rPr>
          <w:t xml:space="preserve">at the </w:t>
        </w:r>
      </w:ins>
      <w:ins w:id="1216" w:author="Benton, Deon" w:date="2026-05-16T01:05:00Z" w16du:dateUtc="2026-05-16T06:05:00Z">
        <w:r w:rsidR="00DD3452">
          <w:rPr>
            <w:rFonts w:ascii="Times New Roman" w:hAnsi="Times New Roman" w:cs="Times New Roman"/>
          </w:rPr>
          <w:t>L</w:t>
        </w:r>
      </w:ins>
      <w:ins w:id="1217" w:author="Benton, Deon" w:date="2026-04-28T16:24:00Z" w16du:dateUtc="2026-04-28T21:24:00Z">
        <w:r w:rsidR="004C293F">
          <w:rPr>
            <w:rFonts w:ascii="Times New Roman" w:hAnsi="Times New Roman" w:cs="Times New Roman"/>
          </w:rPr>
          <w:t xml:space="preserve">ow, efficient test event than at the </w:t>
        </w:r>
      </w:ins>
      <w:ins w:id="1218" w:author="Benton, Deon" w:date="2026-05-16T01:02:00Z" w16du:dateUtc="2026-05-16T06:02:00Z">
        <w:r w:rsidR="00340CFD">
          <w:rPr>
            <w:rFonts w:ascii="Times New Roman" w:hAnsi="Times New Roman" w:cs="Times New Roman"/>
          </w:rPr>
          <w:t>High, inefficient</w:t>
        </w:r>
      </w:ins>
      <w:ins w:id="1219" w:author="Benton, Deon" w:date="2026-04-28T16:24:00Z" w16du:dateUtc="2026-04-28T21:24:00Z">
        <w:r w:rsidR="004C293F">
          <w:rPr>
            <w:rFonts w:ascii="Times New Roman" w:hAnsi="Times New Roman" w:cs="Times New Roman"/>
          </w:rPr>
          <w:t xml:space="preserve"> one</w:t>
        </w:r>
      </w:ins>
      <w:r w:rsidR="00B4792C">
        <w:rPr>
          <w:rFonts w:ascii="Times New Roman" w:hAnsi="Times New Roman" w:cs="Times New Roman"/>
        </w:rPr>
        <w:t xml:space="preserve">. </w:t>
      </w:r>
      <w:r w:rsidR="00E13303">
        <w:rPr>
          <w:rFonts w:ascii="Times New Roman" w:hAnsi="Times New Roman" w:cs="Times New Roman"/>
        </w:rPr>
        <w:t xml:space="preserve">It is nonetheless worth interpreting this particular result with a </w:t>
      </w:r>
      <w:r w:rsidR="00E13303">
        <w:rPr>
          <w:rFonts w:ascii="Times New Roman" w:hAnsi="Times New Roman" w:cs="Times New Roman"/>
        </w:rPr>
        <w:lastRenderedPageBreak/>
        <w:t xml:space="preserve">bit of caution given that </w:t>
      </w:r>
      <w:ins w:id="1220" w:author="Benton, Deon" w:date="2026-05-15T21:02:00Z" w16du:dateUtc="2026-05-16T02:02:00Z">
        <w:r w:rsidR="00785F80">
          <w:rPr>
            <w:rFonts w:ascii="Times New Roman" w:hAnsi="Times New Roman" w:cs="Times New Roman"/>
          </w:rPr>
          <w:t>it just</w:t>
        </w:r>
      </w:ins>
      <w:r w:rsidR="00E13303">
        <w:rPr>
          <w:rFonts w:ascii="Times New Roman" w:hAnsi="Times New Roman" w:cs="Times New Roman"/>
        </w:rPr>
        <w:t xml:space="preserve"> </w:t>
      </w:r>
      <w:r w:rsidR="006F23DD">
        <w:rPr>
          <w:rFonts w:ascii="Times New Roman" w:hAnsi="Times New Roman" w:cs="Times New Roman"/>
        </w:rPr>
        <w:t>failed to reach statistical significance in</w:t>
      </w:r>
      <w:r w:rsidR="00E13303">
        <w:rPr>
          <w:rFonts w:ascii="Times New Roman" w:hAnsi="Times New Roman" w:cs="Times New Roman"/>
        </w:rPr>
        <w:t xml:space="preserve"> Liu and Spelke (2017)</w:t>
      </w:r>
      <w:ins w:id="1221" w:author="Benton, Deon" w:date="2026-05-15T21:03:00Z" w16du:dateUtc="2026-05-16T02:03:00Z">
        <w:r w:rsidR="00B8241C">
          <w:rPr>
            <w:rFonts w:ascii="Times New Roman" w:hAnsi="Times New Roman" w:cs="Times New Roman"/>
          </w:rPr>
          <w:t>; the numerical difference here, however, would like</w:t>
        </w:r>
      </w:ins>
      <w:ins w:id="1222" w:author="Benton, Deon" w:date="2026-05-16T01:10:00Z" w16du:dateUtc="2026-05-16T06:10:00Z">
        <w:r w:rsidR="00DD3452">
          <w:rPr>
            <w:rFonts w:ascii="Times New Roman" w:hAnsi="Times New Roman" w:cs="Times New Roman"/>
          </w:rPr>
          <w:t>ly</w:t>
        </w:r>
      </w:ins>
      <w:ins w:id="1223" w:author="Benton, Deon" w:date="2026-05-15T21:03:00Z" w16du:dateUtc="2026-05-16T02:03:00Z">
        <w:r w:rsidR="00B8241C">
          <w:rPr>
            <w:rFonts w:ascii="Times New Roman" w:hAnsi="Times New Roman" w:cs="Times New Roman"/>
          </w:rPr>
          <w:t xml:space="preserve"> be statistically reliable. </w:t>
        </w:r>
      </w:ins>
      <w:r w:rsidR="00787672">
        <w:rPr>
          <w:rFonts w:ascii="Times New Roman" w:hAnsi="Times New Roman" w:cs="Times New Roman"/>
        </w:rPr>
        <w:t xml:space="preserve"> This caveat notwithstanding, </w:t>
      </w:r>
      <w:ins w:id="1224" w:author="Benton, Deon" w:date="2026-05-16T01:09:00Z" w16du:dateUtc="2026-05-16T06:09:00Z">
        <w:r w:rsidR="00DD3452">
          <w:rPr>
            <w:rFonts w:ascii="Times New Roman" w:hAnsi="Times New Roman" w:cs="Times New Roman"/>
          </w:rPr>
          <w:t>that a</w:t>
        </w:r>
      </w:ins>
      <w:ins w:id="1225" w:author="Benton, Deon" w:date="2026-04-28T16:27:00Z" w16du:dateUtc="2026-04-28T21:27:00Z">
        <w:r w:rsidR="00676E55">
          <w:rPr>
            <w:rFonts w:ascii="Times New Roman" w:hAnsi="Times New Roman" w:cs="Times New Roman"/>
          </w:rPr>
          <w:t xml:space="preserve"> model </w:t>
        </w:r>
      </w:ins>
      <w:r w:rsidR="000E7BEC">
        <w:rPr>
          <w:rFonts w:ascii="Times New Roman" w:hAnsi="Times New Roman" w:cs="Times New Roman"/>
        </w:rPr>
        <w:t>lacking</w:t>
      </w:r>
      <w:r w:rsidR="00630B2A">
        <w:rPr>
          <w:rFonts w:ascii="Times New Roman" w:hAnsi="Times New Roman" w:cs="Times New Roman"/>
        </w:rPr>
        <w:t xml:space="preserve"> </w:t>
      </w:r>
      <w:ins w:id="1226" w:author="Benton, Deon" w:date="2026-04-28T16:27:00Z" w16du:dateUtc="2026-04-28T21:27:00Z">
        <w:r w:rsidR="00676E55">
          <w:rPr>
            <w:rFonts w:ascii="Times New Roman" w:hAnsi="Times New Roman" w:cs="Times New Roman"/>
          </w:rPr>
          <w:t xml:space="preserve">notions of efficiency, cost, </w:t>
        </w:r>
      </w:ins>
      <w:r w:rsidR="00630B2A">
        <w:rPr>
          <w:rFonts w:ascii="Times New Roman" w:hAnsi="Times New Roman" w:cs="Times New Roman"/>
        </w:rPr>
        <w:t xml:space="preserve">or </w:t>
      </w:r>
      <w:ins w:id="1227" w:author="Benton, Deon" w:date="2026-04-28T16:27:00Z" w16du:dateUtc="2026-04-28T21:27:00Z">
        <w:r w:rsidR="00676E55">
          <w:rPr>
            <w:rFonts w:ascii="Times New Roman" w:hAnsi="Times New Roman" w:cs="Times New Roman"/>
          </w:rPr>
          <w:t xml:space="preserve">utility can </w:t>
        </w:r>
      </w:ins>
      <w:ins w:id="1228" w:author="Benton, Deon" w:date="2026-04-28T16:30:00Z" w16du:dateUtc="2026-04-28T21:30:00Z">
        <w:r w:rsidR="00A8046D">
          <w:rPr>
            <w:rFonts w:ascii="Times New Roman" w:hAnsi="Times New Roman" w:cs="Times New Roman"/>
          </w:rPr>
          <w:t xml:space="preserve">nonetheless </w:t>
        </w:r>
      </w:ins>
      <w:ins w:id="1229" w:author="Benton, Deon" w:date="2026-04-28T16:27:00Z" w16du:dateUtc="2026-04-28T21:27:00Z">
        <w:r w:rsidR="00676E55">
          <w:rPr>
            <w:rFonts w:ascii="Times New Roman" w:hAnsi="Times New Roman" w:cs="Times New Roman"/>
          </w:rPr>
          <w:t>qualitatively reproduce infants’ looking behaviors</w:t>
        </w:r>
      </w:ins>
      <w:ins w:id="1230" w:author="Benton, Deon" w:date="2026-04-28T16:28:00Z" w16du:dateUtc="2026-04-28T21:28:00Z">
        <w:r w:rsidR="009C5E1C">
          <w:rPr>
            <w:rFonts w:ascii="Times New Roman" w:hAnsi="Times New Roman" w:cs="Times New Roman"/>
          </w:rPr>
          <w:t xml:space="preserve"> lends additional support to </w:t>
        </w:r>
      </w:ins>
      <w:ins w:id="1231" w:author="Benton, Deon" w:date="2026-05-15T21:04:00Z" w16du:dateUtc="2026-05-16T02:04:00Z">
        <w:r w:rsidR="00B8241C">
          <w:rPr>
            <w:rFonts w:ascii="Times New Roman" w:hAnsi="Times New Roman" w:cs="Times New Roman"/>
          </w:rPr>
          <w:t>the notion that such</w:t>
        </w:r>
      </w:ins>
      <w:ins w:id="1232" w:author="Benton, Deon" w:date="2026-04-28T16:28:00Z" w16du:dateUtc="2026-04-28T21:28:00Z">
        <w:r w:rsidR="009C5E1C">
          <w:rPr>
            <w:rFonts w:ascii="Times New Roman" w:hAnsi="Times New Roman" w:cs="Times New Roman"/>
          </w:rPr>
          <w:t xml:space="preserve"> concepts are not necessary to explain</w:t>
        </w:r>
      </w:ins>
      <w:ins w:id="1233" w:author="Benton, Deon" w:date="2026-04-28T16:30:00Z" w16du:dateUtc="2026-04-28T21:30:00Z">
        <w:r w:rsidR="00A8046D">
          <w:rPr>
            <w:rFonts w:ascii="Times New Roman" w:hAnsi="Times New Roman" w:cs="Times New Roman"/>
          </w:rPr>
          <w:t xml:space="preserve"> </w:t>
        </w:r>
      </w:ins>
      <w:ins w:id="1234" w:author="Benton, Deon" w:date="2026-05-15T21:04:00Z" w16du:dateUtc="2026-05-16T02:04:00Z">
        <w:r w:rsidR="00B8241C">
          <w:rPr>
            <w:rFonts w:ascii="Times New Roman" w:hAnsi="Times New Roman" w:cs="Times New Roman"/>
          </w:rPr>
          <w:t>infants’</w:t>
        </w:r>
      </w:ins>
      <w:ins w:id="1235" w:author="Benton, Deon" w:date="2026-04-28T16:30:00Z" w16du:dateUtc="2026-04-28T21:30:00Z">
        <w:r w:rsidR="00A8046D">
          <w:rPr>
            <w:rFonts w:ascii="Times New Roman" w:hAnsi="Times New Roman" w:cs="Times New Roman"/>
          </w:rPr>
          <w:t xml:space="preserve"> looking; associative learning </w:t>
        </w:r>
      </w:ins>
      <w:ins w:id="1236" w:author="Benton, Deon" w:date="2026-05-15T21:04:00Z" w16du:dateUtc="2026-05-16T02:04:00Z">
        <w:r w:rsidR="009528A9">
          <w:rPr>
            <w:rFonts w:ascii="Times New Roman" w:hAnsi="Times New Roman" w:cs="Times New Roman"/>
          </w:rPr>
          <w:t>is</w:t>
        </w:r>
      </w:ins>
      <w:ins w:id="1237" w:author="Benton, Deon" w:date="2026-04-28T16:30:00Z" w16du:dateUtc="2026-04-28T21:30:00Z">
        <w:r w:rsidR="00A8046D">
          <w:rPr>
            <w:rFonts w:ascii="Times New Roman" w:hAnsi="Times New Roman" w:cs="Times New Roman"/>
          </w:rPr>
          <w:t xml:space="preserve"> be sufficient.</w:t>
        </w:r>
      </w:ins>
      <w:ins w:id="1238" w:author="Benton, Deon" w:date="2026-04-28T16:28:00Z" w16du:dateUtc="2026-04-28T21:28:00Z">
        <w:r w:rsidR="009C5E1C">
          <w:rPr>
            <w:rFonts w:ascii="Times New Roman" w:hAnsi="Times New Roman" w:cs="Times New Roman"/>
          </w:rPr>
          <w:t xml:space="preserve"> </w:t>
        </w:r>
      </w:ins>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28232675"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ins w:id="1239" w:author="Benton, Deon" w:date="2026-05-17T00:53:00Z" w16du:dateUtc="2026-05-17T05:53:00Z">
        <w:r w:rsidR="00014507">
          <w:rPr>
            <w:rFonts w:ascii="Times New Roman" w:hAnsi="Times New Roman" w:cs="Times New Roman"/>
            <w:b/>
            <w:bCs/>
            <w:i w:val="0"/>
            <w:iCs w:val="0"/>
            <w:noProof/>
            <w:color w:val="auto"/>
            <w:sz w:val="24"/>
            <w:szCs w:val="24"/>
          </w:rPr>
          <w:t>15</w:t>
        </w:r>
      </w:ins>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ins w:id="1240" w:author="Benton, Deon" w:date="2026-05-16T01:02:00Z" w16du:dateUtc="2026-05-16T06:02:00Z">
        <w:r w:rsidR="00487126">
          <w:rPr>
            <w:rFonts w:ascii="Times New Roman" w:hAnsi="Times New Roman" w:cs="Times New Roman"/>
            <w:i w:val="0"/>
            <w:iCs w:val="0"/>
            <w:color w:val="000000" w:themeColor="text1"/>
            <w:sz w:val="24"/>
            <w:szCs w:val="24"/>
          </w:rPr>
          <w:t>, inefficient</w:t>
        </w:r>
      </w:ins>
      <w:r>
        <w:rPr>
          <w:rFonts w:ascii="Times New Roman" w:hAnsi="Times New Roman" w:cs="Times New Roman"/>
          <w:i w:val="0"/>
          <w:iCs w:val="0"/>
          <w:color w:val="000000" w:themeColor="text1"/>
          <w:sz w:val="24"/>
          <w:szCs w:val="24"/>
        </w:rPr>
        <w:t xml:space="preserve"> and Low</w:t>
      </w:r>
      <w:ins w:id="1241" w:author="Benton, Deon" w:date="2026-05-16T01:02:00Z" w16du:dateUtc="2026-05-16T06:02:00Z">
        <w:r w:rsidR="00487126">
          <w:rPr>
            <w:rFonts w:ascii="Times New Roman" w:hAnsi="Times New Roman" w:cs="Times New Roman"/>
            <w:i w:val="0"/>
            <w:iCs w:val="0"/>
            <w:color w:val="000000" w:themeColor="text1"/>
            <w:sz w:val="24"/>
            <w:szCs w:val="24"/>
          </w:rPr>
          <w:t>, efficient</w:t>
        </w:r>
      </w:ins>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These experiments correspond to those in Liu and Spelke (2017).</w:t>
      </w:r>
    </w:p>
    <w:p w14:paraId="45A8B9FC" w14:textId="74A26812" w:rsidR="00E1149B" w:rsidRDefault="00E1149B" w:rsidP="00F54BD7">
      <w:pPr>
        <w:pStyle w:val="Caption"/>
        <w:rPr>
          <w:rFonts w:ascii="Times New Roman" w:hAnsi="Times New Roman" w:cs="Times New Roman"/>
        </w:rPr>
      </w:pPr>
    </w:p>
    <w:p w14:paraId="75464637" w14:textId="37CD56B9" w:rsidR="00E1149B" w:rsidRDefault="00014507" w:rsidP="00EF724B">
      <w:pPr>
        <w:spacing w:line="480" w:lineRule="auto"/>
        <w:ind w:firstLine="720"/>
        <w:contextualSpacing/>
        <w:rPr>
          <w:ins w:id="1242" w:author="Benton, Deon" w:date="2026-05-17T01:02:00Z" w16du:dateUtc="2026-05-17T06:02:00Z"/>
          <w:rFonts w:ascii="Times New Roman" w:hAnsi="Times New Roman" w:cs="Times New Roman"/>
        </w:rPr>
      </w:pPr>
      <w:ins w:id="1243" w:author="Benton, Deon" w:date="2026-05-17T00:51:00Z" w16du:dateUtc="2026-05-17T05:51:00Z">
        <w:r>
          <w:rPr>
            <w:rFonts w:ascii="Times New Roman" w:hAnsi="Times New Roman" w:cs="Times New Roman"/>
          </w:rPr>
          <w:t xml:space="preserve">OM10-2’s performance is shown in Figure </w:t>
        </w:r>
      </w:ins>
      <w:ins w:id="1244" w:author="Benton, Deon" w:date="2026-05-17T00:55:00Z" w16du:dateUtc="2026-05-17T05:55:00Z">
        <w:r>
          <w:rPr>
            <w:rFonts w:ascii="Times New Roman" w:hAnsi="Times New Roman" w:cs="Times New Roman"/>
          </w:rPr>
          <w:t xml:space="preserve">15. </w:t>
        </w:r>
      </w:ins>
      <w:ins w:id="1245" w:author="Benton, Deon" w:date="2026-05-17T00:57:00Z" w16du:dateUtc="2026-05-17T05:57:00Z">
        <w:r w:rsidR="00E075A2">
          <w:rPr>
            <w:rFonts w:ascii="Times New Roman" w:hAnsi="Times New Roman" w:cs="Times New Roman"/>
          </w:rPr>
          <w:t>Although this model captured infants’ looking responses in Experiment 3—the model, like the infants—showed more activation of the critical units in response to the High, inefficient test event than the Low, efficient one</w:t>
        </w:r>
      </w:ins>
      <w:ins w:id="1246" w:author="Benton, Deon" w:date="2026-05-17T00:58:00Z" w16du:dateUtc="2026-05-17T05:58:00Z">
        <w:r w:rsidR="00E075A2">
          <w:rPr>
            <w:rFonts w:ascii="Times New Roman" w:hAnsi="Times New Roman" w:cs="Times New Roman"/>
          </w:rPr>
          <w:t>—</w:t>
        </w:r>
        <w:r w:rsidR="00294E8B">
          <w:rPr>
            <w:rFonts w:ascii="Times New Roman" w:hAnsi="Times New Roman" w:cs="Times New Roman"/>
          </w:rPr>
          <w:t>the model failed to capture infants’ responses in</w:t>
        </w:r>
      </w:ins>
      <w:r w:rsidR="00E0420F">
        <w:rPr>
          <w:rFonts w:ascii="Times New Roman" w:hAnsi="Times New Roman" w:cs="Times New Roman"/>
        </w:rPr>
        <w:t xml:space="preserve"> Experiments 1 and </w:t>
      </w:r>
      <w:ins w:id="1247" w:author="Benton, Deon" w:date="2026-05-17T00:58:00Z" w16du:dateUtc="2026-05-17T05:58:00Z">
        <w:r w:rsidR="00294E8B">
          <w:rPr>
            <w:rFonts w:ascii="Times New Roman" w:hAnsi="Times New Roman" w:cs="Times New Roman"/>
          </w:rPr>
          <w:t>2</w:t>
        </w:r>
      </w:ins>
      <w:r w:rsidR="00E0420F">
        <w:rPr>
          <w:rFonts w:ascii="Times New Roman" w:hAnsi="Times New Roman" w:cs="Times New Roman"/>
        </w:rPr>
        <w:t xml:space="preserve">. </w:t>
      </w:r>
      <w:r w:rsidR="005B2D7A">
        <w:rPr>
          <w:rFonts w:ascii="Times New Roman" w:hAnsi="Times New Roman" w:cs="Times New Roman"/>
        </w:rPr>
        <w:t>In Experiment 1,</w:t>
      </w:r>
      <w:r w:rsidR="00E65C1F">
        <w:rPr>
          <w:rFonts w:ascii="Times New Roman" w:hAnsi="Times New Roman" w:cs="Times New Roman"/>
        </w:rPr>
        <w:t xml:space="preserve"> for example, the critical units were activated to a greater extent during the </w:t>
      </w:r>
      <w:r w:rsidR="005B2D7A">
        <w:rPr>
          <w:rFonts w:ascii="Times New Roman" w:hAnsi="Times New Roman" w:cs="Times New Roman"/>
        </w:rPr>
        <w:t>Low</w:t>
      </w:r>
      <w:ins w:id="1248" w:author="Benton, Deon" w:date="2026-05-17T00:59:00Z" w16du:dateUtc="2026-05-17T05:59:00Z">
        <w:r w:rsidR="00294E8B">
          <w:rPr>
            <w:rFonts w:ascii="Times New Roman" w:hAnsi="Times New Roman" w:cs="Times New Roman"/>
          </w:rPr>
          <w:t>, efficient</w:t>
        </w:r>
      </w:ins>
      <w:r w:rsidR="00E65C1F">
        <w:rPr>
          <w:rFonts w:ascii="Times New Roman" w:hAnsi="Times New Roman" w:cs="Times New Roman"/>
        </w:rPr>
        <w:t xml:space="preserve"> test event than during the </w:t>
      </w:r>
      <w:r w:rsidR="005B2D7A">
        <w:rPr>
          <w:rFonts w:ascii="Times New Roman" w:hAnsi="Times New Roman" w:cs="Times New Roman"/>
        </w:rPr>
        <w:t>High</w:t>
      </w:r>
      <w:ins w:id="1249" w:author="Benton, Deon" w:date="2026-05-17T00:59:00Z" w16du:dateUtc="2026-05-17T05:59:00Z">
        <w:r w:rsidR="00294E8B">
          <w:rPr>
            <w:rFonts w:ascii="Times New Roman" w:hAnsi="Times New Roman" w:cs="Times New Roman"/>
          </w:rPr>
          <w:t>, inefficient</w:t>
        </w:r>
      </w:ins>
      <w:r w:rsidR="00E65C1F">
        <w:rPr>
          <w:rFonts w:ascii="Times New Roman" w:hAnsi="Times New Roman" w:cs="Times New Roman"/>
        </w:rPr>
        <w:t xml:space="preserve"> test event.</w:t>
      </w:r>
      <w:r w:rsidR="005B2D7A">
        <w:rPr>
          <w:rFonts w:ascii="Times New Roman" w:hAnsi="Times New Roman" w:cs="Times New Roman"/>
        </w:rPr>
        <w:t xml:space="preserve"> The reverse pattern was observed in Experiment 2</w:t>
      </w:r>
      <w:r w:rsidR="00B42A6F">
        <w:rPr>
          <w:rFonts w:ascii="Times New Roman" w:hAnsi="Times New Roman" w:cs="Times New Roman"/>
        </w:rPr>
        <w:t xml:space="preserve">; that is, the </w:t>
      </w:r>
      <w:r w:rsidR="00B42A6F">
        <w:rPr>
          <w:rFonts w:ascii="Times New Roman" w:hAnsi="Times New Roman" w:cs="Times New Roman"/>
        </w:rPr>
        <w:lastRenderedPageBreak/>
        <w:t>critical units</w:t>
      </w:r>
      <w:r w:rsidR="005B2D7A">
        <w:rPr>
          <w:rFonts w:ascii="Times New Roman" w:hAnsi="Times New Roman" w:cs="Times New Roman"/>
        </w:rPr>
        <w:t xml:space="preserve"> were activated to a greater extent during the High</w:t>
      </w:r>
      <w:ins w:id="1250" w:author="Benton, Deon" w:date="2026-05-17T00:59:00Z" w16du:dateUtc="2026-05-17T05:59:00Z">
        <w:r w:rsidR="00294E8B">
          <w:rPr>
            <w:rFonts w:ascii="Times New Roman" w:hAnsi="Times New Roman" w:cs="Times New Roman"/>
          </w:rPr>
          <w:t>, inefficient</w:t>
        </w:r>
      </w:ins>
      <w:r w:rsidR="005B2D7A">
        <w:rPr>
          <w:rFonts w:ascii="Times New Roman" w:hAnsi="Times New Roman" w:cs="Times New Roman"/>
        </w:rPr>
        <w:t xml:space="preserve"> test event than</w:t>
      </w:r>
      <w:ins w:id="1251" w:author="Benton, Deon" w:date="2026-05-17T00:59:00Z" w16du:dateUtc="2026-05-17T05:59:00Z">
        <w:r w:rsidR="00294E8B">
          <w:rPr>
            <w:rFonts w:ascii="Times New Roman" w:hAnsi="Times New Roman" w:cs="Times New Roman"/>
          </w:rPr>
          <w:t xml:space="preserve"> during</w:t>
        </w:r>
      </w:ins>
      <w:r w:rsidR="005B2D7A">
        <w:rPr>
          <w:rFonts w:ascii="Times New Roman" w:hAnsi="Times New Roman" w:cs="Times New Roman"/>
        </w:rPr>
        <w:t xml:space="preserve"> the Low</w:t>
      </w:r>
      <w:ins w:id="1252" w:author="Benton, Deon" w:date="2026-05-17T00:59:00Z" w16du:dateUtc="2026-05-17T05:59:00Z">
        <w:r w:rsidR="00294E8B">
          <w:rPr>
            <w:rFonts w:ascii="Times New Roman" w:hAnsi="Times New Roman" w:cs="Times New Roman"/>
          </w:rPr>
          <w:t>, efficient event</w:t>
        </w:r>
      </w:ins>
      <w:r w:rsidR="005B2D7A">
        <w:rPr>
          <w:rFonts w:ascii="Times New Roman" w:hAnsi="Times New Roman" w:cs="Times New Roman"/>
        </w:rPr>
        <w:t>.</w:t>
      </w:r>
      <w:r w:rsidR="00E65C1F">
        <w:rPr>
          <w:rFonts w:ascii="Times New Roman" w:hAnsi="Times New Roman" w:cs="Times New Roman"/>
        </w:rPr>
        <w:t xml:space="preserve">  </w:t>
      </w:r>
      <w:r w:rsidR="004A3269">
        <w:rPr>
          <w:rFonts w:ascii="Times New Roman" w:hAnsi="Times New Roman" w:cs="Times New Roman"/>
        </w:rPr>
        <w:t xml:space="preserve">These findings suggest that simply improving </w:t>
      </w:r>
      <w:r w:rsidR="004656FC">
        <w:rPr>
          <w:rFonts w:ascii="Times New Roman" w:hAnsi="Times New Roman" w:cs="Times New Roman"/>
        </w:rPr>
        <w:t>OM10’s fidelity to the</w:t>
      </w:r>
      <w:r w:rsidR="004A3269">
        <w:rPr>
          <w:rFonts w:ascii="Times New Roman" w:hAnsi="Times New Roman" w:cs="Times New Roman"/>
        </w:rPr>
        <w:t xml:space="preserve"> task structure of Experiments 1-3 in Liu and Spelke (2017) </w:t>
      </w:r>
      <w:ins w:id="1253" w:author="Benton, Deon" w:date="2026-05-17T01:00:00Z" w16du:dateUtc="2026-05-17T06:00:00Z">
        <w:r w:rsidR="00294E8B">
          <w:rPr>
            <w:rFonts w:ascii="Times New Roman" w:hAnsi="Times New Roman" w:cs="Times New Roman"/>
          </w:rPr>
          <w:t xml:space="preserve">does not enable it to </w:t>
        </w:r>
      </w:ins>
      <w:r w:rsidR="004A3269">
        <w:rPr>
          <w:rFonts w:ascii="Times New Roman" w:hAnsi="Times New Roman" w:cs="Times New Roman"/>
        </w:rPr>
        <w:t>reproduce infants’ looking responses.</w:t>
      </w:r>
      <w:r w:rsidR="005B2D7A">
        <w:rPr>
          <w:rFonts w:ascii="Times New Roman" w:hAnsi="Times New Roman" w:cs="Times New Roman"/>
        </w:rPr>
        <w:t xml:space="preserve"> </w:t>
      </w:r>
      <w:ins w:id="1254" w:author="Benton, Deon" w:date="2026-05-17T01:01:00Z" w16du:dateUtc="2026-05-17T06:01:00Z">
        <w:r w:rsidR="00294E8B">
          <w:rPr>
            <w:rFonts w:ascii="Times New Roman" w:hAnsi="Times New Roman" w:cs="Times New Roman"/>
          </w:rPr>
          <w:t xml:space="preserve">This failure </w:t>
        </w:r>
      </w:ins>
      <w:ins w:id="1255" w:author="Benton, Deon" w:date="2026-05-17T01:03:00Z" w16du:dateUtc="2026-05-17T06:03:00Z">
        <w:r w:rsidR="00B94578">
          <w:rPr>
            <w:rFonts w:ascii="Times New Roman" w:hAnsi="Times New Roman" w:cs="Times New Roman"/>
          </w:rPr>
          <w:t xml:space="preserve">may instead </w:t>
        </w:r>
      </w:ins>
      <w:ins w:id="1256" w:author="Benton, Deon" w:date="2026-05-17T01:01:00Z" w16du:dateUtc="2026-05-17T06:01:00Z">
        <w:r w:rsidR="00294E8B">
          <w:rPr>
            <w:rFonts w:ascii="Times New Roman" w:hAnsi="Times New Roman" w:cs="Times New Roman"/>
          </w:rPr>
          <w:t>reflect</w:t>
        </w:r>
      </w:ins>
      <w:r w:rsidR="00992137" w:rsidRPr="00992137">
        <w:rPr>
          <w:rFonts w:ascii="Times New Roman" w:hAnsi="Times New Roman" w:cs="Times New Roman"/>
        </w:rPr>
        <w:t xml:space="preserve"> a more fundamental limitation </w:t>
      </w:r>
      <w:ins w:id="1257" w:author="Benton, Deon" w:date="2026-05-17T01:01:00Z" w16du:dateUtc="2026-05-17T06:01:00Z">
        <w:r w:rsidR="00294E8B">
          <w:rPr>
            <w:rFonts w:ascii="Times New Roman" w:hAnsi="Times New Roman" w:cs="Times New Roman"/>
          </w:rPr>
          <w:t>of OM10 in capturing the processes that support infants’ action efficiency understanding.</w:t>
        </w:r>
      </w:ins>
      <w:r w:rsidR="00992137" w:rsidRPr="00992137">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082123F6"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ins w:id="1258" w:author="Benton, Deon" w:date="2026-05-17T00:53:00Z" w16du:dateUtc="2026-05-17T05:53:00Z">
        <w:r w:rsidR="00014507">
          <w:rPr>
            <w:rFonts w:ascii="Times New Roman" w:hAnsi="Times New Roman" w:cs="Times New Roman"/>
            <w:b/>
            <w:bCs/>
            <w:i w:val="0"/>
            <w:iCs w:val="0"/>
            <w:noProof/>
            <w:color w:val="auto"/>
            <w:sz w:val="24"/>
            <w:szCs w:val="24"/>
          </w:rPr>
          <w:t>16</w:t>
        </w:r>
      </w:ins>
      <w:del w:id="1259" w:author="Benton, Deon" w:date="2026-05-17T00:53:00Z" w16du:dateUtc="2026-05-17T05:53:00Z">
        <w:r w:rsidR="008D2812" w:rsidDel="00014507">
          <w:rPr>
            <w:rFonts w:ascii="Times New Roman" w:hAnsi="Times New Roman" w:cs="Times New Roman"/>
            <w:b/>
            <w:bCs/>
            <w:i w:val="0"/>
            <w:iCs w:val="0"/>
            <w:noProof/>
            <w:color w:val="auto"/>
            <w:sz w:val="24"/>
            <w:szCs w:val="24"/>
          </w:rPr>
          <w:delText>17</w:delText>
        </w:r>
      </w:del>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Pr>
          <w:rFonts w:ascii="Times New Roman" w:hAnsi="Times New Roman" w:cs="Times New Roman"/>
          <w:i w:val="0"/>
          <w:iCs w:val="0"/>
          <w:color w:val="000000" w:themeColor="text1"/>
          <w:sz w:val="24"/>
          <w:szCs w:val="24"/>
        </w:rPr>
        <w:t xml:space="preserve">Performance of ALIAS-2.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ins w:id="1260" w:author="Benton, Deon" w:date="2026-05-16T01:03:00Z" w16du:dateUtc="2026-05-16T06:03:00Z">
        <w:r w:rsidR="00487126">
          <w:rPr>
            <w:rFonts w:ascii="Times New Roman" w:hAnsi="Times New Roman" w:cs="Times New Roman"/>
            <w:i w:val="0"/>
            <w:iCs w:val="0"/>
            <w:color w:val="000000" w:themeColor="text1"/>
            <w:sz w:val="24"/>
            <w:szCs w:val="24"/>
          </w:rPr>
          <w:t>, inefficient</w:t>
        </w:r>
      </w:ins>
      <w:r>
        <w:rPr>
          <w:rFonts w:ascii="Times New Roman" w:hAnsi="Times New Roman" w:cs="Times New Roman"/>
          <w:i w:val="0"/>
          <w:iCs w:val="0"/>
          <w:color w:val="000000" w:themeColor="text1"/>
          <w:sz w:val="24"/>
          <w:szCs w:val="24"/>
        </w:rPr>
        <w:t xml:space="preserve"> and Low</w:t>
      </w:r>
      <w:ins w:id="1261" w:author="Benton, Deon" w:date="2026-05-16T01:03:00Z" w16du:dateUtc="2026-05-16T06:03:00Z">
        <w:r w:rsidR="00487126">
          <w:rPr>
            <w:rFonts w:ascii="Times New Roman" w:hAnsi="Times New Roman" w:cs="Times New Roman"/>
            <w:i w:val="0"/>
            <w:iCs w:val="0"/>
            <w:color w:val="000000" w:themeColor="text1"/>
            <w:sz w:val="24"/>
            <w:szCs w:val="24"/>
          </w:rPr>
          <w:t>, efficient</w:t>
        </w:r>
      </w:ins>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 both overall</w:t>
      </w:r>
      <w:r w:rsidR="007B6C92">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These experiments correspond to those in Liu and Spelke (2017).</w:t>
      </w:r>
    </w:p>
    <w:p w14:paraId="5A1552E6" w14:textId="77777777" w:rsidR="00F61C53" w:rsidRPr="00F61C53" w:rsidRDefault="00F61C53" w:rsidP="00F61C53"/>
    <w:p w14:paraId="2BE4A8DF" w14:textId="4EB7AA65" w:rsidR="0019688A" w:rsidRDefault="00994099" w:rsidP="005A2886">
      <w:pPr>
        <w:spacing w:line="480" w:lineRule="auto"/>
        <w:ind w:firstLine="720"/>
        <w:contextualSpacing/>
        <w:rPr>
          <w:ins w:id="1262" w:author="Benton, Deon" w:date="2026-05-15T21:09:00Z" w16du:dateUtc="2026-05-16T02:09:00Z"/>
          <w:rFonts w:ascii="Times New Roman" w:hAnsi="Times New Roman" w:cs="Times New Roman"/>
        </w:rPr>
      </w:pPr>
      <w:r>
        <w:rPr>
          <w:rFonts w:ascii="Times New Roman" w:hAnsi="Times New Roman" w:cs="Times New Roman"/>
        </w:rPr>
        <w:t xml:space="preserve">The fact that ALIAS succeeded in reproducing infants’ looking responses across the three experiments in Liu and Spelke (2017) </w:t>
      </w:r>
      <w:ins w:id="1263" w:author="Benton, Deon" w:date="2026-05-17T01:03:00Z" w16du:dateUtc="2026-05-17T06:03:00Z">
        <w:r w:rsidR="00274863">
          <w:rPr>
            <w:rFonts w:ascii="Times New Roman" w:hAnsi="Times New Roman" w:cs="Times New Roman"/>
          </w:rPr>
          <w:t>might be interpreted to mean that</w:t>
        </w:r>
      </w:ins>
      <w:r>
        <w:rPr>
          <w:rFonts w:ascii="Times New Roman" w:hAnsi="Times New Roman" w:cs="Times New Roman"/>
        </w:rPr>
        <w:t xml:space="preserve"> associative learning </w:t>
      </w:r>
      <w:r w:rsidR="000A2761">
        <w:rPr>
          <w:rFonts w:ascii="Times New Roman" w:hAnsi="Times New Roman" w:cs="Times New Roman"/>
        </w:rPr>
        <w:t xml:space="preserve">may be sufficient </w:t>
      </w:r>
      <w:r w:rsidR="00040898">
        <w:rPr>
          <w:rFonts w:ascii="Times New Roman" w:hAnsi="Times New Roman" w:cs="Times New Roman"/>
        </w:rPr>
        <w:t>to account for these responses</w:t>
      </w:r>
      <w:r w:rsidR="000A2761">
        <w:rPr>
          <w:rFonts w:ascii="Times New Roman" w:hAnsi="Times New Roman" w:cs="Times New Roman"/>
        </w:rPr>
        <w:t xml:space="preserve">. However, because this model also </w:t>
      </w:r>
      <w:r w:rsidR="00040898">
        <w:rPr>
          <w:rFonts w:ascii="Times New Roman" w:hAnsi="Times New Roman" w:cs="Times New Roman"/>
        </w:rPr>
        <w:t xml:space="preserve">incorporated </w:t>
      </w:r>
      <w:r w:rsidR="000A2761">
        <w:rPr>
          <w:rFonts w:ascii="Times New Roman" w:hAnsi="Times New Roman" w:cs="Times New Roman"/>
        </w:rPr>
        <w:t xml:space="preserve">differential barrier salience, it is possible that </w:t>
      </w:r>
      <w:r w:rsidR="00040898">
        <w:rPr>
          <w:rFonts w:ascii="Times New Roman" w:hAnsi="Times New Roman" w:cs="Times New Roman"/>
        </w:rPr>
        <w:t xml:space="preserve">its success </w:t>
      </w:r>
      <w:r w:rsidR="007B0151">
        <w:rPr>
          <w:rFonts w:ascii="Times New Roman" w:hAnsi="Times New Roman" w:cs="Times New Roman"/>
        </w:rPr>
        <w:t>depended on</w:t>
      </w:r>
      <w:r w:rsidR="00040898">
        <w:rPr>
          <w:rFonts w:ascii="Times New Roman" w:hAnsi="Times New Roman" w:cs="Times New Roman"/>
        </w:rPr>
        <w:t xml:space="preserve"> associative learning </w:t>
      </w:r>
      <w:ins w:id="1264" w:author="Benton, Deon" w:date="2026-05-15T21:05:00Z" w16du:dateUtc="2026-05-16T02:05:00Z">
        <w:r w:rsidR="009528A9">
          <w:rPr>
            <w:rFonts w:ascii="Times New Roman" w:hAnsi="Times New Roman" w:cs="Times New Roman"/>
          </w:rPr>
          <w:t>combined with this</w:t>
        </w:r>
      </w:ins>
      <w:r w:rsidR="007B0151">
        <w:rPr>
          <w:rFonts w:ascii="Times New Roman" w:hAnsi="Times New Roman" w:cs="Times New Roman"/>
        </w:rPr>
        <w:t xml:space="preserve"> additional assumption.</w:t>
      </w:r>
      <w:r w:rsidR="00040898">
        <w:rPr>
          <w:rFonts w:ascii="Times New Roman" w:hAnsi="Times New Roman" w:cs="Times New Roman"/>
        </w:rPr>
        <w:t xml:space="preserve"> </w:t>
      </w:r>
      <w:r w:rsidR="00EF64EB">
        <w:rPr>
          <w:rFonts w:ascii="Times New Roman" w:hAnsi="Times New Roman" w:cs="Times New Roman"/>
        </w:rPr>
        <w:t>The performance of ALIAS-2—</w:t>
      </w:r>
      <w:r w:rsidR="007B0151">
        <w:rPr>
          <w:rFonts w:ascii="Times New Roman" w:hAnsi="Times New Roman" w:cs="Times New Roman"/>
        </w:rPr>
        <w:t>which</w:t>
      </w:r>
      <w:r w:rsidR="000D755C">
        <w:rPr>
          <w:rFonts w:ascii="Times New Roman" w:hAnsi="Times New Roman" w:cs="Times New Roman"/>
        </w:rPr>
        <w:t xml:space="preserve"> omits </w:t>
      </w:r>
      <w:r w:rsidR="000D755C">
        <w:rPr>
          <w:rFonts w:ascii="Times New Roman" w:hAnsi="Times New Roman" w:cs="Times New Roman"/>
        </w:rPr>
        <w:lastRenderedPageBreak/>
        <w:t>differential barrier salience—was</w:t>
      </w:r>
      <w:ins w:id="1265" w:author="Benton, Deon" w:date="2026-05-15T21:05:00Z" w16du:dateUtc="2026-05-16T02:05:00Z">
        <w:r w:rsidR="009528A9">
          <w:rPr>
            <w:rFonts w:ascii="Times New Roman" w:hAnsi="Times New Roman" w:cs="Times New Roman"/>
          </w:rPr>
          <w:t xml:space="preserve"> thus</w:t>
        </w:r>
      </w:ins>
      <w:r w:rsidR="000D755C">
        <w:rPr>
          <w:rFonts w:ascii="Times New Roman" w:hAnsi="Times New Roman" w:cs="Times New Roman"/>
        </w:rPr>
        <w:t xml:space="preserve"> examined to shed light on this question.</w:t>
      </w:r>
      <w:r w:rsidR="002D51F7">
        <w:rPr>
          <w:rFonts w:ascii="Times New Roman" w:hAnsi="Times New Roman" w:cs="Times New Roman"/>
        </w:rPr>
        <w:t xml:space="preserve"> </w:t>
      </w:r>
      <w:ins w:id="1266" w:author="Benton, Deon" w:date="2026-05-17T01:04:00Z" w16du:dateUtc="2026-05-17T06:04:00Z">
        <w:r w:rsidR="00274863">
          <w:rPr>
            <w:rFonts w:ascii="Times New Roman" w:hAnsi="Times New Roman" w:cs="Times New Roman"/>
          </w:rPr>
          <w:t xml:space="preserve">The model’s performance here is clear: </w:t>
        </w:r>
      </w:ins>
      <w:r w:rsidR="00E92E04">
        <w:rPr>
          <w:rFonts w:ascii="Times New Roman" w:hAnsi="Times New Roman" w:cs="Times New Roman"/>
        </w:rPr>
        <w:t xml:space="preserve"> Networks in Experiments 1 and 3 produced greater error to the High</w:t>
      </w:r>
      <w:ins w:id="1267" w:author="Benton, Deon" w:date="2026-05-17T01:04:00Z" w16du:dateUtc="2026-05-17T06:04:00Z">
        <w:r w:rsidR="00274863">
          <w:rPr>
            <w:rFonts w:ascii="Times New Roman" w:hAnsi="Times New Roman" w:cs="Times New Roman"/>
          </w:rPr>
          <w:t>, inefficient</w:t>
        </w:r>
      </w:ins>
      <w:r w:rsidR="00E92E04">
        <w:rPr>
          <w:rFonts w:ascii="Times New Roman" w:hAnsi="Times New Roman" w:cs="Times New Roman"/>
        </w:rPr>
        <w:t xml:space="preserve"> test event than</w:t>
      </w:r>
      <w:ins w:id="1268" w:author="Benton, Deon" w:date="2026-05-17T01:04:00Z" w16du:dateUtc="2026-05-17T06:04:00Z">
        <w:r w:rsidR="00274863">
          <w:rPr>
            <w:rFonts w:ascii="Times New Roman" w:hAnsi="Times New Roman" w:cs="Times New Roman"/>
          </w:rPr>
          <w:t xml:space="preserve"> to</w:t>
        </w:r>
      </w:ins>
      <w:r w:rsidR="00E92E04">
        <w:rPr>
          <w:rFonts w:ascii="Times New Roman" w:hAnsi="Times New Roman" w:cs="Times New Roman"/>
        </w:rPr>
        <w:t xml:space="preserve"> the Low</w:t>
      </w:r>
      <w:ins w:id="1269" w:author="Benton, Deon" w:date="2026-05-17T01:04:00Z" w16du:dateUtc="2026-05-17T06:04:00Z">
        <w:r w:rsidR="00274863">
          <w:rPr>
            <w:rFonts w:ascii="Times New Roman" w:hAnsi="Times New Roman" w:cs="Times New Roman"/>
          </w:rPr>
          <w:t>, efficient one</w:t>
        </w:r>
      </w:ins>
      <w:ins w:id="1270" w:author="Benton, Deon" w:date="2026-05-17T01:05:00Z" w16du:dateUtc="2026-05-17T06:05:00Z">
        <w:r w:rsidR="00274863">
          <w:rPr>
            <w:rFonts w:ascii="Times New Roman" w:hAnsi="Times New Roman" w:cs="Times New Roman"/>
          </w:rPr>
          <w:t>. Networks tested in</w:t>
        </w:r>
      </w:ins>
      <w:r w:rsidR="00E92E04">
        <w:rPr>
          <w:rFonts w:ascii="Times New Roman" w:hAnsi="Times New Roman" w:cs="Times New Roman"/>
        </w:rPr>
        <w:t xml:space="preserve"> Experiment 2</w:t>
      </w:r>
      <w:ins w:id="1271" w:author="Benton, Deon" w:date="2026-05-17T01:05:00Z" w16du:dateUtc="2026-05-17T06:05:00Z">
        <w:r w:rsidR="00274863">
          <w:rPr>
            <w:rFonts w:ascii="Times New Roman" w:hAnsi="Times New Roman" w:cs="Times New Roman"/>
          </w:rPr>
          <w:t>, in contrast,</w:t>
        </w:r>
      </w:ins>
      <w:r w:rsidR="00E92E04">
        <w:rPr>
          <w:rFonts w:ascii="Times New Roman" w:hAnsi="Times New Roman" w:cs="Times New Roman"/>
        </w:rPr>
        <w:t xml:space="preserve"> produced roughly equivalent error to both test events. </w:t>
      </w:r>
      <w:r w:rsidR="00150C8F">
        <w:rPr>
          <w:rFonts w:ascii="Times New Roman" w:hAnsi="Times New Roman" w:cs="Times New Roman"/>
        </w:rPr>
        <w:t>These responses are notable not only because</w:t>
      </w:r>
      <w:r w:rsidR="00E92E04">
        <w:rPr>
          <w:rFonts w:ascii="Times New Roman" w:hAnsi="Times New Roman" w:cs="Times New Roman"/>
        </w:rPr>
        <w:t xml:space="preserve"> </w:t>
      </w:r>
      <w:r w:rsidR="00150C8F">
        <w:rPr>
          <w:rFonts w:ascii="Times New Roman" w:hAnsi="Times New Roman" w:cs="Times New Roman"/>
        </w:rPr>
        <w:t>they</w:t>
      </w:r>
      <w:del w:id="1272" w:author="Benton, Deon" w:date="2026-05-17T01:05:00Z" w16du:dateUtc="2026-05-17T06:05:00Z">
        <w:r w:rsidR="00150C8F" w:rsidDel="00274863">
          <w:rPr>
            <w:rFonts w:ascii="Times New Roman" w:hAnsi="Times New Roman" w:cs="Times New Roman"/>
          </w:rPr>
          <w:delText xml:space="preserve"> </w:delText>
        </w:r>
      </w:del>
      <w:r w:rsidR="00E92E04">
        <w:rPr>
          <w:rFonts w:ascii="Times New Roman" w:hAnsi="Times New Roman" w:cs="Times New Roman"/>
        </w:rPr>
        <w:t xml:space="preserve"> suggests that </w:t>
      </w:r>
      <w:r w:rsidR="007B0151">
        <w:rPr>
          <w:rFonts w:ascii="Times New Roman" w:hAnsi="Times New Roman" w:cs="Times New Roman"/>
        </w:rPr>
        <w:t>associative learning alone</w:t>
      </w:r>
      <w:ins w:id="1273" w:author="Benton, Deon" w:date="2026-05-17T01:05:00Z" w16du:dateUtc="2026-05-17T06:05:00Z">
        <w:r w:rsidR="00274863">
          <w:rPr>
            <w:rFonts w:ascii="Times New Roman" w:hAnsi="Times New Roman" w:cs="Times New Roman"/>
          </w:rPr>
          <w:t xml:space="preserve"> may in fact be</w:t>
        </w:r>
      </w:ins>
      <w:r w:rsidR="007B0151">
        <w:rPr>
          <w:rFonts w:ascii="Times New Roman" w:hAnsi="Times New Roman" w:cs="Times New Roman"/>
        </w:rPr>
        <w:t xml:space="preserve"> sufficient to </w:t>
      </w:r>
      <w:r w:rsidR="0021682D">
        <w:rPr>
          <w:rFonts w:ascii="Times New Roman" w:hAnsi="Times New Roman" w:cs="Times New Roman"/>
        </w:rPr>
        <w:t>account for infants’ looking responses across in Liu and Spelke (2017)</w:t>
      </w:r>
      <w:r w:rsidR="00150C8F">
        <w:rPr>
          <w:rFonts w:ascii="Times New Roman" w:hAnsi="Times New Roman" w:cs="Times New Roman"/>
        </w:rPr>
        <w:t xml:space="preserve">; </w:t>
      </w:r>
      <w:ins w:id="1274" w:author="Benton, Deon" w:date="2026-05-17T01:06:00Z" w16du:dateUtc="2026-05-17T06:06:00Z">
        <w:r w:rsidR="00274863">
          <w:rPr>
            <w:rFonts w:ascii="Times New Roman" w:hAnsi="Times New Roman" w:cs="Times New Roman"/>
          </w:rPr>
          <w:t>additional</w:t>
        </w:r>
      </w:ins>
      <w:r w:rsidR="00150C8F">
        <w:rPr>
          <w:rFonts w:ascii="Times New Roman" w:hAnsi="Times New Roman" w:cs="Times New Roman"/>
        </w:rPr>
        <w:t xml:space="preserve"> assumptions </w:t>
      </w:r>
      <w:r w:rsidR="009B5320">
        <w:rPr>
          <w:rFonts w:ascii="Times New Roman" w:hAnsi="Times New Roman" w:cs="Times New Roman"/>
        </w:rPr>
        <w:t xml:space="preserve">about </w:t>
      </w:r>
      <w:ins w:id="1275" w:author="Benton, Deon" w:date="2026-05-17T01:06:00Z" w16du:dateUtc="2026-05-17T06:06:00Z">
        <w:r w:rsidR="00274863">
          <w:rPr>
            <w:rFonts w:ascii="Times New Roman" w:hAnsi="Times New Roman" w:cs="Times New Roman"/>
          </w:rPr>
          <w:t>differential barrier salience appear to not be necessary.</w:t>
        </w:r>
      </w:ins>
    </w:p>
    <w:p w14:paraId="3943714A" w14:textId="02E7B5E7" w:rsidR="003A21FB" w:rsidRDefault="009528A9" w:rsidP="00282A7A">
      <w:pPr>
        <w:spacing w:line="480" w:lineRule="auto"/>
        <w:ind w:firstLine="720"/>
        <w:contextualSpacing/>
        <w:rPr>
          <w:ins w:id="1276" w:author="Benton, Deon" w:date="2026-04-28T16:18:00Z" w16du:dateUtc="2026-04-28T21:18:00Z"/>
          <w:rFonts w:ascii="Times New Roman" w:hAnsi="Times New Roman" w:cs="Times New Roman"/>
        </w:rPr>
      </w:pPr>
      <w:ins w:id="1277" w:author="Benton, Deon" w:date="2026-05-15T21:09:00Z" w16du:dateUtc="2026-05-16T02:09:00Z">
        <w:r>
          <w:rPr>
            <w:rFonts w:ascii="Times New Roman" w:hAnsi="Times New Roman" w:cs="Times New Roman"/>
          </w:rPr>
          <w:t>Understanding the basis of ALIAS’s and ALIAS-2’s behavior</w:t>
        </w:r>
      </w:ins>
      <w:ins w:id="1278" w:author="Benton, Deon" w:date="2026-05-17T01:10:00Z" w16du:dateUtc="2026-05-17T06:10:00Z">
        <w:r w:rsidR="00B16064">
          <w:rPr>
            <w:rFonts w:ascii="Times New Roman" w:hAnsi="Times New Roman" w:cs="Times New Roman"/>
          </w:rPr>
          <w:t xml:space="preserve"> in this simulation</w:t>
        </w:r>
      </w:ins>
      <w:ins w:id="1279" w:author="Benton, Deon" w:date="2026-05-15T21:09:00Z" w16du:dateUtc="2026-05-16T02:09:00Z">
        <w:r>
          <w:rPr>
            <w:rFonts w:ascii="Times New Roman" w:hAnsi="Times New Roman" w:cs="Times New Roman"/>
          </w:rPr>
          <w:t xml:space="preserve">—that is, </w:t>
        </w:r>
      </w:ins>
      <w:ins w:id="1280" w:author="Benton, Deon" w:date="2026-05-15T21:10:00Z" w16du:dateUtc="2026-05-16T02:10:00Z">
        <w:r>
          <w:rPr>
            <w:rFonts w:ascii="Times New Roman" w:hAnsi="Times New Roman" w:cs="Times New Roman"/>
          </w:rPr>
          <w:t xml:space="preserve">through what mechanism did networks come to </w:t>
        </w:r>
      </w:ins>
      <w:ins w:id="1281" w:author="Benton, Deon" w:date="2026-05-17T01:07:00Z" w16du:dateUtc="2026-05-17T06:07:00Z">
        <w:r w:rsidR="00B16064">
          <w:rPr>
            <w:rFonts w:ascii="Times New Roman" w:hAnsi="Times New Roman" w:cs="Times New Roman"/>
          </w:rPr>
          <w:t xml:space="preserve">look longer at (i.e., produce greater error to) </w:t>
        </w:r>
      </w:ins>
      <w:ins w:id="1282" w:author="Benton, Deon" w:date="2026-05-15T21:10:00Z" w16du:dateUtc="2026-05-16T02:10:00Z">
        <w:r>
          <w:rPr>
            <w:rFonts w:ascii="Times New Roman" w:hAnsi="Times New Roman" w:cs="Times New Roman"/>
          </w:rPr>
          <w:t xml:space="preserve">the High, </w:t>
        </w:r>
      </w:ins>
      <w:ins w:id="1283" w:author="Benton, Deon" w:date="2026-05-15T21:11:00Z" w16du:dateUtc="2026-05-16T02:11:00Z">
        <w:r>
          <w:rPr>
            <w:rFonts w:ascii="Times New Roman" w:hAnsi="Times New Roman" w:cs="Times New Roman"/>
          </w:rPr>
          <w:t>inefficient test event than Low, efficient event in the simulations of Liu et al.’s (2017) Experiments 1 and 3</w:t>
        </w:r>
      </w:ins>
      <w:ins w:id="1284" w:author="Benton, Deon" w:date="2026-05-15T21:12:00Z" w16du:dateUtc="2026-05-16T02:12:00Z">
        <w:r w:rsidR="00301EEB">
          <w:rPr>
            <w:rFonts w:ascii="Times New Roman" w:hAnsi="Times New Roman" w:cs="Times New Roman"/>
          </w:rPr>
          <w:t xml:space="preserve">—is straightforward. </w:t>
        </w:r>
      </w:ins>
      <w:ins w:id="1285" w:author="Benton, Deon" w:date="2026-05-15T21:13:00Z" w16du:dateUtc="2026-05-16T02:13:00Z">
        <w:r w:rsidR="003A21FB">
          <w:rPr>
            <w:rFonts w:ascii="Times New Roman" w:hAnsi="Times New Roman" w:cs="Times New Roman"/>
          </w:rPr>
          <w:t xml:space="preserve">The High, inefficient </w:t>
        </w:r>
      </w:ins>
      <w:ins w:id="1286" w:author="Benton, Deon" w:date="2026-05-15T21:17:00Z" w16du:dateUtc="2026-05-16T02:17:00Z">
        <w:r w:rsidR="003A21FB">
          <w:rPr>
            <w:rFonts w:ascii="Times New Roman" w:hAnsi="Times New Roman" w:cs="Times New Roman"/>
          </w:rPr>
          <w:t xml:space="preserve">produced greater error than the Low, efficient event because the visual information </w:t>
        </w:r>
      </w:ins>
      <w:ins w:id="1287" w:author="Benton, Deon" w:date="2026-05-17T01:10:00Z" w16du:dateUtc="2026-05-17T06:10:00Z">
        <w:r w:rsidR="008C2756">
          <w:rPr>
            <w:rFonts w:ascii="Times New Roman" w:hAnsi="Times New Roman" w:cs="Times New Roman"/>
          </w:rPr>
          <w:t>that this event presented infants with</w:t>
        </w:r>
      </w:ins>
      <w:ins w:id="1288" w:author="Benton, Deon" w:date="2026-05-15T21:17:00Z" w16du:dateUtc="2026-05-16T02:17:00Z">
        <w:r w:rsidR="003A21FB">
          <w:rPr>
            <w:rFonts w:ascii="Times New Roman" w:hAnsi="Times New Roman" w:cs="Times New Roman"/>
          </w:rPr>
          <w:t xml:space="preserve"> conflicted with some of the </w:t>
        </w:r>
      </w:ins>
      <w:ins w:id="1289" w:author="Benton, Deon" w:date="2026-05-17T01:11:00Z" w16du:dateUtc="2026-05-17T06:11:00Z">
        <w:r w:rsidR="008866C0">
          <w:rPr>
            <w:rFonts w:ascii="Times New Roman" w:hAnsi="Times New Roman" w:cs="Times New Roman"/>
          </w:rPr>
          <w:t>associations that were learned during the pretraining phase</w:t>
        </w:r>
      </w:ins>
      <w:ins w:id="1290" w:author="Benton, Deon" w:date="2026-05-15T21:17:00Z" w16du:dateUtc="2026-05-16T02:17:00Z">
        <w:r w:rsidR="003A21FB">
          <w:rPr>
            <w:rFonts w:ascii="Times New Roman" w:hAnsi="Times New Roman" w:cs="Times New Roman"/>
          </w:rPr>
          <w:t xml:space="preserve"> to a greater extent than </w:t>
        </w:r>
      </w:ins>
      <w:ins w:id="1291" w:author="Benton, Deon" w:date="2026-05-17T01:11:00Z" w16du:dateUtc="2026-05-17T06:11:00Z">
        <w:r w:rsidR="00590EC1">
          <w:rPr>
            <w:rFonts w:ascii="Times New Roman" w:hAnsi="Times New Roman" w:cs="Times New Roman"/>
          </w:rPr>
          <w:t>that</w:t>
        </w:r>
      </w:ins>
      <w:ins w:id="1292" w:author="Benton, Deon" w:date="2026-05-15T21:18:00Z" w16du:dateUtc="2026-05-16T02:18:00Z">
        <w:r w:rsidR="003A21FB">
          <w:rPr>
            <w:rFonts w:ascii="Times New Roman" w:hAnsi="Times New Roman" w:cs="Times New Roman"/>
          </w:rPr>
          <w:t xml:space="preserve"> in the Low, efficient event.</w:t>
        </w:r>
      </w:ins>
      <w:ins w:id="1293" w:author="Benton, Deon" w:date="2026-05-15T21:19:00Z" w16du:dateUtc="2026-05-16T02:19:00Z">
        <w:r w:rsidR="001852EF">
          <w:rPr>
            <w:rFonts w:ascii="Times New Roman" w:hAnsi="Times New Roman" w:cs="Times New Roman"/>
          </w:rPr>
          <w:t xml:space="preserve"> The association that was most violated in this event—and thus the largest contributor to the error that this event produced—was that </w:t>
        </w:r>
      </w:ins>
      <w:ins w:id="1294" w:author="Benton, Deon" w:date="2026-05-15T21:20:00Z" w16du:dateUtc="2026-05-16T02:20:00Z">
        <w:r w:rsidR="001852EF">
          <w:rPr>
            <w:rFonts w:ascii="Times New Roman" w:hAnsi="Times New Roman" w:cs="Times New Roman"/>
          </w:rPr>
          <w:t>among a small barrier, small vertical clearance, and a low jump.</w:t>
        </w:r>
      </w:ins>
      <w:ins w:id="1295" w:author="Benton, Deon" w:date="2026-05-15T21:21:00Z" w16du:dateUtc="2026-05-16T02:21:00Z">
        <w:r w:rsidR="001852EF">
          <w:rPr>
            <w:rFonts w:ascii="Times New Roman" w:hAnsi="Times New Roman" w:cs="Times New Roman"/>
          </w:rPr>
          <w:t xml:space="preserve"> </w:t>
        </w:r>
        <w:r w:rsidR="001852EF" w:rsidRPr="001852EF">
          <w:rPr>
            <w:rFonts w:ascii="Times New Roman" w:hAnsi="Times New Roman" w:cs="Times New Roman"/>
          </w:rPr>
          <w:t>It will be recalled that</w:t>
        </w:r>
      </w:ins>
      <w:ins w:id="1296" w:author="Benton, Deon" w:date="2026-05-17T01:12:00Z" w16du:dateUtc="2026-05-17T06:12:00Z">
        <w:r w:rsidR="00590EC1">
          <w:rPr>
            <w:rFonts w:ascii="Times New Roman" w:hAnsi="Times New Roman" w:cs="Times New Roman"/>
          </w:rPr>
          <w:t xml:space="preserve"> </w:t>
        </w:r>
      </w:ins>
      <w:ins w:id="1297" w:author="Benton, Deon" w:date="2026-05-15T21:21:00Z" w16du:dateUtc="2026-05-16T02:21:00Z">
        <w:r w:rsidR="001852EF" w:rsidRPr="001852EF">
          <w:rPr>
            <w:rFonts w:ascii="Times New Roman" w:hAnsi="Times New Roman" w:cs="Times New Roman"/>
          </w:rPr>
          <w:t>whenever barriers were present</w:t>
        </w:r>
      </w:ins>
      <w:ins w:id="1298" w:author="Benton, Deon" w:date="2026-05-17T01:12:00Z" w16du:dateUtc="2026-05-17T06:12:00Z">
        <w:r w:rsidR="00590EC1">
          <w:rPr>
            <w:rFonts w:ascii="Times New Roman" w:hAnsi="Times New Roman" w:cs="Times New Roman"/>
          </w:rPr>
          <w:t xml:space="preserve"> during the pretraining phase,</w:t>
        </w:r>
      </w:ins>
      <w:ins w:id="1299" w:author="Benton, Deon" w:date="2026-05-15T21:21:00Z" w16du:dateUtc="2026-05-16T02:21:00Z">
        <w:r w:rsidR="001852EF" w:rsidRPr="001852EF">
          <w:rPr>
            <w:rFonts w:ascii="Times New Roman" w:hAnsi="Times New Roman" w:cs="Times New Roman"/>
          </w:rPr>
          <w:t xml:space="preserve"> </w:t>
        </w:r>
      </w:ins>
      <w:ins w:id="1300" w:author="Benton, Deon" w:date="2026-05-15T21:22:00Z" w16du:dateUtc="2026-05-16T02:22:00Z">
        <w:r w:rsidR="00756E4C">
          <w:rPr>
            <w:rFonts w:ascii="Times New Roman" w:hAnsi="Times New Roman" w:cs="Times New Roman"/>
          </w:rPr>
          <w:t>not</w:t>
        </w:r>
      </w:ins>
      <w:ins w:id="1301" w:author="Benton, Deon" w:date="2026-05-15T21:21:00Z" w16du:dateUtc="2026-05-16T02:21:00Z">
        <w:r w:rsidR="001852EF" w:rsidRPr="001852EF">
          <w:rPr>
            <w:rFonts w:ascii="Times New Roman" w:hAnsi="Times New Roman" w:cs="Times New Roman"/>
          </w:rPr>
          <w:t xml:space="preserve"> only were they </w:t>
        </w:r>
      </w:ins>
      <w:ins w:id="1302" w:author="Benton, Deon" w:date="2026-05-15T21:23:00Z" w16du:dateUtc="2026-05-16T02:23:00Z">
        <w:r w:rsidR="00756E4C">
          <w:rPr>
            <w:rFonts w:ascii="Times New Roman" w:hAnsi="Times New Roman" w:cs="Times New Roman"/>
          </w:rPr>
          <w:t>small,</w:t>
        </w:r>
      </w:ins>
      <w:ins w:id="1303" w:author="Benton, Deon" w:date="2026-05-15T21:22:00Z" w16du:dateUtc="2026-05-16T02:22:00Z">
        <w:r w:rsidR="00756E4C">
          <w:rPr>
            <w:rFonts w:ascii="Times New Roman" w:hAnsi="Times New Roman" w:cs="Times New Roman"/>
          </w:rPr>
          <w:t xml:space="preserve"> </w:t>
        </w:r>
      </w:ins>
      <w:ins w:id="1304" w:author="Benton, Deon" w:date="2026-05-15T21:21:00Z" w16du:dateUtc="2026-05-16T02:21:00Z">
        <w:r w:rsidR="001852EF" w:rsidRPr="001852EF">
          <w:rPr>
            <w:rFonts w:ascii="Times New Roman" w:hAnsi="Times New Roman" w:cs="Times New Roman"/>
          </w:rPr>
          <w:t>but they were associated with</w:t>
        </w:r>
      </w:ins>
      <w:ins w:id="1305" w:author="Benton, Deon" w:date="2026-05-15T21:23:00Z" w16du:dateUtc="2026-05-16T02:23:00Z">
        <w:r w:rsidR="00756E4C">
          <w:rPr>
            <w:rFonts w:ascii="Times New Roman" w:hAnsi="Times New Roman" w:cs="Times New Roman"/>
          </w:rPr>
          <w:t xml:space="preserve"> a low jump,</w:t>
        </w:r>
      </w:ins>
      <w:ins w:id="1306" w:author="Benton, Deon" w:date="2026-05-15T21:21:00Z" w16du:dateUtc="2026-05-16T02:21:00Z">
        <w:r w:rsidR="001852EF" w:rsidRPr="001852EF">
          <w:rPr>
            <w:rFonts w:ascii="Times New Roman" w:hAnsi="Times New Roman" w:cs="Times New Roman"/>
          </w:rPr>
          <w:t xml:space="preserve"> curved motion</w:t>
        </w:r>
      </w:ins>
      <w:ins w:id="1307" w:author="Benton, Deon" w:date="2026-05-15T21:23:00Z" w16du:dateUtc="2026-05-16T02:23:00Z">
        <w:r w:rsidR="00756E4C">
          <w:rPr>
            <w:rFonts w:ascii="Times New Roman" w:hAnsi="Times New Roman" w:cs="Times New Roman"/>
          </w:rPr>
          <w:t>, and small vertical clearance</w:t>
        </w:r>
      </w:ins>
      <w:ins w:id="1308" w:author="Benton, Deon" w:date="2026-05-15T21:21:00Z" w16du:dateUtc="2026-05-16T02:21:00Z">
        <w:r w:rsidR="001852EF" w:rsidRPr="001852EF">
          <w:rPr>
            <w:rFonts w:ascii="Times New Roman" w:hAnsi="Times New Roman" w:cs="Times New Roman"/>
          </w:rPr>
          <w:t>.</w:t>
        </w:r>
      </w:ins>
      <w:ins w:id="1309" w:author="Benton, Deon" w:date="2026-05-15T21:23:00Z" w16du:dateUtc="2026-05-16T02:23:00Z">
        <w:r w:rsidR="00756E4C">
          <w:rPr>
            <w:rFonts w:ascii="Times New Roman" w:hAnsi="Times New Roman" w:cs="Times New Roman"/>
          </w:rPr>
          <w:t xml:space="preserve"> </w:t>
        </w:r>
      </w:ins>
      <w:ins w:id="1310" w:author="Benton, Deon" w:date="2026-05-15T21:27:00Z" w16du:dateUtc="2026-05-16T02:27:00Z">
        <w:r w:rsidR="00756E4C">
          <w:rPr>
            <w:rFonts w:ascii="Times New Roman" w:hAnsi="Times New Roman" w:cs="Times New Roman"/>
          </w:rPr>
          <w:t>This expectation</w:t>
        </w:r>
      </w:ins>
      <w:ins w:id="1311" w:author="Benton, Deon" w:date="2026-05-15T21:25:00Z" w16du:dateUtc="2026-05-16T02:25:00Z">
        <w:r w:rsidR="00756E4C">
          <w:rPr>
            <w:rFonts w:ascii="Times New Roman" w:hAnsi="Times New Roman" w:cs="Times New Roman"/>
          </w:rPr>
          <w:t>, however</w:t>
        </w:r>
      </w:ins>
      <w:ins w:id="1312" w:author="Benton, Deon" w:date="2026-05-15T21:26:00Z" w16du:dateUtc="2026-05-16T02:26:00Z">
        <w:r w:rsidR="00756E4C">
          <w:rPr>
            <w:rFonts w:ascii="Times New Roman" w:hAnsi="Times New Roman" w:cs="Times New Roman"/>
          </w:rPr>
          <w:t>,</w:t>
        </w:r>
      </w:ins>
      <w:ins w:id="1313" w:author="Benton, Deon" w:date="2026-05-15T21:25:00Z" w16du:dateUtc="2026-05-16T02:25:00Z">
        <w:r w:rsidR="00756E4C">
          <w:rPr>
            <w:rFonts w:ascii="Times New Roman" w:hAnsi="Times New Roman" w:cs="Times New Roman"/>
          </w:rPr>
          <w:t xml:space="preserve"> </w:t>
        </w:r>
      </w:ins>
      <w:ins w:id="1314" w:author="Benton, Deon" w:date="2026-05-15T21:23:00Z" w16du:dateUtc="2026-05-16T02:23:00Z">
        <w:r w:rsidR="00756E4C" w:rsidRPr="00756E4C">
          <w:rPr>
            <w:rFonts w:ascii="Times New Roman" w:hAnsi="Times New Roman" w:cs="Times New Roman"/>
          </w:rPr>
          <w:t xml:space="preserve">conflicted with the </w:t>
        </w:r>
      </w:ins>
      <w:ins w:id="1315" w:author="Benton, Deon" w:date="2026-05-15T21:24:00Z" w16du:dateUtc="2026-05-16T02:24:00Z">
        <w:r w:rsidR="00756E4C">
          <w:rPr>
            <w:rFonts w:ascii="Times New Roman" w:hAnsi="Times New Roman" w:cs="Times New Roman"/>
          </w:rPr>
          <w:t>small obstacle,</w:t>
        </w:r>
      </w:ins>
      <w:ins w:id="1316" w:author="Benton, Deon" w:date="2026-05-15T21:23:00Z" w16du:dateUtc="2026-05-16T02:23:00Z">
        <w:r w:rsidR="00756E4C" w:rsidRPr="00756E4C">
          <w:rPr>
            <w:rFonts w:ascii="Times New Roman" w:hAnsi="Times New Roman" w:cs="Times New Roman"/>
          </w:rPr>
          <w:t xml:space="preserve"> high jump</w:t>
        </w:r>
      </w:ins>
      <w:ins w:id="1317" w:author="Benton, Deon" w:date="2026-05-15T21:24:00Z" w16du:dateUtc="2026-05-16T02:24:00Z">
        <w:r w:rsidR="00756E4C">
          <w:rPr>
            <w:rFonts w:ascii="Times New Roman" w:hAnsi="Times New Roman" w:cs="Times New Roman"/>
          </w:rPr>
          <w:t>, curved motion,</w:t>
        </w:r>
      </w:ins>
      <w:ins w:id="1318" w:author="Benton, Deon" w:date="2026-05-15T21:23:00Z" w16du:dateUtc="2026-05-16T02:23:00Z">
        <w:r w:rsidR="00756E4C" w:rsidRPr="00756E4C">
          <w:rPr>
            <w:rFonts w:ascii="Times New Roman" w:hAnsi="Times New Roman" w:cs="Times New Roman"/>
          </w:rPr>
          <w:t xml:space="preserve"> </w:t>
        </w:r>
      </w:ins>
      <w:ins w:id="1319" w:author="Benton, Deon" w:date="2026-05-15T21:24:00Z" w16du:dateUtc="2026-05-16T02:24:00Z">
        <w:r w:rsidR="00756E4C">
          <w:rPr>
            <w:rFonts w:ascii="Times New Roman" w:hAnsi="Times New Roman" w:cs="Times New Roman"/>
          </w:rPr>
          <w:t>and substantial vertical clearance</w:t>
        </w:r>
      </w:ins>
      <w:ins w:id="1320" w:author="Benton, Deon" w:date="2026-05-17T01:14:00Z" w16du:dateUtc="2026-05-17T06:14:00Z">
        <w:r w:rsidR="00897040">
          <w:rPr>
            <w:rFonts w:ascii="Times New Roman" w:hAnsi="Times New Roman" w:cs="Times New Roman"/>
          </w:rPr>
          <w:t xml:space="preserve"> that networks observed in the High, inefficient test event</w:t>
        </w:r>
      </w:ins>
      <w:ins w:id="1321" w:author="Benton, Deon" w:date="2026-05-15T21:28:00Z" w16du:dateUtc="2026-05-16T02:28:00Z">
        <w:r w:rsidR="00756E4C">
          <w:rPr>
            <w:rFonts w:ascii="Times New Roman" w:hAnsi="Times New Roman" w:cs="Times New Roman"/>
          </w:rPr>
          <w:t>. The</w:t>
        </w:r>
      </w:ins>
      <w:ins w:id="1322" w:author="Benton, Deon" w:date="2026-05-15T21:27:00Z" w16du:dateUtc="2026-05-16T02:27:00Z">
        <w:r w:rsidR="00756E4C">
          <w:rPr>
            <w:rFonts w:ascii="Times New Roman" w:hAnsi="Times New Roman" w:cs="Times New Roman"/>
          </w:rPr>
          <w:t xml:space="preserve"> small obstacle and curved motion</w:t>
        </w:r>
      </w:ins>
      <w:ins w:id="1323" w:author="Benton, Deon" w:date="2026-05-15T21:28:00Z" w16du:dateUtc="2026-05-16T02:28:00Z">
        <w:r w:rsidR="00756E4C">
          <w:rPr>
            <w:rFonts w:ascii="Times New Roman" w:hAnsi="Times New Roman" w:cs="Times New Roman"/>
          </w:rPr>
          <w:t xml:space="preserve"> features were</w:t>
        </w:r>
      </w:ins>
      <w:ins w:id="1324" w:author="Benton, Deon" w:date="2026-05-15T21:27:00Z" w16du:dateUtc="2026-05-16T02:27:00Z">
        <w:r w:rsidR="00756E4C">
          <w:rPr>
            <w:rFonts w:ascii="Times New Roman" w:hAnsi="Times New Roman" w:cs="Times New Roman"/>
          </w:rPr>
          <w:t xml:space="preserve"> consistent with networks’ prior experience; the large vertical clearance and lar</w:t>
        </w:r>
      </w:ins>
      <w:ins w:id="1325" w:author="Benton, Deon" w:date="2026-05-15T21:28:00Z" w16du:dateUtc="2026-05-16T02:28:00Z">
        <w:r w:rsidR="00756E4C">
          <w:rPr>
            <w:rFonts w:ascii="Times New Roman" w:hAnsi="Times New Roman" w:cs="Times New Roman"/>
          </w:rPr>
          <w:t>ge jump were not.</w:t>
        </w:r>
      </w:ins>
      <w:ins w:id="1326" w:author="Benton, Deon" w:date="2026-05-15T21:29:00Z" w16du:dateUtc="2026-05-16T02:29:00Z">
        <w:r w:rsidR="00756E4C">
          <w:rPr>
            <w:rFonts w:ascii="Times New Roman" w:hAnsi="Times New Roman" w:cs="Times New Roman"/>
          </w:rPr>
          <w:t xml:space="preserve"> In contrast, the visual information that the Low, efficient test event presented networks </w:t>
        </w:r>
      </w:ins>
      <w:ins w:id="1327" w:author="Benton, Deon" w:date="2026-05-17T01:14:00Z" w16du:dateUtc="2026-05-17T06:14:00Z">
        <w:r w:rsidR="00282A7A">
          <w:rPr>
            <w:rFonts w:ascii="Times New Roman" w:hAnsi="Times New Roman" w:cs="Times New Roman"/>
          </w:rPr>
          <w:t xml:space="preserve">with </w:t>
        </w:r>
      </w:ins>
      <w:ins w:id="1328" w:author="Benton, Deon" w:date="2026-05-15T21:29:00Z" w16du:dateUtc="2026-05-16T02:29:00Z">
        <w:r w:rsidR="00756E4C">
          <w:rPr>
            <w:rFonts w:ascii="Times New Roman" w:hAnsi="Times New Roman" w:cs="Times New Roman"/>
          </w:rPr>
          <w:t>was largely consistent with networks</w:t>
        </w:r>
      </w:ins>
      <w:ins w:id="1329" w:author="Benton, Deon" w:date="2026-05-15T21:30:00Z" w16du:dateUtc="2026-05-16T02:30:00Z">
        <w:r w:rsidR="00756E4C">
          <w:rPr>
            <w:rFonts w:ascii="Times New Roman" w:hAnsi="Times New Roman" w:cs="Times New Roman"/>
          </w:rPr>
          <w:t xml:space="preserve">’ </w:t>
        </w:r>
      </w:ins>
      <w:ins w:id="1330" w:author="Benton, Deon" w:date="2026-05-15T21:29:00Z" w16du:dateUtc="2026-05-16T02:29:00Z">
        <w:r w:rsidR="00756E4C">
          <w:rPr>
            <w:rFonts w:ascii="Times New Roman" w:hAnsi="Times New Roman" w:cs="Times New Roman"/>
          </w:rPr>
          <w:t xml:space="preserve">prior experience. </w:t>
        </w:r>
      </w:ins>
      <w:ins w:id="1331" w:author="Benton, Deon" w:date="2026-05-15T21:30:00Z" w16du:dateUtc="2026-05-16T02:30:00Z">
        <w:r w:rsidR="00756E4C">
          <w:rPr>
            <w:rFonts w:ascii="Times New Roman" w:hAnsi="Times New Roman" w:cs="Times New Roman"/>
          </w:rPr>
          <w:t xml:space="preserve">Specifically, </w:t>
        </w:r>
      </w:ins>
      <w:ins w:id="1332" w:author="Benton, Deon" w:date="2026-05-15T21:31:00Z" w16du:dateUtc="2026-05-16T02:31:00Z">
        <w:r w:rsidR="00756E4C">
          <w:rPr>
            <w:rFonts w:ascii="Times New Roman" w:hAnsi="Times New Roman" w:cs="Times New Roman"/>
          </w:rPr>
          <w:t xml:space="preserve">this event </w:t>
        </w:r>
        <w:r w:rsidR="00756E4C">
          <w:rPr>
            <w:rFonts w:ascii="Times New Roman" w:hAnsi="Times New Roman" w:cs="Times New Roman"/>
          </w:rPr>
          <w:lastRenderedPageBreak/>
          <w:t xml:space="preserve">presented networks with a small obstacle, low jump, low vertical clearance, and </w:t>
        </w:r>
      </w:ins>
      <w:ins w:id="1333" w:author="Benton, Deon" w:date="2026-05-17T01:15:00Z" w16du:dateUtc="2026-05-17T06:15:00Z">
        <w:r w:rsidR="00282A7A">
          <w:rPr>
            <w:rFonts w:ascii="Times New Roman" w:hAnsi="Times New Roman" w:cs="Times New Roman"/>
          </w:rPr>
          <w:t>curved</w:t>
        </w:r>
      </w:ins>
      <w:ins w:id="1334" w:author="Benton, Deon" w:date="2026-05-15T21:31:00Z" w16du:dateUtc="2026-05-16T02:31:00Z">
        <w:r w:rsidR="00756E4C">
          <w:rPr>
            <w:rFonts w:ascii="Times New Roman" w:hAnsi="Times New Roman" w:cs="Times New Roman"/>
          </w:rPr>
          <w:t xml:space="preserve"> motion</w:t>
        </w:r>
      </w:ins>
      <w:ins w:id="1335" w:author="Benton, Deon" w:date="2026-05-15T21:32:00Z" w16du:dateUtc="2026-05-16T02:32:00Z">
        <w:r w:rsidR="00FD18C8">
          <w:rPr>
            <w:rFonts w:ascii="Times New Roman" w:hAnsi="Times New Roman" w:cs="Times New Roman"/>
          </w:rPr>
          <w:t xml:space="preserve">. </w:t>
        </w:r>
      </w:ins>
      <w:ins w:id="1336" w:author="Benton, Deon" w:date="2026-05-15T21:29:00Z" w16du:dateUtc="2026-05-16T02:29:00Z">
        <w:r w:rsidR="00756E4C">
          <w:rPr>
            <w:rFonts w:ascii="Times New Roman" w:hAnsi="Times New Roman" w:cs="Times New Roman"/>
          </w:rPr>
          <w:t>As such, this event produced much less error</w:t>
        </w:r>
      </w:ins>
      <w:ins w:id="1337" w:author="Benton, Deon" w:date="2026-05-15T21:32:00Z" w16du:dateUtc="2026-05-16T02:32:00Z">
        <w:r w:rsidR="00FD18C8">
          <w:rPr>
            <w:rFonts w:ascii="Times New Roman" w:hAnsi="Times New Roman" w:cs="Times New Roman"/>
          </w:rPr>
          <w:t xml:space="preserve"> than the High, inefficient one</w:t>
        </w:r>
      </w:ins>
      <w:ins w:id="1338" w:author="Benton, Deon" w:date="2026-05-15T21:29:00Z" w16du:dateUtc="2026-05-16T02:29:00Z">
        <w:r w:rsidR="00756E4C">
          <w:rPr>
            <w:rFonts w:ascii="Times New Roman" w:hAnsi="Times New Roman" w:cs="Times New Roman"/>
          </w:rPr>
          <w:t>.</w:t>
        </w:r>
      </w:ins>
    </w:p>
    <w:p w14:paraId="42D6DEDD" w14:textId="7B933640" w:rsidR="00F0668E"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FD25D6" w:rsidRPr="00FD25D6">
        <w:rPr>
          <w:rFonts w:ascii="Times New Roman" w:hAnsi="Times New Roman" w:cs="Times New Roman"/>
        </w:rPr>
        <w:t xml:space="preserve">The goal of this simulation was to examine whether ALIAS could be extended to explain a set of results that, before now, were interpreted to mean that infants represent action efficiency in a graded or continuous manner. The results revealed that ALIAS succeeded in qualitatively reproducing infants’ looking responses across the three experiments reported in Liu and Spelke (2017). To clarify whether the success of this model was due to associative learning alone, the performance of a version of this model that omitted differential barrier salience—called ALIAS-2—was evaluated. Here too it was the case that ALIAS-2’s performance qualitatively matched that of infants in Liu and Spelke (2017). This suggests that associative learning alone is sufficient to capture the findings in this study. At the same time, the fact that ALIAS-2 was unable to replicate the first two target findings indicates that additional assumptions—in addition to associative learning—are required to capture the full range of findings in the infant literature on </w:t>
      </w:r>
      <w:ins w:id="1339" w:author="Benton, Deon" w:date="2026-05-16T15:39:00Z" w16du:dateUtc="2026-05-16T20:39:00Z">
        <w:r w:rsidR="00DB0881">
          <w:rPr>
            <w:rFonts w:ascii="Times New Roman" w:hAnsi="Times New Roman" w:cs="Times New Roman"/>
          </w:rPr>
          <w:t>action efficiency understanding</w:t>
        </w:r>
      </w:ins>
      <w:r w:rsidR="00FD25D6" w:rsidRPr="00FD25D6">
        <w:rPr>
          <w:rFonts w:ascii="Times New Roman" w:hAnsi="Times New Roman" w:cs="Times New Roman"/>
        </w:rPr>
        <w:t>. One assumption relates to the differential salience of barriers: In events that include arced motion, barriers located peripherally to this motion are less visually salient than those located directly beneath it. The other assumption is that infants’ patterns of looking in a typical action-understanding study are shaped by the amount of real-world experience they have processing different kinds of actions.</w:t>
      </w:r>
    </w:p>
    <w:p w14:paraId="3570B0DF" w14:textId="05036AA4" w:rsidR="006B67C9" w:rsidRDefault="00252FF3" w:rsidP="00E407C6">
      <w:pPr>
        <w:spacing w:line="480" w:lineRule="auto"/>
        <w:contextualSpacing/>
        <w:rPr>
          <w:rFonts w:ascii="Times New Roman" w:hAnsi="Times New Roman" w:cs="Times New Roman"/>
        </w:rPr>
      </w:pPr>
      <w:r>
        <w:rPr>
          <w:rFonts w:ascii="Times New Roman" w:hAnsi="Times New Roman" w:cs="Times New Roman"/>
        </w:rPr>
        <w:tab/>
      </w:r>
      <w:r w:rsidR="00CF3BF7" w:rsidRPr="00CF3BF7">
        <w:rPr>
          <w:rFonts w:ascii="Times New Roman" w:hAnsi="Times New Roman" w:cs="Times New Roman"/>
        </w:rPr>
        <w:t>In contrast to the success of ALIAS and ALIAS-2, OM10</w:t>
      </w:r>
      <w:ins w:id="1340" w:author="Benton, Deon" w:date="2026-05-17T01:15:00Z" w16du:dateUtc="2026-05-17T06:15:00Z">
        <w:r w:rsidR="00FA481C">
          <w:rPr>
            <w:rFonts w:ascii="Times New Roman" w:hAnsi="Times New Roman" w:cs="Times New Roman"/>
          </w:rPr>
          <w:t>-2</w:t>
        </w:r>
      </w:ins>
      <w:r w:rsidR="00CF3BF7" w:rsidRPr="00CF3BF7">
        <w:rPr>
          <w:rFonts w:ascii="Times New Roman" w:hAnsi="Times New Roman" w:cs="Times New Roman"/>
        </w:rPr>
        <w:t xml:space="preserve"> was unable to</w:t>
      </w:r>
      <w:del w:id="1341" w:author="Benton, Deon" w:date="2026-05-17T01:16:00Z" w16du:dateUtc="2026-05-17T06:16:00Z">
        <w:r w:rsidR="00CF3BF7" w:rsidRPr="00CF3BF7" w:rsidDel="00FA481C">
          <w:rPr>
            <w:rFonts w:ascii="Times New Roman" w:hAnsi="Times New Roman" w:cs="Times New Roman"/>
          </w:rPr>
          <w:delText xml:space="preserve"> </w:delText>
        </w:r>
      </w:del>
      <w:r w:rsidR="00CF3BF7" w:rsidRPr="00CF3BF7">
        <w:rPr>
          <w:rFonts w:ascii="Times New Roman" w:hAnsi="Times New Roman" w:cs="Times New Roman"/>
        </w:rPr>
        <w:t xml:space="preserve"> account for all of the data in this </w:t>
      </w:r>
      <w:ins w:id="1342" w:author="Benton, Deon" w:date="2026-05-17T01:16:00Z" w16du:dateUtc="2026-05-17T06:16:00Z">
        <w:r w:rsidR="00FA481C">
          <w:rPr>
            <w:rFonts w:ascii="Times New Roman" w:hAnsi="Times New Roman" w:cs="Times New Roman"/>
          </w:rPr>
          <w:t>Liu and Spelke (2017)</w:t>
        </w:r>
      </w:ins>
      <w:r w:rsidR="00CF3BF7" w:rsidRPr="00CF3BF7">
        <w:rPr>
          <w:rFonts w:ascii="Times New Roman" w:hAnsi="Times New Roman" w:cs="Times New Roman"/>
        </w:rPr>
        <w:t xml:space="preserve">. </w:t>
      </w:r>
      <w:ins w:id="1343" w:author="Benton, Deon" w:date="2026-05-17T01:16:00Z" w16du:dateUtc="2026-05-17T06:16:00Z">
        <w:r w:rsidR="00FA481C">
          <w:rPr>
            <w:rFonts w:ascii="Times New Roman" w:hAnsi="Times New Roman" w:cs="Times New Roman"/>
          </w:rPr>
          <w:t>This finding is theoretically relevant</w:t>
        </w:r>
      </w:ins>
      <w:r w:rsidR="00CF3BF7" w:rsidRPr="00CF3BF7">
        <w:rPr>
          <w:rFonts w:ascii="Times New Roman" w:hAnsi="Times New Roman" w:cs="Times New Roman"/>
        </w:rPr>
        <w:t xml:space="preserve"> because it suggests that simply improving a connectionist model’s fidelity to the task structure is </w:t>
      </w:r>
      <w:ins w:id="1344" w:author="Benton, Deon" w:date="2026-05-17T01:17:00Z" w16du:dateUtc="2026-05-17T06:17:00Z">
        <w:r w:rsidR="00FA481C">
          <w:rPr>
            <w:rFonts w:ascii="Times New Roman" w:hAnsi="Times New Roman" w:cs="Times New Roman"/>
          </w:rPr>
          <w:t>not enough.</w:t>
        </w:r>
      </w:ins>
      <w:r w:rsidR="00CF3BF7" w:rsidRPr="00CF3BF7">
        <w:rPr>
          <w:rFonts w:ascii="Times New Roman" w:hAnsi="Times New Roman" w:cs="Times New Roman"/>
        </w:rPr>
        <w:t xml:space="preserve"> A successful model must additionally capture the underlying processes and incorporate </w:t>
      </w:r>
      <w:ins w:id="1345" w:author="Benton, Deon" w:date="2026-05-17T01:17:00Z" w16du:dateUtc="2026-05-17T06:17:00Z">
        <w:r w:rsidR="008D5215">
          <w:rPr>
            <w:rFonts w:ascii="Times New Roman" w:hAnsi="Times New Roman" w:cs="Times New Roman"/>
          </w:rPr>
          <w:lastRenderedPageBreak/>
          <w:t>those key assum</w:t>
        </w:r>
      </w:ins>
      <w:ins w:id="1346" w:author="Benton, Deon" w:date="2026-05-17T01:19:00Z" w16du:dateUtc="2026-05-17T06:19:00Z">
        <w:r w:rsidR="008D5215">
          <w:rPr>
            <w:rFonts w:ascii="Times New Roman" w:hAnsi="Times New Roman" w:cs="Times New Roman"/>
          </w:rPr>
          <w:t>ptions</w:t>
        </w:r>
      </w:ins>
      <w:r w:rsidR="00CF3BF7" w:rsidRPr="00CF3BF7">
        <w:rPr>
          <w:rFonts w:ascii="Times New Roman" w:hAnsi="Times New Roman" w:cs="Times New Roman"/>
        </w:rPr>
        <w:t xml:space="preserve"> </w:t>
      </w:r>
      <w:ins w:id="1347" w:author="Benton, Deon" w:date="2026-05-17T01:18:00Z" w16du:dateUtc="2026-05-17T06:18:00Z">
        <w:r w:rsidR="008D5215">
          <w:rPr>
            <w:rFonts w:ascii="Times New Roman" w:hAnsi="Times New Roman" w:cs="Times New Roman"/>
          </w:rPr>
          <w:t>thought to subserve</w:t>
        </w:r>
      </w:ins>
      <w:r w:rsidR="00CF3BF7" w:rsidRPr="00CF3BF7">
        <w:rPr>
          <w:rFonts w:ascii="Times New Roman" w:hAnsi="Times New Roman" w:cs="Times New Roman"/>
        </w:rPr>
        <w:t xml:space="preserve"> infants’ </w:t>
      </w:r>
      <w:ins w:id="1348" w:author="Benton, Deon" w:date="2026-05-17T01:18:00Z" w16du:dateUtc="2026-05-17T06:18:00Z">
        <w:r w:rsidR="008D5215">
          <w:rPr>
            <w:rFonts w:ascii="Times New Roman" w:hAnsi="Times New Roman" w:cs="Times New Roman"/>
          </w:rPr>
          <w:t xml:space="preserve">looking </w:t>
        </w:r>
      </w:ins>
      <w:r w:rsidR="00CF3BF7" w:rsidRPr="00CF3BF7">
        <w:rPr>
          <w:rFonts w:ascii="Times New Roman" w:hAnsi="Times New Roman" w:cs="Times New Roman"/>
        </w:rPr>
        <w:t xml:space="preserve">behavior in studies </w:t>
      </w:r>
      <w:ins w:id="1349" w:author="Benton, Deon" w:date="2026-05-17T01:18:00Z" w16du:dateUtc="2026-05-17T06:18:00Z">
        <w:r w:rsidR="008D5215">
          <w:rPr>
            <w:rFonts w:ascii="Times New Roman" w:hAnsi="Times New Roman" w:cs="Times New Roman"/>
          </w:rPr>
          <w:t>assessing their</w:t>
        </w:r>
      </w:ins>
      <w:r w:rsidR="00CF3BF7" w:rsidRPr="00CF3BF7">
        <w:rPr>
          <w:rFonts w:ascii="Times New Roman" w:hAnsi="Times New Roman" w:cs="Times New Roman"/>
        </w:rPr>
        <w:t xml:space="preserve"> </w:t>
      </w:r>
      <w:ins w:id="1350" w:author="Benton, Deon" w:date="2026-05-16T15:39:00Z" w16du:dateUtc="2026-05-16T20:39:00Z">
        <w:r w:rsidR="00DB0881">
          <w:rPr>
            <w:rFonts w:ascii="Times New Roman" w:hAnsi="Times New Roman" w:cs="Times New Roman"/>
          </w:rPr>
          <w:t>action efficiency understanding</w:t>
        </w:r>
      </w:ins>
      <w:r w:rsidR="00CF3BF7" w:rsidRPr="00CF3BF7">
        <w:rPr>
          <w:rFonts w:ascii="Times New Roman" w:hAnsi="Times New Roman" w:cs="Times New Roman"/>
        </w:rPr>
        <w:t>.</w:t>
      </w:r>
    </w:p>
    <w:p w14:paraId="03AFDF57" w14:textId="52706562" w:rsidR="00BF2F6B" w:rsidRDefault="00C51108" w:rsidP="00524642">
      <w:pPr>
        <w:spacing w:line="480" w:lineRule="auto"/>
        <w:contextualSpacing/>
        <w:rPr>
          <w:rFonts w:ascii="Times New Roman" w:hAnsi="Times New Roman" w:cs="Times New Roman"/>
        </w:rPr>
      </w:pPr>
      <w:r>
        <w:rPr>
          <w:rFonts w:ascii="Times New Roman" w:hAnsi="Times New Roman" w:cs="Times New Roman"/>
        </w:rPr>
        <w:tab/>
      </w:r>
      <w:ins w:id="1351" w:author="Benton, Deon" w:date="2026-05-17T01:19:00Z" w16du:dateUtc="2026-05-17T06:19:00Z">
        <w:r w:rsidR="00486D75">
          <w:rPr>
            <w:rFonts w:ascii="Times New Roman" w:hAnsi="Times New Roman" w:cs="Times New Roman"/>
          </w:rPr>
          <w:t xml:space="preserve">Despite the success of ALIAS in capturing several key findings, it would still be too premature at this point to </w:t>
        </w:r>
      </w:ins>
      <w:ins w:id="1352" w:author="Benton, Deon" w:date="2026-05-17T01:21:00Z" w16du:dateUtc="2026-05-17T06:21:00Z">
        <w:r w:rsidR="00486D75">
          <w:rPr>
            <w:rFonts w:ascii="Times New Roman" w:hAnsi="Times New Roman" w:cs="Times New Roman"/>
          </w:rPr>
          <w:t>conclude that</w:t>
        </w:r>
      </w:ins>
      <w:ins w:id="1353" w:author="Benton, Deon" w:date="2026-05-17T01:19:00Z" w16du:dateUtc="2026-05-17T06:19:00Z">
        <w:r w:rsidR="00486D75">
          <w:rPr>
            <w:rFonts w:ascii="Times New Roman" w:hAnsi="Times New Roman" w:cs="Times New Roman"/>
          </w:rPr>
          <w:t xml:space="preserve"> ALIAS</w:t>
        </w:r>
      </w:ins>
      <w:ins w:id="1354" w:author="Benton, Deon" w:date="2026-05-17T01:20:00Z" w16du:dateUtc="2026-05-17T06:20:00Z">
        <w:r w:rsidR="00486D75">
          <w:rPr>
            <w:rFonts w:ascii="Times New Roman" w:hAnsi="Times New Roman" w:cs="Times New Roman"/>
          </w:rPr>
          <w:t xml:space="preserve"> provides a</w:t>
        </w:r>
      </w:ins>
      <w:ins w:id="1355" w:author="Benton, Deon" w:date="2026-05-17T01:22:00Z" w16du:dateUtc="2026-05-17T06:22:00Z">
        <w:r w:rsidR="00486D75">
          <w:rPr>
            <w:rFonts w:ascii="Times New Roman" w:hAnsi="Times New Roman" w:cs="Times New Roman"/>
          </w:rPr>
          <w:t xml:space="preserve"> fully</w:t>
        </w:r>
      </w:ins>
      <w:ins w:id="1356" w:author="Benton, Deon" w:date="2026-05-17T01:20:00Z" w16du:dateUtc="2026-05-17T06:20:00Z">
        <w:r w:rsidR="00486D75">
          <w:rPr>
            <w:rFonts w:ascii="Times New Roman" w:hAnsi="Times New Roman" w:cs="Times New Roman"/>
          </w:rPr>
          <w:t xml:space="preserve"> general account of infants’ looking responses in studies </w:t>
        </w:r>
      </w:ins>
      <w:ins w:id="1357" w:author="Benton, Deon" w:date="2026-05-17T01:22:00Z" w16du:dateUtc="2026-05-17T06:22:00Z">
        <w:r w:rsidR="00486D75">
          <w:rPr>
            <w:rFonts w:ascii="Times New Roman" w:hAnsi="Times New Roman" w:cs="Times New Roman"/>
          </w:rPr>
          <w:t>eval</w:t>
        </w:r>
      </w:ins>
      <w:ins w:id="1358" w:author="Benton, Deon" w:date="2026-05-17T01:23:00Z" w16du:dateUtc="2026-05-17T06:23:00Z">
        <w:r w:rsidR="00486D75">
          <w:rPr>
            <w:rFonts w:ascii="Times New Roman" w:hAnsi="Times New Roman" w:cs="Times New Roman"/>
          </w:rPr>
          <w:t>uating</w:t>
        </w:r>
      </w:ins>
      <w:ins w:id="1359" w:author="Benton, Deon" w:date="2026-05-17T01:20:00Z" w16du:dateUtc="2026-05-17T06:20:00Z">
        <w:r w:rsidR="00486D75">
          <w:rPr>
            <w:rFonts w:ascii="Times New Roman" w:hAnsi="Times New Roman" w:cs="Times New Roman"/>
          </w:rPr>
          <w:t xml:space="preserve"> their sensitivity to the efficiency of actions.</w:t>
        </w:r>
      </w:ins>
      <w:r w:rsidR="0094338E" w:rsidRPr="0094338E">
        <w:rPr>
          <w:rFonts w:ascii="Times New Roman" w:hAnsi="Times New Roman" w:cs="Times New Roman"/>
        </w:rPr>
        <w:t xml:space="preserve"> </w:t>
      </w:r>
      <w:ins w:id="1360" w:author="Benton, Deon" w:date="2026-05-17T01:20:00Z" w16du:dateUtc="2026-05-17T06:20:00Z">
        <w:r w:rsidR="00486D75">
          <w:rPr>
            <w:rFonts w:ascii="Times New Roman" w:hAnsi="Times New Roman" w:cs="Times New Roman"/>
          </w:rPr>
          <w:t>This is because it</w:t>
        </w:r>
      </w:ins>
      <w:r w:rsidR="0094338E" w:rsidRPr="0094338E">
        <w:rPr>
          <w:rFonts w:ascii="Times New Roman" w:hAnsi="Times New Roman" w:cs="Times New Roman"/>
        </w:rPr>
        <w:t xml:space="preserve"> must also </w:t>
      </w:r>
      <w:ins w:id="1361" w:author="Benton, Deon" w:date="2026-05-17T01:21:00Z" w16du:dateUtc="2026-05-17T06:21:00Z">
        <w:r w:rsidR="00486D75">
          <w:rPr>
            <w:rFonts w:ascii="Times New Roman" w:hAnsi="Times New Roman" w:cs="Times New Roman"/>
          </w:rPr>
          <w:t>be shown that this model can reproduce</w:t>
        </w:r>
      </w:ins>
      <w:ins w:id="1362" w:author="Benton, Deon" w:date="2026-05-17T01:24:00Z" w16du:dateUtc="2026-05-17T06:24:00Z">
        <w:r w:rsidR="00495E68">
          <w:rPr>
            <w:rFonts w:ascii="Times New Roman" w:hAnsi="Times New Roman" w:cs="Times New Roman"/>
          </w:rPr>
          <w:t xml:space="preserve"> the finding that much younger</w:t>
        </w:r>
      </w:ins>
      <w:ins w:id="1363" w:author="Benton, Deon" w:date="2026-05-17T01:25:00Z" w16du:dateUtc="2026-05-17T06:25:00Z">
        <w:r w:rsidR="00495E68">
          <w:rPr>
            <w:rFonts w:ascii="Times New Roman" w:hAnsi="Times New Roman" w:cs="Times New Roman"/>
          </w:rPr>
          <w:t xml:space="preserve"> infants are also sensitive to the efficiency (or lack thereof) of an action. </w:t>
        </w:r>
      </w:ins>
      <w:r w:rsidR="0094338E" w:rsidRPr="0094338E">
        <w:rPr>
          <w:rFonts w:ascii="Times New Roman" w:hAnsi="Times New Roman" w:cs="Times New Roman"/>
        </w:rPr>
        <w:t xml:space="preserve"> </w:t>
      </w:r>
      <w:ins w:id="1364" w:author="Benton, Deon" w:date="2026-05-17T01:26:00Z" w16du:dateUtc="2026-05-17T06:26:00Z">
        <w:r w:rsidR="00495E68">
          <w:rPr>
            <w:rFonts w:ascii="Times New Roman" w:hAnsi="Times New Roman" w:cs="Times New Roman"/>
          </w:rPr>
          <w:t xml:space="preserve">An illustrative example of this comes from a study by </w:t>
        </w:r>
      </w:ins>
      <w:r w:rsidR="0094338E" w:rsidRPr="0094338E">
        <w:rPr>
          <w:rFonts w:ascii="Times New Roman" w:hAnsi="Times New Roman" w:cs="Times New Roman"/>
        </w:rPr>
        <w:t xml:space="preserve">Skerry et al. (2013) </w:t>
      </w:r>
      <w:ins w:id="1365" w:author="Benton, Deon" w:date="2026-05-17T01:26:00Z" w16du:dateUtc="2026-05-17T06:26:00Z">
        <w:r w:rsidR="00495E68">
          <w:rPr>
            <w:rFonts w:ascii="Times New Roman" w:hAnsi="Times New Roman" w:cs="Times New Roman"/>
          </w:rPr>
          <w:t xml:space="preserve">. These authors </w:t>
        </w:r>
      </w:ins>
      <w:r w:rsidR="0094338E" w:rsidRPr="0094338E">
        <w:rPr>
          <w:rFonts w:ascii="Times New Roman" w:hAnsi="Times New Roman" w:cs="Times New Roman"/>
        </w:rPr>
        <w:t>found that</w:t>
      </w:r>
      <w:ins w:id="1366" w:author="Benton, Deon" w:date="2026-05-17T01:27:00Z" w16du:dateUtc="2026-05-17T06:27:00Z">
        <w:r w:rsidR="002912FC">
          <w:rPr>
            <w:rFonts w:ascii="Times New Roman" w:hAnsi="Times New Roman" w:cs="Times New Roman"/>
          </w:rPr>
          <w:t xml:space="preserve"> providing 3-month-olds direct reaching experience</w:t>
        </w:r>
      </w:ins>
      <w:ins w:id="1367" w:author="Benton, Deon" w:date="2026-05-17T01:28:00Z" w16du:dateUtc="2026-05-17T06:28:00Z">
        <w:r w:rsidR="00FC317D">
          <w:rPr>
            <w:rFonts w:ascii="Times New Roman" w:hAnsi="Times New Roman" w:cs="Times New Roman"/>
          </w:rPr>
          <w:t xml:space="preserve">—via sticky mittens—was sufficient </w:t>
        </w:r>
      </w:ins>
      <w:ins w:id="1368" w:author="Benton, Deon" w:date="2026-05-17T01:30:00Z" w16du:dateUtc="2026-05-17T06:30:00Z">
        <w:r w:rsidR="00FC317D">
          <w:rPr>
            <w:rFonts w:ascii="Times New Roman" w:hAnsi="Times New Roman" w:cs="Times New Roman"/>
          </w:rPr>
          <w:t>for them to engage in a pattern of looking across events that resem</w:t>
        </w:r>
      </w:ins>
      <w:ins w:id="1369" w:author="Benton, Deon" w:date="2026-05-17T01:31:00Z" w16du:dateUtc="2026-05-17T06:31:00Z">
        <w:r w:rsidR="00FC317D">
          <w:rPr>
            <w:rFonts w:ascii="Times New Roman" w:hAnsi="Times New Roman" w:cs="Times New Roman"/>
          </w:rPr>
          <w:t xml:space="preserve">bled that of older infants. </w:t>
        </w:r>
      </w:ins>
      <w:del w:id="1370" w:author="Benton, Deon" w:date="2026-05-17T01:30:00Z" w16du:dateUtc="2026-05-17T06:30:00Z">
        <w:r w:rsidR="0094338E" w:rsidRPr="0094338E" w:rsidDel="00FC317D">
          <w:rPr>
            <w:rFonts w:ascii="Times New Roman" w:hAnsi="Times New Roman" w:cs="Times New Roman"/>
          </w:rPr>
          <w:delText xml:space="preserve"> </w:delText>
        </w:r>
      </w:del>
      <w:del w:id="1371" w:author="Benton, Deon" w:date="2026-05-17T01:31:00Z" w16du:dateUtc="2026-05-17T06:31:00Z">
        <w:r w:rsidR="0094338E" w:rsidDel="00FC317D">
          <w:rPr>
            <w:rFonts w:ascii="Times New Roman" w:hAnsi="Times New Roman" w:cs="Times New Roman"/>
          </w:rPr>
          <w:delText>.</w:delText>
        </w:r>
        <w:r w:rsidR="00C52F5E" w:rsidDel="00FC317D">
          <w:rPr>
            <w:rFonts w:ascii="Times New Roman" w:hAnsi="Times New Roman" w:cs="Times New Roman"/>
          </w:rPr>
          <w:delText xml:space="preserve"> </w:delText>
        </w:r>
      </w:del>
      <w:r w:rsidR="00C52F5E">
        <w:rPr>
          <w:rFonts w:ascii="Times New Roman" w:hAnsi="Times New Roman" w:cs="Times New Roman"/>
        </w:rPr>
        <w:t xml:space="preserve">Given that 3-month-olds </w:t>
      </w:r>
      <w:r w:rsidR="004379DF">
        <w:rPr>
          <w:rFonts w:ascii="Times New Roman" w:hAnsi="Times New Roman" w:cs="Times New Roman"/>
        </w:rPr>
        <w:t xml:space="preserve">necessarily </w:t>
      </w:r>
      <w:r w:rsidR="00C52F5E">
        <w:rPr>
          <w:rFonts w:ascii="Times New Roman" w:hAnsi="Times New Roman" w:cs="Times New Roman"/>
        </w:rPr>
        <w:t xml:space="preserve">have had less experience </w:t>
      </w:r>
      <w:r w:rsidR="004379DF">
        <w:rPr>
          <w:rFonts w:ascii="Times New Roman" w:hAnsi="Times New Roman" w:cs="Times New Roman"/>
        </w:rPr>
        <w:t xml:space="preserve">processing </w:t>
      </w:r>
      <w:r w:rsidR="00C52F5E">
        <w:rPr>
          <w:rFonts w:ascii="Times New Roman" w:hAnsi="Times New Roman" w:cs="Times New Roman"/>
        </w:rPr>
        <w:t xml:space="preserve">other’s actions than older infants, </w:t>
      </w:r>
      <w:r w:rsidR="0022270A">
        <w:rPr>
          <w:rFonts w:ascii="Times New Roman" w:hAnsi="Times New Roman" w:cs="Times New Roman"/>
        </w:rPr>
        <w:t>it is unlikely that</w:t>
      </w:r>
      <w:r w:rsidR="005E6317">
        <w:rPr>
          <w:rFonts w:ascii="Times New Roman" w:hAnsi="Times New Roman" w:cs="Times New Roman"/>
        </w:rPr>
        <w:t xml:space="preserve"> these </w:t>
      </w:r>
      <w:r w:rsidR="009A1345">
        <w:rPr>
          <w:rFonts w:ascii="Times New Roman" w:hAnsi="Times New Roman" w:cs="Times New Roman"/>
        </w:rPr>
        <w:t>looking patterns arise</w:t>
      </w:r>
      <w:r w:rsidR="005E6317">
        <w:rPr>
          <w:rFonts w:ascii="Times New Roman" w:hAnsi="Times New Roman" w:cs="Times New Roman"/>
        </w:rPr>
        <w:t xml:space="preserve"> solely from extensive</w:t>
      </w:r>
      <w:r w:rsidR="000107A5">
        <w:rPr>
          <w:rFonts w:ascii="Times New Roman" w:hAnsi="Times New Roman" w:cs="Times New Roman"/>
        </w:rPr>
        <w:t>, real-world action processing</w:t>
      </w:r>
      <w:r w:rsidR="005E6317">
        <w:rPr>
          <w:rFonts w:ascii="Times New Roman" w:hAnsi="Times New Roman" w:cs="Times New Roman"/>
        </w:rPr>
        <w:t xml:space="preserve"> </w:t>
      </w:r>
      <w:r w:rsidR="009B142C">
        <w:rPr>
          <w:rFonts w:ascii="Times New Roman" w:hAnsi="Times New Roman" w:cs="Times New Roman"/>
        </w:rPr>
        <w:t>experience</w:t>
      </w:r>
      <w:r w:rsidR="005E6317">
        <w:rPr>
          <w:rFonts w:ascii="Times New Roman" w:hAnsi="Times New Roman" w:cs="Times New Roman"/>
        </w:rPr>
        <w:t>.</w:t>
      </w:r>
      <w:r w:rsidR="0022270A">
        <w:rPr>
          <w:rFonts w:ascii="Times New Roman" w:hAnsi="Times New Roman" w:cs="Times New Roman"/>
        </w:rPr>
        <w:t xml:space="preserve"> </w:t>
      </w:r>
    </w:p>
    <w:p w14:paraId="517D46F9" w14:textId="5DFB69FF" w:rsidR="00B961F3" w:rsidDel="00B4247F" w:rsidRDefault="00FD1459" w:rsidP="00B4247F">
      <w:pPr>
        <w:spacing w:line="480" w:lineRule="auto"/>
        <w:ind w:firstLine="720"/>
        <w:contextualSpacing/>
        <w:rPr>
          <w:del w:id="1372" w:author="Benton, Deon" w:date="2026-05-01T21:05:00Z" w16du:dateUtc="2026-05-02T02:05:00Z"/>
          <w:rFonts w:ascii="Times New Roman" w:hAnsi="Times New Roman" w:cs="Times New Roman"/>
        </w:rPr>
      </w:pPr>
      <w:r w:rsidRPr="00FD1459">
        <w:rPr>
          <w:rFonts w:ascii="Times New Roman" w:hAnsi="Times New Roman" w:cs="Times New Roman"/>
        </w:rPr>
        <w:t xml:space="preserve">As outlined in the Introduction, it may not be necessary to posit extensive, real-world action-processing experience </w:t>
      </w:r>
      <w:ins w:id="1373" w:author="Benton, Deon" w:date="2026-05-01T21:01:00Z" w16du:dateUtc="2026-05-02T02:01:00Z">
        <w:r w:rsidR="00B4247F">
          <w:rPr>
            <w:rFonts w:ascii="Times New Roman" w:hAnsi="Times New Roman" w:cs="Times New Roman"/>
          </w:rPr>
          <w:t>to explain infants’ performance</w:t>
        </w:r>
      </w:ins>
      <w:r w:rsidRPr="00FD1459">
        <w:rPr>
          <w:rFonts w:ascii="Times New Roman" w:hAnsi="Times New Roman" w:cs="Times New Roman"/>
        </w:rPr>
        <w:t xml:space="preserve"> in Skerry et al. (2013). This is because features of the sticky-mittens task itself</w:t>
      </w:r>
      <w:ins w:id="1374" w:author="Benton, Deon" w:date="2026-05-01T21:02:00Z" w16du:dateUtc="2026-05-02T02:02:00Z">
        <w:r w:rsidR="00B4247F">
          <w:rPr>
            <w:rFonts w:ascii="Times New Roman" w:hAnsi="Times New Roman" w:cs="Times New Roman"/>
          </w:rPr>
          <w:t xml:space="preserve"> </w:t>
        </w:r>
      </w:ins>
      <w:r w:rsidRPr="00FD1459">
        <w:rPr>
          <w:rFonts w:ascii="Times New Roman" w:hAnsi="Times New Roman" w:cs="Times New Roman"/>
        </w:rPr>
        <w:t xml:space="preserve">could clarify how the looking behavior of pre-reaching 3-month-olds </w:t>
      </w:r>
      <w:r w:rsidR="00136229" w:rsidRPr="00FD1459">
        <w:rPr>
          <w:rFonts w:ascii="Times New Roman" w:hAnsi="Times New Roman" w:cs="Times New Roman"/>
        </w:rPr>
        <w:t>can</w:t>
      </w:r>
      <w:r w:rsidRPr="00FD1459">
        <w:rPr>
          <w:rFonts w:ascii="Times New Roman" w:hAnsi="Times New Roman" w:cs="Times New Roman"/>
        </w:rPr>
        <w:t xml:space="preserve"> mirror that of older infants. </w:t>
      </w:r>
      <w:ins w:id="1375" w:author="Benton, Deon" w:date="2026-05-01T21:02:00Z" w16du:dateUtc="2026-05-02T02:02:00Z">
        <w:r w:rsidR="00B4247F">
          <w:rPr>
            <w:rFonts w:ascii="Times New Roman" w:hAnsi="Times New Roman" w:cs="Times New Roman"/>
          </w:rPr>
          <w:t>The crux of the idea is</w:t>
        </w:r>
      </w:ins>
      <w:r w:rsidRPr="00FD1459">
        <w:rPr>
          <w:rFonts w:ascii="Times New Roman" w:hAnsi="Times New Roman" w:cs="Times New Roman"/>
        </w:rPr>
        <w:t xml:space="preserve"> that action experience that is effective—such as when a Velcro-covered ball adheres to Velcro-covered mittens—might temporarily heighten infants’ attention to, and encoding of, the</w:t>
      </w:r>
      <w:ins w:id="1376" w:author="Benton, Deon" w:date="2026-05-01T21:03:00Z" w16du:dateUtc="2026-05-02T02:03:00Z">
        <w:r w:rsidR="00B4247F">
          <w:rPr>
            <w:rFonts w:ascii="Times New Roman" w:hAnsi="Times New Roman" w:cs="Times New Roman"/>
          </w:rPr>
          <w:t xml:space="preserve"> surface features of </w:t>
        </w:r>
      </w:ins>
      <w:ins w:id="1377" w:author="Benton, Deon" w:date="2026-05-01T21:04:00Z" w16du:dateUtc="2026-05-02T02:04:00Z">
        <w:r w:rsidR="00B4247F">
          <w:rPr>
            <w:rFonts w:ascii="Times New Roman" w:hAnsi="Times New Roman" w:cs="Times New Roman"/>
          </w:rPr>
          <w:t>the</w:t>
        </w:r>
      </w:ins>
      <w:r w:rsidRPr="00FD1459">
        <w:rPr>
          <w:rFonts w:ascii="Times New Roman" w:hAnsi="Times New Roman" w:cs="Times New Roman"/>
        </w:rPr>
        <w:t xml:space="preserve"> </w:t>
      </w:r>
      <w:ins w:id="1378" w:author="Benton, Deon" w:date="2026-05-01T21:04:00Z" w16du:dateUtc="2026-05-02T02:04:00Z">
        <w:r w:rsidR="00B4247F">
          <w:rPr>
            <w:rFonts w:ascii="Times New Roman" w:hAnsi="Times New Roman" w:cs="Times New Roman"/>
          </w:rPr>
          <w:t>ball</w:t>
        </w:r>
        <w:r w:rsidR="00B4247F" w:rsidRPr="00FD1459">
          <w:rPr>
            <w:rFonts w:ascii="Times New Roman" w:hAnsi="Times New Roman" w:cs="Times New Roman"/>
          </w:rPr>
          <w:t xml:space="preserve"> </w:t>
        </w:r>
      </w:ins>
      <w:r w:rsidRPr="00FD1459">
        <w:rPr>
          <w:rFonts w:ascii="Times New Roman" w:hAnsi="Times New Roman" w:cs="Times New Roman"/>
        </w:rPr>
        <w:t xml:space="preserve">as well as the geometry and trajectory of their own mostly direct and nearly linear reaches. A prototypical representation of these reaches could emerge if, as is the case in these studies, infants are allowed to engage in multiple reaching attempts. If infants subsequently observe an action whose geometry and trajectory overlap with this representation, it may be perceived as familiar because, due to this overlap, the observed action reactivates the same </w:t>
      </w:r>
      <w:r w:rsidRPr="00FD1459">
        <w:rPr>
          <w:rFonts w:ascii="Times New Roman" w:hAnsi="Times New Roman" w:cs="Times New Roman"/>
        </w:rPr>
        <w:lastRenderedPageBreak/>
        <w:t>representational units that encoded the infant’s own reaches during the action phase. Actions that deviate from this representation—such as arced reaches—may fail to reactivate these units to the same extent and, as such, elicit longer looks because they require additional encoding before they are perceived as familiar.</w:t>
      </w:r>
      <w:ins w:id="1379"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 </w:t>
      </w:r>
      <w:ins w:id="1380" w:author="Benton, Deon" w:date="2026-05-01T21:05:00Z" w16du:dateUtc="2026-05-02T02:05:00Z">
        <w:r w:rsidR="00B4247F">
          <w:rPr>
            <w:rFonts w:ascii="Times New Roman" w:hAnsi="Times New Roman" w:cs="Times New Roman"/>
          </w:rPr>
          <w:t>Simulation 5 was carried out</w:t>
        </w:r>
      </w:ins>
      <w:r w:rsidR="00F222BE">
        <w:rPr>
          <w:rFonts w:ascii="Times New Roman" w:hAnsi="Times New Roman" w:cs="Times New Roman"/>
        </w:rPr>
        <w:t xml:space="preserve"> to test whether this account</w:t>
      </w:r>
      <w:ins w:id="1381"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is sufficient to explain the performance of pre-reaching infants in these studies. </w:t>
      </w:r>
      <w:ins w:id="1382" w:author="Benton, Deon" w:date="2026-05-01T21:07:00Z" w16du:dateUtc="2026-05-02T02:07:00Z">
        <w:r w:rsidR="00B4247F">
          <w:rPr>
            <w:rFonts w:ascii="Times New Roman" w:hAnsi="Times New Roman" w:cs="Times New Roman"/>
          </w:rPr>
          <w:t>It i</w:t>
        </w:r>
      </w:ins>
      <w:ins w:id="1383" w:author="Benton, Deon" w:date="2026-05-01T21:08:00Z" w16du:dateUtc="2026-05-02T02:08:00Z">
        <w:r w:rsidR="00B4247F">
          <w:rPr>
            <w:rFonts w:ascii="Times New Roman" w:hAnsi="Times New Roman" w:cs="Times New Roman"/>
          </w:rPr>
          <w:t>s worth noting that because</w:t>
        </w:r>
      </w:ins>
      <w:ins w:id="1384" w:author="Benton, Deon" w:date="2026-05-01T21:09:00Z" w16du:dateUtc="2026-05-02T02:09:00Z">
        <w:r w:rsidR="00F61EFC">
          <w:rPr>
            <w:rFonts w:ascii="Times New Roman" w:hAnsi="Times New Roman" w:cs="Times New Roman"/>
          </w:rPr>
          <w:t xml:space="preserve"> there is no way to model developmental age with</w:t>
        </w:r>
      </w:ins>
      <w:ins w:id="1385" w:author="Benton, Deon" w:date="2026-05-01T21:08:00Z" w16du:dateUtc="2026-05-02T02:08:00Z">
        <w:r w:rsidR="00B4247F">
          <w:rPr>
            <w:rFonts w:ascii="Times New Roman" w:hAnsi="Times New Roman" w:cs="Times New Roman"/>
          </w:rPr>
          <w:t xml:space="preserve"> OM10</w:t>
        </w:r>
      </w:ins>
      <w:ins w:id="1386" w:author="Benton, Deon" w:date="2026-05-01T21:10:00Z" w16du:dateUtc="2026-05-02T02:10:00Z">
        <w:r w:rsidR="00F61EFC">
          <w:rPr>
            <w:rFonts w:ascii="Times New Roman" w:hAnsi="Times New Roman" w:cs="Times New Roman"/>
          </w:rPr>
          <w:t xml:space="preserve">, the performance of ALIAS </w:t>
        </w:r>
      </w:ins>
      <w:ins w:id="1387" w:author="Benton, Deon" w:date="2026-05-01T21:11:00Z" w16du:dateUtc="2026-05-02T02:11:00Z">
        <w:r w:rsidR="00F61EFC">
          <w:rPr>
            <w:rFonts w:ascii="Times New Roman" w:hAnsi="Times New Roman" w:cs="Times New Roman"/>
          </w:rPr>
          <w:t>and ALIAS-2 was not compared to that of OM10 or OM10-2.</w:t>
        </w:r>
      </w:ins>
      <w:ins w:id="1388" w:author="Benton, Deon" w:date="2026-05-01T21:12:00Z" w16du:dateUtc="2026-05-02T02:12:00Z">
        <w:r w:rsidR="00F61EFC">
          <w:rPr>
            <w:rFonts w:ascii="Times New Roman" w:hAnsi="Times New Roman" w:cs="Times New Roman"/>
          </w:rPr>
          <w:t xml:space="preserve"> </w:t>
        </w:r>
      </w:ins>
      <w:ins w:id="1389" w:author="Benton, Deon" w:date="2026-05-01T21:08:00Z" w16du:dateUtc="2026-05-02T02:08:00Z">
        <w:r w:rsidR="00B4247F">
          <w:rPr>
            <w:rFonts w:ascii="Times New Roman" w:hAnsi="Times New Roman" w:cs="Times New Roman"/>
          </w:rPr>
          <w:t xml:space="preserve"> </w:t>
        </w:r>
      </w:ins>
      <w:ins w:id="1390" w:author="Benton, Deon" w:date="2026-05-01T21:21:00Z" w16du:dateUtc="2026-05-02T02:21:00Z">
        <w:r w:rsidR="009A111D">
          <w:rPr>
            <w:rFonts w:ascii="Times New Roman" w:hAnsi="Times New Roman" w:cs="Times New Roman"/>
          </w:rPr>
          <w:t xml:space="preserve">In general, </w:t>
        </w:r>
      </w:ins>
      <w:ins w:id="1391" w:author="Benton, Deon" w:date="2026-05-01T21:19:00Z" w16du:dateUtc="2026-05-02T02:19:00Z">
        <w:r w:rsidR="009A111D">
          <w:rPr>
            <w:rFonts w:ascii="Times New Roman" w:hAnsi="Times New Roman" w:cs="Times New Roman"/>
          </w:rPr>
          <w:t>OM10</w:t>
        </w:r>
      </w:ins>
      <w:ins w:id="1392" w:author="Benton, Deon" w:date="2026-05-01T21:21:00Z" w16du:dateUtc="2026-05-02T02:21:00Z">
        <w:r w:rsidR="009A111D">
          <w:rPr>
            <w:rFonts w:ascii="Times New Roman" w:hAnsi="Times New Roman" w:cs="Times New Roman"/>
          </w:rPr>
          <w:t>’s inability to simulate age</w:t>
        </w:r>
      </w:ins>
      <w:ins w:id="1393" w:author="Benton, Deon" w:date="2026-05-01T21:23:00Z" w16du:dateUtc="2026-05-02T02:23:00Z">
        <w:r w:rsidR="00B83463">
          <w:rPr>
            <w:rFonts w:ascii="Times New Roman" w:hAnsi="Times New Roman" w:cs="Times New Roman"/>
          </w:rPr>
          <w:t xml:space="preserve"> represents </w:t>
        </w:r>
      </w:ins>
      <w:ins w:id="1394" w:author="Benton, Deon" w:date="2026-05-01T21:15:00Z" w16du:dateUtc="2026-05-02T02:15:00Z">
        <w:r w:rsidR="00236C94">
          <w:rPr>
            <w:rFonts w:ascii="Times New Roman" w:hAnsi="Times New Roman" w:cs="Times New Roman"/>
          </w:rPr>
          <w:t>a significant limitation because it means that this model cannot b</w:t>
        </w:r>
      </w:ins>
      <w:ins w:id="1395" w:author="Benton, Deon" w:date="2026-05-01T21:16:00Z" w16du:dateUtc="2026-05-02T02:16:00Z">
        <w:r w:rsidR="00236C94">
          <w:rPr>
            <w:rFonts w:ascii="Times New Roman" w:hAnsi="Times New Roman" w:cs="Times New Roman"/>
          </w:rPr>
          <w:t xml:space="preserve">e </w:t>
        </w:r>
      </w:ins>
      <w:ins w:id="1396" w:author="Benton, Deon" w:date="2026-05-01T21:20:00Z" w16du:dateUtc="2026-05-02T02:20:00Z">
        <w:r w:rsidR="009A111D">
          <w:rPr>
            <w:rFonts w:ascii="Times New Roman" w:hAnsi="Times New Roman" w:cs="Times New Roman"/>
          </w:rPr>
          <w:t>used</w:t>
        </w:r>
      </w:ins>
      <w:ins w:id="1397" w:author="Benton, Deon" w:date="2026-05-01T21:12:00Z" w16du:dateUtc="2026-05-02T02:12:00Z">
        <w:r w:rsidR="00236C94">
          <w:rPr>
            <w:rFonts w:ascii="Times New Roman" w:hAnsi="Times New Roman" w:cs="Times New Roman"/>
          </w:rPr>
          <w:t xml:space="preserve"> </w:t>
        </w:r>
        <w:r w:rsidR="00236C94" w:rsidRPr="00236C94">
          <w:rPr>
            <w:rFonts w:ascii="Times New Roman" w:hAnsi="Times New Roman" w:cs="Times New Roman"/>
          </w:rPr>
          <w:t>to evaluate how differences in experience across development shape infants’ looking behavior.</w:t>
        </w:r>
      </w:ins>
    </w:p>
    <w:p w14:paraId="5C1A08E7" w14:textId="77777777" w:rsidR="00B83463" w:rsidRDefault="00B83463" w:rsidP="00B83463">
      <w:pPr>
        <w:spacing w:line="480" w:lineRule="auto"/>
        <w:contextualSpacing/>
        <w:rPr>
          <w:ins w:id="1398" w:author="Benton, Deon" w:date="2026-05-01T21:22:00Z" w16du:dateUtc="2026-05-02T02:22:00Z"/>
          <w:rFonts w:ascii="Times New Roman" w:hAnsi="Times New Roman" w:cs="Times New Roman"/>
        </w:rPr>
      </w:pPr>
    </w:p>
    <w:p w14:paraId="3141E23B" w14:textId="68A0F5F0" w:rsidR="00B83463" w:rsidRPr="00B83463" w:rsidRDefault="00B83463" w:rsidP="00B83463">
      <w:pPr>
        <w:spacing w:line="480" w:lineRule="auto"/>
        <w:contextualSpacing/>
        <w:jc w:val="center"/>
        <w:rPr>
          <w:rFonts w:ascii="Times New Roman" w:hAnsi="Times New Roman" w:cs="Times New Roman"/>
          <w:b/>
          <w:bCs/>
        </w:rPr>
      </w:pPr>
      <w:ins w:id="1399" w:author="Benton, Deon" w:date="2026-05-01T21:22:00Z" w16du:dateUtc="2026-05-02T02:22:00Z">
        <w:r>
          <w:rPr>
            <w:rFonts w:ascii="Times New Roman" w:hAnsi="Times New Roman" w:cs="Times New Roman"/>
            <w:b/>
            <w:bCs/>
          </w:rPr>
          <w:t>Simulation 5</w:t>
        </w:r>
      </w:ins>
    </w:p>
    <w:p w14:paraId="60518646" w14:textId="593B9A26" w:rsidR="000259E2" w:rsidRDefault="00FC305F" w:rsidP="00F37CAD">
      <w:pPr>
        <w:spacing w:line="480" w:lineRule="auto"/>
        <w:ind w:firstLine="720"/>
        <w:contextualSpacing/>
        <w:rPr>
          <w:ins w:id="1400" w:author="Benton, Deon" w:date="2026-05-04T10:39:00Z" w16du:dateUtc="2026-05-04T15:39:00Z"/>
          <w:rFonts w:ascii="Times New Roman" w:eastAsia="Times New Roman" w:hAnsi="Times New Roman" w:cs="Times New Roman"/>
        </w:rPr>
      </w:pPr>
      <w:ins w:id="1401" w:author="Benton, Deon" w:date="2026-05-02T09:56:00Z" w16du:dateUtc="2026-05-02T14:56:00Z">
        <w:r w:rsidRPr="00FC305F">
          <w:rPr>
            <w:rFonts w:ascii="Times New Roman" w:eastAsia="Times New Roman" w:hAnsi="Times New Roman" w:cs="Times New Roman"/>
          </w:rPr>
          <w:t>The primary goal of this simulation was to assess whether, when ALIAS is given limited pretraining experience, it can reproduce the looking behavior of pre-reaching infants when its attention is heightened during a phase analogous to the action phase in Skerry et al. (2013).</w:t>
        </w:r>
      </w:ins>
      <w:ins w:id="1402" w:author="Benton, Deon" w:date="2026-05-02T10:02:00Z" w16du:dateUtc="2026-05-02T15:02:00Z">
        <w:r w:rsidR="00BA4878">
          <w:rPr>
            <w:rFonts w:ascii="Times New Roman" w:eastAsia="Times New Roman" w:hAnsi="Times New Roman" w:cs="Times New Roman"/>
          </w:rPr>
          <w:t xml:space="preserve"> To simulate </w:t>
        </w:r>
      </w:ins>
      <w:ins w:id="1403" w:author="Benton, Deon" w:date="2026-05-02T10:04:00Z" w16du:dateUtc="2026-05-02T15:04:00Z">
        <w:r w:rsidR="00BA4878">
          <w:rPr>
            <w:rFonts w:ascii="Times New Roman" w:eastAsia="Times New Roman" w:hAnsi="Times New Roman" w:cs="Times New Roman"/>
          </w:rPr>
          <w:t>the performance of the 3-month-olds in this study, X changes were made to the model.</w:t>
        </w:r>
      </w:ins>
      <w:ins w:id="1404" w:author="Benton, Deon" w:date="2026-05-02T10:05:00Z" w16du:dateUtc="2026-05-02T15:05:00Z">
        <w:r w:rsidR="00BA4878">
          <w:rPr>
            <w:rFonts w:ascii="Times New Roman" w:eastAsia="Times New Roman" w:hAnsi="Times New Roman" w:cs="Times New Roman"/>
          </w:rPr>
          <w:t xml:space="preserve"> The first involved reducing the length of the pretraining phase. This phase lasted between </w:t>
        </w:r>
      </w:ins>
      <w:ins w:id="1405" w:author="Benton, Deon" w:date="2026-05-02T10:06:00Z" w16du:dateUtc="2026-05-02T15:06:00Z">
        <w:r w:rsidR="00BA4878">
          <w:rPr>
            <w:rFonts w:ascii="Times New Roman" w:eastAsia="Times New Roman" w:hAnsi="Times New Roman" w:cs="Times New Roman"/>
          </w:rPr>
          <w:t xml:space="preserve">450 and 900 epochs in Simulations 1-4. Here, </w:t>
        </w:r>
      </w:ins>
      <w:ins w:id="1406" w:author="Benton, Deon" w:date="2026-05-02T10:07:00Z" w16du:dateUtc="2026-05-02T15:07:00Z">
        <w:r w:rsidR="00BA4878">
          <w:rPr>
            <w:rFonts w:ascii="Times New Roman" w:eastAsia="Times New Roman" w:hAnsi="Times New Roman" w:cs="Times New Roman"/>
          </w:rPr>
          <w:t xml:space="preserve">the pretraining phase lasted 225 epochs. This implemented the assumption that 3-month-olds have less action processing experience than </w:t>
        </w:r>
      </w:ins>
      <w:ins w:id="1407" w:author="Benton, Deon" w:date="2026-05-02T10:08:00Z" w16du:dateUtc="2026-05-02T15:08:00Z">
        <w:r w:rsidR="00BA4878">
          <w:rPr>
            <w:rFonts w:ascii="Times New Roman" w:eastAsia="Times New Roman" w:hAnsi="Times New Roman" w:cs="Times New Roman"/>
          </w:rPr>
          <w:t>6- to 12-month-olds (the typical age of infants tested in action-understanding studies). The second change involved reducing the number of hidden</w:t>
        </w:r>
      </w:ins>
      <w:ins w:id="1408" w:author="Benton, Deon" w:date="2026-05-02T10:09:00Z" w16du:dateUtc="2026-05-02T15:09:00Z">
        <w:r w:rsidR="00BA4878">
          <w:rPr>
            <w:rFonts w:ascii="Times New Roman" w:eastAsia="Times New Roman" w:hAnsi="Times New Roman" w:cs="Times New Roman"/>
          </w:rPr>
          <w:t xml:space="preserve"> units</w:t>
        </w:r>
      </w:ins>
      <w:ins w:id="1409" w:author="Benton, Deon" w:date="2026-05-02T10:10:00Z" w16du:dateUtc="2026-05-02T15:10:00Z">
        <w:r w:rsidR="00907380">
          <w:rPr>
            <w:rFonts w:ascii="Times New Roman" w:eastAsia="Times New Roman" w:hAnsi="Times New Roman" w:cs="Times New Roman"/>
          </w:rPr>
          <w:t xml:space="preserve"> to 10; Simulations 1-4 </w:t>
        </w:r>
      </w:ins>
      <w:ins w:id="1410" w:author="Benton, Deon" w:date="2026-05-02T10:17:00Z" w16du:dateUtc="2026-05-02T15:17:00Z">
        <w:r w:rsidR="00907380">
          <w:rPr>
            <w:rFonts w:ascii="Times New Roman" w:eastAsia="Times New Roman" w:hAnsi="Times New Roman" w:cs="Times New Roman"/>
          </w:rPr>
          <w:t xml:space="preserve">used </w:t>
        </w:r>
      </w:ins>
      <w:ins w:id="1411" w:author="Benton, Deon" w:date="2026-05-02T10:10:00Z" w16du:dateUtc="2026-05-02T15:10:00Z">
        <w:r w:rsidR="00907380">
          <w:rPr>
            <w:rFonts w:ascii="Times New Roman" w:eastAsia="Times New Roman" w:hAnsi="Times New Roman" w:cs="Times New Roman"/>
          </w:rPr>
          <w:t>between</w:t>
        </w:r>
      </w:ins>
      <w:ins w:id="1412" w:author="Benton, Deon" w:date="2026-05-02T10:13:00Z" w16du:dateUtc="2026-05-02T15:13:00Z">
        <w:r w:rsidR="00907380">
          <w:rPr>
            <w:rFonts w:ascii="Times New Roman" w:eastAsia="Times New Roman" w:hAnsi="Times New Roman" w:cs="Times New Roman"/>
          </w:rPr>
          <w:t xml:space="preserve"> 30 and 50</w:t>
        </w:r>
      </w:ins>
      <w:ins w:id="1413" w:author="Benton, Deon" w:date="2026-05-02T10:18:00Z" w16du:dateUtc="2026-05-02T15:18:00Z">
        <w:r w:rsidR="00907380">
          <w:rPr>
            <w:rFonts w:ascii="Times New Roman" w:eastAsia="Times New Roman" w:hAnsi="Times New Roman" w:cs="Times New Roman"/>
          </w:rPr>
          <w:t xml:space="preserve"> hidden units</w:t>
        </w:r>
      </w:ins>
      <w:ins w:id="1414" w:author="Benton, Deon" w:date="2026-05-02T10:09:00Z" w16du:dateUtc="2026-05-02T15:09:00Z">
        <w:r w:rsidR="00BA4878">
          <w:rPr>
            <w:rFonts w:ascii="Times New Roman" w:eastAsia="Times New Roman" w:hAnsi="Times New Roman" w:cs="Times New Roman"/>
          </w:rPr>
          <w:t>.</w:t>
        </w:r>
      </w:ins>
      <w:ins w:id="1415" w:author="Benton, Deon" w:date="2026-05-02T10:10:00Z" w16du:dateUtc="2026-05-02T15:10:00Z">
        <w:r w:rsidR="00907380">
          <w:rPr>
            <w:rFonts w:ascii="Times New Roman" w:eastAsia="Times New Roman" w:hAnsi="Times New Roman" w:cs="Times New Roman"/>
          </w:rPr>
          <w:t xml:space="preserve"> As discussed earlier</w:t>
        </w:r>
      </w:ins>
      <w:ins w:id="1416" w:author="Benton, Deon" w:date="2026-05-02T10:11:00Z" w16du:dateUtc="2026-05-02T15:11:00Z">
        <w:r w:rsidR="00907380">
          <w:rPr>
            <w:rFonts w:ascii="Times New Roman" w:eastAsia="Times New Roman" w:hAnsi="Times New Roman" w:cs="Times New Roman"/>
          </w:rPr>
          <w:t xml:space="preserve">, </w:t>
        </w:r>
      </w:ins>
      <w:ins w:id="1417" w:author="Benton, Deon" w:date="2026-05-03T20:50:00Z" w16du:dateUtc="2026-05-04T01:50:00Z">
        <w:r w:rsidR="00693966">
          <w:rPr>
            <w:rFonts w:ascii="Times New Roman" w:eastAsia="Times New Roman" w:hAnsi="Times New Roman" w:cs="Times New Roman"/>
          </w:rPr>
          <w:t>this is a</w:t>
        </w:r>
      </w:ins>
      <w:ins w:id="1418" w:author="Benton, Deon" w:date="2026-05-03T20:42:00Z" w16du:dateUtc="2026-05-04T01:42:00Z">
        <w:r w:rsidR="00880864">
          <w:rPr>
            <w:rFonts w:ascii="Times New Roman" w:eastAsia="Times New Roman" w:hAnsi="Times New Roman" w:cs="Times New Roman"/>
          </w:rPr>
          <w:t xml:space="preserve"> </w:t>
        </w:r>
      </w:ins>
      <w:ins w:id="1419" w:author="Benton, Deon" w:date="2026-05-03T20:51:00Z" w16du:dateUtc="2026-05-04T01:51:00Z">
        <w:r w:rsidR="00693966">
          <w:rPr>
            <w:rFonts w:ascii="Times New Roman" w:eastAsia="Times New Roman" w:hAnsi="Times New Roman" w:cs="Times New Roman"/>
          </w:rPr>
          <w:t>hyper</w:t>
        </w:r>
      </w:ins>
      <w:ins w:id="1420" w:author="Benton, Deon" w:date="2026-05-03T20:42:00Z" w16du:dateUtc="2026-05-04T01:42:00Z">
        <w:r w:rsidR="00880864">
          <w:rPr>
            <w:rFonts w:ascii="Times New Roman" w:eastAsia="Times New Roman" w:hAnsi="Times New Roman" w:cs="Times New Roman"/>
          </w:rPr>
          <w:t>parameter that</w:t>
        </w:r>
      </w:ins>
      <w:ins w:id="1421" w:author="Benton, Deon" w:date="2026-05-02T10:13:00Z" w16du:dateUtc="2026-05-02T15:13:00Z">
        <w:r w:rsidR="00907380">
          <w:rPr>
            <w:rFonts w:ascii="Times New Roman" w:eastAsia="Times New Roman" w:hAnsi="Times New Roman" w:cs="Times New Roman"/>
          </w:rPr>
          <w:t xml:space="preserve"> </w:t>
        </w:r>
      </w:ins>
      <w:ins w:id="1422" w:author="Benton, Deon" w:date="2026-05-03T20:43:00Z" w16du:dateUtc="2026-05-04T01:43:00Z">
        <w:r w:rsidR="00880864">
          <w:rPr>
            <w:rFonts w:ascii="Times New Roman" w:eastAsia="Times New Roman" w:hAnsi="Times New Roman" w:cs="Times New Roman"/>
          </w:rPr>
          <w:t>corresponds to</w:t>
        </w:r>
      </w:ins>
      <w:ins w:id="1423" w:author="Benton, Deon" w:date="2026-05-02T10:11:00Z" w16du:dateUtc="2026-05-02T15:11:00Z">
        <w:r w:rsidR="00907380">
          <w:rPr>
            <w:rFonts w:ascii="Times New Roman" w:eastAsia="Times New Roman" w:hAnsi="Times New Roman" w:cs="Times New Roman"/>
          </w:rPr>
          <w:t xml:space="preserve"> </w:t>
        </w:r>
      </w:ins>
      <w:ins w:id="1424" w:author="Benton, Deon" w:date="2026-05-03T20:51:00Z" w16du:dateUtc="2026-05-04T01:51:00Z">
        <w:r w:rsidR="00693966">
          <w:rPr>
            <w:rFonts w:ascii="Times New Roman" w:eastAsia="Times New Roman" w:hAnsi="Times New Roman" w:cs="Times New Roman"/>
          </w:rPr>
          <w:t>a network’s</w:t>
        </w:r>
      </w:ins>
      <w:ins w:id="1425" w:author="Benton, Deon" w:date="2026-05-02T10:14:00Z" w16du:dateUtc="2026-05-02T15:14:00Z">
        <w:r w:rsidR="00907380">
          <w:rPr>
            <w:rFonts w:ascii="Times New Roman" w:eastAsia="Times New Roman" w:hAnsi="Times New Roman" w:cs="Times New Roman"/>
          </w:rPr>
          <w:t xml:space="preserve"> storage </w:t>
        </w:r>
      </w:ins>
      <w:ins w:id="1426" w:author="Benton, Deon" w:date="2026-05-02T10:12:00Z" w16du:dateUtc="2026-05-02T15:12:00Z">
        <w:r w:rsidR="00907380">
          <w:rPr>
            <w:rFonts w:ascii="Times New Roman" w:eastAsia="Times New Roman" w:hAnsi="Times New Roman" w:cs="Times New Roman"/>
          </w:rPr>
          <w:t xml:space="preserve">capacity; more hidden units </w:t>
        </w:r>
      </w:ins>
      <w:ins w:id="1427" w:author="Benton, Deon" w:date="2026-05-03T20:43:00Z" w16du:dateUtc="2026-05-04T01:43:00Z">
        <w:r w:rsidR="00880864">
          <w:rPr>
            <w:rFonts w:ascii="Times New Roman" w:eastAsia="Times New Roman" w:hAnsi="Times New Roman" w:cs="Times New Roman"/>
          </w:rPr>
          <w:t>translates to</w:t>
        </w:r>
      </w:ins>
      <w:ins w:id="1428" w:author="Benton, Deon" w:date="2026-05-02T10:12:00Z" w16du:dateUtc="2026-05-02T15:12:00Z">
        <w:r w:rsidR="00907380">
          <w:rPr>
            <w:rFonts w:ascii="Times New Roman" w:eastAsia="Times New Roman" w:hAnsi="Times New Roman" w:cs="Times New Roman"/>
          </w:rPr>
          <w:t xml:space="preserve"> greater storage.</w:t>
        </w:r>
      </w:ins>
      <w:ins w:id="1429" w:author="Benton, Deon" w:date="2026-05-02T10:09:00Z" w16du:dateUtc="2026-05-02T15:09:00Z">
        <w:r w:rsidR="00BA4878">
          <w:rPr>
            <w:rFonts w:ascii="Times New Roman" w:eastAsia="Times New Roman" w:hAnsi="Times New Roman" w:cs="Times New Roman"/>
          </w:rPr>
          <w:t xml:space="preserve"> The final change related </w:t>
        </w:r>
      </w:ins>
      <w:ins w:id="1430" w:author="Benton, Deon" w:date="2026-05-02T10:18:00Z" w16du:dateUtc="2026-05-02T15:18:00Z">
        <w:r w:rsidR="007A780F">
          <w:rPr>
            <w:rFonts w:ascii="Times New Roman" w:eastAsia="Times New Roman" w:hAnsi="Times New Roman" w:cs="Times New Roman"/>
          </w:rPr>
          <w:t xml:space="preserve">to the task structure. In the first four simulations, the habituation and test phases </w:t>
        </w:r>
      </w:ins>
      <w:ins w:id="1431" w:author="Benton, Deon" w:date="2026-05-02T10:28:00Z" w16du:dateUtc="2026-05-02T15:28:00Z">
        <w:r w:rsidR="001A7034">
          <w:rPr>
            <w:rFonts w:ascii="Times New Roman" w:eastAsia="Times New Roman" w:hAnsi="Times New Roman" w:cs="Times New Roman"/>
          </w:rPr>
          <w:t>fo</w:t>
        </w:r>
      </w:ins>
      <w:ins w:id="1432" w:author="Benton, Deon" w:date="2026-05-02T10:18:00Z" w16du:dateUtc="2026-05-02T15:18:00Z">
        <w:r w:rsidR="007A780F">
          <w:rPr>
            <w:rFonts w:ascii="Times New Roman" w:eastAsia="Times New Roman" w:hAnsi="Times New Roman" w:cs="Times New Roman"/>
          </w:rPr>
          <w:t>llowed</w:t>
        </w:r>
      </w:ins>
      <w:ins w:id="1433" w:author="Benton, Deon" w:date="2026-05-02T10:19:00Z" w16du:dateUtc="2026-05-02T15:19:00Z">
        <w:r w:rsidR="007A780F">
          <w:rPr>
            <w:rFonts w:ascii="Times New Roman" w:eastAsia="Times New Roman" w:hAnsi="Times New Roman" w:cs="Times New Roman"/>
          </w:rPr>
          <w:t xml:space="preserve"> </w:t>
        </w:r>
        <w:r w:rsidR="007A780F">
          <w:rPr>
            <w:rFonts w:ascii="Times New Roman" w:eastAsia="Times New Roman" w:hAnsi="Times New Roman" w:cs="Times New Roman"/>
          </w:rPr>
          <w:lastRenderedPageBreak/>
          <w:t>the pretraining phase.</w:t>
        </w:r>
        <w:r w:rsidR="004D60FC">
          <w:rPr>
            <w:rFonts w:ascii="Times New Roman" w:eastAsia="Times New Roman" w:hAnsi="Times New Roman" w:cs="Times New Roman"/>
          </w:rPr>
          <w:t xml:space="preserve"> In the current simulation, an action phase immediately followed the pretraining phase</w:t>
        </w:r>
      </w:ins>
      <w:ins w:id="1434" w:author="Benton, Deon" w:date="2026-05-04T10:07:00Z" w16du:dateUtc="2026-05-04T15:07:00Z">
        <w:r w:rsidR="004F77A3">
          <w:rPr>
            <w:rFonts w:ascii="Times New Roman" w:eastAsia="Times New Roman" w:hAnsi="Times New Roman" w:cs="Times New Roman"/>
          </w:rPr>
          <w:t>; the habituation and test phases immediately followed this phase</w:t>
        </w:r>
      </w:ins>
      <w:ins w:id="1435" w:author="Benton, Deon" w:date="2026-05-04T10:43:00Z" w16du:dateUtc="2026-05-04T15:43:00Z">
        <w:r w:rsidR="00EC7F17">
          <w:rPr>
            <w:rFonts w:ascii="Times New Roman" w:eastAsia="Times New Roman" w:hAnsi="Times New Roman" w:cs="Times New Roman"/>
          </w:rPr>
          <w:t xml:space="preserve">. </w:t>
        </w:r>
      </w:ins>
      <w:ins w:id="1436" w:author="Benton, Deon" w:date="2026-05-04T11:21:00Z" w16du:dateUtc="2026-05-04T16:21:00Z">
        <w:r w:rsidR="00FE51D9">
          <w:rPr>
            <w:rFonts w:ascii="Times New Roman" w:eastAsia="Times New Roman" w:hAnsi="Times New Roman" w:cs="Times New Roman"/>
          </w:rPr>
          <w:t>The motion that networks in both conditions were shown during this phase was a straight trajectory. This decision reflects the assumption that infants’ reaches are largely linear in trajectory and their arms nearly straight in configuration during a typical action phase.</w:t>
        </w:r>
      </w:ins>
    </w:p>
    <w:p w14:paraId="69926ED8" w14:textId="309416A5" w:rsidR="00880864" w:rsidRDefault="000259E2" w:rsidP="00887683">
      <w:pPr>
        <w:spacing w:line="480" w:lineRule="auto"/>
        <w:ind w:firstLine="720"/>
        <w:contextualSpacing/>
        <w:rPr>
          <w:ins w:id="1437" w:author="Benton, Deon" w:date="2026-05-03T20:43:00Z" w16du:dateUtc="2026-05-04T01:43:00Z"/>
          <w:rFonts w:ascii="Times New Roman" w:eastAsia="Times New Roman" w:hAnsi="Times New Roman" w:cs="Times New Roman"/>
        </w:rPr>
      </w:pPr>
      <w:ins w:id="1438" w:author="Benton, Deon" w:date="2026-05-04T10:39:00Z" w16du:dateUtc="2026-05-04T15:39:00Z">
        <w:r>
          <w:rPr>
            <w:rFonts w:ascii="Times New Roman" w:eastAsia="Times New Roman" w:hAnsi="Times New Roman" w:cs="Times New Roman"/>
          </w:rPr>
          <w:t>In terms of the length of this phase, it</w:t>
        </w:r>
      </w:ins>
      <w:ins w:id="1439" w:author="Benton, Deon" w:date="2026-05-04T10:08:00Z" w16du:dateUtc="2026-05-04T15:08:00Z">
        <w:r w:rsidR="00C305AF">
          <w:rPr>
            <w:rFonts w:ascii="Times New Roman" w:eastAsia="Times New Roman" w:hAnsi="Times New Roman" w:cs="Times New Roman"/>
          </w:rPr>
          <w:t>—like the habituation phase—</w:t>
        </w:r>
      </w:ins>
      <w:ins w:id="1440" w:author="Benton, Deon" w:date="2026-05-04T10:07:00Z" w16du:dateUtc="2026-05-04T15:07:00Z">
        <w:r w:rsidR="00C305AF">
          <w:rPr>
            <w:rFonts w:ascii="Times New Roman" w:eastAsia="Times New Roman" w:hAnsi="Times New Roman" w:cs="Times New Roman"/>
          </w:rPr>
          <w:t xml:space="preserve">ranged </w:t>
        </w:r>
      </w:ins>
      <w:ins w:id="1441" w:author="Benton, Deon" w:date="2026-05-04T10:39:00Z" w16du:dateUtc="2026-05-04T15:39:00Z">
        <w:r>
          <w:rPr>
            <w:rFonts w:ascii="Times New Roman" w:eastAsia="Times New Roman" w:hAnsi="Times New Roman" w:cs="Times New Roman"/>
          </w:rPr>
          <w:t>from</w:t>
        </w:r>
      </w:ins>
      <w:ins w:id="1442" w:author="Benton, Deon" w:date="2026-05-03T21:01:00Z" w16du:dateUtc="2026-05-04T02:01:00Z">
        <w:r w:rsidR="00666B57" w:rsidRPr="00666B57">
          <w:rPr>
            <w:rFonts w:ascii="Times New Roman" w:eastAsia="Times New Roman" w:hAnsi="Times New Roman" w:cs="Times New Roman"/>
          </w:rPr>
          <w:t xml:space="preserve"> 8 to 12 epochs, in step sizes of 1. </w:t>
        </w:r>
      </w:ins>
      <w:ins w:id="1443" w:author="Benton, Deon" w:date="2026-05-04T10:27:00Z" w16du:dateUtc="2026-05-04T15:27:00Z">
        <w:r w:rsidR="005A2397">
          <w:rPr>
            <w:rFonts w:ascii="Times New Roman" w:eastAsia="Times New Roman" w:hAnsi="Times New Roman" w:cs="Times New Roman"/>
          </w:rPr>
          <w:t xml:space="preserve">A range </w:t>
        </w:r>
      </w:ins>
      <w:ins w:id="1444" w:author="Benton, Deon" w:date="2026-05-04T10:45:00Z" w16du:dateUtc="2026-05-04T15:45:00Z">
        <w:r w:rsidR="00F37CAD">
          <w:rPr>
            <w:rFonts w:ascii="Times New Roman" w:eastAsia="Times New Roman" w:hAnsi="Times New Roman" w:cs="Times New Roman"/>
          </w:rPr>
          <w:t>of values were used</w:t>
        </w:r>
      </w:ins>
      <w:ins w:id="1445" w:author="Benton, Deon" w:date="2026-05-04T10:27:00Z" w16du:dateUtc="2026-05-04T15:27:00Z">
        <w:r w:rsidR="005A2397">
          <w:rPr>
            <w:rFonts w:ascii="Times New Roman" w:eastAsia="Times New Roman" w:hAnsi="Times New Roman" w:cs="Times New Roman"/>
          </w:rPr>
          <w:t xml:space="preserve"> rather </w:t>
        </w:r>
      </w:ins>
      <w:ins w:id="1446" w:author="Benton, Deon" w:date="2026-05-04T10:45:00Z" w16du:dateUtc="2026-05-04T15:45:00Z">
        <w:r w:rsidR="00F37CAD">
          <w:rPr>
            <w:rFonts w:ascii="Times New Roman" w:eastAsia="Times New Roman" w:hAnsi="Times New Roman" w:cs="Times New Roman"/>
          </w:rPr>
          <w:t>than one specific value</w:t>
        </w:r>
      </w:ins>
      <w:ins w:id="1447" w:author="Benton, Deon" w:date="2026-05-04T10:27:00Z" w16du:dateUtc="2026-05-04T15:27:00Z">
        <w:r w:rsidR="005A2397">
          <w:rPr>
            <w:rFonts w:ascii="Times New Roman" w:eastAsia="Times New Roman" w:hAnsi="Times New Roman" w:cs="Times New Roman"/>
          </w:rPr>
          <w:t xml:space="preserve"> because the original report did not specify </w:t>
        </w:r>
      </w:ins>
      <w:ins w:id="1448" w:author="Benton, Deon" w:date="2026-05-04T10:28:00Z" w16du:dateUtc="2026-05-04T15:28:00Z">
        <w:r w:rsidR="005A2397">
          <w:rPr>
            <w:rFonts w:ascii="Times New Roman" w:eastAsia="Times New Roman" w:hAnsi="Times New Roman" w:cs="Times New Roman"/>
          </w:rPr>
          <w:t>the duration of the action phase.</w:t>
        </w:r>
      </w:ins>
      <w:ins w:id="1449" w:author="Benton, Deon" w:date="2026-05-04T10:30:00Z" w16du:dateUtc="2026-05-04T15:30:00Z">
        <w:r w:rsidR="00994946">
          <w:rPr>
            <w:rFonts w:ascii="Times New Roman" w:eastAsia="Times New Roman" w:hAnsi="Times New Roman" w:cs="Times New Roman"/>
          </w:rPr>
          <w:t xml:space="preserve"> Although </w:t>
        </w:r>
      </w:ins>
      <w:ins w:id="1450" w:author="Benton, Deon" w:date="2026-05-04T10:33:00Z" w16du:dateUtc="2026-05-04T15:33:00Z">
        <w:r w:rsidR="00D92D32">
          <w:rPr>
            <w:rFonts w:ascii="Times New Roman" w:eastAsia="Times New Roman" w:hAnsi="Times New Roman" w:cs="Times New Roman"/>
          </w:rPr>
          <w:t xml:space="preserve">this </w:t>
        </w:r>
      </w:ins>
      <w:ins w:id="1451" w:author="Benton, Deon" w:date="2026-05-04T10:48:00Z" w16du:dateUtc="2026-05-04T15:48:00Z">
        <w:r w:rsidR="00CD3B31">
          <w:rPr>
            <w:rFonts w:ascii="Times New Roman" w:eastAsia="Times New Roman" w:hAnsi="Times New Roman" w:cs="Times New Roman"/>
          </w:rPr>
          <w:t>meant that</w:t>
        </w:r>
      </w:ins>
      <w:ins w:id="1452" w:author="Benton, Deon" w:date="2026-05-04T10:33:00Z" w16du:dateUtc="2026-05-04T15:33:00Z">
        <w:r w:rsidR="00D92D32">
          <w:rPr>
            <w:rFonts w:ascii="Times New Roman" w:eastAsia="Times New Roman" w:hAnsi="Times New Roman" w:cs="Times New Roman"/>
          </w:rPr>
          <w:t xml:space="preserve"> some liberties</w:t>
        </w:r>
      </w:ins>
      <w:ins w:id="1453" w:author="Benton, Deon" w:date="2026-05-04T10:35:00Z" w16du:dateUtc="2026-05-04T15:35:00Z">
        <w:r w:rsidR="00137079">
          <w:rPr>
            <w:rFonts w:ascii="Times New Roman" w:eastAsia="Times New Roman" w:hAnsi="Times New Roman" w:cs="Times New Roman"/>
          </w:rPr>
          <w:t xml:space="preserve"> </w:t>
        </w:r>
      </w:ins>
      <w:ins w:id="1454" w:author="Benton, Deon" w:date="2026-05-04T10:48:00Z" w16du:dateUtc="2026-05-04T15:48:00Z">
        <w:r w:rsidR="00CD3B31">
          <w:rPr>
            <w:rFonts w:ascii="Times New Roman" w:eastAsia="Times New Roman" w:hAnsi="Times New Roman" w:cs="Times New Roman"/>
          </w:rPr>
          <w:t>had to be taken to implement this</w:t>
        </w:r>
      </w:ins>
      <w:ins w:id="1455" w:author="Benton, Deon" w:date="2026-05-04T10:35:00Z" w16du:dateUtc="2026-05-04T15:35:00Z">
        <w:r w:rsidR="008F4FEB">
          <w:rPr>
            <w:rFonts w:ascii="Times New Roman" w:eastAsia="Times New Roman" w:hAnsi="Times New Roman" w:cs="Times New Roman"/>
          </w:rPr>
          <w:t xml:space="preserve"> aspect of the task</w:t>
        </w:r>
      </w:ins>
      <w:ins w:id="1456" w:author="Benton, Deon" w:date="2026-05-04T10:30:00Z" w16du:dateUtc="2026-05-04T15:30:00Z">
        <w:r w:rsidR="00994946">
          <w:rPr>
            <w:rFonts w:ascii="Times New Roman" w:eastAsia="Times New Roman" w:hAnsi="Times New Roman" w:cs="Times New Roman"/>
          </w:rPr>
          <w:t xml:space="preserve">, this range </w:t>
        </w:r>
      </w:ins>
      <w:ins w:id="1457" w:author="Benton, Deon" w:date="2026-05-04T10:35:00Z" w16du:dateUtc="2026-05-04T15:35:00Z">
        <w:r w:rsidR="0085192A">
          <w:rPr>
            <w:rFonts w:ascii="Times New Roman" w:eastAsia="Times New Roman" w:hAnsi="Times New Roman" w:cs="Times New Roman"/>
          </w:rPr>
          <w:t>reflected the</w:t>
        </w:r>
      </w:ins>
      <w:ins w:id="1458" w:author="Benton, Deon" w:date="2026-05-04T10:31:00Z" w16du:dateUtc="2026-05-04T15:31:00Z">
        <w:r w:rsidR="00D92D32">
          <w:rPr>
            <w:rFonts w:ascii="Times New Roman" w:eastAsia="Times New Roman" w:hAnsi="Times New Roman" w:cs="Times New Roman"/>
          </w:rPr>
          <w:t xml:space="preserve"> brief nature of a typical action phase.</w:t>
        </w:r>
      </w:ins>
      <w:ins w:id="1459" w:author="Benton, Deon" w:date="2026-05-04T10:27:00Z" w16du:dateUtc="2026-05-04T15:27:00Z">
        <w:r w:rsidR="005A2397">
          <w:rPr>
            <w:rFonts w:ascii="Times New Roman" w:eastAsia="Times New Roman" w:hAnsi="Times New Roman" w:cs="Times New Roman"/>
          </w:rPr>
          <w:t xml:space="preserve"> </w:t>
        </w:r>
      </w:ins>
      <w:ins w:id="1460" w:author="Benton, Deon" w:date="2026-05-03T21:01:00Z" w16du:dateUtc="2026-05-04T02:01:00Z">
        <w:r w:rsidR="00666B57" w:rsidRPr="00666B57">
          <w:rPr>
            <w:rFonts w:ascii="Times New Roman" w:eastAsia="Times New Roman" w:hAnsi="Times New Roman" w:cs="Times New Roman"/>
          </w:rPr>
          <w:t xml:space="preserve">Importantly, for a given run of the model, the lengths of </w:t>
        </w:r>
      </w:ins>
      <w:ins w:id="1461" w:author="Benton, Deon" w:date="2026-05-04T10:36:00Z" w16du:dateUtc="2026-05-04T15:36:00Z">
        <w:r w:rsidR="00586440">
          <w:rPr>
            <w:rFonts w:ascii="Times New Roman" w:eastAsia="Times New Roman" w:hAnsi="Times New Roman" w:cs="Times New Roman"/>
          </w:rPr>
          <w:t>the action and habituation phases</w:t>
        </w:r>
      </w:ins>
      <w:ins w:id="1462" w:author="Benton, Deon" w:date="2026-05-03T21:01:00Z" w16du:dateUtc="2026-05-04T02:01:00Z">
        <w:r w:rsidR="00666B57" w:rsidRPr="00666B57">
          <w:rPr>
            <w:rFonts w:ascii="Times New Roman" w:eastAsia="Times New Roman" w:hAnsi="Times New Roman" w:cs="Times New Roman"/>
          </w:rPr>
          <w:t xml:space="preserve"> were identical. </w:t>
        </w:r>
      </w:ins>
      <w:ins w:id="1463" w:author="Benton, Deon" w:date="2026-05-04T10:49:00Z" w16du:dateUtc="2026-05-04T15:49:00Z">
        <w:r w:rsidR="00CD3B31">
          <w:rPr>
            <w:rFonts w:ascii="Times New Roman" w:eastAsia="Times New Roman" w:hAnsi="Times New Roman" w:cs="Times New Roman"/>
          </w:rPr>
          <w:t>Thus,</w:t>
        </w:r>
      </w:ins>
      <w:ins w:id="1464" w:author="Benton, Deon" w:date="2026-05-04T10:36:00Z" w16du:dateUtc="2026-05-04T15:36:00Z">
        <w:r w:rsidR="000F5624">
          <w:rPr>
            <w:rFonts w:ascii="Times New Roman" w:eastAsia="Times New Roman" w:hAnsi="Times New Roman" w:cs="Times New Roman"/>
          </w:rPr>
          <w:t xml:space="preserve"> if the</w:t>
        </w:r>
      </w:ins>
      <w:ins w:id="1465" w:author="Benton, Deon" w:date="2026-05-03T21:01:00Z" w16du:dateUtc="2026-05-04T02:01:00Z">
        <w:r w:rsidR="00666B57" w:rsidRPr="00666B57">
          <w:rPr>
            <w:rFonts w:ascii="Times New Roman" w:eastAsia="Times New Roman" w:hAnsi="Times New Roman" w:cs="Times New Roman"/>
          </w:rPr>
          <w:t xml:space="preserve"> habituation phase </w:t>
        </w:r>
      </w:ins>
      <w:ins w:id="1466" w:author="Benton, Deon" w:date="2026-05-04T10:36:00Z" w16du:dateUtc="2026-05-04T15:36:00Z">
        <w:r w:rsidR="000F5624">
          <w:rPr>
            <w:rFonts w:ascii="Times New Roman" w:eastAsia="Times New Roman" w:hAnsi="Times New Roman" w:cs="Times New Roman"/>
          </w:rPr>
          <w:t>was 9 epochs in length during</w:t>
        </w:r>
      </w:ins>
      <w:ins w:id="1467" w:author="Benton, Deon" w:date="2026-05-03T21:01:00Z" w16du:dateUtc="2026-05-04T02:01:00Z">
        <w:r w:rsidR="00666B57" w:rsidRPr="00666B57">
          <w:rPr>
            <w:rFonts w:ascii="Times New Roman" w:eastAsia="Times New Roman" w:hAnsi="Times New Roman" w:cs="Times New Roman"/>
          </w:rPr>
          <w:t xml:space="preserve"> a given run</w:t>
        </w:r>
      </w:ins>
      <w:ins w:id="1468" w:author="Benton, Deon" w:date="2026-05-04T10:36:00Z" w16du:dateUtc="2026-05-04T15:36:00Z">
        <w:r w:rsidR="000F5624">
          <w:rPr>
            <w:rFonts w:ascii="Times New Roman" w:eastAsia="Times New Roman" w:hAnsi="Times New Roman" w:cs="Times New Roman"/>
          </w:rPr>
          <w:t xml:space="preserve"> of the model</w:t>
        </w:r>
      </w:ins>
      <w:ins w:id="1469" w:author="Benton, Deon" w:date="2026-05-03T21:01:00Z" w16du:dateUtc="2026-05-04T02:01:00Z">
        <w:r w:rsidR="00666B57" w:rsidRPr="00666B57">
          <w:rPr>
            <w:rFonts w:ascii="Times New Roman" w:eastAsia="Times New Roman" w:hAnsi="Times New Roman" w:cs="Times New Roman"/>
          </w:rPr>
          <w:t xml:space="preserve">, the action phase </w:t>
        </w:r>
      </w:ins>
      <w:ins w:id="1470" w:author="Benton, Deon" w:date="2026-05-04T10:36:00Z" w16du:dateUtc="2026-05-04T15:36:00Z">
        <w:r w:rsidR="000F5624">
          <w:rPr>
            <w:rFonts w:ascii="Times New Roman" w:eastAsia="Times New Roman" w:hAnsi="Times New Roman" w:cs="Times New Roman"/>
          </w:rPr>
          <w:t xml:space="preserve">was also 9 epochs </w:t>
        </w:r>
      </w:ins>
      <w:ins w:id="1471" w:author="Benton, Deon" w:date="2026-05-04T10:37:00Z" w16du:dateUtc="2026-05-04T15:37:00Z">
        <w:r w:rsidR="000F5624">
          <w:rPr>
            <w:rFonts w:ascii="Times New Roman" w:eastAsia="Times New Roman" w:hAnsi="Times New Roman" w:cs="Times New Roman"/>
          </w:rPr>
          <w:t>in length</w:t>
        </w:r>
      </w:ins>
      <w:ins w:id="1472" w:author="Benton, Deon" w:date="2026-05-03T21:01:00Z" w16du:dateUtc="2026-05-04T02:01:00Z">
        <w:r w:rsidR="00666B57" w:rsidRPr="00666B57">
          <w:rPr>
            <w:rFonts w:ascii="Times New Roman" w:eastAsia="Times New Roman" w:hAnsi="Times New Roman" w:cs="Times New Roman"/>
          </w:rPr>
          <w:t>.</w:t>
        </w:r>
        <w:r w:rsidR="00666B57">
          <w:rPr>
            <w:rFonts w:ascii="Times New Roman" w:eastAsia="Times New Roman" w:hAnsi="Times New Roman" w:cs="Times New Roman"/>
          </w:rPr>
          <w:t xml:space="preserve"> </w:t>
        </w:r>
      </w:ins>
    </w:p>
    <w:p w14:paraId="1E8AC94C" w14:textId="22D04D35" w:rsidR="00312213" w:rsidDel="00C7751A" w:rsidRDefault="00666B57" w:rsidP="008239C6">
      <w:pPr>
        <w:spacing w:line="480" w:lineRule="auto"/>
        <w:ind w:firstLine="720"/>
        <w:contextualSpacing/>
        <w:rPr>
          <w:del w:id="1473" w:author="Benton, Deon" w:date="2026-05-01T21:33:00Z" w16du:dateUtc="2026-05-02T02:33:00Z"/>
          <w:rFonts w:ascii="Times New Roman" w:eastAsia="Times New Roman" w:hAnsi="Times New Roman" w:cs="Times New Roman"/>
        </w:rPr>
      </w:pPr>
      <w:ins w:id="1474" w:author="Benton, Deon" w:date="2026-05-03T21:01:00Z" w16du:dateUtc="2026-05-04T02:01:00Z">
        <w:r>
          <w:rPr>
            <w:rFonts w:ascii="Times New Roman" w:eastAsia="Times New Roman" w:hAnsi="Times New Roman" w:cs="Times New Roman"/>
          </w:rPr>
          <w:t xml:space="preserve">As was true </w:t>
        </w:r>
      </w:ins>
      <w:ins w:id="1475" w:author="Benton, Deon" w:date="2026-05-04T10:00:00Z" w16du:dateUtc="2026-05-04T15:00:00Z">
        <w:r w:rsidR="00E56AA3">
          <w:rPr>
            <w:rFonts w:ascii="Times New Roman" w:eastAsia="Times New Roman" w:hAnsi="Times New Roman" w:cs="Times New Roman"/>
          </w:rPr>
          <w:t>for</w:t>
        </w:r>
      </w:ins>
      <w:ins w:id="1476" w:author="Benton, Deon" w:date="2026-05-03T21:01:00Z" w16du:dateUtc="2026-05-04T02:01:00Z">
        <w:r>
          <w:rPr>
            <w:rFonts w:ascii="Times New Roman" w:eastAsia="Times New Roman" w:hAnsi="Times New Roman" w:cs="Times New Roman"/>
          </w:rPr>
          <w:t xml:space="preserve"> infants in Skerry et al. (2013), n</w:t>
        </w:r>
      </w:ins>
      <w:ins w:id="1477" w:author="Benton, Deon" w:date="2026-05-02T10:36:00Z" w16du:dateUtc="2026-05-02T15:36:00Z">
        <w:r w:rsidR="00A02814">
          <w:rPr>
            <w:rFonts w:ascii="Times New Roman" w:eastAsia="Times New Roman" w:hAnsi="Times New Roman" w:cs="Times New Roman"/>
          </w:rPr>
          <w:t>etwork</w:t>
        </w:r>
      </w:ins>
      <w:ins w:id="1478" w:author="Benton, Deon" w:date="2026-05-04T10:00:00Z" w16du:dateUtc="2026-05-04T15:00:00Z">
        <w:r w:rsidR="00E56AA3">
          <w:rPr>
            <w:rFonts w:ascii="Times New Roman" w:eastAsia="Times New Roman" w:hAnsi="Times New Roman" w:cs="Times New Roman"/>
          </w:rPr>
          <w:t>s</w:t>
        </w:r>
      </w:ins>
      <w:ins w:id="1479" w:author="Benton, Deon" w:date="2026-05-03T21:01:00Z" w16du:dateUtc="2026-05-04T02:01:00Z">
        <w:r w:rsidR="00BC40DC">
          <w:rPr>
            <w:rFonts w:ascii="Times New Roman" w:eastAsia="Times New Roman" w:hAnsi="Times New Roman" w:cs="Times New Roman"/>
          </w:rPr>
          <w:t xml:space="preserve"> </w:t>
        </w:r>
      </w:ins>
      <w:ins w:id="1480" w:author="Benton, Deon" w:date="2026-05-02T10:36:00Z" w16du:dateUtc="2026-05-02T15:36:00Z">
        <w:r w:rsidR="00A02814">
          <w:rPr>
            <w:rFonts w:ascii="Times New Roman" w:eastAsia="Times New Roman" w:hAnsi="Times New Roman" w:cs="Times New Roman"/>
          </w:rPr>
          <w:t xml:space="preserve">were assigned </w:t>
        </w:r>
      </w:ins>
      <w:ins w:id="1481" w:author="Benton, Deon" w:date="2026-05-04T13:20:00Z" w16du:dateUtc="2026-05-04T18:20:00Z">
        <w:r w:rsidR="003F2A08">
          <w:rPr>
            <w:rFonts w:ascii="Times New Roman" w:eastAsia="Times New Roman" w:hAnsi="Times New Roman" w:cs="Times New Roman"/>
          </w:rPr>
          <w:t>to one of three conditions:</w:t>
        </w:r>
      </w:ins>
      <w:ins w:id="1482" w:author="Benton, Deon" w:date="2026-05-02T10:36:00Z" w16du:dateUtc="2026-05-02T15:36:00Z">
        <w:r w:rsidR="00A02814">
          <w:rPr>
            <w:rFonts w:ascii="Times New Roman" w:eastAsia="Times New Roman" w:hAnsi="Times New Roman" w:cs="Times New Roman"/>
          </w:rPr>
          <w:t xml:space="preserve"> Effective Action</w:t>
        </w:r>
      </w:ins>
      <w:ins w:id="1483" w:author="Benton, Deon" w:date="2026-05-04T13:20:00Z" w16du:dateUtc="2026-05-04T18:20:00Z">
        <w:r w:rsidR="003F2A08">
          <w:rPr>
            <w:rFonts w:ascii="Times New Roman" w:eastAsia="Times New Roman" w:hAnsi="Times New Roman" w:cs="Times New Roman"/>
          </w:rPr>
          <w:t xml:space="preserve">, </w:t>
        </w:r>
      </w:ins>
      <w:ins w:id="1484" w:author="Benton, Deon" w:date="2026-05-02T10:36:00Z" w16du:dateUtc="2026-05-02T15:36:00Z">
        <w:r w:rsidR="00A02814">
          <w:rPr>
            <w:rFonts w:ascii="Times New Roman" w:eastAsia="Times New Roman" w:hAnsi="Times New Roman" w:cs="Times New Roman"/>
          </w:rPr>
          <w:t>Ineffective Action</w:t>
        </w:r>
      </w:ins>
      <w:ins w:id="1485" w:author="Benton, Deon" w:date="2026-05-04T13:20:00Z" w16du:dateUtc="2026-05-04T18:20:00Z">
        <w:r w:rsidR="003F2A08">
          <w:rPr>
            <w:rFonts w:ascii="Times New Roman" w:eastAsia="Times New Roman" w:hAnsi="Times New Roman" w:cs="Times New Roman"/>
          </w:rPr>
          <w:t>, or No Training</w:t>
        </w:r>
      </w:ins>
      <w:ins w:id="1486" w:author="Benton, Deon" w:date="2026-05-02T10:36:00Z" w16du:dateUtc="2026-05-02T15:36:00Z">
        <w:r w:rsidR="00A02814">
          <w:rPr>
            <w:rFonts w:ascii="Times New Roman" w:eastAsia="Times New Roman" w:hAnsi="Times New Roman" w:cs="Times New Roman"/>
          </w:rPr>
          <w:t>.</w:t>
        </w:r>
      </w:ins>
      <w:ins w:id="1487" w:author="Benton, Deon" w:date="2026-05-04T11:21:00Z" w16du:dateUtc="2026-05-04T16:21:00Z">
        <w:r w:rsidR="00FE51D9">
          <w:rPr>
            <w:rFonts w:ascii="Times New Roman" w:eastAsia="Times New Roman" w:hAnsi="Times New Roman" w:cs="Times New Roman"/>
          </w:rPr>
          <w:t xml:space="preserve"> </w:t>
        </w:r>
      </w:ins>
      <w:r w:rsidR="00F064D2">
        <w:rPr>
          <w:rFonts w:ascii="Times New Roman" w:eastAsia="Times New Roman" w:hAnsi="Times New Roman" w:cs="Times New Roman"/>
        </w:rPr>
        <w:t xml:space="preserve">Networks in the Effective Action condition—like infants in the same condition—were further divided into either the Experimental condition or the </w:t>
      </w:r>
      <w:r w:rsidR="006841EE">
        <w:rPr>
          <w:rFonts w:ascii="Times New Roman" w:eastAsia="Times New Roman" w:hAnsi="Times New Roman" w:cs="Times New Roman"/>
        </w:rPr>
        <w:t xml:space="preserve">Control condition. </w:t>
      </w:r>
      <w:ins w:id="1488" w:author="Benton, Deon" w:date="2026-05-04T11:24:00Z" w16du:dateUtc="2026-05-04T16:24:00Z">
        <w:r w:rsidR="00E21A3E">
          <w:rPr>
            <w:rFonts w:ascii="Times New Roman" w:eastAsia="Times New Roman" w:hAnsi="Times New Roman" w:cs="Times New Roman"/>
          </w:rPr>
          <w:t>The</w:t>
        </w:r>
      </w:ins>
      <w:ins w:id="1489" w:author="Benton, Deon" w:date="2026-05-04T11:22:00Z" w16du:dateUtc="2026-05-04T16:22:00Z">
        <w:r w:rsidR="00592DAE">
          <w:rPr>
            <w:rFonts w:ascii="Times New Roman" w:eastAsia="Times New Roman" w:hAnsi="Times New Roman" w:cs="Times New Roman"/>
          </w:rPr>
          <w:t xml:space="preserve"> assumption </w:t>
        </w:r>
      </w:ins>
      <w:ins w:id="1490" w:author="Benton, Deon" w:date="2026-05-04T11:24:00Z" w16du:dateUtc="2026-05-04T16:24:00Z">
        <w:r w:rsidR="00592DAE">
          <w:rPr>
            <w:rFonts w:ascii="Times New Roman" w:eastAsia="Times New Roman" w:hAnsi="Times New Roman" w:cs="Times New Roman"/>
          </w:rPr>
          <w:t xml:space="preserve">that </w:t>
        </w:r>
      </w:ins>
      <w:ins w:id="1491" w:author="Benton, Deon" w:date="2026-05-04T11:25:00Z" w16du:dateUtc="2026-05-04T16:25:00Z">
        <w:r w:rsidR="00E21A3E">
          <w:rPr>
            <w:rFonts w:ascii="Times New Roman" w:eastAsia="Times New Roman" w:hAnsi="Times New Roman" w:cs="Times New Roman"/>
          </w:rPr>
          <w:t xml:space="preserve">effective rather than ineffective </w:t>
        </w:r>
      </w:ins>
      <w:ins w:id="1492" w:author="Benton, Deon" w:date="2026-05-04T11:24:00Z" w16du:dateUtc="2026-05-04T16:24:00Z">
        <w:r w:rsidR="00592DAE">
          <w:rPr>
            <w:rFonts w:ascii="Times New Roman" w:eastAsia="Times New Roman" w:hAnsi="Times New Roman" w:cs="Times New Roman"/>
          </w:rPr>
          <w:t xml:space="preserve">sticky-mittens experience </w:t>
        </w:r>
      </w:ins>
      <w:ins w:id="1493" w:author="Benton, Deon" w:date="2026-05-04T11:25:00Z" w16du:dateUtc="2026-05-04T16:25:00Z">
        <w:r w:rsidR="00E21A3E">
          <w:rPr>
            <w:rFonts w:ascii="Times New Roman" w:eastAsia="Times New Roman" w:hAnsi="Times New Roman" w:cs="Times New Roman"/>
          </w:rPr>
          <w:t>heightens</w:t>
        </w:r>
      </w:ins>
      <w:ins w:id="1494" w:author="Benton, Deon" w:date="2026-05-04T11:23:00Z" w16du:dateUtc="2026-05-04T16:23:00Z">
        <w:r w:rsidR="00592DAE">
          <w:rPr>
            <w:rFonts w:ascii="Times New Roman" w:eastAsia="Times New Roman" w:hAnsi="Times New Roman" w:cs="Times New Roman"/>
          </w:rPr>
          <w:t xml:space="preserve"> </w:t>
        </w:r>
      </w:ins>
      <w:ins w:id="1495" w:author="Benton, Deon" w:date="2026-05-04T11:24:00Z" w16du:dateUtc="2026-05-04T16:24:00Z">
        <w:r w:rsidR="00592DAE">
          <w:rPr>
            <w:rFonts w:ascii="Times New Roman" w:eastAsia="Times New Roman" w:hAnsi="Times New Roman" w:cs="Times New Roman"/>
          </w:rPr>
          <w:t xml:space="preserve">infants’ </w:t>
        </w:r>
      </w:ins>
      <w:ins w:id="1496" w:author="Benton, Deon" w:date="2026-05-04T11:23:00Z" w16du:dateUtc="2026-05-04T16:23:00Z">
        <w:r w:rsidR="00592DAE">
          <w:rPr>
            <w:rFonts w:ascii="Times New Roman" w:eastAsia="Times New Roman" w:hAnsi="Times New Roman" w:cs="Times New Roman"/>
          </w:rPr>
          <w:t>attention</w:t>
        </w:r>
      </w:ins>
      <w:ins w:id="1497" w:author="Benton, Deon" w:date="2026-05-04T11:25:00Z" w16du:dateUtc="2026-05-04T16:25:00Z">
        <w:r w:rsidR="00E21A3E">
          <w:rPr>
            <w:rFonts w:ascii="Times New Roman" w:eastAsia="Times New Roman" w:hAnsi="Times New Roman" w:cs="Times New Roman"/>
          </w:rPr>
          <w:t xml:space="preserve"> was implemented by increasing the learning rate from its pretraining value of .01 to .175</w:t>
        </w:r>
      </w:ins>
      <w:r w:rsidR="00D93C01">
        <w:rPr>
          <w:rFonts w:ascii="Times New Roman" w:eastAsia="Times New Roman" w:hAnsi="Times New Roman" w:cs="Times New Roman"/>
        </w:rPr>
        <w:t xml:space="preserve"> during the action phase</w:t>
      </w:r>
      <w:ins w:id="1498" w:author="Benton, Deon" w:date="2026-05-04T11:25:00Z" w16du:dateUtc="2026-05-04T16:25:00Z">
        <w:r w:rsidR="00E21A3E">
          <w:rPr>
            <w:rFonts w:ascii="Times New Roman" w:eastAsia="Times New Roman" w:hAnsi="Times New Roman" w:cs="Times New Roman"/>
          </w:rPr>
          <w:t xml:space="preserve"> for </w:t>
        </w:r>
      </w:ins>
      <w:ins w:id="1499" w:author="Benton, Deon" w:date="2026-05-04T11:26:00Z" w16du:dateUtc="2026-05-04T16:26:00Z">
        <w:r w:rsidR="00E21A3E">
          <w:rPr>
            <w:rFonts w:ascii="Times New Roman" w:eastAsia="Times New Roman" w:hAnsi="Times New Roman" w:cs="Times New Roman"/>
          </w:rPr>
          <w:t xml:space="preserve">networks </w:t>
        </w:r>
      </w:ins>
      <w:ins w:id="1500" w:author="Benton, Deon" w:date="2026-05-04T11:27:00Z" w16du:dateUtc="2026-05-04T16:27:00Z">
        <w:r w:rsidR="00CB44E1">
          <w:rPr>
            <w:rFonts w:ascii="Times New Roman" w:eastAsia="Times New Roman" w:hAnsi="Times New Roman" w:cs="Times New Roman"/>
          </w:rPr>
          <w:t>in the</w:t>
        </w:r>
      </w:ins>
      <w:ins w:id="1501" w:author="Benton, Deon" w:date="2026-05-04T11:26:00Z" w16du:dateUtc="2026-05-04T16:26:00Z">
        <w:r w:rsidR="00E21A3E">
          <w:rPr>
            <w:rFonts w:ascii="Times New Roman" w:eastAsia="Times New Roman" w:hAnsi="Times New Roman" w:cs="Times New Roman"/>
          </w:rPr>
          <w:t xml:space="preserve"> Effective Action condition</w:t>
        </w:r>
      </w:ins>
      <w:ins w:id="1502" w:author="Benton, Deon" w:date="2026-05-04T11:28:00Z" w16du:dateUtc="2026-05-04T16:28:00Z">
        <w:r w:rsidR="008B237A">
          <w:rPr>
            <w:rFonts w:ascii="Times New Roman" w:eastAsia="Times New Roman" w:hAnsi="Times New Roman" w:cs="Times New Roman"/>
          </w:rPr>
          <w:t xml:space="preserve">. A lower learning rate was </w:t>
        </w:r>
      </w:ins>
      <w:ins w:id="1503" w:author="Benton, Deon" w:date="2026-05-04T12:30:00Z" w16du:dateUtc="2026-05-04T17:30:00Z">
        <w:r w:rsidR="00394185">
          <w:rPr>
            <w:rFonts w:ascii="Times New Roman" w:eastAsia="Times New Roman" w:hAnsi="Times New Roman" w:cs="Times New Roman"/>
          </w:rPr>
          <w:t>used</w:t>
        </w:r>
      </w:ins>
      <w:ins w:id="1504" w:author="Benton, Deon" w:date="2026-05-04T11:28:00Z" w16du:dateUtc="2026-05-04T16:28:00Z">
        <w:r w:rsidR="008B237A">
          <w:rPr>
            <w:rFonts w:ascii="Times New Roman" w:eastAsia="Times New Roman" w:hAnsi="Times New Roman" w:cs="Times New Roman"/>
          </w:rPr>
          <w:t xml:space="preserve"> during </w:t>
        </w:r>
      </w:ins>
      <w:ins w:id="1505" w:author="Benton, Deon" w:date="2026-05-04T11:29:00Z" w16du:dateUtc="2026-05-04T16:29:00Z">
        <w:r w:rsidR="008B237A">
          <w:rPr>
            <w:rFonts w:ascii="Times New Roman" w:eastAsia="Times New Roman" w:hAnsi="Times New Roman" w:cs="Times New Roman"/>
          </w:rPr>
          <w:t>the pretraining phase than that used</w:t>
        </w:r>
      </w:ins>
      <w:ins w:id="1506" w:author="Benton, Deon" w:date="2026-05-04T12:31:00Z" w16du:dateUtc="2026-05-04T17:31:00Z">
        <w:r w:rsidR="00394185">
          <w:rPr>
            <w:rFonts w:ascii="Times New Roman" w:eastAsia="Times New Roman" w:hAnsi="Times New Roman" w:cs="Times New Roman"/>
          </w:rPr>
          <w:t xml:space="preserve"> during t</w:t>
        </w:r>
      </w:ins>
      <w:r w:rsidR="00EE75B0">
        <w:rPr>
          <w:rFonts w:ascii="Times New Roman" w:eastAsia="Times New Roman" w:hAnsi="Times New Roman" w:cs="Times New Roman"/>
        </w:rPr>
        <w:t>he same phase</w:t>
      </w:r>
      <w:ins w:id="1507" w:author="Benton, Deon" w:date="2026-05-04T11:29:00Z" w16du:dateUtc="2026-05-04T16:29:00Z">
        <w:r w:rsidR="008B237A">
          <w:rPr>
            <w:rFonts w:ascii="Times New Roman" w:eastAsia="Times New Roman" w:hAnsi="Times New Roman" w:cs="Times New Roman"/>
          </w:rPr>
          <w:t xml:space="preserve"> in previous simulations because younger infants’ processing speed—which </w:t>
        </w:r>
      </w:ins>
      <w:r w:rsidR="00507634">
        <w:rPr>
          <w:rFonts w:ascii="Times New Roman" w:eastAsia="Times New Roman" w:hAnsi="Times New Roman" w:cs="Times New Roman"/>
        </w:rPr>
        <w:t>is captured by a network’s learning rate</w:t>
      </w:r>
      <w:ins w:id="1508" w:author="Benton, Deon" w:date="2026-05-04T11:29:00Z" w16du:dateUtc="2026-05-04T16:29:00Z">
        <w:r w:rsidR="008B237A">
          <w:rPr>
            <w:rFonts w:ascii="Times New Roman" w:eastAsia="Times New Roman" w:hAnsi="Times New Roman" w:cs="Times New Roman"/>
          </w:rPr>
          <w:t>—is assumed to be lower than that of older infants. The assumption that</w:t>
        </w:r>
      </w:ins>
      <w:ins w:id="1509" w:author="Benton, Deon" w:date="2026-05-04T11:40:00Z" w16du:dateUtc="2026-05-04T16:40:00Z">
        <w:r w:rsidR="00A53D96">
          <w:rPr>
            <w:rFonts w:ascii="Times New Roman" w:eastAsia="Times New Roman" w:hAnsi="Times New Roman" w:cs="Times New Roman"/>
          </w:rPr>
          <w:t xml:space="preserve"> </w:t>
        </w:r>
      </w:ins>
      <w:ins w:id="1510" w:author="Benton, Deon" w:date="2026-05-04T12:31:00Z" w16du:dateUtc="2026-05-04T17:31:00Z">
        <w:r w:rsidR="00394185">
          <w:rPr>
            <w:rFonts w:ascii="Times New Roman" w:eastAsia="Times New Roman" w:hAnsi="Times New Roman" w:cs="Times New Roman"/>
          </w:rPr>
          <w:t>this attentional boost is short-lived</w:t>
        </w:r>
      </w:ins>
      <w:ins w:id="1511" w:author="Benton, Deon" w:date="2026-05-04T11:29:00Z" w16du:dateUtc="2026-05-04T16:29:00Z">
        <w:r w:rsidR="008B237A">
          <w:rPr>
            <w:rFonts w:ascii="Times New Roman" w:eastAsia="Times New Roman" w:hAnsi="Times New Roman" w:cs="Times New Roman"/>
          </w:rPr>
          <w:t xml:space="preserve"> </w:t>
        </w:r>
      </w:ins>
      <w:ins w:id="1512" w:author="Benton, Deon" w:date="2026-05-04T11:30:00Z" w16du:dateUtc="2026-05-04T16:30:00Z">
        <w:r w:rsidR="008B237A">
          <w:rPr>
            <w:rFonts w:ascii="Times New Roman" w:eastAsia="Times New Roman" w:hAnsi="Times New Roman" w:cs="Times New Roman"/>
          </w:rPr>
          <w:t xml:space="preserve">was implemented by </w:t>
        </w:r>
      </w:ins>
      <w:ins w:id="1513" w:author="Benton, Deon" w:date="2026-05-04T11:32:00Z" w16du:dateUtc="2026-05-04T16:32:00Z">
        <w:r w:rsidR="004E3A37">
          <w:rPr>
            <w:rFonts w:ascii="Times New Roman" w:eastAsia="Times New Roman" w:hAnsi="Times New Roman" w:cs="Times New Roman"/>
          </w:rPr>
          <w:t>resetting</w:t>
        </w:r>
      </w:ins>
      <w:ins w:id="1514" w:author="Benton, Deon" w:date="2026-05-04T11:30:00Z" w16du:dateUtc="2026-05-04T16:30:00Z">
        <w:r w:rsidR="008B237A">
          <w:rPr>
            <w:rFonts w:ascii="Times New Roman" w:eastAsia="Times New Roman" w:hAnsi="Times New Roman" w:cs="Times New Roman"/>
          </w:rPr>
          <w:t xml:space="preserve"> the learning rate to its pretraining value at the start of the subsequent habituation phase</w:t>
        </w:r>
      </w:ins>
      <w:ins w:id="1515" w:author="Benton, Deon" w:date="2026-05-04T11:31:00Z" w16du:dateUtc="2026-05-04T16:31:00Z">
        <w:r w:rsidR="004E3A37">
          <w:rPr>
            <w:rFonts w:ascii="Times New Roman" w:eastAsia="Times New Roman" w:hAnsi="Times New Roman" w:cs="Times New Roman"/>
          </w:rPr>
          <w:t>. Th</w:t>
        </w:r>
      </w:ins>
      <w:ins w:id="1516" w:author="Benton, Deon" w:date="2026-05-04T11:32:00Z" w16du:dateUtc="2026-05-04T16:32:00Z">
        <w:r w:rsidR="004E3A37">
          <w:rPr>
            <w:rFonts w:ascii="Times New Roman" w:eastAsia="Times New Roman" w:hAnsi="Times New Roman" w:cs="Times New Roman"/>
          </w:rPr>
          <w:t>e</w:t>
        </w:r>
      </w:ins>
      <w:ins w:id="1517" w:author="Benton, Deon" w:date="2026-05-04T11:33:00Z" w16du:dateUtc="2026-05-04T16:33:00Z">
        <w:r w:rsidR="004E3A37">
          <w:rPr>
            <w:rFonts w:ascii="Times New Roman" w:eastAsia="Times New Roman" w:hAnsi="Times New Roman" w:cs="Times New Roman"/>
          </w:rPr>
          <w:t xml:space="preserve"> </w:t>
        </w:r>
        <w:r w:rsidR="004E3A37">
          <w:rPr>
            <w:rFonts w:ascii="Times New Roman" w:eastAsia="Times New Roman" w:hAnsi="Times New Roman" w:cs="Times New Roman"/>
          </w:rPr>
          <w:lastRenderedPageBreak/>
          <w:t xml:space="preserve">learning rate maintained its pretraining value across the pretraining, action, and habituation phases for networks in the </w:t>
        </w:r>
        <w:r w:rsidR="00682AFF">
          <w:rPr>
            <w:rFonts w:ascii="Times New Roman" w:eastAsia="Times New Roman" w:hAnsi="Times New Roman" w:cs="Times New Roman"/>
          </w:rPr>
          <w:t xml:space="preserve">Ineffective </w:t>
        </w:r>
      </w:ins>
      <w:ins w:id="1518" w:author="Benton, Deon" w:date="2026-05-04T11:34:00Z" w16du:dateUtc="2026-05-04T16:34:00Z">
        <w:r w:rsidR="00682AFF">
          <w:rPr>
            <w:rFonts w:ascii="Times New Roman" w:eastAsia="Times New Roman" w:hAnsi="Times New Roman" w:cs="Times New Roman"/>
          </w:rPr>
          <w:t>Action condition.</w:t>
        </w:r>
      </w:ins>
      <w:ins w:id="1519" w:author="Benton, Deon" w:date="2026-05-04T11:32:00Z" w16du:dateUtc="2026-05-04T16:32:00Z">
        <w:r w:rsidR="004E3A37">
          <w:rPr>
            <w:rFonts w:ascii="Times New Roman" w:eastAsia="Times New Roman" w:hAnsi="Times New Roman" w:cs="Times New Roman"/>
          </w:rPr>
          <w:t xml:space="preserve"> </w:t>
        </w:r>
      </w:ins>
      <w:ins w:id="1520" w:author="Benton, Deon" w:date="2026-05-04T11:36:00Z" w16du:dateUtc="2026-05-04T16:36:00Z">
        <w:r w:rsidR="00C90E65">
          <w:rPr>
            <w:rFonts w:ascii="Times New Roman" w:eastAsia="Times New Roman" w:hAnsi="Times New Roman" w:cs="Times New Roman"/>
          </w:rPr>
          <w:t xml:space="preserve">In all other </w:t>
        </w:r>
      </w:ins>
      <w:ins w:id="1521" w:author="Benton, Deon" w:date="2026-05-04T12:07:00Z" w16du:dateUtc="2026-05-04T17:07:00Z">
        <w:r w:rsidR="00F94E6F">
          <w:rPr>
            <w:rFonts w:ascii="Times New Roman" w:eastAsia="Times New Roman" w:hAnsi="Times New Roman" w:cs="Times New Roman"/>
          </w:rPr>
          <w:t>respect</w:t>
        </w:r>
      </w:ins>
      <w:ins w:id="1522" w:author="Benton, Deon" w:date="2026-05-04T11:36:00Z" w16du:dateUtc="2026-05-04T16:36:00Z">
        <w:r w:rsidR="00C90E65">
          <w:rPr>
            <w:rFonts w:ascii="Times New Roman" w:eastAsia="Times New Roman" w:hAnsi="Times New Roman" w:cs="Times New Roman"/>
          </w:rPr>
          <w:t>s, these two conditions were identical</w:t>
        </w:r>
      </w:ins>
      <w:ins w:id="1523" w:author="Benton, Deon" w:date="2026-05-04T12:07:00Z" w16du:dateUtc="2026-05-04T17:07:00Z">
        <w:r w:rsidR="00F94E6F">
          <w:rPr>
            <w:rFonts w:ascii="Times New Roman" w:eastAsia="Times New Roman" w:hAnsi="Times New Roman" w:cs="Times New Roman"/>
          </w:rPr>
          <w:t xml:space="preserve"> to one another</w:t>
        </w:r>
      </w:ins>
      <w:ins w:id="1524" w:author="Benton, Deon" w:date="2026-05-04T11:36:00Z" w16du:dateUtc="2026-05-04T16:36:00Z">
        <w:r w:rsidR="00C90E65">
          <w:rPr>
            <w:rFonts w:ascii="Times New Roman" w:eastAsia="Times New Roman" w:hAnsi="Times New Roman" w:cs="Times New Roman"/>
          </w:rPr>
          <w:t>.</w:t>
        </w:r>
      </w:ins>
      <w:ins w:id="1525" w:author="Benton, Deon" w:date="2026-05-04T13:16:00Z" w16du:dateUtc="2026-05-04T18:16:00Z">
        <w:r w:rsidR="008239C6">
          <w:rPr>
            <w:rFonts w:ascii="Times New Roman" w:eastAsia="Times New Roman" w:hAnsi="Times New Roman" w:cs="Times New Roman"/>
          </w:rPr>
          <w:t xml:space="preserve"> Specifically, within </w:t>
        </w:r>
      </w:ins>
      <w:ins w:id="1526" w:author="Benton, Deon" w:date="2026-05-04T13:47:00Z" w16du:dateUtc="2026-05-04T18:47:00Z">
        <w:r w:rsidR="00F913E8">
          <w:rPr>
            <w:rFonts w:ascii="Times New Roman" w:eastAsia="Times New Roman" w:hAnsi="Times New Roman" w:cs="Times New Roman"/>
          </w:rPr>
          <w:t xml:space="preserve">the </w:t>
        </w:r>
      </w:ins>
      <w:ins w:id="1527" w:author="Benton, Deon" w:date="2026-05-04T13:48:00Z" w16du:dateUtc="2026-05-04T18:48:00Z">
        <w:r w:rsidR="00F913E8">
          <w:rPr>
            <w:rFonts w:ascii="Times New Roman" w:eastAsia="Times New Roman" w:hAnsi="Times New Roman" w:cs="Times New Roman"/>
          </w:rPr>
          <w:t>Effective Action condition</w:t>
        </w:r>
      </w:ins>
      <w:ins w:id="1528" w:author="Benton, Deon" w:date="2026-05-04T13:16:00Z" w16du:dateUtc="2026-05-04T18:16:00Z">
        <w:r w:rsidR="008239C6">
          <w:rPr>
            <w:rFonts w:ascii="Times New Roman" w:eastAsia="Times New Roman" w:hAnsi="Times New Roman" w:cs="Times New Roman"/>
          </w:rPr>
          <w:t xml:space="preserve">, networks were assigned either to the Experimental </w:t>
        </w:r>
      </w:ins>
      <w:ins w:id="1529" w:author="Benton, Deon" w:date="2026-05-04T13:52:00Z" w16du:dateUtc="2026-05-04T18:52:00Z">
        <w:r w:rsidR="00857299">
          <w:rPr>
            <w:rFonts w:ascii="Times New Roman" w:eastAsia="Times New Roman" w:hAnsi="Times New Roman" w:cs="Times New Roman"/>
          </w:rPr>
          <w:t>sub-</w:t>
        </w:r>
      </w:ins>
      <w:ins w:id="1530" w:author="Benton, Deon" w:date="2026-05-04T13:16:00Z" w16du:dateUtc="2026-05-04T18:16:00Z">
        <w:r w:rsidR="008239C6">
          <w:rPr>
            <w:rFonts w:ascii="Times New Roman" w:eastAsia="Times New Roman" w:hAnsi="Times New Roman" w:cs="Times New Roman"/>
          </w:rPr>
          <w:t>condition or to</w:t>
        </w:r>
      </w:ins>
      <w:ins w:id="1531" w:author="Benton, Deon" w:date="2026-05-04T13:17:00Z" w16du:dateUtc="2026-05-04T18:17:00Z">
        <w:r w:rsidR="008239C6">
          <w:rPr>
            <w:rFonts w:ascii="Times New Roman" w:eastAsia="Times New Roman" w:hAnsi="Times New Roman" w:cs="Times New Roman"/>
          </w:rPr>
          <w:t xml:space="preserve"> the Control </w:t>
        </w:r>
      </w:ins>
      <w:ins w:id="1532" w:author="Benton, Deon" w:date="2026-05-04T13:52:00Z" w16du:dateUtc="2026-05-04T18:52:00Z">
        <w:r w:rsidR="00857299">
          <w:rPr>
            <w:rFonts w:ascii="Times New Roman" w:eastAsia="Times New Roman" w:hAnsi="Times New Roman" w:cs="Times New Roman"/>
          </w:rPr>
          <w:t>sub-</w:t>
        </w:r>
      </w:ins>
      <w:ins w:id="1533" w:author="Benton, Deon" w:date="2026-05-04T13:17:00Z" w16du:dateUtc="2026-05-04T18:17:00Z">
        <w:r w:rsidR="008239C6">
          <w:rPr>
            <w:rFonts w:ascii="Times New Roman" w:eastAsia="Times New Roman" w:hAnsi="Times New Roman" w:cs="Times New Roman"/>
          </w:rPr>
          <w:t xml:space="preserve">condition. The Experimental condition corresponded to </w:t>
        </w:r>
      </w:ins>
      <w:ins w:id="1534" w:author="Benton, Deon" w:date="2026-05-04T13:19:00Z" w16du:dateUtc="2026-05-04T18:19:00Z">
        <w:r w:rsidR="003F2A08">
          <w:rPr>
            <w:rFonts w:ascii="Times New Roman" w:eastAsia="Times New Roman" w:hAnsi="Times New Roman" w:cs="Times New Roman"/>
          </w:rPr>
          <w:t xml:space="preserve">Skerry et al.’s (2013) </w:t>
        </w:r>
      </w:ins>
      <w:ins w:id="1535" w:author="Benton, Deon" w:date="2026-05-04T13:17:00Z" w16du:dateUtc="2026-05-04T18:17:00Z">
        <w:r w:rsidR="008239C6">
          <w:rPr>
            <w:rFonts w:ascii="Times New Roman" w:eastAsia="Times New Roman" w:hAnsi="Times New Roman" w:cs="Times New Roman"/>
          </w:rPr>
          <w:t>Experiments 1 and 4 in Skerry et al. (2013), whereas the Con</w:t>
        </w:r>
      </w:ins>
      <w:ins w:id="1536" w:author="Benton, Deon" w:date="2026-05-04T13:18:00Z" w16du:dateUtc="2026-05-04T18:18:00Z">
        <w:r w:rsidR="008239C6">
          <w:rPr>
            <w:rFonts w:ascii="Times New Roman" w:eastAsia="Times New Roman" w:hAnsi="Times New Roman" w:cs="Times New Roman"/>
          </w:rPr>
          <w:t xml:space="preserve">trol condition corresponded to </w:t>
        </w:r>
      </w:ins>
      <w:ins w:id="1537" w:author="Benton, Deon" w:date="2026-05-04T13:19:00Z" w16du:dateUtc="2026-05-04T18:19:00Z">
        <w:r w:rsidR="003F2A08">
          <w:rPr>
            <w:rFonts w:ascii="Times New Roman" w:eastAsia="Times New Roman" w:hAnsi="Times New Roman" w:cs="Times New Roman"/>
          </w:rPr>
          <w:t xml:space="preserve">their </w:t>
        </w:r>
      </w:ins>
      <w:ins w:id="1538" w:author="Benton, Deon" w:date="2026-05-04T13:18:00Z" w16du:dateUtc="2026-05-04T18:18:00Z">
        <w:r w:rsidR="008239C6">
          <w:rPr>
            <w:rFonts w:ascii="Times New Roman" w:eastAsia="Times New Roman" w:hAnsi="Times New Roman" w:cs="Times New Roman"/>
          </w:rPr>
          <w:t>Experime</w:t>
        </w:r>
        <w:r w:rsidR="003F2A08">
          <w:rPr>
            <w:rFonts w:ascii="Times New Roman" w:eastAsia="Times New Roman" w:hAnsi="Times New Roman" w:cs="Times New Roman"/>
          </w:rPr>
          <w:t>nt 5.</w:t>
        </w:r>
      </w:ins>
      <w:ins w:id="1539" w:author="Benton, Deon" w:date="2026-05-04T13:19:00Z" w16du:dateUtc="2026-05-04T18:19:00Z">
        <w:r w:rsidR="003F2A08">
          <w:rPr>
            <w:rFonts w:ascii="Times New Roman" w:eastAsia="Times New Roman" w:hAnsi="Times New Roman" w:cs="Times New Roman"/>
          </w:rPr>
          <w:t xml:space="preserve"> </w:t>
        </w:r>
      </w:ins>
      <w:ins w:id="1540" w:author="Benton, Deon" w:date="2026-05-04T13:48:00Z" w16du:dateUtc="2026-05-04T18:48:00Z">
        <w:r w:rsidR="00F913E8">
          <w:rPr>
            <w:rFonts w:ascii="Times New Roman" w:eastAsia="Times New Roman" w:hAnsi="Times New Roman" w:cs="Times New Roman"/>
          </w:rPr>
          <w:t xml:space="preserve"> Given that </w:t>
        </w:r>
      </w:ins>
      <w:ins w:id="1541" w:author="Benton, Deon" w:date="2026-05-04T13:50:00Z" w16du:dateUtc="2026-05-04T18:50:00Z">
        <w:r w:rsidR="00261000">
          <w:rPr>
            <w:rFonts w:ascii="Times New Roman" w:eastAsia="Times New Roman" w:hAnsi="Times New Roman" w:cs="Times New Roman"/>
          </w:rPr>
          <w:t xml:space="preserve">the </w:t>
        </w:r>
      </w:ins>
      <w:ins w:id="1542" w:author="Benton, Deon" w:date="2026-05-04T13:48:00Z" w16du:dateUtc="2026-05-04T18:48:00Z">
        <w:r w:rsidR="00F913E8">
          <w:rPr>
            <w:rFonts w:ascii="Times New Roman" w:eastAsia="Times New Roman" w:hAnsi="Times New Roman" w:cs="Times New Roman"/>
          </w:rPr>
          <w:t xml:space="preserve">Ineffective </w:t>
        </w:r>
      </w:ins>
      <w:ins w:id="1543" w:author="Benton, Deon" w:date="2026-05-04T13:45:00Z" w16du:dateUtc="2026-05-04T18:45:00Z">
        <w:r w:rsidR="00894DE7">
          <w:rPr>
            <w:rFonts w:ascii="Times New Roman" w:eastAsia="Times New Roman" w:hAnsi="Times New Roman" w:cs="Times New Roman"/>
          </w:rPr>
          <w:t>A</w:t>
        </w:r>
      </w:ins>
      <w:ins w:id="1544" w:author="Benton, Deon" w:date="2026-05-04T13:49:00Z" w16du:dateUtc="2026-05-04T18:49:00Z">
        <w:r w:rsidR="00F913E8">
          <w:rPr>
            <w:rFonts w:ascii="Times New Roman" w:eastAsia="Times New Roman" w:hAnsi="Times New Roman" w:cs="Times New Roman"/>
          </w:rPr>
          <w:t>ction condition</w:t>
        </w:r>
      </w:ins>
      <w:ins w:id="1545" w:author="Benton, Deon" w:date="2026-05-04T13:50:00Z" w16du:dateUtc="2026-05-04T18:50:00Z">
        <w:r w:rsidR="00261000">
          <w:rPr>
            <w:rFonts w:ascii="Times New Roman" w:eastAsia="Times New Roman" w:hAnsi="Times New Roman" w:cs="Times New Roman"/>
          </w:rPr>
          <w:t xml:space="preserve"> did not include a Control </w:t>
        </w:r>
      </w:ins>
      <w:ins w:id="1546" w:author="Benton, Deon" w:date="2026-05-04T13:51:00Z" w16du:dateUtc="2026-05-04T18:51:00Z">
        <w:r w:rsidR="00261000">
          <w:rPr>
            <w:rFonts w:ascii="Times New Roman" w:eastAsia="Times New Roman" w:hAnsi="Times New Roman" w:cs="Times New Roman"/>
          </w:rPr>
          <w:t>sub-</w:t>
        </w:r>
      </w:ins>
      <w:ins w:id="1547" w:author="Benton, Deon" w:date="2026-05-04T13:50:00Z" w16du:dateUtc="2026-05-04T18:50:00Z">
        <w:r w:rsidR="00261000">
          <w:rPr>
            <w:rFonts w:ascii="Times New Roman" w:eastAsia="Times New Roman" w:hAnsi="Times New Roman" w:cs="Times New Roman"/>
          </w:rPr>
          <w:t xml:space="preserve">condition in Skerry et al. </w:t>
        </w:r>
      </w:ins>
      <w:ins w:id="1548" w:author="Benton, Deon" w:date="2026-05-04T13:51:00Z" w16du:dateUtc="2026-05-04T18:51:00Z">
        <w:r w:rsidR="00261000">
          <w:rPr>
            <w:rFonts w:ascii="Times New Roman" w:eastAsia="Times New Roman" w:hAnsi="Times New Roman" w:cs="Times New Roman"/>
          </w:rPr>
          <w:t>(2012)</w:t>
        </w:r>
      </w:ins>
      <w:ins w:id="1549" w:author="Benton, Deon" w:date="2026-05-04T13:49:00Z" w16du:dateUtc="2026-05-04T18:49:00Z">
        <w:r w:rsidR="00261000">
          <w:rPr>
            <w:rFonts w:ascii="Times New Roman" w:eastAsia="Times New Roman" w:hAnsi="Times New Roman" w:cs="Times New Roman"/>
          </w:rPr>
          <w:t xml:space="preserve">, networks in this condition only participated in the Experimental </w:t>
        </w:r>
      </w:ins>
      <w:ins w:id="1550" w:author="Benton, Deon" w:date="2026-05-04T13:51:00Z" w16du:dateUtc="2026-05-04T18:51:00Z">
        <w:r w:rsidR="00261000">
          <w:rPr>
            <w:rFonts w:ascii="Times New Roman" w:eastAsia="Times New Roman" w:hAnsi="Times New Roman" w:cs="Times New Roman"/>
          </w:rPr>
          <w:t>sub-</w:t>
        </w:r>
      </w:ins>
      <w:ins w:id="1551" w:author="Benton, Deon" w:date="2026-05-04T13:50:00Z" w16du:dateUtc="2026-05-04T18:50:00Z">
        <w:r w:rsidR="00261000">
          <w:rPr>
            <w:rFonts w:ascii="Times New Roman" w:eastAsia="Times New Roman" w:hAnsi="Times New Roman" w:cs="Times New Roman"/>
          </w:rPr>
          <w:t>condition</w:t>
        </w:r>
      </w:ins>
      <w:ins w:id="1552" w:author="Benton, Deon" w:date="2026-05-04T13:54:00Z" w16du:dateUtc="2026-05-04T18:54:00Z">
        <w:r w:rsidR="0060782C">
          <w:rPr>
            <w:rFonts w:ascii="Times New Roman" w:eastAsia="Times New Roman" w:hAnsi="Times New Roman" w:cs="Times New Roman"/>
          </w:rPr>
          <w:t>; that is, networks in this condition were habituated to an eve</w:t>
        </w:r>
      </w:ins>
      <w:ins w:id="1553" w:author="Benton, Deon" w:date="2026-05-04T13:55:00Z" w16du:dateUtc="2026-05-04T18:55:00Z">
        <w:r w:rsidR="0060782C">
          <w:rPr>
            <w:rFonts w:ascii="Times New Roman" w:eastAsia="Times New Roman" w:hAnsi="Times New Roman" w:cs="Times New Roman"/>
          </w:rPr>
          <w:t>nt in which</w:t>
        </w:r>
      </w:ins>
      <w:ins w:id="1554" w:author="Benton, Deon" w:date="2026-05-04T13:51:00Z" w16du:dateUtc="2026-05-04T18:51:00Z">
        <w:r w:rsidR="00857299">
          <w:rPr>
            <w:rFonts w:ascii="Times New Roman" w:eastAsia="Times New Roman" w:hAnsi="Times New Roman" w:cs="Times New Roman"/>
          </w:rPr>
          <w:t xml:space="preserve"> </w:t>
        </w:r>
      </w:ins>
      <w:ins w:id="1555" w:author="Benton, Deon" w:date="2026-05-04T13:50:00Z" w16du:dateUtc="2026-05-04T18:50:00Z">
        <w:r w:rsidR="00261000">
          <w:rPr>
            <w:rFonts w:ascii="Times New Roman" w:eastAsia="Times New Roman" w:hAnsi="Times New Roman" w:cs="Times New Roman"/>
          </w:rPr>
          <w:t>arced motion occurred over rather than besides the obstacle.</w:t>
        </w:r>
      </w:ins>
      <w:ins w:id="1556" w:author="Benton, Deon" w:date="2026-05-04T13:45:00Z" w16du:dateUtc="2026-05-04T18:45:00Z">
        <w:r w:rsidR="00894DE7">
          <w:rPr>
            <w:rFonts w:ascii="Times New Roman" w:eastAsia="Times New Roman" w:hAnsi="Times New Roman" w:cs="Times New Roman"/>
          </w:rPr>
          <w:t xml:space="preserve"> </w:t>
        </w:r>
      </w:ins>
      <w:ins w:id="1557" w:author="Benton, Deon" w:date="2026-05-04T13:52:00Z" w16du:dateUtc="2026-05-04T18:52:00Z">
        <w:r w:rsidR="00857299">
          <w:rPr>
            <w:rFonts w:ascii="Times New Roman" w:eastAsia="Times New Roman" w:hAnsi="Times New Roman" w:cs="Times New Roman"/>
          </w:rPr>
          <w:t>Th</w:t>
        </w:r>
      </w:ins>
      <w:ins w:id="1558" w:author="Benton, Deon" w:date="2026-05-04T13:54:00Z" w16du:dateUtc="2026-05-04T18:54:00Z">
        <w:r w:rsidR="00857299">
          <w:rPr>
            <w:rFonts w:ascii="Times New Roman" w:eastAsia="Times New Roman" w:hAnsi="Times New Roman" w:cs="Times New Roman"/>
          </w:rPr>
          <w:t>e performance of these networks corresponded to that of the infants in Skerry et al.’s</w:t>
        </w:r>
      </w:ins>
      <w:ins w:id="1559" w:author="Benton, Deon" w:date="2026-05-04T13:55:00Z" w16du:dateUtc="2026-05-04T18:55:00Z">
        <w:r w:rsidR="0060782C">
          <w:rPr>
            <w:rFonts w:ascii="Times New Roman" w:eastAsia="Times New Roman" w:hAnsi="Times New Roman" w:cs="Times New Roman"/>
          </w:rPr>
          <w:t xml:space="preserve"> (2013)</w:t>
        </w:r>
      </w:ins>
      <w:ins w:id="1560" w:author="Benton, Deon" w:date="2026-05-04T13:54:00Z" w16du:dateUtc="2026-05-04T18:54:00Z">
        <w:r w:rsidR="00857299">
          <w:rPr>
            <w:rFonts w:ascii="Times New Roman" w:eastAsia="Times New Roman" w:hAnsi="Times New Roman" w:cs="Times New Roman"/>
          </w:rPr>
          <w:t xml:space="preserve"> Experiment 2. </w:t>
        </w:r>
      </w:ins>
    </w:p>
    <w:p w14:paraId="0884B5F6" w14:textId="77777777" w:rsidR="00C7751A" w:rsidRDefault="00C7751A" w:rsidP="008239C6">
      <w:pPr>
        <w:spacing w:line="480" w:lineRule="auto"/>
        <w:ind w:firstLine="720"/>
        <w:contextualSpacing/>
        <w:rPr>
          <w:ins w:id="1561" w:author="Benton, Deon" w:date="2026-05-04T13:55:00Z" w16du:dateUtc="2026-05-04T18:55:00Z"/>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ins w:id="1562" w:author="Benton, Deon" w:date="2026-05-04T13:55:00Z" w16du:dateUtc="2026-05-04T18:55:00Z"/>
          <w:rFonts w:ascii="Times New Roman" w:eastAsia="Times New Roman" w:hAnsi="Times New Roman" w:cs="Times New Roman"/>
          <w:b/>
          <w:bCs/>
        </w:rPr>
      </w:pPr>
      <w:ins w:id="1563" w:author="Benton, Deon" w:date="2026-05-04T13:55:00Z" w16du:dateUtc="2026-05-04T18:55:00Z">
        <w:r>
          <w:rPr>
            <w:rFonts w:ascii="Times New Roman" w:hAnsi="Times New Roman" w:cs="Times New Roman"/>
            <w:b/>
            <w:bCs/>
          </w:rPr>
          <w:t>Results</w:t>
        </w:r>
      </w:ins>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1F599D47" w:rsidR="00C7751A" w:rsidRDefault="00BD73A3" w:rsidP="00BD73A3">
      <w:pPr>
        <w:pStyle w:val="Caption"/>
        <w:rPr>
          <w:ins w:id="1564" w:author="Benton, Deon" w:date="2026-05-04T13:55:00Z" w16du:dateUtc="2026-05-04T18:55:00Z"/>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ins w:id="1565" w:author="Benton, Deon" w:date="2026-05-17T00:53:00Z" w16du:dateUtc="2026-05-17T05:53:00Z">
        <w:r w:rsidR="00014507">
          <w:rPr>
            <w:rFonts w:ascii="Times New Roman" w:hAnsi="Times New Roman" w:cs="Times New Roman"/>
            <w:b/>
            <w:bCs/>
            <w:i w:val="0"/>
            <w:iCs w:val="0"/>
            <w:noProof/>
            <w:color w:val="000000" w:themeColor="text1"/>
            <w:sz w:val="24"/>
            <w:szCs w:val="24"/>
          </w:rPr>
          <w:t>17</w:t>
        </w:r>
      </w:ins>
      <w:del w:id="1566"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18</w:delText>
        </w:r>
      </w:del>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Pr>
          <w:rFonts w:ascii="Times New Roman" w:hAnsi="Times New Roman" w:cs="Times New Roman"/>
          <w:i w:val="0"/>
          <w:iCs w:val="0"/>
          <w:color w:val="000000" w:themeColor="text1"/>
          <w:sz w:val="24"/>
          <w:szCs w:val="24"/>
        </w:rPr>
        <w:t>Performance of ALIAS.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and Control conditions,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The Experimental and Controls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09E96F7A" w14:textId="6E3597D1" w:rsidR="00501514" w:rsidRDefault="00501514" w:rsidP="006243B1">
      <w:pPr>
        <w:spacing w:line="480" w:lineRule="auto"/>
        <w:contextualSpacing/>
        <w:rPr>
          <w:rFonts w:ascii="Times New Roman" w:eastAsia="Times New Roman" w:hAnsi="Times New Roman" w:cs="Times New Roman"/>
        </w:rPr>
      </w:pP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4445F1CB" w:rsidR="006243B1" w:rsidRDefault="006243B1" w:rsidP="006243B1">
      <w:pPr>
        <w:spacing w:line="480" w:lineRule="auto"/>
        <w:contextualSpacing/>
        <w:rPr>
          <w:ins w:id="1567" w:author="Benton, Deon" w:date="2026-05-04T21:46:00Z" w16du:dateUtc="2026-05-05T02:46:00Z"/>
          <w:rFonts w:ascii="Times New Roman" w:eastAsia="Times New Roman" w:hAnsi="Times New Roman" w:cs="Times New Roman"/>
        </w:rPr>
      </w:pPr>
      <w:r>
        <w:rPr>
          <w:rFonts w:ascii="Times New Roman" w:eastAsia="Times New Roman" w:hAnsi="Times New Roman" w:cs="Times New Roman"/>
        </w:rPr>
        <w:tab/>
      </w:r>
      <w:ins w:id="1568" w:author="Benton, Deon" w:date="2026-05-04T21:43:00Z" w16du:dateUtc="2026-05-05T02:43:00Z">
        <w:r>
          <w:rPr>
            <w:rFonts w:ascii="Times New Roman" w:eastAsia="Times New Roman" w:hAnsi="Times New Roman" w:cs="Times New Roman"/>
          </w:rPr>
          <w:t xml:space="preserve">Figure 18 shows the performance of </w:t>
        </w:r>
      </w:ins>
      <w:ins w:id="1569" w:author="Benton, Deon" w:date="2026-05-04T21:44:00Z" w16du:dateUtc="2026-05-05T02:44:00Z">
        <w:r>
          <w:rPr>
            <w:rFonts w:ascii="Times New Roman" w:eastAsia="Times New Roman" w:hAnsi="Times New Roman" w:cs="Times New Roman"/>
          </w:rPr>
          <w:t>ALIAS</w:t>
        </w:r>
      </w:ins>
      <w:r w:rsidR="004335C0">
        <w:rPr>
          <w:rFonts w:ascii="Times New Roman" w:eastAsia="Times New Roman" w:hAnsi="Times New Roman" w:cs="Times New Roman"/>
        </w:rPr>
        <w:t>, both</w:t>
      </w:r>
      <w:ins w:id="1570" w:author="Benton, Deon" w:date="2026-05-04T21:44:00Z" w16du:dateUtc="2026-05-05T02:44:00Z">
        <w:r>
          <w:rPr>
            <w:rFonts w:ascii="Times New Roman" w:eastAsia="Times New Roman" w:hAnsi="Times New Roman" w:cs="Times New Roman"/>
          </w:rPr>
          <w:t xml:space="preserve"> across habituation epochs and overall.</w:t>
        </w:r>
      </w:ins>
      <w:ins w:id="1571" w:author="Benton, Deon" w:date="2026-05-04T21:45:00Z" w16du:dateUtc="2026-05-05T02:45:00Z">
        <w:r>
          <w:rPr>
            <w:rFonts w:ascii="Times New Roman" w:eastAsia="Times New Roman" w:hAnsi="Times New Roman" w:cs="Times New Roman"/>
          </w:rPr>
          <w:t xml:space="preserve"> The performance of the networks in the Effective Action condition is shown in the top row of the figure</w:t>
        </w:r>
      </w:ins>
      <w:ins w:id="1572" w:author="Benton, Deon" w:date="2026-05-07T13:48:00Z" w16du:dateUtc="2026-05-07T18:48:00Z">
        <w:r w:rsidR="00FD21A1">
          <w:rPr>
            <w:rFonts w:ascii="Times New Roman" w:eastAsia="Times New Roman" w:hAnsi="Times New Roman" w:cs="Times New Roman"/>
          </w:rPr>
          <w:t>;</w:t>
        </w:r>
      </w:ins>
      <w:ins w:id="1573" w:author="Benton, Deon" w:date="2026-05-04T21:45:00Z" w16du:dateUtc="2026-05-05T02:45:00Z">
        <w:r>
          <w:rPr>
            <w:rFonts w:ascii="Times New Roman" w:eastAsia="Times New Roman" w:hAnsi="Times New Roman" w:cs="Times New Roman"/>
          </w:rPr>
          <w:t xml:space="preserve"> the performance of the networks in the Ineffective Action condition is shown in the bottom row. </w:t>
        </w:r>
      </w:ins>
      <w:r w:rsidR="00C80A8A">
        <w:rPr>
          <w:rFonts w:ascii="Times New Roman" w:eastAsia="Times New Roman" w:hAnsi="Times New Roman" w:cs="Times New Roman"/>
        </w:rPr>
        <w:t>The figure shows that</w:t>
      </w:r>
      <w:r w:rsidR="00B83EA1">
        <w:rPr>
          <w:rFonts w:ascii="Times New Roman" w:eastAsia="Times New Roman" w:hAnsi="Times New Roman" w:cs="Times New Roman"/>
        </w:rPr>
        <w:t>, in the Effective Action condition,</w:t>
      </w:r>
      <w:r w:rsidR="00C80A8A">
        <w:rPr>
          <w:rFonts w:ascii="Times New Roman" w:eastAsia="Times New Roman" w:hAnsi="Times New Roman" w:cs="Times New Roman"/>
        </w:rPr>
        <w:t xml:space="preserve"> networks </w:t>
      </w:r>
      <w:r w:rsidR="00B83EA1">
        <w:rPr>
          <w:rFonts w:ascii="Times New Roman" w:eastAsia="Times New Roman" w:hAnsi="Times New Roman" w:cs="Times New Roman"/>
        </w:rPr>
        <w:t>assigned to the</w:t>
      </w:r>
      <w:r w:rsidR="004335C0">
        <w:rPr>
          <w:rFonts w:ascii="Times New Roman" w:eastAsia="Times New Roman" w:hAnsi="Times New Roman" w:cs="Times New Roman"/>
        </w:rPr>
        <w:t xml:space="preserve"> 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BD73A3">
        <w:rPr>
          <w:rFonts w:ascii="Times New Roman" w:eastAsia="Times New Roman" w:hAnsi="Times New Roman" w:cs="Times New Roman"/>
        </w:rPr>
        <w:t>produced greater error to (or look longer</w:t>
      </w:r>
      <w:r w:rsidR="004335C0">
        <w:rPr>
          <w:rFonts w:ascii="Times New Roman" w:eastAsia="Times New Roman" w:hAnsi="Times New Roman" w:cs="Times New Roman"/>
        </w:rPr>
        <w:t xml:space="preserve"> </w:t>
      </w:r>
      <w:r w:rsidR="00C80A8A">
        <w:rPr>
          <w:rFonts w:ascii="Times New Roman" w:eastAsia="Times New Roman" w:hAnsi="Times New Roman" w:cs="Times New Roman"/>
        </w:rPr>
        <w:t>at</w:t>
      </w:r>
      <w:r w:rsidR="00BD73A3">
        <w:rPr>
          <w:rFonts w:ascii="Times New Roman" w:eastAsia="Times New Roman" w:hAnsi="Times New Roman" w:cs="Times New Roman"/>
        </w:rPr>
        <w:t>)</w:t>
      </w:r>
      <w:r w:rsidR="00C80A8A">
        <w:rPr>
          <w:rFonts w:ascii="Times New Roman" w:eastAsia="Times New Roman" w:hAnsi="Times New Roman" w:cs="Times New Roman"/>
        </w:rPr>
        <w:t xml:space="preserve"> </w:t>
      </w:r>
      <w:r w:rsidR="004335C0">
        <w:rPr>
          <w:rFonts w:ascii="Times New Roman" w:eastAsia="Times New Roman" w:hAnsi="Times New Roman" w:cs="Times New Roman"/>
        </w:rPr>
        <w:t xml:space="preserve">the Inefficient test event than at the Efficient test event.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B83EA1">
        <w:rPr>
          <w:rFonts w:ascii="Times New Roman" w:eastAsia="Times New Roman" w:hAnsi="Times New Roman" w:cs="Times New Roman"/>
        </w:rPr>
        <w:t>produced roughly equivalent error to both test events</w:t>
      </w:r>
      <w:r w:rsidR="004335C0">
        <w:rPr>
          <w:rFonts w:ascii="Times New Roman" w:eastAsia="Times New Roman" w:hAnsi="Times New Roman" w:cs="Times New Roman"/>
        </w:rPr>
        <w:t xml:space="preserve">, both overall and for different habituation amounts.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infants’ looking behaviors in Skerry et al. (2013). In particular, </w:t>
      </w:r>
      <w:r w:rsidR="00BD73A3">
        <w:rPr>
          <w:rFonts w:ascii="Times New Roman" w:eastAsia="Times New Roman" w:hAnsi="Times New Roman" w:cs="Times New Roman"/>
        </w:rPr>
        <w:t>networks’ performance</w:t>
      </w:r>
      <w:r w:rsidR="0007152D">
        <w:rPr>
          <w:rFonts w:ascii="Times New Roman" w:eastAsia="Times New Roman" w:hAnsi="Times New Roman" w:cs="Times New Roman"/>
        </w:rPr>
        <w:t xml:space="preserve"> in the Experimental </w:t>
      </w:r>
      <w:r w:rsidR="00BD73A3">
        <w:rPr>
          <w:rFonts w:ascii="Times New Roman" w:eastAsia="Times New Roman" w:hAnsi="Times New Roman" w:cs="Times New Roman"/>
        </w:rPr>
        <w:t>condition</w:t>
      </w:r>
      <w:r w:rsidR="0007152D">
        <w:rPr>
          <w:rFonts w:ascii="Times New Roman" w:eastAsia="Times New Roman" w:hAnsi="Times New Roman" w:cs="Times New Roman"/>
        </w:rPr>
        <w:t xml:space="preserve"> matched that of infants in Experiment</w:t>
      </w:r>
      <w:r w:rsidR="001A7930">
        <w:rPr>
          <w:rFonts w:ascii="Times New Roman" w:eastAsia="Times New Roman" w:hAnsi="Times New Roman" w:cs="Times New Roman"/>
        </w:rPr>
        <w:t>s</w:t>
      </w:r>
      <w:r w:rsidR="0007152D">
        <w:rPr>
          <w:rFonts w:ascii="Times New Roman" w:eastAsia="Times New Roman" w:hAnsi="Times New Roman" w:cs="Times New Roman"/>
        </w:rPr>
        <w:t xml:space="preserve"> 1</w:t>
      </w:r>
      <w:r w:rsidR="001A7930">
        <w:rPr>
          <w:rFonts w:ascii="Times New Roman" w:eastAsia="Times New Roman" w:hAnsi="Times New Roman" w:cs="Times New Roman"/>
        </w:rPr>
        <w:t xml:space="preserve"> and 4</w:t>
      </w:r>
      <w:r w:rsidR="0007152D">
        <w:rPr>
          <w:rFonts w:ascii="Times New Roman" w:eastAsia="Times New Roman" w:hAnsi="Times New Roman" w:cs="Times New Roman"/>
        </w:rPr>
        <w:t xml:space="preserve">, and </w:t>
      </w:r>
      <w:r w:rsidR="00BD73A3">
        <w:rPr>
          <w:rFonts w:ascii="Times New Roman" w:eastAsia="Times New Roman" w:hAnsi="Times New Roman" w:cs="Times New Roman"/>
        </w:rPr>
        <w:t>networks’ performance in the Control con</w:t>
      </w:r>
      <w:r w:rsidR="0007152D">
        <w:rPr>
          <w:rFonts w:ascii="Times New Roman" w:eastAsia="Times New Roman" w:hAnsi="Times New Roman" w:cs="Times New Roman"/>
        </w:rPr>
        <w:t xml:space="preserve">dition </w:t>
      </w:r>
      <w:r w:rsidR="00BD73A3">
        <w:rPr>
          <w:rFonts w:ascii="Times New Roman" w:eastAsia="Times New Roman" w:hAnsi="Times New Roman" w:cs="Times New Roman"/>
        </w:rPr>
        <w:t>matched that of infants in Experiment 5.</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79D92580"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ins w:id="1574" w:author="Benton, Deon" w:date="2026-05-17T00:53:00Z" w16du:dateUtc="2026-05-17T05:53:00Z">
        <w:r w:rsidR="00014507">
          <w:rPr>
            <w:rFonts w:ascii="Times New Roman" w:hAnsi="Times New Roman" w:cs="Times New Roman"/>
            <w:b/>
            <w:bCs/>
            <w:i w:val="0"/>
            <w:iCs w:val="0"/>
            <w:noProof/>
            <w:color w:val="000000" w:themeColor="text1"/>
            <w:sz w:val="24"/>
            <w:szCs w:val="24"/>
          </w:rPr>
          <w:t>18</w:t>
        </w:r>
      </w:ins>
      <w:del w:id="1575"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19</w:delText>
        </w:r>
      </w:del>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the No Training condition</w:t>
      </w:r>
      <w:r>
        <w:rPr>
          <w:rFonts w:ascii="Times New Roman" w:hAnsi="Times New Roman" w:cs="Times New Roman"/>
          <w:i w:val="0"/>
          <w:iCs w:val="0"/>
          <w:color w:val="000000" w:themeColor="text1"/>
          <w:sz w:val="24"/>
          <w:szCs w:val="24"/>
        </w:rPr>
        <w:t>.</w:t>
      </w:r>
      <w:r w:rsidR="002D3ADE">
        <w:rPr>
          <w:rFonts w:ascii="Times New Roman" w:hAnsi="Times New Roman" w:cs="Times New Roman"/>
          <w:i w:val="0"/>
          <w:iCs w:val="0"/>
          <w:color w:val="000000" w:themeColor="text1"/>
          <w:sz w:val="24"/>
          <w:szCs w:val="24"/>
        </w:rPr>
        <w:t xml:space="preserve"> 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77777777" w:rsidR="00545C9D" w:rsidRDefault="004B33B3"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Given that a different set of infants were tested in a No Training condition, it is important that ALIAS </w:t>
      </w:r>
      <w:r w:rsidR="00034E60">
        <w:rPr>
          <w:rFonts w:ascii="Times New Roman" w:eastAsia="Times New Roman" w:hAnsi="Times New Roman" w:cs="Times New Roman"/>
        </w:rPr>
        <w:t xml:space="preserve">also be able to account for infants’ behavior in the No Training </w:t>
      </w:r>
      <w:r w:rsidR="009D1397">
        <w:rPr>
          <w:rFonts w:ascii="Times New Roman" w:eastAsia="Times New Roman" w:hAnsi="Times New Roman" w:cs="Times New Roman"/>
        </w:rPr>
        <w:t>and Ineffective Action conditions.</w:t>
      </w:r>
      <w:r w:rsidR="00034E60">
        <w:rPr>
          <w:rFonts w:ascii="Times New Roman" w:eastAsia="Times New Roman" w:hAnsi="Times New Roman" w:cs="Times New Roman"/>
        </w:rPr>
        <w:t xml:space="preserve"> </w:t>
      </w:r>
      <w:r w:rsidR="007C464C">
        <w:rPr>
          <w:rFonts w:ascii="Times New Roman" w:eastAsia="Times New Roman" w:hAnsi="Times New Roman" w:cs="Times New Roman"/>
        </w:rPr>
        <w:t>Figure 19 shows the performance of networks</w:t>
      </w:r>
      <w:r w:rsidR="009D1397">
        <w:rPr>
          <w:rFonts w:ascii="Times New Roman" w:eastAsia="Times New Roman" w:hAnsi="Times New Roman" w:cs="Times New Roman"/>
        </w:rPr>
        <w:t xml:space="preserve"> assigned to the No Training</w:t>
      </w:r>
      <w:r w:rsidR="00034E60">
        <w:rPr>
          <w:rFonts w:ascii="Times New Roman" w:eastAsia="Times New Roman" w:hAnsi="Times New Roman" w:cs="Times New Roman"/>
        </w:rPr>
        <w:t xml:space="preserve"> condition</w:t>
      </w:r>
      <w:r w:rsidR="007C464C">
        <w:rPr>
          <w:rFonts w:ascii="Times New Roman" w:eastAsia="Times New Roman" w:hAnsi="Times New Roman" w:cs="Times New Roman"/>
        </w:rPr>
        <w:t>.</w:t>
      </w:r>
      <w:r w:rsidR="00034E60">
        <w:rPr>
          <w:rFonts w:ascii="Times New Roman" w:eastAsia="Times New Roman" w:hAnsi="Times New Roman" w:cs="Times New Roman"/>
        </w:rPr>
        <w:t xml:space="preserve"> </w:t>
      </w:r>
      <w:r w:rsidR="009D1397">
        <w:rPr>
          <w:rFonts w:ascii="Times New Roman" w:eastAsia="Times New Roman" w:hAnsi="Times New Roman" w:cs="Times New Roman"/>
        </w:rPr>
        <w:t xml:space="preserve">As was true for infants in this condition, networks looked about equally long at both test events. </w:t>
      </w:r>
    </w:p>
    <w:p w14:paraId="555F2668" w14:textId="779C3A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Importantly, if networks’ prior experience with constrained arced motion (i.e., arced motion that occurs over obstacles) enabled them to associate arced motion with barriers and detect when such associations are violated, then those in the No Training condition—like networks in the Effective Action Experimental condition—should have produced more error to the Inefficient test event than the Efficient one. This was clearly not the case. This suggests </w:t>
      </w:r>
      <w:r w:rsidR="009D1397">
        <w:rPr>
          <w:rFonts w:ascii="Times New Roman" w:eastAsia="Times New Roman" w:hAnsi="Times New Roman" w:cs="Times New Roman"/>
        </w:rPr>
        <w:t>that</w:t>
      </w:r>
      <w:r>
        <w:rPr>
          <w:rFonts w:ascii="Times New Roman" w:eastAsia="Times New Roman" w:hAnsi="Times New Roman" w:cs="Times New Roman"/>
        </w:rPr>
        <w:t xml:space="preserve"> attentional boost that networks experienced</w:t>
      </w:r>
      <w:r w:rsidR="008E29DA">
        <w:rPr>
          <w:rFonts w:ascii="Times New Roman" w:eastAsia="Times New Roman" w:hAnsi="Times New Roman" w:cs="Times New Roman"/>
        </w:rPr>
        <w:t xml:space="preserve"> during the action phase</w:t>
      </w:r>
      <w:r w:rsidR="00F00B94">
        <w:rPr>
          <w:rFonts w:ascii="Times New Roman" w:eastAsia="Times New Roman" w:hAnsi="Times New Roman" w:cs="Times New Roman"/>
        </w:rPr>
        <w:t xml:space="preserve"> was</w:t>
      </w:r>
      <w:r>
        <w:rPr>
          <w:rFonts w:ascii="Times New Roman" w:eastAsia="Times New Roman" w:hAnsi="Times New Roman" w:cs="Times New Roman"/>
        </w:rPr>
        <w:t xml:space="preserve"> both sufficient and</w:t>
      </w:r>
      <w:r w:rsidR="00F00B94">
        <w:rPr>
          <w:rFonts w:ascii="Times New Roman" w:eastAsia="Times New Roman" w:hAnsi="Times New Roman" w:cs="Times New Roman"/>
        </w:rPr>
        <w:t xml:space="preserve"> </w:t>
      </w:r>
      <w:r>
        <w:rPr>
          <w:rFonts w:ascii="Times New Roman" w:eastAsia="Times New Roman" w:hAnsi="Times New Roman" w:cs="Times New Roman"/>
        </w:rPr>
        <w:t xml:space="preserve">causally </w:t>
      </w:r>
      <w:r>
        <w:rPr>
          <w:rFonts w:ascii="Times New Roman" w:eastAsia="Times New Roman" w:hAnsi="Times New Roman" w:cs="Times New Roman"/>
        </w:rPr>
        <w:lastRenderedPageBreak/>
        <w:t>necessary</w:t>
      </w:r>
      <w:r w:rsidR="00F00B94">
        <w:rPr>
          <w:rFonts w:ascii="Times New Roman" w:eastAsia="Times New Roman" w:hAnsi="Times New Roman" w:cs="Times New Roman"/>
        </w:rPr>
        <w:t xml:space="preserve"> for them not only to encode their own straight reach trajectory but to perceive that trajectory as more familiar than an arced one.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7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6"/>
      </w:tblGrid>
      <w:tr w:rsidR="00F82EBD" w14:paraId="4B6A613F" w14:textId="77777777" w:rsidTr="00C55C74">
        <w:trPr>
          <w:trHeight w:val="3833"/>
        </w:trPr>
        <w:tc>
          <w:tcPr>
            <w:tcW w:w="7098" w:type="dxa"/>
          </w:tcPr>
          <w:p w14:paraId="28687C04" w14:textId="426CC948" w:rsidR="00F82EBD" w:rsidRDefault="00F82EBD" w:rsidP="00F82EBD">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27295E3" wp14:editId="6187EA57">
                  <wp:extent cx="4494882" cy="3595906"/>
                  <wp:effectExtent l="0" t="0" r="1270" b="5080"/>
                  <wp:docPr id="159235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9258" name="Picture 159235925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508990" cy="3607193"/>
                          </a:xfrm>
                          <a:prstGeom prst="rect">
                            <a:avLst/>
                          </a:prstGeom>
                        </pic:spPr>
                      </pic:pic>
                    </a:graphicData>
                  </a:graphic>
                </wp:inline>
              </w:drawing>
            </w:r>
          </w:p>
        </w:tc>
      </w:tr>
    </w:tbl>
    <w:p w14:paraId="1AB1A127" w14:textId="4646EF49" w:rsidR="00F82EBD" w:rsidRDefault="00F82EBD" w:rsidP="00F82EBD">
      <w:pPr>
        <w:pStyle w:val="Caption"/>
        <w:rPr>
          <w:ins w:id="1576" w:author="Benton, Deon" w:date="2026-05-04T13:55:00Z" w16du:dateUtc="2026-05-04T18:55:00Z"/>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ins w:id="1577" w:author="Benton, Deon" w:date="2026-05-17T00:53:00Z" w16du:dateUtc="2026-05-17T05:53:00Z">
        <w:r w:rsidR="00014507">
          <w:rPr>
            <w:rFonts w:ascii="Times New Roman" w:hAnsi="Times New Roman" w:cs="Times New Roman"/>
            <w:b/>
            <w:bCs/>
            <w:i w:val="0"/>
            <w:iCs w:val="0"/>
            <w:noProof/>
            <w:color w:val="000000" w:themeColor="text1"/>
            <w:sz w:val="24"/>
            <w:szCs w:val="24"/>
          </w:rPr>
          <w:t>19</w:t>
        </w:r>
      </w:ins>
      <w:del w:id="1578"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20</w:delText>
        </w:r>
      </w:del>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the Ineffective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w:t>
      </w:r>
      <w:r w:rsidR="00F46809">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w:t>
      </w:r>
      <w:r w:rsidR="00F46809">
        <w:rPr>
          <w:rFonts w:ascii="Times New Roman" w:hAnsi="Times New Roman" w:cs="Times New Roman"/>
          <w:i w:val="0"/>
          <w:iCs w:val="0"/>
          <w:color w:val="000000" w:themeColor="text1"/>
          <w:sz w:val="24"/>
          <w:szCs w:val="24"/>
        </w:rPr>
        <w:t>. 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3DE6F9D4" w:rsidR="0036310A" w:rsidRDefault="008D02B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20 shows the performance of </w:t>
      </w:r>
      <w:r w:rsidR="00A86DB1">
        <w:rPr>
          <w:rFonts w:ascii="Times New Roman" w:eastAsia="Times New Roman" w:hAnsi="Times New Roman" w:cs="Times New Roman"/>
        </w:rPr>
        <w:t xml:space="preserve">networks assigned to the Ineffective Action condition. </w:t>
      </w:r>
      <w:r w:rsidR="00570287">
        <w:rPr>
          <w:rFonts w:ascii="Times New Roman" w:eastAsia="Times New Roman" w:hAnsi="Times New Roman" w:cs="Times New Roman"/>
        </w:rPr>
        <w:t xml:space="preserve">In contrast to networks in the Effective Action Experimental Condition, networks in </w:t>
      </w:r>
      <w:r w:rsidR="00DF443D">
        <w:rPr>
          <w:rFonts w:ascii="Times New Roman" w:eastAsia="Times New Roman" w:hAnsi="Times New Roman" w:cs="Times New Roman"/>
        </w:rPr>
        <w:t>this condition produced</w:t>
      </w:r>
      <w:r w:rsidR="00570287">
        <w:rPr>
          <w:rFonts w:ascii="Times New Roman" w:eastAsia="Times New Roman" w:hAnsi="Times New Roman" w:cs="Times New Roman"/>
        </w:rPr>
        <w:t xml:space="preserve"> </w:t>
      </w:r>
      <w:r w:rsidR="0065698E">
        <w:rPr>
          <w:rFonts w:ascii="Times New Roman" w:eastAsia="Times New Roman" w:hAnsi="Times New Roman" w:cs="Times New Roman"/>
        </w:rPr>
        <w:t>roughly equivalent error to the Efficient and Inefficient test events</w:t>
      </w:r>
      <w:r w:rsidR="00045F40">
        <w:rPr>
          <w:rFonts w:ascii="Times New Roman" w:eastAsia="Times New Roman" w:hAnsi="Times New Roman" w:cs="Times New Roman"/>
        </w:rPr>
        <w:t xml:space="preserve">. </w:t>
      </w:r>
      <w:r w:rsidR="0065698E">
        <w:rPr>
          <w:rFonts w:ascii="Times New Roman" w:eastAsia="Times New Roman" w:hAnsi="Times New Roman" w:cs="Times New Roman"/>
        </w:rPr>
        <w:t>This result qualitatively matched that of infants in Skerry et al.’s (2013) Experiment 2.</w:t>
      </w:r>
      <w:r w:rsidR="00570287">
        <w:rPr>
          <w:rFonts w:ascii="Times New Roman" w:eastAsia="Times New Roman" w:hAnsi="Times New Roman" w:cs="Times New Roman"/>
        </w:rPr>
        <w:t xml:space="preserve"> </w:t>
      </w:r>
      <w:r w:rsidR="0036310A">
        <w:rPr>
          <w:rFonts w:ascii="Times New Roman" w:eastAsia="Times New Roman" w:hAnsi="Times New Roman" w:cs="Times New Roman"/>
        </w:rPr>
        <w:t xml:space="preserve">The fact that ALIAS was able qualitatively to reproduce infants’ looking patterns across experiments suggests that Skerry et al.’ (2013) conclusion that first-person action experience enables </w:t>
      </w:r>
      <w:r w:rsidR="00C562F3">
        <w:rPr>
          <w:rFonts w:ascii="Times New Roman" w:eastAsia="Times New Roman" w:hAnsi="Times New Roman" w:cs="Times New Roman"/>
        </w:rPr>
        <w:t xml:space="preserve">pre-reaching </w:t>
      </w:r>
      <w:r w:rsidR="0036310A">
        <w:rPr>
          <w:rFonts w:ascii="Times New Roman" w:eastAsia="Times New Roman" w:hAnsi="Times New Roman" w:cs="Times New Roman"/>
        </w:rPr>
        <w:t>infants to detect</w:t>
      </w:r>
      <w:r w:rsidR="00C562F3">
        <w:rPr>
          <w:rFonts w:ascii="Times New Roman" w:eastAsia="Times New Roman" w:hAnsi="Times New Roman" w:cs="Times New Roman"/>
        </w:rPr>
        <w:t xml:space="preserve"> an agent’s goal and to reason about whether the actions </w:t>
      </w:r>
      <w:r w:rsidR="00B3773E">
        <w:rPr>
          <w:rFonts w:ascii="Times New Roman" w:eastAsia="Times New Roman" w:hAnsi="Times New Roman" w:cs="Times New Roman"/>
        </w:rPr>
        <w:t>it</w:t>
      </w:r>
      <w:r w:rsidR="00C562F3">
        <w:rPr>
          <w:rFonts w:ascii="Times New Roman" w:eastAsia="Times New Roman" w:hAnsi="Times New Roman" w:cs="Times New Roman"/>
        </w:rPr>
        <w:t xml:space="preserve"> takes to achieve that </w:t>
      </w:r>
      <w:r w:rsidR="00C562F3">
        <w:rPr>
          <w:rFonts w:ascii="Times New Roman" w:eastAsia="Times New Roman" w:hAnsi="Times New Roman" w:cs="Times New Roman"/>
        </w:rPr>
        <w:lastRenderedPageBreak/>
        <w:t xml:space="preserve">goal is rational and efficient may be premature. Instead, these results </w:t>
      </w:r>
      <w:r w:rsidR="00B3773E">
        <w:rPr>
          <w:rFonts w:ascii="Times New Roman" w:eastAsia="Times New Roman" w:hAnsi="Times New Roman" w:cs="Times New Roman"/>
        </w:rPr>
        <w:t>raise the intriguing possibility that</w:t>
      </w:r>
      <w:r w:rsidR="00C562F3">
        <w:rPr>
          <w:rFonts w:ascii="Times New Roman" w:eastAsia="Times New Roman" w:hAnsi="Times New Roman" w:cs="Times New Roman"/>
        </w:rPr>
        <w:t xml:space="preserve"> </w:t>
      </w:r>
      <w:r w:rsidR="00020C7A">
        <w:rPr>
          <w:rFonts w:ascii="Times New Roman" w:eastAsia="Times New Roman" w:hAnsi="Times New Roman" w:cs="Times New Roman"/>
        </w:rPr>
        <w:t xml:space="preserve">effective action experience may heighten infants’ attention of their own </w:t>
      </w:r>
      <w:r w:rsidR="00B3773E">
        <w:rPr>
          <w:rFonts w:ascii="Times New Roman" w:eastAsia="Times New Roman" w:hAnsi="Times New Roman" w:cs="Times New Roman"/>
        </w:rPr>
        <w:t>reaches</w:t>
      </w:r>
      <w:r w:rsidR="00020C7A">
        <w:rPr>
          <w:rFonts w:ascii="Times New Roman" w:eastAsia="Times New Roman" w:hAnsi="Times New Roman" w:cs="Times New Roman"/>
        </w:rPr>
        <w:t xml:space="preserve"> and enhance their encoding</w:t>
      </w:r>
      <w:r w:rsidR="00B3773E">
        <w:rPr>
          <w:rFonts w:ascii="Times New Roman" w:eastAsia="Times New Roman" w:hAnsi="Times New Roman" w:cs="Times New Roman"/>
        </w:rPr>
        <w:t xml:space="preserve"> of</w:t>
      </w:r>
      <w:r w:rsidR="00020C7A">
        <w:rPr>
          <w:rFonts w:ascii="Times New Roman" w:eastAsia="Times New Roman" w:hAnsi="Times New Roman" w:cs="Times New Roman"/>
        </w:rPr>
        <w:t xml:space="preserve"> the</w:t>
      </w:r>
      <w:r w:rsidR="000041CB">
        <w:rPr>
          <w:rFonts w:ascii="Times New Roman" w:eastAsia="Times New Roman" w:hAnsi="Times New Roman" w:cs="Times New Roman"/>
        </w:rPr>
        <w:t>ir</w:t>
      </w:r>
      <w:r w:rsidR="00020C7A">
        <w:rPr>
          <w:rFonts w:ascii="Times New Roman" w:eastAsia="Times New Roman" w:hAnsi="Times New Roman" w:cs="Times New Roman"/>
        </w:rPr>
        <w:t xml:space="preserve"> </w:t>
      </w:r>
      <w:r w:rsidR="00B3773E">
        <w:rPr>
          <w:rFonts w:ascii="Times New Roman" w:eastAsia="Times New Roman" w:hAnsi="Times New Roman" w:cs="Times New Roman"/>
        </w:rPr>
        <w:t>geometry and trajectory</w:t>
      </w:r>
      <w:r w:rsidR="00020C7A">
        <w:rPr>
          <w:rFonts w:ascii="Times New Roman" w:eastAsia="Times New Roman" w:hAnsi="Times New Roman" w:cs="Times New Roman"/>
        </w:rPr>
        <w:t xml:space="preserve">. </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5EC2DC2D"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ins w:id="1579" w:author="Benton, Deon" w:date="2026-05-17T00:53:00Z" w16du:dateUtc="2026-05-17T05:53:00Z">
        <w:r w:rsidR="00014507">
          <w:rPr>
            <w:rFonts w:ascii="Times New Roman" w:hAnsi="Times New Roman" w:cs="Times New Roman"/>
            <w:b/>
            <w:bCs/>
            <w:i w:val="0"/>
            <w:iCs w:val="0"/>
            <w:noProof/>
            <w:color w:val="000000" w:themeColor="text1"/>
            <w:sz w:val="24"/>
            <w:szCs w:val="24"/>
          </w:rPr>
          <w:t>20</w:t>
        </w:r>
      </w:ins>
      <w:del w:id="1580"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21</w:delText>
        </w:r>
      </w:del>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8E1A7A">
        <w:rPr>
          <w:color w:val="000000" w:themeColor="text1"/>
        </w:rPr>
        <w:t xml:space="preserve"> </w:t>
      </w:r>
      <w:r w:rsidR="008E1A7A">
        <w:rPr>
          <w:rFonts w:ascii="Times New Roman" w:hAnsi="Times New Roman" w:cs="Times New Roman"/>
          <w:i w:val="0"/>
          <w:iCs w:val="0"/>
          <w:color w:val="000000" w:themeColor="text1"/>
          <w:sz w:val="24"/>
          <w:szCs w:val="24"/>
        </w:rPr>
        <w:t>Performance of ALIAS in the Effective Action condition. (Left) Overall error produced to the Efficient and Inefficient test events for networks in the Experimental condition. (Right) Overall error produced to the Efficient and Inefficient test events for networks in the Control condition.</w:t>
      </w:r>
      <w:r w:rsidR="00607D3B">
        <w:rPr>
          <w:rFonts w:ascii="Times New Roman" w:hAnsi="Times New Roman" w:cs="Times New Roman"/>
          <w:i w:val="0"/>
          <w:iCs w:val="0"/>
          <w:color w:val="000000" w:themeColor="text1"/>
          <w:sz w:val="24"/>
          <w:szCs w:val="24"/>
        </w:rPr>
        <w:t xml:space="preserve"> 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694BFEE4" w:rsidR="00286C0B" w:rsidRDefault="00992099" w:rsidP="0036310A">
      <w:pPr>
        <w:spacing w:line="480" w:lineRule="auto"/>
        <w:ind w:firstLine="720"/>
        <w:contextualSpacing/>
        <w:rPr>
          <w:rFonts w:ascii="Times New Roman" w:eastAsia="Times New Roman" w:hAnsi="Times New Roman" w:cs="Times New Roman"/>
        </w:rPr>
      </w:pPr>
      <w:r w:rsidRPr="00992099">
        <w:rPr>
          <w:rFonts w:ascii="Times New Roman" w:eastAsia="Times New Roman" w:hAnsi="Times New Roman" w:cs="Times New Roman"/>
        </w:rPr>
        <w:t xml:space="preserve">One assumption that the present account makes—that is worth testing—concerns whether </w:t>
      </w:r>
      <w:r w:rsidR="001D6305">
        <w:rPr>
          <w:rFonts w:ascii="Times New Roman" w:eastAsia="Times New Roman" w:hAnsi="Times New Roman" w:cs="Times New Roman"/>
        </w:rPr>
        <w:t>ALIAS’s performance</w:t>
      </w:r>
      <w:r>
        <w:rPr>
          <w:rFonts w:ascii="Times New Roman" w:eastAsia="Times New Roman" w:hAnsi="Times New Roman" w:cs="Times New Roman"/>
        </w:rPr>
        <w:t>, particularly</w:t>
      </w:r>
      <w:r w:rsidRPr="00992099">
        <w:rPr>
          <w:rFonts w:ascii="Times New Roman" w:eastAsia="Times New Roman" w:hAnsi="Times New Roman" w:cs="Times New Roman"/>
        </w:rPr>
        <w:t xml:space="preserve"> i</w:t>
      </w:r>
      <w:r w:rsidR="001D6305">
        <w:rPr>
          <w:rFonts w:ascii="Times New Roman" w:eastAsia="Times New Roman" w:hAnsi="Times New Roman" w:cs="Times New Roman"/>
        </w:rPr>
        <w:t xml:space="preserve">ts </w:t>
      </w:r>
      <w:r w:rsidR="00D47F1E">
        <w:rPr>
          <w:rFonts w:ascii="Times New Roman" w:eastAsia="Times New Roman" w:hAnsi="Times New Roman" w:cs="Times New Roman"/>
        </w:rPr>
        <w:t>success in capturing</w:t>
      </w:r>
      <w:r w:rsidR="004E4ECA">
        <w:rPr>
          <w:rFonts w:ascii="Times New Roman" w:eastAsia="Times New Roman" w:hAnsi="Times New Roman" w:cs="Times New Roman"/>
        </w:rPr>
        <w:t xml:space="preserve"> </w:t>
      </w:r>
      <w:r w:rsidR="00D47F1E">
        <w:rPr>
          <w:rFonts w:ascii="Times New Roman" w:eastAsia="Times New Roman" w:hAnsi="Times New Roman" w:cs="Times New Roman"/>
        </w:rPr>
        <w:t>qualitatively</w:t>
      </w:r>
      <w:r w:rsidRPr="00992099">
        <w:rPr>
          <w:rFonts w:ascii="Times New Roman" w:eastAsia="Times New Roman" w:hAnsi="Times New Roman" w:cs="Times New Roman"/>
        </w:rPr>
        <w:t xml:space="preserve"> infants’ looking behavior in the Effective Action condition</w:t>
      </w:r>
      <w:r>
        <w:rPr>
          <w:rFonts w:ascii="Times New Roman" w:eastAsia="Times New Roman" w:hAnsi="Times New Roman" w:cs="Times New Roman"/>
        </w:rPr>
        <w:t>,</w:t>
      </w:r>
      <w:r w:rsidRPr="00992099">
        <w:rPr>
          <w:rFonts w:ascii="Times New Roman" w:eastAsia="Times New Roman" w:hAnsi="Times New Roman" w:cs="Times New Roman"/>
        </w:rPr>
        <w:t xml:space="preserve"> hinges on </w:t>
      </w:r>
      <w:r w:rsidR="004E4ECA">
        <w:rPr>
          <w:rFonts w:ascii="Times New Roman" w:eastAsia="Times New Roman" w:hAnsi="Times New Roman" w:cs="Times New Roman"/>
        </w:rPr>
        <w:t>a fleeting</w:t>
      </w:r>
      <w:r>
        <w:rPr>
          <w:rFonts w:ascii="Times New Roman" w:eastAsia="Times New Roman" w:hAnsi="Times New Roman" w:cs="Times New Roman"/>
        </w:rPr>
        <w:t xml:space="preserve"> attentional boos</w:t>
      </w:r>
      <w:r w:rsidR="004E4ECA">
        <w:rPr>
          <w:rFonts w:ascii="Times New Roman" w:eastAsia="Times New Roman" w:hAnsi="Times New Roman" w:cs="Times New Roman"/>
        </w:rPr>
        <w:t xml:space="preserve">t; </w:t>
      </w:r>
      <w:ins w:id="1581" w:author="Benton, Deon" w:date="2026-05-07T13:51:00Z" w16du:dateUtc="2026-05-07T18:51:00Z">
        <w:r w:rsidR="002024D6">
          <w:rPr>
            <w:rFonts w:ascii="Times New Roman" w:eastAsia="Times New Roman" w:hAnsi="Times New Roman" w:cs="Times New Roman"/>
          </w:rPr>
          <w:t>for example, would ALIAS continue to</w:t>
        </w:r>
        <w:r w:rsidR="00DF3EF3">
          <w:rPr>
            <w:rFonts w:ascii="Times New Roman" w:eastAsia="Times New Roman" w:hAnsi="Times New Roman" w:cs="Times New Roman"/>
          </w:rPr>
          <w:t xml:space="preserve"> capture infants’ behavior in this condition if the attention</w:t>
        </w:r>
      </w:ins>
      <w:ins w:id="1582" w:author="Benton, Deon" w:date="2026-05-07T15:33:00Z" w16du:dateUtc="2026-05-07T20:33:00Z">
        <w:r w:rsidR="009754B6">
          <w:rPr>
            <w:rFonts w:ascii="Times New Roman" w:eastAsia="Times New Roman" w:hAnsi="Times New Roman" w:cs="Times New Roman"/>
          </w:rPr>
          <w:t>al</w:t>
        </w:r>
      </w:ins>
      <w:ins w:id="1583" w:author="Benton, Deon" w:date="2026-05-07T13:51:00Z" w16du:dateUtc="2026-05-07T18:51:00Z">
        <w:r w:rsidR="00DF3EF3">
          <w:rPr>
            <w:rFonts w:ascii="Times New Roman" w:eastAsia="Times New Roman" w:hAnsi="Times New Roman" w:cs="Times New Roman"/>
          </w:rPr>
          <w:t xml:space="preserve"> boost that networks experience </w:t>
        </w:r>
      </w:ins>
      <w:ins w:id="1584" w:author="Benton, Deon" w:date="2026-05-07T15:33:00Z" w16du:dateUtc="2026-05-07T20:33:00Z">
        <w:r w:rsidR="009754B6">
          <w:rPr>
            <w:rFonts w:ascii="Times New Roman" w:eastAsia="Times New Roman" w:hAnsi="Times New Roman" w:cs="Times New Roman"/>
          </w:rPr>
          <w:t>carries over to</w:t>
        </w:r>
      </w:ins>
      <w:r w:rsidR="004E4ECA">
        <w:rPr>
          <w:rFonts w:ascii="Times New Roman" w:eastAsia="Times New Roman" w:hAnsi="Times New Roman" w:cs="Times New Roman"/>
        </w:rPr>
        <w:t xml:space="preserve"> the habituation phase from the action phase</w:t>
      </w:r>
      <w:ins w:id="1585" w:author="Benton, Deon" w:date="2026-05-07T13:51:00Z" w16du:dateUtc="2026-05-07T18:51:00Z">
        <w:r w:rsidR="00DF3EF3">
          <w:rPr>
            <w:rFonts w:ascii="Times New Roman" w:eastAsia="Times New Roman" w:hAnsi="Times New Roman" w:cs="Times New Roman"/>
          </w:rPr>
          <w:t xml:space="preserve">? </w:t>
        </w:r>
      </w:ins>
      <w:ins w:id="1586" w:author="Benton, Deon" w:date="2026-05-07T15:33:00Z" w16du:dateUtc="2026-05-07T20:33:00Z">
        <w:r w:rsidR="009754B6">
          <w:rPr>
            <w:rFonts w:ascii="Times New Roman" w:eastAsia="Times New Roman" w:hAnsi="Times New Roman" w:cs="Times New Roman"/>
          </w:rPr>
          <w:t>If ALIAS is less successful in this situation, then this would indicate that its ear</w:t>
        </w:r>
      </w:ins>
      <w:ins w:id="1587" w:author="Benton, Deon" w:date="2026-05-07T15:34:00Z" w16du:dateUtc="2026-05-07T20:34:00Z">
        <w:r w:rsidR="009754B6">
          <w:rPr>
            <w:rFonts w:ascii="Times New Roman" w:eastAsia="Times New Roman" w:hAnsi="Times New Roman" w:cs="Times New Roman"/>
          </w:rPr>
          <w:t xml:space="preserve">lier success did </w:t>
        </w:r>
      </w:ins>
      <w:r w:rsidR="003D2B3B">
        <w:rPr>
          <w:rFonts w:ascii="Times New Roman" w:eastAsia="Times New Roman" w:hAnsi="Times New Roman" w:cs="Times New Roman"/>
        </w:rPr>
        <w:t>depend on a short-lived attentional boost</w:t>
      </w:r>
      <w:r w:rsidR="000943B0">
        <w:rPr>
          <w:rFonts w:ascii="Times New Roman" w:eastAsia="Times New Roman" w:hAnsi="Times New Roman" w:cs="Times New Roman"/>
        </w:rPr>
        <w:t>.</w:t>
      </w:r>
      <w:ins w:id="1588" w:author="Benton, Deon" w:date="2026-05-07T15:35:00Z" w16du:dateUtc="2026-05-07T20:35:00Z">
        <w:r w:rsidR="000446CE">
          <w:rPr>
            <w:rFonts w:ascii="Times New Roman" w:eastAsia="Times New Roman" w:hAnsi="Times New Roman" w:cs="Times New Roman"/>
          </w:rPr>
          <w:t xml:space="preserve"> </w:t>
        </w:r>
      </w:ins>
      <w:ins w:id="1589" w:author="Benton, Deon" w:date="2026-05-07T15:38:00Z" w16du:dateUtc="2026-05-07T20:38:00Z">
        <w:r w:rsidR="008A4328">
          <w:rPr>
            <w:rFonts w:ascii="Times New Roman" w:eastAsia="Times New Roman" w:hAnsi="Times New Roman" w:cs="Times New Roman"/>
          </w:rPr>
          <w:t xml:space="preserve">To </w:t>
        </w:r>
      </w:ins>
      <w:ins w:id="1590" w:author="Benton, Deon" w:date="2026-05-07T15:39:00Z" w16du:dateUtc="2026-05-07T20:39:00Z">
        <w:r w:rsidR="008A4328">
          <w:rPr>
            <w:rFonts w:ascii="Times New Roman" w:eastAsia="Times New Roman" w:hAnsi="Times New Roman" w:cs="Times New Roman"/>
          </w:rPr>
          <w:t xml:space="preserve">evaluate this question, a new set </w:t>
        </w:r>
      </w:ins>
      <w:ins w:id="1591" w:author="Benton, Deon" w:date="2026-05-07T15:50:00Z" w16du:dateUtc="2026-05-07T20:50:00Z">
        <w:r w:rsidR="009E22D9">
          <w:rPr>
            <w:rFonts w:ascii="Times New Roman" w:eastAsia="Times New Roman" w:hAnsi="Times New Roman" w:cs="Times New Roman"/>
          </w:rPr>
          <w:t xml:space="preserve">of </w:t>
        </w:r>
      </w:ins>
      <w:ins w:id="1592" w:author="Benton, Deon" w:date="2026-05-07T15:39:00Z" w16du:dateUtc="2026-05-07T20:39:00Z">
        <w:r w:rsidR="008A4328">
          <w:rPr>
            <w:rFonts w:ascii="Times New Roman" w:eastAsia="Times New Roman" w:hAnsi="Times New Roman" w:cs="Times New Roman"/>
          </w:rPr>
          <w:t xml:space="preserve">networks were assigned </w:t>
        </w:r>
        <w:r w:rsidR="008A4328">
          <w:rPr>
            <w:rFonts w:ascii="Times New Roman" w:eastAsia="Times New Roman" w:hAnsi="Times New Roman" w:cs="Times New Roman"/>
          </w:rPr>
          <w:lastRenderedPageBreak/>
          <w:t>either to the Experimental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20</w:t>
        </w:r>
      </w:ins>
      <w:r w:rsidR="00A20C75">
        <w:rPr>
          <w:rFonts w:ascii="Times New Roman" w:eastAsia="Times New Roman" w:hAnsi="Times New Roman" w:cs="Times New Roman"/>
        </w:rPr>
        <w:t xml:space="preserve"> for each of five habituation epochs</w:t>
      </w:r>
      <w:ins w:id="1593" w:author="Benton, Deon" w:date="2026-05-07T15:39:00Z" w16du:dateUtc="2026-05-07T20:39:00Z">
        <w:r w:rsidR="008A4328">
          <w:rPr>
            <w:rFonts w:ascii="Times New Roman" w:eastAsia="Times New Roman" w:hAnsi="Times New Roman" w:cs="Times New Roman"/>
          </w:rPr>
          <w:t>) or to the Control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30</w:t>
        </w:r>
      </w:ins>
      <w:r w:rsidR="00A20C75">
        <w:rPr>
          <w:rFonts w:ascii="Times New Roman" w:eastAsia="Times New Roman" w:hAnsi="Times New Roman" w:cs="Times New Roman"/>
        </w:rPr>
        <w:t xml:space="preserve"> for each of five habituation epochs</w:t>
      </w:r>
      <w:ins w:id="1594" w:author="Benton, Deon" w:date="2026-05-07T15:39:00Z" w16du:dateUtc="2026-05-07T20:39:00Z">
        <w:r w:rsidR="008A4328">
          <w:rPr>
            <w:rFonts w:ascii="Times New Roman" w:eastAsia="Times New Roman" w:hAnsi="Times New Roman" w:cs="Times New Roman"/>
          </w:rPr>
          <w:t>)</w:t>
        </w:r>
      </w:ins>
      <w:r w:rsidR="00455517">
        <w:rPr>
          <w:rFonts w:ascii="Times New Roman" w:eastAsia="Times New Roman" w:hAnsi="Times New Roman" w:cs="Times New Roman"/>
        </w:rPr>
        <w:t>. Twenty networks were tested in each condition for each of five habituation epochs (</w:t>
      </w:r>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experimental</w:t>
      </w:r>
      <w:r w:rsidR="00455517">
        <w:rPr>
          <w:rFonts w:ascii="Times New Roman" w:eastAsia="Times New Roman" w:hAnsi="Times New Roman" w:cs="Times New Roman"/>
        </w:rPr>
        <w:t xml:space="preserve"> = 100; </w:t>
      </w:r>
      <w:ins w:id="1595" w:author="Benton, Deon" w:date="2026-05-07T15:40:00Z" w16du:dateUtc="2026-05-07T20:40:00Z">
        <w:r w:rsidR="008A4328">
          <w:rPr>
            <w:rFonts w:ascii="Times New Roman" w:eastAsia="Times New Roman" w:hAnsi="Times New Roman" w:cs="Times New Roman"/>
          </w:rPr>
          <w:t xml:space="preserve"> </w:t>
        </w:r>
      </w:ins>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control</w:t>
      </w:r>
      <w:r w:rsidR="00455517">
        <w:rPr>
          <w:rFonts w:ascii="Times New Roman" w:eastAsia="Times New Roman" w:hAnsi="Times New Roman" w:cs="Times New Roman"/>
        </w:rPr>
        <w:t xml:space="preserve"> = 100)</w:t>
      </w:r>
      <w:r w:rsidR="00AF69DE">
        <w:rPr>
          <w:rFonts w:ascii="Times New Roman" w:eastAsia="Times New Roman" w:hAnsi="Times New Roman" w:cs="Times New Roman"/>
        </w:rPr>
        <w:t>.</w:t>
      </w:r>
      <w:r w:rsidR="00455517">
        <w:rPr>
          <w:rFonts w:ascii="Times New Roman" w:eastAsia="Times New Roman" w:hAnsi="Times New Roman" w:cs="Times New Roman"/>
        </w:rPr>
        <w:t xml:space="preserve"> Additionally, </w:t>
      </w:r>
      <w:ins w:id="1596" w:author="Benton, Deon" w:date="2026-05-07T15:40:00Z" w16du:dateUtc="2026-05-07T20:40:00Z">
        <w:r w:rsidR="008A4328">
          <w:rPr>
            <w:rFonts w:ascii="Times New Roman" w:eastAsia="Times New Roman" w:hAnsi="Times New Roman" w:cs="Times New Roman"/>
          </w:rPr>
          <w:t xml:space="preserve">both </w:t>
        </w:r>
      </w:ins>
      <w:r w:rsidR="00AF69DE">
        <w:rPr>
          <w:rFonts w:ascii="Times New Roman" w:eastAsia="Times New Roman" w:hAnsi="Times New Roman" w:cs="Times New Roman"/>
        </w:rPr>
        <w:t>groups of</w:t>
      </w:r>
      <w:ins w:id="1597" w:author="Benton, Deon" w:date="2026-05-07T15:40:00Z" w16du:dateUtc="2026-05-07T20:40:00Z">
        <w:r w:rsidR="008A4328">
          <w:rPr>
            <w:rFonts w:ascii="Times New Roman" w:eastAsia="Times New Roman" w:hAnsi="Times New Roman" w:cs="Times New Roman"/>
          </w:rPr>
          <w:t xml:space="preserve"> networks were </w:t>
        </w:r>
      </w:ins>
      <w:r w:rsidR="00243955">
        <w:rPr>
          <w:rFonts w:ascii="Times New Roman" w:eastAsia="Times New Roman" w:hAnsi="Times New Roman" w:cs="Times New Roman"/>
        </w:rPr>
        <w:t xml:space="preserve">assigned to </w:t>
      </w:r>
      <w:ins w:id="1598" w:author="Benton, Deon" w:date="2026-05-07T15:40:00Z" w16du:dateUtc="2026-05-07T20:40:00Z">
        <w:r w:rsidR="008A4328">
          <w:rPr>
            <w:rFonts w:ascii="Times New Roman" w:eastAsia="Times New Roman" w:hAnsi="Times New Roman" w:cs="Times New Roman"/>
          </w:rPr>
          <w:t>the Effective Action condition.</w:t>
        </w:r>
      </w:ins>
      <w:ins w:id="1599" w:author="Benton, Deon" w:date="2026-05-07T15:41:00Z" w16du:dateUtc="2026-05-07T20:41:00Z">
        <w:r w:rsidR="008A4328">
          <w:rPr>
            <w:rFonts w:ascii="Times New Roman" w:eastAsia="Times New Roman" w:hAnsi="Times New Roman" w:cs="Times New Roman"/>
          </w:rPr>
          <w:t xml:space="preserve"> </w:t>
        </w:r>
      </w:ins>
      <w:ins w:id="1600" w:author="Benton, Deon" w:date="2026-05-07T15:50:00Z" w16du:dateUtc="2026-05-07T20:50:00Z">
        <w:r w:rsidR="009E22D9">
          <w:rPr>
            <w:rFonts w:ascii="Times New Roman" w:eastAsia="Times New Roman" w:hAnsi="Times New Roman" w:cs="Times New Roman"/>
          </w:rPr>
          <w:t>This simulation was identical to that for ALIAS above except that the attentional bo</w:t>
        </w:r>
      </w:ins>
      <w:ins w:id="1601" w:author="Benton, Deon" w:date="2026-05-07T15:51:00Z" w16du:dateUtc="2026-05-07T20:51:00Z">
        <w:r w:rsidR="009E22D9">
          <w:rPr>
            <w:rFonts w:ascii="Times New Roman" w:eastAsia="Times New Roman" w:hAnsi="Times New Roman" w:cs="Times New Roman"/>
          </w:rPr>
          <w:t xml:space="preserve">ost </w:t>
        </w:r>
        <w:r w:rsidR="00772902">
          <w:rPr>
            <w:rFonts w:ascii="Times New Roman" w:eastAsia="Times New Roman" w:hAnsi="Times New Roman" w:cs="Times New Roman"/>
          </w:rPr>
          <w:t xml:space="preserve">extended to the habituation phase; that is, networks’ attention was heighted during the action and habituation phases and only returned to </w:t>
        </w:r>
      </w:ins>
      <w:ins w:id="1602" w:author="Benton, Deon" w:date="2026-05-07T15:52:00Z" w16du:dateUtc="2026-05-07T20:52:00Z">
        <w:r w:rsidR="00772902">
          <w:rPr>
            <w:rFonts w:ascii="Times New Roman" w:eastAsia="Times New Roman" w:hAnsi="Times New Roman" w:cs="Times New Roman"/>
          </w:rPr>
          <w:t xml:space="preserve">their pretraining levels at the start of the test phase. </w:t>
        </w:r>
      </w:ins>
      <w:ins w:id="1603" w:author="Benton, Deon" w:date="2026-05-07T15:45:00Z" w16du:dateUtc="2026-05-07T20:45:00Z">
        <w:r w:rsidR="00E91E3F">
          <w:rPr>
            <w:rFonts w:ascii="Times New Roman" w:eastAsia="Times New Roman" w:hAnsi="Times New Roman" w:cs="Times New Roman"/>
          </w:rPr>
          <w:t xml:space="preserve">The rationale for focusing on this condition was </w:t>
        </w:r>
      </w:ins>
      <w:ins w:id="1604" w:author="Benton, Deon" w:date="2026-05-07T15:47:00Z" w16du:dateUtc="2026-05-07T20:47:00Z">
        <w:r w:rsidR="00DF1082">
          <w:rPr>
            <w:rFonts w:ascii="Times New Roman" w:eastAsia="Times New Roman" w:hAnsi="Times New Roman" w:cs="Times New Roman"/>
          </w:rPr>
          <w:t xml:space="preserve">simply that the present account assumes that </w:t>
        </w:r>
      </w:ins>
      <w:ins w:id="1605" w:author="Benton, Deon" w:date="2026-05-07T15:45:00Z" w16du:dateUtc="2026-05-07T20:45:00Z">
        <w:r w:rsidR="00E91E3F">
          <w:rPr>
            <w:rFonts w:ascii="Times New Roman" w:eastAsia="Times New Roman" w:hAnsi="Times New Roman" w:cs="Times New Roman"/>
          </w:rPr>
          <w:t>to the ext</w:t>
        </w:r>
      </w:ins>
      <w:ins w:id="1606" w:author="Benton, Deon" w:date="2026-05-07T15:46:00Z" w16du:dateUtc="2026-05-07T20:46:00Z">
        <w:r w:rsidR="00E91E3F">
          <w:rPr>
            <w:rFonts w:ascii="Times New Roman" w:eastAsia="Times New Roman" w:hAnsi="Times New Roman" w:cs="Times New Roman"/>
          </w:rPr>
          <w:t xml:space="preserve">ent that infants experienced an attentional boost in Skerry et al. (2013), </w:t>
        </w:r>
      </w:ins>
      <w:ins w:id="1607" w:author="Benton, Deon" w:date="2026-05-07T15:47:00Z" w16du:dateUtc="2026-05-07T20:47:00Z">
        <w:r w:rsidR="00DF1082">
          <w:rPr>
            <w:rFonts w:ascii="Times New Roman" w:eastAsia="Times New Roman" w:hAnsi="Times New Roman" w:cs="Times New Roman"/>
          </w:rPr>
          <w:t>such a boost occurred</w:t>
        </w:r>
      </w:ins>
      <w:ins w:id="1608" w:author="Benton, Deon" w:date="2026-05-07T15:46:00Z" w16du:dateUtc="2026-05-07T20:46:00Z">
        <w:r w:rsidR="00E91E3F">
          <w:rPr>
            <w:rFonts w:ascii="Times New Roman" w:eastAsia="Times New Roman" w:hAnsi="Times New Roman" w:cs="Times New Roman"/>
          </w:rPr>
          <w:t xml:space="preserve"> in the Effective Action condition. </w:t>
        </w:r>
      </w:ins>
      <w:ins w:id="1609" w:author="Benton, Deon" w:date="2026-05-07T15:48:00Z" w16du:dateUtc="2026-05-07T20:48:00Z">
        <w:r w:rsidR="00DF1082">
          <w:rPr>
            <w:rFonts w:ascii="Times New Roman" w:eastAsia="Times New Roman" w:hAnsi="Times New Roman" w:cs="Times New Roman"/>
          </w:rPr>
          <w:t xml:space="preserve">Figure 21 shows the performance of these networks. </w:t>
        </w:r>
      </w:ins>
      <w:r w:rsidR="0097530F">
        <w:rPr>
          <w:rFonts w:ascii="Times New Roman" w:eastAsia="Times New Roman" w:hAnsi="Times New Roman" w:cs="Times New Roman"/>
        </w:rPr>
        <w:t>These data indicate that networks</w:t>
      </w:r>
      <w:ins w:id="1610" w:author="Benton, Deon" w:date="2026-05-07T15:48:00Z" w16du:dateUtc="2026-05-07T20:48:00Z">
        <w:r w:rsidR="00DF1082">
          <w:rPr>
            <w:rFonts w:ascii="Times New Roman" w:eastAsia="Times New Roman" w:hAnsi="Times New Roman" w:cs="Times New Roman"/>
          </w:rPr>
          <w:t xml:space="preserve"> </w:t>
        </w:r>
      </w:ins>
      <w:r w:rsidR="00C85659">
        <w:rPr>
          <w:rFonts w:ascii="Times New Roman" w:eastAsia="Times New Roman" w:hAnsi="Times New Roman" w:cs="Times New Roman"/>
        </w:rPr>
        <w:t>in both conditions produced greater error to the Efficient test event than to the Inefficient event</w:t>
      </w:r>
      <w:r w:rsidR="0097530F">
        <w:rPr>
          <w:rFonts w:ascii="Times New Roman" w:eastAsia="Times New Roman" w:hAnsi="Times New Roman" w:cs="Times New Roman"/>
        </w:rPr>
        <w:t>.</w:t>
      </w:r>
      <w:r w:rsidR="00B278F8">
        <w:rPr>
          <w:rFonts w:ascii="Times New Roman" w:eastAsia="Times New Roman" w:hAnsi="Times New Roman" w:cs="Times New Roman"/>
        </w:rPr>
        <w:t xml:space="preserve"> </w:t>
      </w:r>
      <w:r w:rsidR="00286C0B">
        <w:rPr>
          <w:rFonts w:ascii="Times New Roman" w:eastAsia="Times New Roman" w:hAnsi="Times New Roman" w:cs="Times New Roman"/>
        </w:rPr>
        <w:t xml:space="preserve">This pattern of responses is inconsistent with that produced by ALIAS above and, critically, with infants’ looking behaviors in the Effective Action condition in Skerry et al. (2013).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33594C">
        <w:rPr>
          <w:rFonts w:ascii="Times New Roman" w:eastAsia="Times New Roman" w:hAnsi="Times New Roman" w:cs="Times New Roman"/>
        </w:rPr>
        <w:t xml:space="preserve"> also</w:t>
      </w:r>
      <w:r w:rsidR="0033594C" w:rsidRPr="002518C6">
        <w:rPr>
          <w:rFonts w:ascii="Times New Roman" w:eastAsia="Times New Roman" w:hAnsi="Times New Roman" w:cs="Times New Roman"/>
        </w:rPr>
        <w:t xml:space="preserve"> suggest that ALIAS’s earlier success did depend on an evanescent attentional boost.</w:t>
      </w:r>
    </w:p>
    <w:p w14:paraId="467D8B5B" w14:textId="5B2C4C6B"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w:t>
      </w:r>
      <w:r w:rsidR="007B196B">
        <w:rPr>
          <w:rFonts w:ascii="Times New Roman" w:eastAsia="Times New Roman" w:hAnsi="Times New Roman" w:cs="Times New Roman"/>
        </w:rPr>
        <w:t>shown to them</w:t>
      </w:r>
      <w:r>
        <w:rPr>
          <w:rFonts w:ascii="Times New Roman" w:eastAsia="Times New Roman" w:hAnsi="Times New Roman" w:cs="Times New Roman"/>
        </w:rPr>
        <w:t xml:space="preserve"> during the habituation phase</w:t>
      </w:r>
      <w:r w:rsidRPr="002518C6">
        <w:rPr>
          <w:rFonts w:ascii="Times New Roman" w:eastAsia="Times New Roman" w:hAnsi="Times New Roman" w:cs="Times New Roman"/>
        </w:rPr>
        <w:t xml:space="preserve">. A consequence of this is that the Inefficient test event—which preserved many of the features of this event, despite violating the learned association between arced motion and the barrier—was partially consistent </w:t>
      </w:r>
      <w:r w:rsidRPr="002518C6">
        <w:rPr>
          <w:rFonts w:ascii="Times New Roman" w:eastAsia="Times New Roman" w:hAnsi="Times New Roman" w:cs="Times New Roman"/>
        </w:rPr>
        <w:lastRenderedPageBreak/>
        <w:t xml:space="preserve">with the representation of an arced motion event that was established during habituation. In contrast, networks treated the Efficient test event as more dissimilar to this learned representation because this event depicted a straight reach trajectory. </w:t>
      </w:r>
      <w:r w:rsidR="00213F65">
        <w:rPr>
          <w:rFonts w:ascii="Times New Roman" w:eastAsia="Times New Roman" w:hAnsi="Times New Roman" w:cs="Times New Roman"/>
        </w:rPr>
        <w:t>These factors explain why</w:t>
      </w:r>
      <w:r w:rsidRPr="002518C6">
        <w:rPr>
          <w:rFonts w:ascii="Times New Roman" w:eastAsia="Times New Roman" w:hAnsi="Times New Roman" w:cs="Times New Roman"/>
        </w:rPr>
        <w:t xml:space="preserve"> networks in both conditions produced greater error to</w:t>
      </w:r>
      <w:r w:rsidR="0033594C">
        <w:rPr>
          <w:rFonts w:ascii="Times New Roman" w:eastAsia="Times New Roman" w:hAnsi="Times New Roman" w:cs="Times New Roman"/>
        </w:rPr>
        <w:t xml:space="preserve"> </w:t>
      </w:r>
      <w:r w:rsidRPr="002518C6">
        <w:rPr>
          <w:rFonts w:ascii="Times New Roman" w:eastAsia="Times New Roman" w:hAnsi="Times New Roman" w:cs="Times New Roman"/>
        </w:rPr>
        <w:t xml:space="preserve">the Efficient than the Inefficient test event. Importantly, this pattern of results would not have emerged if networks possessed greater information-processing abilities that enabled them to form robust representations of both straight and curved trajectories during the pretraining phase. </w:t>
      </w:r>
      <w:r w:rsidR="00761AB6">
        <w:rPr>
          <w:rFonts w:ascii="Times New Roman" w:eastAsia="Times New Roman" w:hAnsi="Times New Roman" w:cs="Times New Roman"/>
        </w:rPr>
        <w:t>This is because the</w:t>
      </w:r>
      <w:r w:rsidRPr="002518C6">
        <w:rPr>
          <w:rFonts w:ascii="Times New Roman" w:eastAsia="Times New Roman" w:hAnsi="Times New Roman" w:cs="Times New Roman"/>
        </w:rPr>
        <w:t xml:space="preserve"> learned representation of an arced trajectory during the relatively brief habituation phase would have been insufficient to override the</w:t>
      </w:r>
      <w:r w:rsidR="00B37527">
        <w:rPr>
          <w:rFonts w:ascii="Times New Roman" w:eastAsia="Times New Roman" w:hAnsi="Times New Roman" w:cs="Times New Roman"/>
        </w:rPr>
        <w:t xml:space="preserve"> </w:t>
      </w:r>
      <w:r w:rsidRPr="002518C6">
        <w:rPr>
          <w:rFonts w:ascii="Times New Roman" w:eastAsia="Times New Roman" w:hAnsi="Times New Roman" w:cs="Times New Roman"/>
        </w:rPr>
        <w:t>representation of a straight motion trajectory</w:t>
      </w:r>
      <w:r w:rsidR="00B37527">
        <w:rPr>
          <w:rFonts w:ascii="Times New Roman" w:eastAsia="Times New Roman" w:hAnsi="Times New Roman" w:cs="Times New Roman"/>
        </w:rPr>
        <w:t xml:space="preserve"> formed during the pretraining and action phases</w:t>
      </w:r>
      <w:r w:rsidRPr="002518C6">
        <w:rPr>
          <w:rFonts w:ascii="Times New Roman" w:eastAsia="Times New Roman" w:hAnsi="Times New Roman" w:cs="Times New Roman"/>
        </w:rPr>
        <w:t xml:space="preserve">. However, because networks’ information-processing abilities were intentionally limited here to approximate those of pre-reaching infants, networks learned relatively little about either straight or curved motion during pretraining. </w:t>
      </w:r>
      <w:r w:rsidR="00F740D0">
        <w:rPr>
          <w:rFonts w:ascii="Times New Roman" w:eastAsia="Times New Roman" w:hAnsi="Times New Roman" w:cs="Times New Roman"/>
        </w:rPr>
        <w:t>As a result,</w:t>
      </w:r>
      <w:r w:rsidRPr="002518C6">
        <w:rPr>
          <w:rFonts w:ascii="Times New Roman" w:eastAsia="Times New Roman" w:hAnsi="Times New Roman" w:cs="Times New Roman"/>
        </w:rPr>
        <w:t xml:space="preserve"> the representations formed during the action and habituation phases exerted a</w:t>
      </w:r>
      <w:r w:rsidR="0027524B">
        <w:rPr>
          <w:rFonts w:ascii="Times New Roman" w:eastAsia="Times New Roman" w:hAnsi="Times New Roman" w:cs="Times New Roman"/>
        </w:rPr>
        <w:t xml:space="preserve"> greater</w:t>
      </w:r>
      <w:r w:rsidRPr="002518C6">
        <w:rPr>
          <w:rFonts w:ascii="Times New Roman" w:eastAsia="Times New Roman" w:hAnsi="Times New Roman" w:cs="Times New Roman"/>
        </w:rPr>
        <w:t xml:space="preserve"> influence on networks’</w:t>
      </w:r>
      <w:r w:rsidR="0027524B">
        <w:rPr>
          <w:rFonts w:ascii="Times New Roman" w:eastAsia="Times New Roman" w:hAnsi="Times New Roman" w:cs="Times New Roman"/>
        </w:rPr>
        <w:t xml:space="preserve"> subsequent </w:t>
      </w:r>
      <w:r w:rsidRPr="002518C6">
        <w:rPr>
          <w:rFonts w:ascii="Times New Roman" w:eastAsia="Times New Roman" w:hAnsi="Times New Roman" w:cs="Times New Roman"/>
        </w:rPr>
        <w:t>looking behavior.</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727EB235">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5D260FE8"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ins w:id="1611" w:author="Benton, Deon" w:date="2026-05-17T00:53:00Z" w16du:dateUtc="2026-05-17T05:53:00Z">
        <w:r w:rsidR="00014507">
          <w:rPr>
            <w:rFonts w:ascii="Times New Roman" w:hAnsi="Times New Roman" w:cs="Times New Roman"/>
            <w:b/>
            <w:bCs/>
            <w:i w:val="0"/>
            <w:iCs w:val="0"/>
            <w:noProof/>
            <w:color w:val="000000" w:themeColor="text1"/>
            <w:sz w:val="24"/>
            <w:szCs w:val="24"/>
          </w:rPr>
          <w:t>21</w:t>
        </w:r>
      </w:ins>
      <w:del w:id="1612"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22</w:delText>
        </w:r>
      </w:del>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Pr>
          <w:rFonts w:ascii="Times New Roman" w:hAnsi="Times New Roman" w:cs="Times New Roman"/>
          <w:i w:val="0"/>
          <w:iCs w:val="0"/>
          <w:color w:val="000000" w:themeColor="text1"/>
          <w:sz w:val="24"/>
          <w:szCs w:val="24"/>
        </w:rPr>
        <w:t>Performance of ALIAS-2.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 for networks assigned either to 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Efficient Action condition.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Condition. </w:t>
      </w:r>
      <w:r>
        <w:rPr>
          <w:rFonts w:ascii="Times New Roman" w:hAnsi="Times New Roman" w:cs="Times New Roman"/>
          <w:i w:val="0"/>
          <w:iCs w:val="0"/>
          <w:color w:val="000000" w:themeColor="text1"/>
          <w:sz w:val="24"/>
          <w:szCs w:val="24"/>
        </w:rPr>
        <w:t>This condition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6809C19B" w:rsidR="00140894" w:rsidRDefault="00882CDD"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The results above indicate</w:t>
      </w:r>
      <w:r w:rsidR="005E6283">
        <w:rPr>
          <w:rFonts w:ascii="Times New Roman" w:eastAsia="Times New Roman" w:hAnsi="Times New Roman" w:cs="Times New Roman"/>
        </w:rPr>
        <w:t xml:space="preserve"> that</w:t>
      </w:r>
      <w:r w:rsidR="00AE04C7">
        <w:rPr>
          <w:rFonts w:ascii="Times New Roman" w:eastAsia="Times New Roman" w:hAnsi="Times New Roman" w:cs="Times New Roman"/>
        </w:rPr>
        <w:t xml:space="preserve"> </w:t>
      </w:r>
      <w:r w:rsidR="005E6283">
        <w:rPr>
          <w:rFonts w:ascii="Times New Roman" w:eastAsia="Times New Roman" w:hAnsi="Times New Roman" w:cs="Times New Roman"/>
        </w:rPr>
        <w:t xml:space="preserve">the </w:t>
      </w:r>
      <w:r w:rsidR="00AE04C7">
        <w:rPr>
          <w:rFonts w:ascii="Times New Roman" w:eastAsia="Times New Roman" w:hAnsi="Times New Roman" w:cs="Times New Roman"/>
        </w:rPr>
        <w:t>attentional boost that networks experience during the action phase</w:t>
      </w:r>
      <w:r w:rsidR="005E6283">
        <w:rPr>
          <w:rFonts w:ascii="Times New Roman" w:eastAsia="Times New Roman" w:hAnsi="Times New Roman" w:cs="Times New Roman"/>
        </w:rPr>
        <w:t xml:space="preserve"> must</w:t>
      </w:r>
      <w:r w:rsidR="00AE04C7">
        <w:rPr>
          <w:rFonts w:ascii="Times New Roman" w:eastAsia="Times New Roman" w:hAnsi="Times New Roman" w:cs="Times New Roman"/>
        </w:rPr>
        <w:t xml:space="preserve"> be short-lived for</w:t>
      </w:r>
      <w:r>
        <w:rPr>
          <w:rFonts w:ascii="Times New Roman" w:eastAsia="Times New Roman" w:hAnsi="Times New Roman" w:cs="Times New Roman"/>
        </w:rPr>
        <w:t xml:space="preserve"> ALIAS qualitatively to replicate infants’ looking behaviors in the Effective Action condition in Skerry et al. (2013)</w:t>
      </w:r>
      <w:r w:rsidR="00AE04C7">
        <w:rPr>
          <w:rFonts w:ascii="Times New Roman" w:eastAsia="Times New Roman" w:hAnsi="Times New Roman" w:cs="Times New Roman"/>
        </w:rPr>
        <w:t xml:space="preserve">; ALIAS was unable to capture infants’ looking patterns in this </w:t>
      </w:r>
      <w:r w:rsidR="007D2407">
        <w:rPr>
          <w:rFonts w:ascii="Times New Roman" w:eastAsia="Times New Roman" w:hAnsi="Times New Roman" w:cs="Times New Roman"/>
        </w:rPr>
        <w:t>condition when networks experienced a more extended attentional boost</w:t>
      </w:r>
      <w:r w:rsidR="00AE04C7">
        <w:rPr>
          <w:rFonts w:ascii="Times New Roman" w:eastAsia="Times New Roman" w:hAnsi="Times New Roman" w:cs="Times New Roman"/>
        </w:rPr>
        <w:t>. Yet, another question that these results raise</w:t>
      </w:r>
      <w:r w:rsidR="00140894">
        <w:rPr>
          <w:rFonts w:ascii="Times New Roman" w:eastAsia="Times New Roman" w:hAnsi="Times New Roman" w:cs="Times New Roman"/>
        </w:rPr>
        <w:t xml:space="preserve"> concerns</w:t>
      </w:r>
      <w:r w:rsidR="003A7256">
        <w:rPr>
          <w:rFonts w:ascii="Times New Roman" w:eastAsia="Times New Roman" w:hAnsi="Times New Roman" w:cs="Times New Roman"/>
        </w:rPr>
        <w:t xml:space="preserve"> </w:t>
      </w:r>
      <w:r w:rsidR="005E76CA">
        <w:rPr>
          <w:rFonts w:ascii="Times New Roman" w:eastAsia="Times New Roman" w:hAnsi="Times New Roman" w:cs="Times New Roman"/>
        </w:rPr>
        <w:t xml:space="preserve">to what extent </w:t>
      </w:r>
      <w:r w:rsidR="00140894">
        <w:rPr>
          <w:rFonts w:ascii="Times New Roman" w:eastAsia="Times New Roman" w:hAnsi="Times New Roman" w:cs="Times New Roman"/>
        </w:rPr>
        <w:t xml:space="preserve">ALIAS’s success in capturing infants’ </w:t>
      </w:r>
      <w:r w:rsidR="005E76CA">
        <w:rPr>
          <w:rFonts w:ascii="Times New Roman" w:eastAsia="Times New Roman" w:hAnsi="Times New Roman" w:cs="Times New Roman"/>
        </w:rPr>
        <w:t xml:space="preserve">overall </w:t>
      </w:r>
      <w:r w:rsidR="00140894">
        <w:rPr>
          <w:rFonts w:ascii="Times New Roman" w:eastAsia="Times New Roman" w:hAnsi="Times New Roman" w:cs="Times New Roman"/>
        </w:rPr>
        <w:t xml:space="preserve">looking behavior in Skerry et al. (2013) </w:t>
      </w:r>
      <w:r w:rsidR="005E76CA">
        <w:rPr>
          <w:rFonts w:ascii="Times New Roman" w:eastAsia="Times New Roman" w:hAnsi="Times New Roman" w:cs="Times New Roman"/>
        </w:rPr>
        <w:t>was</w:t>
      </w:r>
      <w:r w:rsidR="00140894">
        <w:rPr>
          <w:rFonts w:ascii="Times New Roman" w:eastAsia="Times New Roman" w:hAnsi="Times New Roman" w:cs="Times New Roman"/>
        </w:rPr>
        <w:t xml:space="preserve"> due to associative learning alone or to </w:t>
      </w:r>
      <w:r w:rsidR="007120F6">
        <w:rPr>
          <w:rFonts w:ascii="Times New Roman" w:eastAsia="Times New Roman" w:hAnsi="Times New Roman" w:cs="Times New Roman"/>
        </w:rPr>
        <w:t>this</w:t>
      </w:r>
      <w:r w:rsidR="00140894">
        <w:rPr>
          <w:rFonts w:ascii="Times New Roman" w:eastAsia="Times New Roman" w:hAnsi="Times New Roman" w:cs="Times New Roman"/>
        </w:rPr>
        <w:t xml:space="preserve"> </w:t>
      </w:r>
      <w:ins w:id="1613" w:author="Benton, Deon" w:date="2026-05-07T13:49:00Z" w16du:dateUtc="2026-05-07T18:49:00Z">
        <w:r w:rsidR="002024D6">
          <w:rPr>
            <w:rFonts w:ascii="Times New Roman" w:eastAsia="Times New Roman" w:hAnsi="Times New Roman" w:cs="Times New Roman"/>
          </w:rPr>
          <w:t xml:space="preserve">mechanism </w:t>
        </w:r>
      </w:ins>
      <w:r w:rsidR="00140894">
        <w:rPr>
          <w:rFonts w:ascii="Times New Roman" w:eastAsia="Times New Roman" w:hAnsi="Times New Roman" w:cs="Times New Roman"/>
        </w:rPr>
        <w:t xml:space="preserve">combined with the built-in assumption that </w:t>
      </w:r>
      <w:r w:rsidR="007120F6">
        <w:rPr>
          <w:rFonts w:ascii="Times New Roman" w:eastAsia="Times New Roman" w:hAnsi="Times New Roman" w:cs="Times New Roman"/>
        </w:rPr>
        <w:t>an obstacle’s salience</w:t>
      </w:r>
      <w:r w:rsidR="00140894">
        <w:rPr>
          <w:rFonts w:ascii="Times New Roman" w:eastAsia="Times New Roman" w:hAnsi="Times New Roman" w:cs="Times New Roman"/>
        </w:rPr>
        <w:t xml:space="preserve"> depends on its </w:t>
      </w:r>
      <w:ins w:id="1614" w:author="Benton, Deon" w:date="2026-05-07T13:49:00Z" w16du:dateUtc="2026-05-07T18:49:00Z">
        <w:r w:rsidR="002024D6">
          <w:rPr>
            <w:rFonts w:ascii="Times New Roman" w:eastAsia="Times New Roman" w:hAnsi="Times New Roman" w:cs="Times New Roman"/>
          </w:rPr>
          <w:t>relative spatial position.</w:t>
        </w:r>
      </w:ins>
      <w:ins w:id="1615" w:author="Benton, Deon" w:date="2026-05-07T13:50:00Z" w16du:dateUtc="2026-05-07T18:50:00Z">
        <w:r w:rsidR="002024D6">
          <w:rPr>
            <w:rFonts w:ascii="Times New Roman" w:eastAsia="Times New Roman" w:hAnsi="Times New Roman" w:cs="Times New Roman"/>
          </w:rPr>
          <w:t xml:space="preserve"> </w:t>
        </w:r>
      </w:ins>
      <w:r w:rsidR="005E76CA">
        <w:rPr>
          <w:rFonts w:ascii="Times New Roman" w:eastAsia="Times New Roman" w:hAnsi="Times New Roman" w:cs="Times New Roman"/>
        </w:rPr>
        <w:t>As in the previous simulations, o</w:t>
      </w:r>
      <w:ins w:id="1616" w:author="Benton, Deon" w:date="2026-05-07T13:50:00Z" w16du:dateUtc="2026-05-07T18:50:00Z">
        <w:r w:rsidR="002024D6">
          <w:rPr>
            <w:rFonts w:ascii="Times New Roman" w:eastAsia="Times New Roman" w:hAnsi="Times New Roman" w:cs="Times New Roman"/>
          </w:rPr>
          <w:t xml:space="preserve">ne way to answer this question is to </w:t>
        </w:r>
      </w:ins>
      <w:r w:rsidR="005E76CA">
        <w:rPr>
          <w:rFonts w:ascii="Times New Roman" w:eastAsia="Times New Roman" w:hAnsi="Times New Roman" w:cs="Times New Roman"/>
        </w:rPr>
        <w:t xml:space="preserve">assess whether ALIAS-2 is also able to reproduce infants’ looking behaviors across </w:t>
      </w:r>
      <w:r w:rsidR="008A3586">
        <w:rPr>
          <w:rFonts w:ascii="Times New Roman" w:eastAsia="Times New Roman" w:hAnsi="Times New Roman" w:cs="Times New Roman"/>
        </w:rPr>
        <w:t xml:space="preserve">the various experiments and conditions in Skerry et al. (2013); </w:t>
      </w:r>
      <w:r w:rsidR="005E76CA">
        <w:rPr>
          <w:rFonts w:ascii="Times New Roman" w:eastAsia="Times New Roman" w:hAnsi="Times New Roman" w:cs="Times New Roman"/>
        </w:rPr>
        <w:t>this</w:t>
      </w:r>
      <w:ins w:id="1617" w:author="Benton, Deon" w:date="2026-05-07T13:50:00Z" w16du:dateUtc="2026-05-07T18:50:00Z">
        <w:r w:rsidR="002024D6">
          <w:rPr>
            <w:rFonts w:ascii="Times New Roman" w:eastAsia="Times New Roman" w:hAnsi="Times New Roman" w:cs="Times New Roman"/>
          </w:rPr>
          <w:t xml:space="preserve"> version of ALIAS</w:t>
        </w:r>
      </w:ins>
      <w:r w:rsidR="005E76CA">
        <w:rPr>
          <w:rFonts w:ascii="Times New Roman" w:eastAsia="Times New Roman" w:hAnsi="Times New Roman" w:cs="Times New Roman"/>
        </w:rPr>
        <w:t xml:space="preserve"> omits differential obstacle salience.</w:t>
      </w:r>
      <w:r w:rsidR="00140894">
        <w:rPr>
          <w:rFonts w:ascii="Times New Roman" w:eastAsia="Times New Roman" w:hAnsi="Times New Roman" w:cs="Times New Roman"/>
        </w:rPr>
        <w:t xml:space="preserve"> </w:t>
      </w:r>
      <w:r w:rsidR="008A3586">
        <w:rPr>
          <w:rFonts w:ascii="Times New Roman" w:eastAsia="Times New Roman" w:hAnsi="Times New Roman" w:cs="Times New Roman"/>
        </w:rPr>
        <w:t xml:space="preserve">If this model also succeeds in accounting for </w:t>
      </w:r>
      <w:r w:rsidR="00E41CBF">
        <w:rPr>
          <w:rFonts w:ascii="Times New Roman" w:eastAsia="Times New Roman" w:hAnsi="Times New Roman" w:cs="Times New Roman"/>
        </w:rPr>
        <w:t>infants’</w:t>
      </w:r>
      <w:r w:rsidR="00E86DAC">
        <w:rPr>
          <w:rFonts w:ascii="Times New Roman" w:eastAsia="Times New Roman" w:hAnsi="Times New Roman" w:cs="Times New Roman"/>
        </w:rPr>
        <w:t xml:space="preserve"> overall pattern of looking, </w:t>
      </w:r>
      <w:r w:rsidR="008A3586">
        <w:rPr>
          <w:rFonts w:ascii="Times New Roman" w:eastAsia="Times New Roman" w:hAnsi="Times New Roman" w:cs="Times New Roman"/>
        </w:rPr>
        <w:t>then this would suggest that associative learning alone is sufficient to</w:t>
      </w:r>
      <w:r w:rsidR="00F10B23">
        <w:rPr>
          <w:rFonts w:ascii="Times New Roman" w:eastAsia="Times New Roman" w:hAnsi="Times New Roman" w:cs="Times New Roman"/>
        </w:rPr>
        <w:t xml:space="preserve"> explain Skerry et al.’s (2013) findings.</w:t>
      </w:r>
      <w:r w:rsidR="008A3586">
        <w:rPr>
          <w:rFonts w:ascii="Times New Roman" w:eastAsia="Times New Roman" w:hAnsi="Times New Roman" w:cs="Times New Roman"/>
        </w:rPr>
        <w:t xml:space="preserve"> </w:t>
      </w:r>
      <w:r w:rsidR="00E86DAC">
        <w:rPr>
          <w:rFonts w:ascii="Times New Roman" w:eastAsia="Times New Roman" w:hAnsi="Times New Roman" w:cs="Times New Roman"/>
        </w:rPr>
        <w:t xml:space="preserve">Figure 22 shows the </w:t>
      </w:r>
      <w:r w:rsidR="00792E0A">
        <w:rPr>
          <w:rFonts w:ascii="Times New Roman" w:eastAsia="Times New Roman" w:hAnsi="Times New Roman" w:cs="Times New Roman"/>
        </w:rPr>
        <w:t>performance of this model. As was true for ALIAS, networks in the Experimental condition of the Effective Action condition produced greater error to the Inefficient test event than to the Efficient one</w:t>
      </w:r>
      <w:r w:rsidR="007C1677">
        <w:rPr>
          <w:rFonts w:ascii="Times New Roman" w:eastAsia="Times New Roman" w:hAnsi="Times New Roman" w:cs="Times New Roman"/>
        </w:rPr>
        <w:t xml:space="preserve">, whereas networks in this condition’s Control condition as well as those in either the Ineffective condition or No Training condition </w:t>
      </w:r>
      <w:r w:rsidR="00083DB5">
        <w:rPr>
          <w:rFonts w:ascii="Times New Roman" w:eastAsia="Times New Roman" w:hAnsi="Times New Roman" w:cs="Times New Roman"/>
        </w:rPr>
        <w:t xml:space="preserve">produced about equivalent error to both test events. </w:t>
      </w:r>
      <w:r w:rsidR="007C1677">
        <w:rPr>
          <w:rFonts w:ascii="Times New Roman" w:eastAsia="Times New Roman" w:hAnsi="Times New Roman" w:cs="Times New Roman"/>
        </w:rPr>
        <w:t xml:space="preserve">Together, these results suggest that associative learning alone is sufficient to </w:t>
      </w:r>
      <w:r w:rsidR="00C76829">
        <w:rPr>
          <w:rFonts w:ascii="Times New Roman" w:eastAsia="Times New Roman" w:hAnsi="Times New Roman" w:cs="Times New Roman"/>
        </w:rPr>
        <w:t xml:space="preserve">account for </w:t>
      </w:r>
      <w:r w:rsidR="00750DFD">
        <w:rPr>
          <w:rFonts w:ascii="Times New Roman" w:eastAsia="Times New Roman" w:hAnsi="Times New Roman" w:cs="Times New Roman"/>
        </w:rPr>
        <w:t>all of the data</w:t>
      </w:r>
      <w:r w:rsidR="00C76829">
        <w:rPr>
          <w:rFonts w:ascii="Times New Roman" w:eastAsia="Times New Roman" w:hAnsi="Times New Roman" w:cs="Times New Roman"/>
        </w:rPr>
        <w:t xml:space="preserve"> in Skerry et al. (2013); assumptions about differential obstacle salience</w:t>
      </w:r>
      <w:r w:rsidR="00750DFD">
        <w:rPr>
          <w:rFonts w:ascii="Times New Roman" w:eastAsia="Times New Roman" w:hAnsi="Times New Roman" w:cs="Times New Roman"/>
        </w:rPr>
        <w:t>, at least here,</w:t>
      </w:r>
      <w:r w:rsidR="00C76829">
        <w:rPr>
          <w:rFonts w:ascii="Times New Roman" w:eastAsia="Times New Roman" w:hAnsi="Times New Roman" w:cs="Times New Roman"/>
        </w:rPr>
        <w:t xml:space="preserve"> are not</w:t>
      </w:r>
      <w:r w:rsidR="00A633C6">
        <w:rPr>
          <w:rFonts w:ascii="Times New Roman" w:eastAsia="Times New Roman" w:hAnsi="Times New Roman" w:cs="Times New Roman"/>
        </w:rPr>
        <w:t xml:space="preserve"> additionally</w:t>
      </w:r>
      <w:r w:rsidR="00C76829">
        <w:rPr>
          <w:rFonts w:ascii="Times New Roman" w:eastAsia="Times New Roman" w:hAnsi="Times New Roman" w:cs="Times New Roman"/>
        </w:rPr>
        <w:t xml:space="preserve"> needed.</w:t>
      </w:r>
      <w:r w:rsidR="007C1677">
        <w:rPr>
          <w:rFonts w:ascii="Times New Roman" w:eastAsia="Times New Roman" w:hAnsi="Times New Roman" w:cs="Times New Roman"/>
        </w:rPr>
        <w:t xml:space="preserve"> </w:t>
      </w:r>
    </w:p>
    <w:p w14:paraId="3ED0FB8E" w14:textId="36F35406" w:rsidR="00E41CBF" w:rsidRDefault="00E41CBF" w:rsidP="00140894">
      <w:pPr>
        <w:spacing w:line="480" w:lineRule="auto"/>
        <w:ind w:firstLine="720"/>
        <w:contextualSpacing/>
        <w:rPr>
          <w:ins w:id="1618" w:author="Benton, Deon" w:date="2026-05-10T16:01:00Z" w16du:dateUtc="2026-05-10T21:01:00Z"/>
          <w:rFonts w:ascii="Times New Roman" w:eastAsia="Times New Roman" w:hAnsi="Times New Roman" w:cs="Times New Roman"/>
        </w:rPr>
      </w:pPr>
      <w:r>
        <w:rPr>
          <w:rFonts w:ascii="Times New Roman" w:eastAsia="Times New Roman" w:hAnsi="Times New Roman" w:cs="Times New Roman"/>
        </w:rPr>
        <w:t xml:space="preserve">Taken together, the results from this simulation indicate that </w:t>
      </w:r>
      <w:r w:rsidR="00886AA5">
        <w:rPr>
          <w:rFonts w:ascii="Times New Roman" w:eastAsia="Times New Roman" w:hAnsi="Times New Roman" w:cs="Times New Roman"/>
        </w:rPr>
        <w:t>ALIAS can be extended to explain</w:t>
      </w:r>
      <w:r w:rsidR="00750DFD">
        <w:rPr>
          <w:rFonts w:ascii="Times New Roman" w:eastAsia="Times New Roman" w:hAnsi="Times New Roman" w:cs="Times New Roman"/>
        </w:rPr>
        <w:t xml:space="preserve"> the looking behavior of pre-reaching infants in Skerry et al. (2013). </w:t>
      </w:r>
      <w:r w:rsidR="00C94CF9">
        <w:rPr>
          <w:rFonts w:ascii="Times New Roman" w:eastAsia="Times New Roman" w:hAnsi="Times New Roman" w:cs="Times New Roman"/>
        </w:rPr>
        <w:t>There are three findings from this simulation that are particularly noteworthy. The first is that these results indicate</w:t>
      </w:r>
      <w:r w:rsidR="00CE2846">
        <w:rPr>
          <w:rFonts w:ascii="Times New Roman" w:eastAsia="Times New Roman" w:hAnsi="Times New Roman" w:cs="Times New Roman"/>
        </w:rPr>
        <w:t xml:space="preserve"> that ALIAS can overcome its limited</w:t>
      </w:r>
      <w:r w:rsidR="00301DF4">
        <w:rPr>
          <w:rFonts w:ascii="Times New Roman" w:eastAsia="Times New Roman" w:hAnsi="Times New Roman" w:cs="Times New Roman"/>
        </w:rPr>
        <w:t xml:space="preserve"> pretraining experience with actions to respond like </w:t>
      </w:r>
      <w:r w:rsidR="00301DF4">
        <w:rPr>
          <w:rFonts w:ascii="Times New Roman" w:eastAsia="Times New Roman" w:hAnsi="Times New Roman" w:cs="Times New Roman"/>
        </w:rPr>
        <w:lastRenderedPageBreak/>
        <w:t>older infants in a Gergely-style experiment if</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during an action phase</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its attention is </w:t>
      </w:r>
      <w:r w:rsidR="00757F0B">
        <w:rPr>
          <w:rFonts w:ascii="Times New Roman" w:eastAsia="Times New Roman" w:hAnsi="Times New Roman" w:cs="Times New Roman"/>
        </w:rPr>
        <w:t>heightened</w:t>
      </w:r>
      <w:r w:rsidR="00301DF4">
        <w:rPr>
          <w:rFonts w:ascii="Times New Roman" w:eastAsia="Times New Roman" w:hAnsi="Times New Roman" w:cs="Times New Roman"/>
        </w:rPr>
        <w:t xml:space="preserve"> sufficiently </w:t>
      </w:r>
      <w:r w:rsidR="00C94CF9">
        <w:rPr>
          <w:rFonts w:ascii="Times New Roman" w:eastAsia="Times New Roman" w:hAnsi="Times New Roman" w:cs="Times New Roman"/>
        </w:rPr>
        <w:t xml:space="preserve">to enable it robustly to encode the geometry and trajectory of its straight reaches. </w:t>
      </w:r>
      <w:r w:rsidR="00301DF4">
        <w:rPr>
          <w:rFonts w:ascii="Times New Roman" w:eastAsia="Times New Roman" w:hAnsi="Times New Roman" w:cs="Times New Roman"/>
        </w:rPr>
        <w:t xml:space="preserve"> </w:t>
      </w:r>
      <w:r w:rsidR="00DB2217">
        <w:rPr>
          <w:rFonts w:ascii="Times New Roman" w:eastAsia="Times New Roman" w:hAnsi="Times New Roman" w:cs="Times New Roman"/>
        </w:rPr>
        <w:t>The second is that, in contrast to Simulations 1 and 2 but like Simulation 4, associative learning alone was sufficient qualitatively to reproduce the full pattern of looking responses in Skerry et al. (2013);</w:t>
      </w:r>
      <w:r w:rsidR="00065F35">
        <w:rPr>
          <w:rFonts w:ascii="Times New Roman" w:eastAsia="Times New Roman" w:hAnsi="Times New Roman" w:cs="Times New Roman"/>
        </w:rPr>
        <w:t xml:space="preserve"> it was not necessary to implement the notion that peripherally located barriers are less salient than centrally located ones.</w:t>
      </w:r>
      <w:r w:rsidR="00761AF7">
        <w:rPr>
          <w:rFonts w:ascii="Times New Roman" w:eastAsia="Times New Roman" w:hAnsi="Times New Roman" w:cs="Times New Roman"/>
        </w:rPr>
        <w:t xml:space="preserve"> </w:t>
      </w:r>
      <w:r w:rsidR="00E70197" w:rsidRPr="00E70197">
        <w:rPr>
          <w:rFonts w:ascii="Times New Roman" w:eastAsia="Times New Roman" w:hAnsi="Times New Roman" w:cs="Times New Roman"/>
        </w:rPr>
        <w:t xml:space="preserve">The third is that ALIAS was only able qualitatively to reproduce infants’ looking behavior in the Effective Action condition when the attentional boost that networks experienced </w:t>
      </w:r>
      <w:r w:rsidR="00E70197">
        <w:rPr>
          <w:rFonts w:ascii="Times New Roman" w:eastAsia="Times New Roman" w:hAnsi="Times New Roman" w:cs="Times New Roman"/>
        </w:rPr>
        <w:t>during the action phase was restricted to that phase</w:t>
      </w:r>
      <w:r w:rsidR="00E70197" w:rsidRPr="00E70197">
        <w:rPr>
          <w:rFonts w:ascii="Times New Roman" w:eastAsia="Times New Roman" w:hAnsi="Times New Roman" w:cs="Times New Roman"/>
        </w:rPr>
        <w:t>; when this boost extended into the habituation phase, the model failed to account for infants’ responses</w:t>
      </w:r>
      <w:r w:rsidR="00E70197">
        <w:rPr>
          <w:rFonts w:ascii="Times New Roman" w:eastAsia="Times New Roman" w:hAnsi="Times New Roman" w:cs="Times New Roman"/>
        </w:rPr>
        <w:t>. The reason for this failure was that</w:t>
      </w:r>
      <w:r w:rsidR="00E70197" w:rsidRPr="00E70197">
        <w:rPr>
          <w:rFonts w:ascii="Times New Roman" w:eastAsia="Times New Roman" w:hAnsi="Times New Roman" w:cs="Times New Roman"/>
        </w:rPr>
        <w:t xml:space="preserve"> </w:t>
      </w:r>
      <w:r w:rsidR="00E70197">
        <w:rPr>
          <w:rFonts w:ascii="Times New Roman" w:eastAsia="Times New Roman" w:hAnsi="Times New Roman" w:cs="Times New Roman"/>
        </w:rPr>
        <w:t>networks</w:t>
      </w:r>
      <w:r w:rsidR="00E70197" w:rsidRPr="00E70197">
        <w:rPr>
          <w:rFonts w:ascii="Times New Roman" w:eastAsia="Times New Roman" w:hAnsi="Times New Roman" w:cs="Times New Roman"/>
        </w:rPr>
        <w:t xml:space="preserve"> formed robust representations of the arced motion shown during habituation that overrode their earlier representations of straight reach trajectories.</w:t>
      </w:r>
      <w:r w:rsidR="00713BAD">
        <w:rPr>
          <w:rFonts w:ascii="Times New Roman" w:eastAsia="Times New Roman" w:hAnsi="Times New Roman" w:cs="Times New Roman"/>
        </w:rPr>
        <w:t xml:space="preserve"> </w:t>
      </w:r>
    </w:p>
    <w:p w14:paraId="6BDD6731" w14:textId="69A58D9B" w:rsidR="002A40E5" w:rsidRDefault="00320B51" w:rsidP="00140894">
      <w:pPr>
        <w:spacing w:line="480" w:lineRule="auto"/>
        <w:ind w:firstLine="720"/>
        <w:contextualSpacing/>
        <w:rPr>
          <w:ins w:id="1619" w:author="Benton, Deon" w:date="2026-05-11T13:23:00Z" w16du:dateUtc="2026-05-11T18:23:00Z"/>
          <w:rFonts w:ascii="Times New Roman" w:eastAsia="Times New Roman" w:hAnsi="Times New Roman" w:cs="Times New Roman"/>
        </w:rPr>
      </w:pPr>
      <w:ins w:id="1620" w:author="Benton, Deon" w:date="2026-05-10T16:42:00Z" w16du:dateUtc="2026-05-10T21:42:00Z">
        <w:r>
          <w:rPr>
            <w:rFonts w:ascii="Times New Roman" w:eastAsia="Times New Roman" w:hAnsi="Times New Roman" w:cs="Times New Roman"/>
          </w:rPr>
          <w:t>A longstanding assumption in the deve</w:t>
        </w:r>
      </w:ins>
      <w:ins w:id="1621" w:author="Benton, Deon" w:date="2026-05-10T16:43:00Z" w16du:dateUtc="2026-05-10T21:43:00Z">
        <w:r>
          <w:rPr>
            <w:rFonts w:ascii="Times New Roman" w:eastAsia="Times New Roman" w:hAnsi="Times New Roman" w:cs="Times New Roman"/>
          </w:rPr>
          <w:t>lopmental cognitive sciences is that infants</w:t>
        </w:r>
      </w:ins>
      <w:ins w:id="1622" w:author="Benton, Deon" w:date="2026-05-10T16:49:00Z" w16du:dateUtc="2026-05-10T21:49:00Z">
        <w:r w:rsidR="00F546D6">
          <w:rPr>
            <w:rFonts w:ascii="Times New Roman" w:eastAsia="Times New Roman" w:hAnsi="Times New Roman" w:cs="Times New Roman"/>
          </w:rPr>
          <w:t xml:space="preserve"> possess domain-specific mechanisms that enable</w:t>
        </w:r>
      </w:ins>
      <w:ins w:id="1623" w:author="Benton, Deon" w:date="2026-05-10T16:50:00Z" w16du:dateUtc="2026-05-10T21:50:00Z">
        <w:r w:rsidR="00F546D6">
          <w:rPr>
            <w:rFonts w:ascii="Times New Roman" w:eastAsia="Times New Roman" w:hAnsi="Times New Roman" w:cs="Times New Roman"/>
          </w:rPr>
          <w:t xml:space="preserve"> them</w:t>
        </w:r>
      </w:ins>
      <w:ins w:id="1624" w:author="Benton, Deon" w:date="2026-05-10T16:49:00Z" w16du:dateUtc="2026-05-10T21:49:00Z">
        <w:r w:rsidR="00F546D6">
          <w:rPr>
            <w:rFonts w:ascii="Times New Roman" w:eastAsia="Times New Roman" w:hAnsi="Times New Roman" w:cs="Times New Roman"/>
          </w:rPr>
          <w:t xml:space="preserve"> to reason about</w:t>
        </w:r>
      </w:ins>
      <w:ins w:id="1625" w:author="Benton, Deon" w:date="2026-05-10T16:50:00Z" w16du:dateUtc="2026-05-10T21:50:00Z">
        <w:r w:rsidR="00F546D6">
          <w:rPr>
            <w:rFonts w:ascii="Times New Roman" w:eastAsia="Times New Roman" w:hAnsi="Times New Roman" w:cs="Times New Roman"/>
          </w:rPr>
          <w:t xml:space="preserve"> </w:t>
        </w:r>
      </w:ins>
      <w:ins w:id="1626" w:author="Benton, Deon" w:date="2026-05-10T16:49:00Z" w16du:dateUtc="2026-05-10T21:49:00Z">
        <w:r w:rsidR="00F546D6">
          <w:rPr>
            <w:rFonts w:ascii="Times New Roman" w:eastAsia="Times New Roman" w:hAnsi="Times New Roman" w:cs="Times New Roman"/>
          </w:rPr>
          <w:t>actions</w:t>
        </w:r>
      </w:ins>
      <w:ins w:id="1627" w:author="Benton, Deon" w:date="2026-05-10T16:47:00Z" w16du:dateUtc="2026-05-10T21:47:00Z">
        <w:r>
          <w:rPr>
            <w:rFonts w:ascii="Times New Roman" w:eastAsia="Times New Roman" w:hAnsi="Times New Roman" w:cs="Times New Roman"/>
          </w:rPr>
          <w:t xml:space="preserve"> </w:t>
        </w:r>
      </w:ins>
      <w:ins w:id="1628" w:author="Benton, Deon" w:date="2026-05-10T16:48:00Z" w16du:dateUtc="2026-05-10T21:48:00Z">
        <w:r>
          <w:rPr>
            <w:rFonts w:ascii="Times New Roman" w:eastAsia="Times New Roman" w:hAnsi="Times New Roman" w:cs="Times New Roman"/>
          </w:rPr>
          <w:t xml:space="preserve">in terms of </w:t>
        </w:r>
      </w:ins>
      <w:ins w:id="1629" w:author="Benton, Deon" w:date="2026-05-10T16:50:00Z" w16du:dateUtc="2026-05-10T21:50:00Z">
        <w:r w:rsidR="00F546D6">
          <w:rPr>
            <w:rFonts w:ascii="Times New Roman" w:eastAsia="Times New Roman" w:hAnsi="Times New Roman" w:cs="Times New Roman"/>
          </w:rPr>
          <w:t>their</w:t>
        </w:r>
      </w:ins>
      <w:ins w:id="1630" w:author="Benton, Deon" w:date="2026-05-10T16:46:00Z" w16du:dateUtc="2026-05-10T21:46:00Z">
        <w:r>
          <w:rPr>
            <w:rFonts w:ascii="Times New Roman" w:eastAsia="Times New Roman" w:hAnsi="Times New Roman" w:cs="Times New Roman"/>
          </w:rPr>
          <w:t xml:space="preserve"> efficiency, cost, and subjective utility.</w:t>
        </w:r>
      </w:ins>
      <w:ins w:id="1631" w:author="Benton, Deon" w:date="2026-05-10T16:51:00Z" w16du:dateUtc="2026-05-10T21:51:00Z">
        <w:r w:rsidR="00F546D6">
          <w:rPr>
            <w:rFonts w:ascii="Times New Roman" w:eastAsia="Times New Roman" w:hAnsi="Times New Roman" w:cs="Times New Roman"/>
          </w:rPr>
          <w:t xml:space="preserve"> </w:t>
        </w:r>
      </w:ins>
      <w:ins w:id="1632" w:author="Benton, Deon" w:date="2026-05-10T17:12:00Z" w16du:dateUtc="2026-05-10T22:12:00Z">
        <w:r w:rsidR="00474C41">
          <w:rPr>
            <w:rFonts w:ascii="Times New Roman" w:eastAsia="Times New Roman" w:hAnsi="Times New Roman" w:cs="Times New Roman"/>
          </w:rPr>
          <w:t>The</w:t>
        </w:r>
      </w:ins>
      <w:ins w:id="1633" w:author="Benton, Deon" w:date="2026-05-10T17:11:00Z" w16du:dateUtc="2026-05-10T22:11:00Z">
        <w:r w:rsidR="00474C41">
          <w:rPr>
            <w:rFonts w:ascii="Times New Roman" w:eastAsia="Times New Roman" w:hAnsi="Times New Roman" w:cs="Times New Roman"/>
          </w:rPr>
          <w:t xml:space="preserve"> teleological stance, </w:t>
        </w:r>
      </w:ins>
      <w:ins w:id="1634" w:author="Benton, Deon" w:date="2026-05-10T17:13:00Z" w16du:dateUtc="2026-05-10T22:13:00Z">
        <w:r w:rsidR="00474C41">
          <w:rPr>
            <w:rFonts w:ascii="Times New Roman" w:eastAsia="Times New Roman" w:hAnsi="Times New Roman" w:cs="Times New Roman"/>
          </w:rPr>
          <w:t>naïve utility calculus,</w:t>
        </w:r>
      </w:ins>
      <w:ins w:id="1635" w:author="Benton, Deon" w:date="2026-05-11T12:47:00Z" w16du:dateUtc="2026-05-11T17:47:00Z">
        <w:r w:rsidR="0072578D">
          <w:rPr>
            <w:rFonts w:ascii="Times New Roman" w:eastAsia="Times New Roman" w:hAnsi="Times New Roman" w:cs="Times New Roman"/>
          </w:rPr>
          <w:t xml:space="preserve"> a</w:t>
        </w:r>
      </w:ins>
      <w:ins w:id="1636" w:author="Benton, Deon" w:date="2026-05-11T12:48:00Z" w16du:dateUtc="2026-05-11T17:48:00Z">
        <w:r w:rsidR="0072578D">
          <w:rPr>
            <w:rFonts w:ascii="Times New Roman" w:eastAsia="Times New Roman" w:hAnsi="Times New Roman" w:cs="Times New Roman"/>
          </w:rPr>
          <w:t>nd a proposal by Liu et al. (2026)</w:t>
        </w:r>
      </w:ins>
      <w:ins w:id="1637" w:author="Benton, Deon" w:date="2026-05-10T17:13:00Z" w16du:dateUtc="2026-05-10T22:13:00Z">
        <w:r w:rsidR="00474C41">
          <w:rPr>
            <w:rFonts w:ascii="Times New Roman" w:eastAsia="Times New Roman" w:hAnsi="Times New Roman" w:cs="Times New Roman"/>
          </w:rPr>
          <w:t xml:space="preserve"> are three examples.</w:t>
        </w:r>
      </w:ins>
      <w:ins w:id="1638" w:author="Benton, Deon" w:date="2026-05-10T17:21:00Z" w16du:dateUtc="2026-05-10T22:21:00Z">
        <w:r w:rsidR="00F16C69">
          <w:rPr>
            <w:rFonts w:ascii="Times New Roman" w:eastAsia="Times New Roman" w:hAnsi="Times New Roman" w:cs="Times New Roman"/>
          </w:rPr>
          <w:t xml:space="preserve"> </w:t>
        </w:r>
        <w:r w:rsidR="00F16C69" w:rsidRPr="00F16C69">
          <w:rPr>
            <w:rFonts w:ascii="Times New Roman" w:eastAsia="Times New Roman" w:hAnsi="Times New Roman" w:cs="Times New Roman"/>
          </w:rPr>
          <w:t xml:space="preserve">Although </w:t>
        </w:r>
      </w:ins>
      <w:ins w:id="1639" w:author="Benton, Deon" w:date="2026-05-10T17:28:00Z" w16du:dateUtc="2026-05-10T22:28:00Z">
        <w:r w:rsidR="00F16C69">
          <w:rPr>
            <w:rFonts w:ascii="Times New Roman" w:eastAsia="Times New Roman" w:hAnsi="Times New Roman" w:cs="Times New Roman"/>
          </w:rPr>
          <w:t xml:space="preserve">each of these </w:t>
        </w:r>
      </w:ins>
      <w:ins w:id="1640" w:author="Benton, Deon" w:date="2026-05-10T17:45:00Z" w16du:dateUtc="2026-05-10T22:45:00Z">
        <w:r w:rsidR="00511E70">
          <w:rPr>
            <w:rFonts w:ascii="Times New Roman" w:eastAsia="Times New Roman" w:hAnsi="Times New Roman" w:cs="Times New Roman"/>
          </w:rPr>
          <w:t>perspectives</w:t>
        </w:r>
      </w:ins>
      <w:ins w:id="1641" w:author="Benton, Deon" w:date="2026-05-10T17:28:00Z" w16du:dateUtc="2026-05-10T22:28:00Z">
        <w:r w:rsidR="00F16C69">
          <w:rPr>
            <w:rFonts w:ascii="Times New Roman" w:eastAsia="Times New Roman" w:hAnsi="Times New Roman" w:cs="Times New Roman"/>
          </w:rPr>
          <w:t xml:space="preserve"> has </w:t>
        </w:r>
      </w:ins>
      <w:ins w:id="1642" w:author="Benton, Deon" w:date="2026-05-10T17:23:00Z" w16du:dateUtc="2026-05-10T22:23:00Z">
        <w:r w:rsidR="00F16C69">
          <w:rPr>
            <w:rFonts w:ascii="Times New Roman" w:eastAsia="Times New Roman" w:hAnsi="Times New Roman" w:cs="Times New Roman"/>
          </w:rPr>
          <w:t xml:space="preserve">empirical support </w:t>
        </w:r>
      </w:ins>
      <w:ins w:id="1643" w:author="Benton, Deon" w:date="2026-05-10T17:28:00Z" w16du:dateUtc="2026-05-10T22:28:00Z">
        <w:r w:rsidR="00F16C69">
          <w:rPr>
            <w:rFonts w:ascii="Times New Roman" w:eastAsia="Times New Roman" w:hAnsi="Times New Roman" w:cs="Times New Roman"/>
          </w:rPr>
          <w:t xml:space="preserve">and </w:t>
        </w:r>
      </w:ins>
      <w:ins w:id="1644" w:author="Benton, Deon" w:date="2026-05-10T17:34:00Z" w16du:dateUtc="2026-05-10T22:34:00Z">
        <w:r w:rsidR="00EE0F83">
          <w:rPr>
            <w:rFonts w:ascii="Times New Roman" w:eastAsia="Times New Roman" w:hAnsi="Times New Roman" w:cs="Times New Roman"/>
          </w:rPr>
          <w:t>intuitive appea</w:t>
        </w:r>
      </w:ins>
      <w:ins w:id="1645" w:author="Benton, Deon" w:date="2026-05-11T12:48:00Z" w16du:dateUtc="2026-05-11T17:48:00Z">
        <w:r w:rsidR="009964B5">
          <w:rPr>
            <w:rFonts w:ascii="Times New Roman" w:eastAsia="Times New Roman" w:hAnsi="Times New Roman" w:cs="Times New Roman"/>
          </w:rPr>
          <w:t xml:space="preserve">l, </w:t>
        </w:r>
      </w:ins>
      <w:ins w:id="1646" w:author="Benton, Deon" w:date="2026-05-10T17:46:00Z" w16du:dateUtc="2026-05-10T22:46:00Z">
        <w:r w:rsidR="00511E70">
          <w:rPr>
            <w:rFonts w:ascii="Times New Roman" w:eastAsia="Times New Roman" w:hAnsi="Times New Roman" w:cs="Times New Roman"/>
          </w:rPr>
          <w:t>I argue</w:t>
        </w:r>
      </w:ins>
      <w:ins w:id="1647" w:author="Benton, Deon" w:date="2026-05-11T12:48:00Z" w16du:dateUtc="2026-05-11T17:48:00Z">
        <w:r w:rsidR="009964B5">
          <w:rPr>
            <w:rFonts w:ascii="Times New Roman" w:eastAsia="Times New Roman" w:hAnsi="Times New Roman" w:cs="Times New Roman"/>
          </w:rPr>
          <w:t>d</w:t>
        </w:r>
      </w:ins>
      <w:ins w:id="1648" w:author="Benton, Deon" w:date="2026-05-10T17:46:00Z" w16du:dateUtc="2026-05-10T22:46:00Z">
        <w:r w:rsidR="00511E70">
          <w:rPr>
            <w:rFonts w:ascii="Times New Roman" w:eastAsia="Times New Roman" w:hAnsi="Times New Roman" w:cs="Times New Roman"/>
          </w:rPr>
          <w:t xml:space="preserve"> here that </w:t>
        </w:r>
      </w:ins>
      <w:ins w:id="1649" w:author="Benton, Deon" w:date="2026-05-10T17:42:00Z" w16du:dateUtc="2026-05-10T22:42:00Z">
        <w:r w:rsidR="00511E70">
          <w:rPr>
            <w:rFonts w:ascii="Times New Roman" w:eastAsia="Times New Roman" w:hAnsi="Times New Roman" w:cs="Times New Roman"/>
          </w:rPr>
          <w:t xml:space="preserve">infants’ behaviors </w:t>
        </w:r>
      </w:ins>
      <w:ins w:id="1650" w:author="Benton, Deon" w:date="2026-05-10T17:43:00Z" w16du:dateUtc="2026-05-10T22:43:00Z">
        <w:r w:rsidR="00511E70">
          <w:rPr>
            <w:rFonts w:ascii="Times New Roman" w:eastAsia="Times New Roman" w:hAnsi="Times New Roman" w:cs="Times New Roman"/>
          </w:rPr>
          <w:t xml:space="preserve">in </w:t>
        </w:r>
      </w:ins>
      <w:ins w:id="1651" w:author="Benton, Deon" w:date="2026-05-16T15:39:00Z" w16du:dateUtc="2026-05-16T20:39:00Z">
        <w:r w:rsidR="00DB0881">
          <w:rPr>
            <w:rFonts w:ascii="Times New Roman" w:eastAsia="Times New Roman" w:hAnsi="Times New Roman" w:cs="Times New Roman"/>
          </w:rPr>
          <w:t>action efficiency understanding</w:t>
        </w:r>
      </w:ins>
      <w:ins w:id="1652" w:author="Benton, Deon" w:date="2026-05-10T17:46:00Z" w16du:dateUtc="2026-05-10T22:46:00Z">
        <w:r w:rsidR="00511E70">
          <w:rPr>
            <w:rFonts w:ascii="Times New Roman" w:eastAsia="Times New Roman" w:hAnsi="Times New Roman" w:cs="Times New Roman"/>
          </w:rPr>
          <w:t xml:space="preserve"> studies </w:t>
        </w:r>
      </w:ins>
      <w:ins w:id="1653" w:author="Benton, Deon" w:date="2026-05-10T17:43:00Z" w16du:dateUtc="2026-05-10T22:43:00Z">
        <w:r w:rsidR="00511E70">
          <w:rPr>
            <w:rFonts w:ascii="Times New Roman" w:eastAsia="Times New Roman" w:hAnsi="Times New Roman" w:cs="Times New Roman"/>
          </w:rPr>
          <w:t xml:space="preserve">can be explained without </w:t>
        </w:r>
      </w:ins>
      <w:ins w:id="1654" w:author="Benton, Deon" w:date="2026-05-11T12:48:00Z" w16du:dateUtc="2026-05-11T17:48:00Z">
        <w:r w:rsidR="004F52C1">
          <w:rPr>
            <w:rFonts w:ascii="Times New Roman" w:eastAsia="Times New Roman" w:hAnsi="Times New Roman" w:cs="Times New Roman"/>
          </w:rPr>
          <w:t>appealing to them. I showed that a model</w:t>
        </w:r>
      </w:ins>
      <w:ins w:id="1655" w:author="Benton, Deon" w:date="2026-05-11T12:49:00Z" w16du:dateUtc="2026-05-11T17:49:00Z">
        <w:r w:rsidR="00370A5A">
          <w:rPr>
            <w:rFonts w:ascii="Times New Roman" w:eastAsia="Times New Roman" w:hAnsi="Times New Roman" w:cs="Times New Roman"/>
          </w:rPr>
          <w:t xml:space="preserve"> that learns via associative learning and that implements the assumption that</w:t>
        </w:r>
      </w:ins>
      <w:ins w:id="1656" w:author="Benton, Deon" w:date="2026-05-10T17:45:00Z" w16du:dateUtc="2026-05-10T22:45:00Z">
        <w:r w:rsidR="00511E70">
          <w:rPr>
            <w:rFonts w:ascii="Times New Roman" w:eastAsia="Times New Roman" w:hAnsi="Times New Roman" w:cs="Times New Roman"/>
          </w:rPr>
          <w:t xml:space="preserve"> peripherally located obstacles have reduced </w:t>
        </w:r>
      </w:ins>
      <w:ins w:id="1657" w:author="Benton, Deon" w:date="2026-05-11T12:49:00Z" w16du:dateUtc="2026-05-11T17:49:00Z">
        <w:r w:rsidR="00370A5A">
          <w:rPr>
            <w:rFonts w:ascii="Times New Roman" w:eastAsia="Times New Roman" w:hAnsi="Times New Roman" w:cs="Times New Roman"/>
          </w:rPr>
          <w:t>sa</w:t>
        </w:r>
      </w:ins>
      <w:ins w:id="1658" w:author="Benton, Deon" w:date="2026-05-11T12:50:00Z" w16du:dateUtc="2026-05-11T17:50:00Z">
        <w:r w:rsidR="00370A5A">
          <w:rPr>
            <w:rFonts w:ascii="Times New Roman" w:eastAsia="Times New Roman" w:hAnsi="Times New Roman" w:cs="Times New Roman"/>
          </w:rPr>
          <w:t>lience succeeded in capturing a range of findings in this literature. This model</w:t>
        </w:r>
      </w:ins>
      <w:ins w:id="1659" w:author="Benton, Deon" w:date="2026-05-11T12:52:00Z" w16du:dateUtc="2026-05-11T17:52:00Z">
        <w:r w:rsidR="006779F0">
          <w:rPr>
            <w:rFonts w:ascii="Times New Roman" w:eastAsia="Times New Roman" w:hAnsi="Times New Roman" w:cs="Times New Roman"/>
          </w:rPr>
          <w:t xml:space="preserve"> also</w:t>
        </w:r>
      </w:ins>
      <w:ins w:id="1660" w:author="Benton, Deon" w:date="2026-05-11T12:50:00Z" w16du:dateUtc="2026-05-11T17:50:00Z">
        <w:r w:rsidR="00370A5A">
          <w:rPr>
            <w:rFonts w:ascii="Times New Roman" w:eastAsia="Times New Roman" w:hAnsi="Times New Roman" w:cs="Times New Roman"/>
          </w:rPr>
          <w:t xml:space="preserve"> </w:t>
        </w:r>
      </w:ins>
      <w:ins w:id="1661" w:author="Benton, Deon" w:date="2026-05-11T12:51:00Z" w16du:dateUtc="2026-05-11T17:51:00Z">
        <w:r w:rsidR="006779F0">
          <w:rPr>
            <w:rFonts w:ascii="Times New Roman" w:eastAsia="Times New Roman" w:hAnsi="Times New Roman" w:cs="Times New Roman"/>
          </w:rPr>
          <w:t xml:space="preserve">accounted for a broader range of data than a version of </w:t>
        </w:r>
      </w:ins>
      <w:ins w:id="1662" w:author="Benton, Deon" w:date="2026-05-11T12:52:00Z" w16du:dateUtc="2026-05-11T17:52:00Z">
        <w:r w:rsidR="006779F0">
          <w:rPr>
            <w:rFonts w:ascii="Times New Roman" w:eastAsia="Times New Roman" w:hAnsi="Times New Roman" w:cs="Times New Roman"/>
          </w:rPr>
          <w:t>it</w:t>
        </w:r>
      </w:ins>
      <w:ins w:id="1663" w:author="Benton, Deon" w:date="2026-05-11T12:51:00Z" w16du:dateUtc="2026-05-11T17:51:00Z">
        <w:r w:rsidR="006779F0">
          <w:rPr>
            <w:rFonts w:ascii="Times New Roman" w:eastAsia="Times New Roman" w:hAnsi="Times New Roman" w:cs="Times New Roman"/>
          </w:rPr>
          <w:t xml:space="preserve"> that omit</w:t>
        </w:r>
      </w:ins>
      <w:ins w:id="1664" w:author="Benton, Deon" w:date="2026-05-11T12:52:00Z" w16du:dateUtc="2026-05-11T17:52:00Z">
        <w:r w:rsidR="006779F0">
          <w:rPr>
            <w:rFonts w:ascii="Times New Roman" w:eastAsia="Times New Roman" w:hAnsi="Times New Roman" w:cs="Times New Roman"/>
          </w:rPr>
          <w:t>ted</w:t>
        </w:r>
      </w:ins>
      <w:ins w:id="1665" w:author="Benton, Deon" w:date="2026-05-11T12:51:00Z" w16du:dateUtc="2026-05-11T17:51:00Z">
        <w:r w:rsidR="006779F0">
          <w:rPr>
            <w:rFonts w:ascii="Times New Roman" w:eastAsia="Times New Roman" w:hAnsi="Times New Roman" w:cs="Times New Roman"/>
          </w:rPr>
          <w:t xml:space="preserve"> differential obstacle salience and</w:t>
        </w:r>
      </w:ins>
      <w:ins w:id="1666" w:author="Benton, Deon" w:date="2026-05-11T12:52:00Z" w16du:dateUtc="2026-05-11T17:52:00Z">
        <w:r w:rsidR="006779F0">
          <w:rPr>
            <w:rFonts w:ascii="Times New Roman" w:eastAsia="Times New Roman" w:hAnsi="Times New Roman" w:cs="Times New Roman"/>
          </w:rPr>
          <w:t xml:space="preserve"> even</w:t>
        </w:r>
      </w:ins>
      <w:ins w:id="1667" w:author="Benton, Deon" w:date="2026-05-11T12:51:00Z" w16du:dateUtc="2026-05-11T17:51:00Z">
        <w:r w:rsidR="006779F0">
          <w:rPr>
            <w:rFonts w:ascii="Times New Roman" w:eastAsia="Times New Roman" w:hAnsi="Times New Roman" w:cs="Times New Roman"/>
          </w:rPr>
          <w:t xml:space="preserve"> outperform</w:t>
        </w:r>
      </w:ins>
      <w:ins w:id="1668" w:author="Benton, Deon" w:date="2026-05-11T12:52:00Z" w16du:dateUtc="2026-05-11T17:52:00Z">
        <w:r w:rsidR="006779F0">
          <w:rPr>
            <w:rFonts w:ascii="Times New Roman" w:eastAsia="Times New Roman" w:hAnsi="Times New Roman" w:cs="Times New Roman"/>
          </w:rPr>
          <w:t>ed</w:t>
        </w:r>
      </w:ins>
      <w:ins w:id="1669" w:author="Benton, Deon" w:date="2026-05-11T12:51:00Z" w16du:dateUtc="2026-05-11T17:51:00Z">
        <w:r w:rsidR="006779F0">
          <w:rPr>
            <w:rFonts w:ascii="Times New Roman" w:eastAsia="Times New Roman" w:hAnsi="Times New Roman" w:cs="Times New Roman"/>
          </w:rPr>
          <w:t xml:space="preserve"> alternative</w:t>
        </w:r>
      </w:ins>
      <w:ins w:id="1670" w:author="Benton, Deon" w:date="2026-05-10T17:48:00Z" w16du:dateUtc="2026-05-10T22:48:00Z">
        <w:r w:rsidR="0037083D">
          <w:rPr>
            <w:rFonts w:ascii="Times New Roman" w:eastAsia="Times New Roman" w:hAnsi="Times New Roman" w:cs="Times New Roman"/>
          </w:rPr>
          <w:t xml:space="preserve"> models </w:t>
        </w:r>
        <w:r w:rsidR="00D04EF5">
          <w:rPr>
            <w:rFonts w:ascii="Times New Roman" w:eastAsia="Times New Roman" w:hAnsi="Times New Roman" w:cs="Times New Roman"/>
          </w:rPr>
          <w:t xml:space="preserve">based on similar constructivist ideas </w:t>
        </w:r>
        <w:r w:rsidR="0037083D">
          <w:rPr>
            <w:rFonts w:ascii="Times New Roman" w:eastAsia="Times New Roman" w:hAnsi="Times New Roman" w:cs="Times New Roman"/>
          </w:rPr>
          <w:t xml:space="preserve">such as that </w:t>
        </w:r>
        <w:r w:rsidR="00814C7F">
          <w:rPr>
            <w:rFonts w:ascii="Times New Roman" w:eastAsia="Times New Roman" w:hAnsi="Times New Roman" w:cs="Times New Roman"/>
          </w:rPr>
          <w:t xml:space="preserve">by </w:t>
        </w:r>
        <w:r w:rsidR="0037083D">
          <w:rPr>
            <w:rFonts w:ascii="Times New Roman" w:eastAsia="Times New Roman" w:hAnsi="Times New Roman" w:cs="Times New Roman"/>
          </w:rPr>
          <w:t>Overwalle (2010).</w:t>
        </w:r>
      </w:ins>
      <w:ins w:id="1671" w:author="Benton, Deon" w:date="2026-05-11T12:52:00Z" w16du:dateUtc="2026-05-11T17:52:00Z">
        <w:r w:rsidR="006779F0">
          <w:rPr>
            <w:rFonts w:ascii="Times New Roman" w:eastAsia="Times New Roman" w:hAnsi="Times New Roman" w:cs="Times New Roman"/>
          </w:rPr>
          <w:t xml:space="preserve"> This </w:t>
        </w:r>
      </w:ins>
      <w:ins w:id="1672" w:author="Benton, Deon" w:date="2026-05-11T12:53:00Z" w16du:dateUtc="2026-05-11T17:53:00Z">
        <w:r w:rsidR="006779F0">
          <w:rPr>
            <w:rFonts w:ascii="Times New Roman" w:eastAsia="Times New Roman" w:hAnsi="Times New Roman" w:cs="Times New Roman"/>
          </w:rPr>
          <w:t>suggests that ALIAS may be a</w:t>
        </w:r>
      </w:ins>
      <w:ins w:id="1673" w:author="Benton, Deon" w:date="2026-05-11T12:52:00Z" w16du:dateUtc="2026-05-11T17:52:00Z">
        <w:r w:rsidR="006779F0">
          <w:rPr>
            <w:rFonts w:ascii="Times New Roman" w:eastAsia="Times New Roman" w:hAnsi="Times New Roman" w:cs="Times New Roman"/>
          </w:rPr>
          <w:t xml:space="preserve"> viable cont</w:t>
        </w:r>
      </w:ins>
      <w:ins w:id="1674" w:author="Benton, Deon" w:date="2026-05-11T12:53:00Z" w16du:dateUtc="2026-05-11T17:53:00Z">
        <w:r w:rsidR="006779F0">
          <w:rPr>
            <w:rFonts w:ascii="Times New Roman" w:eastAsia="Times New Roman" w:hAnsi="Times New Roman" w:cs="Times New Roman"/>
          </w:rPr>
          <w:t>ender to</w:t>
        </w:r>
      </w:ins>
      <w:ins w:id="1675" w:author="Benton, Deon" w:date="2026-05-11T12:54:00Z" w16du:dateUtc="2026-05-11T17:54:00Z">
        <w:r w:rsidR="0049469B">
          <w:rPr>
            <w:rFonts w:ascii="Times New Roman" w:eastAsia="Times New Roman" w:hAnsi="Times New Roman" w:cs="Times New Roman"/>
          </w:rPr>
          <w:t xml:space="preserve"> existing domain-specific accounts of infants’ </w:t>
        </w:r>
      </w:ins>
      <w:ins w:id="1676" w:author="Benton, Deon" w:date="2026-05-16T15:39:00Z" w16du:dateUtc="2026-05-16T20:39:00Z">
        <w:r w:rsidR="00DB0881">
          <w:rPr>
            <w:rFonts w:ascii="Times New Roman" w:eastAsia="Times New Roman" w:hAnsi="Times New Roman" w:cs="Times New Roman"/>
          </w:rPr>
          <w:t>action efficiency understanding</w:t>
        </w:r>
      </w:ins>
      <w:ins w:id="1677" w:author="Benton, Deon" w:date="2026-05-11T12:54:00Z" w16du:dateUtc="2026-05-11T17:54:00Z">
        <w:r w:rsidR="0049469B">
          <w:rPr>
            <w:rFonts w:ascii="Times New Roman" w:eastAsia="Times New Roman" w:hAnsi="Times New Roman" w:cs="Times New Roman"/>
          </w:rPr>
          <w:t>.</w:t>
        </w:r>
      </w:ins>
      <w:ins w:id="1678" w:author="Benton, Deon" w:date="2026-05-11T13:22:00Z" w16du:dateUtc="2026-05-11T18:22:00Z">
        <w:r w:rsidR="002A40E5">
          <w:rPr>
            <w:rFonts w:ascii="Times New Roman" w:eastAsia="Times New Roman" w:hAnsi="Times New Roman" w:cs="Times New Roman"/>
          </w:rPr>
          <w:t xml:space="preserve"> </w:t>
        </w:r>
      </w:ins>
    </w:p>
    <w:p w14:paraId="39D5FEFA" w14:textId="1E21E7B9" w:rsidR="00EE0F83" w:rsidRDefault="000A4069" w:rsidP="00140894">
      <w:pPr>
        <w:spacing w:line="480" w:lineRule="auto"/>
        <w:ind w:firstLine="720"/>
        <w:contextualSpacing/>
        <w:rPr>
          <w:ins w:id="1679" w:author="Benton, Deon" w:date="2026-05-10T17:31:00Z" w16du:dateUtc="2026-05-10T22:31:00Z"/>
          <w:rFonts w:ascii="Times New Roman" w:eastAsia="Times New Roman" w:hAnsi="Times New Roman" w:cs="Times New Roman"/>
        </w:rPr>
      </w:pPr>
      <w:ins w:id="1680" w:author="Benton, Deon" w:date="2026-05-11T13:47:00Z" w16du:dateUtc="2026-05-11T18:47:00Z">
        <w:r w:rsidRPr="000A4069">
          <w:rPr>
            <w:rFonts w:ascii="Times New Roman" w:eastAsia="Times New Roman" w:hAnsi="Times New Roman" w:cs="Times New Roman"/>
          </w:rPr>
          <w:lastRenderedPageBreak/>
          <w:t xml:space="preserve">At the same time, a complete account of the mechanistic basis of infants’ looking behaviors in </w:t>
        </w:r>
      </w:ins>
      <w:ins w:id="1681" w:author="Benton, Deon" w:date="2026-05-16T15:39:00Z" w16du:dateUtc="2026-05-16T20:39:00Z">
        <w:r w:rsidR="00DB0881">
          <w:rPr>
            <w:rFonts w:ascii="Times New Roman" w:eastAsia="Times New Roman" w:hAnsi="Times New Roman" w:cs="Times New Roman"/>
          </w:rPr>
          <w:t>action efficiency understanding</w:t>
        </w:r>
      </w:ins>
      <w:ins w:id="1682" w:author="Benton, Deon" w:date="2026-05-11T13:47:00Z" w16du:dateUtc="2026-05-11T18:47:00Z">
        <w:r w:rsidRPr="000A4069">
          <w:rPr>
            <w:rFonts w:ascii="Times New Roman" w:eastAsia="Times New Roman" w:hAnsi="Times New Roman" w:cs="Times New Roman"/>
          </w:rPr>
          <w:t xml:space="preserve"> studies would do more than show that a model that instantiates it can capture existing data. Ideally, a comprehensive account would additionally generate predictions that can be tested in future behavioral experiments. The goal of the final section is to do exactly this. Specifically, ALIAS will be placed in a series of novel </w:t>
        </w:r>
      </w:ins>
      <w:ins w:id="1683" w:author="Benton, Deon" w:date="2026-05-11T13:49:00Z" w16du:dateUtc="2026-05-11T18:49:00Z">
        <w:r w:rsidR="000B65F9" w:rsidRPr="000A4069">
          <w:rPr>
            <w:rFonts w:ascii="Times New Roman" w:eastAsia="Times New Roman" w:hAnsi="Times New Roman" w:cs="Times New Roman"/>
          </w:rPr>
          <w:t>situations</w:t>
        </w:r>
        <w:r w:rsidR="000B65F9">
          <w:rPr>
            <w:rFonts w:ascii="Times New Roman" w:eastAsia="Times New Roman" w:hAnsi="Times New Roman" w:cs="Times New Roman"/>
          </w:rPr>
          <w:t xml:space="preserve"> </w:t>
        </w:r>
      </w:ins>
      <w:ins w:id="1684" w:author="Benton, Deon" w:date="2026-05-11T13:47:00Z" w16du:dateUtc="2026-05-11T18:47:00Z">
        <w:r w:rsidRPr="000A4069">
          <w:rPr>
            <w:rFonts w:ascii="Times New Roman" w:eastAsia="Times New Roman" w:hAnsi="Times New Roman" w:cs="Times New Roman"/>
          </w:rPr>
          <w:t xml:space="preserve">and its </w:t>
        </w:r>
      </w:ins>
      <w:ins w:id="1685" w:author="Benton, Deon" w:date="2026-05-11T13:48:00Z" w16du:dateUtc="2026-05-11T18:48:00Z">
        <w:r w:rsidR="000B65F9">
          <w:rPr>
            <w:rFonts w:ascii="Times New Roman" w:eastAsia="Times New Roman" w:hAnsi="Times New Roman" w:cs="Times New Roman"/>
          </w:rPr>
          <w:t xml:space="preserve">resulting </w:t>
        </w:r>
      </w:ins>
      <w:ins w:id="1686" w:author="Benton, Deon" w:date="2026-05-11T13:49:00Z" w16du:dateUtc="2026-05-11T18:49:00Z">
        <w:r w:rsidR="000B65F9">
          <w:rPr>
            <w:rFonts w:ascii="Times New Roman" w:eastAsia="Times New Roman" w:hAnsi="Times New Roman" w:cs="Times New Roman"/>
          </w:rPr>
          <w:t xml:space="preserve">behaviors </w:t>
        </w:r>
      </w:ins>
      <w:ins w:id="1687" w:author="Benton, Deon" w:date="2026-05-11T13:47:00Z" w16du:dateUtc="2026-05-11T18:47:00Z">
        <w:r w:rsidRPr="000A4069">
          <w:rPr>
            <w:rFonts w:ascii="Times New Roman" w:eastAsia="Times New Roman" w:hAnsi="Times New Roman" w:cs="Times New Roman"/>
          </w:rPr>
          <w:t xml:space="preserve">will be assessed. These behaviors will serve both as predictions for future research on infant </w:t>
        </w:r>
      </w:ins>
      <w:ins w:id="1688" w:author="Benton, Deon" w:date="2026-05-16T15:39:00Z" w16du:dateUtc="2026-05-16T20:39:00Z">
        <w:r w:rsidR="00DB0881">
          <w:rPr>
            <w:rFonts w:ascii="Times New Roman" w:eastAsia="Times New Roman" w:hAnsi="Times New Roman" w:cs="Times New Roman"/>
          </w:rPr>
          <w:t>action efficiency understanding</w:t>
        </w:r>
      </w:ins>
      <w:ins w:id="1689" w:author="Benton, Deon" w:date="2026-05-11T13:47:00Z" w16du:dateUtc="2026-05-11T18:47:00Z">
        <w:r w:rsidRPr="000A4069">
          <w:rPr>
            <w:rFonts w:ascii="Times New Roman" w:eastAsia="Times New Roman" w:hAnsi="Times New Roman" w:cs="Times New Roman"/>
          </w:rPr>
          <w:t xml:space="preserve"> and as a basis for teasing apart the current perspective from domain-specific ones.</w:t>
        </w:r>
      </w:ins>
    </w:p>
    <w:p w14:paraId="5744CB92" w14:textId="59A144DD" w:rsidR="00474633" w:rsidDel="00522110" w:rsidRDefault="00474633" w:rsidP="00522110">
      <w:pPr>
        <w:spacing w:line="480" w:lineRule="auto"/>
        <w:contextualSpacing/>
        <w:rPr>
          <w:del w:id="1690" w:author="Benton, Deon" w:date="2026-05-11T13:49:00Z" w16du:dateUtc="2026-05-11T18:49:00Z"/>
          <w:rFonts w:ascii="Times New Roman" w:eastAsia="Times New Roman" w:hAnsi="Times New Roman" w:cs="Times New Roman"/>
        </w:rPr>
      </w:pPr>
    </w:p>
    <w:p w14:paraId="40388A46" w14:textId="314AAF6D" w:rsidR="00522110" w:rsidRPr="00CD1BA9" w:rsidRDefault="00FB1AA5" w:rsidP="00522110">
      <w:pPr>
        <w:spacing w:line="480" w:lineRule="auto"/>
        <w:contextualSpacing/>
        <w:rPr>
          <w:ins w:id="1691" w:author="Benton, Deon" w:date="2026-05-11T13:49:00Z" w16du:dateUtc="2026-05-11T18:49:00Z"/>
          <w:rFonts w:ascii="Times New Roman" w:eastAsia="Times New Roman" w:hAnsi="Times New Roman" w:cs="Times New Roman"/>
          <w:b/>
          <w:bCs/>
        </w:rPr>
      </w:pPr>
      <w:ins w:id="1692" w:author="Benton, Deon" w:date="2026-05-11T13:51:00Z" w16du:dateUtc="2026-05-11T18:51:00Z">
        <w:r w:rsidRPr="00CD1BA9">
          <w:rPr>
            <w:rFonts w:ascii="Times New Roman" w:eastAsia="Times New Roman" w:hAnsi="Times New Roman" w:cs="Times New Roman"/>
            <w:b/>
            <w:bCs/>
          </w:rPr>
          <w:t>Model predictions</w:t>
        </w:r>
      </w:ins>
    </w:p>
    <w:p w14:paraId="6355A229" w14:textId="34D5F081" w:rsidR="00140894" w:rsidRDefault="008C0E58" w:rsidP="00FA6AB7">
      <w:pPr>
        <w:tabs>
          <w:tab w:val="left" w:pos="7378"/>
        </w:tabs>
        <w:spacing w:line="480" w:lineRule="auto"/>
        <w:ind w:firstLine="720"/>
        <w:contextualSpacing/>
        <w:rPr>
          <w:ins w:id="1693" w:author="Benton, Deon" w:date="2026-05-11T16:16:00Z" w16du:dateUtc="2026-05-11T21:16:00Z"/>
          <w:rFonts w:ascii="Times New Roman" w:eastAsia="Times New Roman" w:hAnsi="Times New Roman" w:cs="Times New Roman"/>
        </w:rPr>
      </w:pPr>
      <w:ins w:id="1694" w:author="Benton, Deon" w:date="2026-05-11T15:12:00Z" w16du:dateUtc="2026-05-11T20:12:00Z">
        <w:r>
          <w:rPr>
            <w:rFonts w:ascii="Times New Roman" w:eastAsia="Times New Roman" w:hAnsi="Times New Roman" w:cs="Times New Roman"/>
          </w:rPr>
          <w:t xml:space="preserve">Computational modeling </w:t>
        </w:r>
      </w:ins>
      <w:ins w:id="1695" w:author="Benton, Deon" w:date="2026-05-11T15:13:00Z" w16du:dateUtc="2026-05-11T20:13:00Z">
        <w:r>
          <w:rPr>
            <w:rFonts w:ascii="Times New Roman" w:eastAsia="Times New Roman" w:hAnsi="Times New Roman" w:cs="Times New Roman"/>
          </w:rPr>
          <w:t>offers many benefit</w:t>
        </w:r>
        <w:r w:rsidR="00E3067B">
          <w:rPr>
            <w:rFonts w:ascii="Times New Roman" w:eastAsia="Times New Roman" w:hAnsi="Times New Roman" w:cs="Times New Roman"/>
          </w:rPr>
          <w:t>s</w:t>
        </w:r>
      </w:ins>
      <w:ins w:id="1696" w:author="Benton, Deon" w:date="2026-05-11T15:12:00Z" w16du:dateUtc="2026-05-11T20:12:00Z">
        <w:r>
          <w:rPr>
            <w:rFonts w:ascii="Times New Roman" w:eastAsia="Times New Roman" w:hAnsi="Times New Roman" w:cs="Times New Roman"/>
          </w:rPr>
          <w:t xml:space="preserve">. One is that </w:t>
        </w:r>
      </w:ins>
      <w:ins w:id="1697" w:author="Benton, Deon" w:date="2026-05-11T15:30:00Z" w16du:dateUtc="2026-05-11T20:30:00Z">
        <w:r w:rsidR="00D52E07">
          <w:rPr>
            <w:rFonts w:ascii="Times New Roman" w:eastAsia="Times New Roman" w:hAnsi="Times New Roman" w:cs="Times New Roman"/>
          </w:rPr>
          <w:t>they force</w:t>
        </w:r>
      </w:ins>
      <w:ins w:id="1698" w:author="Benton, Deon" w:date="2026-05-11T15:13:00Z" w16du:dateUtc="2026-05-11T20:13:00Z">
        <w:r w:rsidR="00E3067B">
          <w:rPr>
            <w:rFonts w:ascii="Times New Roman" w:eastAsia="Times New Roman" w:hAnsi="Times New Roman" w:cs="Times New Roman"/>
          </w:rPr>
          <w:t xml:space="preserve"> researchers to be explicit about</w:t>
        </w:r>
      </w:ins>
      <w:ins w:id="1699" w:author="Benton, Deon" w:date="2026-05-11T15:14:00Z" w16du:dateUtc="2026-05-11T20:14:00Z">
        <w:r w:rsidR="00E3067B">
          <w:rPr>
            <w:rFonts w:ascii="Times New Roman" w:eastAsia="Times New Roman" w:hAnsi="Times New Roman" w:cs="Times New Roman"/>
          </w:rPr>
          <w:t xml:space="preserve"> key terms and concepts in their verbal theories. For example, to build a working </w:t>
        </w:r>
      </w:ins>
      <w:ins w:id="1700" w:author="Benton, Deon" w:date="2026-05-11T15:32:00Z" w16du:dateUtc="2026-05-11T20:32:00Z">
        <w:r w:rsidR="0010402B">
          <w:rPr>
            <w:rFonts w:ascii="Times New Roman" w:eastAsia="Times New Roman" w:hAnsi="Times New Roman" w:cs="Times New Roman"/>
          </w:rPr>
          <w:t xml:space="preserve">model </w:t>
        </w:r>
      </w:ins>
      <w:ins w:id="1701" w:author="Benton, Deon" w:date="2026-05-11T15:15:00Z" w16du:dateUtc="2026-05-11T20:15:00Z">
        <w:r w:rsidR="00E3067B">
          <w:rPr>
            <w:rFonts w:ascii="Times New Roman" w:eastAsia="Times New Roman" w:hAnsi="Times New Roman" w:cs="Times New Roman"/>
          </w:rPr>
          <w:t>of some developmental phenomenon, theorists must be</w:t>
        </w:r>
      </w:ins>
      <w:ins w:id="1702" w:author="Benton, Deon" w:date="2026-05-11T15:16:00Z" w16du:dateUtc="2026-05-11T20:16:00Z">
        <w:r w:rsidR="009B0432">
          <w:rPr>
            <w:rFonts w:ascii="Times New Roman" w:eastAsia="Times New Roman" w:hAnsi="Times New Roman" w:cs="Times New Roman"/>
          </w:rPr>
          <w:t xml:space="preserve"> explicit about how</w:t>
        </w:r>
      </w:ins>
      <w:ins w:id="1703" w:author="Benton, Deon" w:date="2026-05-11T15:17:00Z" w16du:dateUtc="2026-05-11T20:17:00Z">
        <w:r w:rsidR="009B0432">
          <w:rPr>
            <w:rFonts w:ascii="Times New Roman" w:eastAsia="Times New Roman" w:hAnsi="Times New Roman" w:cs="Times New Roman"/>
          </w:rPr>
          <w:t xml:space="preserve"> external events are </w:t>
        </w:r>
      </w:ins>
      <w:ins w:id="1704" w:author="Benton, Deon" w:date="2026-05-11T15:18:00Z" w16du:dateUtc="2026-05-11T20:18:00Z">
        <w:r w:rsidR="007F1AA9">
          <w:rPr>
            <w:rFonts w:ascii="Times New Roman" w:eastAsia="Times New Roman" w:hAnsi="Times New Roman" w:cs="Times New Roman"/>
          </w:rPr>
          <w:t>represented, what</w:t>
        </w:r>
      </w:ins>
      <w:ins w:id="1705" w:author="Benton, Deon" w:date="2026-05-11T15:17:00Z" w16du:dateUtc="2026-05-11T20:17:00Z">
        <w:r w:rsidR="009B0432">
          <w:rPr>
            <w:rFonts w:ascii="Times New Roman" w:eastAsia="Times New Roman" w:hAnsi="Times New Roman" w:cs="Times New Roman"/>
          </w:rPr>
          <w:t xml:space="preserve"> information the model receives,</w:t>
        </w:r>
        <w:r w:rsidR="007F1AA9">
          <w:rPr>
            <w:rFonts w:ascii="Times New Roman" w:eastAsia="Times New Roman" w:hAnsi="Times New Roman" w:cs="Times New Roman"/>
          </w:rPr>
          <w:t xml:space="preserve"> </w:t>
        </w:r>
      </w:ins>
      <w:ins w:id="1706" w:author="Benton, Deon" w:date="2026-05-11T15:18:00Z" w16du:dateUtc="2026-05-11T20:18:00Z">
        <w:r w:rsidR="007F1AA9">
          <w:rPr>
            <w:rFonts w:ascii="Times New Roman" w:eastAsia="Times New Roman" w:hAnsi="Times New Roman" w:cs="Times New Roman"/>
          </w:rPr>
          <w:t xml:space="preserve">the learning rule that operates over that information, </w:t>
        </w:r>
      </w:ins>
      <w:ins w:id="1707" w:author="Benton, Deon" w:date="2026-05-11T15:19:00Z" w16du:dateUtc="2026-05-11T20:19:00Z">
        <w:r w:rsidR="007F1AA9">
          <w:rPr>
            <w:rFonts w:ascii="Times New Roman" w:eastAsia="Times New Roman" w:hAnsi="Times New Roman" w:cs="Times New Roman"/>
          </w:rPr>
          <w:t xml:space="preserve">how much exposure the model has to that information before the relevant test events, </w:t>
        </w:r>
      </w:ins>
      <w:ins w:id="1708" w:author="Benton, Deon" w:date="2026-05-11T15:18:00Z" w16du:dateUtc="2026-05-11T20:18:00Z">
        <w:r w:rsidR="007F1AA9">
          <w:rPr>
            <w:rFonts w:ascii="Times New Roman" w:eastAsia="Times New Roman" w:hAnsi="Times New Roman" w:cs="Times New Roman"/>
          </w:rPr>
          <w:t>and how the model’s internal states and outputs map onto observable behavior</w:t>
        </w:r>
      </w:ins>
      <w:ins w:id="1709" w:author="Benton, Deon" w:date="2026-05-11T15:19:00Z" w16du:dateUtc="2026-05-11T20:19:00Z">
        <w:r w:rsidR="007F1AA9">
          <w:rPr>
            <w:rFonts w:ascii="Times New Roman" w:eastAsia="Times New Roman" w:hAnsi="Times New Roman" w:cs="Times New Roman"/>
          </w:rPr>
          <w:t xml:space="preserve"> (e.g., Benton</w:t>
        </w:r>
      </w:ins>
      <w:ins w:id="1710" w:author="Benton, Deon" w:date="2026-05-11T15:21:00Z" w16du:dateUtc="2026-05-11T20:21:00Z">
        <w:r w:rsidR="00D72801">
          <w:rPr>
            <w:rFonts w:ascii="Times New Roman" w:eastAsia="Times New Roman" w:hAnsi="Times New Roman" w:cs="Times New Roman"/>
          </w:rPr>
          <w:t>, 2022, 2023</w:t>
        </w:r>
      </w:ins>
      <w:ins w:id="1711" w:author="Benton, Deon" w:date="2026-05-11T15:19:00Z" w16du:dateUtc="2026-05-11T20:19:00Z">
        <w:r w:rsidR="007F1AA9">
          <w:rPr>
            <w:rFonts w:ascii="Times New Roman" w:eastAsia="Times New Roman" w:hAnsi="Times New Roman" w:cs="Times New Roman"/>
          </w:rPr>
          <w:t>;</w:t>
        </w:r>
      </w:ins>
      <w:ins w:id="1712" w:author="Benton, Deon" w:date="2026-05-11T15:22:00Z" w16du:dateUtc="2026-05-11T20:22:00Z">
        <w:r w:rsidR="004525F4">
          <w:rPr>
            <w:rFonts w:ascii="Times New Roman" w:eastAsia="Times New Roman" w:hAnsi="Times New Roman" w:cs="Times New Roman"/>
          </w:rPr>
          <w:t xml:space="preserve"> Mareschal &amp; Thomas, 2007;</w:t>
        </w:r>
      </w:ins>
      <w:ins w:id="1713" w:author="Benton, Deon" w:date="2026-05-11T15:19:00Z" w16du:dateUtc="2026-05-11T20:19:00Z">
        <w:r w:rsidR="007F1AA9">
          <w:rPr>
            <w:rFonts w:ascii="Times New Roman" w:eastAsia="Times New Roman" w:hAnsi="Times New Roman" w:cs="Times New Roman"/>
          </w:rPr>
          <w:t xml:space="preserve"> </w:t>
        </w:r>
      </w:ins>
      <w:ins w:id="1714" w:author="Benton, Deon" w:date="2026-05-11T15:21:00Z" w16du:dateUtc="2026-05-11T20:21:00Z">
        <w:r w:rsidR="00D72801">
          <w:rPr>
            <w:rFonts w:ascii="Times New Roman" w:eastAsia="Times New Roman" w:hAnsi="Times New Roman" w:cs="Times New Roman"/>
          </w:rPr>
          <w:t xml:space="preserve">Munakata et al., 2003; </w:t>
        </w:r>
      </w:ins>
      <w:ins w:id="1715" w:author="Benton, Deon" w:date="2026-05-11T15:19:00Z" w16du:dateUtc="2026-05-11T20:19:00Z">
        <w:r w:rsidR="007F1AA9">
          <w:rPr>
            <w:rFonts w:ascii="Times New Roman" w:eastAsia="Times New Roman" w:hAnsi="Times New Roman" w:cs="Times New Roman"/>
          </w:rPr>
          <w:t>Singh et al., 20</w:t>
        </w:r>
      </w:ins>
      <w:ins w:id="1716" w:author="Benton, Deon" w:date="2026-05-11T15:20:00Z" w16du:dateUtc="2026-05-11T20:20:00Z">
        <w:r w:rsidR="00D72801">
          <w:rPr>
            <w:rFonts w:ascii="Times New Roman" w:eastAsia="Times New Roman" w:hAnsi="Times New Roman" w:cs="Times New Roman"/>
          </w:rPr>
          <w:t>25; Yermolayeva &amp; Rakison, 2014)</w:t>
        </w:r>
      </w:ins>
      <w:ins w:id="1717" w:author="Benton, Deon" w:date="2026-05-11T15:24:00Z" w16du:dateUtc="2026-05-11T20:24:00Z">
        <w:r w:rsidR="00C5565B">
          <w:rPr>
            <w:rFonts w:ascii="Times New Roman" w:eastAsia="Times New Roman" w:hAnsi="Times New Roman" w:cs="Times New Roman"/>
          </w:rPr>
          <w:t xml:space="preserve">. </w:t>
        </w:r>
      </w:ins>
    </w:p>
    <w:p w14:paraId="2ADFC18C" w14:textId="77777777" w:rsidR="004C7227" w:rsidRDefault="004C7227" w:rsidP="002B35E9">
      <w:pPr>
        <w:tabs>
          <w:tab w:val="left" w:pos="7378"/>
        </w:tabs>
        <w:spacing w:line="480" w:lineRule="auto"/>
        <w:contextualSpacing/>
        <w:rPr>
          <w:rFonts w:ascii="Times New Roman" w:eastAsia="Times New Roman" w:hAnsi="Times New Roman" w:cs="Times New Roman"/>
        </w:rPr>
      </w:pP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F33DCA" w14:paraId="5549C2AC" w14:textId="77777777" w:rsidTr="00F33DCA">
        <w:trPr>
          <w:trHeight w:val="4673"/>
        </w:trPr>
        <w:tc>
          <w:tcPr>
            <w:tcW w:w="5463" w:type="dxa"/>
          </w:tcPr>
          <w:p w14:paraId="0DE10A70" w14:textId="5D5AE5C7" w:rsidR="002B35E9" w:rsidRDefault="008C2C80"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32DFA82" wp14:editId="776B5204">
                  <wp:extent cx="3631721" cy="2905377"/>
                  <wp:effectExtent l="0" t="0" r="6985" b="9525"/>
                  <wp:docPr id="121303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D5A1E51" w14:textId="009737CF" w:rsidR="002B35E9" w:rsidRDefault="008C2C80"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44AAFC" wp14:editId="4360E62E">
                  <wp:extent cx="3631406" cy="2905125"/>
                  <wp:effectExtent l="0" t="0" r="7620" b="0"/>
                  <wp:docPr id="655843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042F2EA0" w14:textId="1B14E255" w:rsidR="002B35E9" w:rsidRDefault="0005778E" w:rsidP="0005778E">
      <w:pPr>
        <w:pStyle w:val="Caption"/>
        <w:rPr>
          <w:ins w:id="1718" w:author="Benton, Deon" w:date="2026-05-11T16:17:00Z" w16du:dateUtc="2026-05-11T21:17:00Z"/>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ins w:id="1719" w:author="Benton, Deon" w:date="2026-05-17T00:53:00Z" w16du:dateUtc="2026-05-17T05:53:00Z">
        <w:r w:rsidR="00014507">
          <w:rPr>
            <w:rFonts w:ascii="Times New Roman" w:hAnsi="Times New Roman" w:cs="Times New Roman"/>
            <w:b/>
            <w:bCs/>
            <w:i w:val="0"/>
            <w:iCs w:val="0"/>
            <w:noProof/>
            <w:color w:val="000000" w:themeColor="text1"/>
            <w:sz w:val="24"/>
            <w:szCs w:val="24"/>
          </w:rPr>
          <w:t>22</w:t>
        </w:r>
      </w:ins>
      <w:del w:id="1720"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23</w:delText>
        </w:r>
      </w:del>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Performance of ALIAS. (Left) Overall error produced to the Efficient and Inefficient test events for networks in the Experimental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ins w:id="1721" w:author="Benton, Deon" w:date="2026-05-11T15:24:00Z" w16du:dateUtc="2026-05-11T20:24:00Z"/>
          <w:rFonts w:ascii="Times New Roman" w:eastAsia="Times New Roman" w:hAnsi="Times New Roman" w:cs="Times New Roman"/>
        </w:rPr>
      </w:pPr>
    </w:p>
    <w:p w14:paraId="53DFF34D" w14:textId="0499E8A2" w:rsidR="001F3FC4" w:rsidRDefault="003773A2" w:rsidP="00FA6AB7">
      <w:pPr>
        <w:tabs>
          <w:tab w:val="left" w:pos="7378"/>
        </w:tabs>
        <w:spacing w:line="480" w:lineRule="auto"/>
        <w:ind w:firstLine="720"/>
        <w:contextualSpacing/>
        <w:rPr>
          <w:rFonts w:ascii="Times New Roman" w:eastAsia="Times New Roman" w:hAnsi="Times New Roman" w:cs="Times New Roman"/>
        </w:rPr>
      </w:pPr>
      <w:ins w:id="1722" w:author="Benton, Deon" w:date="2026-05-11T15:50:00Z" w16du:dateUtc="2026-05-11T20:50:00Z">
        <w:r w:rsidRPr="003773A2">
          <w:rPr>
            <w:rFonts w:ascii="Times New Roman" w:eastAsia="Times New Roman" w:hAnsi="Times New Roman" w:cs="Times New Roman"/>
          </w:rPr>
          <w:t xml:space="preserve">Another benefit of </w:t>
        </w:r>
      </w:ins>
      <w:r w:rsidR="00A621A9">
        <w:rPr>
          <w:rFonts w:ascii="Times New Roman" w:eastAsia="Times New Roman" w:hAnsi="Times New Roman" w:cs="Times New Roman"/>
        </w:rPr>
        <w:t>developing computational models</w:t>
      </w:r>
      <w:ins w:id="1723" w:author="Benton, Deon" w:date="2026-05-11T15:50:00Z" w16du:dateUtc="2026-05-11T20:50:00Z">
        <w:r w:rsidRPr="003773A2">
          <w:rPr>
            <w:rFonts w:ascii="Times New Roman" w:eastAsia="Times New Roman" w:hAnsi="Times New Roman" w:cs="Times New Roman"/>
          </w:rPr>
          <w:t xml:space="preserve"> is that </w:t>
        </w:r>
      </w:ins>
      <w:r w:rsidR="00A621A9">
        <w:rPr>
          <w:rFonts w:ascii="Times New Roman" w:eastAsia="Times New Roman" w:hAnsi="Times New Roman" w:cs="Times New Roman"/>
        </w:rPr>
        <w:t>their behavior</w:t>
      </w:r>
      <w:ins w:id="1724" w:author="Benton, Deon" w:date="2026-05-11T15:50:00Z" w16du:dateUtc="2026-05-11T20:50:00Z">
        <w:r w:rsidRPr="003773A2">
          <w:rPr>
            <w:rFonts w:ascii="Times New Roman" w:eastAsia="Times New Roman" w:hAnsi="Times New Roman" w:cs="Times New Roman"/>
          </w:rPr>
          <w:t xml:space="preserve"> in novel situations can serve as testable predictions for future research. In the current context, for example,</w:t>
        </w:r>
      </w:ins>
      <w:ins w:id="1725" w:author="Benton, Deon" w:date="2026-05-11T15:51:00Z" w16du:dateUtc="2026-05-11T20:51:00Z">
        <w:r w:rsidR="00D71F2D">
          <w:rPr>
            <w:rFonts w:ascii="Times New Roman" w:eastAsia="Times New Roman" w:hAnsi="Times New Roman" w:cs="Times New Roman"/>
          </w:rPr>
          <w:t xml:space="preserve"> a potentially interesting question concerns</w:t>
        </w:r>
      </w:ins>
      <w:ins w:id="1726" w:author="Benton, Deon" w:date="2026-05-11T15:50:00Z" w16du:dateUtc="2026-05-11T20:50:00Z">
        <w:r w:rsidRPr="003773A2">
          <w:rPr>
            <w:rFonts w:ascii="Times New Roman" w:eastAsia="Times New Roman" w:hAnsi="Times New Roman" w:cs="Times New Roman"/>
          </w:rPr>
          <w:t xml:space="preserve"> how ALIAS would respond if, instead of being habituated to an event in which an agent jumps over a barrier</w:t>
        </w:r>
      </w:ins>
      <w:ins w:id="1727" w:author="Benton, Deon" w:date="2026-05-11T15:53:00Z" w16du:dateUtc="2026-05-11T20:53:00Z">
        <w:r w:rsidR="00D71F2D">
          <w:rPr>
            <w:rFonts w:ascii="Times New Roman" w:eastAsia="Times New Roman" w:hAnsi="Times New Roman" w:cs="Times New Roman"/>
          </w:rPr>
          <w:t xml:space="preserve"> that is</w:t>
        </w:r>
      </w:ins>
      <w:ins w:id="1728" w:author="Benton, Deon" w:date="2026-05-11T15:50:00Z" w16du:dateUtc="2026-05-11T20:50:00Z">
        <w:r w:rsidRPr="003773A2">
          <w:rPr>
            <w:rFonts w:ascii="Times New Roman" w:eastAsia="Times New Roman" w:hAnsi="Times New Roman" w:cs="Times New Roman"/>
          </w:rPr>
          <w:t xml:space="preserve"> tethered to the ground</w:t>
        </w:r>
      </w:ins>
      <w:ins w:id="1729" w:author="Benton, Deon" w:date="2026-05-11T15:53:00Z" w16du:dateUtc="2026-05-11T20:53:00Z">
        <w:r w:rsidR="00D71F2D">
          <w:rPr>
            <w:rFonts w:ascii="Times New Roman" w:eastAsia="Times New Roman" w:hAnsi="Times New Roman" w:cs="Times New Roman"/>
          </w:rPr>
          <w:t xml:space="preserve"> as is typical in these studies</w:t>
        </w:r>
      </w:ins>
      <w:ins w:id="1730" w:author="Benton, Deon" w:date="2026-05-11T15:50:00Z" w16du:dateUtc="2026-05-11T20:50:00Z">
        <w:r w:rsidRPr="003773A2">
          <w:rPr>
            <w:rFonts w:ascii="Times New Roman" w:eastAsia="Times New Roman" w:hAnsi="Times New Roman" w:cs="Times New Roman"/>
          </w:rPr>
          <w:t xml:space="preserve">, networks were habituated to an event in which the barrier was positioned just above the apex of the agent’s jump trajectory. </w:t>
        </w:r>
      </w:ins>
      <w:ins w:id="1731" w:author="Benton, Deon" w:date="2026-05-11T15:57:00Z" w16du:dateUtc="2026-05-11T20:57:00Z">
        <w:r w:rsidR="00B51CD7" w:rsidRPr="00B51CD7">
          <w:rPr>
            <w:rFonts w:ascii="Times New Roman" w:eastAsia="Times New Roman" w:hAnsi="Times New Roman" w:cs="Times New Roman"/>
          </w:rPr>
          <w:t xml:space="preserve">If the current account is correct that infants’ looking behavior in </w:t>
        </w:r>
      </w:ins>
      <w:ins w:id="1732" w:author="Benton, Deon" w:date="2026-05-16T15:39:00Z" w16du:dateUtc="2026-05-16T20:39:00Z">
        <w:r w:rsidR="00DB0881">
          <w:rPr>
            <w:rFonts w:ascii="Times New Roman" w:eastAsia="Times New Roman" w:hAnsi="Times New Roman" w:cs="Times New Roman"/>
          </w:rPr>
          <w:t>action efficiency understanding</w:t>
        </w:r>
      </w:ins>
      <w:ins w:id="1733" w:author="Benton, Deon" w:date="2026-05-11T15:57:00Z" w16du:dateUtc="2026-05-11T20:57:00Z">
        <w:r w:rsidR="00B51CD7" w:rsidRPr="00B51CD7">
          <w:rPr>
            <w:rFonts w:ascii="Times New Roman" w:eastAsia="Times New Roman" w:hAnsi="Times New Roman" w:cs="Times New Roman"/>
          </w:rPr>
          <w:t xml:space="preserve"> studies in part reflects associative learning, then networks should form as robust an association between the curved motion and the obstacle in this anomalous configuration as when the obstacle is located directly beneath the motion</w:t>
        </w:r>
      </w:ins>
      <w:ins w:id="1734" w:author="Benton, Deon" w:date="2026-05-11T16:00:00Z" w16du:dateUtc="2026-05-11T21:00:00Z">
        <w:r w:rsidR="009D7B9A">
          <w:rPr>
            <w:rFonts w:ascii="Times New Roman" w:eastAsia="Times New Roman" w:hAnsi="Times New Roman" w:cs="Times New Roman"/>
          </w:rPr>
          <w:t>. T</w:t>
        </w:r>
        <w:r w:rsidR="009D7B9A" w:rsidRPr="009D7B9A">
          <w:rPr>
            <w:rFonts w:ascii="Times New Roman" w:eastAsia="Times New Roman" w:hAnsi="Times New Roman" w:cs="Times New Roman"/>
          </w:rPr>
          <w:t xml:space="preserve">his is because, on the current account, the </w:t>
        </w:r>
      </w:ins>
      <w:ins w:id="1735" w:author="Benton, Deon" w:date="2026-05-11T16:03:00Z" w16du:dateUtc="2026-05-11T21:03:00Z">
        <w:r w:rsidR="007B31A4">
          <w:rPr>
            <w:rFonts w:ascii="Times New Roman" w:eastAsia="Times New Roman" w:hAnsi="Times New Roman" w:cs="Times New Roman"/>
          </w:rPr>
          <w:t>critical factor determining</w:t>
        </w:r>
      </w:ins>
      <w:ins w:id="1736" w:author="Benton, Deon" w:date="2026-05-11T16:01:00Z" w16du:dateUtc="2026-05-11T21:01:00Z">
        <w:r w:rsidR="009D7B9A">
          <w:rPr>
            <w:rFonts w:ascii="Times New Roman" w:eastAsia="Times New Roman" w:hAnsi="Times New Roman" w:cs="Times New Roman"/>
          </w:rPr>
          <w:t xml:space="preserve"> whether a </w:t>
        </w:r>
      </w:ins>
      <w:ins w:id="1737" w:author="Benton, Deon" w:date="2026-05-11T16:03:00Z" w16du:dateUtc="2026-05-11T21:03:00Z">
        <w:r w:rsidR="007B31A4">
          <w:rPr>
            <w:rFonts w:ascii="Times New Roman" w:eastAsia="Times New Roman" w:hAnsi="Times New Roman" w:cs="Times New Roman"/>
          </w:rPr>
          <w:t xml:space="preserve">strong </w:t>
        </w:r>
      </w:ins>
      <w:ins w:id="1738" w:author="Benton, Deon" w:date="2026-05-11T16:00:00Z" w16du:dateUtc="2026-05-11T21:00:00Z">
        <w:r w:rsidR="009D7B9A" w:rsidRPr="009D7B9A">
          <w:rPr>
            <w:rFonts w:ascii="Times New Roman" w:eastAsia="Times New Roman" w:hAnsi="Times New Roman" w:cs="Times New Roman"/>
          </w:rPr>
          <w:t xml:space="preserve">association is formed between an obstacle and arced motion is whether the obstacle is visually </w:t>
        </w:r>
        <w:r w:rsidR="009D7B9A" w:rsidRPr="009D7B9A">
          <w:rPr>
            <w:rFonts w:ascii="Times New Roman" w:eastAsia="Times New Roman" w:hAnsi="Times New Roman" w:cs="Times New Roman"/>
          </w:rPr>
          <w:lastRenderedPageBreak/>
          <w:t xml:space="preserve">salient; </w:t>
        </w:r>
      </w:ins>
      <w:ins w:id="1739" w:author="Benton, Deon" w:date="2026-05-11T16:04:00Z" w16du:dateUtc="2026-05-11T21:04:00Z">
        <w:r w:rsidR="007B31A4" w:rsidRPr="007B31A4">
          <w:rPr>
            <w:rFonts w:ascii="Times New Roman" w:eastAsia="Times New Roman" w:hAnsi="Times New Roman" w:cs="Times New Roman"/>
          </w:rPr>
          <w:t>positioning the obstacle in the immediate vicinity of the motion trajectory ensures that it is</w:t>
        </w:r>
      </w:ins>
      <w:ins w:id="1740" w:author="Benton, Deon" w:date="2026-05-11T16:00:00Z" w16du:dateUtc="2026-05-11T21:00:00Z">
        <w:r w:rsidR="009D7B9A" w:rsidRPr="009D7B9A">
          <w:rPr>
            <w:rFonts w:ascii="Times New Roman" w:eastAsia="Times New Roman" w:hAnsi="Times New Roman" w:cs="Times New Roman"/>
          </w:rPr>
          <w:t>.</w:t>
        </w:r>
      </w:ins>
      <w:ins w:id="1741" w:author="Benton, Deon" w:date="2026-05-11T16:01:00Z" w16du:dateUtc="2026-05-11T21:01:00Z">
        <w:r w:rsidR="009D7B9A">
          <w:rPr>
            <w:rFonts w:ascii="Times New Roman" w:eastAsia="Times New Roman" w:hAnsi="Times New Roman" w:cs="Times New Roman"/>
          </w:rPr>
          <w:t xml:space="preserve"> </w:t>
        </w:r>
      </w:ins>
      <w:r w:rsidR="002D6E2E">
        <w:rPr>
          <w:rFonts w:ascii="Times New Roman" w:eastAsia="Times New Roman" w:hAnsi="Times New Roman" w:cs="Times New Roman"/>
        </w:rPr>
        <w:t xml:space="preserve">If, instead, infants’ process others’ actions in terms of a teleological stance, a naïve utility calculus, </w:t>
      </w:r>
      <w:r w:rsidR="00136AAF">
        <w:rPr>
          <w:rFonts w:ascii="Times New Roman" w:eastAsia="Times New Roman" w:hAnsi="Times New Roman" w:cs="Times New Roman"/>
        </w:rPr>
        <w:t xml:space="preserve">a </w:t>
      </w:r>
      <w:r w:rsidR="0029294F">
        <w:rPr>
          <w:rFonts w:ascii="Times New Roman" w:eastAsia="Times New Roman" w:hAnsi="Times New Roman" w:cs="Times New Roman"/>
        </w:rPr>
        <w:t xml:space="preserve">naïve psychology system that receives input from a naïve physics system, </w:t>
      </w:r>
      <w:r w:rsidR="00136AAF">
        <w:rPr>
          <w:rFonts w:ascii="Times New Roman" w:eastAsia="Times New Roman" w:hAnsi="Times New Roman" w:cs="Times New Roman"/>
        </w:rPr>
        <w:t xml:space="preserve">or some combination of all three, </w:t>
      </w:r>
      <w:r w:rsidR="0029294F">
        <w:rPr>
          <w:rFonts w:ascii="Times New Roman" w:eastAsia="Times New Roman" w:hAnsi="Times New Roman" w:cs="Times New Roman"/>
        </w:rPr>
        <w:t>then infants in both conditions should equally long at both test events.</w:t>
      </w:r>
      <w:r w:rsidR="00136AAF">
        <w:rPr>
          <w:rFonts w:ascii="Times New Roman" w:eastAsia="Times New Roman" w:hAnsi="Times New Roman" w:cs="Times New Roman"/>
        </w:rPr>
        <w:t xml:space="preserve"> </w:t>
      </w:r>
      <w:r w:rsidR="00790937" w:rsidRPr="00790937">
        <w:rPr>
          <w:rFonts w:ascii="Times New Roman" w:eastAsia="Times New Roman" w:hAnsi="Times New Roman" w:cs="Times New Roman"/>
        </w:rPr>
        <w:t>This is because neither the habituation event in the Experimental condition nor that in the Control condition depicts behavior that could reasonably be construed as rational or efficient given the physical constraints of the scene</w:t>
      </w:r>
      <w:r w:rsidR="00790937">
        <w:rPr>
          <w:rFonts w:ascii="Times New Roman" w:eastAsia="Times New Roman" w:hAnsi="Times New Roman" w:cs="Times New Roman"/>
        </w:rPr>
        <w:t>.</w:t>
      </w:r>
      <w:r w:rsidR="00895D02">
        <w:rPr>
          <w:rFonts w:ascii="Times New Roman" w:eastAsia="Times New Roman" w:hAnsi="Times New Roman" w:cs="Times New Roman"/>
        </w:rPr>
        <w:t xml:space="preserve"> As a result, infants might be expected to suspend any expectation for rational or efficient action in the future.</w:t>
      </w:r>
      <w:r w:rsidR="00790937">
        <w:rPr>
          <w:rFonts w:ascii="Times New Roman" w:eastAsia="Times New Roman" w:hAnsi="Times New Roman" w:cs="Times New Roman"/>
        </w:rPr>
        <w:t xml:space="preserve"> </w:t>
      </w:r>
    </w:p>
    <w:p w14:paraId="2268020C" w14:textId="7BA283DD" w:rsidR="005B4E59" w:rsidRDefault="001F3FC4"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first simulation reported in this section</w:t>
      </w:r>
      <w:ins w:id="1742" w:author="Benton, Deon" w:date="2026-05-11T16:15:00Z" w16du:dateUtc="2026-05-11T21:15:00Z">
        <w:r w:rsidR="006A350C" w:rsidRPr="006A350C">
          <w:rPr>
            <w:rFonts w:ascii="Times New Roman" w:eastAsia="Times New Roman" w:hAnsi="Times New Roman" w:cs="Times New Roman"/>
          </w:rPr>
          <w:t xml:space="preserve"> was identical to Simulation 1A</w:t>
        </w:r>
      </w:ins>
      <w:r w:rsidR="00CF5C40">
        <w:rPr>
          <w:rFonts w:ascii="Times New Roman" w:eastAsia="Times New Roman" w:hAnsi="Times New Roman" w:cs="Times New Roman"/>
        </w:rPr>
        <w:t xml:space="preserve"> with two exceptions. First,</w:t>
      </w:r>
      <w:ins w:id="1743" w:author="Benton, Deon" w:date="2026-05-11T16:15:00Z" w16du:dateUtc="2026-05-11T21:15:00Z">
        <w:r w:rsidR="006A350C" w:rsidRPr="006A350C">
          <w:rPr>
            <w:rFonts w:ascii="Times New Roman" w:eastAsia="Times New Roman" w:hAnsi="Times New Roman" w:cs="Times New Roman"/>
          </w:rPr>
          <w:t xml:space="preserve"> a fourth unit was added to the 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xml:space="preserve">. </w:t>
        </w:r>
      </w:ins>
      <w:r w:rsidR="0096759E" w:rsidRPr="0096759E">
        <w:rPr>
          <w:rFonts w:ascii="Times New Roman" w:eastAsia="Times New Roman" w:hAnsi="Times New Roman" w:cs="Times New Roman"/>
        </w:rPr>
        <w:t xml:space="preserve">Second, because the results reported in the previous </w:t>
      </w:r>
      <w:r w:rsidR="0096759E">
        <w:rPr>
          <w:rFonts w:ascii="Times New Roman" w:eastAsia="Times New Roman" w:hAnsi="Times New Roman" w:cs="Times New Roman"/>
        </w:rPr>
        <w:t xml:space="preserve">simulations </w:t>
      </w:r>
      <w:r w:rsidR="0096759E" w:rsidRPr="0096759E">
        <w:rPr>
          <w:rFonts w:ascii="Times New Roman" w:eastAsia="Times New Roman" w:hAnsi="Times New Roman" w:cs="Times New Roman"/>
        </w:rPr>
        <w:t xml:space="preserve">were robust across the different numbers of habituation epochs that were used, </w:t>
      </w:r>
      <w:r w:rsidR="00FF3503">
        <w:rPr>
          <w:rFonts w:ascii="Times New Roman" w:eastAsia="Times New Roman" w:hAnsi="Times New Roman" w:cs="Times New Roman"/>
        </w:rPr>
        <w:t>to simplify the simulations reported in this section, 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This was also the</w:t>
      </w:r>
      <w:r w:rsidR="00E756EB">
        <w:rPr>
          <w:rFonts w:ascii="Times New Roman" w:eastAsia="Times New Roman" w:hAnsi="Times New Roman" w:cs="Times New Roman"/>
        </w:rPr>
        <w:t xml:space="preserve"> value used in all of the prediction simulations reported </w:t>
      </w:r>
      <w:r w:rsidR="00E14703">
        <w:rPr>
          <w:rFonts w:ascii="Times New Roman" w:eastAsia="Times New Roman" w:hAnsi="Times New Roman" w:cs="Times New Roman"/>
        </w:rPr>
        <w:t>here</w:t>
      </w:r>
      <w:r w:rsidR="00A46EE4">
        <w:rPr>
          <w:rFonts w:ascii="Times New Roman" w:eastAsia="Times New Roman" w:hAnsi="Times New Roman" w:cs="Times New Roman"/>
        </w:rPr>
        <w:t xml:space="preserve"> for consistency</w:t>
      </w:r>
      <w:r w:rsidR="0096759E" w:rsidRPr="0096759E">
        <w:rPr>
          <w:rFonts w:ascii="Times New Roman" w:eastAsia="Times New Roman" w:hAnsi="Times New Roman" w:cs="Times New Roman"/>
        </w:rPr>
        <w:t xml:space="preserve">. </w:t>
      </w:r>
    </w:p>
    <w:p w14:paraId="18C32208" w14:textId="60035015" w:rsidR="00A96CA8" w:rsidRDefault="0061298C"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w:t>
      </w:r>
      <w:ins w:id="1744" w:author="Benton, Deon" w:date="2026-05-11T16:15:00Z" w16du:dateUtc="2026-05-11T21:15:00Z">
        <w:r w:rsidR="006A350C" w:rsidRPr="006A350C">
          <w:rPr>
            <w:rFonts w:ascii="Times New Roman" w:eastAsia="Times New Roman" w:hAnsi="Times New Roman" w:cs="Times New Roman"/>
          </w:rPr>
          <w:t xml:space="preserve"> </w:t>
        </w:r>
      </w:ins>
      <w:r w:rsidR="005B4E59">
        <w:rPr>
          <w:rFonts w:ascii="Times New Roman" w:eastAsia="Times New Roman" w:hAnsi="Times New Roman" w:cs="Times New Roman"/>
        </w:rPr>
        <w:t>in</w:t>
      </w:r>
      <w:ins w:id="1745" w:author="Benton, Deon" w:date="2026-05-11T16:15:00Z" w16du:dateUtc="2026-05-11T21:15:00Z">
        <w:r w:rsidR="006A350C" w:rsidRPr="006A350C">
          <w:rPr>
            <w:rFonts w:ascii="Times New Roman" w:eastAsia="Times New Roman" w:hAnsi="Times New Roman" w:cs="Times New Roman"/>
          </w:rPr>
          <w:t xml:space="preserve"> Simulation 1A,</w:t>
        </w:r>
      </w:ins>
      <w:r w:rsidR="00EA4A9B">
        <w:rPr>
          <w:rFonts w:ascii="Times New Roman" w:eastAsia="Times New Roman" w:hAnsi="Times New Roman" w:cs="Times New Roman"/>
        </w:rPr>
        <w:t xml:space="preserve"> </w:t>
      </w:r>
      <w:ins w:id="1746" w:author="Benton, Deon" w:date="2026-05-11T16:15:00Z" w16du:dateUtc="2026-05-11T21:15:00Z">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this novel spatial configuration only during the habituation phase</w:t>
        </w:r>
      </w:ins>
      <w:r w:rsidR="00B73DDC">
        <w:rPr>
          <w:rFonts w:ascii="Times New Roman" w:eastAsia="Times New Roman" w:hAnsi="Times New Roman" w:cs="Times New Roman"/>
        </w:rPr>
        <w:t>; barriers</w:t>
      </w:r>
      <w:r w:rsidR="002A73BF">
        <w:rPr>
          <w:rFonts w:ascii="Times New Roman" w:eastAsia="Times New Roman" w:hAnsi="Times New Roman" w:cs="Times New Roman"/>
        </w:rPr>
        <w:t xml:space="preserve"> that were present during pretraining were always tethered to the ground</w:t>
      </w:r>
      <w:ins w:id="1747" w:author="Benton, Deon" w:date="2026-05-11T16:15:00Z" w16du:dateUtc="2026-05-11T21:15:00Z">
        <w:r w:rsidR="006A350C" w:rsidRPr="006A350C">
          <w:rPr>
            <w:rFonts w:ascii="Times New Roman" w:eastAsia="Times New Roman" w:hAnsi="Times New Roman" w:cs="Times New Roman"/>
          </w:rPr>
          <w:t xml:space="preserve">. </w:t>
        </w:r>
      </w:ins>
      <w:ins w:id="1748" w:author="Benton, Deon" w:date="2026-05-11T16:16:00Z" w16du:dateUtc="2026-05-11T21:16:00Z">
        <w:r w:rsidR="006A350C">
          <w:rPr>
            <w:rFonts w:ascii="Times New Roman" w:eastAsia="Times New Roman" w:hAnsi="Times New Roman" w:cs="Times New Roman"/>
          </w:rPr>
          <w:t xml:space="preserve">The relative horizontal position of this barrier </w:t>
        </w:r>
      </w:ins>
      <w:r w:rsidR="00434B4F">
        <w:rPr>
          <w:rFonts w:ascii="Times New Roman" w:eastAsia="Times New Roman" w:hAnsi="Times New Roman" w:cs="Times New Roman"/>
        </w:rPr>
        <w:t>w</w:t>
      </w:r>
      <w:ins w:id="1749" w:author="Benton, Deon" w:date="2026-05-11T16:16:00Z" w16du:dateUtc="2026-05-11T21:16:00Z">
        <w:r w:rsidR="006A350C">
          <w:rPr>
            <w:rFonts w:ascii="Times New Roman" w:eastAsia="Times New Roman" w:hAnsi="Times New Roman" w:cs="Times New Roman"/>
          </w:rPr>
          <w:t xml:space="preserve">as identical </w:t>
        </w:r>
      </w:ins>
      <w:r w:rsidR="00434B4F">
        <w:rPr>
          <w:rFonts w:ascii="Times New Roman" w:eastAsia="Times New Roman" w:hAnsi="Times New Roman" w:cs="Times New Roman"/>
        </w:rPr>
        <w:t xml:space="preserve">to </w:t>
      </w:r>
      <w:ins w:id="1750" w:author="Benton, Deon" w:date="2026-05-11T16:16:00Z" w16du:dateUtc="2026-05-11T21:16:00Z">
        <w:r w:rsidR="006A350C">
          <w:rPr>
            <w:rFonts w:ascii="Times New Roman" w:eastAsia="Times New Roman" w:hAnsi="Times New Roman" w:cs="Times New Roman"/>
          </w:rPr>
          <w:t>that in Simulation 1a.</w:t>
        </w:r>
      </w:ins>
      <w:r w:rsidR="00073A27">
        <w:rPr>
          <w:rFonts w:ascii="Times New Roman" w:eastAsia="Times New Roman" w:hAnsi="Times New Roman" w:cs="Times New Roman"/>
        </w:rPr>
        <w:t xml:space="preserve"> </w:t>
      </w:r>
      <w:r>
        <w:rPr>
          <w:rFonts w:ascii="Times New Roman" w:eastAsia="Times New Roman" w:hAnsi="Times New Roman" w:cs="Times New Roman"/>
        </w:rPr>
        <w:t>The results from this simulation—depicted in Figure 23—indicate that</w:t>
      </w:r>
      <w:r w:rsidR="006933BC">
        <w:rPr>
          <w:rFonts w:ascii="Times New Roman" w:eastAsia="Times New Roman" w:hAnsi="Times New Roman" w:cs="Times New Roman"/>
        </w:rPr>
        <w:t xml:space="preserve"> </w:t>
      </w:r>
      <w:r w:rsidR="00073A27">
        <w:rPr>
          <w:rFonts w:ascii="Times New Roman" w:eastAsia="Times New Roman" w:hAnsi="Times New Roman" w:cs="Times New Roman"/>
        </w:rPr>
        <w:t>networks in the Experimental condition produced greater error</w:t>
      </w:r>
      <w:r w:rsidR="00021321">
        <w:rPr>
          <w:rFonts w:ascii="Times New Roman" w:eastAsia="Times New Roman" w:hAnsi="Times New Roman" w:cs="Times New Roman"/>
        </w:rPr>
        <w:t xml:space="preserve"> (i.e., look longer)</w:t>
      </w:r>
      <w:r w:rsidR="00073A27">
        <w:rPr>
          <w:rFonts w:ascii="Times New Roman" w:eastAsia="Times New Roman" w:hAnsi="Times New Roman" w:cs="Times New Roman"/>
        </w:rPr>
        <w:t xml:space="preserve"> to the Inefficient test event than to the Efficient one</w:t>
      </w:r>
      <w:r w:rsidR="00B61CA0">
        <w:rPr>
          <w:rFonts w:ascii="Times New Roman" w:eastAsia="Times New Roman" w:hAnsi="Times New Roman" w:cs="Times New Roman"/>
        </w:rPr>
        <w:t xml:space="preserve">. In contrast, networks in the Control condition </w:t>
      </w:r>
      <w:r w:rsidR="00021321">
        <w:rPr>
          <w:rFonts w:ascii="Times New Roman" w:eastAsia="Times New Roman" w:hAnsi="Times New Roman" w:cs="Times New Roman"/>
        </w:rPr>
        <w:lastRenderedPageBreak/>
        <w:t>looked for an equivalent amount of time at both test events</w:t>
      </w:r>
      <w:r w:rsidR="00B61CA0">
        <w:rPr>
          <w:rFonts w:ascii="Times New Roman" w:eastAsia="Times New Roman" w:hAnsi="Times New Roman" w:cs="Times New Roman"/>
        </w:rPr>
        <w:t>.</w:t>
      </w:r>
      <w:r w:rsidR="00D25BFE">
        <w:rPr>
          <w:rFonts w:ascii="Times New Roman" w:eastAsia="Times New Roman" w:hAnsi="Times New Roman" w:cs="Times New Roman"/>
        </w:rPr>
        <w:t xml:space="preserve"> </w:t>
      </w:r>
      <w:r w:rsidR="00F1673D">
        <w:rPr>
          <w:rFonts w:ascii="Times New Roman" w:eastAsia="Times New Roman" w:hAnsi="Times New Roman" w:cs="Times New Roman"/>
        </w:rPr>
        <w:t>These results</w:t>
      </w:r>
      <w:r w:rsidR="0099251E">
        <w:rPr>
          <w:rFonts w:ascii="Times New Roman" w:eastAsia="Times New Roman" w:hAnsi="Times New Roman" w:cs="Times New Roman"/>
        </w:rPr>
        <w:t>—as well as the mechanism that produced them—</w:t>
      </w:r>
      <w:r>
        <w:rPr>
          <w:rFonts w:ascii="Times New Roman" w:eastAsia="Times New Roman" w:hAnsi="Times New Roman" w:cs="Times New Roman"/>
        </w:rPr>
        <w:t xml:space="preserve">mirror those in Simulation 1a. </w:t>
      </w:r>
    </w:p>
    <w:p w14:paraId="6F6CF462" w14:textId="7166E636" w:rsidR="007968B5" w:rsidRDefault="00932D87" w:rsidP="00FA6AB7">
      <w:pPr>
        <w:tabs>
          <w:tab w:val="left" w:pos="7378"/>
        </w:tabs>
        <w:spacing w:line="480" w:lineRule="auto"/>
        <w:ind w:firstLine="720"/>
        <w:contextualSpacing/>
        <w:rPr>
          <w:ins w:id="1751" w:author="Benton, Deon" w:date="2026-05-12T15:20:00Z" w16du:dateUtc="2026-05-12T20:20:00Z"/>
          <w:rFonts w:ascii="Times New Roman" w:eastAsia="Times New Roman" w:hAnsi="Times New Roman" w:cs="Times New Roman"/>
        </w:rPr>
      </w:pPr>
      <w:r w:rsidRPr="00932D87">
        <w:rPr>
          <w:rFonts w:ascii="Times New Roman" w:eastAsia="Times New Roman" w:hAnsi="Times New Roman" w:cs="Times New Roman"/>
        </w:rPr>
        <w:t>The fact that these predictions are presumably at odds with those derived from</w:t>
      </w:r>
      <w:r w:rsidR="00921772">
        <w:rPr>
          <w:rFonts w:ascii="Times New Roman" w:eastAsia="Times New Roman" w:hAnsi="Times New Roman" w:cs="Times New Roman"/>
        </w:rPr>
        <w:t xml:space="preserve"> the </w:t>
      </w:r>
      <w:r w:rsidR="00CB3D3F">
        <w:rPr>
          <w:rFonts w:ascii="Times New Roman" w:eastAsia="Times New Roman" w:hAnsi="Times New Roman" w:cs="Times New Roman"/>
        </w:rPr>
        <w:t>current</w:t>
      </w:r>
      <w:r w:rsidR="00921772">
        <w:rPr>
          <w:rFonts w:ascii="Times New Roman" w:eastAsia="Times New Roman" w:hAnsi="Times New Roman" w:cs="Times New Roman"/>
        </w:rPr>
        <w:t xml:space="preserve"> domain-specific proposals suggests that</w:t>
      </w:r>
      <w:r w:rsidRPr="00932D87">
        <w:rPr>
          <w:rFonts w:ascii="Times New Roman" w:eastAsia="Times New Roman" w:hAnsi="Times New Roman" w:cs="Times New Roman"/>
        </w:rPr>
        <w:t xml:space="preserve"> </w:t>
      </w:r>
      <w:r w:rsidR="00921772">
        <w:rPr>
          <w:rFonts w:ascii="Times New Roman" w:eastAsia="Times New Roman" w:hAnsi="Times New Roman" w:cs="Times New Roman"/>
        </w:rPr>
        <w:t xml:space="preserve">a </w:t>
      </w:r>
      <w:r w:rsidRPr="00932D87">
        <w:rPr>
          <w:rFonts w:ascii="Times New Roman" w:eastAsia="Times New Roman" w:hAnsi="Times New Roman" w:cs="Times New Roman"/>
        </w:rPr>
        <w:t xml:space="preserve">behavioral experiment based on this simulation could provide one way to </w:t>
      </w:r>
      <w:r w:rsidR="00A61073">
        <w:rPr>
          <w:rFonts w:ascii="Times New Roman" w:eastAsia="Times New Roman" w:hAnsi="Times New Roman" w:cs="Times New Roman"/>
        </w:rPr>
        <w:t>decide between these competing accounts</w:t>
      </w:r>
      <w:r w:rsidRPr="00932D87">
        <w:rPr>
          <w:rFonts w:ascii="Times New Roman" w:eastAsia="Times New Roman" w:hAnsi="Times New Roman" w:cs="Times New Roman"/>
        </w:rPr>
        <w:t>; the present account would be supported if</w:t>
      </w:r>
      <w:r w:rsidR="00A61073">
        <w:rPr>
          <w:rFonts w:ascii="Times New Roman" w:eastAsia="Times New Roman" w:hAnsi="Times New Roman" w:cs="Times New Roman"/>
        </w:rPr>
        <w:t xml:space="preserve">, following habituation to an event </w:t>
      </w:r>
      <w:r w:rsidR="00CB3D3F">
        <w:rPr>
          <w:rFonts w:ascii="Times New Roman" w:eastAsia="Times New Roman" w:hAnsi="Times New Roman" w:cs="Times New Roman"/>
        </w:rPr>
        <w:t>depicting a barrier</w:t>
      </w:r>
      <w:r w:rsidR="00A61073">
        <w:rPr>
          <w:rFonts w:ascii="Times New Roman" w:eastAsia="Times New Roman" w:hAnsi="Times New Roman" w:cs="Times New Roman"/>
        </w:rPr>
        <w:t xml:space="preserve"> above an agent’s </w:t>
      </w:r>
      <w:r w:rsidR="00CB3D3F">
        <w:rPr>
          <w:rFonts w:ascii="Times New Roman" w:eastAsia="Times New Roman" w:hAnsi="Times New Roman" w:cs="Times New Roman"/>
        </w:rPr>
        <w:t xml:space="preserve">curved </w:t>
      </w:r>
      <w:r w:rsidR="00A61073">
        <w:rPr>
          <w:rFonts w:ascii="Times New Roman" w:eastAsia="Times New Roman" w:hAnsi="Times New Roman" w:cs="Times New Roman"/>
        </w:rPr>
        <w:t>trajectory,</w:t>
      </w:r>
      <w:r w:rsidRPr="00932D87">
        <w:rPr>
          <w:rFonts w:ascii="Times New Roman" w:eastAsia="Times New Roman" w:hAnsi="Times New Roman" w:cs="Times New Roman"/>
        </w:rPr>
        <w:t xml:space="preserve"> infants in the Experimental condition looked longer at the Inefficient than the Efficient test event</w:t>
      </w:r>
      <w:r w:rsidR="00A61073">
        <w:rPr>
          <w:rFonts w:ascii="Times New Roman" w:eastAsia="Times New Roman" w:hAnsi="Times New Roman" w:cs="Times New Roman"/>
        </w:rPr>
        <w:t xml:space="preserve">. </w:t>
      </w:r>
      <w:r w:rsidR="007E1B38">
        <w:rPr>
          <w:rFonts w:ascii="Times New Roman" w:eastAsia="Times New Roman" w:hAnsi="Times New Roman" w:cs="Times New Roman"/>
        </w:rPr>
        <w:t>In contrast, the domain-specific proposals would be supported if infants look equally long at the two test events in both conditions. Such a result would indicate that infants did not an agent’s actions during habituation as being rational or efficient.</w:t>
      </w:r>
      <w:r w:rsidRPr="00932D87">
        <w:rPr>
          <w:rFonts w:ascii="Times New Roman" w:eastAsia="Times New Roman" w:hAnsi="Times New Roman" w:cs="Times New Roman"/>
        </w:rPr>
        <w:t xml:space="preserve">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416CCC" w14:paraId="521A171F" w14:textId="77777777" w:rsidTr="005D2F0B">
        <w:trPr>
          <w:trHeight w:val="4934"/>
        </w:trPr>
        <w:tc>
          <w:tcPr>
            <w:tcW w:w="9051" w:type="dxa"/>
          </w:tcPr>
          <w:p w14:paraId="57758271" w14:textId="726B39CD" w:rsidR="00416CCC" w:rsidRDefault="005D2F0B" w:rsidP="008D2812">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169567E9" wp14:editId="6D6C98CD">
                  <wp:extent cx="5536406" cy="4429125"/>
                  <wp:effectExtent l="0" t="0" r="7620" b="0"/>
                  <wp:docPr id="68352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2261" name="Picture 6835226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36895" cy="4429516"/>
                          </a:xfrm>
                          <a:prstGeom prst="rect">
                            <a:avLst/>
                          </a:prstGeom>
                        </pic:spPr>
                      </pic:pic>
                    </a:graphicData>
                  </a:graphic>
                </wp:inline>
              </w:drawing>
            </w:r>
          </w:p>
        </w:tc>
      </w:tr>
    </w:tbl>
    <w:p w14:paraId="307F64D5" w14:textId="2CD57DD6" w:rsidR="00985FE2" w:rsidRDefault="008D2812" w:rsidP="008D2812">
      <w:pPr>
        <w:pStyle w:val="Caption"/>
        <w:rPr>
          <w:ins w:id="1752" w:author="Benton, Deon" w:date="2026-05-12T15:20:00Z" w16du:dateUtc="2026-05-12T20:20:00Z"/>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ins w:id="1753" w:author="Benton, Deon" w:date="2026-05-17T00:53:00Z" w16du:dateUtc="2026-05-17T05:53:00Z">
        <w:r w:rsidR="00014507">
          <w:rPr>
            <w:rFonts w:ascii="Times New Roman" w:hAnsi="Times New Roman" w:cs="Times New Roman"/>
            <w:b/>
            <w:bCs/>
            <w:i w:val="0"/>
            <w:iCs w:val="0"/>
            <w:noProof/>
            <w:color w:val="000000" w:themeColor="text1"/>
            <w:sz w:val="24"/>
            <w:szCs w:val="24"/>
          </w:rPr>
          <w:t>23</w:t>
        </w:r>
      </w:ins>
      <w:del w:id="1754" w:author="Benton, Deon" w:date="2026-05-17T00:53:00Z" w16du:dateUtc="2026-05-17T05:53:00Z">
        <w:r w:rsidRPr="00921E01" w:rsidDel="00014507">
          <w:rPr>
            <w:rFonts w:ascii="Times New Roman" w:hAnsi="Times New Roman" w:cs="Times New Roman"/>
            <w:b/>
            <w:bCs/>
            <w:i w:val="0"/>
            <w:iCs w:val="0"/>
            <w:noProof/>
            <w:color w:val="000000" w:themeColor="text1"/>
            <w:sz w:val="24"/>
            <w:szCs w:val="24"/>
          </w:rPr>
          <w:delText>24</w:delText>
        </w:r>
      </w:del>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Pr>
          <w:rFonts w:ascii="Times New Roman" w:hAnsi="Times New Roman" w:cs="Times New Roman"/>
          <w:i w:val="0"/>
          <w:iCs w:val="0"/>
          <w:color w:val="000000" w:themeColor="text1"/>
          <w:sz w:val="24"/>
          <w:szCs w:val="24"/>
        </w:rPr>
        <w:t>Performance of ALIAS</w:t>
      </w:r>
      <w:r w:rsidR="00406FF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Overall error produced to the </w:t>
      </w:r>
      <w:r w:rsidR="00921E01">
        <w:rPr>
          <w:rFonts w:ascii="Times New Roman" w:hAnsi="Times New Roman" w:cs="Times New Roman"/>
          <w:i w:val="0"/>
          <w:iCs w:val="0"/>
          <w:color w:val="000000" w:themeColor="text1"/>
          <w:sz w:val="24"/>
          <w:szCs w:val="24"/>
        </w:rPr>
        <w:t>High, inefficient and Inefficient test</w:t>
      </w:r>
      <w:r>
        <w:rPr>
          <w:rFonts w:ascii="Times New Roman" w:hAnsi="Times New Roman" w:cs="Times New Roman"/>
          <w:i w:val="0"/>
          <w:iCs w:val="0"/>
          <w:color w:val="000000" w:themeColor="text1"/>
          <w:sz w:val="24"/>
          <w:szCs w:val="24"/>
        </w:rPr>
        <w:t xml:space="preserve"> events</w:t>
      </w:r>
      <w:r w:rsidR="00406FF6">
        <w:rPr>
          <w:rFonts w:ascii="Times New Roman" w:hAnsi="Times New Roman" w:cs="Times New Roman"/>
          <w:i w:val="0"/>
          <w:iCs w:val="0"/>
          <w:color w:val="000000" w:themeColor="text1"/>
          <w:sz w:val="24"/>
          <w:szCs w:val="24"/>
        </w:rPr>
        <w:t>.</w:t>
      </w:r>
    </w:p>
    <w:p w14:paraId="70BBC1D3" w14:textId="77777777" w:rsidR="005A7251" w:rsidRDefault="005A7251" w:rsidP="005A7251">
      <w:pPr>
        <w:tabs>
          <w:tab w:val="left" w:pos="7378"/>
        </w:tabs>
        <w:spacing w:line="480" w:lineRule="auto"/>
        <w:contextualSpacing/>
        <w:rPr>
          <w:rFonts w:ascii="Times New Roman" w:eastAsia="Times New Roman" w:hAnsi="Times New Roman" w:cs="Times New Roman"/>
        </w:rPr>
      </w:pPr>
    </w:p>
    <w:p w14:paraId="7CF5B538" w14:textId="4BFF6874"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w:t>
      </w:r>
      <w:ins w:id="1755" w:author="Benton, Deon" w:date="2026-05-12T11:22:00Z" w16du:dateUtc="2026-05-12T16:22:00Z">
        <w:r>
          <w:rPr>
            <w:rFonts w:ascii="Times New Roman" w:eastAsia="Times New Roman" w:hAnsi="Times New Roman" w:cs="Times New Roman"/>
          </w:rPr>
          <w:t xml:space="preserve"> that</w:t>
        </w:r>
      </w:ins>
      <w:r w:rsidR="000A3632">
        <w:rPr>
          <w:rFonts w:ascii="Times New Roman" w:eastAsia="Times New Roman" w:hAnsi="Times New Roman" w:cs="Times New Roman"/>
        </w:rPr>
        <w:t xml:space="preserve"> many different kinds of events have been used in</w:t>
      </w:r>
      <w:ins w:id="1756" w:author="Benton, Deon" w:date="2026-05-12T11:22:00Z" w16du:dateUtc="2026-05-12T16:22:00Z">
        <w:r>
          <w:rPr>
            <w:rFonts w:ascii="Times New Roman" w:eastAsia="Times New Roman" w:hAnsi="Times New Roman" w:cs="Times New Roman"/>
          </w:rPr>
          <w:t xml:space="preserve"> </w:t>
        </w:r>
      </w:ins>
      <w:ins w:id="1757" w:author="Benton, Deon" w:date="2026-05-16T15:39:00Z" w16du:dateUtc="2026-05-16T20:39:00Z">
        <w:r w:rsidR="00DB0881">
          <w:rPr>
            <w:rFonts w:ascii="Times New Roman" w:eastAsia="Times New Roman" w:hAnsi="Times New Roman" w:cs="Times New Roman"/>
          </w:rPr>
          <w:t>action efficiency understanding</w:t>
        </w:r>
      </w:ins>
      <w:ins w:id="1758" w:author="Benton, Deon" w:date="2026-05-12T11:22:00Z" w16du:dateUtc="2026-05-12T16:22:00Z">
        <w:r>
          <w:rPr>
            <w:rFonts w:ascii="Times New Roman" w:eastAsia="Times New Roman" w:hAnsi="Times New Roman" w:cs="Times New Roman"/>
          </w:rPr>
          <w:t xml:space="preserve"> studie</w:t>
        </w:r>
      </w:ins>
      <w:r w:rsidR="000A3632">
        <w:rPr>
          <w:rFonts w:ascii="Times New Roman" w:eastAsia="Times New Roman" w:hAnsi="Times New Roman" w:cs="Times New Roman"/>
        </w:rPr>
        <w:t>s</w:t>
      </w:r>
      <w:ins w:id="1759" w:author="Benton, Deon" w:date="2026-05-12T11:22:00Z" w16du:dateUtc="2026-05-12T16:22:00Z">
        <w:r>
          <w:rPr>
            <w:rFonts w:ascii="Times New Roman" w:eastAsia="Times New Roman" w:hAnsi="Times New Roman" w:cs="Times New Roman"/>
          </w:rPr>
          <w:t>, another interesting question that might be asked</w:t>
        </w:r>
      </w:ins>
      <w:ins w:id="1760" w:author="Benton, Deon" w:date="2026-05-12T14:23:00Z" w16du:dateUtc="2026-05-12T19:23:00Z">
        <w:r w:rsidR="00CC107C">
          <w:rPr>
            <w:rFonts w:ascii="Times New Roman" w:eastAsia="Times New Roman" w:hAnsi="Times New Roman" w:cs="Times New Roman"/>
          </w:rPr>
          <w:t xml:space="preserve"> concerns </w:t>
        </w:r>
      </w:ins>
      <w:ins w:id="1761" w:author="Benton, Deon" w:date="2026-05-12T14:24:00Z" w16du:dateUtc="2026-05-12T19:24:00Z">
        <w:r w:rsidR="00CC107C">
          <w:rPr>
            <w:rFonts w:ascii="Times New Roman" w:eastAsia="Times New Roman" w:hAnsi="Times New Roman" w:cs="Times New Roman"/>
          </w:rPr>
          <w:t xml:space="preserve">ALIAS’s performance </w:t>
        </w:r>
      </w:ins>
      <w:ins w:id="1762" w:author="Benton, Deon" w:date="2026-05-12T11:23:00Z" w16du:dateUtc="2026-05-12T16:23:00Z">
        <w:r>
          <w:rPr>
            <w:rFonts w:ascii="Times New Roman" w:eastAsia="Times New Roman" w:hAnsi="Times New Roman" w:cs="Times New Roman"/>
          </w:rPr>
          <w:t xml:space="preserve">when tested on two </w:t>
        </w:r>
        <w:r w:rsidRPr="006F0305">
          <w:rPr>
            <w:rFonts w:ascii="Times New Roman" w:eastAsia="Times New Roman" w:hAnsi="Times New Roman" w:cs="Times New Roman"/>
          </w:rPr>
          <w:t>different</w:t>
        </w:r>
        <w:r w:rsidRPr="00771092">
          <w:rPr>
            <w:rFonts w:ascii="Times New Roman" w:eastAsia="Times New Roman" w:hAnsi="Times New Roman" w:cs="Times New Roman"/>
            <w:i/>
            <w:iCs/>
          </w:rPr>
          <w:t xml:space="preserve"> </w:t>
        </w:r>
      </w:ins>
      <w:ins w:id="1763" w:author="Benton, Deon" w:date="2026-05-12T11:38:00Z" w16du:dateUtc="2026-05-12T16:38:00Z">
        <w:r w:rsidR="00771092">
          <w:rPr>
            <w:rFonts w:ascii="Times New Roman" w:eastAsia="Times New Roman" w:hAnsi="Times New Roman" w:cs="Times New Roman"/>
          </w:rPr>
          <w:t>inefficient test</w:t>
        </w:r>
      </w:ins>
      <w:ins w:id="1764" w:author="Benton, Deon" w:date="2026-05-12T11:23:00Z" w16du:dateUtc="2026-05-12T16:23:00Z">
        <w:r>
          <w:rPr>
            <w:rFonts w:ascii="Times New Roman" w:eastAsia="Times New Roman" w:hAnsi="Times New Roman" w:cs="Times New Roman"/>
          </w:rPr>
          <w:t xml:space="preserve"> events</w:t>
        </w:r>
      </w:ins>
      <w:ins w:id="1765" w:author="Benton, Deon" w:date="2026-05-12T14:27:00Z" w16du:dateUtc="2026-05-12T19:27:00Z">
        <w:r w:rsidR="006F0305">
          <w:rPr>
            <w:rFonts w:ascii="Times New Roman" w:eastAsia="Times New Roman" w:hAnsi="Times New Roman" w:cs="Times New Roman"/>
          </w:rPr>
          <w:t xml:space="preserve"> or two different efficient events</w:t>
        </w:r>
      </w:ins>
      <w:ins w:id="1766" w:author="Benton, Deon" w:date="2026-05-12T14:24:00Z" w16du:dateUtc="2026-05-12T19:24:00Z">
        <w:r w:rsidR="00AC5A5D">
          <w:rPr>
            <w:rFonts w:ascii="Times New Roman" w:eastAsia="Times New Roman" w:hAnsi="Times New Roman" w:cs="Times New Roman"/>
          </w:rPr>
          <w:t xml:space="preserve">. </w:t>
        </w:r>
      </w:ins>
      <w:r w:rsidR="000A3632">
        <w:rPr>
          <w:rFonts w:ascii="Times New Roman" w:eastAsia="Times New Roman" w:hAnsi="Times New Roman" w:cs="Times New Roman"/>
        </w:rPr>
        <w:t>This contrasts with the more standard approach in this literature of</w:t>
      </w:r>
      <w:r w:rsidR="00247AB1">
        <w:rPr>
          <w:rFonts w:ascii="Times New Roman" w:eastAsia="Times New Roman" w:hAnsi="Times New Roman" w:cs="Times New Roman"/>
        </w:rPr>
        <w:t xml:space="preserve"> </w:t>
      </w:r>
      <w:r w:rsidR="006A1275">
        <w:rPr>
          <w:rFonts w:ascii="Times New Roman" w:eastAsia="Times New Roman" w:hAnsi="Times New Roman" w:cs="Times New Roman"/>
        </w:rPr>
        <w:t>testing infants on alternating inefficient and efficient test events.</w:t>
      </w:r>
      <w:r w:rsidR="00247AB1">
        <w:rPr>
          <w:rFonts w:ascii="Times New Roman" w:eastAsia="Times New Roman" w:hAnsi="Times New Roman" w:cs="Times New Roman"/>
        </w:rPr>
        <w:t xml:space="preserve"> </w:t>
      </w:r>
      <w:r w:rsidR="002A2EDD">
        <w:rPr>
          <w:rFonts w:ascii="Times New Roman" w:eastAsia="Times New Roman" w:hAnsi="Times New Roman" w:cs="Times New Roman"/>
        </w:rPr>
        <w:t>It thus remains to be</w:t>
      </w:r>
      <w:r w:rsidR="001A0BA8">
        <w:rPr>
          <w:rFonts w:ascii="Times New Roman" w:eastAsia="Times New Roman" w:hAnsi="Times New Roman" w:cs="Times New Roman"/>
        </w:rPr>
        <w:t xml:space="preserve"> seen how</w:t>
      </w:r>
      <w:r w:rsidR="002A2EDD">
        <w:rPr>
          <w:rFonts w:ascii="Times New Roman" w:eastAsia="Times New Roman" w:hAnsi="Times New Roman" w:cs="Times New Roman"/>
        </w:rPr>
        <w:t xml:space="preserve"> ALIAS (and by extension, </w:t>
      </w:r>
      <w:r w:rsidR="00B713E9">
        <w:rPr>
          <w:rFonts w:ascii="Times New Roman" w:eastAsia="Times New Roman" w:hAnsi="Times New Roman" w:cs="Times New Roman"/>
        </w:rPr>
        <w:t xml:space="preserve">how </w:t>
      </w:r>
      <w:r w:rsidR="002A2EDD">
        <w:rPr>
          <w:rFonts w:ascii="Times New Roman" w:eastAsia="Times New Roman" w:hAnsi="Times New Roman" w:cs="Times New Roman"/>
        </w:rPr>
        <w:t xml:space="preserve">infants) </w:t>
      </w:r>
      <w:r w:rsidR="00937BC0">
        <w:rPr>
          <w:rFonts w:ascii="Times New Roman" w:eastAsia="Times New Roman" w:hAnsi="Times New Roman" w:cs="Times New Roman"/>
        </w:rPr>
        <w:t>treat</w:t>
      </w:r>
      <w:r w:rsidR="00B713E9">
        <w:rPr>
          <w:rFonts w:ascii="Times New Roman" w:eastAsia="Times New Roman" w:hAnsi="Times New Roman" w:cs="Times New Roman"/>
        </w:rPr>
        <w:t xml:space="preserve"> different types of inconsistent events. For example, </w:t>
      </w:r>
      <w:r w:rsidR="00AB6C5D">
        <w:rPr>
          <w:rFonts w:ascii="Times New Roman" w:eastAsia="Times New Roman" w:hAnsi="Times New Roman" w:cs="Times New Roman"/>
        </w:rPr>
        <w:t>how might ALIAS respond if it</w:t>
      </w:r>
      <w:ins w:id="1767" w:author="Benton, Deon" w:date="2026-05-12T11:39:00Z" w16du:dateUtc="2026-05-12T16:39:00Z">
        <w:r w:rsidR="00D75744">
          <w:rPr>
            <w:rFonts w:ascii="Times New Roman" w:eastAsia="Times New Roman" w:hAnsi="Times New Roman" w:cs="Times New Roman"/>
          </w:rPr>
          <w:t xml:space="preserve"> were tested on</w:t>
        </w:r>
      </w:ins>
      <w:ins w:id="1768" w:author="Benton, Deon" w:date="2026-05-12T13:30:00Z" w16du:dateUtc="2026-05-12T18:30:00Z">
        <w:r w:rsidR="00CB1ED7">
          <w:rPr>
            <w:rFonts w:ascii="Times New Roman" w:eastAsia="Times New Roman" w:hAnsi="Times New Roman" w:cs="Times New Roman"/>
          </w:rPr>
          <w:t xml:space="preserve"> Liu and Spelke’s (2017)</w:t>
        </w:r>
      </w:ins>
      <w:ins w:id="1769" w:author="Benton, Deon" w:date="2026-05-12T11:39:00Z" w16du:dateUtc="2026-05-12T16:39:00Z">
        <w:r w:rsidR="00D75744">
          <w:rPr>
            <w:rFonts w:ascii="Times New Roman" w:eastAsia="Times New Roman" w:hAnsi="Times New Roman" w:cs="Times New Roman"/>
          </w:rPr>
          <w:t xml:space="preserve"> </w:t>
        </w:r>
      </w:ins>
      <w:ins w:id="1770" w:author="Benton, Deon" w:date="2026-05-12T14:28:00Z" w16du:dateUtc="2026-05-12T19:28:00Z">
        <w:r w:rsidR="006F0305">
          <w:rPr>
            <w:rFonts w:ascii="Times New Roman" w:eastAsia="Times New Roman" w:hAnsi="Times New Roman" w:cs="Times New Roman"/>
          </w:rPr>
          <w:t>Low</w:t>
        </w:r>
      </w:ins>
      <w:ins w:id="1771" w:author="Benton, Deon" w:date="2026-05-12T13:29:00Z" w16du:dateUtc="2026-05-12T18:29:00Z">
        <w:r w:rsidR="00CB1ED7">
          <w:rPr>
            <w:rFonts w:ascii="Times New Roman" w:eastAsia="Times New Roman" w:hAnsi="Times New Roman" w:cs="Times New Roman"/>
          </w:rPr>
          <w:t>, efficient test event</w:t>
        </w:r>
      </w:ins>
      <w:ins w:id="1772" w:author="Benton, Deon" w:date="2026-05-12T13:30:00Z" w16du:dateUtc="2026-05-12T18:30:00Z">
        <w:r w:rsidR="00CB1ED7">
          <w:rPr>
            <w:rFonts w:ascii="Times New Roman" w:eastAsia="Times New Roman" w:hAnsi="Times New Roman" w:cs="Times New Roman"/>
          </w:rPr>
          <w:t xml:space="preserve"> and Gerge</w:t>
        </w:r>
      </w:ins>
      <w:ins w:id="1773" w:author="Benton, Deon" w:date="2026-05-12T13:31:00Z" w16du:dateUtc="2026-05-12T18:31:00Z">
        <w:r w:rsidR="00CB1ED7">
          <w:rPr>
            <w:rFonts w:ascii="Times New Roman" w:eastAsia="Times New Roman" w:hAnsi="Times New Roman" w:cs="Times New Roman"/>
          </w:rPr>
          <w:t xml:space="preserve">ly et al.’s (1995) </w:t>
        </w:r>
      </w:ins>
      <w:ins w:id="1774" w:author="Benton, Deon" w:date="2026-05-12T14:25:00Z" w16du:dateUtc="2026-05-12T19:25:00Z">
        <w:r w:rsidR="00AC5A5D">
          <w:rPr>
            <w:rFonts w:ascii="Times New Roman" w:eastAsia="Times New Roman" w:hAnsi="Times New Roman" w:cs="Times New Roman"/>
          </w:rPr>
          <w:t xml:space="preserve">barrierless </w:t>
        </w:r>
      </w:ins>
      <w:ins w:id="1775" w:author="Benton, Deon" w:date="2026-05-12T14:28:00Z" w16du:dateUtc="2026-05-12T19:28:00Z">
        <w:r w:rsidR="006F0305">
          <w:rPr>
            <w:rFonts w:ascii="Times New Roman" w:eastAsia="Times New Roman" w:hAnsi="Times New Roman" w:cs="Times New Roman"/>
          </w:rPr>
          <w:t>efficient</w:t>
        </w:r>
      </w:ins>
      <w:ins w:id="1776" w:author="Benton, Deon" w:date="2026-05-12T13:31:00Z" w16du:dateUtc="2026-05-12T18:31:00Z">
        <w:r w:rsidR="00CB1ED7">
          <w:rPr>
            <w:rFonts w:ascii="Times New Roman" w:eastAsia="Times New Roman" w:hAnsi="Times New Roman" w:cs="Times New Roman"/>
          </w:rPr>
          <w:t xml:space="preserve"> test event</w:t>
        </w:r>
      </w:ins>
      <w:ins w:id="1777" w:author="Benton, Deon" w:date="2026-05-12T14:26:00Z" w16du:dateUtc="2026-05-12T19:26:00Z">
        <w:r w:rsidR="006F0305">
          <w:rPr>
            <w:rFonts w:ascii="Times New Roman" w:eastAsia="Times New Roman" w:hAnsi="Times New Roman" w:cs="Times New Roman"/>
          </w:rPr>
          <w:t xml:space="preserve">? </w:t>
        </w:r>
      </w:ins>
      <w:ins w:id="1778" w:author="Benton, Deon" w:date="2026-05-12T14:28:00Z" w16du:dateUtc="2026-05-12T19:28:00Z">
        <w:r w:rsidR="006F0305">
          <w:rPr>
            <w:rFonts w:ascii="Times New Roman" w:eastAsia="Times New Roman" w:hAnsi="Times New Roman" w:cs="Times New Roman"/>
          </w:rPr>
          <w:t>To address this question, networks</w:t>
        </w:r>
      </w:ins>
      <w:r w:rsidR="00BF0672">
        <w:rPr>
          <w:rFonts w:ascii="Times New Roman" w:eastAsia="Times New Roman" w:hAnsi="Times New Roman" w:cs="Times New Roman"/>
        </w:rPr>
        <w:t xml:space="preserve"> (</w:t>
      </w:r>
      <w:r w:rsidR="00BF0672">
        <w:rPr>
          <w:rFonts w:ascii="Times New Roman" w:eastAsia="Times New Roman" w:hAnsi="Times New Roman" w:cs="Times New Roman"/>
          <w:i/>
          <w:iCs/>
        </w:rPr>
        <w:t xml:space="preserve">N </w:t>
      </w:r>
      <w:r w:rsidR="00BF0672">
        <w:rPr>
          <w:rFonts w:ascii="Times New Roman" w:eastAsia="Times New Roman" w:hAnsi="Times New Roman" w:cs="Times New Roman"/>
        </w:rPr>
        <w:t>= 20)</w:t>
      </w:r>
      <w:ins w:id="1779" w:author="Benton, Deon" w:date="2026-05-12T14:28:00Z" w16du:dateUtc="2026-05-12T19:28:00Z">
        <w:r w:rsidR="006F0305">
          <w:rPr>
            <w:rFonts w:ascii="Times New Roman" w:eastAsia="Times New Roman" w:hAnsi="Times New Roman" w:cs="Times New Roman"/>
          </w:rPr>
          <w:t xml:space="preserve"> were</w:t>
        </w:r>
      </w:ins>
      <w:r w:rsidR="00BF0672">
        <w:rPr>
          <w:rFonts w:ascii="Times New Roman" w:eastAsia="Times New Roman" w:hAnsi="Times New Roman" w:cs="Times New Roman"/>
        </w:rPr>
        <w:t xml:space="preserve"> habituated to </w:t>
      </w:r>
      <w:r w:rsidR="00BF0672">
        <w:rPr>
          <w:rFonts w:ascii="Times New Roman" w:eastAsia="Times New Roman" w:hAnsi="Times New Roman" w:cs="Times New Roman"/>
        </w:rPr>
        <w:lastRenderedPageBreak/>
        <w:t>the same event used in Simulation 4a</w:t>
      </w:r>
      <w:r w:rsidR="00937BC0">
        <w:rPr>
          <w:rFonts w:ascii="Times New Roman" w:eastAsia="Times New Roman" w:hAnsi="Times New Roman" w:cs="Times New Roman"/>
        </w:rPr>
        <w:t xml:space="preserve"> following a pretraining phase that was</w:t>
      </w:r>
      <w:r w:rsidR="00A452E9">
        <w:rPr>
          <w:rFonts w:ascii="Times New Roman" w:eastAsia="Times New Roman" w:hAnsi="Times New Roman" w:cs="Times New Roman"/>
        </w:rPr>
        <w:t xml:space="preserve"> also</w:t>
      </w:r>
      <w:r w:rsidR="00937BC0">
        <w:rPr>
          <w:rFonts w:ascii="Times New Roman" w:eastAsia="Times New Roman" w:hAnsi="Times New Roman" w:cs="Times New Roman"/>
        </w:rPr>
        <w:t xml:space="preserve"> identical in length to that in Simulation 4a</w:t>
      </w:r>
      <w:r w:rsidR="00A452E9">
        <w:rPr>
          <w:rFonts w:ascii="Times New Roman" w:eastAsia="Times New Roman" w:hAnsi="Times New Roman" w:cs="Times New Roman"/>
        </w:rPr>
        <w:t>; the networks tested here were thus the same “age” as those tested in Simulation 4a</w:t>
      </w:r>
      <w:r w:rsidR="001C7FC6">
        <w:rPr>
          <w:rFonts w:ascii="Times New Roman" w:eastAsia="Times New Roman" w:hAnsi="Times New Roman" w:cs="Times New Roman"/>
        </w:rPr>
        <w:t>.</w:t>
      </w:r>
      <w:ins w:id="1780" w:author="Benton, Deon" w:date="2026-05-12T14:31:00Z" w16du:dateUtc="2026-05-12T19:31:00Z">
        <w:r w:rsidR="007443EE">
          <w:rPr>
            <w:rFonts w:ascii="Times New Roman" w:eastAsia="Times New Roman" w:hAnsi="Times New Roman" w:cs="Times New Roman"/>
          </w:rPr>
          <w:t xml:space="preserve"> </w:t>
        </w:r>
      </w:ins>
      <w:ins w:id="1781" w:author="Benton, Deon" w:date="2026-05-12T14:50:00Z" w16du:dateUtc="2026-05-12T19:50:00Z">
        <w:r w:rsidR="00B854F3">
          <w:rPr>
            <w:rFonts w:ascii="Times New Roman" w:eastAsia="Times New Roman" w:hAnsi="Times New Roman" w:cs="Times New Roman"/>
          </w:rPr>
          <w:t>Networks</w:t>
        </w:r>
      </w:ins>
      <w:r w:rsidR="00C342EA">
        <w:rPr>
          <w:rFonts w:ascii="Times New Roman" w:eastAsia="Times New Roman" w:hAnsi="Times New Roman" w:cs="Times New Roman"/>
        </w:rPr>
        <w:t xml:space="preserve"> were then tested on </w:t>
      </w:r>
      <w:ins w:id="1782" w:author="Benton, Deon" w:date="2026-05-12T14:37:00Z" w16du:dateUtc="2026-05-12T19:37:00Z">
        <w:r w:rsidR="00EA7895">
          <w:rPr>
            <w:rFonts w:ascii="Times New Roman" w:eastAsia="Times New Roman" w:hAnsi="Times New Roman" w:cs="Times New Roman"/>
          </w:rPr>
          <w:t>the</w:t>
        </w:r>
      </w:ins>
      <w:ins w:id="1783" w:author="Benton, Deon" w:date="2026-05-12T14:36:00Z" w16du:dateUtc="2026-05-12T19:36:00Z">
        <w:r w:rsidR="00EA7895">
          <w:rPr>
            <w:rFonts w:ascii="Times New Roman" w:eastAsia="Times New Roman" w:hAnsi="Times New Roman" w:cs="Times New Roman"/>
          </w:rPr>
          <w:t xml:space="preserve"> High, inefficient</w:t>
        </w:r>
      </w:ins>
      <w:ins w:id="1784" w:author="Benton, Deon" w:date="2026-05-12T14:48:00Z" w16du:dateUtc="2026-05-12T19:48:00Z">
        <w:r w:rsidR="00E10A8D">
          <w:rPr>
            <w:rFonts w:ascii="Times New Roman" w:eastAsia="Times New Roman" w:hAnsi="Times New Roman" w:cs="Times New Roman"/>
          </w:rPr>
          <w:t xml:space="preserve"> </w:t>
        </w:r>
      </w:ins>
      <w:ins w:id="1785" w:author="Benton, Deon" w:date="2026-05-12T14:51:00Z" w16du:dateUtc="2026-05-12T19:51:00Z">
        <w:r w:rsidR="00B854F3">
          <w:rPr>
            <w:rFonts w:ascii="Times New Roman" w:eastAsia="Times New Roman" w:hAnsi="Times New Roman" w:cs="Times New Roman"/>
          </w:rPr>
          <w:t>test event from</w:t>
        </w:r>
      </w:ins>
      <w:ins w:id="1786" w:author="Benton, Deon" w:date="2026-05-12T14:48:00Z" w16du:dateUtc="2026-05-12T19:48:00Z">
        <w:r w:rsidR="00E10A8D">
          <w:rPr>
            <w:rFonts w:ascii="Times New Roman" w:eastAsia="Times New Roman" w:hAnsi="Times New Roman" w:cs="Times New Roman"/>
          </w:rPr>
          <w:t xml:space="preserve"> Simulation 4a</w:t>
        </w:r>
      </w:ins>
      <w:ins w:id="1787" w:author="Benton, Deon" w:date="2026-05-12T14:37:00Z" w16du:dateUtc="2026-05-12T19:37:00Z">
        <w:r w:rsidR="00EA7895">
          <w:rPr>
            <w:rFonts w:ascii="Times New Roman" w:eastAsia="Times New Roman" w:hAnsi="Times New Roman" w:cs="Times New Roman"/>
          </w:rPr>
          <w:t xml:space="preserve"> and</w:t>
        </w:r>
      </w:ins>
      <w:ins w:id="1788" w:author="Benton, Deon" w:date="2026-05-12T14:48:00Z" w16du:dateUtc="2026-05-12T19:48:00Z">
        <w:r w:rsidR="00E10A8D">
          <w:rPr>
            <w:rFonts w:ascii="Times New Roman" w:eastAsia="Times New Roman" w:hAnsi="Times New Roman" w:cs="Times New Roman"/>
          </w:rPr>
          <w:t xml:space="preserve"> the</w:t>
        </w:r>
      </w:ins>
      <w:ins w:id="1789" w:author="Benton, Deon" w:date="2026-05-12T14:37:00Z" w16du:dateUtc="2026-05-12T19:37:00Z">
        <w:r w:rsidR="00EA7895">
          <w:rPr>
            <w:rFonts w:ascii="Times New Roman" w:eastAsia="Times New Roman" w:hAnsi="Times New Roman" w:cs="Times New Roman"/>
          </w:rPr>
          <w:t xml:space="preserve"> inefficient</w:t>
        </w:r>
      </w:ins>
      <w:ins w:id="1790" w:author="Benton, Deon" w:date="2026-05-12T14:36:00Z" w16du:dateUtc="2026-05-12T19:36:00Z">
        <w:r w:rsidR="00EA7895">
          <w:rPr>
            <w:rFonts w:ascii="Times New Roman" w:eastAsia="Times New Roman" w:hAnsi="Times New Roman" w:cs="Times New Roman"/>
          </w:rPr>
          <w:t xml:space="preserve"> </w:t>
        </w:r>
      </w:ins>
      <w:r w:rsidR="00FB7777">
        <w:rPr>
          <w:rFonts w:ascii="Times New Roman" w:eastAsia="Times New Roman" w:hAnsi="Times New Roman" w:cs="Times New Roman"/>
        </w:rPr>
        <w:t xml:space="preserve">one </w:t>
      </w:r>
      <w:ins w:id="1791" w:author="Benton, Deon" w:date="2026-05-12T14:51:00Z" w16du:dateUtc="2026-05-12T19:51:00Z">
        <w:r w:rsidR="00B854F3">
          <w:rPr>
            <w:rFonts w:ascii="Times New Roman" w:eastAsia="Times New Roman" w:hAnsi="Times New Roman" w:cs="Times New Roman"/>
          </w:rPr>
          <w:t>from</w:t>
        </w:r>
      </w:ins>
      <w:ins w:id="1792" w:author="Benton, Deon" w:date="2026-05-12T14:48:00Z" w16du:dateUtc="2026-05-12T19:48:00Z">
        <w:r w:rsidR="00E10A8D">
          <w:rPr>
            <w:rFonts w:ascii="Times New Roman" w:eastAsia="Times New Roman" w:hAnsi="Times New Roman" w:cs="Times New Roman"/>
          </w:rPr>
          <w:t xml:space="preserve"> Sim</w:t>
        </w:r>
      </w:ins>
      <w:ins w:id="1793" w:author="Benton, Deon" w:date="2026-05-12T14:49:00Z" w16du:dateUtc="2026-05-12T19:49:00Z">
        <w:r w:rsidR="00E10A8D">
          <w:rPr>
            <w:rFonts w:ascii="Times New Roman" w:eastAsia="Times New Roman" w:hAnsi="Times New Roman" w:cs="Times New Roman"/>
          </w:rPr>
          <w:t>ulation 1a</w:t>
        </w:r>
      </w:ins>
      <w:ins w:id="1794" w:author="Benton, Deon" w:date="2026-05-12T14:38:00Z" w16du:dateUtc="2026-05-12T19:38:00Z">
        <w:r w:rsidR="008B0C52">
          <w:rPr>
            <w:rFonts w:ascii="Times New Roman" w:eastAsia="Times New Roman" w:hAnsi="Times New Roman" w:cs="Times New Roman"/>
          </w:rPr>
          <w:t xml:space="preserve">. </w:t>
        </w:r>
      </w:ins>
      <w:r w:rsidR="00921E01">
        <w:rPr>
          <w:rFonts w:ascii="Times New Roman" w:eastAsia="Times New Roman" w:hAnsi="Times New Roman" w:cs="Times New Roman"/>
        </w:rPr>
        <w:t>The results</w:t>
      </w:r>
      <w:r w:rsidR="00C342EA">
        <w:rPr>
          <w:rFonts w:ascii="Times New Roman" w:eastAsia="Times New Roman" w:hAnsi="Times New Roman" w:cs="Times New Roman"/>
        </w:rPr>
        <w:t xml:space="preserve"> for this simulation</w:t>
      </w:r>
      <w:r w:rsidR="00921E01">
        <w:rPr>
          <w:rFonts w:ascii="Times New Roman" w:eastAsia="Times New Roman" w:hAnsi="Times New Roman" w:cs="Times New Roman"/>
        </w:rPr>
        <w:t>—</w:t>
      </w:r>
      <w:r w:rsidR="00C342EA">
        <w:rPr>
          <w:rFonts w:ascii="Times New Roman" w:eastAsia="Times New Roman" w:hAnsi="Times New Roman" w:cs="Times New Roman"/>
        </w:rPr>
        <w:t xml:space="preserve">which are </w:t>
      </w:r>
      <w:r w:rsidR="00921E01">
        <w:rPr>
          <w:rFonts w:ascii="Times New Roman" w:eastAsia="Times New Roman" w:hAnsi="Times New Roman" w:cs="Times New Roman"/>
        </w:rPr>
        <w:t>shown</w:t>
      </w:r>
      <w:ins w:id="1795" w:author="Benton, Deon" w:date="2026-05-12T15:19:00Z" w16du:dateUtc="2026-05-12T20:19:00Z">
        <w:r w:rsidR="00E959D6">
          <w:rPr>
            <w:rFonts w:ascii="Times New Roman" w:eastAsia="Times New Roman" w:hAnsi="Times New Roman" w:cs="Times New Roman"/>
          </w:rPr>
          <w:t xml:space="preserve"> in Figure 24</w:t>
        </w:r>
      </w:ins>
      <w:r w:rsidR="00921E01">
        <w:rPr>
          <w:rFonts w:ascii="Times New Roman" w:eastAsia="Times New Roman" w:hAnsi="Times New Roman" w:cs="Times New Roman"/>
        </w:rPr>
        <w:t>—</w:t>
      </w:r>
      <w:r w:rsidR="00CE272B">
        <w:rPr>
          <w:rFonts w:ascii="Times New Roman" w:eastAsia="Times New Roman" w:hAnsi="Times New Roman" w:cs="Times New Roman"/>
        </w:rPr>
        <w:t>revealed that</w:t>
      </w:r>
      <w:r w:rsidR="00921E01">
        <w:rPr>
          <w:rFonts w:ascii="Times New Roman" w:eastAsia="Times New Roman" w:hAnsi="Times New Roman" w:cs="Times New Roman"/>
        </w:rPr>
        <w:t xml:space="preserve"> networks produced greater error to the Inefficient </w:t>
      </w:r>
      <w:r w:rsidR="001C7FC6">
        <w:rPr>
          <w:rFonts w:ascii="Times New Roman" w:eastAsia="Times New Roman" w:hAnsi="Times New Roman" w:cs="Times New Roman"/>
        </w:rPr>
        <w:t>than</w:t>
      </w:r>
      <w:r w:rsidR="00921E01">
        <w:rPr>
          <w:rFonts w:ascii="Times New Roman" w:eastAsia="Times New Roman" w:hAnsi="Times New Roman" w:cs="Times New Roman"/>
        </w:rPr>
        <w:t xml:space="preserve"> to the High, inefficient </w:t>
      </w:r>
      <w:r w:rsidR="00995BDC">
        <w:rPr>
          <w:rFonts w:ascii="Times New Roman" w:eastAsia="Times New Roman" w:hAnsi="Times New Roman" w:cs="Times New Roman"/>
        </w:rPr>
        <w:t>test event.</w:t>
      </w:r>
      <w:r w:rsidR="00CB598A">
        <w:rPr>
          <w:rFonts w:ascii="Times New Roman" w:eastAsia="Times New Roman" w:hAnsi="Times New Roman" w:cs="Times New Roman"/>
        </w:rPr>
        <w:t xml:space="preserve"> </w:t>
      </w:r>
      <w:r w:rsidR="00EA75EB">
        <w:rPr>
          <w:rFonts w:ascii="Times New Roman" w:eastAsia="Times New Roman" w:hAnsi="Times New Roman" w:cs="Times New Roman"/>
        </w:rPr>
        <w:t xml:space="preserve"> </w:t>
      </w:r>
    </w:p>
    <w:p w14:paraId="7902C643" w14:textId="3CE48FC5" w:rsidR="007C0E1B" w:rsidRDefault="00C1164B" w:rsidP="00FA6AB7">
      <w:pPr>
        <w:tabs>
          <w:tab w:val="left" w:pos="7378"/>
        </w:tabs>
        <w:spacing w:line="480" w:lineRule="auto"/>
        <w:ind w:firstLine="720"/>
        <w:contextualSpacing/>
        <w:rPr>
          <w:ins w:id="1796" w:author="Benton, Deon" w:date="2026-05-13T19:08:00Z" w16du:dateUtc="2026-05-14T00:08:00Z"/>
          <w:rFonts w:ascii="Times New Roman" w:eastAsia="Times New Roman" w:hAnsi="Times New Roman" w:cs="Times New Roman"/>
        </w:rPr>
      </w:pPr>
      <w:r>
        <w:rPr>
          <w:rFonts w:ascii="Times New Roman" w:eastAsia="Times New Roman" w:hAnsi="Times New Roman" w:cs="Times New Roman"/>
        </w:rPr>
        <w:t>I</w:t>
      </w:r>
      <w:ins w:id="1797" w:author="Benton, Deon" w:date="2026-05-12T17:00:00Z" w16du:dateUtc="2026-05-12T22:00:00Z">
        <w:r w:rsidR="0045705D" w:rsidRPr="0045705D">
          <w:rPr>
            <w:rFonts w:ascii="Times New Roman" w:eastAsia="Times New Roman" w:hAnsi="Times New Roman" w:cs="Times New Roman"/>
          </w:rPr>
          <w:t xml:space="preserve">n terms of the mechanistic basis of networks’ responses </w:t>
        </w:r>
      </w:ins>
      <w:ins w:id="1798" w:author="Benton, Deon" w:date="2026-05-15T21:34:00Z" w16du:dateUtc="2026-05-16T02:34:00Z">
        <w:r w:rsidR="00FD18C8">
          <w:rPr>
            <w:rFonts w:ascii="Times New Roman" w:eastAsia="Times New Roman" w:hAnsi="Times New Roman" w:cs="Times New Roman"/>
          </w:rPr>
          <w:t>here</w:t>
        </w:r>
      </w:ins>
      <w:ins w:id="1799" w:author="Benton, Deon" w:date="2026-05-12T17:00:00Z" w16du:dateUtc="2026-05-12T22:00:00Z">
        <w:r w:rsidR="0045705D" w:rsidRPr="0045705D">
          <w:rPr>
            <w:rFonts w:ascii="Times New Roman" w:eastAsia="Times New Roman" w:hAnsi="Times New Roman" w:cs="Times New Roman"/>
          </w:rPr>
          <w:t>, networks looked longer at the Inefficient test event than at the High, inefficient one</w:t>
        </w:r>
      </w:ins>
      <w:ins w:id="1800" w:author="Benton, Deon" w:date="2026-05-15T21:34:00Z" w16du:dateUtc="2026-05-16T02:34:00Z">
        <w:r w:rsidR="00FD18C8">
          <w:rPr>
            <w:rFonts w:ascii="Times New Roman" w:eastAsia="Times New Roman" w:hAnsi="Times New Roman" w:cs="Times New Roman"/>
          </w:rPr>
          <w:t xml:space="preserve"> because</w:t>
        </w:r>
      </w:ins>
      <w:ins w:id="1801" w:author="Benton, Deon" w:date="2026-05-12T17:00:00Z" w16du:dateUtc="2026-05-12T22:00:00Z">
        <w:r w:rsidR="0045705D" w:rsidRPr="0045705D">
          <w:rPr>
            <w:rFonts w:ascii="Times New Roman" w:eastAsia="Times New Roman" w:hAnsi="Times New Roman" w:cs="Times New Roman"/>
          </w:rPr>
          <w:t xml:space="preserve"> </w:t>
        </w:r>
      </w:ins>
      <w:ins w:id="1802" w:author="Benton, Deon" w:date="2026-05-13T10:55:00Z" w16du:dateUtc="2026-05-13T15:55:00Z">
        <w:r w:rsidR="00AA5ADC">
          <w:rPr>
            <w:rFonts w:ascii="Times New Roman" w:eastAsia="Times New Roman" w:hAnsi="Times New Roman" w:cs="Times New Roman"/>
          </w:rPr>
          <w:t>some of the</w:t>
        </w:r>
      </w:ins>
      <w:ins w:id="1803" w:author="Benton, Deon" w:date="2026-05-12T17:00:00Z" w16du:dateUtc="2026-05-12T22:00:00Z">
        <w:r w:rsidR="0045705D" w:rsidRPr="0045705D">
          <w:rPr>
            <w:rFonts w:ascii="Times New Roman" w:eastAsia="Times New Roman" w:hAnsi="Times New Roman" w:cs="Times New Roman"/>
          </w:rPr>
          <w:t xml:space="preserve"> input information presented in th</w:t>
        </w:r>
      </w:ins>
      <w:ins w:id="1804" w:author="Benton, Deon" w:date="2026-05-15T21:34:00Z" w16du:dateUtc="2026-05-16T02:34:00Z">
        <w:r w:rsidR="00FD18C8">
          <w:rPr>
            <w:rFonts w:ascii="Times New Roman" w:eastAsia="Times New Roman" w:hAnsi="Times New Roman" w:cs="Times New Roman"/>
          </w:rPr>
          <w:t>is event</w:t>
        </w:r>
      </w:ins>
      <w:ins w:id="1805" w:author="Benton, Deon" w:date="2026-05-13T10:57:00Z" w16du:dateUtc="2026-05-13T15:57:00Z">
        <w:r w:rsidR="00B71065">
          <w:rPr>
            <w:rFonts w:ascii="Times New Roman" w:eastAsia="Times New Roman" w:hAnsi="Times New Roman" w:cs="Times New Roman"/>
          </w:rPr>
          <w:t>—</w:t>
        </w:r>
      </w:ins>
      <w:ins w:id="1806" w:author="Benton, Deon" w:date="2026-05-13T18:44:00Z" w16du:dateUtc="2026-05-13T23:44:00Z">
        <w:r w:rsidR="005C059E">
          <w:rPr>
            <w:rFonts w:ascii="Times New Roman" w:eastAsia="Times New Roman" w:hAnsi="Times New Roman" w:cs="Times New Roman"/>
          </w:rPr>
          <w:t>specifically that</w:t>
        </w:r>
      </w:ins>
      <w:ins w:id="1807" w:author="Benton, Deon" w:date="2026-05-13T10:57:00Z" w16du:dateUtc="2026-05-13T15:57:00Z">
        <w:r w:rsidR="00B71065">
          <w:rPr>
            <w:rFonts w:ascii="Times New Roman" w:eastAsia="Times New Roman" w:hAnsi="Times New Roman" w:cs="Times New Roman"/>
          </w:rPr>
          <w:t xml:space="preserve"> pertaining to </w:t>
        </w:r>
      </w:ins>
      <w:ins w:id="1808" w:author="Benton, Deon" w:date="2026-05-13T18:44:00Z" w16du:dateUtc="2026-05-13T23:44:00Z">
        <w:r w:rsidR="00903C7F">
          <w:rPr>
            <w:rFonts w:ascii="Times New Roman" w:eastAsia="Times New Roman" w:hAnsi="Times New Roman" w:cs="Times New Roman"/>
          </w:rPr>
          <w:t>a now absent obstacle</w:t>
        </w:r>
      </w:ins>
      <w:ins w:id="1809" w:author="Benton, Deon" w:date="2026-05-13T10:57:00Z" w16du:dateUtc="2026-05-13T15:57:00Z">
        <w:r w:rsidR="00B71065">
          <w:rPr>
            <w:rFonts w:ascii="Times New Roman" w:eastAsia="Times New Roman" w:hAnsi="Times New Roman" w:cs="Times New Roman"/>
          </w:rPr>
          <w:t>—</w:t>
        </w:r>
      </w:ins>
      <w:ins w:id="1810" w:author="Benton, Deon" w:date="2026-05-12T17:00:00Z" w16du:dateUtc="2026-05-12T22:00:00Z">
        <w:r w:rsidR="0045705D" w:rsidRPr="0045705D">
          <w:rPr>
            <w:rFonts w:ascii="Times New Roman" w:eastAsia="Times New Roman" w:hAnsi="Times New Roman" w:cs="Times New Roman"/>
          </w:rPr>
          <w:t>strongly activated a</w:t>
        </w:r>
      </w:ins>
      <w:ins w:id="1811" w:author="Benton, Deon" w:date="2026-05-13T10:58:00Z" w16du:dateUtc="2026-05-13T15:58:00Z">
        <w:r w:rsidR="00CA6849">
          <w:rPr>
            <w:rFonts w:ascii="Times New Roman" w:eastAsia="Times New Roman" w:hAnsi="Times New Roman" w:cs="Times New Roman"/>
          </w:rPr>
          <w:t>n</w:t>
        </w:r>
      </w:ins>
      <w:ins w:id="1812" w:author="Benton, Deon" w:date="2026-05-12T17:00:00Z" w16du:dateUtc="2026-05-12T22:00:00Z">
        <w:r w:rsidR="0045705D" w:rsidRPr="0045705D">
          <w:rPr>
            <w:rFonts w:ascii="Times New Roman" w:eastAsia="Times New Roman" w:hAnsi="Times New Roman" w:cs="Times New Roman"/>
          </w:rPr>
          <w:t xml:space="preserve"> internal representation corresponding to straight motion</w:t>
        </w:r>
      </w:ins>
      <w:ins w:id="1813" w:author="Benton, Deon" w:date="2026-05-13T10:52:00Z" w16du:dateUtc="2026-05-13T15:52:00Z">
        <w:r w:rsidR="00782CD9">
          <w:rPr>
            <w:rFonts w:ascii="Times New Roman" w:eastAsia="Times New Roman" w:hAnsi="Times New Roman" w:cs="Times New Roman"/>
          </w:rPr>
          <w:t xml:space="preserve">. </w:t>
        </w:r>
      </w:ins>
      <w:ins w:id="1814" w:author="Benton, Deon" w:date="2026-05-13T18:45:00Z" w16du:dateUtc="2026-05-13T23:45:00Z">
        <w:r w:rsidR="000A32AC">
          <w:rPr>
            <w:rFonts w:ascii="Times New Roman" w:eastAsia="Times New Roman" w:hAnsi="Times New Roman" w:cs="Times New Roman"/>
          </w:rPr>
          <w:t>T</w:t>
        </w:r>
      </w:ins>
      <w:ins w:id="1815" w:author="Benton, Deon" w:date="2026-05-13T18:46:00Z" w16du:dateUtc="2026-05-13T23:46:00Z">
        <w:r w:rsidR="000A32AC">
          <w:rPr>
            <w:rFonts w:ascii="Times New Roman" w:eastAsia="Times New Roman" w:hAnsi="Times New Roman" w:cs="Times New Roman"/>
          </w:rPr>
          <w:t xml:space="preserve">he </w:t>
        </w:r>
      </w:ins>
      <w:ins w:id="1816" w:author="Benton, Deon" w:date="2026-05-13T18:47:00Z" w16du:dateUtc="2026-05-13T23:47:00Z">
        <w:r w:rsidR="000A32AC">
          <w:rPr>
            <w:rFonts w:ascii="Times New Roman" w:eastAsia="Times New Roman" w:hAnsi="Times New Roman" w:cs="Times New Roman"/>
          </w:rPr>
          <w:t>reason for this is that the motion that corresponded to</w:t>
        </w:r>
      </w:ins>
      <w:ins w:id="1817" w:author="Benton, Deon" w:date="2026-05-13T18:50:00Z" w16du:dateUtc="2026-05-13T23:50:00Z">
        <w:r w:rsidR="00FC61E6">
          <w:rPr>
            <w:rFonts w:ascii="Times New Roman" w:eastAsia="Times New Roman" w:hAnsi="Times New Roman" w:cs="Times New Roman"/>
          </w:rPr>
          <w:t xml:space="preserve">, </w:t>
        </w:r>
      </w:ins>
      <w:ins w:id="1818" w:author="Benton, Deon" w:date="2026-05-13T18:47:00Z" w16du:dateUtc="2026-05-13T23:47:00Z">
        <w:r w:rsidR="000A32AC">
          <w:rPr>
            <w:rFonts w:ascii="Times New Roman" w:eastAsia="Times New Roman" w:hAnsi="Times New Roman" w:cs="Times New Roman"/>
          </w:rPr>
          <w:t>and was associated with,</w:t>
        </w:r>
      </w:ins>
      <w:ins w:id="1819" w:author="Benton, Deon" w:date="2026-05-13T18:46:00Z" w16du:dateUtc="2026-05-13T23:46:00Z">
        <w:r w:rsidR="000A32AC">
          <w:rPr>
            <w:rFonts w:ascii="Times New Roman" w:eastAsia="Times New Roman" w:hAnsi="Times New Roman" w:cs="Times New Roman"/>
          </w:rPr>
          <w:t xml:space="preserve"> such missing information during </w:t>
        </w:r>
      </w:ins>
      <w:ins w:id="1820" w:author="Benton, Deon" w:date="2026-05-13T18:47:00Z" w16du:dateUtc="2026-05-13T23:47:00Z">
        <w:r w:rsidR="000A32AC">
          <w:rPr>
            <w:rFonts w:ascii="Times New Roman" w:eastAsia="Times New Roman" w:hAnsi="Times New Roman" w:cs="Times New Roman"/>
          </w:rPr>
          <w:t>pretraining was a straight trajectory</w:t>
        </w:r>
      </w:ins>
      <w:ins w:id="1821" w:author="Benton, Deon" w:date="2026-05-15T21:35:00Z" w16du:dateUtc="2026-05-16T02:35:00Z">
        <w:r w:rsidR="0015508E">
          <w:rPr>
            <w:rFonts w:ascii="Times New Roman" w:eastAsia="Times New Roman" w:hAnsi="Times New Roman" w:cs="Times New Roman"/>
          </w:rPr>
          <w:t xml:space="preserve">; that is, networks learned to associate the </w:t>
        </w:r>
        <w:r w:rsidR="0015508E">
          <w:rPr>
            <w:rFonts w:ascii="Times New Roman" w:eastAsia="Times New Roman" w:hAnsi="Times New Roman" w:cs="Times New Roman"/>
            <w:i/>
            <w:iCs/>
          </w:rPr>
          <w:t xml:space="preserve">absence </w:t>
        </w:r>
        <w:r w:rsidR="0015508E">
          <w:rPr>
            <w:rFonts w:ascii="Times New Roman" w:eastAsia="Times New Roman" w:hAnsi="Times New Roman" w:cs="Times New Roman"/>
          </w:rPr>
          <w:t>of obstacles with straight motion during the pretraining phases</w:t>
        </w:r>
      </w:ins>
      <w:ins w:id="1822" w:author="Benton, Deon" w:date="2026-05-13T18:47:00Z" w16du:dateUtc="2026-05-13T23:47:00Z">
        <w:r w:rsidR="000A32AC">
          <w:rPr>
            <w:rFonts w:ascii="Times New Roman" w:eastAsia="Times New Roman" w:hAnsi="Times New Roman" w:cs="Times New Roman"/>
          </w:rPr>
          <w:t xml:space="preserve">. </w:t>
        </w:r>
      </w:ins>
      <w:ins w:id="1823" w:author="Benton, Deon" w:date="2026-05-13T18:48:00Z" w16du:dateUtc="2026-05-13T23:48:00Z">
        <w:r w:rsidR="000A32AC">
          <w:rPr>
            <w:rFonts w:ascii="Times New Roman" w:eastAsia="Times New Roman" w:hAnsi="Times New Roman" w:cs="Times New Roman"/>
          </w:rPr>
          <w:t>Ultimately, however, this</w:t>
        </w:r>
      </w:ins>
      <w:ins w:id="1824" w:author="Benton, Deon" w:date="2026-05-13T18:50:00Z" w16du:dateUtc="2026-05-13T23:50:00Z">
        <w:r w:rsidR="00FC61E6">
          <w:rPr>
            <w:rFonts w:ascii="Times New Roman" w:eastAsia="Times New Roman" w:hAnsi="Times New Roman" w:cs="Times New Roman"/>
          </w:rPr>
          <w:t xml:space="preserve"> learned association</w:t>
        </w:r>
      </w:ins>
      <w:ins w:id="1825" w:author="Benton, Deon" w:date="2026-05-13T18:48:00Z" w16du:dateUtc="2026-05-13T23:48:00Z">
        <w:r w:rsidR="000A32AC">
          <w:rPr>
            <w:rFonts w:ascii="Times New Roman" w:eastAsia="Times New Roman" w:hAnsi="Times New Roman" w:cs="Times New Roman"/>
          </w:rPr>
          <w:t xml:space="preserve"> was at</w:t>
        </w:r>
      </w:ins>
      <w:ins w:id="1826" w:author="Benton, Deon" w:date="2026-05-12T17:00:00Z" w16du:dateUtc="2026-05-12T22:00:00Z">
        <w:r w:rsidR="0045705D" w:rsidRPr="0045705D">
          <w:rPr>
            <w:rFonts w:ascii="Times New Roman" w:eastAsia="Times New Roman" w:hAnsi="Times New Roman" w:cs="Times New Roman"/>
          </w:rPr>
          <w:t xml:space="preserve"> odds with the</w:t>
        </w:r>
      </w:ins>
      <w:ins w:id="1827" w:author="Benton, Deon" w:date="2026-05-13T18:53:00Z" w16du:dateUtc="2026-05-13T23:53:00Z">
        <w:r w:rsidR="00C14E54">
          <w:rPr>
            <w:rFonts w:ascii="Times New Roman" w:eastAsia="Times New Roman" w:hAnsi="Times New Roman" w:cs="Times New Roman"/>
          </w:rPr>
          <w:t xml:space="preserve"> </w:t>
        </w:r>
      </w:ins>
      <w:ins w:id="1828" w:author="Benton, Deon" w:date="2026-05-15T21:36:00Z" w16du:dateUtc="2026-05-16T02:36:00Z">
        <w:r w:rsidR="00060832">
          <w:rPr>
            <w:rFonts w:ascii="Times New Roman" w:eastAsia="Times New Roman" w:hAnsi="Times New Roman" w:cs="Times New Roman"/>
          </w:rPr>
          <w:t xml:space="preserve">visual </w:t>
        </w:r>
      </w:ins>
      <w:ins w:id="1829" w:author="Benton, Deon" w:date="2026-05-13T18:53:00Z" w16du:dateUtc="2026-05-13T23:53:00Z">
        <w:r w:rsidR="00C14E54">
          <w:rPr>
            <w:rFonts w:ascii="Times New Roman" w:eastAsia="Times New Roman" w:hAnsi="Times New Roman" w:cs="Times New Roman"/>
          </w:rPr>
          <w:t>information presented in</w:t>
        </w:r>
      </w:ins>
      <w:ins w:id="1830" w:author="Benton, Deon" w:date="2026-05-12T17:00:00Z" w16du:dateUtc="2026-05-12T22:00:00Z">
        <w:r w:rsidR="0045705D" w:rsidRPr="0045705D">
          <w:rPr>
            <w:rFonts w:ascii="Times New Roman" w:eastAsia="Times New Roman" w:hAnsi="Times New Roman" w:cs="Times New Roman"/>
          </w:rPr>
          <w:t xml:space="preserve"> the </w:t>
        </w:r>
      </w:ins>
      <w:ins w:id="1831" w:author="Benton, Deon" w:date="2026-05-13T18:48:00Z" w16du:dateUtc="2026-05-13T23:48:00Z">
        <w:r w:rsidR="00FC61E6">
          <w:rPr>
            <w:rFonts w:ascii="Times New Roman" w:eastAsia="Times New Roman" w:hAnsi="Times New Roman" w:cs="Times New Roman"/>
          </w:rPr>
          <w:t>Inconsistent test event</w:t>
        </w:r>
      </w:ins>
      <w:ins w:id="1832" w:author="Benton, Deon" w:date="2026-05-13T18:54:00Z" w16du:dateUtc="2026-05-13T23:54:00Z">
        <w:r w:rsidR="00C14E54">
          <w:rPr>
            <w:rFonts w:ascii="Times New Roman" w:eastAsia="Times New Roman" w:hAnsi="Times New Roman" w:cs="Times New Roman"/>
          </w:rPr>
          <w:t>—</w:t>
        </w:r>
      </w:ins>
      <w:ins w:id="1833" w:author="Benton, Deon" w:date="2026-05-13T18:56:00Z" w16du:dateUtc="2026-05-13T23:56:00Z">
        <w:r w:rsidR="00C14E54">
          <w:rPr>
            <w:rFonts w:ascii="Times New Roman" w:eastAsia="Times New Roman" w:hAnsi="Times New Roman" w:cs="Times New Roman"/>
          </w:rPr>
          <w:t xml:space="preserve">this event presented networks </w:t>
        </w:r>
      </w:ins>
      <w:ins w:id="1834" w:author="Benton, Deon" w:date="2026-05-13T18:58:00Z" w16du:dateUtc="2026-05-13T23:58:00Z">
        <w:r w:rsidR="00C14E54">
          <w:rPr>
            <w:rFonts w:ascii="Times New Roman" w:eastAsia="Times New Roman" w:hAnsi="Times New Roman" w:cs="Times New Roman"/>
          </w:rPr>
          <w:t>with barrierless</w:t>
        </w:r>
      </w:ins>
      <w:ins w:id="1835" w:author="Benton, Deon" w:date="2026-05-12T17:00:00Z" w16du:dateUtc="2026-05-12T22:00:00Z">
        <w:r w:rsidR="0045705D" w:rsidRPr="0045705D">
          <w:rPr>
            <w:rFonts w:ascii="Times New Roman" w:eastAsia="Times New Roman" w:hAnsi="Times New Roman" w:cs="Times New Roman"/>
          </w:rPr>
          <w:t xml:space="preserve"> curved motion. </w:t>
        </w:r>
      </w:ins>
      <w:ins w:id="1836" w:author="Benton, Deon" w:date="2026-05-13T18:57:00Z" w16du:dateUtc="2026-05-13T23:57:00Z">
        <w:r w:rsidR="00C14E54">
          <w:rPr>
            <w:rFonts w:ascii="Times New Roman" w:eastAsia="Times New Roman" w:hAnsi="Times New Roman" w:cs="Times New Roman"/>
          </w:rPr>
          <w:t>This discrepancy between what networks were shown and what they</w:t>
        </w:r>
      </w:ins>
      <w:ins w:id="1837" w:author="Benton, Deon" w:date="2026-05-13T18:58:00Z" w16du:dateUtc="2026-05-13T23:58:00Z">
        <w:r w:rsidR="00C14E54">
          <w:rPr>
            <w:rFonts w:ascii="Times New Roman" w:eastAsia="Times New Roman" w:hAnsi="Times New Roman" w:cs="Times New Roman"/>
          </w:rPr>
          <w:t xml:space="preserve"> expected</w:t>
        </w:r>
      </w:ins>
      <w:ins w:id="1838" w:author="Benton, Deon" w:date="2026-05-15T21:37:00Z" w16du:dateUtc="2026-05-16T02:37:00Z">
        <w:r w:rsidR="00880C9B">
          <w:rPr>
            <w:rFonts w:ascii="Times New Roman" w:eastAsia="Times New Roman" w:hAnsi="Times New Roman" w:cs="Times New Roman"/>
          </w:rPr>
          <w:t>, in turn,</w:t>
        </w:r>
      </w:ins>
      <w:ins w:id="1839" w:author="Benton, Deon" w:date="2026-05-12T17:00:00Z" w16du:dateUtc="2026-05-12T22:00:00Z">
        <w:r w:rsidR="0045705D" w:rsidRPr="0045705D">
          <w:rPr>
            <w:rFonts w:ascii="Times New Roman" w:eastAsia="Times New Roman" w:hAnsi="Times New Roman" w:cs="Times New Roman"/>
          </w:rPr>
          <w:t xml:space="preserve"> </w:t>
        </w:r>
      </w:ins>
      <w:ins w:id="1840" w:author="Benton, Deon" w:date="2026-05-15T21:36:00Z" w16du:dateUtc="2026-05-16T02:36:00Z">
        <w:r w:rsidR="00880C9B">
          <w:rPr>
            <w:rFonts w:ascii="Times New Roman" w:eastAsia="Times New Roman" w:hAnsi="Times New Roman" w:cs="Times New Roman"/>
          </w:rPr>
          <w:t>resulted</w:t>
        </w:r>
      </w:ins>
      <w:ins w:id="1841" w:author="Benton, Deon" w:date="2026-05-12T17:00:00Z" w16du:dateUtc="2026-05-12T22:00:00Z">
        <w:r w:rsidR="0045705D" w:rsidRPr="0045705D">
          <w:rPr>
            <w:rFonts w:ascii="Times New Roman" w:eastAsia="Times New Roman" w:hAnsi="Times New Roman" w:cs="Times New Roman"/>
          </w:rPr>
          <w:t xml:space="preserve"> </w:t>
        </w:r>
      </w:ins>
      <w:ins w:id="1842" w:author="Benton, Deon" w:date="2026-05-15T21:37:00Z" w16du:dateUtc="2026-05-16T02:37:00Z">
        <w:r w:rsidR="002824DD">
          <w:rPr>
            <w:rFonts w:ascii="Times New Roman" w:eastAsia="Times New Roman" w:hAnsi="Times New Roman" w:cs="Times New Roman"/>
          </w:rPr>
          <w:t xml:space="preserve">in </w:t>
        </w:r>
      </w:ins>
      <w:ins w:id="1843" w:author="Benton, Deon" w:date="2026-05-12T17:00:00Z" w16du:dateUtc="2026-05-12T22:00:00Z">
        <w:r w:rsidR="0045705D" w:rsidRPr="0045705D">
          <w:rPr>
            <w:rFonts w:ascii="Times New Roman" w:eastAsia="Times New Roman" w:hAnsi="Times New Roman" w:cs="Times New Roman"/>
          </w:rPr>
          <w:t>multiple sources of error.</w:t>
        </w:r>
      </w:ins>
      <w:ins w:id="1844" w:author="Benton, Deon" w:date="2026-05-13T19:00:00Z" w16du:dateUtc="2026-05-14T00:00:00Z">
        <w:r w:rsidR="00C14E54">
          <w:rPr>
            <w:rFonts w:ascii="Times New Roman" w:eastAsia="Times New Roman" w:hAnsi="Times New Roman" w:cs="Times New Roman"/>
          </w:rPr>
          <w:t xml:space="preserve"> One </w:t>
        </w:r>
      </w:ins>
      <w:ins w:id="1845" w:author="Benton, Deon" w:date="2026-05-13T19:03:00Z" w16du:dateUtc="2026-05-14T00:03:00Z">
        <w:r w:rsidR="007C0E1B">
          <w:rPr>
            <w:rFonts w:ascii="Times New Roman" w:eastAsia="Times New Roman" w:hAnsi="Times New Roman" w:cs="Times New Roman"/>
          </w:rPr>
          <w:t>source</w:t>
        </w:r>
      </w:ins>
      <w:ins w:id="1846" w:author="Benton, Deon" w:date="2026-05-13T19:00:00Z" w16du:dateUtc="2026-05-14T00:00:00Z">
        <w:r w:rsidR="00C14E54">
          <w:rPr>
            <w:rFonts w:ascii="Times New Roman" w:eastAsia="Times New Roman" w:hAnsi="Times New Roman" w:cs="Times New Roman"/>
          </w:rPr>
          <w:t xml:space="preserve"> of error </w:t>
        </w:r>
      </w:ins>
      <w:ins w:id="1847" w:author="Benton, Deon" w:date="2026-05-15T21:38:00Z" w16du:dateUtc="2026-05-16T02:38:00Z">
        <w:r w:rsidR="00DF2953">
          <w:rPr>
            <w:rFonts w:ascii="Times New Roman" w:eastAsia="Times New Roman" w:hAnsi="Times New Roman" w:cs="Times New Roman"/>
          </w:rPr>
          <w:t>was networks’ erroneous</w:t>
        </w:r>
      </w:ins>
      <w:ins w:id="1848" w:author="Benton, Deon" w:date="2026-05-12T17:00:00Z" w16du:dateUtc="2026-05-12T22:00:00Z">
        <w:r w:rsidR="0045705D" w:rsidRPr="0045705D">
          <w:rPr>
            <w:rFonts w:ascii="Times New Roman" w:eastAsia="Times New Roman" w:hAnsi="Times New Roman" w:cs="Times New Roman"/>
          </w:rPr>
          <w:t xml:space="preserve"> </w:t>
        </w:r>
      </w:ins>
      <w:ins w:id="1849" w:author="Benton, Deon" w:date="2026-05-15T21:38:00Z" w16du:dateUtc="2026-05-16T02:38:00Z">
        <w:r w:rsidR="00DF2953">
          <w:rPr>
            <w:rFonts w:ascii="Times New Roman" w:eastAsia="Times New Roman" w:hAnsi="Times New Roman" w:cs="Times New Roman"/>
          </w:rPr>
          <w:t>prediction of straight</w:t>
        </w:r>
      </w:ins>
      <w:ins w:id="1850" w:author="Benton, Deon" w:date="2026-05-15T21:40:00Z" w16du:dateUtc="2026-05-16T02:40:00Z">
        <w:r w:rsidR="00C201B3">
          <w:rPr>
            <w:rFonts w:ascii="Times New Roman" w:eastAsia="Times New Roman" w:hAnsi="Times New Roman" w:cs="Times New Roman"/>
          </w:rPr>
          <w:t xml:space="preserve"> motion—due to the fact that an obstacle was missing in this event—</w:t>
        </w:r>
      </w:ins>
      <w:ins w:id="1851" w:author="Benton, Deon" w:date="2026-05-12T17:00:00Z" w16du:dateUtc="2026-05-12T22:00:00Z">
        <w:r w:rsidR="0045705D" w:rsidRPr="0045705D">
          <w:rPr>
            <w:rFonts w:ascii="Times New Roman" w:eastAsia="Times New Roman" w:hAnsi="Times New Roman" w:cs="Times New Roman"/>
          </w:rPr>
          <w:t>r</w:t>
        </w:r>
      </w:ins>
      <w:ins w:id="1852" w:author="Benton, Deon" w:date="2026-05-15T21:40:00Z" w16du:dateUtc="2026-05-16T02:40:00Z">
        <w:r w:rsidR="00C201B3">
          <w:rPr>
            <w:rFonts w:ascii="Times New Roman" w:eastAsia="Times New Roman" w:hAnsi="Times New Roman" w:cs="Times New Roman"/>
          </w:rPr>
          <w:t>a</w:t>
        </w:r>
      </w:ins>
      <w:ins w:id="1853" w:author="Benton, Deon" w:date="2026-05-12T17:00:00Z" w16du:dateUtc="2026-05-12T22:00:00Z">
        <w:r w:rsidR="0045705D" w:rsidRPr="0045705D">
          <w:rPr>
            <w:rFonts w:ascii="Times New Roman" w:eastAsia="Times New Roman" w:hAnsi="Times New Roman" w:cs="Times New Roman"/>
          </w:rPr>
          <w:t xml:space="preserve">ther than </w:t>
        </w:r>
      </w:ins>
      <w:ins w:id="1854" w:author="Benton, Deon" w:date="2026-05-15T21:38:00Z" w16du:dateUtc="2026-05-16T02:38:00Z">
        <w:r w:rsidR="00D129C2">
          <w:rPr>
            <w:rFonts w:ascii="Times New Roman" w:eastAsia="Times New Roman" w:hAnsi="Times New Roman" w:cs="Times New Roman"/>
          </w:rPr>
          <w:t xml:space="preserve">the </w:t>
        </w:r>
      </w:ins>
      <w:ins w:id="1855" w:author="Benton, Deon" w:date="2026-05-13T19:03:00Z" w16du:dateUtc="2026-05-14T00:03:00Z">
        <w:r w:rsidR="007C0E1B">
          <w:rPr>
            <w:rFonts w:ascii="Times New Roman" w:eastAsia="Times New Roman" w:hAnsi="Times New Roman" w:cs="Times New Roman"/>
          </w:rPr>
          <w:t xml:space="preserve">observed </w:t>
        </w:r>
      </w:ins>
      <w:ins w:id="1856" w:author="Benton, Deon" w:date="2026-05-12T17:00:00Z" w16du:dateUtc="2026-05-12T22:00:00Z">
        <w:r w:rsidR="0045705D" w:rsidRPr="0045705D">
          <w:rPr>
            <w:rFonts w:ascii="Times New Roman" w:eastAsia="Times New Roman" w:hAnsi="Times New Roman" w:cs="Times New Roman"/>
          </w:rPr>
          <w:t>curved motion</w:t>
        </w:r>
      </w:ins>
      <w:ins w:id="1857" w:author="Benton, Deon" w:date="2026-05-13T19:03:00Z" w16du:dateUtc="2026-05-14T00:03:00Z">
        <w:r w:rsidR="007C0E1B">
          <w:rPr>
            <w:rFonts w:ascii="Times New Roman" w:eastAsia="Times New Roman" w:hAnsi="Times New Roman" w:cs="Times New Roman"/>
          </w:rPr>
          <w:t xml:space="preserve">. </w:t>
        </w:r>
        <w:r w:rsidR="007C0E1B" w:rsidRPr="007C0E1B">
          <w:rPr>
            <w:rFonts w:ascii="Times New Roman" w:eastAsia="Times New Roman" w:hAnsi="Times New Roman" w:cs="Times New Roman"/>
          </w:rPr>
          <w:t xml:space="preserve">Another </w:t>
        </w:r>
      </w:ins>
      <w:ins w:id="1858" w:author="Benton, Deon" w:date="2026-05-15T21:39:00Z" w16du:dateUtc="2026-05-16T02:39:00Z">
        <w:r w:rsidR="00972845">
          <w:rPr>
            <w:rFonts w:ascii="Times New Roman" w:eastAsia="Times New Roman" w:hAnsi="Times New Roman" w:cs="Times New Roman"/>
          </w:rPr>
          <w:t>was</w:t>
        </w:r>
      </w:ins>
      <w:ins w:id="1859" w:author="Benton, Deon" w:date="2026-05-13T19:03:00Z" w16du:dateUtc="2026-05-14T00:03:00Z">
        <w:r w:rsidR="007C0E1B" w:rsidRPr="007C0E1B">
          <w:rPr>
            <w:rFonts w:ascii="Times New Roman" w:eastAsia="Times New Roman" w:hAnsi="Times New Roman" w:cs="Times New Roman"/>
          </w:rPr>
          <w:t xml:space="preserve"> </w:t>
        </w:r>
      </w:ins>
      <w:ins w:id="1860" w:author="Benton, Deon" w:date="2026-05-13T19:08:00Z" w16du:dateUtc="2026-05-14T00:08:00Z">
        <w:r w:rsidR="007C0E1B">
          <w:rPr>
            <w:rFonts w:ascii="Times New Roman" w:eastAsia="Times New Roman" w:hAnsi="Times New Roman" w:cs="Times New Roman"/>
          </w:rPr>
          <w:t xml:space="preserve">networks’ </w:t>
        </w:r>
      </w:ins>
      <w:ins w:id="1861" w:author="Benton, Deon" w:date="2026-05-15T21:39:00Z" w16du:dateUtc="2026-05-16T02:39:00Z">
        <w:r w:rsidR="00972845">
          <w:rPr>
            <w:rFonts w:ascii="Times New Roman" w:eastAsia="Times New Roman" w:hAnsi="Times New Roman" w:cs="Times New Roman"/>
          </w:rPr>
          <w:t>mistaken</w:t>
        </w:r>
      </w:ins>
      <w:ins w:id="1862" w:author="Benton, Deon" w:date="2026-05-13T19:09:00Z" w16du:dateUtc="2026-05-14T00:09:00Z">
        <w:r w:rsidR="007C0E1B">
          <w:rPr>
            <w:rFonts w:ascii="Times New Roman" w:eastAsia="Times New Roman" w:hAnsi="Times New Roman" w:cs="Times New Roman"/>
          </w:rPr>
          <w:t xml:space="preserve"> prediction of</w:t>
        </w:r>
      </w:ins>
      <w:ins w:id="1863" w:author="Benton, Deon" w:date="2026-05-13T19:06:00Z" w16du:dateUtc="2026-05-14T00:06:00Z">
        <w:r w:rsidR="007C0E1B">
          <w:rPr>
            <w:rFonts w:ascii="Times New Roman" w:eastAsia="Times New Roman" w:hAnsi="Times New Roman" w:cs="Times New Roman"/>
          </w:rPr>
          <w:t xml:space="preserve"> no vertical clearance</w:t>
        </w:r>
      </w:ins>
      <w:ins w:id="1864" w:author="Benton, Deon" w:date="2026-05-13T19:07:00Z" w16du:dateUtc="2026-05-14T00:07:00Z">
        <w:r w:rsidR="007C0E1B">
          <w:rPr>
            <w:rFonts w:ascii="Times New Roman" w:eastAsia="Times New Roman" w:hAnsi="Times New Roman" w:cs="Times New Roman"/>
          </w:rPr>
          <w:t xml:space="preserve">—due to </w:t>
        </w:r>
      </w:ins>
      <w:ins w:id="1865" w:author="Benton, Deon" w:date="2026-05-13T19:09:00Z" w16du:dateUtc="2026-05-14T00:09:00Z">
        <w:r w:rsidR="007C0E1B">
          <w:rPr>
            <w:rFonts w:ascii="Times New Roman" w:eastAsia="Times New Roman" w:hAnsi="Times New Roman" w:cs="Times New Roman"/>
          </w:rPr>
          <w:t>an expectation of</w:t>
        </w:r>
      </w:ins>
      <w:ins w:id="1866" w:author="Benton, Deon" w:date="2026-05-13T19:07:00Z" w16du:dateUtc="2026-05-14T00:07:00Z">
        <w:r w:rsidR="007C0E1B">
          <w:rPr>
            <w:rFonts w:ascii="Times New Roman" w:eastAsia="Times New Roman" w:hAnsi="Times New Roman" w:cs="Times New Roman"/>
          </w:rPr>
          <w:t xml:space="preserve"> straight motion—rather than </w:t>
        </w:r>
      </w:ins>
      <w:ins w:id="1867" w:author="Benton, Deon" w:date="2026-05-13T19:09:00Z" w16du:dateUtc="2026-05-14T00:09:00Z">
        <w:r w:rsidR="007C0E1B">
          <w:rPr>
            <w:rFonts w:ascii="Times New Roman" w:eastAsia="Times New Roman" w:hAnsi="Times New Roman" w:cs="Times New Roman"/>
          </w:rPr>
          <w:t xml:space="preserve">of </w:t>
        </w:r>
      </w:ins>
      <w:ins w:id="1868" w:author="Benton, Deon" w:date="2026-05-13T19:10:00Z" w16du:dateUtc="2026-05-14T00:10:00Z">
        <w:r w:rsidR="007C0E1B">
          <w:rPr>
            <w:rFonts w:ascii="Times New Roman" w:eastAsia="Times New Roman" w:hAnsi="Times New Roman" w:cs="Times New Roman"/>
          </w:rPr>
          <w:t xml:space="preserve">the </w:t>
        </w:r>
      </w:ins>
      <w:ins w:id="1869" w:author="Benton, Deon" w:date="2026-05-13T19:07:00Z" w16du:dateUtc="2026-05-14T00:07:00Z">
        <w:r w:rsidR="007C0E1B">
          <w:rPr>
            <w:rFonts w:ascii="Times New Roman" w:eastAsia="Times New Roman" w:hAnsi="Times New Roman" w:cs="Times New Roman"/>
          </w:rPr>
          <w:t xml:space="preserve">large vertical clearance that </w:t>
        </w:r>
      </w:ins>
      <w:ins w:id="1870" w:author="Benton, Deon" w:date="2026-05-13T19:10:00Z" w16du:dateUtc="2026-05-14T00:10:00Z">
        <w:r w:rsidR="007C0E1B">
          <w:rPr>
            <w:rFonts w:ascii="Times New Roman" w:eastAsia="Times New Roman" w:hAnsi="Times New Roman" w:cs="Times New Roman"/>
          </w:rPr>
          <w:t xml:space="preserve">networks actually observed. </w:t>
        </w:r>
      </w:ins>
      <w:ins w:id="1871" w:author="Benton, Deon" w:date="2026-05-13T19:07:00Z" w16du:dateUtc="2026-05-14T00:07:00Z">
        <w:r w:rsidR="007C0E1B">
          <w:rPr>
            <w:rFonts w:ascii="Times New Roman" w:eastAsia="Times New Roman" w:hAnsi="Times New Roman" w:cs="Times New Roman"/>
          </w:rPr>
          <w:t xml:space="preserve"> </w:t>
        </w:r>
      </w:ins>
    </w:p>
    <w:p w14:paraId="7A4058E4" w14:textId="246F32BA" w:rsidR="001A0F8D" w:rsidRDefault="003745B9" w:rsidP="00FA6AB7">
      <w:pPr>
        <w:tabs>
          <w:tab w:val="left" w:pos="7378"/>
        </w:tabs>
        <w:spacing w:line="480" w:lineRule="auto"/>
        <w:ind w:firstLine="720"/>
        <w:contextualSpacing/>
        <w:rPr>
          <w:ins w:id="1872" w:author="Benton, Deon" w:date="2026-05-14T18:44:00Z" w16du:dateUtc="2026-05-14T23:44:00Z"/>
          <w:rFonts w:ascii="Times New Roman" w:eastAsia="Times New Roman" w:hAnsi="Times New Roman" w:cs="Times New Roman"/>
        </w:rPr>
      </w:pPr>
      <w:ins w:id="1873" w:author="Benton, Deon" w:date="2026-05-13T19:10:00Z" w16du:dateUtc="2026-05-14T00:10:00Z">
        <w:r>
          <w:rPr>
            <w:rFonts w:ascii="Times New Roman" w:eastAsia="Times New Roman" w:hAnsi="Times New Roman" w:cs="Times New Roman"/>
          </w:rPr>
          <w:t>The reason the</w:t>
        </w:r>
      </w:ins>
      <w:ins w:id="1874" w:author="Benton, Deon" w:date="2026-05-12T17:00:00Z" w16du:dateUtc="2026-05-12T22:00:00Z">
        <w:r w:rsidR="0045705D" w:rsidRPr="0045705D">
          <w:rPr>
            <w:rFonts w:ascii="Times New Roman" w:eastAsia="Times New Roman" w:hAnsi="Times New Roman" w:cs="Times New Roman"/>
          </w:rPr>
          <w:t xml:space="preserve"> High, inefficient test event produced comparatively less error </w:t>
        </w:r>
      </w:ins>
      <w:ins w:id="1875" w:author="Benton, Deon" w:date="2026-05-13T19:10:00Z" w16du:dateUtc="2026-05-14T00:10:00Z">
        <w:r>
          <w:rPr>
            <w:rFonts w:ascii="Times New Roman" w:eastAsia="Times New Roman" w:hAnsi="Times New Roman" w:cs="Times New Roman"/>
          </w:rPr>
          <w:t xml:space="preserve">was </w:t>
        </w:r>
      </w:ins>
      <w:ins w:id="1876" w:author="Benton, Deon" w:date="2026-05-12T17:00:00Z" w16du:dateUtc="2026-05-12T22:00:00Z">
        <w:r w:rsidR="0045705D" w:rsidRPr="0045705D">
          <w:rPr>
            <w:rFonts w:ascii="Times New Roman" w:eastAsia="Times New Roman" w:hAnsi="Times New Roman" w:cs="Times New Roman"/>
          </w:rPr>
          <w:t xml:space="preserve">because </w:t>
        </w:r>
      </w:ins>
      <w:ins w:id="1877" w:author="Benton, Deon" w:date="2026-05-13T19:10:00Z" w16du:dateUtc="2026-05-14T00:10:00Z">
        <w:r>
          <w:rPr>
            <w:rFonts w:ascii="Times New Roman" w:eastAsia="Times New Roman" w:hAnsi="Times New Roman" w:cs="Times New Roman"/>
          </w:rPr>
          <w:t>the input information associated w</w:t>
        </w:r>
      </w:ins>
      <w:ins w:id="1878" w:author="Benton, Deon" w:date="2026-05-13T19:11:00Z" w16du:dateUtc="2026-05-14T00:11:00Z">
        <w:r>
          <w:rPr>
            <w:rFonts w:ascii="Times New Roman" w:eastAsia="Times New Roman" w:hAnsi="Times New Roman" w:cs="Times New Roman"/>
          </w:rPr>
          <w:t xml:space="preserve">ith this event </w:t>
        </w:r>
      </w:ins>
      <w:ins w:id="1879" w:author="Benton, Deon" w:date="2026-05-12T17:00:00Z" w16du:dateUtc="2026-05-12T22:00:00Z">
        <w:r w:rsidR="0045705D" w:rsidRPr="0045705D">
          <w:rPr>
            <w:rFonts w:ascii="Times New Roman" w:eastAsia="Times New Roman" w:hAnsi="Times New Roman" w:cs="Times New Roman"/>
          </w:rPr>
          <w:t>was</w:t>
        </w:r>
      </w:ins>
      <w:ins w:id="1880" w:author="Benton, Deon" w:date="2026-05-13T19:11:00Z" w16du:dateUtc="2026-05-14T00:11:00Z">
        <w:r>
          <w:rPr>
            <w:rFonts w:ascii="Times New Roman" w:eastAsia="Times New Roman" w:hAnsi="Times New Roman" w:cs="Times New Roman"/>
          </w:rPr>
          <w:t xml:space="preserve"> much more</w:t>
        </w:r>
      </w:ins>
      <w:ins w:id="1881" w:author="Benton, Deon" w:date="2026-05-12T17:00:00Z" w16du:dateUtc="2026-05-12T22:00:00Z">
        <w:r w:rsidR="0045705D" w:rsidRPr="0045705D">
          <w:rPr>
            <w:rFonts w:ascii="Times New Roman" w:eastAsia="Times New Roman" w:hAnsi="Times New Roman" w:cs="Times New Roman"/>
          </w:rPr>
          <w:t xml:space="preserve"> consistent with</w:t>
        </w:r>
      </w:ins>
      <w:ins w:id="1882" w:author="Benton, Deon" w:date="2026-05-13T19:11:00Z" w16du:dateUtc="2026-05-14T00:11:00Z">
        <w:r w:rsidR="00870BB3">
          <w:rPr>
            <w:rFonts w:ascii="Times New Roman" w:eastAsia="Times New Roman" w:hAnsi="Times New Roman" w:cs="Times New Roman"/>
          </w:rPr>
          <w:t xml:space="preserve"> that encountered </w:t>
        </w:r>
        <w:r w:rsidR="00870BB3">
          <w:rPr>
            <w:rFonts w:ascii="Times New Roman" w:eastAsia="Times New Roman" w:hAnsi="Times New Roman" w:cs="Times New Roman"/>
          </w:rPr>
          <w:lastRenderedPageBreak/>
          <w:t>during pretraining</w:t>
        </w:r>
      </w:ins>
      <w:ins w:id="1883" w:author="Benton, Deon" w:date="2026-05-13T19:13:00Z" w16du:dateUtc="2026-05-14T00:13:00Z">
        <w:r w:rsidR="00870BB3" w:rsidRPr="00870BB3">
          <w:rPr>
            <w:rFonts w:ascii="Times New Roman" w:eastAsia="Times New Roman" w:hAnsi="Times New Roman" w:cs="Times New Roman"/>
          </w:rPr>
          <w:t xml:space="preserve">. </w:t>
        </w:r>
      </w:ins>
      <w:ins w:id="1884" w:author="Benton, Deon" w:date="2026-05-15T21:41:00Z" w16du:dateUtc="2026-05-16T02:41:00Z">
        <w:r w:rsidR="00645AFD">
          <w:rPr>
            <w:rFonts w:ascii="Times New Roman" w:eastAsia="Times New Roman" w:hAnsi="Times New Roman" w:cs="Times New Roman"/>
          </w:rPr>
          <w:t>As such, there were fewer c</w:t>
        </w:r>
      </w:ins>
      <w:ins w:id="1885" w:author="Benton, Deon" w:date="2026-05-15T21:42:00Z" w16du:dateUtc="2026-05-16T02:42:00Z">
        <w:r w:rsidR="00645AFD">
          <w:rPr>
            <w:rFonts w:ascii="Times New Roman" w:eastAsia="Times New Roman" w:hAnsi="Times New Roman" w:cs="Times New Roman"/>
          </w:rPr>
          <w:t xml:space="preserve">ontributors </w:t>
        </w:r>
        <w:r w:rsidR="007146A4">
          <w:rPr>
            <w:rFonts w:ascii="Times New Roman" w:eastAsia="Times New Roman" w:hAnsi="Times New Roman" w:cs="Times New Roman"/>
          </w:rPr>
          <w:t>to error for this event than the inefficient one.</w:t>
        </w:r>
      </w:ins>
      <w:ins w:id="1886" w:author="Benton, Deon" w:date="2026-05-13T19:13:00Z" w16du:dateUtc="2026-05-14T00:13:00Z">
        <w:r w:rsidR="00870BB3" w:rsidRPr="00870BB3">
          <w:rPr>
            <w:rFonts w:ascii="Times New Roman" w:eastAsia="Times New Roman" w:hAnsi="Times New Roman" w:cs="Times New Roman"/>
          </w:rPr>
          <w:t xml:space="preserve"> </w:t>
        </w:r>
      </w:ins>
      <w:ins w:id="1887" w:author="Benton, Deon" w:date="2026-05-15T21:41:00Z" w16du:dateUtc="2026-05-16T02:41:00Z">
        <w:r w:rsidR="00645AFD">
          <w:rPr>
            <w:rFonts w:ascii="Times New Roman" w:eastAsia="Times New Roman" w:hAnsi="Times New Roman" w:cs="Times New Roman"/>
          </w:rPr>
          <w:t xml:space="preserve">The </w:t>
        </w:r>
      </w:ins>
      <w:ins w:id="1888" w:author="Benton, Deon" w:date="2026-05-15T21:42:00Z" w16du:dateUtc="2026-05-16T02:42:00Z">
        <w:r w:rsidR="007146A4">
          <w:rPr>
            <w:rFonts w:ascii="Times New Roman" w:eastAsia="Times New Roman" w:hAnsi="Times New Roman" w:cs="Times New Roman"/>
          </w:rPr>
          <w:t xml:space="preserve">contributors </w:t>
        </w:r>
      </w:ins>
      <w:ins w:id="1889" w:author="Benton, Deon" w:date="2026-05-15T21:41:00Z" w16du:dateUtc="2026-05-16T02:41:00Z">
        <w:r w:rsidR="00645AFD">
          <w:rPr>
            <w:rFonts w:ascii="Times New Roman" w:eastAsia="Times New Roman" w:hAnsi="Times New Roman" w:cs="Times New Roman"/>
          </w:rPr>
          <w:t xml:space="preserve">for this event were discussed in Simulation 4. </w:t>
        </w:r>
      </w:ins>
      <w:ins w:id="1890" w:author="Benton, Deon" w:date="2026-05-14T18:44:00Z" w16du:dateUtc="2026-05-14T23:44:00Z">
        <w:r w:rsidR="001A0F8D" w:rsidRPr="001A0F8D">
          <w:rPr>
            <w:rFonts w:ascii="Times New Roman" w:eastAsia="Times New Roman" w:hAnsi="Times New Roman" w:cs="Times New Roman"/>
          </w:rPr>
          <w:t xml:space="preserve"> </w:t>
        </w:r>
      </w:ins>
    </w:p>
    <w:p w14:paraId="07D7A53E" w14:textId="51543F26" w:rsidR="00452D62" w:rsidRDefault="009E0417" w:rsidP="00FA6AB7">
      <w:pPr>
        <w:tabs>
          <w:tab w:val="left" w:pos="7378"/>
        </w:tabs>
        <w:spacing w:line="480" w:lineRule="auto"/>
        <w:ind w:firstLine="720"/>
        <w:contextualSpacing/>
        <w:rPr>
          <w:ins w:id="1891" w:author="Benton, Deon" w:date="2026-05-15T18:51:00Z" w16du:dateUtc="2026-05-15T23:51:00Z"/>
          <w:rFonts w:ascii="Times New Roman" w:eastAsia="Times New Roman" w:hAnsi="Times New Roman" w:cs="Times New Roman"/>
        </w:rPr>
      </w:pPr>
      <w:ins w:id="1892" w:author="Benton, Deon" w:date="2026-05-15T18:06:00Z" w16du:dateUtc="2026-05-15T23:06:00Z">
        <w:r>
          <w:rPr>
            <w:rFonts w:ascii="Times New Roman" w:eastAsia="Times New Roman" w:hAnsi="Times New Roman" w:cs="Times New Roman"/>
          </w:rPr>
          <w:t xml:space="preserve">Beyond the mechanistic details of networks’ responses to both test events, </w:t>
        </w:r>
      </w:ins>
      <w:ins w:id="1893" w:author="Benton, Deon" w:date="2026-05-15T18:08:00Z" w16du:dateUtc="2026-05-15T23:08:00Z">
        <w:r>
          <w:rPr>
            <w:rFonts w:ascii="Times New Roman" w:eastAsia="Times New Roman" w:hAnsi="Times New Roman" w:cs="Times New Roman"/>
          </w:rPr>
          <w:t>these result</w:t>
        </w:r>
      </w:ins>
      <w:ins w:id="1894" w:author="Benton, Deon" w:date="2026-05-15T18:09:00Z" w16du:dateUtc="2026-05-15T23:09:00Z">
        <w:r>
          <w:rPr>
            <w:rFonts w:ascii="Times New Roman" w:eastAsia="Times New Roman" w:hAnsi="Times New Roman" w:cs="Times New Roman"/>
          </w:rPr>
          <w:t xml:space="preserve">s are potentially theoretically significant because they are </w:t>
        </w:r>
      </w:ins>
      <w:ins w:id="1895" w:author="Benton, Deon" w:date="2026-05-15T18:07:00Z" w16du:dateUtc="2026-05-15T23:07:00Z">
        <w:r>
          <w:rPr>
            <w:rFonts w:ascii="Times New Roman" w:eastAsia="Times New Roman" w:hAnsi="Times New Roman" w:cs="Times New Roman"/>
          </w:rPr>
          <w:t>presumably</w:t>
        </w:r>
      </w:ins>
      <w:r w:rsidR="008927F4">
        <w:rPr>
          <w:rFonts w:ascii="Times New Roman" w:eastAsia="Times New Roman" w:hAnsi="Times New Roman" w:cs="Times New Roman"/>
        </w:rPr>
        <w:t xml:space="preserve"> at odds with</w:t>
      </w:r>
      <w:ins w:id="1896" w:author="Benton, Deon" w:date="2026-05-15T18:09:00Z" w16du:dateUtc="2026-05-15T23:09:00Z">
        <w:r>
          <w:rPr>
            <w:rFonts w:ascii="Times New Roman" w:eastAsia="Times New Roman" w:hAnsi="Times New Roman" w:cs="Times New Roman"/>
          </w:rPr>
          <w:t xml:space="preserve"> those predicted by any of the </w:t>
        </w:r>
      </w:ins>
      <w:ins w:id="1897" w:author="Benton, Deon" w:date="2026-05-15T18:13:00Z" w16du:dateUtc="2026-05-15T23:13:00Z">
        <w:r w:rsidR="00D144A5">
          <w:rPr>
            <w:rFonts w:ascii="Times New Roman" w:eastAsia="Times New Roman" w:hAnsi="Times New Roman" w:cs="Times New Roman"/>
          </w:rPr>
          <w:t xml:space="preserve">present </w:t>
        </w:r>
      </w:ins>
      <w:ins w:id="1898" w:author="Benton, Deon" w:date="2026-05-15T18:09:00Z" w16du:dateUtc="2026-05-15T23:09:00Z">
        <w:r>
          <w:rPr>
            <w:rFonts w:ascii="Times New Roman" w:eastAsia="Times New Roman" w:hAnsi="Times New Roman" w:cs="Times New Roman"/>
          </w:rPr>
          <w:t xml:space="preserve">domain-specific proposals for the same </w:t>
        </w:r>
      </w:ins>
      <w:ins w:id="1899" w:author="Benton, Deon" w:date="2026-05-15T18:10:00Z" w16du:dateUtc="2026-05-15T23:10:00Z">
        <w:r>
          <w:rPr>
            <w:rFonts w:ascii="Times New Roman" w:eastAsia="Times New Roman" w:hAnsi="Times New Roman" w:cs="Times New Roman"/>
          </w:rPr>
          <w:t>events.</w:t>
        </w:r>
      </w:ins>
      <w:r w:rsidR="008927F4">
        <w:rPr>
          <w:rFonts w:ascii="Times New Roman" w:eastAsia="Times New Roman" w:hAnsi="Times New Roman" w:cs="Times New Roman"/>
        </w:rPr>
        <w:t xml:space="preserve"> </w:t>
      </w:r>
      <w:ins w:id="1900" w:author="Benton, Deon" w:date="2026-05-15T18:14:00Z" w16du:dateUtc="2026-05-15T23:14:00Z">
        <w:r w:rsidR="00D144A5">
          <w:rPr>
            <w:rFonts w:ascii="Times New Roman" w:eastAsia="Times New Roman" w:hAnsi="Times New Roman" w:cs="Times New Roman"/>
          </w:rPr>
          <w:t>I</w:t>
        </w:r>
      </w:ins>
      <w:ins w:id="1901" w:author="Benton, Deon" w:date="2026-05-15T18:15:00Z" w16du:dateUtc="2026-05-15T23:15:00Z">
        <w:r w:rsidR="00D144A5">
          <w:rPr>
            <w:rFonts w:ascii="Times New Roman" w:eastAsia="Times New Roman" w:hAnsi="Times New Roman" w:cs="Times New Roman"/>
          </w:rPr>
          <w:t>f these accounts are correct that infants process others’ actions in terms of their efficiency</w:t>
        </w:r>
        <w:r w:rsidR="00AA2ECA">
          <w:rPr>
            <w:rFonts w:ascii="Times New Roman" w:eastAsia="Times New Roman" w:hAnsi="Times New Roman" w:cs="Times New Roman"/>
          </w:rPr>
          <w:t xml:space="preserve">, cost, and subjective utility, then infants should look equally long at both inconsistent events. </w:t>
        </w:r>
      </w:ins>
      <w:ins w:id="1902" w:author="Benton, Deon" w:date="2026-05-15T18:16:00Z" w16du:dateUtc="2026-05-15T23:16:00Z">
        <w:r w:rsidR="00AA2ECA">
          <w:rPr>
            <w:rFonts w:ascii="Times New Roman" w:eastAsia="Times New Roman" w:hAnsi="Times New Roman" w:cs="Times New Roman"/>
          </w:rPr>
          <w:t xml:space="preserve">This is because not only </w:t>
        </w:r>
      </w:ins>
      <w:ins w:id="1903" w:author="Benton, Deon" w:date="2026-05-15T18:17:00Z" w16du:dateUtc="2026-05-15T23:17:00Z">
        <w:r w:rsidR="00AA2ECA">
          <w:rPr>
            <w:rFonts w:ascii="Times New Roman" w:eastAsia="Times New Roman" w:hAnsi="Times New Roman" w:cs="Times New Roman"/>
          </w:rPr>
          <w:t xml:space="preserve">is it the case that the actions in both events are </w:t>
        </w:r>
      </w:ins>
      <w:ins w:id="1904" w:author="Benton, Deon" w:date="2026-05-15T18:37:00Z" w16du:dateUtc="2026-05-15T23:37:00Z">
        <w:r w:rsidR="004175EF">
          <w:rPr>
            <w:rFonts w:ascii="Times New Roman" w:eastAsia="Times New Roman" w:hAnsi="Times New Roman" w:cs="Times New Roman"/>
          </w:rPr>
          <w:t>inefficient,</w:t>
        </w:r>
      </w:ins>
      <w:ins w:id="1905" w:author="Benton, Deon" w:date="2026-05-15T18:17:00Z" w16du:dateUtc="2026-05-15T23:17:00Z">
        <w:r w:rsidR="00AA2ECA">
          <w:rPr>
            <w:rFonts w:ascii="Times New Roman" w:eastAsia="Times New Roman" w:hAnsi="Times New Roman" w:cs="Times New Roman"/>
          </w:rPr>
          <w:t xml:space="preserve"> but</w:t>
        </w:r>
      </w:ins>
      <w:ins w:id="1906" w:author="Benton, Deon" w:date="2026-05-15T18:37:00Z" w16du:dateUtc="2026-05-15T23:37:00Z">
        <w:r w:rsidR="004175EF">
          <w:rPr>
            <w:rFonts w:ascii="Times New Roman" w:eastAsia="Times New Roman" w:hAnsi="Times New Roman" w:cs="Times New Roman"/>
          </w:rPr>
          <w:t xml:space="preserve"> it is also the case that</w:t>
        </w:r>
      </w:ins>
      <w:ins w:id="1907" w:author="Benton, Deon" w:date="2026-05-15T18:17:00Z" w16du:dateUtc="2026-05-15T23:17:00Z">
        <w:r w:rsidR="00AA2ECA">
          <w:rPr>
            <w:rFonts w:ascii="Times New Roman" w:eastAsia="Times New Roman" w:hAnsi="Times New Roman" w:cs="Times New Roman"/>
          </w:rPr>
          <w:t xml:space="preserve"> the</w:t>
        </w:r>
      </w:ins>
      <w:ins w:id="1908" w:author="Benton, Deon" w:date="2026-05-15T18:18:00Z" w16du:dateUtc="2026-05-15T23:18:00Z">
        <w:r w:rsidR="00AA2ECA">
          <w:rPr>
            <w:rFonts w:ascii="Times New Roman" w:eastAsia="Times New Roman" w:hAnsi="Times New Roman" w:cs="Times New Roman"/>
          </w:rPr>
          <w:t xml:space="preserve"> actions themselves are equally costly. </w:t>
        </w:r>
      </w:ins>
      <w:ins w:id="1909" w:author="Benton, Deon" w:date="2026-05-15T18:37:00Z" w16du:dateUtc="2026-05-15T23:37:00Z">
        <w:r w:rsidR="004175EF">
          <w:rPr>
            <w:rFonts w:ascii="Times New Roman" w:eastAsia="Times New Roman" w:hAnsi="Times New Roman" w:cs="Times New Roman"/>
          </w:rPr>
          <w:t xml:space="preserve">This stems from the fact that the </w:t>
        </w:r>
      </w:ins>
      <w:ins w:id="1910" w:author="Benton, Deon" w:date="2026-05-15T18:38:00Z" w16du:dateUtc="2026-05-15T23:38:00Z">
        <w:r w:rsidR="004175EF">
          <w:rPr>
            <w:rFonts w:ascii="Times New Roman" w:eastAsia="Times New Roman" w:hAnsi="Times New Roman" w:cs="Times New Roman"/>
          </w:rPr>
          <w:t>agent jumps to the same height</w:t>
        </w:r>
      </w:ins>
      <w:ins w:id="1911" w:author="Benton, Deon" w:date="2026-05-15T18:39:00Z" w16du:dateUtc="2026-05-15T23:39:00Z">
        <w:r w:rsidR="004175EF">
          <w:rPr>
            <w:rFonts w:ascii="Times New Roman" w:eastAsia="Times New Roman" w:hAnsi="Times New Roman" w:cs="Times New Roman"/>
          </w:rPr>
          <w:t>—</w:t>
        </w:r>
      </w:ins>
      <w:ins w:id="1912" w:author="Benton, Deon" w:date="2026-05-15T18:38:00Z" w16du:dateUtc="2026-05-15T23:38:00Z">
        <w:r w:rsidR="004175EF">
          <w:rPr>
            <w:rFonts w:ascii="Times New Roman" w:eastAsia="Times New Roman" w:hAnsi="Times New Roman" w:cs="Times New Roman"/>
          </w:rPr>
          <w:t>and</w:t>
        </w:r>
      </w:ins>
      <w:ins w:id="1913" w:author="Benton, Deon" w:date="2026-05-15T18:39:00Z" w16du:dateUtc="2026-05-15T23:39:00Z">
        <w:r w:rsidR="004175EF">
          <w:rPr>
            <w:rFonts w:ascii="Times New Roman" w:eastAsia="Times New Roman" w:hAnsi="Times New Roman" w:cs="Times New Roman"/>
          </w:rPr>
          <w:t xml:space="preserve"> therefore incurs the same cost</w:t>
        </w:r>
      </w:ins>
      <w:ins w:id="1914" w:author="Benton, Deon" w:date="2026-05-15T18:41:00Z" w16du:dateUtc="2026-05-15T23:41:00Z">
        <w:r w:rsidR="00F430BB">
          <w:rPr>
            <w:rFonts w:ascii="Times New Roman" w:eastAsia="Times New Roman" w:hAnsi="Times New Roman" w:cs="Times New Roman"/>
          </w:rPr>
          <w:t>—</w:t>
        </w:r>
      </w:ins>
      <w:ins w:id="1915" w:author="Benton, Deon" w:date="2026-05-15T18:39:00Z" w16du:dateUtc="2026-05-15T23:39:00Z">
        <w:r w:rsidR="004175EF">
          <w:rPr>
            <w:rFonts w:ascii="Times New Roman" w:eastAsia="Times New Roman" w:hAnsi="Times New Roman" w:cs="Times New Roman"/>
          </w:rPr>
          <w:t>in both</w:t>
        </w:r>
      </w:ins>
      <w:ins w:id="1916" w:author="Benton, Deon" w:date="2026-05-15T18:37:00Z" w16du:dateUtc="2026-05-15T23:37:00Z">
        <w:r w:rsidR="004175EF">
          <w:rPr>
            <w:rFonts w:ascii="Times New Roman" w:eastAsia="Times New Roman" w:hAnsi="Times New Roman" w:cs="Times New Roman"/>
          </w:rPr>
          <w:t xml:space="preserve"> test events. </w:t>
        </w:r>
      </w:ins>
      <w:ins w:id="1917" w:author="Benton, Deon" w:date="2026-05-15T18:19:00Z" w16du:dateUtc="2026-05-15T23:19:00Z">
        <w:r w:rsidR="00AA2ECA">
          <w:rPr>
            <w:rFonts w:ascii="Times New Roman" w:eastAsia="Times New Roman" w:hAnsi="Times New Roman" w:cs="Times New Roman"/>
          </w:rPr>
          <w:t xml:space="preserve"> </w:t>
        </w:r>
      </w:ins>
      <w:ins w:id="1918" w:author="Benton, Deon" w:date="2026-05-15T18:39:00Z" w16du:dateUtc="2026-05-15T23:39:00Z">
        <w:r w:rsidR="00F430BB">
          <w:rPr>
            <w:rFonts w:ascii="Times New Roman" w:eastAsia="Times New Roman" w:hAnsi="Times New Roman" w:cs="Times New Roman"/>
          </w:rPr>
          <w:t>Importantly, t</w:t>
        </w:r>
      </w:ins>
      <w:ins w:id="1919" w:author="Benton, Deon" w:date="2026-05-15T18:40:00Z" w16du:dateUtc="2026-05-15T23:40:00Z">
        <w:r w:rsidR="00F430BB">
          <w:rPr>
            <w:rFonts w:ascii="Times New Roman" w:eastAsia="Times New Roman" w:hAnsi="Times New Roman" w:cs="Times New Roman"/>
          </w:rPr>
          <w:t>h</w:t>
        </w:r>
      </w:ins>
      <w:ins w:id="1920" w:author="Benton, Deon" w:date="2026-05-15T18:39:00Z" w16du:dateUtc="2026-05-15T23:39:00Z">
        <w:r w:rsidR="00F430BB">
          <w:rPr>
            <w:rFonts w:ascii="Times New Roman" w:eastAsia="Times New Roman" w:hAnsi="Times New Roman" w:cs="Times New Roman"/>
          </w:rPr>
          <w:t xml:space="preserve">is conclusion is not without basis. </w:t>
        </w:r>
      </w:ins>
      <w:ins w:id="1921" w:author="Benton, Deon" w:date="2026-05-15T18:42:00Z" w16du:dateUtc="2026-05-15T23:42:00Z">
        <w:r w:rsidR="00F430BB">
          <w:rPr>
            <w:rFonts w:ascii="Times New Roman" w:eastAsia="Times New Roman" w:hAnsi="Times New Roman" w:cs="Times New Roman"/>
          </w:rPr>
          <w:t>Th</w:t>
        </w:r>
      </w:ins>
      <w:ins w:id="1922" w:author="Benton, Deon" w:date="2026-05-15T18:43:00Z" w16du:dateUtc="2026-05-15T23:43:00Z">
        <w:r w:rsidR="00F430BB">
          <w:rPr>
            <w:rFonts w:ascii="Times New Roman" w:eastAsia="Times New Roman" w:hAnsi="Times New Roman" w:cs="Times New Roman"/>
          </w:rPr>
          <w:t>e math of the naïve utility calculus itself provides evidence for this conclusion. Although the full mathematical details of this model are beyond the scope of this paper</w:t>
        </w:r>
      </w:ins>
      <w:ins w:id="1923" w:author="Benton, Deon" w:date="2026-05-15T18:45:00Z" w16du:dateUtc="2026-05-15T23:45:00Z">
        <w:r w:rsidR="00F430BB">
          <w:rPr>
            <w:rFonts w:ascii="Times New Roman" w:eastAsia="Times New Roman" w:hAnsi="Times New Roman" w:cs="Times New Roman"/>
          </w:rPr>
          <w:t xml:space="preserve"> (for that information, see </w:t>
        </w:r>
      </w:ins>
      <w:ins w:id="1924" w:author="Benton, Deon" w:date="2026-05-15T18:46:00Z" w16du:dateUtc="2026-05-15T23:46:00Z">
        <w:r w:rsidR="00B44489">
          <w:rPr>
            <w:rFonts w:ascii="Times New Roman" w:eastAsia="Times New Roman" w:hAnsi="Times New Roman" w:cs="Times New Roman"/>
          </w:rPr>
          <w:t>Jara-Ettinger et al., 2016</w:t>
        </w:r>
      </w:ins>
      <w:ins w:id="1925" w:author="Benton, Deon" w:date="2026-05-15T18:47:00Z" w16du:dateUtc="2026-05-15T23:47:00Z">
        <w:r w:rsidR="00B44489">
          <w:rPr>
            <w:rFonts w:ascii="Times New Roman" w:eastAsia="Times New Roman" w:hAnsi="Times New Roman" w:cs="Times New Roman"/>
          </w:rPr>
          <w:t>; Jara-Etttinger et al., 2020</w:t>
        </w:r>
      </w:ins>
      <w:ins w:id="1926" w:author="Benton, Deon" w:date="2026-05-15T18:46:00Z" w16du:dateUtc="2026-05-15T23:46:00Z">
        <w:r w:rsidR="00B44489">
          <w:rPr>
            <w:rFonts w:ascii="Times New Roman" w:eastAsia="Times New Roman" w:hAnsi="Times New Roman" w:cs="Times New Roman"/>
          </w:rPr>
          <w:t>)</w:t>
        </w:r>
      </w:ins>
      <w:ins w:id="1927" w:author="Benton, Deon" w:date="2026-05-15T18:43:00Z" w16du:dateUtc="2026-05-15T23:43:00Z">
        <w:r w:rsidR="00F430BB">
          <w:rPr>
            <w:rFonts w:ascii="Times New Roman" w:eastAsia="Times New Roman" w:hAnsi="Times New Roman" w:cs="Times New Roman"/>
          </w:rPr>
          <w:t xml:space="preserve">, </w:t>
        </w:r>
      </w:ins>
      <w:ins w:id="1928" w:author="Benton, Deon" w:date="2026-05-15T18:44:00Z" w16du:dateUtc="2026-05-15T23:44:00Z">
        <w:r w:rsidR="00F430BB">
          <w:rPr>
            <w:rFonts w:ascii="Times New Roman" w:eastAsia="Times New Roman" w:hAnsi="Times New Roman" w:cs="Times New Roman"/>
          </w:rPr>
          <w:t xml:space="preserve">an aspect of this model that is </w:t>
        </w:r>
      </w:ins>
      <w:ins w:id="1929" w:author="Benton, Deon" w:date="2026-05-15T18:47:00Z" w16du:dateUtc="2026-05-15T23:47:00Z">
        <w:r w:rsidR="00B44489">
          <w:rPr>
            <w:rFonts w:ascii="Times New Roman" w:eastAsia="Times New Roman" w:hAnsi="Times New Roman" w:cs="Times New Roman"/>
          </w:rPr>
          <w:t>worth highlighting here is</w:t>
        </w:r>
      </w:ins>
      <w:ins w:id="1930" w:author="Benton, Deon" w:date="2026-05-15T18:44:00Z" w16du:dateUtc="2026-05-15T23:44:00Z">
        <w:r w:rsidR="00F430BB">
          <w:rPr>
            <w:rFonts w:ascii="Times New Roman" w:eastAsia="Times New Roman" w:hAnsi="Times New Roman" w:cs="Times New Roman"/>
          </w:rPr>
          <w:t xml:space="preserve"> that </w:t>
        </w:r>
      </w:ins>
      <w:ins w:id="1931" w:author="Benton, Deon" w:date="2026-05-15T18:48:00Z" w16du:dateUtc="2026-05-15T23:48:00Z">
        <w:r w:rsidR="00B44489">
          <w:rPr>
            <w:rFonts w:ascii="Times New Roman" w:eastAsia="Times New Roman" w:hAnsi="Times New Roman" w:cs="Times New Roman"/>
          </w:rPr>
          <w:t xml:space="preserve">in the model </w:t>
        </w:r>
      </w:ins>
      <w:ins w:id="1932" w:author="Benton, Deon" w:date="2026-05-15T18:44:00Z" w16du:dateUtc="2026-05-15T23:44:00Z">
        <w:r w:rsidR="00F430BB">
          <w:rPr>
            <w:rFonts w:ascii="Times New Roman" w:eastAsia="Times New Roman" w:hAnsi="Times New Roman" w:cs="Times New Roman"/>
          </w:rPr>
          <w:t>cost is defined in terms o</w:t>
        </w:r>
      </w:ins>
      <w:ins w:id="1933" w:author="Benton, Deon" w:date="2026-05-15T18:45:00Z" w16du:dateUtc="2026-05-15T23:45:00Z">
        <w:r w:rsidR="00F430BB">
          <w:rPr>
            <w:rFonts w:ascii="Times New Roman" w:eastAsia="Times New Roman" w:hAnsi="Times New Roman" w:cs="Times New Roman"/>
          </w:rPr>
          <w:t>f an agent’s actions (or more formally, its policy</w:t>
        </w:r>
      </w:ins>
      <w:ins w:id="1934" w:author="Benton, Deon" w:date="2026-05-15T18:48:00Z" w16du:dateUtc="2026-05-15T23:48:00Z">
        <w:r w:rsidR="00B44489">
          <w:rPr>
            <w:rFonts w:ascii="Times New Roman" w:eastAsia="Times New Roman" w:hAnsi="Times New Roman" w:cs="Times New Roman"/>
          </w:rPr>
          <w:t>)</w:t>
        </w:r>
      </w:ins>
      <w:ins w:id="1935" w:author="Benton, Deon" w:date="2026-05-15T18:26:00Z" w16du:dateUtc="2026-05-15T23:26:00Z">
        <w:r w:rsidR="00DE305C">
          <w:rPr>
            <w:rFonts w:ascii="Times New Roman" w:eastAsia="Times New Roman" w:hAnsi="Times New Roman" w:cs="Times New Roman"/>
          </w:rPr>
          <w:t>—</w:t>
        </w:r>
      </w:ins>
      <w:ins w:id="1936" w:author="Benton, Deon" w:date="2026-05-15T18:36:00Z" w16du:dateUtc="2026-05-15T23:36:00Z">
        <w:r w:rsidR="00500F56">
          <w:rPr>
            <w:rFonts w:ascii="Times New Roman" w:eastAsia="Times New Roman" w:hAnsi="Times New Roman" w:cs="Times New Roman"/>
          </w:rPr>
          <w:t>this policy is equivalent</w:t>
        </w:r>
      </w:ins>
      <w:ins w:id="1937" w:author="Benton, Deon" w:date="2026-05-15T18:26:00Z" w16du:dateUtc="2026-05-15T23:26:00Z">
        <w:r w:rsidR="00DE305C">
          <w:rPr>
            <w:rFonts w:ascii="Times New Roman" w:eastAsia="Times New Roman" w:hAnsi="Times New Roman" w:cs="Times New Roman"/>
          </w:rPr>
          <w:t xml:space="preserve"> in both inefficient test events. </w:t>
        </w:r>
      </w:ins>
    </w:p>
    <w:p w14:paraId="7574BB23" w14:textId="2A13353C" w:rsidR="007968B5" w:rsidRDefault="00B44489" w:rsidP="0049541C">
      <w:pPr>
        <w:tabs>
          <w:tab w:val="left" w:pos="7378"/>
        </w:tabs>
        <w:spacing w:line="480" w:lineRule="auto"/>
        <w:ind w:firstLine="720"/>
        <w:contextualSpacing/>
        <w:rPr>
          <w:ins w:id="1938" w:author="Benton, Deon" w:date="2026-05-15T19:21:00Z" w16du:dateUtc="2026-05-16T00:21:00Z"/>
          <w:rFonts w:ascii="Times New Roman" w:eastAsia="Times New Roman" w:hAnsi="Times New Roman" w:cs="Times New Roman"/>
        </w:rPr>
      </w:pPr>
      <w:ins w:id="1939" w:author="Benton, Deon" w:date="2026-05-15T18:52:00Z" w16du:dateUtc="2026-05-15T23:52:00Z">
        <w:r>
          <w:rPr>
            <w:rFonts w:ascii="Times New Roman" w:eastAsia="Times New Roman" w:hAnsi="Times New Roman" w:cs="Times New Roman"/>
          </w:rPr>
          <w:t>In addition to testing the first prediction</w:t>
        </w:r>
      </w:ins>
      <w:ins w:id="1940" w:author="Benton, Deon" w:date="2026-05-15T18:53:00Z" w16du:dateUtc="2026-05-15T23:53:00Z">
        <w:r>
          <w:rPr>
            <w:rFonts w:ascii="Times New Roman" w:eastAsia="Times New Roman" w:hAnsi="Times New Roman" w:cs="Times New Roman"/>
          </w:rPr>
          <w:t xml:space="preserve"> </w:t>
        </w:r>
      </w:ins>
      <w:ins w:id="1941" w:author="Benton, Deon" w:date="2026-05-15T18:54:00Z" w16du:dateUtc="2026-05-15T23:54:00Z">
        <w:r w:rsidR="005B7892">
          <w:rPr>
            <w:rFonts w:ascii="Times New Roman" w:eastAsia="Times New Roman" w:hAnsi="Times New Roman" w:cs="Times New Roman"/>
          </w:rPr>
          <w:t xml:space="preserve">of </w:t>
        </w:r>
      </w:ins>
      <w:ins w:id="1942" w:author="Benton, Deon" w:date="2026-05-15T18:53:00Z" w16du:dateUtc="2026-05-15T23:53:00Z">
        <w:r>
          <w:rPr>
            <w:rFonts w:ascii="Times New Roman" w:eastAsia="Times New Roman" w:hAnsi="Times New Roman" w:cs="Times New Roman"/>
          </w:rPr>
          <w:t>the first simulation presented in this</w:t>
        </w:r>
        <w:r w:rsidR="007C02F1">
          <w:rPr>
            <w:rFonts w:ascii="Times New Roman" w:eastAsia="Times New Roman" w:hAnsi="Times New Roman" w:cs="Times New Roman"/>
          </w:rPr>
          <w:t xml:space="preserve"> section</w:t>
        </w:r>
      </w:ins>
      <w:ins w:id="1943" w:author="Benton, Deon" w:date="2026-05-15T18:52:00Z" w16du:dateUtc="2026-05-15T23:52:00Z">
        <w:r>
          <w:rPr>
            <w:rFonts w:ascii="Times New Roman" w:eastAsia="Times New Roman" w:hAnsi="Times New Roman" w:cs="Times New Roman"/>
          </w:rPr>
          <w:t xml:space="preserve">, </w:t>
        </w:r>
      </w:ins>
      <w:ins w:id="1944" w:author="Benton, Deon" w:date="2026-05-15T18:55:00Z" w16du:dateUtc="2026-05-15T23:55:00Z">
        <w:r w:rsidR="005B7892">
          <w:rPr>
            <w:rFonts w:ascii="Times New Roman" w:eastAsia="Times New Roman" w:hAnsi="Times New Roman" w:cs="Times New Roman"/>
          </w:rPr>
          <w:t xml:space="preserve">it will also be important in future research </w:t>
        </w:r>
      </w:ins>
      <w:ins w:id="1945" w:author="Benton, Deon" w:date="2026-05-15T18:52:00Z" w16du:dateUtc="2026-05-15T23:52:00Z">
        <w:r>
          <w:rPr>
            <w:rFonts w:ascii="Times New Roman" w:eastAsia="Times New Roman" w:hAnsi="Times New Roman" w:cs="Times New Roman"/>
          </w:rPr>
          <w:t>to</w:t>
        </w:r>
      </w:ins>
      <w:ins w:id="1946" w:author="Benton, Deon" w:date="2026-05-15T18:53:00Z" w16du:dateUtc="2026-05-15T23:53:00Z">
        <w:r>
          <w:rPr>
            <w:rFonts w:ascii="Times New Roman" w:eastAsia="Times New Roman" w:hAnsi="Times New Roman" w:cs="Times New Roman"/>
          </w:rPr>
          <w:t xml:space="preserve"> test th</w:t>
        </w:r>
      </w:ins>
      <w:ins w:id="1947" w:author="Benton, Deon" w:date="2026-05-15T18:54:00Z" w16du:dateUtc="2026-05-15T23:54:00Z">
        <w:r w:rsidR="005B7892">
          <w:rPr>
            <w:rFonts w:ascii="Times New Roman" w:eastAsia="Times New Roman" w:hAnsi="Times New Roman" w:cs="Times New Roman"/>
          </w:rPr>
          <w:t xml:space="preserve">e predictions </w:t>
        </w:r>
      </w:ins>
      <w:ins w:id="1948" w:author="Benton, Deon" w:date="2026-05-15T18:53:00Z" w16du:dateUtc="2026-05-15T23:53:00Z">
        <w:r w:rsidR="005B7892">
          <w:rPr>
            <w:rFonts w:ascii="Times New Roman" w:eastAsia="Times New Roman" w:hAnsi="Times New Roman" w:cs="Times New Roman"/>
          </w:rPr>
          <w:t>of this second simulation as well</w:t>
        </w:r>
        <w:r>
          <w:rPr>
            <w:rFonts w:ascii="Times New Roman" w:eastAsia="Times New Roman" w:hAnsi="Times New Roman" w:cs="Times New Roman"/>
          </w:rPr>
          <w:t>.</w:t>
        </w:r>
      </w:ins>
      <w:ins w:id="1949" w:author="Benton, Deon" w:date="2026-05-15T18:54:00Z" w16du:dateUtc="2026-05-15T23:54:00Z">
        <w:r w:rsidR="005B7892">
          <w:rPr>
            <w:rFonts w:ascii="Times New Roman" w:eastAsia="Times New Roman" w:hAnsi="Times New Roman" w:cs="Times New Roman"/>
          </w:rPr>
          <w:t xml:space="preserve"> The current account would be supported if </w:t>
        </w:r>
      </w:ins>
      <w:ins w:id="1950" w:author="Benton, Deon" w:date="2026-05-15T18:52:00Z" w16du:dateUtc="2026-05-15T23:52:00Z">
        <w:r>
          <w:rPr>
            <w:rFonts w:ascii="Times New Roman" w:eastAsia="Times New Roman" w:hAnsi="Times New Roman" w:cs="Times New Roman"/>
          </w:rPr>
          <w:t xml:space="preserve"> </w:t>
        </w:r>
      </w:ins>
      <w:ins w:id="1951" w:author="Benton, Deon" w:date="2026-05-15T18:55:00Z" w16du:dateUtc="2026-05-15T23:55:00Z">
        <w:r w:rsidR="008E49B9">
          <w:rPr>
            <w:rFonts w:ascii="Times New Roman" w:eastAsia="Times New Roman" w:hAnsi="Times New Roman" w:cs="Times New Roman"/>
          </w:rPr>
          <w:t>infants’ looking behaviors aligns</w:t>
        </w:r>
      </w:ins>
      <w:ins w:id="1952" w:author="Benton, Deon" w:date="2026-05-15T18:56:00Z" w16du:dateUtc="2026-05-15T23:56:00Z">
        <w:r w:rsidR="008E49B9">
          <w:rPr>
            <w:rFonts w:ascii="Times New Roman" w:eastAsia="Times New Roman" w:hAnsi="Times New Roman" w:cs="Times New Roman"/>
          </w:rPr>
          <w:t xml:space="preserve"> with</w:t>
        </w:r>
        <w:r w:rsidR="00147883">
          <w:rPr>
            <w:rFonts w:ascii="Times New Roman" w:eastAsia="Times New Roman" w:hAnsi="Times New Roman" w:cs="Times New Roman"/>
          </w:rPr>
          <w:t xml:space="preserve"> the predictions of the </w:t>
        </w:r>
      </w:ins>
      <w:ins w:id="1953" w:author="Benton, Deon" w:date="2026-05-15T18:57:00Z" w16du:dateUtc="2026-05-15T23:57:00Z">
        <w:r w:rsidR="00147883">
          <w:rPr>
            <w:rFonts w:ascii="Times New Roman" w:eastAsia="Times New Roman" w:hAnsi="Times New Roman" w:cs="Times New Roman"/>
          </w:rPr>
          <w:t>two simulations presented in this section</w:t>
        </w:r>
      </w:ins>
      <w:ins w:id="1954" w:author="Benton, Deon" w:date="2026-05-15T18:58:00Z" w16du:dateUtc="2026-05-15T23:58:00Z">
        <w:r w:rsidR="00147883">
          <w:rPr>
            <w:rFonts w:ascii="Times New Roman" w:eastAsia="Times New Roman" w:hAnsi="Times New Roman" w:cs="Times New Roman"/>
          </w:rPr>
          <w:t xml:space="preserve">; </w:t>
        </w:r>
      </w:ins>
      <w:ins w:id="1955" w:author="Benton, Deon" w:date="2026-05-15T18:59:00Z" w16du:dateUtc="2026-05-15T23:59:00Z">
        <w:r w:rsidR="00147883">
          <w:rPr>
            <w:rFonts w:ascii="Times New Roman" w:eastAsia="Times New Roman" w:hAnsi="Times New Roman" w:cs="Times New Roman"/>
          </w:rPr>
          <w:t xml:space="preserve">However, the domain-specific proposals discussed here would be supported if, in a </w:t>
        </w:r>
      </w:ins>
      <w:ins w:id="1956" w:author="Benton, Deon" w:date="2026-05-15T19:00:00Z" w16du:dateUtc="2026-05-16T00:00:00Z">
        <w:r w:rsidR="00147883">
          <w:rPr>
            <w:rFonts w:ascii="Times New Roman" w:eastAsia="Times New Roman" w:hAnsi="Times New Roman" w:cs="Times New Roman"/>
          </w:rPr>
          <w:t>sufficiently powered study, infants look equally long at</w:t>
        </w:r>
      </w:ins>
      <w:ins w:id="1957" w:author="Benton, Deon" w:date="2026-05-15T19:01:00Z" w16du:dateUtc="2026-05-16T00:01:00Z">
        <w:r w:rsidR="00147883">
          <w:rPr>
            <w:rFonts w:ascii="Times New Roman" w:eastAsia="Times New Roman" w:hAnsi="Times New Roman" w:cs="Times New Roman"/>
          </w:rPr>
          <w:t xml:space="preserve"> the</w:t>
        </w:r>
      </w:ins>
      <w:ins w:id="1958" w:author="Benton, Deon" w:date="2026-05-15T19:00:00Z" w16du:dateUtc="2026-05-16T00:00:00Z">
        <w:r w:rsidR="00147883">
          <w:rPr>
            <w:rFonts w:ascii="Times New Roman" w:eastAsia="Times New Roman" w:hAnsi="Times New Roman" w:cs="Times New Roman"/>
          </w:rPr>
          <w:t xml:space="preserve"> test events corresponding to those in </w:t>
        </w:r>
      </w:ins>
      <w:ins w:id="1959" w:author="Benton, Deon" w:date="2026-05-15T19:01:00Z" w16du:dateUtc="2026-05-16T00:01:00Z">
        <w:r w:rsidR="00147883">
          <w:rPr>
            <w:rFonts w:ascii="Times New Roman" w:eastAsia="Times New Roman" w:hAnsi="Times New Roman" w:cs="Times New Roman"/>
          </w:rPr>
          <w:t>both of the simulations reported here</w:t>
        </w:r>
      </w:ins>
      <w:ins w:id="1960" w:author="Benton, Deon" w:date="2026-05-15T18:56:00Z" w16du:dateUtc="2026-05-15T23:56:00Z">
        <w:r w:rsidR="00147883">
          <w:rPr>
            <w:rFonts w:ascii="Times New Roman" w:eastAsia="Times New Roman" w:hAnsi="Times New Roman" w:cs="Times New Roman"/>
          </w:rPr>
          <w:t>.</w:t>
        </w:r>
      </w:ins>
      <w:ins w:id="1961" w:author="Benton, Deon" w:date="2026-05-15T19:02:00Z" w16du:dateUtc="2026-05-16T00:02:00Z">
        <w:r w:rsidR="00147883">
          <w:rPr>
            <w:rFonts w:ascii="Times New Roman" w:eastAsia="Times New Roman" w:hAnsi="Times New Roman" w:cs="Times New Roman"/>
          </w:rPr>
          <w:t xml:space="preserve"> Another logical possibility is that the current account best explains infants’ responses in a behavioral </w:t>
        </w:r>
      </w:ins>
      <w:ins w:id="1962" w:author="Benton, Deon" w:date="2026-05-15T19:04:00Z" w16du:dateUtc="2026-05-16T00:04:00Z">
        <w:r w:rsidR="00147883">
          <w:rPr>
            <w:rFonts w:ascii="Times New Roman" w:eastAsia="Times New Roman" w:hAnsi="Times New Roman" w:cs="Times New Roman"/>
          </w:rPr>
          <w:t>analogue</w:t>
        </w:r>
      </w:ins>
      <w:ins w:id="1963" w:author="Benton, Deon" w:date="2026-05-15T19:02:00Z" w16du:dateUtc="2026-05-16T00:02:00Z">
        <w:r w:rsidR="00147883">
          <w:rPr>
            <w:rFonts w:ascii="Times New Roman" w:eastAsia="Times New Roman" w:hAnsi="Times New Roman" w:cs="Times New Roman"/>
          </w:rPr>
          <w:t xml:space="preserve"> of one of the simulations reported here, whereas </w:t>
        </w:r>
      </w:ins>
      <w:ins w:id="1964" w:author="Benton, Deon" w:date="2026-05-15T19:04:00Z" w16du:dateUtc="2026-05-16T00:04:00Z">
        <w:r w:rsidR="00147883">
          <w:rPr>
            <w:rFonts w:ascii="Times New Roman" w:eastAsia="Times New Roman" w:hAnsi="Times New Roman" w:cs="Times New Roman"/>
          </w:rPr>
          <w:t>the domain-specific proposals</w:t>
        </w:r>
      </w:ins>
      <w:ins w:id="1965" w:author="Benton, Deon" w:date="2026-05-15T19:07:00Z" w16du:dateUtc="2026-05-16T00:07:00Z">
        <w:r w:rsidR="0067797E">
          <w:rPr>
            <w:rFonts w:ascii="Times New Roman" w:eastAsia="Times New Roman" w:hAnsi="Times New Roman" w:cs="Times New Roman"/>
          </w:rPr>
          <w:t xml:space="preserve"> may</w:t>
        </w:r>
      </w:ins>
      <w:ins w:id="1966" w:author="Benton, Deon" w:date="2026-05-15T19:04:00Z" w16du:dateUtc="2026-05-16T00:04:00Z">
        <w:r w:rsidR="00147883">
          <w:rPr>
            <w:rFonts w:ascii="Times New Roman" w:eastAsia="Times New Roman" w:hAnsi="Times New Roman" w:cs="Times New Roman"/>
          </w:rPr>
          <w:t xml:space="preserve"> be</w:t>
        </w:r>
      </w:ins>
      <w:ins w:id="1967" w:author="Benton, Deon" w:date="2026-05-15T19:07:00Z" w16du:dateUtc="2026-05-16T00:07:00Z">
        <w:r w:rsidR="0067797E">
          <w:rPr>
            <w:rFonts w:ascii="Times New Roman" w:eastAsia="Times New Roman" w:hAnsi="Times New Roman" w:cs="Times New Roman"/>
          </w:rPr>
          <w:t xml:space="preserve">tter </w:t>
        </w:r>
      </w:ins>
      <w:ins w:id="1968" w:author="Benton, Deon" w:date="2026-05-15T19:16:00Z" w16du:dateUtc="2026-05-16T00:16:00Z">
        <w:r w:rsidR="00BA4CA9">
          <w:rPr>
            <w:rFonts w:ascii="Times New Roman" w:eastAsia="Times New Roman" w:hAnsi="Times New Roman" w:cs="Times New Roman"/>
          </w:rPr>
          <w:t xml:space="preserve">capture </w:t>
        </w:r>
        <w:r w:rsidR="00BA4CA9">
          <w:rPr>
            <w:rFonts w:ascii="Times New Roman" w:eastAsia="Times New Roman" w:hAnsi="Times New Roman" w:cs="Times New Roman"/>
          </w:rPr>
          <w:lastRenderedPageBreak/>
          <w:t>infants</w:t>
        </w:r>
      </w:ins>
      <w:ins w:id="1969" w:author="Benton, Deon" w:date="2026-05-15T19:04:00Z" w16du:dateUtc="2026-05-16T00:04:00Z">
        <w:r w:rsidR="00147883">
          <w:rPr>
            <w:rFonts w:ascii="Times New Roman" w:eastAsia="Times New Roman" w:hAnsi="Times New Roman" w:cs="Times New Roman"/>
          </w:rPr>
          <w:t>’ responses in a behavioral analogue</w:t>
        </w:r>
      </w:ins>
      <w:ins w:id="1970" w:author="Benton, Deon" w:date="2026-05-15T19:05:00Z" w16du:dateUtc="2026-05-16T00:05:00Z">
        <w:r w:rsidR="00147883">
          <w:rPr>
            <w:rFonts w:ascii="Times New Roman" w:eastAsia="Times New Roman" w:hAnsi="Times New Roman" w:cs="Times New Roman"/>
          </w:rPr>
          <w:t xml:space="preserve"> of the other simulation</w:t>
        </w:r>
      </w:ins>
      <w:ins w:id="1971" w:author="Benton, Deon" w:date="2026-05-15T19:03:00Z" w16du:dateUtc="2026-05-16T00:03:00Z">
        <w:r w:rsidR="00147883">
          <w:rPr>
            <w:rFonts w:ascii="Times New Roman" w:eastAsia="Times New Roman" w:hAnsi="Times New Roman" w:cs="Times New Roman"/>
          </w:rPr>
          <w:t xml:space="preserve">. This would suggest that both kinds of mechanisms may govern how infants process other </w:t>
        </w:r>
      </w:ins>
      <w:ins w:id="1972" w:author="Benton, Deon" w:date="2026-05-15T19:07:00Z" w16du:dateUtc="2026-05-16T00:07:00Z">
        <w:r w:rsidR="0067797E">
          <w:rPr>
            <w:rFonts w:ascii="Times New Roman" w:eastAsia="Times New Roman" w:hAnsi="Times New Roman" w:cs="Times New Roman"/>
          </w:rPr>
          <w:t>people’s</w:t>
        </w:r>
      </w:ins>
      <w:ins w:id="1973" w:author="Benton, Deon" w:date="2026-05-15T19:03:00Z" w16du:dateUtc="2026-05-16T00:03:00Z">
        <w:r w:rsidR="00147883">
          <w:rPr>
            <w:rFonts w:ascii="Times New Roman" w:eastAsia="Times New Roman" w:hAnsi="Times New Roman" w:cs="Times New Roman"/>
          </w:rPr>
          <w:t xml:space="preserve"> actions</w:t>
        </w:r>
      </w:ins>
      <w:ins w:id="1974" w:author="Benton, Deon" w:date="2026-05-15T19:14:00Z" w16du:dateUtc="2026-05-16T00:14:00Z">
        <w:r w:rsidR="0067797E">
          <w:rPr>
            <w:rFonts w:ascii="Times New Roman" w:eastAsia="Times New Roman" w:hAnsi="Times New Roman" w:cs="Times New Roman"/>
          </w:rPr>
          <w:t>. Such a finding would also</w:t>
        </w:r>
      </w:ins>
      <w:ins w:id="1975" w:author="Benton, Deon" w:date="2026-05-15T19:05:00Z" w16du:dateUtc="2026-05-16T00:05:00Z">
        <w:r w:rsidR="00147883">
          <w:rPr>
            <w:rFonts w:ascii="Times New Roman" w:eastAsia="Times New Roman" w:hAnsi="Times New Roman" w:cs="Times New Roman"/>
          </w:rPr>
          <w:t xml:space="preserve"> with recent work s</w:t>
        </w:r>
      </w:ins>
      <w:ins w:id="1976" w:author="Benton, Deon" w:date="2026-05-15T19:07:00Z" w16du:dateUtc="2026-05-16T00:07:00Z">
        <w:r w:rsidR="0067797E">
          <w:rPr>
            <w:rFonts w:ascii="Times New Roman" w:eastAsia="Times New Roman" w:hAnsi="Times New Roman" w:cs="Times New Roman"/>
          </w:rPr>
          <w:t>uggesting</w:t>
        </w:r>
      </w:ins>
      <w:ins w:id="1977" w:author="Benton, Deon" w:date="2026-05-15T19:05:00Z" w16du:dateUtc="2026-05-16T00:05:00Z">
        <w:r w:rsidR="00147883">
          <w:rPr>
            <w:rFonts w:ascii="Times New Roman" w:eastAsia="Times New Roman" w:hAnsi="Times New Roman" w:cs="Times New Roman"/>
          </w:rPr>
          <w:t xml:space="preserve"> that</w:t>
        </w:r>
      </w:ins>
      <w:ins w:id="1978" w:author="Benton, Deon" w:date="2026-05-15T19:11:00Z" w16du:dateUtc="2026-05-16T00:11:00Z">
        <w:r w:rsidR="0067797E">
          <w:rPr>
            <w:rFonts w:ascii="Times New Roman" w:eastAsia="Times New Roman" w:hAnsi="Times New Roman" w:cs="Times New Roman"/>
          </w:rPr>
          <w:t xml:space="preserve">, for example, children’s causal inferences (Benton et al., 2024) and language processing </w:t>
        </w:r>
      </w:ins>
      <w:ins w:id="1979" w:author="Benton, Deon" w:date="2026-05-15T19:14:00Z" w16du:dateUtc="2026-05-16T00:14:00Z">
        <w:r w:rsidR="0067797E">
          <w:rPr>
            <w:rFonts w:ascii="Times New Roman" w:eastAsia="Times New Roman" w:hAnsi="Times New Roman" w:cs="Times New Roman"/>
          </w:rPr>
          <w:t>(</w:t>
        </w:r>
      </w:ins>
      <w:ins w:id="1980" w:author="Benton, Deon" w:date="2026-05-15T19:11:00Z" w16du:dateUtc="2026-05-16T00:11:00Z">
        <w:r w:rsidR="0067797E">
          <w:rPr>
            <w:rFonts w:ascii="Times New Roman" w:eastAsia="Times New Roman" w:hAnsi="Times New Roman" w:cs="Times New Roman"/>
          </w:rPr>
          <w:t>Slone &amp; Johnson, 201</w:t>
        </w:r>
      </w:ins>
      <w:ins w:id="1981" w:author="Benton, Deon" w:date="2026-05-15T19:12:00Z" w16du:dateUtc="2026-05-16T00:12:00Z">
        <w:r w:rsidR="0067797E">
          <w:rPr>
            <w:rFonts w:ascii="Times New Roman" w:eastAsia="Times New Roman" w:hAnsi="Times New Roman" w:cs="Times New Roman"/>
          </w:rPr>
          <w:t xml:space="preserve">8) may be governed by </w:t>
        </w:r>
      </w:ins>
      <w:ins w:id="1982" w:author="Benton, Deon" w:date="2026-05-15T19:05:00Z" w16du:dateUtc="2026-05-16T00:05:00Z">
        <w:r w:rsidR="00147883">
          <w:rPr>
            <w:rFonts w:ascii="Times New Roman" w:eastAsia="Times New Roman" w:hAnsi="Times New Roman" w:cs="Times New Roman"/>
          </w:rPr>
          <w:t>multiple</w:t>
        </w:r>
      </w:ins>
      <w:ins w:id="1983" w:author="Benton, Deon" w:date="2026-05-15T19:12:00Z" w16du:dateUtc="2026-05-16T00:12:00Z">
        <w:r w:rsidR="0067797E">
          <w:rPr>
            <w:rFonts w:ascii="Times New Roman" w:eastAsia="Times New Roman" w:hAnsi="Times New Roman" w:cs="Times New Roman"/>
          </w:rPr>
          <w:t xml:space="preserve"> cognitive</w:t>
        </w:r>
      </w:ins>
      <w:ins w:id="1984" w:author="Benton, Deon" w:date="2026-05-15T19:05:00Z" w16du:dateUtc="2026-05-16T00:05:00Z">
        <w:r w:rsidR="00147883">
          <w:rPr>
            <w:rFonts w:ascii="Times New Roman" w:eastAsia="Times New Roman" w:hAnsi="Times New Roman" w:cs="Times New Roman"/>
          </w:rPr>
          <w:t xml:space="preserve"> </w:t>
        </w:r>
      </w:ins>
      <w:ins w:id="1985" w:author="Benton, Deon" w:date="2026-05-15T19:07:00Z" w16du:dateUtc="2026-05-16T00:07:00Z">
        <w:r w:rsidR="0067797E">
          <w:rPr>
            <w:rFonts w:ascii="Times New Roman" w:eastAsia="Times New Roman" w:hAnsi="Times New Roman" w:cs="Times New Roman"/>
          </w:rPr>
          <w:t>mechanisms</w:t>
        </w:r>
      </w:ins>
      <w:ins w:id="1986" w:author="Benton, Deon" w:date="2026-05-15T18:56:00Z" w16du:dateUtc="2026-05-15T23:56:00Z">
        <w:r w:rsidR="00147883">
          <w:rPr>
            <w:rFonts w:ascii="Times New Roman" w:eastAsia="Times New Roman" w:hAnsi="Times New Roman" w:cs="Times New Roman"/>
          </w:rPr>
          <w:t xml:space="preserve">. </w:t>
        </w:r>
      </w:ins>
      <w:ins w:id="1987" w:author="Benton, Deon" w:date="2026-05-15T19:19:00Z" w16du:dateUtc="2026-05-16T00:19:00Z">
        <w:r w:rsidR="0049541C">
          <w:rPr>
            <w:rFonts w:ascii="Times New Roman" w:eastAsia="Times New Roman" w:hAnsi="Times New Roman" w:cs="Times New Roman"/>
          </w:rPr>
          <w:t>Only by testing the</w:t>
        </w:r>
      </w:ins>
      <w:ins w:id="1988" w:author="Benton, Deon" w:date="2026-05-15T19:20:00Z" w16du:dateUtc="2026-05-16T00:20:00Z">
        <w:r w:rsidR="0049541C">
          <w:rPr>
            <w:rFonts w:ascii="Times New Roman" w:eastAsia="Times New Roman" w:hAnsi="Times New Roman" w:cs="Times New Roman"/>
          </w:rPr>
          <w:t xml:space="preserve"> current</w:t>
        </w:r>
      </w:ins>
      <w:ins w:id="1989" w:author="Benton, Deon" w:date="2026-05-15T19:19:00Z" w16du:dateUtc="2026-05-16T00:19:00Z">
        <w:r w:rsidR="0049541C">
          <w:rPr>
            <w:rFonts w:ascii="Times New Roman" w:eastAsia="Times New Roman" w:hAnsi="Times New Roman" w:cs="Times New Roman"/>
          </w:rPr>
          <w:t xml:space="preserve"> predictions in</w:t>
        </w:r>
      </w:ins>
      <w:ins w:id="1990" w:author="Benton, Deon" w:date="2026-05-15T19:20:00Z" w16du:dateUtc="2026-05-16T00:20:00Z">
        <w:r w:rsidR="0049541C">
          <w:rPr>
            <w:rFonts w:ascii="Times New Roman" w:eastAsia="Times New Roman" w:hAnsi="Times New Roman" w:cs="Times New Roman"/>
          </w:rPr>
          <w:t xml:space="preserve"> future</w:t>
        </w:r>
      </w:ins>
      <w:ins w:id="1991" w:author="Benton, Deon" w:date="2026-05-15T19:19:00Z" w16du:dateUtc="2026-05-16T00:19:00Z">
        <w:r w:rsidR="0049541C">
          <w:rPr>
            <w:rFonts w:ascii="Times New Roman" w:eastAsia="Times New Roman" w:hAnsi="Times New Roman" w:cs="Times New Roman"/>
          </w:rPr>
          <w:t xml:space="preserve"> </w:t>
        </w:r>
      </w:ins>
      <w:ins w:id="1992" w:author="Benton, Deon" w:date="2026-05-15T19:20:00Z" w16du:dateUtc="2026-05-16T00:20:00Z">
        <w:r w:rsidR="0049541C">
          <w:rPr>
            <w:rFonts w:ascii="Times New Roman" w:eastAsia="Times New Roman" w:hAnsi="Times New Roman" w:cs="Times New Roman"/>
          </w:rPr>
          <w:t>behavioral</w:t>
        </w:r>
      </w:ins>
      <w:ins w:id="1993" w:author="Benton, Deon" w:date="2026-05-15T19:19:00Z" w16du:dateUtc="2026-05-16T00:19:00Z">
        <w:r w:rsidR="0049541C">
          <w:rPr>
            <w:rFonts w:ascii="Times New Roman" w:eastAsia="Times New Roman" w:hAnsi="Times New Roman" w:cs="Times New Roman"/>
          </w:rPr>
          <w:t xml:space="preserve"> experiment</w:t>
        </w:r>
      </w:ins>
      <w:ins w:id="1994" w:author="Benton, Deon" w:date="2026-05-15T19:20:00Z" w16du:dateUtc="2026-05-16T00:20:00Z">
        <w:r w:rsidR="0049541C">
          <w:rPr>
            <w:rFonts w:ascii="Times New Roman" w:eastAsia="Times New Roman" w:hAnsi="Times New Roman" w:cs="Times New Roman"/>
          </w:rPr>
          <w:t>s</w:t>
        </w:r>
      </w:ins>
      <w:ins w:id="1995" w:author="Benton, Deon" w:date="2026-05-15T19:19:00Z" w16du:dateUtc="2026-05-16T00:19:00Z">
        <w:r w:rsidR="0049541C">
          <w:rPr>
            <w:rFonts w:ascii="Times New Roman" w:eastAsia="Times New Roman" w:hAnsi="Times New Roman" w:cs="Times New Roman"/>
          </w:rPr>
          <w:t xml:space="preserve"> can</w:t>
        </w:r>
      </w:ins>
      <w:ins w:id="1996" w:author="Benton, Deon" w:date="2026-05-15T19:20:00Z" w16du:dateUtc="2026-05-16T00:20:00Z">
        <w:r w:rsidR="0049541C">
          <w:rPr>
            <w:rFonts w:ascii="Times New Roman" w:eastAsia="Times New Roman" w:hAnsi="Times New Roman" w:cs="Times New Roman"/>
          </w:rPr>
          <w:t xml:space="preserve"> the data needed to decide between these competing perspectives be obtained. </w:t>
        </w:r>
      </w:ins>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4E156258"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 question that developmental scientists have wrestled with for the last 30 years concerns how infants learn about and process others’ actions</w:t>
      </w:r>
      <w:ins w:id="1997" w:author="Benton, Deon" w:date="2026-05-16T15:53:00Z" w16du:dateUtc="2026-05-16T20:53:00Z">
        <w:r w:rsidR="000B3B8B">
          <w:rPr>
            <w:rFonts w:ascii="Times New Roman" w:eastAsia="Times New Roman" w:hAnsi="Times New Roman" w:cs="Times New Roman"/>
          </w:rPr>
          <w:t>; that is, an open question in the field relates to how infants discover how som</w:t>
        </w:r>
      </w:ins>
      <w:ins w:id="1998" w:author="Benton, Deon" w:date="2026-05-16T15:54:00Z" w16du:dateUtc="2026-05-16T20:54:00Z">
        <w:r w:rsidR="000B3B8B">
          <w:rPr>
            <w:rFonts w:ascii="Times New Roman" w:eastAsia="Times New Roman" w:hAnsi="Times New Roman" w:cs="Times New Roman"/>
          </w:rPr>
          <w:t>e actions are more efficient than others</w:t>
        </w:r>
      </w:ins>
      <w:r>
        <w:rPr>
          <w:rFonts w:ascii="Times New Roman" w:eastAsia="Times New Roman" w:hAnsi="Times New Roman" w:cs="Times New Roman"/>
        </w:rPr>
        <w:t xml:space="preserve">.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w:t>
      </w:r>
      <w:ins w:id="1999" w:author="Benton, Deon" w:date="2026-05-16T15:55:00Z" w16du:dateUtc="2026-05-16T20:55:00Z">
        <w:r w:rsidR="005D64BA">
          <w:rPr>
            <w:rFonts w:ascii="Times New Roman" w:eastAsia="Times New Roman" w:hAnsi="Times New Roman" w:cs="Times New Roman"/>
          </w:rPr>
          <w:t xml:space="preserve"> possess early-emerging and conceptually rich domain-specific systems that enable them to process actions</w:t>
        </w:r>
      </w:ins>
      <w:ins w:id="2000" w:author="Benton, Deon" w:date="2026-05-16T15:56:00Z" w16du:dateUtc="2026-05-16T20:56:00Z">
        <w:r w:rsidR="005D64BA">
          <w:rPr>
            <w:rFonts w:ascii="Times New Roman" w:eastAsia="Times New Roman" w:hAnsi="Times New Roman" w:cs="Times New Roman"/>
          </w:rPr>
          <w:t xml:space="preserve"> in terms of their efficiency, cost, rationality, and subjectiv</w:t>
        </w:r>
      </w:ins>
      <w:ins w:id="2001" w:author="Benton, Deon" w:date="2026-05-16T15:57:00Z" w16du:dateUtc="2026-05-16T20:57:00Z">
        <w:r w:rsidR="005D64BA">
          <w:rPr>
            <w:rFonts w:ascii="Times New Roman" w:eastAsia="Times New Roman" w:hAnsi="Times New Roman" w:cs="Times New Roman"/>
          </w:rPr>
          <w:t xml:space="preserve">ity as well as in terms of the agents involved in them </w:t>
        </w:r>
      </w:ins>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Csibra &amp; Gergely, 1998; Gergely &amp; Csibra, 2003; </w:t>
      </w:r>
      <w:ins w:id="2002" w:author="Benton, Deon" w:date="2026-05-16T15:59:00Z" w16du:dateUtc="2026-05-16T20:59:00Z">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ins>
      <w:r w:rsidR="006C4E68" w:rsidRPr="006C4E68">
        <w:rPr>
          <w:rFonts w:ascii="Times New Roman" w:eastAsia="Times New Roman" w:hAnsi="Times New Roman" w:cs="Times New Roman"/>
        </w:rPr>
        <w:t xml:space="preserve">Jara-Ettinger et al., 2020; </w:t>
      </w:r>
      <w:ins w:id="2003" w:author="Benton, Deon" w:date="2026-05-16T15:59:00Z" w16du:dateUtc="2026-05-16T20:59:00Z">
        <w:r w:rsidR="008D00E0">
          <w:rPr>
            <w:rFonts w:ascii="Times New Roman" w:eastAsia="Times New Roman" w:hAnsi="Times New Roman" w:cs="Times New Roman"/>
          </w:rPr>
          <w:t>Liu et al., 2026</w:t>
        </w:r>
      </w:ins>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ins w:id="2004" w:author="Benton, Deon" w:date="2026-05-16T16:00:00Z" w16du:dateUtc="2026-05-16T21:00:00Z">
        <w:r w:rsidR="008D00E0">
          <w:rPr>
            <w:rFonts w:ascii="Times New Roman" w:eastAsia="Times New Roman" w:hAnsi="Times New Roman" w:cs="Times New Roman"/>
          </w:rPr>
          <w:t xml:space="preserve">here </w:t>
        </w:r>
      </w:ins>
      <w:r w:rsidR="00EA4335">
        <w:rPr>
          <w:rFonts w:ascii="Times New Roman" w:eastAsia="Times New Roman" w:hAnsi="Times New Roman" w:cs="Times New Roman"/>
        </w:rPr>
        <w:t xml:space="preserve">referred to </w:t>
      </w:r>
      <w:r w:rsidR="00963F99">
        <w:rPr>
          <w:rFonts w:ascii="Times New Roman" w:eastAsia="Times New Roman" w:hAnsi="Times New Roman" w:cs="Times New Roman"/>
        </w:rPr>
        <w:t>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ins w:id="2005" w:author="Benton, Deon" w:date="2026-05-16T16:03:00Z" w16du:dateUtc="2026-05-16T21:03:00Z">
        <w:r w:rsidR="008D00E0">
          <w:rPr>
            <w:rFonts w:ascii="Times New Roman" w:eastAsia="Times New Roman" w:hAnsi="Times New Roman" w:cs="Times New Roman"/>
          </w:rPr>
          <w:t xml:space="preserve">violation-of expectation studies—of which studies assessing infants’ </w:t>
        </w:r>
      </w:ins>
      <w:ins w:id="2006" w:author="Benton, Deon" w:date="2026-05-16T16:04:00Z" w16du:dateUtc="2026-05-16T21:04:00Z">
        <w:r w:rsidR="008D00E0">
          <w:rPr>
            <w:rFonts w:ascii="Times New Roman" w:eastAsia="Times New Roman" w:hAnsi="Times New Roman" w:cs="Times New Roman"/>
          </w:rPr>
          <w:t>action efficiency understanding are specific instance of—</w:t>
        </w:r>
      </w:ins>
      <w:r w:rsidR="00963F99">
        <w:rPr>
          <w:rFonts w:ascii="Times New Roman" w:eastAsia="Times New Roman" w:hAnsi="Times New Roman" w:cs="Times New Roman"/>
        </w:rPr>
        <w:t>can</w:t>
      </w:r>
      <w:ins w:id="2007" w:author="Benton, Deon" w:date="2026-05-16T16:04:00Z" w16du:dateUtc="2026-05-16T21:04:00Z">
        <w:r w:rsidR="008D00E0">
          <w:rPr>
            <w:rFonts w:ascii="Times New Roman" w:eastAsia="Times New Roman" w:hAnsi="Times New Roman" w:cs="Times New Roman"/>
          </w:rPr>
          <w:t xml:space="preserve"> </w:t>
        </w:r>
      </w:ins>
      <w:ins w:id="2008" w:author="Benton, Deon" w:date="2026-05-16T16:01:00Z" w16du:dateUtc="2026-05-16T21:01:00Z">
        <w:r w:rsidR="008D00E0">
          <w:rPr>
            <w:rFonts w:ascii="Times New Roman" w:eastAsia="Times New Roman" w:hAnsi="Times New Roman" w:cs="Times New Roman"/>
          </w:rPr>
          <w:t>instead</w:t>
        </w:r>
      </w:ins>
      <w:r w:rsidR="00963F99">
        <w:rPr>
          <w:rFonts w:ascii="Times New Roman" w:eastAsia="Times New Roman" w:hAnsi="Times New Roman" w:cs="Times New Roman"/>
        </w:rPr>
        <w:t xml:space="preserve"> be explained by </w:t>
      </w:r>
      <w:r w:rsidR="0091568C">
        <w:rPr>
          <w:rFonts w:ascii="Times New Roman" w:eastAsia="Times New Roman" w:hAnsi="Times New Roman" w:cs="Times New Roman"/>
        </w:rPr>
        <w:t>domain-general learning mechanisms (e.g., associative learning, habituation, conditioning, imitation, among others</w:t>
      </w:r>
      <w:ins w:id="2009" w:author="Benton, Deon" w:date="2026-05-16T16:06:00Z" w16du:dateUtc="2026-05-16T21:06:00Z">
        <w:r w:rsidR="008D00E0">
          <w:rPr>
            <w:rFonts w:ascii="Times New Roman" w:eastAsia="Times New Roman" w:hAnsi="Times New Roman" w:cs="Times New Roman"/>
          </w:rPr>
          <w:t xml:space="preserve">; </w:t>
        </w:r>
      </w:ins>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48245272" w14:textId="4B456F44" w:rsidR="006C2BEB" w:rsidRDefault="004B23E6" w:rsidP="004B23E6">
      <w:pPr>
        <w:spacing w:line="480" w:lineRule="auto"/>
        <w:ind w:firstLine="720"/>
        <w:contextualSpacing/>
        <w:rPr>
          <w:ins w:id="2010" w:author="Benton, Deon" w:date="2026-05-16T20:06:00Z" w16du:dateUtc="2026-05-17T01:06:00Z"/>
          <w:rFonts w:ascii="Times New Roman" w:eastAsia="Times New Roman" w:hAnsi="Times New Roman" w:cs="Times New Roman"/>
        </w:rPr>
      </w:pPr>
      <w:ins w:id="2011" w:author="Benton, Deon" w:date="2026-05-16T16:11:00Z" w16du:dateUtc="2026-05-16T21:11:00Z">
        <w:r w:rsidRPr="004B23E6">
          <w:rPr>
            <w:rFonts w:ascii="Times New Roman" w:eastAsia="Times New Roman" w:hAnsi="Times New Roman" w:cs="Times New Roman"/>
          </w:rPr>
          <w:lastRenderedPageBreak/>
          <w:t>This paper builds on and extends this second perspective. The crux of my argument was that infants’ looking behavior in studies assessing</w:t>
        </w:r>
        <w:r>
          <w:rPr>
            <w:rFonts w:ascii="Times New Roman" w:eastAsia="Times New Roman" w:hAnsi="Times New Roman" w:cs="Times New Roman"/>
          </w:rPr>
          <w:t xml:space="preserve"> their putative</w:t>
        </w:r>
        <w:r w:rsidRPr="004B23E6">
          <w:rPr>
            <w:rFonts w:ascii="Times New Roman" w:eastAsia="Times New Roman" w:hAnsi="Times New Roman" w:cs="Times New Roman"/>
          </w:rPr>
          <w:t xml:space="preserve"> sensitivity to </w:t>
        </w:r>
        <w:r>
          <w:rPr>
            <w:rFonts w:ascii="Times New Roman" w:eastAsia="Times New Roman" w:hAnsi="Times New Roman" w:cs="Times New Roman"/>
          </w:rPr>
          <w:t>the efficiency of different actions</w:t>
        </w:r>
        <w:r w:rsidRPr="004B23E6">
          <w:rPr>
            <w:rFonts w:ascii="Times New Roman" w:eastAsia="Times New Roman" w:hAnsi="Times New Roman" w:cs="Times New Roman"/>
          </w:rPr>
          <w:t xml:space="preserve"> reflects the operation of a domain-general associative learning mechanism that operates over the kinematics of different actions and the low-level, conceptually neutral, and sometimes differentially salient surface features</w:t>
        </w:r>
      </w:ins>
      <w:ins w:id="2012" w:author="Benton, Deon" w:date="2026-05-16T16:12:00Z" w16du:dateUtc="2026-05-16T21:12:00Z">
        <w:r>
          <w:rPr>
            <w:rFonts w:ascii="Times New Roman" w:eastAsia="Times New Roman" w:hAnsi="Times New Roman" w:cs="Times New Roman"/>
          </w:rPr>
          <w:t xml:space="preserve"> both of</w:t>
        </w:r>
      </w:ins>
      <w:ins w:id="2013" w:author="Benton, Deon" w:date="2026-05-16T16:11:00Z" w16du:dateUtc="2026-05-16T21:11:00Z">
        <w:r w:rsidRPr="004B23E6">
          <w:rPr>
            <w:rFonts w:ascii="Times New Roman" w:eastAsia="Times New Roman" w:hAnsi="Times New Roman" w:cs="Times New Roman"/>
          </w:rPr>
          <w:t xml:space="preserve"> laboratory events and</w:t>
        </w:r>
      </w:ins>
      <w:ins w:id="2014" w:author="Benton, Deon" w:date="2026-05-16T16:12:00Z" w16du:dateUtc="2026-05-16T21:12:00Z">
        <w:r>
          <w:rPr>
            <w:rFonts w:ascii="Times New Roman" w:eastAsia="Times New Roman" w:hAnsi="Times New Roman" w:cs="Times New Roman"/>
          </w:rPr>
          <w:t xml:space="preserve"> of</w:t>
        </w:r>
      </w:ins>
      <w:ins w:id="2015" w:author="Benton, Deon" w:date="2026-05-16T16:11:00Z" w16du:dateUtc="2026-05-16T21:11:00Z">
        <w:r w:rsidRPr="004B23E6">
          <w:rPr>
            <w:rFonts w:ascii="Times New Roman" w:eastAsia="Times New Roman" w:hAnsi="Times New Roman" w:cs="Times New Roman"/>
          </w:rPr>
          <w:t xml:space="preserve"> infants’ real-world action experience.</w:t>
        </w:r>
      </w:ins>
      <w:ins w:id="2016" w:author="Benton, Deon" w:date="2026-05-16T16:14:00Z" w16du:dateUtc="2026-05-16T21:14:00Z">
        <w:r>
          <w:rPr>
            <w:rFonts w:ascii="Times New Roman" w:eastAsia="Times New Roman" w:hAnsi="Times New Roman" w:cs="Times New Roman"/>
          </w:rPr>
          <w:t xml:space="preserve"> The central goal of the current paper was to determine</w:t>
        </w:r>
      </w:ins>
      <w:ins w:id="2017" w:author="Benton, Deon" w:date="2026-05-16T16:15:00Z" w16du:dateUtc="2026-05-16T21:15:00Z">
        <w:r>
          <w:rPr>
            <w:rFonts w:ascii="Times New Roman" w:eastAsia="Times New Roman" w:hAnsi="Times New Roman" w:cs="Times New Roman"/>
          </w:rPr>
          <w:t xml:space="preserve"> whether this proposal was sufficient to capture a range of key findings in this literature. </w:t>
        </w:r>
      </w:ins>
      <w:ins w:id="2018" w:author="Benton, Deon" w:date="2026-05-16T16:18:00Z" w16du:dateUtc="2026-05-16T21:18:00Z">
        <w:r>
          <w:rPr>
            <w:rFonts w:ascii="Times New Roman" w:eastAsia="Times New Roman" w:hAnsi="Times New Roman" w:cs="Times New Roman"/>
          </w:rPr>
          <w:t>I showed that when this proposal was</w:t>
        </w:r>
      </w:ins>
      <w:ins w:id="2019" w:author="Benton, Deon" w:date="2026-05-16T16:15:00Z" w16du:dateUtc="2026-05-16T21:15:00Z">
        <w:r>
          <w:rPr>
            <w:rFonts w:ascii="Times New Roman" w:eastAsia="Times New Roman" w:hAnsi="Times New Roman" w:cs="Times New Roman"/>
          </w:rPr>
          <w:t xml:space="preserve"> instantiated in a </w:t>
        </w:r>
      </w:ins>
      <w:ins w:id="2020" w:author="Benton, Deon" w:date="2026-05-16T16:18:00Z" w16du:dateUtc="2026-05-16T21:18:00Z">
        <w:r>
          <w:rPr>
            <w:rFonts w:ascii="Times New Roman" w:eastAsia="Times New Roman" w:hAnsi="Times New Roman" w:cs="Times New Roman"/>
          </w:rPr>
          <w:t xml:space="preserve">new </w:t>
        </w:r>
      </w:ins>
      <w:ins w:id="2021" w:author="Benton, Deon" w:date="2026-05-16T16:15:00Z" w16du:dateUtc="2026-05-16T21:15:00Z">
        <w:r>
          <w:rPr>
            <w:rFonts w:ascii="Times New Roman" w:eastAsia="Times New Roman" w:hAnsi="Times New Roman" w:cs="Times New Roman"/>
          </w:rPr>
          <w:t xml:space="preserve">connectionist model called </w:t>
        </w:r>
      </w:ins>
      <w:ins w:id="2022" w:author="Benton, Deon" w:date="2026-05-16T16:18:00Z" w16du:dateUtc="2026-05-16T21:18:00Z">
        <w:r>
          <w:rPr>
            <w:rFonts w:ascii="Times New Roman" w:eastAsia="Times New Roman" w:hAnsi="Times New Roman" w:cs="Times New Roman"/>
          </w:rPr>
          <w:t>ALIAS, not only was</w:t>
        </w:r>
      </w:ins>
      <w:ins w:id="2023" w:author="Benton, Deon" w:date="2026-05-16T16:16:00Z" w16du:dateUtc="2026-05-16T21:16:00Z">
        <w:r>
          <w:rPr>
            <w:rFonts w:ascii="Times New Roman" w:eastAsia="Times New Roman" w:hAnsi="Times New Roman" w:cs="Times New Roman"/>
          </w:rPr>
          <w:t xml:space="preserve"> the model </w:t>
        </w:r>
      </w:ins>
      <w:ins w:id="2024" w:author="Benton, Deon" w:date="2026-05-16T16:18:00Z" w16du:dateUtc="2026-05-16T21:18:00Z">
        <w:r>
          <w:rPr>
            <w:rFonts w:ascii="Times New Roman" w:eastAsia="Times New Roman" w:hAnsi="Times New Roman" w:cs="Times New Roman"/>
          </w:rPr>
          <w:t xml:space="preserve">able to account for these </w:t>
        </w:r>
      </w:ins>
      <w:ins w:id="2025" w:author="Benton, Deon" w:date="2026-05-16T16:16:00Z" w16du:dateUtc="2026-05-16T21:16:00Z">
        <w:r>
          <w:rPr>
            <w:rFonts w:ascii="Times New Roman" w:eastAsia="Times New Roman" w:hAnsi="Times New Roman" w:cs="Times New Roman"/>
          </w:rPr>
          <w:t xml:space="preserve">findings but </w:t>
        </w:r>
      </w:ins>
      <w:ins w:id="2026" w:author="Benton, Deon" w:date="2026-05-16T16:17:00Z" w16du:dateUtc="2026-05-16T21:17:00Z">
        <w:r>
          <w:rPr>
            <w:rFonts w:ascii="Times New Roman" w:eastAsia="Times New Roman" w:hAnsi="Times New Roman" w:cs="Times New Roman"/>
          </w:rPr>
          <w:t xml:space="preserve">it </w:t>
        </w:r>
      </w:ins>
      <w:ins w:id="2027" w:author="Benton, Deon" w:date="2026-05-16T16:19:00Z" w16du:dateUtc="2026-05-16T21:19:00Z">
        <w:r>
          <w:rPr>
            <w:rFonts w:ascii="Times New Roman" w:eastAsia="Times New Roman" w:hAnsi="Times New Roman" w:cs="Times New Roman"/>
          </w:rPr>
          <w:t>better captured them</w:t>
        </w:r>
      </w:ins>
      <w:ins w:id="2028" w:author="Benton, Deon" w:date="2026-05-16T16:21:00Z" w16du:dateUtc="2026-05-16T21:21:00Z">
        <w:r w:rsidR="006C2BEB">
          <w:rPr>
            <w:rFonts w:ascii="Times New Roman" w:eastAsia="Times New Roman" w:hAnsi="Times New Roman" w:cs="Times New Roman"/>
          </w:rPr>
          <w:t xml:space="preserve"> </w:t>
        </w:r>
        <w:r w:rsidR="006C2BEB" w:rsidRPr="006C2BEB">
          <w:rPr>
            <w:rFonts w:ascii="Times New Roman" w:eastAsia="Times New Roman" w:hAnsi="Times New Roman" w:cs="Times New Roman"/>
          </w:rPr>
          <w:t>than either a version of ALIAS in which differential obstacle salience was removed</w:t>
        </w:r>
        <w:r w:rsidR="006C2BEB">
          <w:rPr>
            <w:rFonts w:ascii="Times New Roman" w:eastAsia="Times New Roman" w:hAnsi="Times New Roman" w:cs="Times New Roman"/>
          </w:rPr>
          <w:t xml:space="preserve"> called ALIAS-2</w:t>
        </w:r>
        <w:r w:rsidR="006C2BEB" w:rsidRPr="006C2BEB">
          <w:rPr>
            <w:rFonts w:ascii="Times New Roman" w:eastAsia="Times New Roman" w:hAnsi="Times New Roman" w:cs="Times New Roman"/>
          </w:rPr>
          <w:t xml:space="preserve">, the only other existing connectionist model </w:t>
        </w:r>
      </w:ins>
      <w:ins w:id="2029" w:author="Benton, Deon" w:date="2026-05-16T20:03:00Z" w16du:dateUtc="2026-05-17T01:03:00Z">
        <w:r w:rsidR="00985A4A">
          <w:rPr>
            <w:rFonts w:ascii="Times New Roman" w:eastAsia="Times New Roman" w:hAnsi="Times New Roman" w:cs="Times New Roman"/>
          </w:rPr>
          <w:t xml:space="preserve">of action efficiency </w:t>
        </w:r>
      </w:ins>
      <w:ins w:id="2030" w:author="Benton, Deon" w:date="2026-05-16T20:04:00Z" w16du:dateUtc="2026-05-17T01:04:00Z">
        <w:r w:rsidR="00985A4A">
          <w:rPr>
            <w:rFonts w:ascii="Times New Roman" w:eastAsia="Times New Roman" w:hAnsi="Times New Roman" w:cs="Times New Roman"/>
          </w:rPr>
          <w:t>understanding in infants</w:t>
        </w:r>
      </w:ins>
      <w:ins w:id="2031" w:author="Benton, Deon" w:date="2026-05-16T16:22:00Z" w16du:dateUtc="2026-05-16T21:22:00Z">
        <w:r w:rsidR="006C2BEB">
          <w:rPr>
            <w:rFonts w:ascii="Times New Roman" w:eastAsia="Times New Roman" w:hAnsi="Times New Roman" w:cs="Times New Roman"/>
          </w:rPr>
          <w:t xml:space="preserve"> called OM10</w:t>
        </w:r>
      </w:ins>
      <w:ins w:id="2032" w:author="Benton, Deon" w:date="2026-05-16T16:21:00Z" w16du:dateUtc="2026-05-16T21:21:00Z">
        <w:r w:rsidR="006C2BEB" w:rsidRPr="006C2BEB">
          <w:rPr>
            <w:rFonts w:ascii="Times New Roman" w:eastAsia="Times New Roman" w:hAnsi="Times New Roman" w:cs="Times New Roman"/>
          </w:rPr>
          <w:t>, or an extended version of that model</w:t>
        </w:r>
      </w:ins>
      <w:ins w:id="2033" w:author="Benton, Deon" w:date="2026-05-16T16:22:00Z" w16du:dateUtc="2026-05-16T21:22:00Z">
        <w:r w:rsidR="006C2BEB">
          <w:rPr>
            <w:rFonts w:ascii="Times New Roman" w:eastAsia="Times New Roman" w:hAnsi="Times New Roman" w:cs="Times New Roman"/>
          </w:rPr>
          <w:t xml:space="preserve"> called OM10-2.</w:t>
        </w:r>
      </w:ins>
      <w:ins w:id="2034" w:author="Benton, Deon" w:date="2026-05-16T16:27:00Z" w16du:dateUtc="2026-05-16T21:27:00Z">
        <w:r w:rsidR="00E04704">
          <w:rPr>
            <w:rFonts w:ascii="Times New Roman" w:eastAsia="Times New Roman" w:hAnsi="Times New Roman" w:cs="Times New Roman"/>
          </w:rPr>
          <w:t xml:space="preserve"> </w:t>
        </w:r>
      </w:ins>
      <w:ins w:id="2035" w:author="Benton, Deon" w:date="2026-05-16T16:30:00Z" w16du:dateUtc="2026-05-16T21:30:00Z">
        <w:r w:rsidR="00B84E9E" w:rsidRPr="00B84E9E">
          <w:rPr>
            <w:rFonts w:ascii="Times New Roman" w:eastAsia="Times New Roman" w:hAnsi="Times New Roman" w:cs="Times New Roman"/>
          </w:rPr>
          <w:t>Table 1</w:t>
        </w:r>
      </w:ins>
      <w:ins w:id="2036" w:author="Benton, Deon" w:date="2026-05-16T19:56:00Z" w16du:dateUtc="2026-05-17T00:56:00Z">
        <w:r w:rsidR="00985A4A">
          <w:rPr>
            <w:rFonts w:ascii="Times New Roman" w:eastAsia="Times New Roman" w:hAnsi="Times New Roman" w:cs="Times New Roman"/>
          </w:rPr>
          <w:t xml:space="preserve"> shows </w:t>
        </w:r>
      </w:ins>
      <w:ins w:id="2037" w:author="Benton, Deon" w:date="2026-05-16T19:57:00Z" w16du:dateUtc="2026-05-17T00:57:00Z">
        <w:r w:rsidR="00985A4A">
          <w:rPr>
            <w:rFonts w:ascii="Times New Roman" w:eastAsia="Times New Roman" w:hAnsi="Times New Roman" w:cs="Times New Roman"/>
          </w:rPr>
          <w:t xml:space="preserve">the qualitative fits of </w:t>
        </w:r>
      </w:ins>
      <w:ins w:id="2038" w:author="Benton, Deon" w:date="2026-05-16T20:04:00Z" w16du:dateUtc="2026-05-17T01:04:00Z">
        <w:r w:rsidR="004620D0">
          <w:rPr>
            <w:rFonts w:ascii="Times New Roman" w:eastAsia="Times New Roman" w:hAnsi="Times New Roman" w:cs="Times New Roman"/>
          </w:rPr>
          <w:t>each of</w:t>
        </w:r>
      </w:ins>
      <w:ins w:id="2039" w:author="Benton, Deon" w:date="2026-05-16T19:57:00Z" w16du:dateUtc="2026-05-17T00:57:00Z">
        <w:r w:rsidR="00985A4A">
          <w:rPr>
            <w:rFonts w:ascii="Times New Roman" w:eastAsia="Times New Roman" w:hAnsi="Times New Roman" w:cs="Times New Roman"/>
          </w:rPr>
          <w:t xml:space="preserve"> </w:t>
        </w:r>
      </w:ins>
      <w:ins w:id="2040" w:author="Benton, Deon" w:date="2026-05-16T20:04:00Z" w16du:dateUtc="2026-05-17T01:04:00Z">
        <w:r w:rsidR="00254310">
          <w:rPr>
            <w:rFonts w:ascii="Times New Roman" w:eastAsia="Times New Roman" w:hAnsi="Times New Roman" w:cs="Times New Roman"/>
          </w:rPr>
          <w:t>these models to the five target findings</w:t>
        </w:r>
      </w:ins>
      <w:r w:rsidR="000520AB">
        <w:rPr>
          <w:rFonts w:ascii="Times New Roman" w:eastAsia="Times New Roman" w:hAnsi="Times New Roman" w:cs="Times New Roman"/>
        </w:rPr>
        <w:t xml:space="preserve"> as well as the articles associated with each finding</w:t>
      </w:r>
      <w:ins w:id="2041" w:author="Benton, Deon" w:date="2026-05-16T20:04:00Z" w16du:dateUtc="2026-05-17T01:04:00Z">
        <w:r w:rsidR="00254310">
          <w:rPr>
            <w:rFonts w:ascii="Times New Roman" w:eastAsia="Times New Roman" w:hAnsi="Times New Roman" w:cs="Times New Roman"/>
          </w:rPr>
          <w:t xml:space="preserve">. </w:t>
        </w:r>
      </w:ins>
    </w:p>
    <w:p w14:paraId="0190E236" w14:textId="77777777" w:rsidR="004620D0" w:rsidRDefault="004620D0" w:rsidP="00CD2ED9">
      <w:pPr>
        <w:spacing w:line="480" w:lineRule="auto"/>
        <w:contextualSpacing/>
        <w:rPr>
          <w:rFonts w:ascii="Times New Roman" w:eastAsia="Times New Roman" w:hAnsi="Times New Roman" w:cs="Times New Roman"/>
        </w:rPr>
      </w:pPr>
    </w:p>
    <w:tbl>
      <w:tblPr>
        <w:tblStyle w:val="TableGrid"/>
        <w:tblW w:w="9522" w:type="dxa"/>
        <w:tblInd w:w="-995" w:type="dxa"/>
        <w:tblLook w:val="04A0" w:firstRow="1" w:lastRow="0" w:firstColumn="1" w:lastColumn="0" w:noHBand="0" w:noVBand="1"/>
      </w:tblPr>
      <w:tblGrid>
        <w:gridCol w:w="2389"/>
        <w:gridCol w:w="985"/>
        <w:gridCol w:w="1656"/>
        <w:gridCol w:w="1656"/>
        <w:gridCol w:w="1656"/>
        <w:gridCol w:w="1656"/>
      </w:tblGrid>
      <w:tr w:rsidR="000520AB" w14:paraId="239FB2CC" w14:textId="77777777" w:rsidTr="000520AB">
        <w:trPr>
          <w:trHeight w:val="552"/>
        </w:trPr>
        <w:tc>
          <w:tcPr>
            <w:tcW w:w="2389" w:type="dxa"/>
          </w:tcPr>
          <w:p w14:paraId="3641C3F7" w14:textId="77777777" w:rsidR="000520AB" w:rsidRDefault="000520AB" w:rsidP="004620D0">
            <w:pPr>
              <w:spacing w:line="480" w:lineRule="auto"/>
              <w:contextualSpacing/>
              <w:rPr>
                <w:rFonts w:ascii="Times New Roman" w:eastAsia="Times New Roman" w:hAnsi="Times New Roman" w:cs="Times New Roman"/>
              </w:rPr>
            </w:pPr>
          </w:p>
        </w:tc>
        <w:tc>
          <w:tcPr>
            <w:tcW w:w="1420" w:type="dxa"/>
          </w:tcPr>
          <w:p w14:paraId="1407A80F" w14:textId="77777777" w:rsidR="000520AB" w:rsidRDefault="000520AB" w:rsidP="004620D0">
            <w:pPr>
              <w:spacing w:line="480" w:lineRule="auto"/>
              <w:contextualSpacing/>
              <w:rPr>
                <w:rFonts w:ascii="Times New Roman" w:eastAsia="Times New Roman" w:hAnsi="Times New Roman" w:cs="Times New Roman"/>
              </w:rPr>
            </w:pPr>
          </w:p>
        </w:tc>
        <w:tc>
          <w:tcPr>
            <w:tcW w:w="1428" w:type="dxa"/>
          </w:tcPr>
          <w:p w14:paraId="04C70C50" w14:textId="7F285A0C" w:rsidR="000520AB" w:rsidRDefault="000520AB" w:rsidP="004620D0">
            <w:pPr>
              <w:spacing w:line="480" w:lineRule="auto"/>
              <w:contextualSpacing/>
              <w:rPr>
                <w:rFonts w:ascii="Times New Roman" w:eastAsia="Times New Roman" w:hAnsi="Times New Roman" w:cs="Times New Roman"/>
              </w:rPr>
            </w:pPr>
          </w:p>
        </w:tc>
        <w:tc>
          <w:tcPr>
            <w:tcW w:w="1444" w:type="dxa"/>
          </w:tcPr>
          <w:p w14:paraId="633009C4" w14:textId="77777777" w:rsidR="000520AB" w:rsidRDefault="000520AB" w:rsidP="004620D0">
            <w:pPr>
              <w:spacing w:line="480" w:lineRule="auto"/>
              <w:contextualSpacing/>
              <w:rPr>
                <w:rFonts w:ascii="Times New Roman" w:eastAsia="Times New Roman" w:hAnsi="Times New Roman" w:cs="Times New Roman"/>
              </w:rPr>
            </w:pPr>
          </w:p>
        </w:tc>
        <w:tc>
          <w:tcPr>
            <w:tcW w:w="1412" w:type="dxa"/>
          </w:tcPr>
          <w:p w14:paraId="44F38097" w14:textId="77777777" w:rsidR="000520AB" w:rsidRDefault="000520AB" w:rsidP="004620D0">
            <w:pPr>
              <w:spacing w:line="480" w:lineRule="auto"/>
              <w:contextualSpacing/>
              <w:rPr>
                <w:rFonts w:ascii="Times New Roman" w:eastAsia="Times New Roman" w:hAnsi="Times New Roman" w:cs="Times New Roman"/>
              </w:rPr>
            </w:pPr>
          </w:p>
        </w:tc>
        <w:tc>
          <w:tcPr>
            <w:tcW w:w="1429" w:type="dxa"/>
          </w:tcPr>
          <w:p w14:paraId="4C98F945" w14:textId="77777777" w:rsidR="000520AB" w:rsidRDefault="000520AB" w:rsidP="004620D0">
            <w:pPr>
              <w:spacing w:line="480" w:lineRule="auto"/>
              <w:contextualSpacing/>
              <w:rPr>
                <w:rFonts w:ascii="Times New Roman" w:eastAsia="Times New Roman" w:hAnsi="Times New Roman" w:cs="Times New Roman"/>
              </w:rPr>
            </w:pPr>
          </w:p>
        </w:tc>
      </w:tr>
      <w:tr w:rsidR="000520AB" w14:paraId="14C39037" w14:textId="77777777" w:rsidTr="000520AB">
        <w:trPr>
          <w:trHeight w:val="567"/>
        </w:trPr>
        <w:tc>
          <w:tcPr>
            <w:tcW w:w="2389" w:type="dxa"/>
          </w:tcPr>
          <w:p w14:paraId="409AF0B6" w14:textId="13D004BA" w:rsidR="000520AB" w:rsidRDefault="000520AB" w:rsidP="00462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Target finding</w:t>
            </w:r>
          </w:p>
        </w:tc>
        <w:tc>
          <w:tcPr>
            <w:tcW w:w="1420" w:type="dxa"/>
          </w:tcPr>
          <w:p w14:paraId="13113D3A" w14:textId="0AD75C29" w:rsidR="000520AB" w:rsidRDefault="000520AB" w:rsidP="00462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Articles</w:t>
            </w:r>
          </w:p>
        </w:tc>
        <w:tc>
          <w:tcPr>
            <w:tcW w:w="1428" w:type="dxa"/>
          </w:tcPr>
          <w:p w14:paraId="17669C03" w14:textId="69AEA343" w:rsidR="000520AB" w:rsidRDefault="000520AB" w:rsidP="00462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ALIAS</w:t>
            </w:r>
          </w:p>
        </w:tc>
        <w:tc>
          <w:tcPr>
            <w:tcW w:w="1444" w:type="dxa"/>
          </w:tcPr>
          <w:p w14:paraId="567BCC92" w14:textId="7D7EB81C" w:rsidR="000520AB" w:rsidRDefault="000520AB" w:rsidP="00462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ALIAS-2</w:t>
            </w:r>
          </w:p>
        </w:tc>
        <w:tc>
          <w:tcPr>
            <w:tcW w:w="1412" w:type="dxa"/>
          </w:tcPr>
          <w:p w14:paraId="6663E0B1" w14:textId="1FA786A1" w:rsidR="000520AB" w:rsidRDefault="000520AB" w:rsidP="00462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OM10</w:t>
            </w:r>
          </w:p>
        </w:tc>
        <w:tc>
          <w:tcPr>
            <w:tcW w:w="1429" w:type="dxa"/>
          </w:tcPr>
          <w:p w14:paraId="20AFD678" w14:textId="14119937" w:rsidR="000520AB" w:rsidRDefault="000520AB" w:rsidP="00462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OM10-2</w:t>
            </w:r>
          </w:p>
        </w:tc>
      </w:tr>
      <w:tr w:rsidR="000520AB" w14:paraId="2446F137" w14:textId="77777777" w:rsidTr="000520AB">
        <w:trPr>
          <w:trHeight w:val="552"/>
        </w:trPr>
        <w:tc>
          <w:tcPr>
            <w:tcW w:w="2389" w:type="dxa"/>
          </w:tcPr>
          <w:p w14:paraId="23315B6E" w14:textId="1DC6C007" w:rsidR="000520AB" w:rsidRPr="007464FB" w:rsidRDefault="000520AB" w:rsidP="007464FB">
            <w:pPr>
              <w:pStyle w:val="ListParagraph"/>
              <w:numPr>
                <w:ilvl w:val="0"/>
                <w:numId w:val="2"/>
              </w:numPr>
              <w:rPr>
                <w:rFonts w:ascii="Times New Roman" w:eastAsia="Times New Roman" w:hAnsi="Times New Roman" w:cs="Times New Roman"/>
              </w:rPr>
            </w:pPr>
            <w:r w:rsidRPr="007464FB">
              <w:rPr>
                <w:rFonts w:ascii="Times New Roman" w:eastAsia="Times New Roman" w:hAnsi="Times New Roman" w:cs="Times New Roman"/>
              </w:rPr>
              <w:t>Selective longer looking to inefficient than actions following constrained.</w:t>
            </w:r>
          </w:p>
        </w:tc>
        <w:tc>
          <w:tcPr>
            <w:tcW w:w="1420" w:type="dxa"/>
          </w:tcPr>
          <w:p w14:paraId="378D4149" w14:textId="2AF58E60" w:rsidR="000520AB" w:rsidRDefault="000520AB" w:rsidP="00FC2FE4">
            <w:pPr>
              <w:contextualSpacing/>
              <w:rPr>
                <w:rFonts w:ascii="Times New Roman" w:eastAsia="Times New Roman" w:hAnsi="Times New Roman" w:cs="Times New Roman"/>
              </w:rPr>
            </w:pPr>
            <w:r w:rsidRPr="00FC2FE4">
              <w:rPr>
                <w:rFonts w:ascii="Times New Roman" w:eastAsia="Times New Roman" w:hAnsi="Times New Roman" w:cs="Times New Roman"/>
              </w:rPr>
              <w:t xml:space="preserve">Csibra et al. </w:t>
            </w:r>
            <w:r>
              <w:rPr>
                <w:rFonts w:ascii="Times New Roman" w:eastAsia="Times New Roman" w:hAnsi="Times New Roman" w:cs="Times New Roman"/>
              </w:rPr>
              <w:t>(</w:t>
            </w:r>
            <w:r w:rsidRPr="00FC2FE4">
              <w:rPr>
                <w:rFonts w:ascii="Times New Roman" w:eastAsia="Times New Roman" w:hAnsi="Times New Roman" w:cs="Times New Roman"/>
              </w:rPr>
              <w:t>1999</w:t>
            </w:r>
            <w:r>
              <w:rPr>
                <w:rFonts w:ascii="Times New Roman" w:eastAsia="Times New Roman" w:hAnsi="Times New Roman" w:cs="Times New Roman"/>
              </w:rPr>
              <w:t>)</w:t>
            </w:r>
            <w:r w:rsidRPr="00FC2FE4">
              <w:rPr>
                <w:rFonts w:ascii="Times New Roman" w:eastAsia="Times New Roman" w:hAnsi="Times New Roman" w:cs="Times New Roman"/>
              </w:rPr>
              <w:t xml:space="preserve">; Gergely et al. </w:t>
            </w:r>
            <w:r>
              <w:rPr>
                <w:rFonts w:ascii="Times New Roman" w:eastAsia="Times New Roman" w:hAnsi="Times New Roman" w:cs="Times New Roman"/>
              </w:rPr>
              <w:t>(</w:t>
            </w:r>
            <w:r w:rsidRPr="00FC2FE4">
              <w:rPr>
                <w:rFonts w:ascii="Times New Roman" w:eastAsia="Times New Roman" w:hAnsi="Times New Roman" w:cs="Times New Roman"/>
              </w:rPr>
              <w:t>1995</w:t>
            </w:r>
            <w:r>
              <w:rPr>
                <w:rFonts w:ascii="Times New Roman" w:eastAsia="Times New Roman" w:hAnsi="Times New Roman" w:cs="Times New Roman"/>
              </w:rPr>
              <w:t>)</w:t>
            </w:r>
          </w:p>
        </w:tc>
        <w:tc>
          <w:tcPr>
            <w:tcW w:w="1428" w:type="dxa"/>
          </w:tcPr>
          <w:p w14:paraId="410E5B72" w14:textId="3241A844" w:rsidR="000520AB" w:rsidRDefault="00D00507" w:rsidP="004620D0">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BE11983" wp14:editId="259C8424">
                  <wp:extent cx="914400" cy="914400"/>
                  <wp:effectExtent l="0" t="0" r="0" b="0"/>
                  <wp:docPr id="1336332393" name="Graphic 6" descr="Harvey Balls 100%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2393" name="Graphic 1336332393" descr="Harvey Balls 100%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444" w:type="dxa"/>
          </w:tcPr>
          <w:p w14:paraId="5ED6FAA8" w14:textId="286B794C" w:rsidR="000520AB" w:rsidRDefault="00D00507" w:rsidP="004620D0">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194CBA1" wp14:editId="3E192E1A">
                  <wp:extent cx="914400" cy="914400"/>
                  <wp:effectExtent l="0" t="0" r="0" b="0"/>
                  <wp:docPr id="274725474" name="Graphic 8" descr="Harvey Balls 50%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25474" name="Graphic 274725474" descr="Harvey Balls 50%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c>
          <w:tcPr>
            <w:tcW w:w="1412" w:type="dxa"/>
          </w:tcPr>
          <w:p w14:paraId="785ADB7D" w14:textId="59819FE7" w:rsidR="000520AB" w:rsidRDefault="00D00507" w:rsidP="004620D0">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CE05488" wp14:editId="2517C9AA">
                  <wp:extent cx="914400" cy="914400"/>
                  <wp:effectExtent l="0" t="0" r="0" b="0"/>
                  <wp:docPr id="2067997975" name="Graphic 6" descr="Harvey Balls 100%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2393" name="Graphic 1336332393" descr="Harvey Balls 100%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429" w:type="dxa"/>
          </w:tcPr>
          <w:p w14:paraId="50A35028" w14:textId="670A7EF3" w:rsidR="000520AB" w:rsidRDefault="00D00507" w:rsidP="004620D0">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8B51283" wp14:editId="7593E415">
                  <wp:extent cx="914400" cy="914400"/>
                  <wp:effectExtent l="0" t="0" r="0" b="0"/>
                  <wp:docPr id="1745683820" name="Graphic 7" descr="Harvey Balls 100%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83820" name="Graphic 1745683820" descr="Harvey Balls 100% outline"/>
                          <pic:cNvPicPr/>
                        </pic:nvPicPr>
                        <pic:blipFill>
                          <a:blip r:embed="rId54">
                            <a:extLst>
                              <a:ext uri="{96DAC541-7B7A-43D3-8B79-37D633B846F1}">
                                <asvg:svgBlip xmlns:asvg="http://schemas.microsoft.com/office/drawing/2016/SVG/main" r:embed="rId55"/>
                              </a:ext>
                            </a:extLst>
                          </a:blip>
                          <a:stretch>
                            <a:fillRect/>
                          </a:stretch>
                        </pic:blipFill>
                        <pic:spPr>
                          <a:xfrm>
                            <a:off x="0" y="0"/>
                            <a:ext cx="914400" cy="914400"/>
                          </a:xfrm>
                          <a:prstGeom prst="rect">
                            <a:avLst/>
                          </a:prstGeom>
                        </pic:spPr>
                      </pic:pic>
                    </a:graphicData>
                  </a:graphic>
                </wp:inline>
              </w:drawing>
            </w:r>
          </w:p>
        </w:tc>
      </w:tr>
      <w:tr w:rsidR="000520AB" w14:paraId="23798CF7" w14:textId="77777777" w:rsidTr="000520AB">
        <w:trPr>
          <w:trHeight w:val="567"/>
        </w:trPr>
        <w:tc>
          <w:tcPr>
            <w:tcW w:w="2389" w:type="dxa"/>
          </w:tcPr>
          <w:p w14:paraId="50A086EC" w14:textId="36AC6153" w:rsidR="000520AB" w:rsidRPr="007464FB" w:rsidRDefault="000520AB" w:rsidP="007464FB">
            <w:pPr>
              <w:pStyle w:val="ListParagraph"/>
              <w:numPr>
                <w:ilvl w:val="0"/>
                <w:numId w:val="2"/>
              </w:numPr>
              <w:rPr>
                <w:rFonts w:ascii="Times New Roman" w:eastAsia="Times New Roman" w:hAnsi="Times New Roman" w:cs="Times New Roman"/>
              </w:rPr>
            </w:pPr>
            <w:r w:rsidRPr="007464FB">
              <w:rPr>
                <w:rFonts w:ascii="Times New Roman" w:eastAsia="Times New Roman" w:hAnsi="Times New Roman" w:cs="Times New Roman"/>
              </w:rPr>
              <w:t>Independence from animacy.</w:t>
            </w:r>
          </w:p>
        </w:tc>
        <w:tc>
          <w:tcPr>
            <w:tcW w:w="1420" w:type="dxa"/>
          </w:tcPr>
          <w:p w14:paraId="3964F190" w14:textId="453C82FD" w:rsidR="000520AB" w:rsidRDefault="000520AB" w:rsidP="00FC2FE4">
            <w:pPr>
              <w:contextualSpacing/>
              <w:rPr>
                <w:rFonts w:ascii="Times New Roman" w:eastAsia="Times New Roman" w:hAnsi="Times New Roman" w:cs="Times New Roman"/>
              </w:rPr>
            </w:pPr>
            <w:r w:rsidRPr="00FC2FE4">
              <w:rPr>
                <w:rFonts w:ascii="Times New Roman" w:eastAsia="Times New Roman" w:hAnsi="Times New Roman" w:cs="Times New Roman"/>
              </w:rPr>
              <w:t xml:space="preserve">Csibra et al. </w:t>
            </w:r>
            <w:r>
              <w:rPr>
                <w:rFonts w:ascii="Times New Roman" w:eastAsia="Times New Roman" w:hAnsi="Times New Roman" w:cs="Times New Roman"/>
              </w:rPr>
              <w:t>(</w:t>
            </w:r>
            <w:r w:rsidRPr="00FC2FE4">
              <w:rPr>
                <w:rFonts w:ascii="Times New Roman" w:eastAsia="Times New Roman" w:hAnsi="Times New Roman" w:cs="Times New Roman"/>
              </w:rPr>
              <w:t>1999</w:t>
            </w:r>
            <w:r>
              <w:rPr>
                <w:rFonts w:ascii="Times New Roman" w:eastAsia="Times New Roman" w:hAnsi="Times New Roman" w:cs="Times New Roman"/>
              </w:rPr>
              <w:t>)</w:t>
            </w:r>
            <w:r w:rsidRPr="00FC2FE4">
              <w:rPr>
                <w:rFonts w:ascii="Times New Roman" w:eastAsia="Times New Roman" w:hAnsi="Times New Roman" w:cs="Times New Roman"/>
              </w:rPr>
              <w:t xml:space="preserve"> Sodian et al.</w:t>
            </w:r>
            <w:r>
              <w:rPr>
                <w:rFonts w:ascii="Times New Roman" w:eastAsia="Times New Roman" w:hAnsi="Times New Roman" w:cs="Times New Roman"/>
              </w:rPr>
              <w:t xml:space="preserve"> (</w:t>
            </w:r>
            <w:r w:rsidRPr="00FC2FE4">
              <w:rPr>
                <w:rFonts w:ascii="Times New Roman" w:eastAsia="Times New Roman" w:hAnsi="Times New Roman" w:cs="Times New Roman"/>
              </w:rPr>
              <w:t>2004</w:t>
            </w:r>
            <w:r>
              <w:rPr>
                <w:rFonts w:ascii="Times New Roman" w:eastAsia="Times New Roman" w:hAnsi="Times New Roman" w:cs="Times New Roman"/>
              </w:rPr>
              <w:t>)</w:t>
            </w:r>
          </w:p>
        </w:tc>
        <w:tc>
          <w:tcPr>
            <w:tcW w:w="1428" w:type="dxa"/>
          </w:tcPr>
          <w:p w14:paraId="7093F561" w14:textId="78CB1D27" w:rsidR="000520AB" w:rsidRDefault="00D00507" w:rsidP="004620D0">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32A6CB0" wp14:editId="2D9857CF">
                  <wp:extent cx="914400" cy="914400"/>
                  <wp:effectExtent l="0" t="0" r="0" b="0"/>
                  <wp:docPr id="1881281243" name="Graphic 6" descr="Harvey Balls 100%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2393" name="Graphic 1336332393" descr="Harvey Balls 100%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444" w:type="dxa"/>
          </w:tcPr>
          <w:p w14:paraId="773982CB" w14:textId="4D0BDA62" w:rsidR="000520AB" w:rsidRDefault="00D00507" w:rsidP="004620D0">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AC5B49F" wp14:editId="6DAF26F4">
                  <wp:extent cx="914400" cy="914400"/>
                  <wp:effectExtent l="0" t="0" r="0" b="0"/>
                  <wp:docPr id="1785868198" name="Graphic 8" descr="Harvey Balls 50%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25474" name="Graphic 274725474" descr="Harvey Balls 50%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c>
          <w:tcPr>
            <w:tcW w:w="1412" w:type="dxa"/>
          </w:tcPr>
          <w:p w14:paraId="745BAFFC" w14:textId="77777777" w:rsidR="000520AB" w:rsidRDefault="000520AB" w:rsidP="004620D0">
            <w:pPr>
              <w:spacing w:line="480" w:lineRule="auto"/>
              <w:contextualSpacing/>
              <w:rPr>
                <w:rFonts w:ascii="Times New Roman" w:eastAsia="Times New Roman" w:hAnsi="Times New Roman" w:cs="Times New Roman"/>
              </w:rPr>
            </w:pPr>
          </w:p>
        </w:tc>
        <w:tc>
          <w:tcPr>
            <w:tcW w:w="1429" w:type="dxa"/>
          </w:tcPr>
          <w:p w14:paraId="7C7B5BB1" w14:textId="77777777" w:rsidR="000520AB" w:rsidRDefault="000520AB" w:rsidP="004620D0">
            <w:pPr>
              <w:spacing w:line="480" w:lineRule="auto"/>
              <w:contextualSpacing/>
              <w:rPr>
                <w:rFonts w:ascii="Times New Roman" w:eastAsia="Times New Roman" w:hAnsi="Times New Roman" w:cs="Times New Roman"/>
              </w:rPr>
            </w:pPr>
          </w:p>
        </w:tc>
      </w:tr>
      <w:tr w:rsidR="000520AB" w14:paraId="2E8D5438" w14:textId="77777777" w:rsidTr="000520AB">
        <w:trPr>
          <w:trHeight w:val="552"/>
        </w:trPr>
        <w:tc>
          <w:tcPr>
            <w:tcW w:w="2389" w:type="dxa"/>
          </w:tcPr>
          <w:p w14:paraId="52BC5491" w14:textId="6AB72C20" w:rsidR="000520AB" w:rsidRPr="007464FB" w:rsidRDefault="000520AB" w:rsidP="007464FB">
            <w:pPr>
              <w:pStyle w:val="ListParagraph"/>
              <w:numPr>
                <w:ilvl w:val="0"/>
                <w:numId w:val="2"/>
              </w:numPr>
              <w:rPr>
                <w:rFonts w:ascii="Times New Roman" w:eastAsia="Times New Roman" w:hAnsi="Times New Roman" w:cs="Times New Roman"/>
              </w:rPr>
            </w:pPr>
            <w:r w:rsidRPr="007464FB">
              <w:rPr>
                <w:rFonts w:ascii="Times New Roman" w:eastAsia="Times New Roman" w:hAnsi="Times New Roman" w:cs="Times New Roman"/>
              </w:rPr>
              <w:lastRenderedPageBreak/>
              <w:t>Bidirectional inferences for actions, goals, and constraints.</w:t>
            </w:r>
          </w:p>
        </w:tc>
        <w:tc>
          <w:tcPr>
            <w:tcW w:w="1420" w:type="dxa"/>
          </w:tcPr>
          <w:p w14:paraId="1E051F09" w14:textId="1F23AA8D" w:rsidR="000520AB" w:rsidRDefault="000520AB" w:rsidP="00FC2FE4">
            <w:pPr>
              <w:contextualSpacing/>
              <w:rPr>
                <w:rFonts w:ascii="Times New Roman" w:eastAsia="Times New Roman" w:hAnsi="Times New Roman" w:cs="Times New Roman"/>
              </w:rPr>
            </w:pPr>
            <w:r w:rsidRPr="00FC2FE4">
              <w:rPr>
                <w:rFonts w:ascii="Times New Roman" w:eastAsia="Times New Roman" w:hAnsi="Times New Roman" w:cs="Times New Roman"/>
              </w:rPr>
              <w:t>Csibra et al.</w:t>
            </w:r>
            <w:r>
              <w:rPr>
                <w:rFonts w:ascii="Times New Roman" w:eastAsia="Times New Roman" w:hAnsi="Times New Roman" w:cs="Times New Roman"/>
              </w:rPr>
              <w:t xml:space="preserve"> </w:t>
            </w:r>
            <w:r w:rsidRPr="00FC2FE4">
              <w:rPr>
                <w:rFonts w:ascii="Times New Roman" w:eastAsia="Times New Roman" w:hAnsi="Times New Roman" w:cs="Times New Roman"/>
              </w:rPr>
              <w:t xml:space="preserve"> </w:t>
            </w:r>
            <w:r>
              <w:rPr>
                <w:rFonts w:ascii="Times New Roman" w:eastAsia="Times New Roman" w:hAnsi="Times New Roman" w:cs="Times New Roman"/>
              </w:rPr>
              <w:t>(</w:t>
            </w:r>
            <w:r w:rsidRPr="00FC2FE4">
              <w:rPr>
                <w:rFonts w:ascii="Times New Roman" w:eastAsia="Times New Roman" w:hAnsi="Times New Roman" w:cs="Times New Roman"/>
              </w:rPr>
              <w:t>2003</w:t>
            </w:r>
            <w:r>
              <w:rPr>
                <w:rFonts w:ascii="Times New Roman" w:eastAsia="Times New Roman" w:hAnsi="Times New Roman" w:cs="Times New Roman"/>
              </w:rPr>
              <w:t xml:space="preserve">); </w:t>
            </w:r>
            <w:r w:rsidRPr="00FC2FE4">
              <w:rPr>
                <w:rFonts w:ascii="Times New Roman" w:eastAsia="Times New Roman" w:hAnsi="Times New Roman" w:cs="Times New Roman"/>
              </w:rPr>
              <w:t>Wagner &amp; Carey</w:t>
            </w:r>
            <w:r>
              <w:rPr>
                <w:rFonts w:ascii="Times New Roman" w:eastAsia="Times New Roman" w:hAnsi="Times New Roman" w:cs="Times New Roman"/>
              </w:rPr>
              <w:t xml:space="preserve"> (</w:t>
            </w:r>
            <w:r w:rsidRPr="00FC2FE4">
              <w:rPr>
                <w:rFonts w:ascii="Times New Roman" w:eastAsia="Times New Roman" w:hAnsi="Times New Roman" w:cs="Times New Roman"/>
              </w:rPr>
              <w:t>2005</w:t>
            </w:r>
            <w:r>
              <w:rPr>
                <w:rFonts w:ascii="Times New Roman" w:eastAsia="Times New Roman" w:hAnsi="Times New Roman" w:cs="Times New Roman"/>
              </w:rPr>
              <w:t>)</w:t>
            </w:r>
          </w:p>
        </w:tc>
        <w:tc>
          <w:tcPr>
            <w:tcW w:w="1428" w:type="dxa"/>
          </w:tcPr>
          <w:p w14:paraId="45846660" w14:textId="1C3B647F" w:rsidR="000520AB" w:rsidRDefault="00D00507" w:rsidP="004620D0">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D8B153C" wp14:editId="4BBA6202">
                  <wp:extent cx="914400" cy="914400"/>
                  <wp:effectExtent l="0" t="0" r="0" b="0"/>
                  <wp:docPr id="1120757407" name="Graphic 6" descr="Harvey Balls 100%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2393" name="Graphic 1336332393" descr="Harvey Balls 100%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444" w:type="dxa"/>
          </w:tcPr>
          <w:p w14:paraId="03583D02" w14:textId="3FEACC02" w:rsidR="000520AB" w:rsidRDefault="00D00507" w:rsidP="004620D0">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DA15214" wp14:editId="20D68B94">
                  <wp:extent cx="914400" cy="914400"/>
                  <wp:effectExtent l="0" t="0" r="0" b="0"/>
                  <wp:docPr id="1472941821" name="Graphic 6" descr="Harvey Balls 100%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2393" name="Graphic 1336332393" descr="Harvey Balls 100%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412" w:type="dxa"/>
          </w:tcPr>
          <w:p w14:paraId="6B2917D1" w14:textId="77777777" w:rsidR="000520AB" w:rsidRDefault="000520AB" w:rsidP="004620D0">
            <w:pPr>
              <w:spacing w:line="480" w:lineRule="auto"/>
              <w:contextualSpacing/>
              <w:rPr>
                <w:rFonts w:ascii="Times New Roman" w:eastAsia="Times New Roman" w:hAnsi="Times New Roman" w:cs="Times New Roman"/>
              </w:rPr>
            </w:pPr>
          </w:p>
        </w:tc>
        <w:tc>
          <w:tcPr>
            <w:tcW w:w="1429" w:type="dxa"/>
          </w:tcPr>
          <w:p w14:paraId="22839F91" w14:textId="77777777" w:rsidR="000520AB" w:rsidRDefault="000520AB" w:rsidP="004620D0">
            <w:pPr>
              <w:spacing w:line="480" w:lineRule="auto"/>
              <w:contextualSpacing/>
              <w:rPr>
                <w:rFonts w:ascii="Times New Roman" w:eastAsia="Times New Roman" w:hAnsi="Times New Roman" w:cs="Times New Roman"/>
              </w:rPr>
            </w:pPr>
          </w:p>
        </w:tc>
      </w:tr>
      <w:tr w:rsidR="000520AB" w14:paraId="4F7C15DB" w14:textId="77777777" w:rsidTr="000520AB">
        <w:trPr>
          <w:trHeight w:val="552"/>
        </w:trPr>
        <w:tc>
          <w:tcPr>
            <w:tcW w:w="2389" w:type="dxa"/>
          </w:tcPr>
          <w:p w14:paraId="7EE4BA50" w14:textId="69C4226C" w:rsidR="000520AB" w:rsidRPr="007464FB" w:rsidRDefault="000520AB" w:rsidP="00FC2FE4">
            <w:pPr>
              <w:pStyle w:val="ListParagraph"/>
              <w:numPr>
                <w:ilvl w:val="0"/>
                <w:numId w:val="2"/>
              </w:numPr>
              <w:rPr>
                <w:rFonts w:ascii="Times New Roman" w:eastAsia="Times New Roman" w:hAnsi="Times New Roman" w:cs="Times New Roman"/>
              </w:rPr>
            </w:pPr>
            <w:r w:rsidRPr="00FC2FE4">
              <w:rPr>
                <w:rFonts w:ascii="Times New Roman" w:eastAsia="Times New Roman" w:hAnsi="Times New Roman" w:cs="Times New Roman"/>
              </w:rPr>
              <w:t>Graded representations of efficiency.</w:t>
            </w:r>
          </w:p>
        </w:tc>
        <w:tc>
          <w:tcPr>
            <w:tcW w:w="1420" w:type="dxa"/>
          </w:tcPr>
          <w:p w14:paraId="27CC8454" w14:textId="3CF3ACD0" w:rsidR="000520AB" w:rsidRDefault="000520AB" w:rsidP="00FC2FE4">
            <w:pPr>
              <w:contextualSpacing/>
              <w:rPr>
                <w:rFonts w:ascii="Times New Roman" w:eastAsia="Times New Roman" w:hAnsi="Times New Roman" w:cs="Times New Roman"/>
              </w:rPr>
            </w:pPr>
            <w:r w:rsidRPr="00FC2FE4">
              <w:rPr>
                <w:rFonts w:ascii="Times New Roman" w:eastAsia="Times New Roman" w:hAnsi="Times New Roman" w:cs="Times New Roman"/>
              </w:rPr>
              <w:t>Liu &amp; Spelke</w:t>
            </w:r>
            <w:r>
              <w:rPr>
                <w:rFonts w:ascii="Times New Roman" w:eastAsia="Times New Roman" w:hAnsi="Times New Roman" w:cs="Times New Roman"/>
              </w:rPr>
              <w:t xml:space="preserve"> (</w:t>
            </w:r>
            <w:r w:rsidRPr="00FC2FE4">
              <w:rPr>
                <w:rFonts w:ascii="Times New Roman" w:eastAsia="Times New Roman" w:hAnsi="Times New Roman" w:cs="Times New Roman"/>
              </w:rPr>
              <w:t>2017</w:t>
            </w:r>
            <w:r>
              <w:rPr>
                <w:rFonts w:ascii="Times New Roman" w:eastAsia="Times New Roman" w:hAnsi="Times New Roman" w:cs="Times New Roman"/>
              </w:rPr>
              <w:t>)</w:t>
            </w:r>
          </w:p>
        </w:tc>
        <w:tc>
          <w:tcPr>
            <w:tcW w:w="1428" w:type="dxa"/>
          </w:tcPr>
          <w:p w14:paraId="6BFD4854" w14:textId="2F205F58" w:rsidR="000520AB" w:rsidRDefault="00D00507" w:rsidP="004620D0">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7F67E93" wp14:editId="16628B72">
                  <wp:extent cx="914400" cy="914400"/>
                  <wp:effectExtent l="0" t="0" r="0" b="0"/>
                  <wp:docPr id="757296150" name="Graphic 6" descr="Harvey Balls 100%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2393" name="Graphic 1336332393" descr="Harvey Balls 100%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444" w:type="dxa"/>
          </w:tcPr>
          <w:p w14:paraId="6ECCB919" w14:textId="46FF7534" w:rsidR="000520AB" w:rsidRDefault="00D00507" w:rsidP="004620D0">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1402CC6" wp14:editId="26027C73">
                  <wp:extent cx="914400" cy="914400"/>
                  <wp:effectExtent l="0" t="0" r="0" b="0"/>
                  <wp:docPr id="1585876125" name="Graphic 6" descr="Harvey Balls 100%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2393" name="Graphic 1336332393" descr="Harvey Balls 100%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412" w:type="dxa"/>
          </w:tcPr>
          <w:p w14:paraId="3EE5D437" w14:textId="2A1FEDDA" w:rsidR="000520AB" w:rsidRDefault="00D00507" w:rsidP="004620D0">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5F4968B" wp14:editId="33401DE0">
                  <wp:extent cx="914400" cy="914400"/>
                  <wp:effectExtent l="0" t="0" r="0" b="0"/>
                  <wp:docPr id="1949461090" name="Graphic 7" descr="Harvey Balls 100%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83820" name="Graphic 1745683820" descr="Harvey Balls 100% outline"/>
                          <pic:cNvPicPr/>
                        </pic:nvPicPr>
                        <pic:blipFill>
                          <a:blip r:embed="rId54">
                            <a:extLst>
                              <a:ext uri="{96DAC541-7B7A-43D3-8B79-37D633B846F1}">
                                <asvg:svgBlip xmlns:asvg="http://schemas.microsoft.com/office/drawing/2016/SVG/main" r:embed="rId55"/>
                              </a:ext>
                            </a:extLst>
                          </a:blip>
                          <a:stretch>
                            <a:fillRect/>
                          </a:stretch>
                        </pic:blipFill>
                        <pic:spPr>
                          <a:xfrm>
                            <a:off x="0" y="0"/>
                            <a:ext cx="914400" cy="914400"/>
                          </a:xfrm>
                          <a:prstGeom prst="rect">
                            <a:avLst/>
                          </a:prstGeom>
                        </pic:spPr>
                      </pic:pic>
                    </a:graphicData>
                  </a:graphic>
                </wp:inline>
              </w:drawing>
            </w:r>
          </w:p>
        </w:tc>
        <w:tc>
          <w:tcPr>
            <w:tcW w:w="1429" w:type="dxa"/>
          </w:tcPr>
          <w:p w14:paraId="120B1D9F" w14:textId="5B882603" w:rsidR="000520AB" w:rsidRDefault="003B116E" w:rsidP="004620D0">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1271829" wp14:editId="23D692EB">
                  <wp:extent cx="914400" cy="914400"/>
                  <wp:effectExtent l="0" t="0" r="0" b="0"/>
                  <wp:docPr id="1355948838" name="Graphic 7" descr="Harvey Balls 100%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83820" name="Graphic 1745683820" descr="Harvey Balls 100% outline"/>
                          <pic:cNvPicPr/>
                        </pic:nvPicPr>
                        <pic:blipFill>
                          <a:blip r:embed="rId54">
                            <a:extLst>
                              <a:ext uri="{96DAC541-7B7A-43D3-8B79-37D633B846F1}">
                                <asvg:svgBlip xmlns:asvg="http://schemas.microsoft.com/office/drawing/2016/SVG/main" r:embed="rId55"/>
                              </a:ext>
                            </a:extLst>
                          </a:blip>
                          <a:stretch>
                            <a:fillRect/>
                          </a:stretch>
                        </pic:blipFill>
                        <pic:spPr>
                          <a:xfrm>
                            <a:off x="0" y="0"/>
                            <a:ext cx="914400" cy="914400"/>
                          </a:xfrm>
                          <a:prstGeom prst="rect">
                            <a:avLst/>
                          </a:prstGeom>
                        </pic:spPr>
                      </pic:pic>
                    </a:graphicData>
                  </a:graphic>
                </wp:inline>
              </w:drawing>
            </w:r>
          </w:p>
        </w:tc>
      </w:tr>
      <w:tr w:rsidR="000520AB" w14:paraId="2FE96B19" w14:textId="77777777" w:rsidTr="000520AB">
        <w:trPr>
          <w:trHeight w:val="552"/>
        </w:trPr>
        <w:tc>
          <w:tcPr>
            <w:tcW w:w="2389" w:type="dxa"/>
          </w:tcPr>
          <w:p w14:paraId="105BD008" w14:textId="6838BFF9" w:rsidR="000520AB" w:rsidRPr="00FC2FE4" w:rsidRDefault="000520AB" w:rsidP="00FC2FE4">
            <w:pPr>
              <w:pStyle w:val="ListParagraph"/>
              <w:numPr>
                <w:ilvl w:val="0"/>
                <w:numId w:val="2"/>
              </w:numPr>
              <w:rPr>
                <w:rFonts w:ascii="Times New Roman" w:eastAsia="Times New Roman" w:hAnsi="Times New Roman" w:cs="Times New Roman"/>
              </w:rPr>
            </w:pPr>
            <w:r w:rsidRPr="00FC2FE4">
              <w:rPr>
                <w:rFonts w:ascii="Times New Roman" w:hAnsi="Times New Roman" w:cs="Times New Roman"/>
              </w:rPr>
              <w:t>Action efficiency understanding in pre-reaching infants.</w:t>
            </w:r>
          </w:p>
        </w:tc>
        <w:tc>
          <w:tcPr>
            <w:tcW w:w="1420" w:type="dxa"/>
          </w:tcPr>
          <w:p w14:paraId="2D488F42" w14:textId="1221A6DD" w:rsidR="000520AB" w:rsidRDefault="000520AB" w:rsidP="0017164F">
            <w:pPr>
              <w:contextualSpacing/>
              <w:rPr>
                <w:rFonts w:ascii="Times New Roman" w:eastAsia="Times New Roman" w:hAnsi="Times New Roman" w:cs="Times New Roman"/>
              </w:rPr>
            </w:pPr>
            <w:r>
              <w:rPr>
                <w:rFonts w:ascii="Times New Roman" w:eastAsia="Times New Roman" w:hAnsi="Times New Roman" w:cs="Times New Roman"/>
              </w:rPr>
              <w:t>Skerry et al. (2013)</w:t>
            </w:r>
          </w:p>
        </w:tc>
        <w:tc>
          <w:tcPr>
            <w:tcW w:w="1428" w:type="dxa"/>
          </w:tcPr>
          <w:p w14:paraId="238F2D85" w14:textId="26CF6844" w:rsidR="000520AB" w:rsidRDefault="00D00507" w:rsidP="004620D0">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DDFD0F7" wp14:editId="0E6092E3">
                  <wp:extent cx="914400" cy="914400"/>
                  <wp:effectExtent l="0" t="0" r="0" b="0"/>
                  <wp:docPr id="1331311968" name="Graphic 6" descr="Harvey Balls 100%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2393" name="Graphic 1336332393" descr="Harvey Balls 100%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444" w:type="dxa"/>
          </w:tcPr>
          <w:p w14:paraId="46D21ED5" w14:textId="3E91B21C" w:rsidR="000520AB" w:rsidRDefault="00D00507" w:rsidP="004620D0">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66AAC3B" wp14:editId="755E43AC">
                  <wp:extent cx="914400" cy="914400"/>
                  <wp:effectExtent l="0" t="0" r="0" b="0"/>
                  <wp:docPr id="777647907" name="Graphic 6" descr="Harvey Balls 100%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2393" name="Graphic 1336332393" descr="Harvey Balls 100%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412" w:type="dxa"/>
          </w:tcPr>
          <w:p w14:paraId="05F5B137" w14:textId="44BC1B7F" w:rsidR="000520AB" w:rsidRDefault="00D00507" w:rsidP="004620D0">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F77AB21" wp14:editId="2CED0295">
                  <wp:extent cx="914400" cy="914400"/>
                  <wp:effectExtent l="0" t="0" r="0" b="0"/>
                  <wp:docPr id="1676906597"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6">
                            <a:extLst>
                              <a:ext uri="{96DAC541-7B7A-43D3-8B79-37D633B846F1}">
                                <asvg:svgBlip xmlns:asvg="http://schemas.microsoft.com/office/drawing/2016/SVG/main" r:embed="rId57"/>
                              </a:ext>
                            </a:extLst>
                          </a:blip>
                          <a:stretch>
                            <a:fillRect/>
                          </a:stretch>
                        </pic:blipFill>
                        <pic:spPr>
                          <a:xfrm>
                            <a:off x="0" y="0"/>
                            <a:ext cx="914400" cy="914400"/>
                          </a:xfrm>
                          <a:prstGeom prst="rect">
                            <a:avLst/>
                          </a:prstGeom>
                        </pic:spPr>
                      </pic:pic>
                    </a:graphicData>
                  </a:graphic>
                </wp:inline>
              </w:drawing>
            </w:r>
          </w:p>
        </w:tc>
        <w:tc>
          <w:tcPr>
            <w:tcW w:w="1429" w:type="dxa"/>
          </w:tcPr>
          <w:p w14:paraId="3D9C4AAC" w14:textId="1FA0022C" w:rsidR="000520AB" w:rsidRDefault="00D00507" w:rsidP="004620D0">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8800A1B" wp14:editId="43108985">
                  <wp:extent cx="914400" cy="914400"/>
                  <wp:effectExtent l="0" t="0" r="0" b="0"/>
                  <wp:docPr id="101951400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6">
                            <a:extLst>
                              <a:ext uri="{96DAC541-7B7A-43D3-8B79-37D633B846F1}">
                                <asvg:svgBlip xmlns:asvg="http://schemas.microsoft.com/office/drawing/2016/SVG/main" r:embed="rId57"/>
                              </a:ext>
                            </a:extLst>
                          </a:blip>
                          <a:stretch>
                            <a:fillRect/>
                          </a:stretch>
                        </pic:blipFill>
                        <pic:spPr>
                          <a:xfrm>
                            <a:off x="0" y="0"/>
                            <a:ext cx="914400" cy="914400"/>
                          </a:xfrm>
                          <a:prstGeom prst="rect">
                            <a:avLst/>
                          </a:prstGeom>
                        </pic:spPr>
                      </pic:pic>
                    </a:graphicData>
                  </a:graphic>
                </wp:inline>
              </w:drawing>
            </w:r>
          </w:p>
        </w:tc>
      </w:tr>
    </w:tbl>
    <w:p w14:paraId="18E4627E" w14:textId="77777777" w:rsidR="00CD2ED9" w:rsidRDefault="00CD2ED9" w:rsidP="004620D0">
      <w:pPr>
        <w:spacing w:line="480" w:lineRule="auto"/>
        <w:contextualSpacing/>
        <w:rPr>
          <w:ins w:id="2042" w:author="Benton, Deon" w:date="2026-05-16T20:17:00Z" w16du:dateUtc="2026-05-17T01:17:00Z"/>
          <w:rFonts w:ascii="Times New Roman" w:eastAsia="Times New Roman" w:hAnsi="Times New Roman" w:cs="Times New Roman"/>
        </w:rPr>
      </w:pPr>
    </w:p>
    <w:p w14:paraId="06DF54B3" w14:textId="77777777" w:rsidR="004620D0" w:rsidRDefault="004620D0" w:rsidP="004620D0">
      <w:pPr>
        <w:spacing w:line="480" w:lineRule="auto"/>
        <w:contextualSpacing/>
        <w:rPr>
          <w:ins w:id="2043" w:author="Benton, Deon" w:date="2026-05-16T16:21:00Z" w16du:dateUtc="2026-05-16T21:21:00Z"/>
          <w:rFonts w:ascii="Times New Roman" w:eastAsia="Times New Roman" w:hAnsi="Times New Roman" w:cs="Times New Roman"/>
        </w:rPr>
      </w:pPr>
    </w:p>
    <w:p w14:paraId="0A115DB1" w14:textId="77777777" w:rsidR="006C2BEB" w:rsidRDefault="006C2BEB" w:rsidP="004B23E6">
      <w:pPr>
        <w:spacing w:line="480" w:lineRule="auto"/>
        <w:ind w:firstLine="720"/>
        <w:contextualSpacing/>
        <w:rPr>
          <w:ins w:id="2044" w:author="Benton, Deon" w:date="2026-05-16T16:21:00Z" w16du:dateUtc="2026-05-16T21:21:00Z"/>
          <w:rFonts w:ascii="Times New Roman" w:eastAsia="Times New Roman" w:hAnsi="Times New Roman" w:cs="Times New Roman"/>
        </w:rPr>
      </w:pPr>
    </w:p>
    <w:p w14:paraId="68B008DD" w14:textId="347BBD13" w:rsidR="00F21664" w:rsidRDefault="004B23E6" w:rsidP="004B23E6">
      <w:pPr>
        <w:spacing w:line="480" w:lineRule="auto"/>
        <w:ind w:firstLine="720"/>
        <w:contextualSpacing/>
        <w:rPr>
          <w:rFonts w:ascii="Times New Roman" w:eastAsia="Times New Roman" w:hAnsi="Times New Roman" w:cs="Times New Roman"/>
        </w:rPr>
      </w:pPr>
      <w:ins w:id="2045" w:author="Benton, Deon" w:date="2026-05-16T16:19:00Z" w16du:dateUtc="2026-05-16T21:19:00Z">
        <w:r>
          <w:rPr>
            <w:rFonts w:ascii="Times New Roman" w:eastAsia="Times New Roman" w:hAnsi="Times New Roman" w:cs="Times New Roman"/>
          </w:rPr>
          <w:t xml:space="preserve"> than </w:t>
        </w:r>
      </w:ins>
      <w:ins w:id="2046" w:author="Benton, Deon" w:date="2026-05-16T16:17:00Z" w16du:dateUtc="2026-05-16T21:17:00Z">
        <w:r>
          <w:rPr>
            <w:rFonts w:ascii="Times New Roman" w:eastAsia="Times New Roman" w:hAnsi="Times New Roman" w:cs="Times New Roman"/>
          </w:rPr>
          <w:t>a version of this model that remove</w:t>
        </w:r>
      </w:ins>
      <w:ins w:id="2047" w:author="Benton, Deon" w:date="2026-05-16T16:19:00Z" w16du:dateUtc="2026-05-16T21:19:00Z">
        <w:r>
          <w:rPr>
            <w:rFonts w:ascii="Times New Roman" w:eastAsia="Times New Roman" w:hAnsi="Times New Roman" w:cs="Times New Roman"/>
          </w:rPr>
          <w:t>d</w:t>
        </w:r>
      </w:ins>
      <w:ins w:id="2048" w:author="Benton, Deon" w:date="2026-05-16T16:17:00Z" w16du:dateUtc="2026-05-16T21:17:00Z">
        <w:r>
          <w:rPr>
            <w:rFonts w:ascii="Times New Roman" w:eastAsia="Times New Roman" w:hAnsi="Times New Roman" w:cs="Times New Roman"/>
          </w:rPr>
          <w:t xml:space="preserve"> differential obstacle </w:t>
        </w:r>
      </w:ins>
      <w:ins w:id="2049" w:author="Benton, Deon" w:date="2026-05-16T16:19:00Z" w16du:dateUtc="2026-05-16T21:19:00Z">
        <w:r>
          <w:rPr>
            <w:rFonts w:ascii="Times New Roman" w:eastAsia="Times New Roman" w:hAnsi="Times New Roman" w:cs="Times New Roman"/>
          </w:rPr>
          <w:t>or than</w:t>
        </w:r>
      </w:ins>
      <w:ins w:id="2050" w:author="Benton, Deon" w:date="2026-05-16T16:17:00Z" w16du:dateUtc="2026-05-16T21:17:00Z">
        <w:r>
          <w:rPr>
            <w:rFonts w:ascii="Times New Roman" w:eastAsia="Times New Roman" w:hAnsi="Times New Roman" w:cs="Times New Roman"/>
          </w:rPr>
          <w:t xml:space="preserve"> the only other existing connectionist model called </w:t>
        </w:r>
      </w:ins>
      <w:ins w:id="2051" w:author="Benton, Deon" w:date="2026-05-16T16:19:00Z" w16du:dateUtc="2026-05-16T21:19:00Z">
        <w:r w:rsidR="006C2BEB">
          <w:rPr>
            <w:rFonts w:ascii="Times New Roman" w:eastAsia="Times New Roman" w:hAnsi="Times New Roman" w:cs="Times New Roman"/>
          </w:rPr>
          <w:t>as well as an extended version of it called OM10-2.</w:t>
        </w:r>
      </w:ins>
      <w:ins w:id="2052" w:author="Benton, Deon" w:date="2026-05-16T16:16:00Z" w16du:dateUtc="2026-05-16T21:16:00Z">
        <w:r>
          <w:rPr>
            <w:rFonts w:ascii="Times New Roman" w:eastAsia="Times New Roman" w:hAnsi="Times New Roman" w:cs="Times New Roman"/>
          </w:rPr>
          <w:t xml:space="preserve"> </w:t>
        </w:r>
      </w:ins>
      <w:ins w:id="2053" w:author="Benton, Deon" w:date="2026-05-16T16:11:00Z" w16du:dateUtc="2026-05-16T21:11:00Z">
        <w:r>
          <w:rPr>
            <w:rFonts w:ascii="Times New Roman" w:eastAsia="Times New Roman" w:hAnsi="Times New Roman" w:cs="Times New Roman"/>
          </w:rPr>
          <w:t xml:space="preserve"> </w:t>
        </w:r>
      </w:ins>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ins w:id="2054" w:author="Benton, Deon" w:date="2026-05-16T16:12:00Z" w16du:dateUtc="2026-05-16T21:12:00Z">
        <w:r>
          <w:rPr>
            <w:rFonts w:ascii="Times New Roman" w:eastAsia="Times New Roman" w:hAnsi="Times New Roman" w:cs="Times New Roman"/>
          </w:rPr>
          <w:t xml:space="preserve"> called ALIAS</w:t>
        </w:r>
      </w:ins>
      <w:del w:id="2055" w:author="Benton, Deon" w:date="2026-05-16T16:12:00Z" w16du:dateUtc="2026-05-16T21:12:00Z">
        <w:r w:rsidR="00BD2E2A" w:rsidDel="004B23E6">
          <w:rPr>
            <w:rFonts w:ascii="Times New Roman" w:eastAsia="Times New Roman" w:hAnsi="Times New Roman" w:cs="Times New Roman"/>
          </w:rPr>
          <w:delText>,</w:delText>
        </w:r>
      </w:del>
      <w:ins w:id="2056" w:author="Benton, Deon" w:date="2026-05-16T16:13:00Z" w16du:dateUtc="2026-05-16T21:13:00Z">
        <w:r>
          <w:rPr>
            <w:rFonts w:ascii="Times New Roman" w:eastAsia="Times New Roman" w:hAnsi="Times New Roman" w:cs="Times New Roman"/>
          </w:rPr>
          <w:t xml:space="preserve"> not only was it able to account for  arrange of key findings in this literature but it provided </w:t>
        </w:r>
      </w:ins>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w:t>
      </w:r>
      <w:r w:rsidR="00BD2E2A">
        <w:rPr>
          <w:rFonts w:ascii="Times New Roman" w:eastAsia="Times New Roman" w:hAnsi="Times New Roman" w:cs="Times New Roman"/>
        </w:rPr>
        <w:lastRenderedPageBreak/>
        <w:t>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5CC716DF"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 xml:space="preserve">can also account for infant </w:t>
      </w:r>
      <w:del w:id="2057" w:author="Benton, Deon" w:date="2026-05-16T15:39:00Z" w16du:dateUtc="2026-05-16T20:39:00Z">
        <w:r w:rsidR="00A66E38" w:rsidDel="00DB0881">
          <w:rPr>
            <w:rFonts w:ascii="Times New Roman" w:eastAsia="Times New Roman" w:hAnsi="Times New Roman" w:cs="Times New Roman"/>
          </w:rPr>
          <w:delText>action understan</w:delText>
        </w:r>
        <w:r w:rsidR="00D56C35" w:rsidDel="00DB0881">
          <w:rPr>
            <w:rFonts w:ascii="Times New Roman" w:eastAsia="Times New Roman" w:hAnsi="Times New Roman" w:cs="Times New Roman"/>
          </w:rPr>
          <w:delText>ding</w:delText>
        </w:r>
      </w:del>
      <w:ins w:id="2058" w:author="Benton, Deon" w:date="2026-05-16T15:39:00Z" w16du:dateUtc="2026-05-16T20:39:00Z">
        <w:r w:rsidR="00DB0881">
          <w:rPr>
            <w:rFonts w:ascii="Times New Roman" w:eastAsia="Times New Roman" w:hAnsi="Times New Roman" w:cs="Times New Roman"/>
          </w:rPr>
          <w:t>action efficiency understanding</w:t>
        </w:r>
      </w:ins>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5CC55834"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w:t>
      </w:r>
      <w:r w:rsidR="00F21664" w:rsidRPr="00F21664">
        <w:rPr>
          <w:rFonts w:ascii="Times New Roman" w:eastAsia="Times New Roman" w:hAnsi="Times New Roman" w:cs="Times New Roman"/>
        </w:rPr>
        <w:lastRenderedPageBreak/>
        <w:t xml:space="preserve">implement associative learning. Finally, unlike earlier models that implement explicit notions of efficiency, cost, and utility, the current simulations suggest that infants' looking behaviors in </w:t>
      </w:r>
      <w:del w:id="2059" w:author="Benton, Deon" w:date="2026-05-16T15:39:00Z" w16du:dateUtc="2026-05-16T20:39:00Z">
        <w:r w:rsidR="00F21664" w:rsidRPr="00F21664" w:rsidDel="00DB0881">
          <w:rPr>
            <w:rFonts w:ascii="Times New Roman" w:eastAsia="Times New Roman" w:hAnsi="Times New Roman" w:cs="Times New Roman"/>
          </w:rPr>
          <w:delText>action understanding</w:delText>
        </w:r>
      </w:del>
      <w:ins w:id="2060" w:author="Benton, Deon" w:date="2026-05-16T15:39:00Z" w16du:dateUtc="2026-05-16T20:39:00Z">
        <w:r w:rsidR="00DB0881">
          <w:rPr>
            <w:rFonts w:ascii="Times New Roman" w:eastAsia="Times New Roman" w:hAnsi="Times New Roman" w:cs="Times New Roman"/>
          </w:rPr>
          <w:t>action efficiency understanding</w:t>
        </w:r>
      </w:ins>
      <w:r w:rsidR="00F21664" w:rsidRPr="00F21664">
        <w:rPr>
          <w:rFonts w:ascii="Times New Roman" w:eastAsia="Times New Roman" w:hAnsi="Times New Roman" w:cs="Times New Roman"/>
        </w:rPr>
        <w:t xml:space="preserve">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19D5B203"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 xml:space="preserve">for advancing theories of infant </w:t>
      </w:r>
      <w:del w:id="2061" w:author="Benton, Deon" w:date="2026-05-16T15:39:00Z" w16du:dateUtc="2026-05-16T20:39:00Z">
        <w:r w:rsidRPr="00EC33BD" w:rsidDel="00DB0881">
          <w:rPr>
            <w:rFonts w:ascii="Times New Roman" w:eastAsia="Times New Roman" w:hAnsi="Times New Roman" w:cs="Times New Roman"/>
          </w:rPr>
          <w:delText>action understanding</w:delText>
        </w:r>
      </w:del>
      <w:ins w:id="2062" w:author="Benton, Deon" w:date="2026-05-16T15:39:00Z" w16du:dateUtc="2026-05-16T20:39:00Z">
        <w:r w:rsidR="00DB0881">
          <w:rPr>
            <w:rFonts w:ascii="Times New Roman" w:eastAsia="Times New Roman" w:hAnsi="Times New Roman" w:cs="Times New Roman"/>
          </w:rPr>
          <w:t>action efficiency understanding</w:t>
        </w:r>
      </w:ins>
      <w:r w:rsidRPr="00EC33BD">
        <w:rPr>
          <w:rFonts w:ascii="Times New Roman" w:eastAsia="Times New Roman" w:hAnsi="Times New Roman" w:cs="Times New Roman"/>
        </w:rPr>
        <w:t>.</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3FE523A6"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lastRenderedPageBreak/>
        <w:t xml:space="preserve">Another reason a simple model was chosen over a more complex one was that the larger goal of the present simulations was to shed light on how an associative learning mechanism might account for infants’ looking behaviors in </w:t>
      </w:r>
      <w:del w:id="2063" w:author="Benton, Deon" w:date="2026-05-16T15:39:00Z" w16du:dateUtc="2026-05-16T20:39:00Z">
        <w:r w:rsidRPr="00BA2B35" w:rsidDel="00DB0881">
          <w:rPr>
            <w:rFonts w:ascii="Times New Roman" w:eastAsia="Times New Roman" w:hAnsi="Times New Roman" w:cs="Times New Roman"/>
          </w:rPr>
          <w:delText>action understanding</w:delText>
        </w:r>
      </w:del>
      <w:ins w:id="2064" w:author="Benton, Deon" w:date="2026-05-16T15:39:00Z" w16du:dateUtc="2026-05-16T20:39:00Z">
        <w:r w:rsidR="00DB0881">
          <w:rPr>
            <w:rFonts w:ascii="Times New Roman" w:eastAsia="Times New Roman" w:hAnsi="Times New Roman" w:cs="Times New Roman"/>
          </w:rPr>
          <w:t>action efficiency understanding</w:t>
        </w:r>
      </w:ins>
      <w:r w:rsidRPr="00BA2B35">
        <w:rPr>
          <w:rFonts w:ascii="Times New Roman" w:eastAsia="Times New Roman" w:hAnsi="Times New Roman" w:cs="Times New Roman"/>
        </w:rPr>
        <w:t xml:space="preserve">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w:t>
      </w:r>
      <w:del w:id="2065" w:author="Benton, Deon" w:date="2026-05-16T15:39:00Z" w16du:dateUtc="2026-05-16T20:39:00Z">
        <w:r w:rsidR="00C64BA7" w:rsidDel="00DB0881">
          <w:rPr>
            <w:rFonts w:ascii="Times New Roman" w:eastAsia="Times New Roman" w:hAnsi="Times New Roman" w:cs="Times New Roman"/>
          </w:rPr>
          <w:delText>action understanding</w:delText>
        </w:r>
      </w:del>
      <w:ins w:id="2066" w:author="Benton, Deon" w:date="2026-05-16T15:39:00Z" w16du:dateUtc="2026-05-16T20:39:00Z">
        <w:r w:rsidR="00DB0881">
          <w:rPr>
            <w:rFonts w:ascii="Times New Roman" w:eastAsia="Times New Roman" w:hAnsi="Times New Roman" w:cs="Times New Roman"/>
          </w:rPr>
          <w:t>action efficiency understanding</w:t>
        </w:r>
      </w:ins>
      <w:r w:rsidR="00C64BA7">
        <w:rPr>
          <w:rFonts w:ascii="Times New Roman" w:eastAsia="Times New Roman" w:hAnsi="Times New Roman" w:cs="Times New Roman"/>
        </w:rPr>
        <w:t xml:space="preserve">. </w:t>
      </w:r>
    </w:p>
    <w:p w14:paraId="562093AB" w14:textId="7AC39B8D"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del w:id="2067" w:author="Benton, Deon" w:date="2026-05-16T15:39:00Z" w16du:dateUtc="2026-05-16T20:39:00Z">
        <w:r w:rsidR="004E60B7" w:rsidDel="00DB0881">
          <w:rPr>
            <w:rFonts w:ascii="Times New Roman" w:eastAsia="Times New Roman" w:hAnsi="Times New Roman" w:cs="Times New Roman"/>
          </w:rPr>
          <w:delText>action understanding</w:delText>
        </w:r>
      </w:del>
      <w:ins w:id="2068" w:author="Benton, Deon" w:date="2026-05-16T15:39:00Z" w16du:dateUtc="2026-05-16T20:39:00Z">
        <w:r w:rsidR="00DB0881">
          <w:rPr>
            <w:rFonts w:ascii="Times New Roman" w:eastAsia="Times New Roman" w:hAnsi="Times New Roman" w:cs="Times New Roman"/>
          </w:rPr>
          <w:t>action efficiency understanding</w:t>
        </w:r>
      </w:ins>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lastRenderedPageBreak/>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w:t>
      </w:r>
      <w:del w:id="2069" w:author="Benton, Deon" w:date="2026-05-16T15:39:00Z" w16du:dateUtc="2026-05-16T20:39:00Z">
        <w:r w:rsidR="000702EB" w:rsidDel="00DB0881">
          <w:rPr>
            <w:rFonts w:ascii="Times New Roman" w:eastAsia="Times New Roman" w:hAnsi="Times New Roman" w:cs="Times New Roman"/>
          </w:rPr>
          <w:delText>action understanding</w:delText>
        </w:r>
      </w:del>
      <w:ins w:id="2070" w:author="Benton, Deon" w:date="2026-05-16T15:39:00Z" w16du:dateUtc="2026-05-16T20:39:00Z">
        <w:r w:rsidR="00DB0881">
          <w:rPr>
            <w:rFonts w:ascii="Times New Roman" w:eastAsia="Times New Roman" w:hAnsi="Times New Roman" w:cs="Times New Roman"/>
          </w:rPr>
          <w:t>action efficiency understanding</w:t>
        </w:r>
      </w:ins>
      <w:r w:rsidR="000702EB">
        <w:rPr>
          <w:rFonts w:ascii="Times New Roman" w:eastAsia="Times New Roman" w:hAnsi="Times New Roman" w:cs="Times New Roman"/>
        </w:rPr>
        <w:t xml:space="preserve">.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w:t>
      </w:r>
      <w:del w:id="2071" w:author="Benton, Deon" w:date="2026-05-16T15:39:00Z" w16du:dateUtc="2026-05-16T20:39:00Z">
        <w:r w:rsidDel="00DB0881">
          <w:rPr>
            <w:rFonts w:ascii="Times New Roman" w:eastAsia="Times New Roman" w:hAnsi="Times New Roman" w:cs="Times New Roman"/>
          </w:rPr>
          <w:delText>action understanding</w:delText>
        </w:r>
      </w:del>
      <w:ins w:id="2072" w:author="Benton, Deon" w:date="2026-05-16T15:39:00Z" w16du:dateUtc="2026-05-16T20:39:00Z">
        <w:r w:rsidR="00DB0881">
          <w:rPr>
            <w:rFonts w:ascii="Times New Roman" w:eastAsia="Times New Roman" w:hAnsi="Times New Roman" w:cs="Times New Roman"/>
          </w:rPr>
          <w:t>action efficiency understanding</w:t>
        </w:r>
      </w:ins>
      <w:r>
        <w:rPr>
          <w:rFonts w:ascii="Times New Roman" w:eastAsia="Times New Roman" w:hAnsi="Times New Roman" w:cs="Times New Roman"/>
        </w:rPr>
        <w:t xml:space="preserve"> in terms of the Gergely paradigm to determine whether the current model can explain an even wider range of findings. </w:t>
      </w:r>
    </w:p>
    <w:p w14:paraId="3C07CBAD" w14:textId="79B79F85"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w:t>
      </w:r>
      <w:del w:id="2073" w:author="Benton, Deon" w:date="2026-05-16T15:39:00Z" w16du:dateUtc="2026-05-16T20:39:00Z">
        <w:r w:rsidR="00D41B3E" w:rsidDel="00DB0881">
          <w:rPr>
            <w:rFonts w:ascii="Times New Roman" w:eastAsia="Times New Roman" w:hAnsi="Times New Roman" w:cs="Times New Roman"/>
          </w:rPr>
          <w:delText>action understanding</w:delText>
        </w:r>
      </w:del>
      <w:ins w:id="2074" w:author="Benton, Deon" w:date="2026-05-16T15:39:00Z" w16du:dateUtc="2026-05-16T20:39:00Z">
        <w:r w:rsidR="00DB0881">
          <w:rPr>
            <w:rFonts w:ascii="Times New Roman" w:eastAsia="Times New Roman" w:hAnsi="Times New Roman" w:cs="Times New Roman"/>
          </w:rPr>
          <w:t>action efficiency understanding</w:t>
        </w:r>
      </w:ins>
      <w:r w:rsidR="00D41B3E">
        <w:rPr>
          <w:rFonts w:ascii="Times New Roman" w:eastAsia="Times New Roman" w:hAnsi="Times New Roman" w:cs="Times New Roman"/>
        </w:rPr>
        <w:t xml:space="preserve">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 xml:space="preserve">a wider range of </w:t>
      </w:r>
      <w:del w:id="2075" w:author="Benton, Deon" w:date="2026-05-16T15:39:00Z" w16du:dateUtc="2026-05-16T20:39:00Z">
        <w:r w:rsidR="00E47ED1" w:rsidDel="00DB0881">
          <w:rPr>
            <w:rFonts w:ascii="Times New Roman" w:eastAsia="Times New Roman" w:hAnsi="Times New Roman" w:cs="Times New Roman"/>
          </w:rPr>
          <w:delText>action understanding</w:delText>
        </w:r>
      </w:del>
      <w:ins w:id="2076" w:author="Benton, Deon" w:date="2026-05-16T15:39:00Z" w16du:dateUtc="2026-05-16T20:39:00Z">
        <w:r w:rsidR="00DB0881">
          <w:rPr>
            <w:rFonts w:ascii="Times New Roman" w:eastAsia="Times New Roman" w:hAnsi="Times New Roman" w:cs="Times New Roman"/>
          </w:rPr>
          <w:t>action efficiency understanding</w:t>
        </w:r>
      </w:ins>
      <w:r w:rsidR="00E47ED1">
        <w:rPr>
          <w:rFonts w:ascii="Times New Roman" w:eastAsia="Times New Roman" w:hAnsi="Times New Roman" w:cs="Times New Roman"/>
        </w:rPr>
        <w:t xml:space="preserve">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146F989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 xml:space="preserve">theoretical account of infants’ </w:t>
      </w:r>
      <w:del w:id="2077" w:author="Benton, Deon" w:date="2026-05-16T15:39:00Z" w16du:dateUtc="2026-05-16T20:39:00Z">
        <w:r w:rsidR="00EF10E4" w:rsidDel="00DB0881">
          <w:rPr>
            <w:rFonts w:ascii="Times New Roman" w:eastAsia="Times New Roman" w:hAnsi="Times New Roman" w:cs="Times New Roman"/>
          </w:rPr>
          <w:delText>action understanding</w:delText>
        </w:r>
      </w:del>
      <w:ins w:id="2078" w:author="Benton, Deon" w:date="2026-05-16T15:39:00Z" w16du:dateUtc="2026-05-16T20:39:00Z">
        <w:r w:rsidR="00DB0881">
          <w:rPr>
            <w:rFonts w:ascii="Times New Roman" w:eastAsia="Times New Roman" w:hAnsi="Times New Roman" w:cs="Times New Roman"/>
          </w:rPr>
          <w:t>action efficiency understanding</w:t>
        </w:r>
      </w:ins>
      <w:r w:rsidR="00EF10E4">
        <w:rPr>
          <w:rFonts w:ascii="Times New Roman" w:eastAsia="Times New Roman" w:hAnsi="Times New Roman" w:cs="Times New Roman"/>
        </w:rPr>
        <w:t xml:space="preserve">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r w:rsidRPr="000E08AF">
        <w:rPr>
          <w:rFonts w:ascii="Times New Roman" w:eastAsia="Times New Roman" w:hAnsi="Times New Roman" w:cs="Times New Roman"/>
          <w:b/>
          <w:bCs/>
        </w:rPr>
        <w:t>although OM10-2 failed to capture the target findings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366D2A4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https://doi.org/10.1016/0010-0277(86)90052-1</w:t>
        </w:r>
      </w:hyperlink>
    </w:p>
    <w:p w14:paraId="71F062E4" w14:textId="01ACA79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59" w:tgtFrame="_blank" w:history="1">
        <w:r w:rsidRPr="006B3776">
          <w:rPr>
            <w:rStyle w:val="Hyperlink"/>
            <w:rFonts w:ascii="Times New Roman" w:eastAsia="Times New Roman" w:hAnsi="Times New Roman" w:cs="Times New Roman"/>
          </w:rPr>
          <w:t>https://doi.org/10.1037/0012-1649.23.5.655</w:t>
        </w:r>
      </w:hyperlink>
    </w:p>
    <w:p w14:paraId="65F10D1D" w14:textId="425F156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https://doi.org/10.1111/j.1467-8624.1991.tb01602.x</w:t>
        </w:r>
      </w:hyperlink>
    </w:p>
    <w:p w14:paraId="6E30F8EC" w14:textId="4CA2053A"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https://doi.org/10.1016/0010-0277(85)90008-3</w:t>
        </w:r>
      </w:hyperlink>
    </w:p>
    <w:p w14:paraId="03D8E899" w14:textId="284ECC5A"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62" w:history="1">
        <w:r w:rsidRPr="000621F2">
          <w:rPr>
            <w:rStyle w:val="Hyperlink"/>
            <w:rFonts w:ascii="Times New Roman" w:eastAsia="Times New Roman" w:hAnsi="Times New Roman" w:cs="Times New Roman"/>
          </w:rPr>
          <w:t>https://doi.org/10.1037/xge0001656</w:t>
        </w:r>
      </w:hyperlink>
    </w:p>
    <w:p w14:paraId="3006802D" w14:textId="62164D45"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63" w:history="1">
        <w:r w:rsidR="00CB7504" w:rsidRPr="00722D9A">
          <w:rPr>
            <w:rStyle w:val="Hyperlink"/>
            <w:rFonts w:ascii="Times New Roman" w:eastAsia="Times New Roman" w:hAnsi="Times New Roman" w:cs="Times New Roman"/>
          </w:rPr>
          <w:t>https://doi.org/10.1016/j.cogdev.2022.101164</w:t>
        </w:r>
      </w:hyperlink>
    </w:p>
    <w:p w14:paraId="2A60A212" w14:textId="51FD709B"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60175D5A"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65" w:tgtFrame="_blank" w:history="1">
        <w:r w:rsidRPr="00811279">
          <w:rPr>
            <w:rStyle w:val="Hyperlink"/>
            <w:rFonts w:ascii="Times New Roman" w:eastAsia="Times New Roman" w:hAnsi="Times New Roman" w:cs="Times New Roman"/>
          </w:rPr>
          <w:t>https://doi.org/10.1016/S1364-6613(99)01356-X</w:t>
        </w:r>
      </w:hyperlink>
    </w:p>
    <w:p w14:paraId="0DA7C263" w14:textId="7321204D"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https://doi.org/10.1016/S0885-2014(02)00124-7</w:t>
        </w:r>
      </w:hyperlink>
    </w:p>
    <w:p w14:paraId="095B0793" w14:textId="50471BAA"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54D4715D"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68" w:tgtFrame="_blank" w:history="1">
        <w:r w:rsidRPr="00811279">
          <w:rPr>
            <w:rStyle w:val="Hyperlink"/>
            <w:rFonts w:ascii="Times New Roman" w:eastAsia="Times New Roman" w:hAnsi="Times New Roman" w:cs="Times New Roman"/>
          </w:rPr>
          <w:t>https://doi.org/10.1037/0033-295X.112.2.347</w:t>
        </w:r>
      </w:hyperlink>
    </w:p>
    <w:p w14:paraId="2BA94684" w14:textId="31708CF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https://doi.org/10.1111/1467-7687.00039</w:t>
        </w:r>
      </w:hyperlink>
    </w:p>
    <w:p w14:paraId="2BAF2506" w14:textId="347C29D0"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https://doi.org/10.1016/S0010-0277(99)00039-6</w:t>
        </w:r>
      </w:hyperlink>
    </w:p>
    <w:p w14:paraId="391CD611" w14:textId="79E9BF77"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71"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Elman, J. L., Bates, E. A., Johnson, M. H., Karmiloff‑Smith, A., Parisi, D., &amp; Plunkett, K. (1996). Rethinking innateness: A connectionist perspective on development. MIT Press.</w:t>
      </w:r>
    </w:p>
    <w:p w14:paraId="59290ED9" w14:textId="545C0D5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https://doi.org/10.1207/s15516709cog1401_5</w:t>
        </w:r>
      </w:hyperlink>
    </w:p>
    <w:p w14:paraId="335E4773" w14:textId="53FC55A1"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https://doi.org/10.1111/j.1467-7687.2011.01048.x</w:t>
        </w:r>
      </w:hyperlink>
    </w:p>
    <w:p w14:paraId="37A45565" w14:textId="1EBCF213"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74" w:history="1">
        <w:r w:rsidRPr="00AA7184">
          <w:rPr>
            <w:rStyle w:val="Hyperlink"/>
            <w:rFonts w:ascii="Times New Roman" w:eastAsia="Times New Roman" w:hAnsi="Times New Roman" w:cs="Times New Roman"/>
          </w:rPr>
          <w:t>https://doi.org/10.1038/s41467-025-61517-3</w:t>
        </w:r>
      </w:hyperlink>
    </w:p>
    <w:p w14:paraId="163F140B" w14:textId="6E760E6F"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https://doi.org/10.1016/S1364-6613(03)00128-1</w:t>
        </w:r>
      </w:hyperlink>
    </w:p>
    <w:p w14:paraId="46F53E2F" w14:textId="2BDEB412"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76" w:history="1">
        <w:r w:rsidR="00547B6D" w:rsidRPr="00722D9A">
          <w:rPr>
            <w:rStyle w:val="Hyperlink"/>
            <w:rFonts w:ascii="Times New Roman" w:eastAsia="Times New Roman" w:hAnsi="Times New Roman" w:cs="Times New Roman"/>
          </w:rPr>
          <w:t>https://doi.org/10.1016/0010-0277(95)00661-H</w:t>
        </w:r>
      </w:hyperlink>
    </w:p>
    <w:p w14:paraId="33AD2819" w14:textId="64C1C80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77" w:history="1">
        <w:r w:rsidRPr="00722D9A">
          <w:rPr>
            <w:rStyle w:val="Hyperlink"/>
            <w:rFonts w:ascii="Times New Roman" w:eastAsia="Times New Roman" w:hAnsi="Times New Roman" w:cs="Times New Roman"/>
          </w:rPr>
          <w:t>https://doi.org/10.1177/0963721412470687</w:t>
        </w:r>
      </w:hyperlink>
    </w:p>
    <w:p w14:paraId="08BE67B6" w14:textId="484437DF"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https://doi.org/10.1016/j.cogdev.2010.09.001</w:t>
        </w:r>
      </w:hyperlink>
    </w:p>
    <w:p w14:paraId="0E7B4957" w14:textId="7DE7CCB9"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79" w:history="1">
        <w:r w:rsidR="00032A25" w:rsidRPr="00722D9A">
          <w:rPr>
            <w:rStyle w:val="Hyperlink"/>
            <w:rFonts w:ascii="Times New Roman" w:eastAsia="Times New Roman" w:hAnsi="Times New Roman" w:cs="Times New Roman"/>
          </w:rPr>
          <w:t>https://doi.org/10.1038/nature06288</w:t>
        </w:r>
      </w:hyperlink>
    </w:p>
    <w:p w14:paraId="17658887" w14:textId="3582E8AF"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0644E247"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81" w:tgtFrame="_blank" w:history="1">
        <w:r w:rsidRPr="00032A25">
          <w:rPr>
            <w:rStyle w:val="Hyperlink"/>
            <w:rFonts w:ascii="Times New Roman" w:eastAsia="Times New Roman" w:hAnsi="Times New Roman" w:cs="Times New Roman"/>
          </w:rPr>
          <w:t>https://doi.org/10.1037/0012-1649.19.3.338</w:t>
        </w:r>
      </w:hyperlink>
    </w:p>
    <w:p w14:paraId="2F8E9C74" w14:textId="4FC9E5F6"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https://doi.org/10.1016/0885-2014(93)90008-S</w:t>
        </w:r>
      </w:hyperlink>
    </w:p>
    <w:p w14:paraId="7B0595A7" w14:textId="6B3792AF"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83" w:history="1">
        <w:r w:rsidRPr="00722D9A">
          <w:rPr>
            <w:rStyle w:val="Hyperlink"/>
            <w:rFonts w:ascii="Times New Roman" w:eastAsia="Times New Roman" w:hAnsi="Times New Roman" w:cs="Times New Roman"/>
          </w:rPr>
          <w:t>https://doi.org/10.1016/j.cogdev.2005.04.004</w:t>
        </w:r>
      </w:hyperlink>
    </w:p>
    <w:p w14:paraId="4D212C47" w14:textId="6B0A608B"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84"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4C099593"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85"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lastRenderedPageBreak/>
        <w:t>Leslie, A. M. (1995). A theory of agency. In D. Sperber, D. Premack, &amp; A. J. Premack (Eds.), Causal cognition: A multidisciplinary debate (pp. 121-141). Clarendon Press.</w:t>
      </w:r>
    </w:p>
    <w:p w14:paraId="5107366B" w14:textId="1732E4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86" w:history="1">
        <w:r w:rsidRPr="00722D9A">
          <w:rPr>
            <w:rStyle w:val="Hyperlink"/>
            <w:rFonts w:ascii="Times New Roman" w:eastAsia="Times New Roman" w:hAnsi="Times New Roman" w:cs="Times New Roman"/>
          </w:rPr>
          <w:t>https://doi.org/10.1016/S0010-0277(87)80006-9</w:t>
        </w:r>
      </w:hyperlink>
    </w:p>
    <w:p w14:paraId="3A03E04E" w14:textId="77F2022E"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87" w:history="1">
        <w:r w:rsidR="00906CD4" w:rsidRPr="00722D9A">
          <w:rPr>
            <w:rStyle w:val="Hyperlink"/>
            <w:rFonts w:ascii="Times New Roman" w:eastAsia="Times New Roman" w:hAnsi="Times New Roman" w:cs="Times New Roman"/>
          </w:rPr>
          <w:t>https://doi.org/10.1111/desc.13581</w:t>
        </w:r>
      </w:hyperlink>
    </w:p>
    <w:p w14:paraId="79B1855A" w14:textId="3D20D8E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88" w:history="1">
        <w:r w:rsidRPr="00722D9A">
          <w:rPr>
            <w:rStyle w:val="Hyperlink"/>
            <w:rFonts w:ascii="Times New Roman" w:eastAsia="Times New Roman" w:hAnsi="Times New Roman" w:cs="Times New Roman"/>
          </w:rPr>
          <w:t>https://doi.org/10.1016/j.cognition.2016.12.007</w:t>
        </w:r>
      </w:hyperlink>
    </w:p>
    <w:p w14:paraId="30282810" w14:textId="0ADE82E5"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89" w:history="1">
        <w:r w:rsidRPr="00722D9A">
          <w:rPr>
            <w:rStyle w:val="Hyperlink"/>
            <w:rFonts w:ascii="Times New Roman" w:eastAsia="Times New Roman" w:hAnsi="Times New Roman" w:cs="Times New Roman"/>
          </w:rPr>
          <w:t>https://doi.org/10.1037/0012-1649.36.5.635</w:t>
        </w:r>
      </w:hyperlink>
    </w:p>
    <w:p w14:paraId="0F4BEDDD" w14:textId="4494BFDE"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90" w:history="1">
        <w:r w:rsidRPr="00722D9A">
          <w:rPr>
            <w:rStyle w:val="Hyperlink"/>
            <w:rFonts w:ascii="Times New Roman" w:eastAsia="Times New Roman" w:hAnsi="Times New Roman" w:cs="Times New Roman"/>
          </w:rPr>
          <w:t>https://doi.org/10.1080/095400999116322</w:t>
        </w:r>
      </w:hyperlink>
    </w:p>
    <w:p w14:paraId="6EF8694E" w14:textId="7ECB0273"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91" w:history="1">
        <w:r w:rsidRPr="00722D9A">
          <w:rPr>
            <w:rStyle w:val="Hyperlink"/>
            <w:rFonts w:ascii="Times New Roman" w:eastAsia="Times New Roman" w:hAnsi="Times New Roman" w:cs="Times New Roman"/>
          </w:rPr>
          <w:t>https://doi.org/10.1111/j.0956-7976.2004.00755.x</w:t>
        </w:r>
      </w:hyperlink>
    </w:p>
    <w:p w14:paraId="3684A9BC" w14:textId="5BCBE701"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92" w:history="1">
        <w:r w:rsidR="00FE3282" w:rsidRPr="00722D9A">
          <w:rPr>
            <w:rStyle w:val="Hyperlink"/>
            <w:rFonts w:ascii="Times New Roman" w:eastAsia="Times New Roman" w:hAnsi="Times New Roman" w:cs="Times New Roman"/>
          </w:rPr>
          <w:t>https://doi.org/10.1016/j.cogpsych.2010.02.001</w:t>
        </w:r>
      </w:hyperlink>
    </w:p>
    <w:p w14:paraId="30DFAC6A" w14:textId="53B00D35"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93" w:history="1">
        <w:r w:rsidR="00FD7B0A" w:rsidRPr="00722D9A">
          <w:rPr>
            <w:rStyle w:val="Hyperlink"/>
            <w:rFonts w:ascii="Times New Roman" w:eastAsia="Times New Roman" w:hAnsi="Times New Roman" w:cs="Times New Roman"/>
          </w:rPr>
          <w:t>https://doi.org/10.1016/S0010-0277(96)00727-5</w:t>
        </w:r>
      </w:hyperlink>
    </w:p>
    <w:p w14:paraId="766530B8" w14:textId="69F23A1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94" w:history="1">
        <w:r w:rsidRPr="00722D9A">
          <w:rPr>
            <w:rStyle w:val="Hyperlink"/>
            <w:rFonts w:ascii="Times New Roman" w:eastAsia="Times New Roman" w:hAnsi="Times New Roman" w:cs="Times New Roman"/>
          </w:rPr>
          <w:t>https://doi.org/10.1126/science.1107621</w:t>
        </w:r>
      </w:hyperlink>
    </w:p>
    <w:p w14:paraId="1AC18C01" w14:textId="55D3E6C2"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95" w:history="1">
        <w:r w:rsidRPr="00722D9A">
          <w:rPr>
            <w:rStyle w:val="Hyperlink"/>
            <w:rFonts w:ascii="Times New Roman" w:eastAsia="Times New Roman" w:hAnsi="Times New Roman" w:cs="Times New Roman"/>
          </w:rPr>
          <w:t>https://doi.org/10.1126/science.1111656</w:t>
        </w:r>
      </w:hyperlink>
    </w:p>
    <w:p w14:paraId="73AC5574" w14:textId="24017F23"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96" w:history="1">
        <w:r w:rsidRPr="00722D9A">
          <w:rPr>
            <w:rStyle w:val="Hyperlink"/>
            <w:rFonts w:ascii="Times New Roman" w:eastAsia="Times New Roman" w:hAnsi="Times New Roman" w:cs="Times New Roman"/>
          </w:rPr>
          <w:t>https://doi.org/10.1016/j.cognition.2004.11.005</w:t>
        </w:r>
      </w:hyperlink>
    </w:p>
    <w:p w14:paraId="6EF73390" w14:textId="4006B5D6"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97" w:history="1">
        <w:r w:rsidR="00C050FD" w:rsidRPr="00722D9A">
          <w:rPr>
            <w:rStyle w:val="Hyperlink"/>
            <w:rFonts w:ascii="Times New Roman" w:eastAsia="Times New Roman" w:hAnsi="Times New Roman" w:cs="Times New Roman"/>
          </w:rPr>
          <w:t>https://doi.org/10.1016/j.cognition.2017.09.007</w:t>
        </w:r>
      </w:hyperlink>
    </w:p>
    <w:p w14:paraId="1A470FBC" w14:textId="6AC57015"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98" w:history="1">
        <w:r w:rsidRPr="00722D9A">
          <w:rPr>
            <w:rStyle w:val="Hyperlink"/>
            <w:rFonts w:ascii="Times New Roman" w:eastAsia="Times New Roman" w:hAnsi="Times New Roman" w:cs="Times New Roman"/>
          </w:rPr>
          <w:t>https://doi.org/10.1037/1089-2680.1.3.271</w:t>
        </w:r>
      </w:hyperlink>
    </w:p>
    <w:p w14:paraId="6DAC35B1" w14:textId="7A0CEE7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99" w:history="1">
        <w:r w:rsidRPr="00722D9A">
          <w:rPr>
            <w:rStyle w:val="Hyperlink"/>
            <w:rFonts w:ascii="Times New Roman" w:eastAsia="Times New Roman" w:hAnsi="Times New Roman" w:cs="Times New Roman"/>
          </w:rPr>
          <w:t>http://www.jstor.org/stable/30162860</w:t>
        </w:r>
      </w:hyperlink>
    </w:p>
    <w:p w14:paraId="61DD8046" w14:textId="4F37C90F"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100" w:history="1">
        <w:r w:rsidRPr="00722D9A">
          <w:rPr>
            <w:rStyle w:val="Hyperlink"/>
            <w:rFonts w:ascii="Times New Roman" w:eastAsia="Times New Roman" w:hAnsi="Times New Roman" w:cs="Times New Roman"/>
          </w:rPr>
          <w:t>https://doi.org/10.1038/323533a0</w:t>
        </w:r>
      </w:hyperlink>
    </w:p>
    <w:p w14:paraId="2AE77CA1" w14:textId="07F45D9E"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101" w:history="1">
        <w:r w:rsidRPr="00722D9A">
          <w:rPr>
            <w:rStyle w:val="Hyperlink"/>
            <w:rFonts w:ascii="Times New Roman" w:eastAsia="Times New Roman" w:hAnsi="Times New Roman" w:cs="Times New Roman"/>
          </w:rPr>
          <w:t>https://doi.org/10.1371/journal.pone.0042698</w:t>
        </w:r>
      </w:hyperlink>
    </w:p>
    <w:p w14:paraId="2E6F8D8F" w14:textId="67AFAD9B"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102" w:history="1">
        <w:r w:rsidR="00A56EAD" w:rsidRPr="00722D9A">
          <w:rPr>
            <w:rStyle w:val="Hyperlink"/>
            <w:rFonts w:ascii="Times New Roman" w:eastAsia="Times New Roman" w:hAnsi="Times New Roman" w:cs="Times New Roman"/>
          </w:rPr>
          <w:t>https://doi.org/10.1080/09540090310001655093</w:t>
        </w:r>
      </w:hyperlink>
    </w:p>
    <w:p w14:paraId="41D4E31E" w14:textId="044B9443"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103" w:history="1">
        <w:r w:rsidRPr="00722D9A">
          <w:rPr>
            <w:rStyle w:val="Hyperlink"/>
            <w:rFonts w:ascii="Times New Roman" w:eastAsia="Times New Roman" w:hAnsi="Times New Roman" w:cs="Times New Roman"/>
          </w:rPr>
          <w:t>https://doi.org/10.1098/rsos.191795</w:t>
        </w:r>
      </w:hyperlink>
    </w:p>
    <w:p w14:paraId="258BD179" w14:textId="67ADFC6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104" w:history="1">
        <w:r w:rsidRPr="00722D9A">
          <w:rPr>
            <w:rStyle w:val="Hyperlink"/>
            <w:rFonts w:ascii="Times New Roman" w:eastAsia="Times New Roman" w:hAnsi="Times New Roman" w:cs="Times New Roman"/>
          </w:rPr>
          <w:t>https://doi.org/10.1371/journal.pone.0023223</w:t>
        </w:r>
      </w:hyperlink>
    </w:p>
    <w:p w14:paraId="699F2E3C" w14:textId="0655B11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105" w:history="1">
        <w:r w:rsidRPr="00722D9A">
          <w:rPr>
            <w:rStyle w:val="Hyperlink"/>
            <w:rFonts w:ascii="Times New Roman" w:eastAsia="Times New Roman" w:hAnsi="Times New Roman" w:cs="Times New Roman"/>
          </w:rPr>
          <w:t>https://doi.org/10.1207/s15327078in1003_6</w:t>
        </w:r>
      </w:hyperlink>
    </w:p>
    <w:p w14:paraId="77C4787E" w14:textId="239C6E9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106" w:history="1">
        <w:r w:rsidR="00882A0A" w:rsidRPr="00722D9A">
          <w:rPr>
            <w:rStyle w:val="Hyperlink"/>
            <w:rFonts w:ascii="Times New Roman" w:eastAsia="Times New Roman" w:hAnsi="Times New Roman" w:cs="Times New Roman"/>
          </w:rPr>
          <w:t>https://doi.org/10.1521/soco.2025.43.3.152</w:t>
        </w:r>
      </w:hyperlink>
    </w:p>
    <w:p w14:paraId="2B58EA92" w14:textId="5B1F1815"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107"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398B1584"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108"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523EFE58"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109"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69CCD488"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110" w:tgtFrame="_blank" w:history="1">
        <w:r w:rsidRPr="007B3347">
          <w:rPr>
            <w:rStyle w:val="Hyperlink"/>
            <w:rFonts w:ascii="Times New Roman" w:eastAsia="Times New Roman" w:hAnsi="Times New Roman" w:cs="Times New Roman"/>
          </w:rPr>
          <w:t>https://doi.org/10.1037/0033-295X.99.4.605</w:t>
        </w:r>
      </w:hyperlink>
    </w:p>
    <w:p w14:paraId="56A68623" w14:textId="5CC53419"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111" w:history="1">
        <w:r w:rsidRPr="00722D9A">
          <w:rPr>
            <w:rStyle w:val="Hyperlink"/>
            <w:rFonts w:ascii="Times New Roman" w:eastAsia="Times New Roman" w:hAnsi="Times New Roman" w:cs="Times New Roman"/>
          </w:rPr>
          <w:t>https://doi.org/10.1002/icd.2359</w:t>
        </w:r>
      </w:hyperlink>
    </w:p>
    <w:p w14:paraId="1B53A42E" w14:textId="23CFDB14"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112" w:history="1">
        <w:r w:rsidRPr="00FB08B2">
          <w:rPr>
            <w:rStyle w:val="Hyperlink"/>
            <w:rFonts w:ascii="Times New Roman" w:eastAsia="Times New Roman" w:hAnsi="Times New Roman" w:cs="Times New Roman"/>
          </w:rPr>
          <w:t>https://doi.org/10.1371/journal.pbio.0030208</w:t>
        </w:r>
      </w:hyperlink>
    </w:p>
    <w:p w14:paraId="1E003E1D" w14:textId="3CEE5EE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113" w:history="1">
        <w:r w:rsidR="000819BC" w:rsidRPr="00722D9A">
          <w:rPr>
            <w:rStyle w:val="Hyperlink"/>
            <w:rFonts w:ascii="Times New Roman" w:eastAsia="Times New Roman" w:hAnsi="Times New Roman" w:cs="Times New Roman"/>
          </w:rPr>
          <w:t>https://doi.org/10.1016/j.neuroimage.2010.05.028</w:t>
        </w:r>
      </w:hyperlink>
    </w:p>
    <w:p w14:paraId="6D7FD2E3" w14:textId="79D401D6"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114" w:history="1">
        <w:r w:rsidRPr="00722D9A">
          <w:rPr>
            <w:rStyle w:val="Hyperlink"/>
            <w:rFonts w:ascii="Times New Roman" w:eastAsia="Times New Roman" w:hAnsi="Times New Roman" w:cs="Times New Roman"/>
          </w:rPr>
          <w:t>https://doi.org/10.1016/j.cogdev.2012.08.004</w:t>
        </w:r>
      </w:hyperlink>
    </w:p>
    <w:p w14:paraId="217290E2" w14:textId="174AC0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115" w:history="1">
        <w:r w:rsidRPr="00722D9A">
          <w:rPr>
            <w:rStyle w:val="Hyperlink"/>
            <w:rFonts w:ascii="Times New Roman" w:eastAsia="Times New Roman" w:hAnsi="Times New Roman" w:cs="Times New Roman"/>
          </w:rPr>
          <w:t>https://doi.org/10.1016/j.cognition.2017.06.029</w:t>
        </w:r>
      </w:hyperlink>
    </w:p>
    <w:p w14:paraId="525CE994" w14:textId="30201278"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116" w:history="1">
        <w:r w:rsidRPr="00722D9A">
          <w:rPr>
            <w:rStyle w:val="Hyperlink"/>
            <w:rFonts w:ascii="Times New Roman" w:eastAsia="Times New Roman" w:hAnsi="Times New Roman" w:cs="Times New Roman"/>
          </w:rPr>
          <w:t>https://doi.org/10.1111/1467-9280.00218</w:t>
        </w:r>
      </w:hyperlink>
    </w:p>
    <w:p w14:paraId="3D38CAFD" w14:textId="69D7BFFD"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117" w:history="1">
        <w:r w:rsidRPr="00722D9A">
          <w:rPr>
            <w:rStyle w:val="Hyperlink"/>
            <w:rFonts w:ascii="Times New Roman" w:eastAsia="Times New Roman" w:hAnsi="Times New Roman" w:cs="Times New Roman"/>
          </w:rPr>
          <w:t>https://doi.org/10.1038/358749a0</w:t>
        </w:r>
      </w:hyperlink>
    </w:p>
    <w:p w14:paraId="7CE08672" w14:textId="6EF0807D"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118" w:history="1">
        <w:r w:rsidR="000371F1" w:rsidRPr="00722D9A">
          <w:rPr>
            <w:rStyle w:val="Hyperlink"/>
            <w:rFonts w:ascii="Times New Roman" w:eastAsia="Times New Roman" w:hAnsi="Times New Roman" w:cs="Times New Roman"/>
          </w:rPr>
          <w:t>https://doi.org/10.1111/1467-8721.ep10772615</w:t>
        </w:r>
      </w:hyperlink>
    </w:p>
    <w:p w14:paraId="12BB953A" w14:textId="5337F993"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119"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20"/>
      <w:headerReference w:type="first" r:id="rId1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DA239" w14:textId="77777777" w:rsidR="006A77C1" w:rsidRDefault="006A77C1" w:rsidP="00391C7E">
      <w:pPr>
        <w:spacing w:after="0" w:line="240" w:lineRule="auto"/>
      </w:pPr>
      <w:r>
        <w:separator/>
      </w:r>
    </w:p>
  </w:endnote>
  <w:endnote w:type="continuationSeparator" w:id="0">
    <w:p w14:paraId="06DAB921" w14:textId="77777777" w:rsidR="006A77C1" w:rsidRDefault="006A77C1"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24FF6" w14:textId="77777777" w:rsidR="006A77C1" w:rsidRDefault="006A77C1" w:rsidP="00391C7E">
      <w:pPr>
        <w:spacing w:after="0" w:line="240" w:lineRule="auto"/>
      </w:pPr>
      <w:r>
        <w:separator/>
      </w:r>
    </w:p>
  </w:footnote>
  <w:footnote w:type="continuationSeparator" w:id="0">
    <w:p w14:paraId="08849B1A" w14:textId="77777777" w:rsidR="006A77C1" w:rsidRDefault="006A77C1"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the developmental cognitive sciences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5D8A2DAE" w:rsidR="00391C7E" w:rsidRPr="002456DD" w:rsidRDefault="00791C2B">
    <w:pPr>
      <w:pStyle w:val="Header"/>
      <w:rPr>
        <w:rFonts w:ascii="Times New Roman" w:hAnsi="Times New Roman" w:cs="Times New Roman"/>
      </w:rPr>
    </w:pPr>
    <w:r>
      <w:rPr>
        <w:rFonts w:ascii="Times New Roman" w:hAnsi="Times New Roman" w:cs="Times New Roman"/>
      </w:rPr>
      <w:t>Action efficiency understanding</w:t>
    </w:r>
    <w:r w:rsidR="002456DD" w:rsidRPr="002456DD">
      <w:rPr>
        <w:rFonts w:ascii="Times New Roman" w:hAnsi="Times New Roman" w:cs="Times New Roman"/>
      </w:rPr>
      <w:t xml:space="preserve"> via associative learning</w:t>
    </w:r>
    <w:r w:rsidR="002456DD" w:rsidRPr="002456DD">
      <w:rPr>
        <w:rFonts w:ascii="Times New Roman" w:hAnsi="Times New Roman" w:cs="Times New Roman"/>
      </w:rPr>
      <w:tab/>
    </w:r>
    <w:r w:rsidR="002456DD"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0"/>
  </w:num>
  <w:num w:numId="2" w16cid:durableId="800311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38"/>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EE8"/>
    <w:rsid w:val="00005701"/>
    <w:rsid w:val="00005907"/>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134"/>
    <w:rsid w:val="0001385A"/>
    <w:rsid w:val="00013FE0"/>
    <w:rsid w:val="00014150"/>
    <w:rsid w:val="00014304"/>
    <w:rsid w:val="00014507"/>
    <w:rsid w:val="00014B0E"/>
    <w:rsid w:val="00015ABE"/>
    <w:rsid w:val="00015B80"/>
    <w:rsid w:val="00015DDE"/>
    <w:rsid w:val="000163C0"/>
    <w:rsid w:val="00016768"/>
    <w:rsid w:val="00016D6C"/>
    <w:rsid w:val="00016DD5"/>
    <w:rsid w:val="00017757"/>
    <w:rsid w:val="00017850"/>
    <w:rsid w:val="00017D72"/>
    <w:rsid w:val="00017DBA"/>
    <w:rsid w:val="00020260"/>
    <w:rsid w:val="000206B5"/>
    <w:rsid w:val="00020BD2"/>
    <w:rsid w:val="00020C7A"/>
    <w:rsid w:val="00020CAF"/>
    <w:rsid w:val="0002114F"/>
    <w:rsid w:val="00021321"/>
    <w:rsid w:val="000213EE"/>
    <w:rsid w:val="00021531"/>
    <w:rsid w:val="000217C9"/>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DD"/>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4E60"/>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2E17"/>
    <w:rsid w:val="0004301F"/>
    <w:rsid w:val="00043EC6"/>
    <w:rsid w:val="00044011"/>
    <w:rsid w:val="0004411F"/>
    <w:rsid w:val="00044152"/>
    <w:rsid w:val="00044173"/>
    <w:rsid w:val="000446CE"/>
    <w:rsid w:val="0004487E"/>
    <w:rsid w:val="00045DDA"/>
    <w:rsid w:val="00045F40"/>
    <w:rsid w:val="0004604C"/>
    <w:rsid w:val="000467F5"/>
    <w:rsid w:val="00046880"/>
    <w:rsid w:val="0004750E"/>
    <w:rsid w:val="000475E7"/>
    <w:rsid w:val="000476A1"/>
    <w:rsid w:val="00047E5C"/>
    <w:rsid w:val="00047ECC"/>
    <w:rsid w:val="0005005B"/>
    <w:rsid w:val="0005038D"/>
    <w:rsid w:val="00050686"/>
    <w:rsid w:val="00050739"/>
    <w:rsid w:val="0005092E"/>
    <w:rsid w:val="00050A8A"/>
    <w:rsid w:val="00050DB2"/>
    <w:rsid w:val="000512B7"/>
    <w:rsid w:val="000513F9"/>
    <w:rsid w:val="00051561"/>
    <w:rsid w:val="000520AB"/>
    <w:rsid w:val="000520C5"/>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98E"/>
    <w:rsid w:val="00055CAF"/>
    <w:rsid w:val="0005658D"/>
    <w:rsid w:val="0005778E"/>
    <w:rsid w:val="00057FA2"/>
    <w:rsid w:val="00060065"/>
    <w:rsid w:val="000601A2"/>
    <w:rsid w:val="00060551"/>
    <w:rsid w:val="00060832"/>
    <w:rsid w:val="0006086D"/>
    <w:rsid w:val="00061107"/>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78F1"/>
    <w:rsid w:val="0007013C"/>
    <w:rsid w:val="000702EB"/>
    <w:rsid w:val="000705E6"/>
    <w:rsid w:val="00070634"/>
    <w:rsid w:val="00070F13"/>
    <w:rsid w:val="00070F6C"/>
    <w:rsid w:val="00071370"/>
    <w:rsid w:val="0007152D"/>
    <w:rsid w:val="00071A55"/>
    <w:rsid w:val="00071F26"/>
    <w:rsid w:val="00072A47"/>
    <w:rsid w:val="0007371A"/>
    <w:rsid w:val="00073A27"/>
    <w:rsid w:val="00073E90"/>
    <w:rsid w:val="000742D7"/>
    <w:rsid w:val="000755C5"/>
    <w:rsid w:val="00075C51"/>
    <w:rsid w:val="000767FC"/>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B5"/>
    <w:rsid w:val="00083DC8"/>
    <w:rsid w:val="00084962"/>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D37"/>
    <w:rsid w:val="00097097"/>
    <w:rsid w:val="0009709A"/>
    <w:rsid w:val="0009722A"/>
    <w:rsid w:val="00097C1B"/>
    <w:rsid w:val="000A0BB0"/>
    <w:rsid w:val="000A0BE5"/>
    <w:rsid w:val="000A0E69"/>
    <w:rsid w:val="000A1184"/>
    <w:rsid w:val="000A11B5"/>
    <w:rsid w:val="000A11D4"/>
    <w:rsid w:val="000A170D"/>
    <w:rsid w:val="000A1B95"/>
    <w:rsid w:val="000A2761"/>
    <w:rsid w:val="000A276E"/>
    <w:rsid w:val="000A29F2"/>
    <w:rsid w:val="000A317D"/>
    <w:rsid w:val="000A32AC"/>
    <w:rsid w:val="000A346C"/>
    <w:rsid w:val="000A3632"/>
    <w:rsid w:val="000A3648"/>
    <w:rsid w:val="000A37B5"/>
    <w:rsid w:val="000A3A74"/>
    <w:rsid w:val="000A4069"/>
    <w:rsid w:val="000A4963"/>
    <w:rsid w:val="000A51FC"/>
    <w:rsid w:val="000A555F"/>
    <w:rsid w:val="000A58E8"/>
    <w:rsid w:val="000A599D"/>
    <w:rsid w:val="000A5F46"/>
    <w:rsid w:val="000A6762"/>
    <w:rsid w:val="000A7004"/>
    <w:rsid w:val="000A7017"/>
    <w:rsid w:val="000A715B"/>
    <w:rsid w:val="000A7280"/>
    <w:rsid w:val="000A78E6"/>
    <w:rsid w:val="000A7DBF"/>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32C"/>
    <w:rsid w:val="000B35C1"/>
    <w:rsid w:val="000B399C"/>
    <w:rsid w:val="000B3B8B"/>
    <w:rsid w:val="000B3C24"/>
    <w:rsid w:val="000B3D55"/>
    <w:rsid w:val="000B3F0A"/>
    <w:rsid w:val="000B4399"/>
    <w:rsid w:val="000B4DD6"/>
    <w:rsid w:val="000B4ECF"/>
    <w:rsid w:val="000B510B"/>
    <w:rsid w:val="000B5F63"/>
    <w:rsid w:val="000B60E2"/>
    <w:rsid w:val="000B6458"/>
    <w:rsid w:val="000B65F9"/>
    <w:rsid w:val="000B67D6"/>
    <w:rsid w:val="000B7017"/>
    <w:rsid w:val="000B75DA"/>
    <w:rsid w:val="000B7DDA"/>
    <w:rsid w:val="000B7E28"/>
    <w:rsid w:val="000C0869"/>
    <w:rsid w:val="000C1789"/>
    <w:rsid w:val="000C18C9"/>
    <w:rsid w:val="000C20B8"/>
    <w:rsid w:val="000C2552"/>
    <w:rsid w:val="000C307E"/>
    <w:rsid w:val="000C31FB"/>
    <w:rsid w:val="000C3312"/>
    <w:rsid w:val="000C3566"/>
    <w:rsid w:val="000C3BCB"/>
    <w:rsid w:val="000C3E94"/>
    <w:rsid w:val="000C5A1C"/>
    <w:rsid w:val="000C649B"/>
    <w:rsid w:val="000C66BC"/>
    <w:rsid w:val="000C6870"/>
    <w:rsid w:val="000C6B58"/>
    <w:rsid w:val="000D00F9"/>
    <w:rsid w:val="000D05F9"/>
    <w:rsid w:val="000D1213"/>
    <w:rsid w:val="000D148B"/>
    <w:rsid w:val="000D15C4"/>
    <w:rsid w:val="000D1EAC"/>
    <w:rsid w:val="000D22BE"/>
    <w:rsid w:val="000D26F7"/>
    <w:rsid w:val="000D323A"/>
    <w:rsid w:val="000D3453"/>
    <w:rsid w:val="000D3AB6"/>
    <w:rsid w:val="000D3AE8"/>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55C"/>
    <w:rsid w:val="000D78BD"/>
    <w:rsid w:val="000E0198"/>
    <w:rsid w:val="000E08AF"/>
    <w:rsid w:val="000E090D"/>
    <w:rsid w:val="000E0A20"/>
    <w:rsid w:val="000E0E36"/>
    <w:rsid w:val="000E0FAD"/>
    <w:rsid w:val="000E1851"/>
    <w:rsid w:val="000E2038"/>
    <w:rsid w:val="000E2DC0"/>
    <w:rsid w:val="000E337A"/>
    <w:rsid w:val="000E3F68"/>
    <w:rsid w:val="000E4248"/>
    <w:rsid w:val="000E43E7"/>
    <w:rsid w:val="000E440C"/>
    <w:rsid w:val="000E4F2E"/>
    <w:rsid w:val="000E4FA5"/>
    <w:rsid w:val="000E5528"/>
    <w:rsid w:val="000E6636"/>
    <w:rsid w:val="000E700A"/>
    <w:rsid w:val="000E7279"/>
    <w:rsid w:val="000E7561"/>
    <w:rsid w:val="000E775A"/>
    <w:rsid w:val="000E7BCF"/>
    <w:rsid w:val="000E7BEC"/>
    <w:rsid w:val="000E7F18"/>
    <w:rsid w:val="000F0203"/>
    <w:rsid w:val="000F051A"/>
    <w:rsid w:val="000F0989"/>
    <w:rsid w:val="000F0F58"/>
    <w:rsid w:val="000F158C"/>
    <w:rsid w:val="000F1A90"/>
    <w:rsid w:val="000F1D20"/>
    <w:rsid w:val="000F1DD4"/>
    <w:rsid w:val="000F2337"/>
    <w:rsid w:val="000F31B9"/>
    <w:rsid w:val="000F349C"/>
    <w:rsid w:val="000F3686"/>
    <w:rsid w:val="000F390C"/>
    <w:rsid w:val="000F3AD5"/>
    <w:rsid w:val="000F3AF0"/>
    <w:rsid w:val="000F3DC9"/>
    <w:rsid w:val="000F3DEE"/>
    <w:rsid w:val="000F3F41"/>
    <w:rsid w:val="000F3F9C"/>
    <w:rsid w:val="000F43CD"/>
    <w:rsid w:val="000F4505"/>
    <w:rsid w:val="000F4507"/>
    <w:rsid w:val="000F4814"/>
    <w:rsid w:val="000F491E"/>
    <w:rsid w:val="000F4A8C"/>
    <w:rsid w:val="000F5624"/>
    <w:rsid w:val="000F566F"/>
    <w:rsid w:val="000F5BC5"/>
    <w:rsid w:val="000F616D"/>
    <w:rsid w:val="000F65EB"/>
    <w:rsid w:val="000F68C8"/>
    <w:rsid w:val="000F68EC"/>
    <w:rsid w:val="000F6EAD"/>
    <w:rsid w:val="000F726E"/>
    <w:rsid w:val="000F7511"/>
    <w:rsid w:val="000F7618"/>
    <w:rsid w:val="000F7626"/>
    <w:rsid w:val="000F7CAC"/>
    <w:rsid w:val="001001BD"/>
    <w:rsid w:val="001002AB"/>
    <w:rsid w:val="0010035E"/>
    <w:rsid w:val="00100DFB"/>
    <w:rsid w:val="00100FC9"/>
    <w:rsid w:val="00101446"/>
    <w:rsid w:val="00101D73"/>
    <w:rsid w:val="00101D77"/>
    <w:rsid w:val="00102C53"/>
    <w:rsid w:val="00102DDA"/>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87E"/>
    <w:rsid w:val="0011041C"/>
    <w:rsid w:val="00110DF9"/>
    <w:rsid w:val="00111142"/>
    <w:rsid w:val="00111B8C"/>
    <w:rsid w:val="0011240F"/>
    <w:rsid w:val="00112880"/>
    <w:rsid w:val="00112ABC"/>
    <w:rsid w:val="001131B2"/>
    <w:rsid w:val="00114C92"/>
    <w:rsid w:val="00114F18"/>
    <w:rsid w:val="00115051"/>
    <w:rsid w:val="00115675"/>
    <w:rsid w:val="001157F1"/>
    <w:rsid w:val="00115972"/>
    <w:rsid w:val="00115979"/>
    <w:rsid w:val="00115B8A"/>
    <w:rsid w:val="001166DF"/>
    <w:rsid w:val="00116CFE"/>
    <w:rsid w:val="00117198"/>
    <w:rsid w:val="001178B1"/>
    <w:rsid w:val="00117A1A"/>
    <w:rsid w:val="00117AE9"/>
    <w:rsid w:val="001202EE"/>
    <w:rsid w:val="0012060D"/>
    <w:rsid w:val="00120625"/>
    <w:rsid w:val="001208F8"/>
    <w:rsid w:val="00120990"/>
    <w:rsid w:val="00120B35"/>
    <w:rsid w:val="00120B8F"/>
    <w:rsid w:val="00120F6F"/>
    <w:rsid w:val="0012108C"/>
    <w:rsid w:val="001216D8"/>
    <w:rsid w:val="00121E0F"/>
    <w:rsid w:val="00122550"/>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7079"/>
    <w:rsid w:val="00137227"/>
    <w:rsid w:val="00137B43"/>
    <w:rsid w:val="00137CA9"/>
    <w:rsid w:val="00140894"/>
    <w:rsid w:val="0014090D"/>
    <w:rsid w:val="00140E0D"/>
    <w:rsid w:val="001414E8"/>
    <w:rsid w:val="0014179B"/>
    <w:rsid w:val="00141CFE"/>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883"/>
    <w:rsid w:val="00147C99"/>
    <w:rsid w:val="00150783"/>
    <w:rsid w:val="00150907"/>
    <w:rsid w:val="001509B1"/>
    <w:rsid w:val="00150ABD"/>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4C31"/>
    <w:rsid w:val="0015508E"/>
    <w:rsid w:val="00155437"/>
    <w:rsid w:val="0015555E"/>
    <w:rsid w:val="00155706"/>
    <w:rsid w:val="001558F7"/>
    <w:rsid w:val="00155A19"/>
    <w:rsid w:val="00155D2D"/>
    <w:rsid w:val="00156205"/>
    <w:rsid w:val="001563E6"/>
    <w:rsid w:val="001565E0"/>
    <w:rsid w:val="00156837"/>
    <w:rsid w:val="00156A94"/>
    <w:rsid w:val="00156F9A"/>
    <w:rsid w:val="001572EE"/>
    <w:rsid w:val="00157975"/>
    <w:rsid w:val="00157D08"/>
    <w:rsid w:val="00160829"/>
    <w:rsid w:val="00160EBD"/>
    <w:rsid w:val="00161333"/>
    <w:rsid w:val="001613A6"/>
    <w:rsid w:val="00161441"/>
    <w:rsid w:val="001614AB"/>
    <w:rsid w:val="00161B73"/>
    <w:rsid w:val="00161BCA"/>
    <w:rsid w:val="00162040"/>
    <w:rsid w:val="0016283A"/>
    <w:rsid w:val="0016301B"/>
    <w:rsid w:val="00163335"/>
    <w:rsid w:val="00163799"/>
    <w:rsid w:val="00163E2B"/>
    <w:rsid w:val="00164313"/>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4F"/>
    <w:rsid w:val="001716AD"/>
    <w:rsid w:val="001719A1"/>
    <w:rsid w:val="00172718"/>
    <w:rsid w:val="001728B0"/>
    <w:rsid w:val="00172FAE"/>
    <w:rsid w:val="0017340E"/>
    <w:rsid w:val="00173688"/>
    <w:rsid w:val="001736EE"/>
    <w:rsid w:val="001739DE"/>
    <w:rsid w:val="00173D94"/>
    <w:rsid w:val="00174593"/>
    <w:rsid w:val="0017525B"/>
    <w:rsid w:val="001753BC"/>
    <w:rsid w:val="00175501"/>
    <w:rsid w:val="00175628"/>
    <w:rsid w:val="00175A63"/>
    <w:rsid w:val="0017668E"/>
    <w:rsid w:val="00176FA7"/>
    <w:rsid w:val="00177C21"/>
    <w:rsid w:val="00177DB3"/>
    <w:rsid w:val="001804B0"/>
    <w:rsid w:val="001807FC"/>
    <w:rsid w:val="00181380"/>
    <w:rsid w:val="00181458"/>
    <w:rsid w:val="00181761"/>
    <w:rsid w:val="0018182D"/>
    <w:rsid w:val="00181ADB"/>
    <w:rsid w:val="00181E9A"/>
    <w:rsid w:val="001823A3"/>
    <w:rsid w:val="00182A6D"/>
    <w:rsid w:val="00183524"/>
    <w:rsid w:val="00183560"/>
    <w:rsid w:val="00183E63"/>
    <w:rsid w:val="00183E98"/>
    <w:rsid w:val="00184AC3"/>
    <w:rsid w:val="00184BF8"/>
    <w:rsid w:val="001852EF"/>
    <w:rsid w:val="00185AE3"/>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B5F"/>
    <w:rsid w:val="00196664"/>
    <w:rsid w:val="001966E3"/>
    <w:rsid w:val="00196750"/>
    <w:rsid w:val="0019688A"/>
    <w:rsid w:val="001968A7"/>
    <w:rsid w:val="00197111"/>
    <w:rsid w:val="001971A6"/>
    <w:rsid w:val="001976DC"/>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034"/>
    <w:rsid w:val="001A7264"/>
    <w:rsid w:val="001A7397"/>
    <w:rsid w:val="001A7930"/>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741F"/>
    <w:rsid w:val="001B7D81"/>
    <w:rsid w:val="001B7D9D"/>
    <w:rsid w:val="001C01D1"/>
    <w:rsid w:val="001C051C"/>
    <w:rsid w:val="001C0D7C"/>
    <w:rsid w:val="001C1F09"/>
    <w:rsid w:val="001C23ED"/>
    <w:rsid w:val="001C249A"/>
    <w:rsid w:val="001C27AA"/>
    <w:rsid w:val="001C32DA"/>
    <w:rsid w:val="001C35AE"/>
    <w:rsid w:val="001C3772"/>
    <w:rsid w:val="001C3859"/>
    <w:rsid w:val="001C3B16"/>
    <w:rsid w:val="001C3E68"/>
    <w:rsid w:val="001C3FAA"/>
    <w:rsid w:val="001C40F2"/>
    <w:rsid w:val="001C584A"/>
    <w:rsid w:val="001C58CB"/>
    <w:rsid w:val="001C6311"/>
    <w:rsid w:val="001C642A"/>
    <w:rsid w:val="001C64B7"/>
    <w:rsid w:val="001C69DD"/>
    <w:rsid w:val="001C7484"/>
    <w:rsid w:val="001C7D07"/>
    <w:rsid w:val="001C7FC6"/>
    <w:rsid w:val="001D02BD"/>
    <w:rsid w:val="001D034B"/>
    <w:rsid w:val="001D058A"/>
    <w:rsid w:val="001D05DF"/>
    <w:rsid w:val="001D087E"/>
    <w:rsid w:val="001D0C1B"/>
    <w:rsid w:val="001D10B1"/>
    <w:rsid w:val="001D1299"/>
    <w:rsid w:val="001D25EC"/>
    <w:rsid w:val="001D2623"/>
    <w:rsid w:val="001D2A53"/>
    <w:rsid w:val="001D2A6B"/>
    <w:rsid w:val="001D3B6A"/>
    <w:rsid w:val="001D4735"/>
    <w:rsid w:val="001D4936"/>
    <w:rsid w:val="001D4A75"/>
    <w:rsid w:val="001D5018"/>
    <w:rsid w:val="001D5054"/>
    <w:rsid w:val="001D5278"/>
    <w:rsid w:val="001D55A7"/>
    <w:rsid w:val="001D5B55"/>
    <w:rsid w:val="001D6305"/>
    <w:rsid w:val="001D636F"/>
    <w:rsid w:val="001D66CF"/>
    <w:rsid w:val="001D6AD0"/>
    <w:rsid w:val="001D6D65"/>
    <w:rsid w:val="001D6F9E"/>
    <w:rsid w:val="001D6FD0"/>
    <w:rsid w:val="001D7AB5"/>
    <w:rsid w:val="001D7DAF"/>
    <w:rsid w:val="001E02B6"/>
    <w:rsid w:val="001E0B88"/>
    <w:rsid w:val="001E0BE4"/>
    <w:rsid w:val="001E0D59"/>
    <w:rsid w:val="001E15BC"/>
    <w:rsid w:val="001E1626"/>
    <w:rsid w:val="001E1C64"/>
    <w:rsid w:val="001E1E8F"/>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700D"/>
    <w:rsid w:val="001E71FB"/>
    <w:rsid w:val="001E79E1"/>
    <w:rsid w:val="001E7B88"/>
    <w:rsid w:val="001E7E39"/>
    <w:rsid w:val="001F04C3"/>
    <w:rsid w:val="001F0E24"/>
    <w:rsid w:val="001F0FC2"/>
    <w:rsid w:val="001F12BD"/>
    <w:rsid w:val="001F1755"/>
    <w:rsid w:val="001F182C"/>
    <w:rsid w:val="001F1A49"/>
    <w:rsid w:val="001F1CA8"/>
    <w:rsid w:val="001F1D9B"/>
    <w:rsid w:val="001F2099"/>
    <w:rsid w:val="001F213A"/>
    <w:rsid w:val="001F25E8"/>
    <w:rsid w:val="001F286B"/>
    <w:rsid w:val="001F36CB"/>
    <w:rsid w:val="001F385D"/>
    <w:rsid w:val="001F3FC4"/>
    <w:rsid w:val="001F434E"/>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A24"/>
    <w:rsid w:val="00200CDA"/>
    <w:rsid w:val="00200D50"/>
    <w:rsid w:val="0020131C"/>
    <w:rsid w:val="00201990"/>
    <w:rsid w:val="00201A31"/>
    <w:rsid w:val="002024D6"/>
    <w:rsid w:val="0020276E"/>
    <w:rsid w:val="002027D9"/>
    <w:rsid w:val="00202880"/>
    <w:rsid w:val="0020291A"/>
    <w:rsid w:val="00202BB9"/>
    <w:rsid w:val="00202D35"/>
    <w:rsid w:val="0020340C"/>
    <w:rsid w:val="002035BC"/>
    <w:rsid w:val="00204BE1"/>
    <w:rsid w:val="00204F2C"/>
    <w:rsid w:val="002050FA"/>
    <w:rsid w:val="002052C3"/>
    <w:rsid w:val="002055D5"/>
    <w:rsid w:val="002056D1"/>
    <w:rsid w:val="00207271"/>
    <w:rsid w:val="00207289"/>
    <w:rsid w:val="002074F3"/>
    <w:rsid w:val="00207D09"/>
    <w:rsid w:val="00207FF5"/>
    <w:rsid w:val="002103B3"/>
    <w:rsid w:val="00210604"/>
    <w:rsid w:val="00210734"/>
    <w:rsid w:val="00210BB0"/>
    <w:rsid w:val="002118CF"/>
    <w:rsid w:val="00211ACD"/>
    <w:rsid w:val="00211AF2"/>
    <w:rsid w:val="00211EAC"/>
    <w:rsid w:val="00212133"/>
    <w:rsid w:val="0021225C"/>
    <w:rsid w:val="00212270"/>
    <w:rsid w:val="002126F7"/>
    <w:rsid w:val="0021280E"/>
    <w:rsid w:val="00212940"/>
    <w:rsid w:val="002136CF"/>
    <w:rsid w:val="00213F65"/>
    <w:rsid w:val="00214332"/>
    <w:rsid w:val="00214AD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A05"/>
    <w:rsid w:val="00221A84"/>
    <w:rsid w:val="00221DB1"/>
    <w:rsid w:val="0022220E"/>
    <w:rsid w:val="0022270A"/>
    <w:rsid w:val="00222DF4"/>
    <w:rsid w:val="0022301C"/>
    <w:rsid w:val="0022328E"/>
    <w:rsid w:val="002235F4"/>
    <w:rsid w:val="00223D51"/>
    <w:rsid w:val="00223EFC"/>
    <w:rsid w:val="00224073"/>
    <w:rsid w:val="002240E0"/>
    <w:rsid w:val="0022410E"/>
    <w:rsid w:val="002241DE"/>
    <w:rsid w:val="00224528"/>
    <w:rsid w:val="002246F3"/>
    <w:rsid w:val="00225EAA"/>
    <w:rsid w:val="0022653A"/>
    <w:rsid w:val="002265B0"/>
    <w:rsid w:val="00226665"/>
    <w:rsid w:val="002267AD"/>
    <w:rsid w:val="002267D1"/>
    <w:rsid w:val="002268D7"/>
    <w:rsid w:val="00226AC2"/>
    <w:rsid w:val="00226F49"/>
    <w:rsid w:val="002278AD"/>
    <w:rsid w:val="002279A3"/>
    <w:rsid w:val="00227F52"/>
    <w:rsid w:val="002306AB"/>
    <w:rsid w:val="002306DE"/>
    <w:rsid w:val="00230700"/>
    <w:rsid w:val="00230718"/>
    <w:rsid w:val="00230A9A"/>
    <w:rsid w:val="00230D82"/>
    <w:rsid w:val="002319D4"/>
    <w:rsid w:val="002322A5"/>
    <w:rsid w:val="002327B3"/>
    <w:rsid w:val="00232B68"/>
    <w:rsid w:val="00232BD9"/>
    <w:rsid w:val="00233034"/>
    <w:rsid w:val="00233897"/>
    <w:rsid w:val="00233AAE"/>
    <w:rsid w:val="00233BDD"/>
    <w:rsid w:val="00233C52"/>
    <w:rsid w:val="00233DE0"/>
    <w:rsid w:val="0023417E"/>
    <w:rsid w:val="002341FE"/>
    <w:rsid w:val="00234A10"/>
    <w:rsid w:val="00235E21"/>
    <w:rsid w:val="00235E44"/>
    <w:rsid w:val="0023612F"/>
    <w:rsid w:val="002361BE"/>
    <w:rsid w:val="00236819"/>
    <w:rsid w:val="00236C94"/>
    <w:rsid w:val="00237147"/>
    <w:rsid w:val="002373B3"/>
    <w:rsid w:val="002373D8"/>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60C"/>
    <w:rsid w:val="002428A9"/>
    <w:rsid w:val="002428C0"/>
    <w:rsid w:val="00242B8C"/>
    <w:rsid w:val="00242C4E"/>
    <w:rsid w:val="00242E66"/>
    <w:rsid w:val="0024322C"/>
    <w:rsid w:val="00243955"/>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4310"/>
    <w:rsid w:val="00254EDB"/>
    <w:rsid w:val="00255261"/>
    <w:rsid w:val="00255559"/>
    <w:rsid w:val="0025617C"/>
    <w:rsid w:val="002575FD"/>
    <w:rsid w:val="0025765E"/>
    <w:rsid w:val="002576EE"/>
    <w:rsid w:val="002601B6"/>
    <w:rsid w:val="002609AA"/>
    <w:rsid w:val="00261000"/>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A26"/>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FC4"/>
    <w:rsid w:val="00276359"/>
    <w:rsid w:val="00276569"/>
    <w:rsid w:val="0027661B"/>
    <w:rsid w:val="0028026B"/>
    <w:rsid w:val="00280367"/>
    <w:rsid w:val="002807A7"/>
    <w:rsid w:val="00281DD5"/>
    <w:rsid w:val="002824DD"/>
    <w:rsid w:val="00282505"/>
    <w:rsid w:val="00282527"/>
    <w:rsid w:val="00282727"/>
    <w:rsid w:val="002827E0"/>
    <w:rsid w:val="00282A7A"/>
    <w:rsid w:val="00282C4E"/>
    <w:rsid w:val="00282D77"/>
    <w:rsid w:val="00285325"/>
    <w:rsid w:val="00285F58"/>
    <w:rsid w:val="002860AD"/>
    <w:rsid w:val="0028632B"/>
    <w:rsid w:val="002865C0"/>
    <w:rsid w:val="00286C0B"/>
    <w:rsid w:val="00286C99"/>
    <w:rsid w:val="00286DB1"/>
    <w:rsid w:val="00286E20"/>
    <w:rsid w:val="00286F3B"/>
    <w:rsid w:val="002875F4"/>
    <w:rsid w:val="0029016F"/>
    <w:rsid w:val="002907E3"/>
    <w:rsid w:val="00290A11"/>
    <w:rsid w:val="00290B5C"/>
    <w:rsid w:val="002911E8"/>
    <w:rsid w:val="002912FC"/>
    <w:rsid w:val="002913D3"/>
    <w:rsid w:val="002916CF"/>
    <w:rsid w:val="00291A4B"/>
    <w:rsid w:val="002921E1"/>
    <w:rsid w:val="002921F8"/>
    <w:rsid w:val="0029249D"/>
    <w:rsid w:val="0029288D"/>
    <w:rsid w:val="0029294F"/>
    <w:rsid w:val="00292D0E"/>
    <w:rsid w:val="002936C1"/>
    <w:rsid w:val="002942A6"/>
    <w:rsid w:val="00294E89"/>
    <w:rsid w:val="00294E8B"/>
    <w:rsid w:val="00295316"/>
    <w:rsid w:val="0029581D"/>
    <w:rsid w:val="00295C36"/>
    <w:rsid w:val="00296023"/>
    <w:rsid w:val="00296148"/>
    <w:rsid w:val="00296228"/>
    <w:rsid w:val="00296443"/>
    <w:rsid w:val="00296919"/>
    <w:rsid w:val="002969FD"/>
    <w:rsid w:val="00296C85"/>
    <w:rsid w:val="002974C4"/>
    <w:rsid w:val="00297BF6"/>
    <w:rsid w:val="00297E73"/>
    <w:rsid w:val="002A0037"/>
    <w:rsid w:val="002A0405"/>
    <w:rsid w:val="002A1166"/>
    <w:rsid w:val="002A117A"/>
    <w:rsid w:val="002A122C"/>
    <w:rsid w:val="002A1EE1"/>
    <w:rsid w:val="002A20CD"/>
    <w:rsid w:val="002A217C"/>
    <w:rsid w:val="002A2538"/>
    <w:rsid w:val="002A277E"/>
    <w:rsid w:val="002A2896"/>
    <w:rsid w:val="002A2EDD"/>
    <w:rsid w:val="002A3067"/>
    <w:rsid w:val="002A3397"/>
    <w:rsid w:val="002A3442"/>
    <w:rsid w:val="002A3587"/>
    <w:rsid w:val="002A37DF"/>
    <w:rsid w:val="002A3A1B"/>
    <w:rsid w:val="002A3C80"/>
    <w:rsid w:val="002A3D05"/>
    <w:rsid w:val="002A3D14"/>
    <w:rsid w:val="002A40E5"/>
    <w:rsid w:val="002A46F8"/>
    <w:rsid w:val="002A49D0"/>
    <w:rsid w:val="002A4D8C"/>
    <w:rsid w:val="002A4DD0"/>
    <w:rsid w:val="002A532D"/>
    <w:rsid w:val="002A557A"/>
    <w:rsid w:val="002A5A9C"/>
    <w:rsid w:val="002A5F73"/>
    <w:rsid w:val="002A693A"/>
    <w:rsid w:val="002A69C6"/>
    <w:rsid w:val="002A6E3D"/>
    <w:rsid w:val="002A6F3D"/>
    <w:rsid w:val="002A6FBF"/>
    <w:rsid w:val="002A72AC"/>
    <w:rsid w:val="002A73BF"/>
    <w:rsid w:val="002A758B"/>
    <w:rsid w:val="002A7C4E"/>
    <w:rsid w:val="002A7C5F"/>
    <w:rsid w:val="002A7E6A"/>
    <w:rsid w:val="002B039E"/>
    <w:rsid w:val="002B087E"/>
    <w:rsid w:val="002B0AE2"/>
    <w:rsid w:val="002B0BEB"/>
    <w:rsid w:val="002B0EE1"/>
    <w:rsid w:val="002B12B5"/>
    <w:rsid w:val="002B12CB"/>
    <w:rsid w:val="002B13EE"/>
    <w:rsid w:val="002B1745"/>
    <w:rsid w:val="002B1DB0"/>
    <w:rsid w:val="002B2A87"/>
    <w:rsid w:val="002B338A"/>
    <w:rsid w:val="002B35E9"/>
    <w:rsid w:val="002B3A31"/>
    <w:rsid w:val="002B3C35"/>
    <w:rsid w:val="002B3E4E"/>
    <w:rsid w:val="002B4582"/>
    <w:rsid w:val="002B47A7"/>
    <w:rsid w:val="002B4D83"/>
    <w:rsid w:val="002B52DA"/>
    <w:rsid w:val="002B5449"/>
    <w:rsid w:val="002B58E1"/>
    <w:rsid w:val="002B5D0B"/>
    <w:rsid w:val="002B6388"/>
    <w:rsid w:val="002B6640"/>
    <w:rsid w:val="002B6B8D"/>
    <w:rsid w:val="002B6D19"/>
    <w:rsid w:val="002B7209"/>
    <w:rsid w:val="002B739D"/>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6288"/>
    <w:rsid w:val="002D6839"/>
    <w:rsid w:val="002D687C"/>
    <w:rsid w:val="002D6E2E"/>
    <w:rsid w:val="002D745F"/>
    <w:rsid w:val="002D7684"/>
    <w:rsid w:val="002D7708"/>
    <w:rsid w:val="002E036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509E"/>
    <w:rsid w:val="002E626C"/>
    <w:rsid w:val="002E6504"/>
    <w:rsid w:val="002E6730"/>
    <w:rsid w:val="002E6DC4"/>
    <w:rsid w:val="002E75D6"/>
    <w:rsid w:val="002E776B"/>
    <w:rsid w:val="002E7906"/>
    <w:rsid w:val="002E7B21"/>
    <w:rsid w:val="002E7DA6"/>
    <w:rsid w:val="002F0131"/>
    <w:rsid w:val="002F0216"/>
    <w:rsid w:val="002F05F8"/>
    <w:rsid w:val="002F0729"/>
    <w:rsid w:val="002F0A86"/>
    <w:rsid w:val="002F0C25"/>
    <w:rsid w:val="002F12FF"/>
    <w:rsid w:val="002F136A"/>
    <w:rsid w:val="002F295A"/>
    <w:rsid w:val="002F3DF8"/>
    <w:rsid w:val="002F3FF3"/>
    <w:rsid w:val="002F417D"/>
    <w:rsid w:val="002F470C"/>
    <w:rsid w:val="002F47C2"/>
    <w:rsid w:val="002F4940"/>
    <w:rsid w:val="002F6238"/>
    <w:rsid w:val="002F6423"/>
    <w:rsid w:val="002F6552"/>
    <w:rsid w:val="002F6716"/>
    <w:rsid w:val="002F6A30"/>
    <w:rsid w:val="002F6C33"/>
    <w:rsid w:val="002F7452"/>
    <w:rsid w:val="003000D0"/>
    <w:rsid w:val="00300630"/>
    <w:rsid w:val="00300FD4"/>
    <w:rsid w:val="003012FF"/>
    <w:rsid w:val="0030159F"/>
    <w:rsid w:val="00301DF4"/>
    <w:rsid w:val="00301EEB"/>
    <w:rsid w:val="003020DD"/>
    <w:rsid w:val="003027F0"/>
    <w:rsid w:val="003037C2"/>
    <w:rsid w:val="00304E99"/>
    <w:rsid w:val="00305253"/>
    <w:rsid w:val="003058A8"/>
    <w:rsid w:val="00305A74"/>
    <w:rsid w:val="00305B4B"/>
    <w:rsid w:val="00305CF3"/>
    <w:rsid w:val="0030629D"/>
    <w:rsid w:val="003065B8"/>
    <w:rsid w:val="003065D0"/>
    <w:rsid w:val="00306C1A"/>
    <w:rsid w:val="00307604"/>
    <w:rsid w:val="00307939"/>
    <w:rsid w:val="00307A1C"/>
    <w:rsid w:val="00307F45"/>
    <w:rsid w:val="0031008B"/>
    <w:rsid w:val="00310140"/>
    <w:rsid w:val="003102E1"/>
    <w:rsid w:val="00310B37"/>
    <w:rsid w:val="003110EA"/>
    <w:rsid w:val="00311162"/>
    <w:rsid w:val="00311337"/>
    <w:rsid w:val="00311D0F"/>
    <w:rsid w:val="00312213"/>
    <w:rsid w:val="003128F0"/>
    <w:rsid w:val="00313295"/>
    <w:rsid w:val="0031334A"/>
    <w:rsid w:val="003140E2"/>
    <w:rsid w:val="003148AF"/>
    <w:rsid w:val="0031496D"/>
    <w:rsid w:val="003153B3"/>
    <w:rsid w:val="003154EC"/>
    <w:rsid w:val="00315AA6"/>
    <w:rsid w:val="00315BAF"/>
    <w:rsid w:val="00316305"/>
    <w:rsid w:val="00316871"/>
    <w:rsid w:val="003168A7"/>
    <w:rsid w:val="00316A4A"/>
    <w:rsid w:val="00316FCF"/>
    <w:rsid w:val="0031793A"/>
    <w:rsid w:val="00317C0B"/>
    <w:rsid w:val="00320796"/>
    <w:rsid w:val="00320B51"/>
    <w:rsid w:val="00320BF1"/>
    <w:rsid w:val="00320CB7"/>
    <w:rsid w:val="00320E67"/>
    <w:rsid w:val="003218F1"/>
    <w:rsid w:val="00321D85"/>
    <w:rsid w:val="0032241B"/>
    <w:rsid w:val="00322AB3"/>
    <w:rsid w:val="00322DE6"/>
    <w:rsid w:val="00322E22"/>
    <w:rsid w:val="0032327D"/>
    <w:rsid w:val="00324065"/>
    <w:rsid w:val="0032420B"/>
    <w:rsid w:val="003248FE"/>
    <w:rsid w:val="00324C6A"/>
    <w:rsid w:val="00325351"/>
    <w:rsid w:val="0032624C"/>
    <w:rsid w:val="00326503"/>
    <w:rsid w:val="00326DF7"/>
    <w:rsid w:val="00326ED5"/>
    <w:rsid w:val="00327070"/>
    <w:rsid w:val="00327258"/>
    <w:rsid w:val="00327476"/>
    <w:rsid w:val="003314EC"/>
    <w:rsid w:val="0033184B"/>
    <w:rsid w:val="00331AF7"/>
    <w:rsid w:val="00331E63"/>
    <w:rsid w:val="00332406"/>
    <w:rsid w:val="00332621"/>
    <w:rsid w:val="00332BA6"/>
    <w:rsid w:val="003333A3"/>
    <w:rsid w:val="00333ACF"/>
    <w:rsid w:val="00333DF3"/>
    <w:rsid w:val="00334952"/>
    <w:rsid w:val="00334A80"/>
    <w:rsid w:val="00334B9E"/>
    <w:rsid w:val="00334F3E"/>
    <w:rsid w:val="003350D3"/>
    <w:rsid w:val="0033579E"/>
    <w:rsid w:val="0033594C"/>
    <w:rsid w:val="00335A86"/>
    <w:rsid w:val="00335D3C"/>
    <w:rsid w:val="00335DE1"/>
    <w:rsid w:val="00335F59"/>
    <w:rsid w:val="00337846"/>
    <w:rsid w:val="00337B96"/>
    <w:rsid w:val="003400D2"/>
    <w:rsid w:val="00340295"/>
    <w:rsid w:val="00340595"/>
    <w:rsid w:val="00340CFD"/>
    <w:rsid w:val="00341C38"/>
    <w:rsid w:val="00341D26"/>
    <w:rsid w:val="00342333"/>
    <w:rsid w:val="00342564"/>
    <w:rsid w:val="0034287D"/>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A02"/>
    <w:rsid w:val="00346B8D"/>
    <w:rsid w:val="00346D11"/>
    <w:rsid w:val="00346D92"/>
    <w:rsid w:val="003471D4"/>
    <w:rsid w:val="00347B0E"/>
    <w:rsid w:val="00350670"/>
    <w:rsid w:val="003506EF"/>
    <w:rsid w:val="00350C5C"/>
    <w:rsid w:val="00350FFB"/>
    <w:rsid w:val="0035106A"/>
    <w:rsid w:val="0035138D"/>
    <w:rsid w:val="00351EF3"/>
    <w:rsid w:val="003528D6"/>
    <w:rsid w:val="00352C0F"/>
    <w:rsid w:val="003534DD"/>
    <w:rsid w:val="003535ED"/>
    <w:rsid w:val="00353A69"/>
    <w:rsid w:val="00354104"/>
    <w:rsid w:val="0035462D"/>
    <w:rsid w:val="00354B64"/>
    <w:rsid w:val="003554CF"/>
    <w:rsid w:val="003554E4"/>
    <w:rsid w:val="00355614"/>
    <w:rsid w:val="00355D43"/>
    <w:rsid w:val="003579F0"/>
    <w:rsid w:val="00357D82"/>
    <w:rsid w:val="00357EBC"/>
    <w:rsid w:val="00360DC5"/>
    <w:rsid w:val="00361251"/>
    <w:rsid w:val="0036137B"/>
    <w:rsid w:val="00361582"/>
    <w:rsid w:val="00362066"/>
    <w:rsid w:val="00362392"/>
    <w:rsid w:val="003629A1"/>
    <w:rsid w:val="0036310A"/>
    <w:rsid w:val="003633B5"/>
    <w:rsid w:val="00363803"/>
    <w:rsid w:val="00364034"/>
    <w:rsid w:val="00364714"/>
    <w:rsid w:val="00364857"/>
    <w:rsid w:val="00364A1A"/>
    <w:rsid w:val="00364CAF"/>
    <w:rsid w:val="00364F6F"/>
    <w:rsid w:val="003654F0"/>
    <w:rsid w:val="00365724"/>
    <w:rsid w:val="0036596B"/>
    <w:rsid w:val="00365D77"/>
    <w:rsid w:val="0036601C"/>
    <w:rsid w:val="00366253"/>
    <w:rsid w:val="00366532"/>
    <w:rsid w:val="00366CD3"/>
    <w:rsid w:val="003673D6"/>
    <w:rsid w:val="00367775"/>
    <w:rsid w:val="00367E30"/>
    <w:rsid w:val="00367F9C"/>
    <w:rsid w:val="0037083D"/>
    <w:rsid w:val="00370A4B"/>
    <w:rsid w:val="00370A5A"/>
    <w:rsid w:val="00371051"/>
    <w:rsid w:val="0037167D"/>
    <w:rsid w:val="00371F66"/>
    <w:rsid w:val="00372084"/>
    <w:rsid w:val="0037276C"/>
    <w:rsid w:val="00372BC6"/>
    <w:rsid w:val="003730F6"/>
    <w:rsid w:val="0037334F"/>
    <w:rsid w:val="003745B9"/>
    <w:rsid w:val="00374AE7"/>
    <w:rsid w:val="00374C03"/>
    <w:rsid w:val="0037528A"/>
    <w:rsid w:val="003753A7"/>
    <w:rsid w:val="003754B0"/>
    <w:rsid w:val="00375BEE"/>
    <w:rsid w:val="00375FBD"/>
    <w:rsid w:val="00376019"/>
    <w:rsid w:val="003764BE"/>
    <w:rsid w:val="00376A43"/>
    <w:rsid w:val="003770CF"/>
    <w:rsid w:val="003770EC"/>
    <w:rsid w:val="003773A2"/>
    <w:rsid w:val="0037753D"/>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A62"/>
    <w:rsid w:val="00385AC9"/>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185"/>
    <w:rsid w:val="003943BB"/>
    <w:rsid w:val="0039487E"/>
    <w:rsid w:val="00394891"/>
    <w:rsid w:val="00395866"/>
    <w:rsid w:val="00396028"/>
    <w:rsid w:val="003960B5"/>
    <w:rsid w:val="003962FC"/>
    <w:rsid w:val="00396E78"/>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B59"/>
    <w:rsid w:val="003A5E67"/>
    <w:rsid w:val="003A613D"/>
    <w:rsid w:val="003A67F7"/>
    <w:rsid w:val="003A7256"/>
    <w:rsid w:val="003A731B"/>
    <w:rsid w:val="003A78A1"/>
    <w:rsid w:val="003A7CC6"/>
    <w:rsid w:val="003B0CE4"/>
    <w:rsid w:val="003B116E"/>
    <w:rsid w:val="003B154E"/>
    <w:rsid w:val="003B27D8"/>
    <w:rsid w:val="003B2898"/>
    <w:rsid w:val="003B343A"/>
    <w:rsid w:val="003B35C4"/>
    <w:rsid w:val="003B3CDB"/>
    <w:rsid w:val="003B3EDF"/>
    <w:rsid w:val="003B473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25C"/>
    <w:rsid w:val="003C36B5"/>
    <w:rsid w:val="003C3F81"/>
    <w:rsid w:val="003C4483"/>
    <w:rsid w:val="003C45D4"/>
    <w:rsid w:val="003C5492"/>
    <w:rsid w:val="003C5985"/>
    <w:rsid w:val="003C618C"/>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2B3B"/>
    <w:rsid w:val="003D350A"/>
    <w:rsid w:val="003D3799"/>
    <w:rsid w:val="003D3D8E"/>
    <w:rsid w:val="003D4119"/>
    <w:rsid w:val="003D465B"/>
    <w:rsid w:val="003D48D0"/>
    <w:rsid w:val="003D4B37"/>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6F0"/>
    <w:rsid w:val="003E19F0"/>
    <w:rsid w:val="003E1F01"/>
    <w:rsid w:val="003E2B47"/>
    <w:rsid w:val="003E2FC2"/>
    <w:rsid w:val="003E345B"/>
    <w:rsid w:val="003E34EA"/>
    <w:rsid w:val="003E3AE1"/>
    <w:rsid w:val="003E46D0"/>
    <w:rsid w:val="003E47F5"/>
    <w:rsid w:val="003E497A"/>
    <w:rsid w:val="003E4BC8"/>
    <w:rsid w:val="003E634A"/>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836"/>
    <w:rsid w:val="003F6D4C"/>
    <w:rsid w:val="003F712B"/>
    <w:rsid w:val="003F7FD9"/>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364"/>
    <w:rsid w:val="004069A0"/>
    <w:rsid w:val="00406F1E"/>
    <w:rsid w:val="00406FF6"/>
    <w:rsid w:val="0040758C"/>
    <w:rsid w:val="00407594"/>
    <w:rsid w:val="0040779B"/>
    <w:rsid w:val="00410053"/>
    <w:rsid w:val="00410230"/>
    <w:rsid w:val="004107DA"/>
    <w:rsid w:val="00410F4D"/>
    <w:rsid w:val="00411010"/>
    <w:rsid w:val="00411887"/>
    <w:rsid w:val="004119A0"/>
    <w:rsid w:val="00411C2E"/>
    <w:rsid w:val="00411D5D"/>
    <w:rsid w:val="004126A0"/>
    <w:rsid w:val="004129D6"/>
    <w:rsid w:val="00413032"/>
    <w:rsid w:val="004130B2"/>
    <w:rsid w:val="00413766"/>
    <w:rsid w:val="00413771"/>
    <w:rsid w:val="00413C32"/>
    <w:rsid w:val="0041495A"/>
    <w:rsid w:val="004149D1"/>
    <w:rsid w:val="00414A73"/>
    <w:rsid w:val="00414B5B"/>
    <w:rsid w:val="00414B9A"/>
    <w:rsid w:val="00414F95"/>
    <w:rsid w:val="00415AB9"/>
    <w:rsid w:val="00416199"/>
    <w:rsid w:val="00416223"/>
    <w:rsid w:val="004166FC"/>
    <w:rsid w:val="00416748"/>
    <w:rsid w:val="00416815"/>
    <w:rsid w:val="00416BA1"/>
    <w:rsid w:val="00416CCC"/>
    <w:rsid w:val="0041717B"/>
    <w:rsid w:val="004172D3"/>
    <w:rsid w:val="0041758A"/>
    <w:rsid w:val="004175EF"/>
    <w:rsid w:val="00417B76"/>
    <w:rsid w:val="004201EB"/>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ED"/>
    <w:rsid w:val="00425A80"/>
    <w:rsid w:val="00425AC5"/>
    <w:rsid w:val="00426521"/>
    <w:rsid w:val="0042659C"/>
    <w:rsid w:val="00426CE7"/>
    <w:rsid w:val="004270B1"/>
    <w:rsid w:val="004271E8"/>
    <w:rsid w:val="00427608"/>
    <w:rsid w:val="004277B0"/>
    <w:rsid w:val="004277B3"/>
    <w:rsid w:val="00427ADE"/>
    <w:rsid w:val="00427E98"/>
    <w:rsid w:val="0043041E"/>
    <w:rsid w:val="00430623"/>
    <w:rsid w:val="00430703"/>
    <w:rsid w:val="00431948"/>
    <w:rsid w:val="004319CE"/>
    <w:rsid w:val="00431A61"/>
    <w:rsid w:val="00432298"/>
    <w:rsid w:val="004323AB"/>
    <w:rsid w:val="00432733"/>
    <w:rsid w:val="00432BEB"/>
    <w:rsid w:val="00432D34"/>
    <w:rsid w:val="004335C0"/>
    <w:rsid w:val="00433EEF"/>
    <w:rsid w:val="00433FAF"/>
    <w:rsid w:val="0043463B"/>
    <w:rsid w:val="00434645"/>
    <w:rsid w:val="004347A6"/>
    <w:rsid w:val="00434A02"/>
    <w:rsid w:val="00434B4F"/>
    <w:rsid w:val="0043548D"/>
    <w:rsid w:val="00435732"/>
    <w:rsid w:val="00435AFB"/>
    <w:rsid w:val="00435C66"/>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5048"/>
    <w:rsid w:val="004450EA"/>
    <w:rsid w:val="00445430"/>
    <w:rsid w:val="00445460"/>
    <w:rsid w:val="004454B4"/>
    <w:rsid w:val="00445BF3"/>
    <w:rsid w:val="00446614"/>
    <w:rsid w:val="00446A20"/>
    <w:rsid w:val="00447183"/>
    <w:rsid w:val="0045041D"/>
    <w:rsid w:val="004507C2"/>
    <w:rsid w:val="00450CC0"/>
    <w:rsid w:val="00451AFF"/>
    <w:rsid w:val="00451C83"/>
    <w:rsid w:val="00452025"/>
    <w:rsid w:val="0045203F"/>
    <w:rsid w:val="004525F4"/>
    <w:rsid w:val="00452801"/>
    <w:rsid w:val="00452848"/>
    <w:rsid w:val="00452B7E"/>
    <w:rsid w:val="00452D62"/>
    <w:rsid w:val="004537FC"/>
    <w:rsid w:val="00453C64"/>
    <w:rsid w:val="00454112"/>
    <w:rsid w:val="00455517"/>
    <w:rsid w:val="00455692"/>
    <w:rsid w:val="00455A5B"/>
    <w:rsid w:val="00455D04"/>
    <w:rsid w:val="00456258"/>
    <w:rsid w:val="0045639D"/>
    <w:rsid w:val="004565E7"/>
    <w:rsid w:val="00456B28"/>
    <w:rsid w:val="00456E1C"/>
    <w:rsid w:val="0045705D"/>
    <w:rsid w:val="00457BC7"/>
    <w:rsid w:val="00457D05"/>
    <w:rsid w:val="00457D74"/>
    <w:rsid w:val="0046026A"/>
    <w:rsid w:val="0046083C"/>
    <w:rsid w:val="0046105A"/>
    <w:rsid w:val="00461154"/>
    <w:rsid w:val="00461A8D"/>
    <w:rsid w:val="004620D0"/>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912"/>
    <w:rsid w:val="00467B27"/>
    <w:rsid w:val="00470240"/>
    <w:rsid w:val="0047043E"/>
    <w:rsid w:val="00470612"/>
    <w:rsid w:val="004707E2"/>
    <w:rsid w:val="00470D5C"/>
    <w:rsid w:val="0047178C"/>
    <w:rsid w:val="004717DE"/>
    <w:rsid w:val="004720BB"/>
    <w:rsid w:val="004726B4"/>
    <w:rsid w:val="00472702"/>
    <w:rsid w:val="00472971"/>
    <w:rsid w:val="00473039"/>
    <w:rsid w:val="004731A0"/>
    <w:rsid w:val="00473BD2"/>
    <w:rsid w:val="00473E0E"/>
    <w:rsid w:val="004741FA"/>
    <w:rsid w:val="004743FE"/>
    <w:rsid w:val="00474633"/>
    <w:rsid w:val="00474C41"/>
    <w:rsid w:val="00474D77"/>
    <w:rsid w:val="00474D88"/>
    <w:rsid w:val="00474E38"/>
    <w:rsid w:val="00475524"/>
    <w:rsid w:val="00475880"/>
    <w:rsid w:val="00475907"/>
    <w:rsid w:val="00475A8D"/>
    <w:rsid w:val="00476CD9"/>
    <w:rsid w:val="004800B5"/>
    <w:rsid w:val="00480130"/>
    <w:rsid w:val="00480291"/>
    <w:rsid w:val="00480783"/>
    <w:rsid w:val="004809DA"/>
    <w:rsid w:val="00480E70"/>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64A3"/>
    <w:rsid w:val="0048659B"/>
    <w:rsid w:val="00486861"/>
    <w:rsid w:val="00486D75"/>
    <w:rsid w:val="00486EC4"/>
    <w:rsid w:val="00487126"/>
    <w:rsid w:val="0048749D"/>
    <w:rsid w:val="00487662"/>
    <w:rsid w:val="00487841"/>
    <w:rsid w:val="004878F3"/>
    <w:rsid w:val="00490314"/>
    <w:rsid w:val="004903C3"/>
    <w:rsid w:val="004906F2"/>
    <w:rsid w:val="0049073F"/>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550"/>
    <w:rsid w:val="0049469B"/>
    <w:rsid w:val="00494CB3"/>
    <w:rsid w:val="00494DAB"/>
    <w:rsid w:val="004951EC"/>
    <w:rsid w:val="0049541C"/>
    <w:rsid w:val="004958D3"/>
    <w:rsid w:val="00495A2C"/>
    <w:rsid w:val="00495A8A"/>
    <w:rsid w:val="00495E0C"/>
    <w:rsid w:val="00495E68"/>
    <w:rsid w:val="00496A43"/>
    <w:rsid w:val="00496FAE"/>
    <w:rsid w:val="00497398"/>
    <w:rsid w:val="004979E4"/>
    <w:rsid w:val="00497C46"/>
    <w:rsid w:val="00497F11"/>
    <w:rsid w:val="00497FE5"/>
    <w:rsid w:val="004A045E"/>
    <w:rsid w:val="004A06DB"/>
    <w:rsid w:val="004A07A5"/>
    <w:rsid w:val="004A0BA0"/>
    <w:rsid w:val="004A0E45"/>
    <w:rsid w:val="004A11A4"/>
    <w:rsid w:val="004A1C93"/>
    <w:rsid w:val="004A274B"/>
    <w:rsid w:val="004A2FD3"/>
    <w:rsid w:val="004A302F"/>
    <w:rsid w:val="004A3269"/>
    <w:rsid w:val="004A34CE"/>
    <w:rsid w:val="004A3C37"/>
    <w:rsid w:val="004A3CC9"/>
    <w:rsid w:val="004A4790"/>
    <w:rsid w:val="004A55FC"/>
    <w:rsid w:val="004A587D"/>
    <w:rsid w:val="004A5D51"/>
    <w:rsid w:val="004A5E3E"/>
    <w:rsid w:val="004A5EA5"/>
    <w:rsid w:val="004A69E7"/>
    <w:rsid w:val="004A6E29"/>
    <w:rsid w:val="004A6F4E"/>
    <w:rsid w:val="004A732C"/>
    <w:rsid w:val="004A7C3D"/>
    <w:rsid w:val="004A7EA9"/>
    <w:rsid w:val="004B03EF"/>
    <w:rsid w:val="004B0766"/>
    <w:rsid w:val="004B09F9"/>
    <w:rsid w:val="004B1270"/>
    <w:rsid w:val="004B16EB"/>
    <w:rsid w:val="004B229D"/>
    <w:rsid w:val="004B22DC"/>
    <w:rsid w:val="004B23E6"/>
    <w:rsid w:val="004B2781"/>
    <w:rsid w:val="004B3357"/>
    <w:rsid w:val="004B33B3"/>
    <w:rsid w:val="004B3A73"/>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93F"/>
    <w:rsid w:val="004C2AD2"/>
    <w:rsid w:val="004C2B8E"/>
    <w:rsid w:val="004C3088"/>
    <w:rsid w:val="004C38F1"/>
    <w:rsid w:val="004C473B"/>
    <w:rsid w:val="004C47A9"/>
    <w:rsid w:val="004C48D9"/>
    <w:rsid w:val="004C4B00"/>
    <w:rsid w:val="004C4B98"/>
    <w:rsid w:val="004C4D81"/>
    <w:rsid w:val="004C4EE4"/>
    <w:rsid w:val="004C5031"/>
    <w:rsid w:val="004C5597"/>
    <w:rsid w:val="004C5792"/>
    <w:rsid w:val="004C5CBD"/>
    <w:rsid w:val="004C6440"/>
    <w:rsid w:val="004C689B"/>
    <w:rsid w:val="004C6B43"/>
    <w:rsid w:val="004C6C92"/>
    <w:rsid w:val="004C7140"/>
    <w:rsid w:val="004C7227"/>
    <w:rsid w:val="004C795D"/>
    <w:rsid w:val="004C7C59"/>
    <w:rsid w:val="004C7F46"/>
    <w:rsid w:val="004D009C"/>
    <w:rsid w:val="004D0C42"/>
    <w:rsid w:val="004D151D"/>
    <w:rsid w:val="004D1B3F"/>
    <w:rsid w:val="004D271B"/>
    <w:rsid w:val="004D27DA"/>
    <w:rsid w:val="004D2C27"/>
    <w:rsid w:val="004D32F5"/>
    <w:rsid w:val="004D3C8A"/>
    <w:rsid w:val="004D4762"/>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704"/>
    <w:rsid w:val="004D7CEA"/>
    <w:rsid w:val="004E0094"/>
    <w:rsid w:val="004E05F7"/>
    <w:rsid w:val="004E06C5"/>
    <w:rsid w:val="004E0FC1"/>
    <w:rsid w:val="004E1192"/>
    <w:rsid w:val="004E14BF"/>
    <w:rsid w:val="004E170A"/>
    <w:rsid w:val="004E20B8"/>
    <w:rsid w:val="004E278D"/>
    <w:rsid w:val="004E28B0"/>
    <w:rsid w:val="004E2C0A"/>
    <w:rsid w:val="004E3677"/>
    <w:rsid w:val="004E3A37"/>
    <w:rsid w:val="004E3CE1"/>
    <w:rsid w:val="004E413A"/>
    <w:rsid w:val="004E438D"/>
    <w:rsid w:val="004E4ECA"/>
    <w:rsid w:val="004E50C5"/>
    <w:rsid w:val="004E5234"/>
    <w:rsid w:val="004E5383"/>
    <w:rsid w:val="004E5457"/>
    <w:rsid w:val="004E5558"/>
    <w:rsid w:val="004E5A80"/>
    <w:rsid w:val="004E5DB2"/>
    <w:rsid w:val="004E60B7"/>
    <w:rsid w:val="004E661A"/>
    <w:rsid w:val="004E6BFF"/>
    <w:rsid w:val="004E6DB2"/>
    <w:rsid w:val="004E785B"/>
    <w:rsid w:val="004E79C4"/>
    <w:rsid w:val="004F014B"/>
    <w:rsid w:val="004F044E"/>
    <w:rsid w:val="004F15D3"/>
    <w:rsid w:val="004F2B4A"/>
    <w:rsid w:val="004F3228"/>
    <w:rsid w:val="004F32E8"/>
    <w:rsid w:val="004F434D"/>
    <w:rsid w:val="004F4FC0"/>
    <w:rsid w:val="004F52C1"/>
    <w:rsid w:val="004F5A03"/>
    <w:rsid w:val="004F629A"/>
    <w:rsid w:val="004F6391"/>
    <w:rsid w:val="004F6440"/>
    <w:rsid w:val="004F6BF0"/>
    <w:rsid w:val="004F77A3"/>
    <w:rsid w:val="004F77B5"/>
    <w:rsid w:val="004F7ADE"/>
    <w:rsid w:val="004F7B77"/>
    <w:rsid w:val="00500409"/>
    <w:rsid w:val="00500F56"/>
    <w:rsid w:val="00501068"/>
    <w:rsid w:val="00501514"/>
    <w:rsid w:val="00501680"/>
    <w:rsid w:val="0050176B"/>
    <w:rsid w:val="00501DEA"/>
    <w:rsid w:val="00502FFA"/>
    <w:rsid w:val="005033CE"/>
    <w:rsid w:val="00503726"/>
    <w:rsid w:val="0050384B"/>
    <w:rsid w:val="00503A87"/>
    <w:rsid w:val="0050410C"/>
    <w:rsid w:val="00504560"/>
    <w:rsid w:val="005045E5"/>
    <w:rsid w:val="00504680"/>
    <w:rsid w:val="005046E7"/>
    <w:rsid w:val="005048EE"/>
    <w:rsid w:val="00505535"/>
    <w:rsid w:val="0050569B"/>
    <w:rsid w:val="0050622B"/>
    <w:rsid w:val="00506300"/>
    <w:rsid w:val="00506630"/>
    <w:rsid w:val="00506D12"/>
    <w:rsid w:val="005070EF"/>
    <w:rsid w:val="005072F7"/>
    <w:rsid w:val="00507634"/>
    <w:rsid w:val="005076A1"/>
    <w:rsid w:val="00510561"/>
    <w:rsid w:val="00510876"/>
    <w:rsid w:val="005108E7"/>
    <w:rsid w:val="00510F28"/>
    <w:rsid w:val="00511B5E"/>
    <w:rsid w:val="00511E70"/>
    <w:rsid w:val="00511EFF"/>
    <w:rsid w:val="00512641"/>
    <w:rsid w:val="0051293E"/>
    <w:rsid w:val="00512C62"/>
    <w:rsid w:val="00512CFD"/>
    <w:rsid w:val="00513734"/>
    <w:rsid w:val="00513BD3"/>
    <w:rsid w:val="00513C0A"/>
    <w:rsid w:val="00513C73"/>
    <w:rsid w:val="00514921"/>
    <w:rsid w:val="00514A46"/>
    <w:rsid w:val="00514CDE"/>
    <w:rsid w:val="00515639"/>
    <w:rsid w:val="005158B9"/>
    <w:rsid w:val="0051699E"/>
    <w:rsid w:val="00516AC4"/>
    <w:rsid w:val="00516E10"/>
    <w:rsid w:val="00517F1A"/>
    <w:rsid w:val="00517F8E"/>
    <w:rsid w:val="00520531"/>
    <w:rsid w:val="00521380"/>
    <w:rsid w:val="005216B0"/>
    <w:rsid w:val="005217F5"/>
    <w:rsid w:val="00521D26"/>
    <w:rsid w:val="00522110"/>
    <w:rsid w:val="00522843"/>
    <w:rsid w:val="00522BE1"/>
    <w:rsid w:val="00522C66"/>
    <w:rsid w:val="00523168"/>
    <w:rsid w:val="00523624"/>
    <w:rsid w:val="00523A5A"/>
    <w:rsid w:val="00523C7B"/>
    <w:rsid w:val="0052427B"/>
    <w:rsid w:val="00524642"/>
    <w:rsid w:val="0052470C"/>
    <w:rsid w:val="00524908"/>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86C"/>
    <w:rsid w:val="00537EE9"/>
    <w:rsid w:val="0054146D"/>
    <w:rsid w:val="005416F9"/>
    <w:rsid w:val="00541704"/>
    <w:rsid w:val="005418F5"/>
    <w:rsid w:val="00541FCA"/>
    <w:rsid w:val="005421AE"/>
    <w:rsid w:val="00543220"/>
    <w:rsid w:val="0054379B"/>
    <w:rsid w:val="0054398E"/>
    <w:rsid w:val="005439CC"/>
    <w:rsid w:val="00543A42"/>
    <w:rsid w:val="0054474F"/>
    <w:rsid w:val="005448A8"/>
    <w:rsid w:val="00544B2D"/>
    <w:rsid w:val="00544F7F"/>
    <w:rsid w:val="0054510C"/>
    <w:rsid w:val="0054525C"/>
    <w:rsid w:val="00545875"/>
    <w:rsid w:val="00545C9D"/>
    <w:rsid w:val="00545E1D"/>
    <w:rsid w:val="0054686B"/>
    <w:rsid w:val="00546966"/>
    <w:rsid w:val="00546C3B"/>
    <w:rsid w:val="00547101"/>
    <w:rsid w:val="0054716B"/>
    <w:rsid w:val="00547B25"/>
    <w:rsid w:val="00547B6D"/>
    <w:rsid w:val="0055007A"/>
    <w:rsid w:val="005509E0"/>
    <w:rsid w:val="00550F57"/>
    <w:rsid w:val="005510C2"/>
    <w:rsid w:val="005517DA"/>
    <w:rsid w:val="00551B6D"/>
    <w:rsid w:val="00552237"/>
    <w:rsid w:val="00552D36"/>
    <w:rsid w:val="00552D79"/>
    <w:rsid w:val="00553AD7"/>
    <w:rsid w:val="00553CB7"/>
    <w:rsid w:val="005540D0"/>
    <w:rsid w:val="005541AB"/>
    <w:rsid w:val="00554B63"/>
    <w:rsid w:val="00554D15"/>
    <w:rsid w:val="00554D82"/>
    <w:rsid w:val="00555C07"/>
    <w:rsid w:val="00556548"/>
    <w:rsid w:val="005565CD"/>
    <w:rsid w:val="00556BD0"/>
    <w:rsid w:val="00557181"/>
    <w:rsid w:val="0055722D"/>
    <w:rsid w:val="005604E6"/>
    <w:rsid w:val="00560C8D"/>
    <w:rsid w:val="00560C9F"/>
    <w:rsid w:val="00560F91"/>
    <w:rsid w:val="0056133C"/>
    <w:rsid w:val="005617FB"/>
    <w:rsid w:val="00561F64"/>
    <w:rsid w:val="00561F79"/>
    <w:rsid w:val="00562ACD"/>
    <w:rsid w:val="00562E90"/>
    <w:rsid w:val="00562F6A"/>
    <w:rsid w:val="0056303B"/>
    <w:rsid w:val="005639C4"/>
    <w:rsid w:val="00563A21"/>
    <w:rsid w:val="00563C1A"/>
    <w:rsid w:val="00564104"/>
    <w:rsid w:val="0056425E"/>
    <w:rsid w:val="0056464D"/>
    <w:rsid w:val="00564DC2"/>
    <w:rsid w:val="00564DEC"/>
    <w:rsid w:val="0056544E"/>
    <w:rsid w:val="00565F54"/>
    <w:rsid w:val="005660C0"/>
    <w:rsid w:val="0056623D"/>
    <w:rsid w:val="00566307"/>
    <w:rsid w:val="00566653"/>
    <w:rsid w:val="00566B69"/>
    <w:rsid w:val="00566EE9"/>
    <w:rsid w:val="00566F5A"/>
    <w:rsid w:val="00567071"/>
    <w:rsid w:val="005679C7"/>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FA5"/>
    <w:rsid w:val="00574297"/>
    <w:rsid w:val="00574CDA"/>
    <w:rsid w:val="00574D6B"/>
    <w:rsid w:val="00575813"/>
    <w:rsid w:val="00575943"/>
    <w:rsid w:val="00575EF0"/>
    <w:rsid w:val="005764CC"/>
    <w:rsid w:val="00576594"/>
    <w:rsid w:val="00576E17"/>
    <w:rsid w:val="00577459"/>
    <w:rsid w:val="00577501"/>
    <w:rsid w:val="00577556"/>
    <w:rsid w:val="00580981"/>
    <w:rsid w:val="00580C32"/>
    <w:rsid w:val="00580F17"/>
    <w:rsid w:val="00582434"/>
    <w:rsid w:val="00582C9C"/>
    <w:rsid w:val="0058342C"/>
    <w:rsid w:val="005839CC"/>
    <w:rsid w:val="00583CB6"/>
    <w:rsid w:val="005843E9"/>
    <w:rsid w:val="005843FA"/>
    <w:rsid w:val="00584A5C"/>
    <w:rsid w:val="00584DD2"/>
    <w:rsid w:val="005853DF"/>
    <w:rsid w:val="00585C1D"/>
    <w:rsid w:val="00585C9B"/>
    <w:rsid w:val="00585F21"/>
    <w:rsid w:val="00586047"/>
    <w:rsid w:val="00586440"/>
    <w:rsid w:val="00586774"/>
    <w:rsid w:val="00586957"/>
    <w:rsid w:val="0058743A"/>
    <w:rsid w:val="005879DA"/>
    <w:rsid w:val="00587D2D"/>
    <w:rsid w:val="0059069B"/>
    <w:rsid w:val="00590B37"/>
    <w:rsid w:val="00590EC1"/>
    <w:rsid w:val="00591021"/>
    <w:rsid w:val="00591449"/>
    <w:rsid w:val="005916D7"/>
    <w:rsid w:val="005917AA"/>
    <w:rsid w:val="005917B9"/>
    <w:rsid w:val="00592AF0"/>
    <w:rsid w:val="00592DAE"/>
    <w:rsid w:val="00593CC0"/>
    <w:rsid w:val="00594362"/>
    <w:rsid w:val="00594485"/>
    <w:rsid w:val="005948EA"/>
    <w:rsid w:val="0059594F"/>
    <w:rsid w:val="0059619C"/>
    <w:rsid w:val="005963CC"/>
    <w:rsid w:val="00596466"/>
    <w:rsid w:val="0059677B"/>
    <w:rsid w:val="00596951"/>
    <w:rsid w:val="00597830"/>
    <w:rsid w:val="00597AD3"/>
    <w:rsid w:val="005A0112"/>
    <w:rsid w:val="005A0500"/>
    <w:rsid w:val="005A05D9"/>
    <w:rsid w:val="005A0644"/>
    <w:rsid w:val="005A0A14"/>
    <w:rsid w:val="005A1669"/>
    <w:rsid w:val="005A1897"/>
    <w:rsid w:val="005A1E37"/>
    <w:rsid w:val="005A1E71"/>
    <w:rsid w:val="005A22DD"/>
    <w:rsid w:val="005A2397"/>
    <w:rsid w:val="005A26E5"/>
    <w:rsid w:val="005A2886"/>
    <w:rsid w:val="005A2B3D"/>
    <w:rsid w:val="005A2FE6"/>
    <w:rsid w:val="005A421A"/>
    <w:rsid w:val="005A426B"/>
    <w:rsid w:val="005A446F"/>
    <w:rsid w:val="005A4668"/>
    <w:rsid w:val="005A4760"/>
    <w:rsid w:val="005A4C6A"/>
    <w:rsid w:val="005A6517"/>
    <w:rsid w:val="005A660C"/>
    <w:rsid w:val="005A6D57"/>
    <w:rsid w:val="005A703B"/>
    <w:rsid w:val="005A7108"/>
    <w:rsid w:val="005A7251"/>
    <w:rsid w:val="005A72CB"/>
    <w:rsid w:val="005A7473"/>
    <w:rsid w:val="005A7984"/>
    <w:rsid w:val="005A7C4E"/>
    <w:rsid w:val="005A7F7F"/>
    <w:rsid w:val="005B13CE"/>
    <w:rsid w:val="005B26B8"/>
    <w:rsid w:val="005B2900"/>
    <w:rsid w:val="005B2D7A"/>
    <w:rsid w:val="005B2DE0"/>
    <w:rsid w:val="005B323D"/>
    <w:rsid w:val="005B3ABC"/>
    <w:rsid w:val="005B40D5"/>
    <w:rsid w:val="005B4D58"/>
    <w:rsid w:val="005B4DA8"/>
    <w:rsid w:val="005B4E59"/>
    <w:rsid w:val="005B4EEF"/>
    <w:rsid w:val="005B4FE9"/>
    <w:rsid w:val="005B571A"/>
    <w:rsid w:val="005B614B"/>
    <w:rsid w:val="005B624E"/>
    <w:rsid w:val="005B66DB"/>
    <w:rsid w:val="005B670E"/>
    <w:rsid w:val="005B6758"/>
    <w:rsid w:val="005B695F"/>
    <w:rsid w:val="005B7892"/>
    <w:rsid w:val="005B79AB"/>
    <w:rsid w:val="005B7E5C"/>
    <w:rsid w:val="005C059E"/>
    <w:rsid w:val="005C0644"/>
    <w:rsid w:val="005C0C57"/>
    <w:rsid w:val="005C12FA"/>
    <w:rsid w:val="005C1411"/>
    <w:rsid w:val="005C14CF"/>
    <w:rsid w:val="005C1ABE"/>
    <w:rsid w:val="005C1DE1"/>
    <w:rsid w:val="005C21A3"/>
    <w:rsid w:val="005C298F"/>
    <w:rsid w:val="005C3341"/>
    <w:rsid w:val="005C3B08"/>
    <w:rsid w:val="005C4922"/>
    <w:rsid w:val="005C5186"/>
    <w:rsid w:val="005C5320"/>
    <w:rsid w:val="005C5375"/>
    <w:rsid w:val="005C6500"/>
    <w:rsid w:val="005C7A4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2F0B"/>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3ED4"/>
    <w:rsid w:val="005E429C"/>
    <w:rsid w:val="005E43E6"/>
    <w:rsid w:val="005E45B0"/>
    <w:rsid w:val="005E4A7C"/>
    <w:rsid w:val="005E4F02"/>
    <w:rsid w:val="005E54A6"/>
    <w:rsid w:val="005E59C7"/>
    <w:rsid w:val="005E5E72"/>
    <w:rsid w:val="005E61B0"/>
    <w:rsid w:val="005E6283"/>
    <w:rsid w:val="005E6317"/>
    <w:rsid w:val="005E6ED1"/>
    <w:rsid w:val="005E73B5"/>
    <w:rsid w:val="005E73C1"/>
    <w:rsid w:val="005E76CA"/>
    <w:rsid w:val="005F03E5"/>
    <w:rsid w:val="005F04C2"/>
    <w:rsid w:val="005F1961"/>
    <w:rsid w:val="005F1C3C"/>
    <w:rsid w:val="005F223F"/>
    <w:rsid w:val="005F2703"/>
    <w:rsid w:val="005F2777"/>
    <w:rsid w:val="005F2CF5"/>
    <w:rsid w:val="005F2D51"/>
    <w:rsid w:val="005F3778"/>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80C"/>
    <w:rsid w:val="00603949"/>
    <w:rsid w:val="00603B06"/>
    <w:rsid w:val="00603E6F"/>
    <w:rsid w:val="00604251"/>
    <w:rsid w:val="0060428E"/>
    <w:rsid w:val="0060473C"/>
    <w:rsid w:val="00604875"/>
    <w:rsid w:val="00604960"/>
    <w:rsid w:val="00604A05"/>
    <w:rsid w:val="00604DD2"/>
    <w:rsid w:val="00605525"/>
    <w:rsid w:val="00605D33"/>
    <w:rsid w:val="00606406"/>
    <w:rsid w:val="00606FDD"/>
    <w:rsid w:val="00607174"/>
    <w:rsid w:val="0060782C"/>
    <w:rsid w:val="00607D3B"/>
    <w:rsid w:val="00607E4D"/>
    <w:rsid w:val="00607FF6"/>
    <w:rsid w:val="006109DF"/>
    <w:rsid w:val="00610A20"/>
    <w:rsid w:val="00610A6A"/>
    <w:rsid w:val="00611CCC"/>
    <w:rsid w:val="00612353"/>
    <w:rsid w:val="0061265A"/>
    <w:rsid w:val="0061298C"/>
    <w:rsid w:val="00613257"/>
    <w:rsid w:val="0061426F"/>
    <w:rsid w:val="00614A04"/>
    <w:rsid w:val="00614B6D"/>
    <w:rsid w:val="006150A4"/>
    <w:rsid w:val="006151A4"/>
    <w:rsid w:val="00615345"/>
    <w:rsid w:val="006159B8"/>
    <w:rsid w:val="006159FC"/>
    <w:rsid w:val="006160C1"/>
    <w:rsid w:val="00616350"/>
    <w:rsid w:val="006166F1"/>
    <w:rsid w:val="00616A6A"/>
    <w:rsid w:val="00616B52"/>
    <w:rsid w:val="00617087"/>
    <w:rsid w:val="006173BD"/>
    <w:rsid w:val="00617409"/>
    <w:rsid w:val="0061789E"/>
    <w:rsid w:val="006179C7"/>
    <w:rsid w:val="00617B5C"/>
    <w:rsid w:val="00620593"/>
    <w:rsid w:val="00620A87"/>
    <w:rsid w:val="00620AAD"/>
    <w:rsid w:val="00621102"/>
    <w:rsid w:val="00621F7C"/>
    <w:rsid w:val="00622034"/>
    <w:rsid w:val="006223B9"/>
    <w:rsid w:val="006228B0"/>
    <w:rsid w:val="00622B22"/>
    <w:rsid w:val="0062328E"/>
    <w:rsid w:val="00623ED3"/>
    <w:rsid w:val="006243B1"/>
    <w:rsid w:val="00624B0D"/>
    <w:rsid w:val="006261D9"/>
    <w:rsid w:val="006278D9"/>
    <w:rsid w:val="00627D86"/>
    <w:rsid w:val="006304C3"/>
    <w:rsid w:val="0063061E"/>
    <w:rsid w:val="00630B2A"/>
    <w:rsid w:val="00630D64"/>
    <w:rsid w:val="006315A5"/>
    <w:rsid w:val="00631863"/>
    <w:rsid w:val="00631B2C"/>
    <w:rsid w:val="0063270F"/>
    <w:rsid w:val="00633138"/>
    <w:rsid w:val="0063362D"/>
    <w:rsid w:val="0063365C"/>
    <w:rsid w:val="006340A7"/>
    <w:rsid w:val="00634225"/>
    <w:rsid w:val="0063430A"/>
    <w:rsid w:val="00634697"/>
    <w:rsid w:val="006346A4"/>
    <w:rsid w:val="00635590"/>
    <w:rsid w:val="006358B3"/>
    <w:rsid w:val="00635C87"/>
    <w:rsid w:val="00635DAB"/>
    <w:rsid w:val="00636098"/>
    <w:rsid w:val="00636DAC"/>
    <w:rsid w:val="006373DC"/>
    <w:rsid w:val="006375D6"/>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281"/>
    <w:rsid w:val="00645AFD"/>
    <w:rsid w:val="00645BB7"/>
    <w:rsid w:val="00645D05"/>
    <w:rsid w:val="0064675D"/>
    <w:rsid w:val="00646CBB"/>
    <w:rsid w:val="00647003"/>
    <w:rsid w:val="00647041"/>
    <w:rsid w:val="00647216"/>
    <w:rsid w:val="00647888"/>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914"/>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4D1"/>
    <w:rsid w:val="006625D2"/>
    <w:rsid w:val="00662A1E"/>
    <w:rsid w:val="0066373B"/>
    <w:rsid w:val="00663890"/>
    <w:rsid w:val="00663F95"/>
    <w:rsid w:val="00664EBA"/>
    <w:rsid w:val="00664F8B"/>
    <w:rsid w:val="00664F9B"/>
    <w:rsid w:val="00665834"/>
    <w:rsid w:val="00665BA2"/>
    <w:rsid w:val="00665C0B"/>
    <w:rsid w:val="006663DD"/>
    <w:rsid w:val="0066656B"/>
    <w:rsid w:val="00666874"/>
    <w:rsid w:val="00666B57"/>
    <w:rsid w:val="00666E29"/>
    <w:rsid w:val="006670BE"/>
    <w:rsid w:val="00667311"/>
    <w:rsid w:val="0066745C"/>
    <w:rsid w:val="00670905"/>
    <w:rsid w:val="00671070"/>
    <w:rsid w:val="006710F2"/>
    <w:rsid w:val="00671B15"/>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6E55"/>
    <w:rsid w:val="00677114"/>
    <w:rsid w:val="00677369"/>
    <w:rsid w:val="006778AC"/>
    <w:rsid w:val="00677910"/>
    <w:rsid w:val="0067797E"/>
    <w:rsid w:val="006779F0"/>
    <w:rsid w:val="00677A99"/>
    <w:rsid w:val="00677AA8"/>
    <w:rsid w:val="00677D91"/>
    <w:rsid w:val="006805C3"/>
    <w:rsid w:val="00680AC3"/>
    <w:rsid w:val="00680E02"/>
    <w:rsid w:val="00680EB7"/>
    <w:rsid w:val="00680F6C"/>
    <w:rsid w:val="0068133A"/>
    <w:rsid w:val="00681944"/>
    <w:rsid w:val="006823B0"/>
    <w:rsid w:val="00682824"/>
    <w:rsid w:val="0068299E"/>
    <w:rsid w:val="00682AFF"/>
    <w:rsid w:val="0068337B"/>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554C"/>
    <w:rsid w:val="006959B0"/>
    <w:rsid w:val="00695B7B"/>
    <w:rsid w:val="006969EB"/>
    <w:rsid w:val="00696C04"/>
    <w:rsid w:val="00696C17"/>
    <w:rsid w:val="00696E83"/>
    <w:rsid w:val="006977B0"/>
    <w:rsid w:val="006A0061"/>
    <w:rsid w:val="006A02DB"/>
    <w:rsid w:val="006A108C"/>
    <w:rsid w:val="006A10F7"/>
    <w:rsid w:val="006A1275"/>
    <w:rsid w:val="006A14C5"/>
    <w:rsid w:val="006A15E1"/>
    <w:rsid w:val="006A1861"/>
    <w:rsid w:val="006A18D1"/>
    <w:rsid w:val="006A1D61"/>
    <w:rsid w:val="006A1D8C"/>
    <w:rsid w:val="006A2238"/>
    <w:rsid w:val="006A2F94"/>
    <w:rsid w:val="006A350C"/>
    <w:rsid w:val="006A3BB6"/>
    <w:rsid w:val="006A3D7F"/>
    <w:rsid w:val="006A419C"/>
    <w:rsid w:val="006A456E"/>
    <w:rsid w:val="006A470C"/>
    <w:rsid w:val="006A49F3"/>
    <w:rsid w:val="006A4E8A"/>
    <w:rsid w:val="006A5B68"/>
    <w:rsid w:val="006A6F1E"/>
    <w:rsid w:val="006A72E8"/>
    <w:rsid w:val="006A77C1"/>
    <w:rsid w:val="006A789A"/>
    <w:rsid w:val="006A7B62"/>
    <w:rsid w:val="006A7BD0"/>
    <w:rsid w:val="006A7FEB"/>
    <w:rsid w:val="006B0561"/>
    <w:rsid w:val="006B0C8E"/>
    <w:rsid w:val="006B0C96"/>
    <w:rsid w:val="006B0CE8"/>
    <w:rsid w:val="006B114B"/>
    <w:rsid w:val="006B18F7"/>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C012B"/>
    <w:rsid w:val="006C0589"/>
    <w:rsid w:val="006C05D7"/>
    <w:rsid w:val="006C0A30"/>
    <w:rsid w:val="006C0AA7"/>
    <w:rsid w:val="006C277B"/>
    <w:rsid w:val="006C2BAB"/>
    <w:rsid w:val="006C2BEB"/>
    <w:rsid w:val="006C2C60"/>
    <w:rsid w:val="006C2D16"/>
    <w:rsid w:val="006C2F24"/>
    <w:rsid w:val="006C2F7B"/>
    <w:rsid w:val="006C3037"/>
    <w:rsid w:val="006C33A3"/>
    <w:rsid w:val="006C3DF4"/>
    <w:rsid w:val="006C3F33"/>
    <w:rsid w:val="006C4159"/>
    <w:rsid w:val="006C4A07"/>
    <w:rsid w:val="006C4E68"/>
    <w:rsid w:val="006C4F53"/>
    <w:rsid w:val="006C5494"/>
    <w:rsid w:val="006C5AAB"/>
    <w:rsid w:val="006C6ADB"/>
    <w:rsid w:val="006C6E3E"/>
    <w:rsid w:val="006C7667"/>
    <w:rsid w:val="006C7DCD"/>
    <w:rsid w:val="006D000D"/>
    <w:rsid w:val="006D007E"/>
    <w:rsid w:val="006D0E50"/>
    <w:rsid w:val="006D11B0"/>
    <w:rsid w:val="006D17D2"/>
    <w:rsid w:val="006D18D4"/>
    <w:rsid w:val="006D29B4"/>
    <w:rsid w:val="006D2AED"/>
    <w:rsid w:val="006D3336"/>
    <w:rsid w:val="006D339D"/>
    <w:rsid w:val="006D356F"/>
    <w:rsid w:val="006D3768"/>
    <w:rsid w:val="006D46B2"/>
    <w:rsid w:val="006D4AF4"/>
    <w:rsid w:val="006D4C64"/>
    <w:rsid w:val="006D50F8"/>
    <w:rsid w:val="006D51A8"/>
    <w:rsid w:val="006D54BC"/>
    <w:rsid w:val="006D5542"/>
    <w:rsid w:val="006D5A6E"/>
    <w:rsid w:val="006D5C46"/>
    <w:rsid w:val="006D6448"/>
    <w:rsid w:val="006D7406"/>
    <w:rsid w:val="006D7DD0"/>
    <w:rsid w:val="006E0465"/>
    <w:rsid w:val="006E0957"/>
    <w:rsid w:val="006E0B30"/>
    <w:rsid w:val="006E16CE"/>
    <w:rsid w:val="006E1736"/>
    <w:rsid w:val="006E1791"/>
    <w:rsid w:val="006E1BBA"/>
    <w:rsid w:val="006E1BC4"/>
    <w:rsid w:val="006E1FC1"/>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305"/>
    <w:rsid w:val="006F0798"/>
    <w:rsid w:val="006F0CAC"/>
    <w:rsid w:val="006F0EFB"/>
    <w:rsid w:val="006F1777"/>
    <w:rsid w:val="006F1836"/>
    <w:rsid w:val="006F1D6A"/>
    <w:rsid w:val="006F1EAF"/>
    <w:rsid w:val="006F23DD"/>
    <w:rsid w:val="006F25E6"/>
    <w:rsid w:val="006F2773"/>
    <w:rsid w:val="006F2853"/>
    <w:rsid w:val="006F2FB7"/>
    <w:rsid w:val="006F2FF6"/>
    <w:rsid w:val="006F30B6"/>
    <w:rsid w:val="006F31B8"/>
    <w:rsid w:val="006F3300"/>
    <w:rsid w:val="006F345C"/>
    <w:rsid w:val="006F3828"/>
    <w:rsid w:val="006F3B58"/>
    <w:rsid w:val="006F4BF4"/>
    <w:rsid w:val="006F4E6E"/>
    <w:rsid w:val="006F5084"/>
    <w:rsid w:val="006F58C2"/>
    <w:rsid w:val="006F5BF5"/>
    <w:rsid w:val="006F5DD4"/>
    <w:rsid w:val="006F60CB"/>
    <w:rsid w:val="006F67D4"/>
    <w:rsid w:val="006F710B"/>
    <w:rsid w:val="006F7263"/>
    <w:rsid w:val="006F77E7"/>
    <w:rsid w:val="006F77F4"/>
    <w:rsid w:val="006F7A51"/>
    <w:rsid w:val="006F7D40"/>
    <w:rsid w:val="00700E15"/>
    <w:rsid w:val="007010E0"/>
    <w:rsid w:val="007010FA"/>
    <w:rsid w:val="00701F66"/>
    <w:rsid w:val="00702669"/>
    <w:rsid w:val="0070301A"/>
    <w:rsid w:val="00703391"/>
    <w:rsid w:val="0070374F"/>
    <w:rsid w:val="00703792"/>
    <w:rsid w:val="00704050"/>
    <w:rsid w:val="007041F8"/>
    <w:rsid w:val="0070428C"/>
    <w:rsid w:val="00704618"/>
    <w:rsid w:val="00704837"/>
    <w:rsid w:val="00705050"/>
    <w:rsid w:val="007058DE"/>
    <w:rsid w:val="007059C9"/>
    <w:rsid w:val="00706495"/>
    <w:rsid w:val="007064D7"/>
    <w:rsid w:val="00707240"/>
    <w:rsid w:val="00707469"/>
    <w:rsid w:val="0070789A"/>
    <w:rsid w:val="007079FE"/>
    <w:rsid w:val="00707D57"/>
    <w:rsid w:val="00710203"/>
    <w:rsid w:val="007109FF"/>
    <w:rsid w:val="00710E81"/>
    <w:rsid w:val="00711837"/>
    <w:rsid w:val="007120F6"/>
    <w:rsid w:val="00713513"/>
    <w:rsid w:val="00713BAD"/>
    <w:rsid w:val="00714074"/>
    <w:rsid w:val="00714257"/>
    <w:rsid w:val="007142FC"/>
    <w:rsid w:val="007146A4"/>
    <w:rsid w:val="00714977"/>
    <w:rsid w:val="00715713"/>
    <w:rsid w:val="00715AB2"/>
    <w:rsid w:val="00715DDD"/>
    <w:rsid w:val="00716327"/>
    <w:rsid w:val="0071635A"/>
    <w:rsid w:val="007166EB"/>
    <w:rsid w:val="00716B1F"/>
    <w:rsid w:val="00716C50"/>
    <w:rsid w:val="00717832"/>
    <w:rsid w:val="00717CF4"/>
    <w:rsid w:val="00720531"/>
    <w:rsid w:val="007205A0"/>
    <w:rsid w:val="00720720"/>
    <w:rsid w:val="00720784"/>
    <w:rsid w:val="007207DC"/>
    <w:rsid w:val="007208DB"/>
    <w:rsid w:val="00720A1B"/>
    <w:rsid w:val="00721075"/>
    <w:rsid w:val="00721F5F"/>
    <w:rsid w:val="00722439"/>
    <w:rsid w:val="0072275E"/>
    <w:rsid w:val="00722EFF"/>
    <w:rsid w:val="0072329E"/>
    <w:rsid w:val="00723920"/>
    <w:rsid w:val="00723A8E"/>
    <w:rsid w:val="00723FAC"/>
    <w:rsid w:val="0072578D"/>
    <w:rsid w:val="00725B8D"/>
    <w:rsid w:val="0072658E"/>
    <w:rsid w:val="00726B6A"/>
    <w:rsid w:val="00726D02"/>
    <w:rsid w:val="00726E12"/>
    <w:rsid w:val="00727508"/>
    <w:rsid w:val="00727CB1"/>
    <w:rsid w:val="007300EB"/>
    <w:rsid w:val="00730CA6"/>
    <w:rsid w:val="00730EFA"/>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4B7"/>
    <w:rsid w:val="007425C4"/>
    <w:rsid w:val="00742E43"/>
    <w:rsid w:val="00742FC0"/>
    <w:rsid w:val="0074311C"/>
    <w:rsid w:val="00743467"/>
    <w:rsid w:val="007434DB"/>
    <w:rsid w:val="00743637"/>
    <w:rsid w:val="007437EE"/>
    <w:rsid w:val="007439EB"/>
    <w:rsid w:val="00743F56"/>
    <w:rsid w:val="007441A8"/>
    <w:rsid w:val="007443EE"/>
    <w:rsid w:val="0074445A"/>
    <w:rsid w:val="0074478E"/>
    <w:rsid w:val="007448A5"/>
    <w:rsid w:val="00744F21"/>
    <w:rsid w:val="00744FEF"/>
    <w:rsid w:val="0074588B"/>
    <w:rsid w:val="007458D4"/>
    <w:rsid w:val="00745C47"/>
    <w:rsid w:val="00745DDF"/>
    <w:rsid w:val="00745DE1"/>
    <w:rsid w:val="0074612B"/>
    <w:rsid w:val="007464FB"/>
    <w:rsid w:val="007467A7"/>
    <w:rsid w:val="00746A55"/>
    <w:rsid w:val="00746F30"/>
    <w:rsid w:val="00746FB7"/>
    <w:rsid w:val="00746FC8"/>
    <w:rsid w:val="00747493"/>
    <w:rsid w:val="0074758C"/>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67EE"/>
    <w:rsid w:val="00756B1E"/>
    <w:rsid w:val="00756E4C"/>
    <w:rsid w:val="00757027"/>
    <w:rsid w:val="0075726C"/>
    <w:rsid w:val="007574C9"/>
    <w:rsid w:val="00757781"/>
    <w:rsid w:val="0075794E"/>
    <w:rsid w:val="00757AF6"/>
    <w:rsid w:val="00757C00"/>
    <w:rsid w:val="00757D6A"/>
    <w:rsid w:val="00757F0B"/>
    <w:rsid w:val="00760389"/>
    <w:rsid w:val="0076092B"/>
    <w:rsid w:val="00760BB6"/>
    <w:rsid w:val="00761458"/>
    <w:rsid w:val="00761AB6"/>
    <w:rsid w:val="00761AF7"/>
    <w:rsid w:val="00762AB4"/>
    <w:rsid w:val="00762F90"/>
    <w:rsid w:val="007636E8"/>
    <w:rsid w:val="007642C9"/>
    <w:rsid w:val="007649FC"/>
    <w:rsid w:val="00764DEC"/>
    <w:rsid w:val="0076508A"/>
    <w:rsid w:val="007652C6"/>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DF4"/>
    <w:rsid w:val="00777E51"/>
    <w:rsid w:val="0078005C"/>
    <w:rsid w:val="00780197"/>
    <w:rsid w:val="007806FD"/>
    <w:rsid w:val="00780735"/>
    <w:rsid w:val="0078079B"/>
    <w:rsid w:val="00780892"/>
    <w:rsid w:val="00780B0E"/>
    <w:rsid w:val="00780B62"/>
    <w:rsid w:val="0078102C"/>
    <w:rsid w:val="007811D2"/>
    <w:rsid w:val="00781413"/>
    <w:rsid w:val="00781EF5"/>
    <w:rsid w:val="00782CD9"/>
    <w:rsid w:val="00783F1E"/>
    <w:rsid w:val="00784196"/>
    <w:rsid w:val="0078424D"/>
    <w:rsid w:val="00784567"/>
    <w:rsid w:val="007847D6"/>
    <w:rsid w:val="00784BEC"/>
    <w:rsid w:val="00784ED7"/>
    <w:rsid w:val="0078570D"/>
    <w:rsid w:val="00785E5D"/>
    <w:rsid w:val="00785EE2"/>
    <w:rsid w:val="00785F62"/>
    <w:rsid w:val="00785F80"/>
    <w:rsid w:val="00787672"/>
    <w:rsid w:val="00790937"/>
    <w:rsid w:val="007909D0"/>
    <w:rsid w:val="00790E1C"/>
    <w:rsid w:val="007916EF"/>
    <w:rsid w:val="00791C06"/>
    <w:rsid w:val="00791C2B"/>
    <w:rsid w:val="00791DBB"/>
    <w:rsid w:val="00792E0A"/>
    <w:rsid w:val="007930E7"/>
    <w:rsid w:val="0079351C"/>
    <w:rsid w:val="00793864"/>
    <w:rsid w:val="00793930"/>
    <w:rsid w:val="00793BEE"/>
    <w:rsid w:val="00793E6A"/>
    <w:rsid w:val="00793FC0"/>
    <w:rsid w:val="00793FEB"/>
    <w:rsid w:val="00794632"/>
    <w:rsid w:val="0079488F"/>
    <w:rsid w:val="0079501A"/>
    <w:rsid w:val="00795359"/>
    <w:rsid w:val="0079599D"/>
    <w:rsid w:val="00795BA1"/>
    <w:rsid w:val="0079607E"/>
    <w:rsid w:val="007968B5"/>
    <w:rsid w:val="00796A92"/>
    <w:rsid w:val="007978A2"/>
    <w:rsid w:val="00797B56"/>
    <w:rsid w:val="00797E75"/>
    <w:rsid w:val="00797EF7"/>
    <w:rsid w:val="007A0022"/>
    <w:rsid w:val="007A07DB"/>
    <w:rsid w:val="007A106B"/>
    <w:rsid w:val="007A11F9"/>
    <w:rsid w:val="007A157E"/>
    <w:rsid w:val="007A23AB"/>
    <w:rsid w:val="007A28C6"/>
    <w:rsid w:val="007A352C"/>
    <w:rsid w:val="007A3CC7"/>
    <w:rsid w:val="007A4606"/>
    <w:rsid w:val="007A46E1"/>
    <w:rsid w:val="007A4942"/>
    <w:rsid w:val="007A4C33"/>
    <w:rsid w:val="007A5374"/>
    <w:rsid w:val="007A5ABB"/>
    <w:rsid w:val="007A5C67"/>
    <w:rsid w:val="007A629C"/>
    <w:rsid w:val="007A636E"/>
    <w:rsid w:val="007A65EA"/>
    <w:rsid w:val="007A7037"/>
    <w:rsid w:val="007A723F"/>
    <w:rsid w:val="007A780F"/>
    <w:rsid w:val="007A7B41"/>
    <w:rsid w:val="007A7E19"/>
    <w:rsid w:val="007B0151"/>
    <w:rsid w:val="007B0E03"/>
    <w:rsid w:val="007B0ECD"/>
    <w:rsid w:val="007B1477"/>
    <w:rsid w:val="007B1572"/>
    <w:rsid w:val="007B18A4"/>
    <w:rsid w:val="007B196B"/>
    <w:rsid w:val="007B2167"/>
    <w:rsid w:val="007B2461"/>
    <w:rsid w:val="007B24D7"/>
    <w:rsid w:val="007B256C"/>
    <w:rsid w:val="007B31A4"/>
    <w:rsid w:val="007B3347"/>
    <w:rsid w:val="007B43AC"/>
    <w:rsid w:val="007B44B6"/>
    <w:rsid w:val="007B4BB9"/>
    <w:rsid w:val="007B5240"/>
    <w:rsid w:val="007B5F29"/>
    <w:rsid w:val="007B5FC1"/>
    <w:rsid w:val="007B60E9"/>
    <w:rsid w:val="007B6696"/>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98"/>
    <w:rsid w:val="007C1677"/>
    <w:rsid w:val="007C1AA1"/>
    <w:rsid w:val="007C1F86"/>
    <w:rsid w:val="007C2988"/>
    <w:rsid w:val="007C313A"/>
    <w:rsid w:val="007C344B"/>
    <w:rsid w:val="007C3635"/>
    <w:rsid w:val="007C36AD"/>
    <w:rsid w:val="007C37A3"/>
    <w:rsid w:val="007C37CB"/>
    <w:rsid w:val="007C3851"/>
    <w:rsid w:val="007C394B"/>
    <w:rsid w:val="007C3AEF"/>
    <w:rsid w:val="007C42A4"/>
    <w:rsid w:val="007C43AC"/>
    <w:rsid w:val="007C4465"/>
    <w:rsid w:val="007C464C"/>
    <w:rsid w:val="007C470D"/>
    <w:rsid w:val="007C483F"/>
    <w:rsid w:val="007C4D65"/>
    <w:rsid w:val="007C5E07"/>
    <w:rsid w:val="007C5EFB"/>
    <w:rsid w:val="007C689F"/>
    <w:rsid w:val="007C6F73"/>
    <w:rsid w:val="007C71AF"/>
    <w:rsid w:val="007C7310"/>
    <w:rsid w:val="007C734F"/>
    <w:rsid w:val="007C744E"/>
    <w:rsid w:val="007C7EAC"/>
    <w:rsid w:val="007D03E5"/>
    <w:rsid w:val="007D0542"/>
    <w:rsid w:val="007D1241"/>
    <w:rsid w:val="007D16EA"/>
    <w:rsid w:val="007D1E9D"/>
    <w:rsid w:val="007D2407"/>
    <w:rsid w:val="007D285B"/>
    <w:rsid w:val="007D3709"/>
    <w:rsid w:val="007D37CB"/>
    <w:rsid w:val="007D3D94"/>
    <w:rsid w:val="007D403D"/>
    <w:rsid w:val="007D4867"/>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BF4"/>
    <w:rsid w:val="007F0053"/>
    <w:rsid w:val="007F05E0"/>
    <w:rsid w:val="007F07B1"/>
    <w:rsid w:val="007F0A46"/>
    <w:rsid w:val="007F1AA9"/>
    <w:rsid w:val="007F20F3"/>
    <w:rsid w:val="007F213B"/>
    <w:rsid w:val="007F27FF"/>
    <w:rsid w:val="007F2D36"/>
    <w:rsid w:val="007F309C"/>
    <w:rsid w:val="007F35EA"/>
    <w:rsid w:val="007F4585"/>
    <w:rsid w:val="007F617E"/>
    <w:rsid w:val="007F66CE"/>
    <w:rsid w:val="007F6D04"/>
    <w:rsid w:val="007F6F8D"/>
    <w:rsid w:val="007F720E"/>
    <w:rsid w:val="007F7477"/>
    <w:rsid w:val="007F7612"/>
    <w:rsid w:val="007F7CDF"/>
    <w:rsid w:val="007F7D9D"/>
    <w:rsid w:val="007F7EE0"/>
    <w:rsid w:val="0080004F"/>
    <w:rsid w:val="0080058A"/>
    <w:rsid w:val="00800993"/>
    <w:rsid w:val="00800ABE"/>
    <w:rsid w:val="00801363"/>
    <w:rsid w:val="00801C7E"/>
    <w:rsid w:val="00801E2F"/>
    <w:rsid w:val="00801EFC"/>
    <w:rsid w:val="008021BD"/>
    <w:rsid w:val="00803276"/>
    <w:rsid w:val="008032CA"/>
    <w:rsid w:val="0080343E"/>
    <w:rsid w:val="00803555"/>
    <w:rsid w:val="00803AC9"/>
    <w:rsid w:val="008045EF"/>
    <w:rsid w:val="00804C29"/>
    <w:rsid w:val="008050B6"/>
    <w:rsid w:val="008055AC"/>
    <w:rsid w:val="0080566C"/>
    <w:rsid w:val="00805A24"/>
    <w:rsid w:val="00805AE8"/>
    <w:rsid w:val="00806261"/>
    <w:rsid w:val="00806D79"/>
    <w:rsid w:val="008070A9"/>
    <w:rsid w:val="00807108"/>
    <w:rsid w:val="0080748F"/>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58F"/>
    <w:rsid w:val="00812620"/>
    <w:rsid w:val="00813661"/>
    <w:rsid w:val="00813B8A"/>
    <w:rsid w:val="00814524"/>
    <w:rsid w:val="008145F7"/>
    <w:rsid w:val="0081476D"/>
    <w:rsid w:val="008149A6"/>
    <w:rsid w:val="00814C7F"/>
    <w:rsid w:val="008157D0"/>
    <w:rsid w:val="00815808"/>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D2D"/>
    <w:rsid w:val="00820F57"/>
    <w:rsid w:val="00820F99"/>
    <w:rsid w:val="008211D3"/>
    <w:rsid w:val="008212A4"/>
    <w:rsid w:val="00821320"/>
    <w:rsid w:val="00821757"/>
    <w:rsid w:val="008223E1"/>
    <w:rsid w:val="008227CF"/>
    <w:rsid w:val="00823362"/>
    <w:rsid w:val="008233F0"/>
    <w:rsid w:val="008239C6"/>
    <w:rsid w:val="00824236"/>
    <w:rsid w:val="00824650"/>
    <w:rsid w:val="00824A70"/>
    <w:rsid w:val="0082609A"/>
    <w:rsid w:val="00826106"/>
    <w:rsid w:val="0082670C"/>
    <w:rsid w:val="00826D1B"/>
    <w:rsid w:val="008277A7"/>
    <w:rsid w:val="00827993"/>
    <w:rsid w:val="008279E3"/>
    <w:rsid w:val="0083058F"/>
    <w:rsid w:val="008308C9"/>
    <w:rsid w:val="008317A2"/>
    <w:rsid w:val="00831BA3"/>
    <w:rsid w:val="00831E0C"/>
    <w:rsid w:val="008324D1"/>
    <w:rsid w:val="008327D6"/>
    <w:rsid w:val="00832BE6"/>
    <w:rsid w:val="00832ECA"/>
    <w:rsid w:val="00832F06"/>
    <w:rsid w:val="008331D8"/>
    <w:rsid w:val="00833705"/>
    <w:rsid w:val="0083379E"/>
    <w:rsid w:val="00833D38"/>
    <w:rsid w:val="008343F0"/>
    <w:rsid w:val="00834486"/>
    <w:rsid w:val="0083496E"/>
    <w:rsid w:val="008351BD"/>
    <w:rsid w:val="008353F2"/>
    <w:rsid w:val="008353FD"/>
    <w:rsid w:val="0083543A"/>
    <w:rsid w:val="0083613E"/>
    <w:rsid w:val="00836622"/>
    <w:rsid w:val="0083671A"/>
    <w:rsid w:val="008368B0"/>
    <w:rsid w:val="00836EA6"/>
    <w:rsid w:val="00837114"/>
    <w:rsid w:val="00837327"/>
    <w:rsid w:val="00837A23"/>
    <w:rsid w:val="00837F81"/>
    <w:rsid w:val="0084011A"/>
    <w:rsid w:val="008403E8"/>
    <w:rsid w:val="0084040E"/>
    <w:rsid w:val="00840921"/>
    <w:rsid w:val="00840AB8"/>
    <w:rsid w:val="00840FE5"/>
    <w:rsid w:val="00841430"/>
    <w:rsid w:val="008414EA"/>
    <w:rsid w:val="00841801"/>
    <w:rsid w:val="008418FE"/>
    <w:rsid w:val="00841A7E"/>
    <w:rsid w:val="00842450"/>
    <w:rsid w:val="00842627"/>
    <w:rsid w:val="00842C58"/>
    <w:rsid w:val="008431FB"/>
    <w:rsid w:val="00843D21"/>
    <w:rsid w:val="008446E8"/>
    <w:rsid w:val="00844C1B"/>
    <w:rsid w:val="0084584F"/>
    <w:rsid w:val="00845B0E"/>
    <w:rsid w:val="00845DA8"/>
    <w:rsid w:val="00846A79"/>
    <w:rsid w:val="00846D1B"/>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CF6"/>
    <w:rsid w:val="008541BE"/>
    <w:rsid w:val="00854B95"/>
    <w:rsid w:val="00854D8D"/>
    <w:rsid w:val="008554A5"/>
    <w:rsid w:val="008557E5"/>
    <w:rsid w:val="00855D4E"/>
    <w:rsid w:val="00856DF2"/>
    <w:rsid w:val="00856EC5"/>
    <w:rsid w:val="00857299"/>
    <w:rsid w:val="00857369"/>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5C96"/>
    <w:rsid w:val="00866C5E"/>
    <w:rsid w:val="0086760B"/>
    <w:rsid w:val="00867CF7"/>
    <w:rsid w:val="00870188"/>
    <w:rsid w:val="008708A3"/>
    <w:rsid w:val="00870B40"/>
    <w:rsid w:val="00870BB3"/>
    <w:rsid w:val="00870D84"/>
    <w:rsid w:val="00871DB9"/>
    <w:rsid w:val="00871FE7"/>
    <w:rsid w:val="00872015"/>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4BA"/>
    <w:rsid w:val="00877394"/>
    <w:rsid w:val="00877506"/>
    <w:rsid w:val="00877A67"/>
    <w:rsid w:val="00877AEA"/>
    <w:rsid w:val="00880864"/>
    <w:rsid w:val="00880903"/>
    <w:rsid w:val="00880AC5"/>
    <w:rsid w:val="00880C9B"/>
    <w:rsid w:val="0088152C"/>
    <w:rsid w:val="008816BC"/>
    <w:rsid w:val="00882489"/>
    <w:rsid w:val="008827A7"/>
    <w:rsid w:val="00882A0A"/>
    <w:rsid w:val="00882CDD"/>
    <w:rsid w:val="00883325"/>
    <w:rsid w:val="0088394A"/>
    <w:rsid w:val="00883F04"/>
    <w:rsid w:val="00884672"/>
    <w:rsid w:val="0088536E"/>
    <w:rsid w:val="00885BA2"/>
    <w:rsid w:val="00885D4C"/>
    <w:rsid w:val="008860DE"/>
    <w:rsid w:val="008866C0"/>
    <w:rsid w:val="00886985"/>
    <w:rsid w:val="008869E1"/>
    <w:rsid w:val="00886AA5"/>
    <w:rsid w:val="00887045"/>
    <w:rsid w:val="00887683"/>
    <w:rsid w:val="00890CFD"/>
    <w:rsid w:val="00890D2E"/>
    <w:rsid w:val="008913F2"/>
    <w:rsid w:val="0089147C"/>
    <w:rsid w:val="0089176F"/>
    <w:rsid w:val="0089177D"/>
    <w:rsid w:val="0089178E"/>
    <w:rsid w:val="00891A44"/>
    <w:rsid w:val="00892559"/>
    <w:rsid w:val="008927F4"/>
    <w:rsid w:val="00892940"/>
    <w:rsid w:val="008929AE"/>
    <w:rsid w:val="00892DA6"/>
    <w:rsid w:val="00893BEB"/>
    <w:rsid w:val="00893DFA"/>
    <w:rsid w:val="00894104"/>
    <w:rsid w:val="00894149"/>
    <w:rsid w:val="0089435D"/>
    <w:rsid w:val="008948F0"/>
    <w:rsid w:val="00894DE7"/>
    <w:rsid w:val="00895308"/>
    <w:rsid w:val="0089552C"/>
    <w:rsid w:val="008958E9"/>
    <w:rsid w:val="00895D02"/>
    <w:rsid w:val="00896326"/>
    <w:rsid w:val="00896D74"/>
    <w:rsid w:val="00896FCF"/>
    <w:rsid w:val="00897040"/>
    <w:rsid w:val="008979EA"/>
    <w:rsid w:val="008A014D"/>
    <w:rsid w:val="008A0DE0"/>
    <w:rsid w:val="008A0F0D"/>
    <w:rsid w:val="008A0F87"/>
    <w:rsid w:val="008A1C8D"/>
    <w:rsid w:val="008A1EC2"/>
    <w:rsid w:val="008A22C6"/>
    <w:rsid w:val="008A2609"/>
    <w:rsid w:val="008A262E"/>
    <w:rsid w:val="008A27B0"/>
    <w:rsid w:val="008A28D4"/>
    <w:rsid w:val="008A2E25"/>
    <w:rsid w:val="008A2FA2"/>
    <w:rsid w:val="008A2FA7"/>
    <w:rsid w:val="008A348B"/>
    <w:rsid w:val="008A3586"/>
    <w:rsid w:val="008A35FC"/>
    <w:rsid w:val="008A3B04"/>
    <w:rsid w:val="008A3C32"/>
    <w:rsid w:val="008A3E9D"/>
    <w:rsid w:val="008A4328"/>
    <w:rsid w:val="008A446F"/>
    <w:rsid w:val="008A493D"/>
    <w:rsid w:val="008A4AA4"/>
    <w:rsid w:val="008A4E7A"/>
    <w:rsid w:val="008A4FA6"/>
    <w:rsid w:val="008A5458"/>
    <w:rsid w:val="008A5486"/>
    <w:rsid w:val="008A5F06"/>
    <w:rsid w:val="008A641D"/>
    <w:rsid w:val="008A690B"/>
    <w:rsid w:val="008A734F"/>
    <w:rsid w:val="008A7E25"/>
    <w:rsid w:val="008B095A"/>
    <w:rsid w:val="008B0C52"/>
    <w:rsid w:val="008B0DC3"/>
    <w:rsid w:val="008B158C"/>
    <w:rsid w:val="008B1779"/>
    <w:rsid w:val="008B17C6"/>
    <w:rsid w:val="008B1C5C"/>
    <w:rsid w:val="008B237A"/>
    <w:rsid w:val="008B24E1"/>
    <w:rsid w:val="008B2A1D"/>
    <w:rsid w:val="008B2BDD"/>
    <w:rsid w:val="008B33D2"/>
    <w:rsid w:val="008B3CB2"/>
    <w:rsid w:val="008B3E78"/>
    <w:rsid w:val="008B3EE5"/>
    <w:rsid w:val="008B46E7"/>
    <w:rsid w:val="008B49B8"/>
    <w:rsid w:val="008B4CFF"/>
    <w:rsid w:val="008B5039"/>
    <w:rsid w:val="008B5493"/>
    <w:rsid w:val="008B5C7C"/>
    <w:rsid w:val="008B6581"/>
    <w:rsid w:val="008B71D8"/>
    <w:rsid w:val="008B7659"/>
    <w:rsid w:val="008C02C7"/>
    <w:rsid w:val="008C06C1"/>
    <w:rsid w:val="008C078A"/>
    <w:rsid w:val="008C0BE5"/>
    <w:rsid w:val="008C0E58"/>
    <w:rsid w:val="008C15D0"/>
    <w:rsid w:val="008C1CD5"/>
    <w:rsid w:val="008C205A"/>
    <w:rsid w:val="008C2756"/>
    <w:rsid w:val="008C27AE"/>
    <w:rsid w:val="008C2C80"/>
    <w:rsid w:val="008C2D7B"/>
    <w:rsid w:val="008C3083"/>
    <w:rsid w:val="008C38EB"/>
    <w:rsid w:val="008C4764"/>
    <w:rsid w:val="008C4E3A"/>
    <w:rsid w:val="008C55D6"/>
    <w:rsid w:val="008C5847"/>
    <w:rsid w:val="008C5D38"/>
    <w:rsid w:val="008C5DB0"/>
    <w:rsid w:val="008C67D6"/>
    <w:rsid w:val="008C6B6E"/>
    <w:rsid w:val="008C6C4F"/>
    <w:rsid w:val="008C75A3"/>
    <w:rsid w:val="008C7D82"/>
    <w:rsid w:val="008D008B"/>
    <w:rsid w:val="008D00E0"/>
    <w:rsid w:val="008D0170"/>
    <w:rsid w:val="008D01DF"/>
    <w:rsid w:val="008D02B7"/>
    <w:rsid w:val="008D040E"/>
    <w:rsid w:val="008D0B80"/>
    <w:rsid w:val="008D14E2"/>
    <w:rsid w:val="008D17DA"/>
    <w:rsid w:val="008D19B2"/>
    <w:rsid w:val="008D22A1"/>
    <w:rsid w:val="008D2812"/>
    <w:rsid w:val="008D2955"/>
    <w:rsid w:val="008D351D"/>
    <w:rsid w:val="008D3D0D"/>
    <w:rsid w:val="008D46EC"/>
    <w:rsid w:val="008D5215"/>
    <w:rsid w:val="008D61A0"/>
    <w:rsid w:val="008D6A75"/>
    <w:rsid w:val="008D714C"/>
    <w:rsid w:val="008D72C9"/>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9B9"/>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789"/>
    <w:rsid w:val="008F19CE"/>
    <w:rsid w:val="008F1FBD"/>
    <w:rsid w:val="008F2162"/>
    <w:rsid w:val="008F21E5"/>
    <w:rsid w:val="008F2452"/>
    <w:rsid w:val="008F2A19"/>
    <w:rsid w:val="008F3092"/>
    <w:rsid w:val="008F3601"/>
    <w:rsid w:val="008F37AD"/>
    <w:rsid w:val="008F3FD0"/>
    <w:rsid w:val="008F453A"/>
    <w:rsid w:val="008F4E2B"/>
    <w:rsid w:val="008F4FEB"/>
    <w:rsid w:val="008F5B2B"/>
    <w:rsid w:val="008F6102"/>
    <w:rsid w:val="008F6595"/>
    <w:rsid w:val="008F6768"/>
    <w:rsid w:val="008F7668"/>
    <w:rsid w:val="008F7C7B"/>
    <w:rsid w:val="008F7E8A"/>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3C7F"/>
    <w:rsid w:val="0090421C"/>
    <w:rsid w:val="00904DB1"/>
    <w:rsid w:val="00905051"/>
    <w:rsid w:val="00905087"/>
    <w:rsid w:val="00905528"/>
    <w:rsid w:val="009055E6"/>
    <w:rsid w:val="00905E6E"/>
    <w:rsid w:val="00906243"/>
    <w:rsid w:val="00906CD4"/>
    <w:rsid w:val="00906D82"/>
    <w:rsid w:val="00907142"/>
    <w:rsid w:val="00907380"/>
    <w:rsid w:val="00907CFC"/>
    <w:rsid w:val="00907D4F"/>
    <w:rsid w:val="00907DE9"/>
    <w:rsid w:val="00907FC4"/>
    <w:rsid w:val="009100A7"/>
    <w:rsid w:val="009102AD"/>
    <w:rsid w:val="00910803"/>
    <w:rsid w:val="0091174F"/>
    <w:rsid w:val="0091196C"/>
    <w:rsid w:val="00912451"/>
    <w:rsid w:val="009125B3"/>
    <w:rsid w:val="009127FD"/>
    <w:rsid w:val="009130D6"/>
    <w:rsid w:val="00913512"/>
    <w:rsid w:val="009135CF"/>
    <w:rsid w:val="009135DA"/>
    <w:rsid w:val="009135E1"/>
    <w:rsid w:val="009136A9"/>
    <w:rsid w:val="009139C0"/>
    <w:rsid w:val="00913D5E"/>
    <w:rsid w:val="00913D76"/>
    <w:rsid w:val="00914763"/>
    <w:rsid w:val="00914A32"/>
    <w:rsid w:val="00914A3A"/>
    <w:rsid w:val="00914D5A"/>
    <w:rsid w:val="0091568C"/>
    <w:rsid w:val="00915F3D"/>
    <w:rsid w:val="009163C4"/>
    <w:rsid w:val="009165B4"/>
    <w:rsid w:val="0091671E"/>
    <w:rsid w:val="009168FE"/>
    <w:rsid w:val="009170D2"/>
    <w:rsid w:val="009172E6"/>
    <w:rsid w:val="009202A3"/>
    <w:rsid w:val="009208EF"/>
    <w:rsid w:val="00920922"/>
    <w:rsid w:val="00920B59"/>
    <w:rsid w:val="00920D2C"/>
    <w:rsid w:val="0092101F"/>
    <w:rsid w:val="00921772"/>
    <w:rsid w:val="00921E01"/>
    <w:rsid w:val="00922807"/>
    <w:rsid w:val="00922D45"/>
    <w:rsid w:val="0092396B"/>
    <w:rsid w:val="009242D3"/>
    <w:rsid w:val="009248A1"/>
    <w:rsid w:val="00924A39"/>
    <w:rsid w:val="00925285"/>
    <w:rsid w:val="00926560"/>
    <w:rsid w:val="0092661E"/>
    <w:rsid w:val="00926A43"/>
    <w:rsid w:val="00926B08"/>
    <w:rsid w:val="00926D5F"/>
    <w:rsid w:val="00927A1E"/>
    <w:rsid w:val="00927EE5"/>
    <w:rsid w:val="00930298"/>
    <w:rsid w:val="009309A1"/>
    <w:rsid w:val="00930D6E"/>
    <w:rsid w:val="00930FEC"/>
    <w:rsid w:val="0093112D"/>
    <w:rsid w:val="00931151"/>
    <w:rsid w:val="009313B8"/>
    <w:rsid w:val="00931489"/>
    <w:rsid w:val="009316B0"/>
    <w:rsid w:val="00931876"/>
    <w:rsid w:val="00931D53"/>
    <w:rsid w:val="00932620"/>
    <w:rsid w:val="00932664"/>
    <w:rsid w:val="00932D87"/>
    <w:rsid w:val="009338D6"/>
    <w:rsid w:val="0093459A"/>
    <w:rsid w:val="00934A10"/>
    <w:rsid w:val="009351F3"/>
    <w:rsid w:val="009351FD"/>
    <w:rsid w:val="009352CD"/>
    <w:rsid w:val="0093541E"/>
    <w:rsid w:val="00935537"/>
    <w:rsid w:val="009355E0"/>
    <w:rsid w:val="00935891"/>
    <w:rsid w:val="009358CD"/>
    <w:rsid w:val="009359CC"/>
    <w:rsid w:val="00935B01"/>
    <w:rsid w:val="00935D3A"/>
    <w:rsid w:val="00935DE9"/>
    <w:rsid w:val="009360BC"/>
    <w:rsid w:val="00936A30"/>
    <w:rsid w:val="00936B29"/>
    <w:rsid w:val="009372D8"/>
    <w:rsid w:val="00937374"/>
    <w:rsid w:val="0093767D"/>
    <w:rsid w:val="00937BC0"/>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2D"/>
    <w:rsid w:val="00953FA9"/>
    <w:rsid w:val="00954129"/>
    <w:rsid w:val="0095422A"/>
    <w:rsid w:val="0095540A"/>
    <w:rsid w:val="009557D6"/>
    <w:rsid w:val="00955AA2"/>
    <w:rsid w:val="00955F89"/>
    <w:rsid w:val="00956483"/>
    <w:rsid w:val="00956572"/>
    <w:rsid w:val="00956913"/>
    <w:rsid w:val="00956C2E"/>
    <w:rsid w:val="00957DFC"/>
    <w:rsid w:val="0096055E"/>
    <w:rsid w:val="009606A5"/>
    <w:rsid w:val="009608CD"/>
    <w:rsid w:val="00960944"/>
    <w:rsid w:val="009611D9"/>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C57"/>
    <w:rsid w:val="00971E16"/>
    <w:rsid w:val="00972845"/>
    <w:rsid w:val="0097287D"/>
    <w:rsid w:val="0097290B"/>
    <w:rsid w:val="00972920"/>
    <w:rsid w:val="00972BA3"/>
    <w:rsid w:val="00972D7B"/>
    <w:rsid w:val="00972FDA"/>
    <w:rsid w:val="00973154"/>
    <w:rsid w:val="00973274"/>
    <w:rsid w:val="00973BBF"/>
    <w:rsid w:val="00974615"/>
    <w:rsid w:val="00974681"/>
    <w:rsid w:val="0097477A"/>
    <w:rsid w:val="0097530F"/>
    <w:rsid w:val="009754B6"/>
    <w:rsid w:val="0097588A"/>
    <w:rsid w:val="00975F5D"/>
    <w:rsid w:val="009761A8"/>
    <w:rsid w:val="00976811"/>
    <w:rsid w:val="00976AEB"/>
    <w:rsid w:val="00976E80"/>
    <w:rsid w:val="00977120"/>
    <w:rsid w:val="00977197"/>
    <w:rsid w:val="009774E2"/>
    <w:rsid w:val="00977D06"/>
    <w:rsid w:val="00977EAF"/>
    <w:rsid w:val="00977EC4"/>
    <w:rsid w:val="00982472"/>
    <w:rsid w:val="00982B50"/>
    <w:rsid w:val="00983580"/>
    <w:rsid w:val="00983A23"/>
    <w:rsid w:val="00983F96"/>
    <w:rsid w:val="009841DE"/>
    <w:rsid w:val="00984B31"/>
    <w:rsid w:val="00984BDE"/>
    <w:rsid w:val="009853D0"/>
    <w:rsid w:val="00985654"/>
    <w:rsid w:val="009856BE"/>
    <w:rsid w:val="00985758"/>
    <w:rsid w:val="00985A4A"/>
    <w:rsid w:val="00985A75"/>
    <w:rsid w:val="00985FE2"/>
    <w:rsid w:val="0098673B"/>
    <w:rsid w:val="00986B93"/>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3375"/>
    <w:rsid w:val="009934C6"/>
    <w:rsid w:val="00993CE7"/>
    <w:rsid w:val="00994099"/>
    <w:rsid w:val="009943CD"/>
    <w:rsid w:val="00994946"/>
    <w:rsid w:val="009952B7"/>
    <w:rsid w:val="00995683"/>
    <w:rsid w:val="00995BDC"/>
    <w:rsid w:val="00996380"/>
    <w:rsid w:val="009964B5"/>
    <w:rsid w:val="009967C3"/>
    <w:rsid w:val="00997087"/>
    <w:rsid w:val="00997292"/>
    <w:rsid w:val="009975B0"/>
    <w:rsid w:val="0099779C"/>
    <w:rsid w:val="00997C20"/>
    <w:rsid w:val="009A00AB"/>
    <w:rsid w:val="009A00F6"/>
    <w:rsid w:val="009A0315"/>
    <w:rsid w:val="009A0566"/>
    <w:rsid w:val="009A08C7"/>
    <w:rsid w:val="009A0926"/>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1C8"/>
    <w:rsid w:val="009B02A0"/>
    <w:rsid w:val="009B0432"/>
    <w:rsid w:val="009B0551"/>
    <w:rsid w:val="009B142C"/>
    <w:rsid w:val="009B1F81"/>
    <w:rsid w:val="009B2395"/>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D07"/>
    <w:rsid w:val="009C23FD"/>
    <w:rsid w:val="009C2F46"/>
    <w:rsid w:val="009C3982"/>
    <w:rsid w:val="009C3EF9"/>
    <w:rsid w:val="009C431B"/>
    <w:rsid w:val="009C4A63"/>
    <w:rsid w:val="009C4B66"/>
    <w:rsid w:val="009C5538"/>
    <w:rsid w:val="009C56EC"/>
    <w:rsid w:val="009C59B7"/>
    <w:rsid w:val="009C5E1C"/>
    <w:rsid w:val="009C6D23"/>
    <w:rsid w:val="009C6E3C"/>
    <w:rsid w:val="009C73A9"/>
    <w:rsid w:val="009C742B"/>
    <w:rsid w:val="009C7755"/>
    <w:rsid w:val="009D0459"/>
    <w:rsid w:val="009D0868"/>
    <w:rsid w:val="009D1397"/>
    <w:rsid w:val="009D14FD"/>
    <w:rsid w:val="009D1C06"/>
    <w:rsid w:val="009D1D2E"/>
    <w:rsid w:val="009D1FA7"/>
    <w:rsid w:val="009D205F"/>
    <w:rsid w:val="009D21A1"/>
    <w:rsid w:val="009D31C5"/>
    <w:rsid w:val="009D31F3"/>
    <w:rsid w:val="009D339E"/>
    <w:rsid w:val="009D38A2"/>
    <w:rsid w:val="009D3C89"/>
    <w:rsid w:val="009D3E05"/>
    <w:rsid w:val="009D3ED5"/>
    <w:rsid w:val="009D49F1"/>
    <w:rsid w:val="009D4EC0"/>
    <w:rsid w:val="009D5B76"/>
    <w:rsid w:val="009D6884"/>
    <w:rsid w:val="009D6B5A"/>
    <w:rsid w:val="009D70F9"/>
    <w:rsid w:val="009D7639"/>
    <w:rsid w:val="009D76B8"/>
    <w:rsid w:val="009D7B9A"/>
    <w:rsid w:val="009D7E96"/>
    <w:rsid w:val="009E02A6"/>
    <w:rsid w:val="009E0417"/>
    <w:rsid w:val="009E099A"/>
    <w:rsid w:val="009E09CA"/>
    <w:rsid w:val="009E0AE8"/>
    <w:rsid w:val="009E0D45"/>
    <w:rsid w:val="009E16A8"/>
    <w:rsid w:val="009E1837"/>
    <w:rsid w:val="009E193F"/>
    <w:rsid w:val="009E22D9"/>
    <w:rsid w:val="009E2952"/>
    <w:rsid w:val="009E2FC6"/>
    <w:rsid w:val="009E30A3"/>
    <w:rsid w:val="009E358D"/>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8D5"/>
    <w:rsid w:val="009F4ECB"/>
    <w:rsid w:val="009F59B7"/>
    <w:rsid w:val="009F5C22"/>
    <w:rsid w:val="009F5F7A"/>
    <w:rsid w:val="009F7697"/>
    <w:rsid w:val="009F774E"/>
    <w:rsid w:val="009F7A89"/>
    <w:rsid w:val="009F7F31"/>
    <w:rsid w:val="00A00104"/>
    <w:rsid w:val="00A00226"/>
    <w:rsid w:val="00A00271"/>
    <w:rsid w:val="00A00325"/>
    <w:rsid w:val="00A00BDA"/>
    <w:rsid w:val="00A0169D"/>
    <w:rsid w:val="00A02315"/>
    <w:rsid w:val="00A02377"/>
    <w:rsid w:val="00A02814"/>
    <w:rsid w:val="00A03432"/>
    <w:rsid w:val="00A037F0"/>
    <w:rsid w:val="00A03801"/>
    <w:rsid w:val="00A03867"/>
    <w:rsid w:val="00A041EB"/>
    <w:rsid w:val="00A048A3"/>
    <w:rsid w:val="00A04A7D"/>
    <w:rsid w:val="00A060CD"/>
    <w:rsid w:val="00A0611F"/>
    <w:rsid w:val="00A06DD6"/>
    <w:rsid w:val="00A073F1"/>
    <w:rsid w:val="00A076A4"/>
    <w:rsid w:val="00A07AC9"/>
    <w:rsid w:val="00A07C5F"/>
    <w:rsid w:val="00A07E4E"/>
    <w:rsid w:val="00A07FB7"/>
    <w:rsid w:val="00A10820"/>
    <w:rsid w:val="00A108E3"/>
    <w:rsid w:val="00A10AC7"/>
    <w:rsid w:val="00A1134F"/>
    <w:rsid w:val="00A113DB"/>
    <w:rsid w:val="00A119B5"/>
    <w:rsid w:val="00A11D7E"/>
    <w:rsid w:val="00A13194"/>
    <w:rsid w:val="00A131A1"/>
    <w:rsid w:val="00A131E8"/>
    <w:rsid w:val="00A13863"/>
    <w:rsid w:val="00A13E84"/>
    <w:rsid w:val="00A13EC2"/>
    <w:rsid w:val="00A145E9"/>
    <w:rsid w:val="00A145F9"/>
    <w:rsid w:val="00A150EF"/>
    <w:rsid w:val="00A154A1"/>
    <w:rsid w:val="00A15CEA"/>
    <w:rsid w:val="00A168A9"/>
    <w:rsid w:val="00A16DFA"/>
    <w:rsid w:val="00A17002"/>
    <w:rsid w:val="00A178AE"/>
    <w:rsid w:val="00A20504"/>
    <w:rsid w:val="00A20AA8"/>
    <w:rsid w:val="00A20BCF"/>
    <w:rsid w:val="00A20C75"/>
    <w:rsid w:val="00A20DC8"/>
    <w:rsid w:val="00A21469"/>
    <w:rsid w:val="00A21CB9"/>
    <w:rsid w:val="00A22499"/>
    <w:rsid w:val="00A22998"/>
    <w:rsid w:val="00A231E7"/>
    <w:rsid w:val="00A2336B"/>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FB2"/>
    <w:rsid w:val="00A31190"/>
    <w:rsid w:val="00A311E7"/>
    <w:rsid w:val="00A318A3"/>
    <w:rsid w:val="00A31C2C"/>
    <w:rsid w:val="00A32CC3"/>
    <w:rsid w:val="00A32D66"/>
    <w:rsid w:val="00A33370"/>
    <w:rsid w:val="00A34693"/>
    <w:rsid w:val="00A3511B"/>
    <w:rsid w:val="00A35226"/>
    <w:rsid w:val="00A3623B"/>
    <w:rsid w:val="00A3639E"/>
    <w:rsid w:val="00A3716A"/>
    <w:rsid w:val="00A376CF"/>
    <w:rsid w:val="00A379CA"/>
    <w:rsid w:val="00A37CC2"/>
    <w:rsid w:val="00A4013A"/>
    <w:rsid w:val="00A404F2"/>
    <w:rsid w:val="00A40620"/>
    <w:rsid w:val="00A40F65"/>
    <w:rsid w:val="00A41039"/>
    <w:rsid w:val="00A41516"/>
    <w:rsid w:val="00A4169B"/>
    <w:rsid w:val="00A41892"/>
    <w:rsid w:val="00A420B2"/>
    <w:rsid w:val="00A426A5"/>
    <w:rsid w:val="00A42E15"/>
    <w:rsid w:val="00A43A0B"/>
    <w:rsid w:val="00A43CF8"/>
    <w:rsid w:val="00A44142"/>
    <w:rsid w:val="00A4433E"/>
    <w:rsid w:val="00A44FE1"/>
    <w:rsid w:val="00A452E9"/>
    <w:rsid w:val="00A46D12"/>
    <w:rsid w:val="00A46EE4"/>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73"/>
    <w:rsid w:val="00A610B2"/>
    <w:rsid w:val="00A621A9"/>
    <w:rsid w:val="00A62B1E"/>
    <w:rsid w:val="00A62FC9"/>
    <w:rsid w:val="00A63352"/>
    <w:rsid w:val="00A633C6"/>
    <w:rsid w:val="00A649C6"/>
    <w:rsid w:val="00A65073"/>
    <w:rsid w:val="00A66922"/>
    <w:rsid w:val="00A66C83"/>
    <w:rsid w:val="00A66DA7"/>
    <w:rsid w:val="00A66E38"/>
    <w:rsid w:val="00A66FFF"/>
    <w:rsid w:val="00A670EC"/>
    <w:rsid w:val="00A6761E"/>
    <w:rsid w:val="00A67926"/>
    <w:rsid w:val="00A67D28"/>
    <w:rsid w:val="00A67E7E"/>
    <w:rsid w:val="00A703F3"/>
    <w:rsid w:val="00A709A0"/>
    <w:rsid w:val="00A709D1"/>
    <w:rsid w:val="00A70A72"/>
    <w:rsid w:val="00A70C63"/>
    <w:rsid w:val="00A70D5E"/>
    <w:rsid w:val="00A70F21"/>
    <w:rsid w:val="00A71523"/>
    <w:rsid w:val="00A71A33"/>
    <w:rsid w:val="00A71CE7"/>
    <w:rsid w:val="00A71DFF"/>
    <w:rsid w:val="00A7208C"/>
    <w:rsid w:val="00A7232E"/>
    <w:rsid w:val="00A72621"/>
    <w:rsid w:val="00A7298E"/>
    <w:rsid w:val="00A72A77"/>
    <w:rsid w:val="00A72F19"/>
    <w:rsid w:val="00A73232"/>
    <w:rsid w:val="00A735E9"/>
    <w:rsid w:val="00A73934"/>
    <w:rsid w:val="00A73A94"/>
    <w:rsid w:val="00A74BC2"/>
    <w:rsid w:val="00A753E6"/>
    <w:rsid w:val="00A753F4"/>
    <w:rsid w:val="00A75B41"/>
    <w:rsid w:val="00A765E8"/>
    <w:rsid w:val="00A76C18"/>
    <w:rsid w:val="00A7703B"/>
    <w:rsid w:val="00A776DA"/>
    <w:rsid w:val="00A77F7B"/>
    <w:rsid w:val="00A80248"/>
    <w:rsid w:val="00A8046D"/>
    <w:rsid w:val="00A80C79"/>
    <w:rsid w:val="00A80E39"/>
    <w:rsid w:val="00A80E6B"/>
    <w:rsid w:val="00A81342"/>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C"/>
    <w:rsid w:val="00A91FBA"/>
    <w:rsid w:val="00A921C7"/>
    <w:rsid w:val="00A92572"/>
    <w:rsid w:val="00A92A6A"/>
    <w:rsid w:val="00A92C29"/>
    <w:rsid w:val="00A92E9D"/>
    <w:rsid w:val="00A9344A"/>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2119"/>
    <w:rsid w:val="00AA2391"/>
    <w:rsid w:val="00AA239A"/>
    <w:rsid w:val="00AA2479"/>
    <w:rsid w:val="00AA2ECA"/>
    <w:rsid w:val="00AA4760"/>
    <w:rsid w:val="00AA4767"/>
    <w:rsid w:val="00AA4801"/>
    <w:rsid w:val="00AA4A19"/>
    <w:rsid w:val="00AA4E3E"/>
    <w:rsid w:val="00AA5009"/>
    <w:rsid w:val="00AA5095"/>
    <w:rsid w:val="00AA5ADC"/>
    <w:rsid w:val="00AA6282"/>
    <w:rsid w:val="00AA6E3C"/>
    <w:rsid w:val="00AA7078"/>
    <w:rsid w:val="00AA7184"/>
    <w:rsid w:val="00AB00F5"/>
    <w:rsid w:val="00AB0386"/>
    <w:rsid w:val="00AB045C"/>
    <w:rsid w:val="00AB0709"/>
    <w:rsid w:val="00AB0818"/>
    <w:rsid w:val="00AB0E9B"/>
    <w:rsid w:val="00AB1C87"/>
    <w:rsid w:val="00AB2187"/>
    <w:rsid w:val="00AB2AC1"/>
    <w:rsid w:val="00AB345E"/>
    <w:rsid w:val="00AB3878"/>
    <w:rsid w:val="00AB3BD9"/>
    <w:rsid w:val="00AB3FE4"/>
    <w:rsid w:val="00AB4808"/>
    <w:rsid w:val="00AB528D"/>
    <w:rsid w:val="00AB5296"/>
    <w:rsid w:val="00AB63C6"/>
    <w:rsid w:val="00AB6869"/>
    <w:rsid w:val="00AB6C5D"/>
    <w:rsid w:val="00AB6E4C"/>
    <w:rsid w:val="00AB7607"/>
    <w:rsid w:val="00AB78AE"/>
    <w:rsid w:val="00AB791A"/>
    <w:rsid w:val="00AB7EA0"/>
    <w:rsid w:val="00AC07BC"/>
    <w:rsid w:val="00AC07E5"/>
    <w:rsid w:val="00AC095B"/>
    <w:rsid w:val="00AC0A7F"/>
    <w:rsid w:val="00AC0BCA"/>
    <w:rsid w:val="00AC0C13"/>
    <w:rsid w:val="00AC1279"/>
    <w:rsid w:val="00AC14F2"/>
    <w:rsid w:val="00AC1613"/>
    <w:rsid w:val="00AC16B1"/>
    <w:rsid w:val="00AC1B5A"/>
    <w:rsid w:val="00AC20EE"/>
    <w:rsid w:val="00AC2BE6"/>
    <w:rsid w:val="00AC2DF9"/>
    <w:rsid w:val="00AC2F10"/>
    <w:rsid w:val="00AC3525"/>
    <w:rsid w:val="00AC361E"/>
    <w:rsid w:val="00AC3D23"/>
    <w:rsid w:val="00AC5804"/>
    <w:rsid w:val="00AC5933"/>
    <w:rsid w:val="00AC5A5D"/>
    <w:rsid w:val="00AC5D58"/>
    <w:rsid w:val="00AC61D8"/>
    <w:rsid w:val="00AC6665"/>
    <w:rsid w:val="00AC6BAC"/>
    <w:rsid w:val="00AC6E00"/>
    <w:rsid w:val="00AC6F16"/>
    <w:rsid w:val="00AC6F71"/>
    <w:rsid w:val="00AC6FC0"/>
    <w:rsid w:val="00AC7020"/>
    <w:rsid w:val="00AC7C96"/>
    <w:rsid w:val="00AC7DF7"/>
    <w:rsid w:val="00AC7F05"/>
    <w:rsid w:val="00AC7F40"/>
    <w:rsid w:val="00AD00AF"/>
    <w:rsid w:val="00AD0D36"/>
    <w:rsid w:val="00AD1099"/>
    <w:rsid w:val="00AD1A5E"/>
    <w:rsid w:val="00AD202B"/>
    <w:rsid w:val="00AD23C4"/>
    <w:rsid w:val="00AD265E"/>
    <w:rsid w:val="00AD2DE0"/>
    <w:rsid w:val="00AD2FB8"/>
    <w:rsid w:val="00AD393F"/>
    <w:rsid w:val="00AD3D4F"/>
    <w:rsid w:val="00AD48DF"/>
    <w:rsid w:val="00AD4A13"/>
    <w:rsid w:val="00AD4C5C"/>
    <w:rsid w:val="00AD4C74"/>
    <w:rsid w:val="00AD51F1"/>
    <w:rsid w:val="00AD5570"/>
    <w:rsid w:val="00AD56A0"/>
    <w:rsid w:val="00AD59D3"/>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61FE"/>
    <w:rsid w:val="00AE6298"/>
    <w:rsid w:val="00AE6485"/>
    <w:rsid w:val="00AE6CAE"/>
    <w:rsid w:val="00AE6D1E"/>
    <w:rsid w:val="00AE768C"/>
    <w:rsid w:val="00AE7AB9"/>
    <w:rsid w:val="00AF0534"/>
    <w:rsid w:val="00AF0571"/>
    <w:rsid w:val="00AF1530"/>
    <w:rsid w:val="00AF15E4"/>
    <w:rsid w:val="00AF1B3D"/>
    <w:rsid w:val="00AF2379"/>
    <w:rsid w:val="00AF3245"/>
    <w:rsid w:val="00AF33F0"/>
    <w:rsid w:val="00AF3633"/>
    <w:rsid w:val="00AF3A63"/>
    <w:rsid w:val="00AF3BF6"/>
    <w:rsid w:val="00AF3CD1"/>
    <w:rsid w:val="00AF4AD0"/>
    <w:rsid w:val="00AF4B3A"/>
    <w:rsid w:val="00AF4D09"/>
    <w:rsid w:val="00AF5451"/>
    <w:rsid w:val="00AF554A"/>
    <w:rsid w:val="00AF57C4"/>
    <w:rsid w:val="00AF60B8"/>
    <w:rsid w:val="00AF6150"/>
    <w:rsid w:val="00AF69DE"/>
    <w:rsid w:val="00AF6FD2"/>
    <w:rsid w:val="00AF7951"/>
    <w:rsid w:val="00AF7DDD"/>
    <w:rsid w:val="00B00200"/>
    <w:rsid w:val="00B00645"/>
    <w:rsid w:val="00B00D3E"/>
    <w:rsid w:val="00B00FC9"/>
    <w:rsid w:val="00B019C9"/>
    <w:rsid w:val="00B0260D"/>
    <w:rsid w:val="00B02678"/>
    <w:rsid w:val="00B028F4"/>
    <w:rsid w:val="00B02D04"/>
    <w:rsid w:val="00B030D5"/>
    <w:rsid w:val="00B03140"/>
    <w:rsid w:val="00B0365B"/>
    <w:rsid w:val="00B0365F"/>
    <w:rsid w:val="00B037DA"/>
    <w:rsid w:val="00B03AB8"/>
    <w:rsid w:val="00B03DF4"/>
    <w:rsid w:val="00B03EA0"/>
    <w:rsid w:val="00B04EF2"/>
    <w:rsid w:val="00B05A5B"/>
    <w:rsid w:val="00B05B2B"/>
    <w:rsid w:val="00B06DF2"/>
    <w:rsid w:val="00B070EB"/>
    <w:rsid w:val="00B07690"/>
    <w:rsid w:val="00B07A0C"/>
    <w:rsid w:val="00B07F8B"/>
    <w:rsid w:val="00B105E4"/>
    <w:rsid w:val="00B10715"/>
    <w:rsid w:val="00B10E6B"/>
    <w:rsid w:val="00B110C8"/>
    <w:rsid w:val="00B112D0"/>
    <w:rsid w:val="00B12272"/>
    <w:rsid w:val="00B12474"/>
    <w:rsid w:val="00B12893"/>
    <w:rsid w:val="00B12BCF"/>
    <w:rsid w:val="00B12CDF"/>
    <w:rsid w:val="00B12D4A"/>
    <w:rsid w:val="00B12D83"/>
    <w:rsid w:val="00B12EBA"/>
    <w:rsid w:val="00B13025"/>
    <w:rsid w:val="00B13A99"/>
    <w:rsid w:val="00B13C77"/>
    <w:rsid w:val="00B13C8E"/>
    <w:rsid w:val="00B14211"/>
    <w:rsid w:val="00B142D5"/>
    <w:rsid w:val="00B143A6"/>
    <w:rsid w:val="00B14A7F"/>
    <w:rsid w:val="00B158A5"/>
    <w:rsid w:val="00B16064"/>
    <w:rsid w:val="00B164E9"/>
    <w:rsid w:val="00B1685F"/>
    <w:rsid w:val="00B168E7"/>
    <w:rsid w:val="00B16AD9"/>
    <w:rsid w:val="00B16E11"/>
    <w:rsid w:val="00B1724C"/>
    <w:rsid w:val="00B17B18"/>
    <w:rsid w:val="00B17B7B"/>
    <w:rsid w:val="00B17BB5"/>
    <w:rsid w:val="00B17C73"/>
    <w:rsid w:val="00B17C95"/>
    <w:rsid w:val="00B17F20"/>
    <w:rsid w:val="00B203EF"/>
    <w:rsid w:val="00B208F8"/>
    <w:rsid w:val="00B20D90"/>
    <w:rsid w:val="00B2137D"/>
    <w:rsid w:val="00B2144E"/>
    <w:rsid w:val="00B2202E"/>
    <w:rsid w:val="00B2241E"/>
    <w:rsid w:val="00B229F8"/>
    <w:rsid w:val="00B2338A"/>
    <w:rsid w:val="00B23EFA"/>
    <w:rsid w:val="00B2442C"/>
    <w:rsid w:val="00B24437"/>
    <w:rsid w:val="00B245D1"/>
    <w:rsid w:val="00B245D2"/>
    <w:rsid w:val="00B250A5"/>
    <w:rsid w:val="00B255EE"/>
    <w:rsid w:val="00B25E66"/>
    <w:rsid w:val="00B263B6"/>
    <w:rsid w:val="00B264F3"/>
    <w:rsid w:val="00B26DED"/>
    <w:rsid w:val="00B278F8"/>
    <w:rsid w:val="00B27F73"/>
    <w:rsid w:val="00B304D6"/>
    <w:rsid w:val="00B30AA1"/>
    <w:rsid w:val="00B30C25"/>
    <w:rsid w:val="00B30C52"/>
    <w:rsid w:val="00B316C0"/>
    <w:rsid w:val="00B31B44"/>
    <w:rsid w:val="00B31C98"/>
    <w:rsid w:val="00B31E4B"/>
    <w:rsid w:val="00B32AC3"/>
    <w:rsid w:val="00B3374C"/>
    <w:rsid w:val="00B3469F"/>
    <w:rsid w:val="00B3601A"/>
    <w:rsid w:val="00B3622E"/>
    <w:rsid w:val="00B36546"/>
    <w:rsid w:val="00B36840"/>
    <w:rsid w:val="00B37527"/>
    <w:rsid w:val="00B3773E"/>
    <w:rsid w:val="00B37BBF"/>
    <w:rsid w:val="00B37EAA"/>
    <w:rsid w:val="00B37F93"/>
    <w:rsid w:val="00B37F94"/>
    <w:rsid w:val="00B40634"/>
    <w:rsid w:val="00B40710"/>
    <w:rsid w:val="00B40E70"/>
    <w:rsid w:val="00B4104B"/>
    <w:rsid w:val="00B41E23"/>
    <w:rsid w:val="00B420B8"/>
    <w:rsid w:val="00B42423"/>
    <w:rsid w:val="00B4247F"/>
    <w:rsid w:val="00B42A6F"/>
    <w:rsid w:val="00B42B37"/>
    <w:rsid w:val="00B4339F"/>
    <w:rsid w:val="00B43BF1"/>
    <w:rsid w:val="00B44489"/>
    <w:rsid w:val="00B4450A"/>
    <w:rsid w:val="00B46B2D"/>
    <w:rsid w:val="00B46D43"/>
    <w:rsid w:val="00B46EF7"/>
    <w:rsid w:val="00B474F5"/>
    <w:rsid w:val="00B4792C"/>
    <w:rsid w:val="00B47965"/>
    <w:rsid w:val="00B503E5"/>
    <w:rsid w:val="00B506DB"/>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5F1"/>
    <w:rsid w:val="00B54850"/>
    <w:rsid w:val="00B54EFC"/>
    <w:rsid w:val="00B5666A"/>
    <w:rsid w:val="00B5681A"/>
    <w:rsid w:val="00B56A1A"/>
    <w:rsid w:val="00B57207"/>
    <w:rsid w:val="00B572F3"/>
    <w:rsid w:val="00B604CF"/>
    <w:rsid w:val="00B604E0"/>
    <w:rsid w:val="00B611BA"/>
    <w:rsid w:val="00B614B9"/>
    <w:rsid w:val="00B61531"/>
    <w:rsid w:val="00B61B53"/>
    <w:rsid w:val="00B61CA0"/>
    <w:rsid w:val="00B627C2"/>
    <w:rsid w:val="00B6282E"/>
    <w:rsid w:val="00B62DA8"/>
    <w:rsid w:val="00B62F20"/>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43A"/>
    <w:rsid w:val="00B67580"/>
    <w:rsid w:val="00B6764A"/>
    <w:rsid w:val="00B67850"/>
    <w:rsid w:val="00B71065"/>
    <w:rsid w:val="00B71311"/>
    <w:rsid w:val="00B713E9"/>
    <w:rsid w:val="00B7144B"/>
    <w:rsid w:val="00B716BE"/>
    <w:rsid w:val="00B7179B"/>
    <w:rsid w:val="00B725B4"/>
    <w:rsid w:val="00B72E2D"/>
    <w:rsid w:val="00B72EC2"/>
    <w:rsid w:val="00B73DDC"/>
    <w:rsid w:val="00B73E84"/>
    <w:rsid w:val="00B73E8F"/>
    <w:rsid w:val="00B74FB8"/>
    <w:rsid w:val="00B7583B"/>
    <w:rsid w:val="00B758D5"/>
    <w:rsid w:val="00B75B27"/>
    <w:rsid w:val="00B760E3"/>
    <w:rsid w:val="00B768A2"/>
    <w:rsid w:val="00B76E9F"/>
    <w:rsid w:val="00B77102"/>
    <w:rsid w:val="00B7730C"/>
    <w:rsid w:val="00B775B0"/>
    <w:rsid w:val="00B778CC"/>
    <w:rsid w:val="00B77B44"/>
    <w:rsid w:val="00B80004"/>
    <w:rsid w:val="00B8047D"/>
    <w:rsid w:val="00B80628"/>
    <w:rsid w:val="00B80B47"/>
    <w:rsid w:val="00B80D24"/>
    <w:rsid w:val="00B80D3D"/>
    <w:rsid w:val="00B81018"/>
    <w:rsid w:val="00B81767"/>
    <w:rsid w:val="00B81769"/>
    <w:rsid w:val="00B8241C"/>
    <w:rsid w:val="00B832CB"/>
    <w:rsid w:val="00B83463"/>
    <w:rsid w:val="00B83467"/>
    <w:rsid w:val="00B837C9"/>
    <w:rsid w:val="00B83C7E"/>
    <w:rsid w:val="00B83EA1"/>
    <w:rsid w:val="00B83F51"/>
    <w:rsid w:val="00B8453C"/>
    <w:rsid w:val="00B845C6"/>
    <w:rsid w:val="00B84810"/>
    <w:rsid w:val="00B84842"/>
    <w:rsid w:val="00B84C3F"/>
    <w:rsid w:val="00B84C9E"/>
    <w:rsid w:val="00B84E9E"/>
    <w:rsid w:val="00B854F3"/>
    <w:rsid w:val="00B85B22"/>
    <w:rsid w:val="00B85EAA"/>
    <w:rsid w:val="00B86741"/>
    <w:rsid w:val="00B867E0"/>
    <w:rsid w:val="00B86AE9"/>
    <w:rsid w:val="00B87F57"/>
    <w:rsid w:val="00B9047B"/>
    <w:rsid w:val="00B90810"/>
    <w:rsid w:val="00B9118A"/>
    <w:rsid w:val="00B91DBE"/>
    <w:rsid w:val="00B91F1D"/>
    <w:rsid w:val="00B9268C"/>
    <w:rsid w:val="00B9402D"/>
    <w:rsid w:val="00B9407D"/>
    <w:rsid w:val="00B9424D"/>
    <w:rsid w:val="00B94578"/>
    <w:rsid w:val="00B94A3A"/>
    <w:rsid w:val="00B94FBB"/>
    <w:rsid w:val="00B954B2"/>
    <w:rsid w:val="00B95538"/>
    <w:rsid w:val="00B95923"/>
    <w:rsid w:val="00B95EB5"/>
    <w:rsid w:val="00B961F3"/>
    <w:rsid w:val="00B96261"/>
    <w:rsid w:val="00B964FC"/>
    <w:rsid w:val="00B967F8"/>
    <w:rsid w:val="00B9768C"/>
    <w:rsid w:val="00B976AB"/>
    <w:rsid w:val="00B97859"/>
    <w:rsid w:val="00BA006E"/>
    <w:rsid w:val="00BA00C2"/>
    <w:rsid w:val="00BA027D"/>
    <w:rsid w:val="00BA0306"/>
    <w:rsid w:val="00BA0445"/>
    <w:rsid w:val="00BA0E3A"/>
    <w:rsid w:val="00BA0E9D"/>
    <w:rsid w:val="00BA0F18"/>
    <w:rsid w:val="00BA0F85"/>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878"/>
    <w:rsid w:val="00BA4A8F"/>
    <w:rsid w:val="00BA4C0B"/>
    <w:rsid w:val="00BA4CA9"/>
    <w:rsid w:val="00BA502B"/>
    <w:rsid w:val="00BA5989"/>
    <w:rsid w:val="00BA6275"/>
    <w:rsid w:val="00BA6736"/>
    <w:rsid w:val="00BA7139"/>
    <w:rsid w:val="00BA759D"/>
    <w:rsid w:val="00BB07E6"/>
    <w:rsid w:val="00BB0BAF"/>
    <w:rsid w:val="00BB0FD1"/>
    <w:rsid w:val="00BB13DF"/>
    <w:rsid w:val="00BB1924"/>
    <w:rsid w:val="00BB19CE"/>
    <w:rsid w:val="00BB1A5B"/>
    <w:rsid w:val="00BB21C8"/>
    <w:rsid w:val="00BB2A5D"/>
    <w:rsid w:val="00BB2EA7"/>
    <w:rsid w:val="00BB2FBE"/>
    <w:rsid w:val="00BB324C"/>
    <w:rsid w:val="00BB3C6B"/>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9E0"/>
    <w:rsid w:val="00BC1E32"/>
    <w:rsid w:val="00BC21C3"/>
    <w:rsid w:val="00BC21FE"/>
    <w:rsid w:val="00BC285A"/>
    <w:rsid w:val="00BC2A35"/>
    <w:rsid w:val="00BC3402"/>
    <w:rsid w:val="00BC3476"/>
    <w:rsid w:val="00BC3C3D"/>
    <w:rsid w:val="00BC40DC"/>
    <w:rsid w:val="00BC4572"/>
    <w:rsid w:val="00BC4BB8"/>
    <w:rsid w:val="00BC4D60"/>
    <w:rsid w:val="00BC4D95"/>
    <w:rsid w:val="00BC5A2D"/>
    <w:rsid w:val="00BC5E9D"/>
    <w:rsid w:val="00BC654B"/>
    <w:rsid w:val="00BC65BD"/>
    <w:rsid w:val="00BC6629"/>
    <w:rsid w:val="00BC6780"/>
    <w:rsid w:val="00BC6C12"/>
    <w:rsid w:val="00BC76EB"/>
    <w:rsid w:val="00BC7AEC"/>
    <w:rsid w:val="00BC7B45"/>
    <w:rsid w:val="00BC7DA6"/>
    <w:rsid w:val="00BD030F"/>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6120"/>
    <w:rsid w:val="00BD6656"/>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EF1"/>
    <w:rsid w:val="00BE41AF"/>
    <w:rsid w:val="00BE48FB"/>
    <w:rsid w:val="00BE4B00"/>
    <w:rsid w:val="00BE536B"/>
    <w:rsid w:val="00BE57C2"/>
    <w:rsid w:val="00BE5D91"/>
    <w:rsid w:val="00BE5DC9"/>
    <w:rsid w:val="00BE5F93"/>
    <w:rsid w:val="00BE60B0"/>
    <w:rsid w:val="00BE628D"/>
    <w:rsid w:val="00BE652A"/>
    <w:rsid w:val="00BE654E"/>
    <w:rsid w:val="00BE707A"/>
    <w:rsid w:val="00BE744F"/>
    <w:rsid w:val="00BE79F0"/>
    <w:rsid w:val="00BE7E73"/>
    <w:rsid w:val="00BF0538"/>
    <w:rsid w:val="00BF0672"/>
    <w:rsid w:val="00BF09D2"/>
    <w:rsid w:val="00BF0B6A"/>
    <w:rsid w:val="00BF0B81"/>
    <w:rsid w:val="00BF0CC1"/>
    <w:rsid w:val="00BF0D23"/>
    <w:rsid w:val="00BF11CF"/>
    <w:rsid w:val="00BF1627"/>
    <w:rsid w:val="00BF17B0"/>
    <w:rsid w:val="00BF231D"/>
    <w:rsid w:val="00BF23E2"/>
    <w:rsid w:val="00BF2454"/>
    <w:rsid w:val="00BF289A"/>
    <w:rsid w:val="00BF2B3D"/>
    <w:rsid w:val="00BF2F6B"/>
    <w:rsid w:val="00BF429B"/>
    <w:rsid w:val="00BF52E3"/>
    <w:rsid w:val="00BF5620"/>
    <w:rsid w:val="00BF6767"/>
    <w:rsid w:val="00BF73AD"/>
    <w:rsid w:val="00BF7E16"/>
    <w:rsid w:val="00BF7ECE"/>
    <w:rsid w:val="00C00ECD"/>
    <w:rsid w:val="00C01009"/>
    <w:rsid w:val="00C015A0"/>
    <w:rsid w:val="00C018DB"/>
    <w:rsid w:val="00C02195"/>
    <w:rsid w:val="00C02720"/>
    <w:rsid w:val="00C0332B"/>
    <w:rsid w:val="00C035F6"/>
    <w:rsid w:val="00C03637"/>
    <w:rsid w:val="00C03AA4"/>
    <w:rsid w:val="00C03B2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154"/>
    <w:rsid w:val="00C10B39"/>
    <w:rsid w:val="00C10F72"/>
    <w:rsid w:val="00C1152B"/>
    <w:rsid w:val="00C11584"/>
    <w:rsid w:val="00C1164B"/>
    <w:rsid w:val="00C11B44"/>
    <w:rsid w:val="00C11F4C"/>
    <w:rsid w:val="00C12084"/>
    <w:rsid w:val="00C12B8E"/>
    <w:rsid w:val="00C12E2C"/>
    <w:rsid w:val="00C13A31"/>
    <w:rsid w:val="00C13B9B"/>
    <w:rsid w:val="00C13DD4"/>
    <w:rsid w:val="00C14D65"/>
    <w:rsid w:val="00C14E54"/>
    <w:rsid w:val="00C1546E"/>
    <w:rsid w:val="00C1548D"/>
    <w:rsid w:val="00C15A86"/>
    <w:rsid w:val="00C16131"/>
    <w:rsid w:val="00C16291"/>
    <w:rsid w:val="00C16B3E"/>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76E"/>
    <w:rsid w:val="00C238C5"/>
    <w:rsid w:val="00C23DD3"/>
    <w:rsid w:val="00C245E4"/>
    <w:rsid w:val="00C24ECF"/>
    <w:rsid w:val="00C25029"/>
    <w:rsid w:val="00C2551E"/>
    <w:rsid w:val="00C2566D"/>
    <w:rsid w:val="00C25EF4"/>
    <w:rsid w:val="00C264C0"/>
    <w:rsid w:val="00C26E65"/>
    <w:rsid w:val="00C26EA0"/>
    <w:rsid w:val="00C2785F"/>
    <w:rsid w:val="00C27E7A"/>
    <w:rsid w:val="00C27F62"/>
    <w:rsid w:val="00C305AF"/>
    <w:rsid w:val="00C307E8"/>
    <w:rsid w:val="00C30B04"/>
    <w:rsid w:val="00C30D64"/>
    <w:rsid w:val="00C30EDE"/>
    <w:rsid w:val="00C31893"/>
    <w:rsid w:val="00C31D52"/>
    <w:rsid w:val="00C31FD3"/>
    <w:rsid w:val="00C3263E"/>
    <w:rsid w:val="00C32C40"/>
    <w:rsid w:val="00C32CC5"/>
    <w:rsid w:val="00C32D6D"/>
    <w:rsid w:val="00C3314B"/>
    <w:rsid w:val="00C337E7"/>
    <w:rsid w:val="00C3386F"/>
    <w:rsid w:val="00C339B9"/>
    <w:rsid w:val="00C33B89"/>
    <w:rsid w:val="00C33C0A"/>
    <w:rsid w:val="00C33EA5"/>
    <w:rsid w:val="00C33F7B"/>
    <w:rsid w:val="00C340B6"/>
    <w:rsid w:val="00C342EA"/>
    <w:rsid w:val="00C34543"/>
    <w:rsid w:val="00C34E71"/>
    <w:rsid w:val="00C35BBA"/>
    <w:rsid w:val="00C365BB"/>
    <w:rsid w:val="00C37281"/>
    <w:rsid w:val="00C37792"/>
    <w:rsid w:val="00C4025F"/>
    <w:rsid w:val="00C40504"/>
    <w:rsid w:val="00C41654"/>
    <w:rsid w:val="00C4182E"/>
    <w:rsid w:val="00C41A5A"/>
    <w:rsid w:val="00C41ED8"/>
    <w:rsid w:val="00C41F7A"/>
    <w:rsid w:val="00C42363"/>
    <w:rsid w:val="00C4274D"/>
    <w:rsid w:val="00C43758"/>
    <w:rsid w:val="00C43F56"/>
    <w:rsid w:val="00C442F3"/>
    <w:rsid w:val="00C4444B"/>
    <w:rsid w:val="00C445FE"/>
    <w:rsid w:val="00C44C5D"/>
    <w:rsid w:val="00C450BA"/>
    <w:rsid w:val="00C4526A"/>
    <w:rsid w:val="00C457E2"/>
    <w:rsid w:val="00C4616F"/>
    <w:rsid w:val="00C4667A"/>
    <w:rsid w:val="00C46A81"/>
    <w:rsid w:val="00C46B1C"/>
    <w:rsid w:val="00C46CF6"/>
    <w:rsid w:val="00C472CB"/>
    <w:rsid w:val="00C47526"/>
    <w:rsid w:val="00C47923"/>
    <w:rsid w:val="00C47E82"/>
    <w:rsid w:val="00C50184"/>
    <w:rsid w:val="00C502AB"/>
    <w:rsid w:val="00C50832"/>
    <w:rsid w:val="00C51108"/>
    <w:rsid w:val="00C51255"/>
    <w:rsid w:val="00C518AD"/>
    <w:rsid w:val="00C51CAF"/>
    <w:rsid w:val="00C51F4D"/>
    <w:rsid w:val="00C51F90"/>
    <w:rsid w:val="00C521F0"/>
    <w:rsid w:val="00C52DD9"/>
    <w:rsid w:val="00C52F5E"/>
    <w:rsid w:val="00C530DC"/>
    <w:rsid w:val="00C5342D"/>
    <w:rsid w:val="00C5351D"/>
    <w:rsid w:val="00C5385B"/>
    <w:rsid w:val="00C543EB"/>
    <w:rsid w:val="00C5443B"/>
    <w:rsid w:val="00C545A0"/>
    <w:rsid w:val="00C5465D"/>
    <w:rsid w:val="00C546B9"/>
    <w:rsid w:val="00C54E36"/>
    <w:rsid w:val="00C54E7C"/>
    <w:rsid w:val="00C55171"/>
    <w:rsid w:val="00C555F5"/>
    <w:rsid w:val="00C5565B"/>
    <w:rsid w:val="00C55C74"/>
    <w:rsid w:val="00C55E75"/>
    <w:rsid w:val="00C562F3"/>
    <w:rsid w:val="00C566C7"/>
    <w:rsid w:val="00C56B2F"/>
    <w:rsid w:val="00C56DCB"/>
    <w:rsid w:val="00C56F1B"/>
    <w:rsid w:val="00C56F38"/>
    <w:rsid w:val="00C570FC"/>
    <w:rsid w:val="00C57CAD"/>
    <w:rsid w:val="00C60228"/>
    <w:rsid w:val="00C61018"/>
    <w:rsid w:val="00C61525"/>
    <w:rsid w:val="00C616A2"/>
    <w:rsid w:val="00C61DE3"/>
    <w:rsid w:val="00C62822"/>
    <w:rsid w:val="00C62E91"/>
    <w:rsid w:val="00C63083"/>
    <w:rsid w:val="00C63381"/>
    <w:rsid w:val="00C63969"/>
    <w:rsid w:val="00C63A84"/>
    <w:rsid w:val="00C64721"/>
    <w:rsid w:val="00C64B01"/>
    <w:rsid w:val="00C64BA7"/>
    <w:rsid w:val="00C64FB6"/>
    <w:rsid w:val="00C65284"/>
    <w:rsid w:val="00C65941"/>
    <w:rsid w:val="00C65B37"/>
    <w:rsid w:val="00C667F8"/>
    <w:rsid w:val="00C66C18"/>
    <w:rsid w:val="00C66CAA"/>
    <w:rsid w:val="00C66E1A"/>
    <w:rsid w:val="00C66E74"/>
    <w:rsid w:val="00C678D5"/>
    <w:rsid w:val="00C67AB0"/>
    <w:rsid w:val="00C67B37"/>
    <w:rsid w:val="00C67CF5"/>
    <w:rsid w:val="00C70432"/>
    <w:rsid w:val="00C70736"/>
    <w:rsid w:val="00C721F7"/>
    <w:rsid w:val="00C72207"/>
    <w:rsid w:val="00C72415"/>
    <w:rsid w:val="00C727CC"/>
    <w:rsid w:val="00C72C3C"/>
    <w:rsid w:val="00C72C6C"/>
    <w:rsid w:val="00C732EF"/>
    <w:rsid w:val="00C734A3"/>
    <w:rsid w:val="00C7381B"/>
    <w:rsid w:val="00C73E82"/>
    <w:rsid w:val="00C7438A"/>
    <w:rsid w:val="00C749FF"/>
    <w:rsid w:val="00C7507C"/>
    <w:rsid w:val="00C75B7F"/>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BE6"/>
    <w:rsid w:val="00C82F77"/>
    <w:rsid w:val="00C839AB"/>
    <w:rsid w:val="00C84DB7"/>
    <w:rsid w:val="00C84E5C"/>
    <w:rsid w:val="00C84FA5"/>
    <w:rsid w:val="00C8508F"/>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CF9"/>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363"/>
    <w:rsid w:val="00CA285F"/>
    <w:rsid w:val="00CA2FFA"/>
    <w:rsid w:val="00CA3F31"/>
    <w:rsid w:val="00CA43AF"/>
    <w:rsid w:val="00CA5297"/>
    <w:rsid w:val="00CA5B4A"/>
    <w:rsid w:val="00CA5BBF"/>
    <w:rsid w:val="00CA6849"/>
    <w:rsid w:val="00CA684E"/>
    <w:rsid w:val="00CA6A68"/>
    <w:rsid w:val="00CA711C"/>
    <w:rsid w:val="00CA737A"/>
    <w:rsid w:val="00CA7522"/>
    <w:rsid w:val="00CA7723"/>
    <w:rsid w:val="00CA7750"/>
    <w:rsid w:val="00CA7B39"/>
    <w:rsid w:val="00CB049D"/>
    <w:rsid w:val="00CB14FD"/>
    <w:rsid w:val="00CB18B4"/>
    <w:rsid w:val="00CB1A2D"/>
    <w:rsid w:val="00CB1ED7"/>
    <w:rsid w:val="00CB1F41"/>
    <w:rsid w:val="00CB22E3"/>
    <w:rsid w:val="00CB2377"/>
    <w:rsid w:val="00CB29AC"/>
    <w:rsid w:val="00CB36AF"/>
    <w:rsid w:val="00CB3D3F"/>
    <w:rsid w:val="00CB4189"/>
    <w:rsid w:val="00CB44E1"/>
    <w:rsid w:val="00CB4683"/>
    <w:rsid w:val="00CB4724"/>
    <w:rsid w:val="00CB4940"/>
    <w:rsid w:val="00CB4B79"/>
    <w:rsid w:val="00CB4E79"/>
    <w:rsid w:val="00CB51A3"/>
    <w:rsid w:val="00CB5688"/>
    <w:rsid w:val="00CB58C8"/>
    <w:rsid w:val="00CB598A"/>
    <w:rsid w:val="00CB5E7A"/>
    <w:rsid w:val="00CB6142"/>
    <w:rsid w:val="00CB745E"/>
    <w:rsid w:val="00CB7504"/>
    <w:rsid w:val="00CB7F61"/>
    <w:rsid w:val="00CC0006"/>
    <w:rsid w:val="00CC107C"/>
    <w:rsid w:val="00CC1146"/>
    <w:rsid w:val="00CC17E5"/>
    <w:rsid w:val="00CC1A56"/>
    <w:rsid w:val="00CC21A3"/>
    <w:rsid w:val="00CC231A"/>
    <w:rsid w:val="00CC2F41"/>
    <w:rsid w:val="00CC3420"/>
    <w:rsid w:val="00CC3593"/>
    <w:rsid w:val="00CC3777"/>
    <w:rsid w:val="00CC3E83"/>
    <w:rsid w:val="00CC3F4F"/>
    <w:rsid w:val="00CC3F59"/>
    <w:rsid w:val="00CC4C6E"/>
    <w:rsid w:val="00CC51FA"/>
    <w:rsid w:val="00CC53AD"/>
    <w:rsid w:val="00CC57B8"/>
    <w:rsid w:val="00CC5E9D"/>
    <w:rsid w:val="00CC62A2"/>
    <w:rsid w:val="00CC6652"/>
    <w:rsid w:val="00CC7164"/>
    <w:rsid w:val="00CC7469"/>
    <w:rsid w:val="00CD0161"/>
    <w:rsid w:val="00CD01AD"/>
    <w:rsid w:val="00CD062E"/>
    <w:rsid w:val="00CD1446"/>
    <w:rsid w:val="00CD166A"/>
    <w:rsid w:val="00CD1BA9"/>
    <w:rsid w:val="00CD2892"/>
    <w:rsid w:val="00CD2C97"/>
    <w:rsid w:val="00CD2ED9"/>
    <w:rsid w:val="00CD2FA0"/>
    <w:rsid w:val="00CD3063"/>
    <w:rsid w:val="00CD32BB"/>
    <w:rsid w:val="00CD3619"/>
    <w:rsid w:val="00CD3640"/>
    <w:rsid w:val="00CD3B31"/>
    <w:rsid w:val="00CD40A3"/>
    <w:rsid w:val="00CD46DD"/>
    <w:rsid w:val="00CD4829"/>
    <w:rsid w:val="00CD50EB"/>
    <w:rsid w:val="00CD51FC"/>
    <w:rsid w:val="00CD554D"/>
    <w:rsid w:val="00CD5B9D"/>
    <w:rsid w:val="00CD5C5B"/>
    <w:rsid w:val="00CD66A2"/>
    <w:rsid w:val="00CD6FC4"/>
    <w:rsid w:val="00CD7918"/>
    <w:rsid w:val="00CD7BD3"/>
    <w:rsid w:val="00CE09FB"/>
    <w:rsid w:val="00CE106E"/>
    <w:rsid w:val="00CE14CD"/>
    <w:rsid w:val="00CE1571"/>
    <w:rsid w:val="00CE165F"/>
    <w:rsid w:val="00CE1FE3"/>
    <w:rsid w:val="00CE272B"/>
    <w:rsid w:val="00CE2846"/>
    <w:rsid w:val="00CE3206"/>
    <w:rsid w:val="00CE33E0"/>
    <w:rsid w:val="00CE3B81"/>
    <w:rsid w:val="00CE3D02"/>
    <w:rsid w:val="00CE47FC"/>
    <w:rsid w:val="00CE5085"/>
    <w:rsid w:val="00CE59AD"/>
    <w:rsid w:val="00CE5A7B"/>
    <w:rsid w:val="00CE5D3E"/>
    <w:rsid w:val="00CE5D99"/>
    <w:rsid w:val="00CE5DD4"/>
    <w:rsid w:val="00CE60BA"/>
    <w:rsid w:val="00CE6C6A"/>
    <w:rsid w:val="00CE6E35"/>
    <w:rsid w:val="00CE7486"/>
    <w:rsid w:val="00CE74CA"/>
    <w:rsid w:val="00CE74E8"/>
    <w:rsid w:val="00CE7773"/>
    <w:rsid w:val="00CE7981"/>
    <w:rsid w:val="00CE7E5C"/>
    <w:rsid w:val="00CF0533"/>
    <w:rsid w:val="00CF07AA"/>
    <w:rsid w:val="00CF07BC"/>
    <w:rsid w:val="00CF0FB0"/>
    <w:rsid w:val="00CF0FCD"/>
    <w:rsid w:val="00CF1087"/>
    <w:rsid w:val="00CF150C"/>
    <w:rsid w:val="00CF1586"/>
    <w:rsid w:val="00CF1DBF"/>
    <w:rsid w:val="00CF1F7C"/>
    <w:rsid w:val="00CF2128"/>
    <w:rsid w:val="00CF2AA6"/>
    <w:rsid w:val="00CF3B36"/>
    <w:rsid w:val="00CF3BF7"/>
    <w:rsid w:val="00CF3F59"/>
    <w:rsid w:val="00CF453E"/>
    <w:rsid w:val="00CF4781"/>
    <w:rsid w:val="00CF4E22"/>
    <w:rsid w:val="00CF4F01"/>
    <w:rsid w:val="00CF5340"/>
    <w:rsid w:val="00CF59D4"/>
    <w:rsid w:val="00CF5C40"/>
    <w:rsid w:val="00CF6D13"/>
    <w:rsid w:val="00CF6F6A"/>
    <w:rsid w:val="00CF7353"/>
    <w:rsid w:val="00CF7576"/>
    <w:rsid w:val="00CF769D"/>
    <w:rsid w:val="00CF7892"/>
    <w:rsid w:val="00D00507"/>
    <w:rsid w:val="00D0124B"/>
    <w:rsid w:val="00D0227A"/>
    <w:rsid w:val="00D027B5"/>
    <w:rsid w:val="00D02CB7"/>
    <w:rsid w:val="00D02F1A"/>
    <w:rsid w:val="00D031BC"/>
    <w:rsid w:val="00D03381"/>
    <w:rsid w:val="00D03595"/>
    <w:rsid w:val="00D04DFD"/>
    <w:rsid w:val="00D04EF5"/>
    <w:rsid w:val="00D0574D"/>
    <w:rsid w:val="00D0596C"/>
    <w:rsid w:val="00D05B9F"/>
    <w:rsid w:val="00D05D3F"/>
    <w:rsid w:val="00D05D7B"/>
    <w:rsid w:val="00D0709C"/>
    <w:rsid w:val="00D07834"/>
    <w:rsid w:val="00D108B4"/>
    <w:rsid w:val="00D108D4"/>
    <w:rsid w:val="00D10ECC"/>
    <w:rsid w:val="00D10F0D"/>
    <w:rsid w:val="00D11646"/>
    <w:rsid w:val="00D11876"/>
    <w:rsid w:val="00D123BB"/>
    <w:rsid w:val="00D1264D"/>
    <w:rsid w:val="00D126E5"/>
    <w:rsid w:val="00D129C2"/>
    <w:rsid w:val="00D12D42"/>
    <w:rsid w:val="00D135D3"/>
    <w:rsid w:val="00D13D5A"/>
    <w:rsid w:val="00D1447B"/>
    <w:rsid w:val="00D144A5"/>
    <w:rsid w:val="00D1467C"/>
    <w:rsid w:val="00D14B96"/>
    <w:rsid w:val="00D15380"/>
    <w:rsid w:val="00D1592D"/>
    <w:rsid w:val="00D1615E"/>
    <w:rsid w:val="00D16229"/>
    <w:rsid w:val="00D1642B"/>
    <w:rsid w:val="00D168E6"/>
    <w:rsid w:val="00D16A84"/>
    <w:rsid w:val="00D16B47"/>
    <w:rsid w:val="00D16BF5"/>
    <w:rsid w:val="00D1738D"/>
    <w:rsid w:val="00D17834"/>
    <w:rsid w:val="00D17A95"/>
    <w:rsid w:val="00D17B7D"/>
    <w:rsid w:val="00D17F2C"/>
    <w:rsid w:val="00D204CB"/>
    <w:rsid w:val="00D205A4"/>
    <w:rsid w:val="00D20604"/>
    <w:rsid w:val="00D207A2"/>
    <w:rsid w:val="00D20AEB"/>
    <w:rsid w:val="00D213F8"/>
    <w:rsid w:val="00D21862"/>
    <w:rsid w:val="00D21928"/>
    <w:rsid w:val="00D225EE"/>
    <w:rsid w:val="00D226EB"/>
    <w:rsid w:val="00D2333D"/>
    <w:rsid w:val="00D2337C"/>
    <w:rsid w:val="00D23766"/>
    <w:rsid w:val="00D23F8D"/>
    <w:rsid w:val="00D24343"/>
    <w:rsid w:val="00D24830"/>
    <w:rsid w:val="00D24C6D"/>
    <w:rsid w:val="00D25482"/>
    <w:rsid w:val="00D25B4C"/>
    <w:rsid w:val="00D25BFE"/>
    <w:rsid w:val="00D25C7E"/>
    <w:rsid w:val="00D25DBF"/>
    <w:rsid w:val="00D26206"/>
    <w:rsid w:val="00D26B7E"/>
    <w:rsid w:val="00D26DDC"/>
    <w:rsid w:val="00D26E56"/>
    <w:rsid w:val="00D271B7"/>
    <w:rsid w:val="00D27560"/>
    <w:rsid w:val="00D27BF8"/>
    <w:rsid w:val="00D306E8"/>
    <w:rsid w:val="00D30BC2"/>
    <w:rsid w:val="00D30D47"/>
    <w:rsid w:val="00D30E78"/>
    <w:rsid w:val="00D30F4B"/>
    <w:rsid w:val="00D315F6"/>
    <w:rsid w:val="00D31768"/>
    <w:rsid w:val="00D327B5"/>
    <w:rsid w:val="00D338BE"/>
    <w:rsid w:val="00D339D0"/>
    <w:rsid w:val="00D33CC8"/>
    <w:rsid w:val="00D345FC"/>
    <w:rsid w:val="00D34A44"/>
    <w:rsid w:val="00D35C7A"/>
    <w:rsid w:val="00D35C83"/>
    <w:rsid w:val="00D36B78"/>
    <w:rsid w:val="00D37BBE"/>
    <w:rsid w:val="00D37BE2"/>
    <w:rsid w:val="00D37E49"/>
    <w:rsid w:val="00D37FC8"/>
    <w:rsid w:val="00D401E8"/>
    <w:rsid w:val="00D4032F"/>
    <w:rsid w:val="00D4098D"/>
    <w:rsid w:val="00D409AB"/>
    <w:rsid w:val="00D4143A"/>
    <w:rsid w:val="00D4193A"/>
    <w:rsid w:val="00D419A7"/>
    <w:rsid w:val="00D41B3E"/>
    <w:rsid w:val="00D41EF2"/>
    <w:rsid w:val="00D42C65"/>
    <w:rsid w:val="00D42F21"/>
    <w:rsid w:val="00D441B3"/>
    <w:rsid w:val="00D447B4"/>
    <w:rsid w:val="00D45295"/>
    <w:rsid w:val="00D452F1"/>
    <w:rsid w:val="00D45C7C"/>
    <w:rsid w:val="00D45F4C"/>
    <w:rsid w:val="00D470F2"/>
    <w:rsid w:val="00D4764C"/>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6C"/>
    <w:rsid w:val="00D5504E"/>
    <w:rsid w:val="00D55339"/>
    <w:rsid w:val="00D556B7"/>
    <w:rsid w:val="00D55FBF"/>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5DC2"/>
    <w:rsid w:val="00D65E42"/>
    <w:rsid w:val="00D664FA"/>
    <w:rsid w:val="00D66C70"/>
    <w:rsid w:val="00D66CA9"/>
    <w:rsid w:val="00D66F22"/>
    <w:rsid w:val="00D67101"/>
    <w:rsid w:val="00D6723B"/>
    <w:rsid w:val="00D678C9"/>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225"/>
    <w:rsid w:val="00D73348"/>
    <w:rsid w:val="00D73477"/>
    <w:rsid w:val="00D74336"/>
    <w:rsid w:val="00D7476B"/>
    <w:rsid w:val="00D749A9"/>
    <w:rsid w:val="00D749BD"/>
    <w:rsid w:val="00D749CF"/>
    <w:rsid w:val="00D74BE6"/>
    <w:rsid w:val="00D75744"/>
    <w:rsid w:val="00D75A66"/>
    <w:rsid w:val="00D7656F"/>
    <w:rsid w:val="00D76C7B"/>
    <w:rsid w:val="00D77000"/>
    <w:rsid w:val="00D772CF"/>
    <w:rsid w:val="00D77409"/>
    <w:rsid w:val="00D80217"/>
    <w:rsid w:val="00D80739"/>
    <w:rsid w:val="00D80943"/>
    <w:rsid w:val="00D80BEC"/>
    <w:rsid w:val="00D81444"/>
    <w:rsid w:val="00D82DE9"/>
    <w:rsid w:val="00D838CA"/>
    <w:rsid w:val="00D83D5A"/>
    <w:rsid w:val="00D84475"/>
    <w:rsid w:val="00D84499"/>
    <w:rsid w:val="00D85002"/>
    <w:rsid w:val="00D85633"/>
    <w:rsid w:val="00D866F7"/>
    <w:rsid w:val="00D8709E"/>
    <w:rsid w:val="00D87370"/>
    <w:rsid w:val="00D876BC"/>
    <w:rsid w:val="00D876C9"/>
    <w:rsid w:val="00D87717"/>
    <w:rsid w:val="00D878C5"/>
    <w:rsid w:val="00D87A4B"/>
    <w:rsid w:val="00D87EE9"/>
    <w:rsid w:val="00D902A5"/>
    <w:rsid w:val="00D90A05"/>
    <w:rsid w:val="00D90B52"/>
    <w:rsid w:val="00D90E96"/>
    <w:rsid w:val="00D910E2"/>
    <w:rsid w:val="00D91346"/>
    <w:rsid w:val="00D914C7"/>
    <w:rsid w:val="00D915C7"/>
    <w:rsid w:val="00D91814"/>
    <w:rsid w:val="00D92ADA"/>
    <w:rsid w:val="00D92B12"/>
    <w:rsid w:val="00D92D32"/>
    <w:rsid w:val="00D93369"/>
    <w:rsid w:val="00D93905"/>
    <w:rsid w:val="00D93C01"/>
    <w:rsid w:val="00D93E13"/>
    <w:rsid w:val="00D940E8"/>
    <w:rsid w:val="00D9480E"/>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1E8"/>
    <w:rsid w:val="00DA2268"/>
    <w:rsid w:val="00DA232F"/>
    <w:rsid w:val="00DA26A5"/>
    <w:rsid w:val="00DA286F"/>
    <w:rsid w:val="00DA3695"/>
    <w:rsid w:val="00DA371A"/>
    <w:rsid w:val="00DA4520"/>
    <w:rsid w:val="00DA47D1"/>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881"/>
    <w:rsid w:val="00DB0B34"/>
    <w:rsid w:val="00DB0CFE"/>
    <w:rsid w:val="00DB0E07"/>
    <w:rsid w:val="00DB0EB2"/>
    <w:rsid w:val="00DB1DE0"/>
    <w:rsid w:val="00DB1E68"/>
    <w:rsid w:val="00DB2217"/>
    <w:rsid w:val="00DB2407"/>
    <w:rsid w:val="00DB2720"/>
    <w:rsid w:val="00DB3408"/>
    <w:rsid w:val="00DB355C"/>
    <w:rsid w:val="00DB3A30"/>
    <w:rsid w:val="00DB3EC1"/>
    <w:rsid w:val="00DB4A47"/>
    <w:rsid w:val="00DB4F10"/>
    <w:rsid w:val="00DB578D"/>
    <w:rsid w:val="00DB5FFD"/>
    <w:rsid w:val="00DB6759"/>
    <w:rsid w:val="00DB6811"/>
    <w:rsid w:val="00DB72B1"/>
    <w:rsid w:val="00DB7944"/>
    <w:rsid w:val="00DB7A24"/>
    <w:rsid w:val="00DC0A12"/>
    <w:rsid w:val="00DC0ABB"/>
    <w:rsid w:val="00DC0FE1"/>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604A"/>
    <w:rsid w:val="00DC61F9"/>
    <w:rsid w:val="00DC6318"/>
    <w:rsid w:val="00DC712A"/>
    <w:rsid w:val="00DC7210"/>
    <w:rsid w:val="00DC7422"/>
    <w:rsid w:val="00DC74C8"/>
    <w:rsid w:val="00DC7515"/>
    <w:rsid w:val="00DC7CAB"/>
    <w:rsid w:val="00DD0491"/>
    <w:rsid w:val="00DD04E1"/>
    <w:rsid w:val="00DD0C8C"/>
    <w:rsid w:val="00DD11EC"/>
    <w:rsid w:val="00DD1664"/>
    <w:rsid w:val="00DD1BAF"/>
    <w:rsid w:val="00DD213A"/>
    <w:rsid w:val="00DD265A"/>
    <w:rsid w:val="00DD290B"/>
    <w:rsid w:val="00DD3452"/>
    <w:rsid w:val="00DD3688"/>
    <w:rsid w:val="00DD3B2D"/>
    <w:rsid w:val="00DD3FDE"/>
    <w:rsid w:val="00DD4429"/>
    <w:rsid w:val="00DD4A33"/>
    <w:rsid w:val="00DD510D"/>
    <w:rsid w:val="00DD5CA9"/>
    <w:rsid w:val="00DD6731"/>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ED0"/>
    <w:rsid w:val="00DE5238"/>
    <w:rsid w:val="00DE5412"/>
    <w:rsid w:val="00DE5587"/>
    <w:rsid w:val="00DE5917"/>
    <w:rsid w:val="00DE5B14"/>
    <w:rsid w:val="00DE5FE7"/>
    <w:rsid w:val="00DE6A2C"/>
    <w:rsid w:val="00DE7AA4"/>
    <w:rsid w:val="00DF0672"/>
    <w:rsid w:val="00DF0835"/>
    <w:rsid w:val="00DF095F"/>
    <w:rsid w:val="00DF0EC3"/>
    <w:rsid w:val="00DF0EE5"/>
    <w:rsid w:val="00DF1082"/>
    <w:rsid w:val="00DF11A6"/>
    <w:rsid w:val="00DF18B8"/>
    <w:rsid w:val="00DF2286"/>
    <w:rsid w:val="00DF2580"/>
    <w:rsid w:val="00DF2953"/>
    <w:rsid w:val="00DF3239"/>
    <w:rsid w:val="00DF36A8"/>
    <w:rsid w:val="00DF3D6A"/>
    <w:rsid w:val="00DF3E23"/>
    <w:rsid w:val="00DF3E6A"/>
    <w:rsid w:val="00DF3EF3"/>
    <w:rsid w:val="00DF443D"/>
    <w:rsid w:val="00DF4952"/>
    <w:rsid w:val="00DF4BEE"/>
    <w:rsid w:val="00DF4ED3"/>
    <w:rsid w:val="00DF52FA"/>
    <w:rsid w:val="00DF5335"/>
    <w:rsid w:val="00DF5681"/>
    <w:rsid w:val="00DF58F0"/>
    <w:rsid w:val="00DF590B"/>
    <w:rsid w:val="00DF5FE5"/>
    <w:rsid w:val="00DF62EE"/>
    <w:rsid w:val="00DF6D9E"/>
    <w:rsid w:val="00E007B3"/>
    <w:rsid w:val="00E00C7A"/>
    <w:rsid w:val="00E00D62"/>
    <w:rsid w:val="00E016FD"/>
    <w:rsid w:val="00E024EB"/>
    <w:rsid w:val="00E030EC"/>
    <w:rsid w:val="00E03AE1"/>
    <w:rsid w:val="00E03CC8"/>
    <w:rsid w:val="00E03DD5"/>
    <w:rsid w:val="00E040F9"/>
    <w:rsid w:val="00E0420F"/>
    <w:rsid w:val="00E0430E"/>
    <w:rsid w:val="00E046D2"/>
    <w:rsid w:val="00E04704"/>
    <w:rsid w:val="00E04DFE"/>
    <w:rsid w:val="00E0555B"/>
    <w:rsid w:val="00E06D25"/>
    <w:rsid w:val="00E06F55"/>
    <w:rsid w:val="00E073A5"/>
    <w:rsid w:val="00E073F9"/>
    <w:rsid w:val="00E075A2"/>
    <w:rsid w:val="00E078AC"/>
    <w:rsid w:val="00E10101"/>
    <w:rsid w:val="00E10136"/>
    <w:rsid w:val="00E10A8D"/>
    <w:rsid w:val="00E1109A"/>
    <w:rsid w:val="00E11144"/>
    <w:rsid w:val="00E1149B"/>
    <w:rsid w:val="00E129B7"/>
    <w:rsid w:val="00E12DF6"/>
    <w:rsid w:val="00E13303"/>
    <w:rsid w:val="00E138A8"/>
    <w:rsid w:val="00E1396C"/>
    <w:rsid w:val="00E13DD2"/>
    <w:rsid w:val="00E1427C"/>
    <w:rsid w:val="00E14703"/>
    <w:rsid w:val="00E148E1"/>
    <w:rsid w:val="00E14B3B"/>
    <w:rsid w:val="00E14D7A"/>
    <w:rsid w:val="00E14E86"/>
    <w:rsid w:val="00E1605A"/>
    <w:rsid w:val="00E160A7"/>
    <w:rsid w:val="00E164AF"/>
    <w:rsid w:val="00E1679A"/>
    <w:rsid w:val="00E1685A"/>
    <w:rsid w:val="00E16F0B"/>
    <w:rsid w:val="00E17375"/>
    <w:rsid w:val="00E17426"/>
    <w:rsid w:val="00E17676"/>
    <w:rsid w:val="00E17857"/>
    <w:rsid w:val="00E17877"/>
    <w:rsid w:val="00E17BC6"/>
    <w:rsid w:val="00E2070D"/>
    <w:rsid w:val="00E20BAF"/>
    <w:rsid w:val="00E20D06"/>
    <w:rsid w:val="00E20DB4"/>
    <w:rsid w:val="00E214C8"/>
    <w:rsid w:val="00E21A3E"/>
    <w:rsid w:val="00E21AE5"/>
    <w:rsid w:val="00E21E77"/>
    <w:rsid w:val="00E21F53"/>
    <w:rsid w:val="00E21FFA"/>
    <w:rsid w:val="00E2240B"/>
    <w:rsid w:val="00E22974"/>
    <w:rsid w:val="00E22C4C"/>
    <w:rsid w:val="00E22F89"/>
    <w:rsid w:val="00E23089"/>
    <w:rsid w:val="00E2332F"/>
    <w:rsid w:val="00E233F2"/>
    <w:rsid w:val="00E239DF"/>
    <w:rsid w:val="00E240D0"/>
    <w:rsid w:val="00E25014"/>
    <w:rsid w:val="00E26167"/>
    <w:rsid w:val="00E26300"/>
    <w:rsid w:val="00E26CCC"/>
    <w:rsid w:val="00E276BA"/>
    <w:rsid w:val="00E27715"/>
    <w:rsid w:val="00E2792D"/>
    <w:rsid w:val="00E27F47"/>
    <w:rsid w:val="00E27F9E"/>
    <w:rsid w:val="00E30261"/>
    <w:rsid w:val="00E3067B"/>
    <w:rsid w:val="00E306B6"/>
    <w:rsid w:val="00E3097B"/>
    <w:rsid w:val="00E316C0"/>
    <w:rsid w:val="00E31864"/>
    <w:rsid w:val="00E31E98"/>
    <w:rsid w:val="00E32409"/>
    <w:rsid w:val="00E326A7"/>
    <w:rsid w:val="00E32921"/>
    <w:rsid w:val="00E32B52"/>
    <w:rsid w:val="00E339D7"/>
    <w:rsid w:val="00E343BF"/>
    <w:rsid w:val="00E34656"/>
    <w:rsid w:val="00E34EED"/>
    <w:rsid w:val="00E350B1"/>
    <w:rsid w:val="00E35595"/>
    <w:rsid w:val="00E35E64"/>
    <w:rsid w:val="00E36030"/>
    <w:rsid w:val="00E3656B"/>
    <w:rsid w:val="00E370DC"/>
    <w:rsid w:val="00E371DA"/>
    <w:rsid w:val="00E376E6"/>
    <w:rsid w:val="00E37790"/>
    <w:rsid w:val="00E37F87"/>
    <w:rsid w:val="00E40300"/>
    <w:rsid w:val="00E405E3"/>
    <w:rsid w:val="00E407C6"/>
    <w:rsid w:val="00E409AC"/>
    <w:rsid w:val="00E41327"/>
    <w:rsid w:val="00E41941"/>
    <w:rsid w:val="00E41CBF"/>
    <w:rsid w:val="00E41FF4"/>
    <w:rsid w:val="00E424AA"/>
    <w:rsid w:val="00E42CC8"/>
    <w:rsid w:val="00E433BD"/>
    <w:rsid w:val="00E43D65"/>
    <w:rsid w:val="00E43F96"/>
    <w:rsid w:val="00E4402B"/>
    <w:rsid w:val="00E4463E"/>
    <w:rsid w:val="00E44B06"/>
    <w:rsid w:val="00E44E85"/>
    <w:rsid w:val="00E45204"/>
    <w:rsid w:val="00E45C60"/>
    <w:rsid w:val="00E45DBA"/>
    <w:rsid w:val="00E45F83"/>
    <w:rsid w:val="00E467DF"/>
    <w:rsid w:val="00E46CD7"/>
    <w:rsid w:val="00E47072"/>
    <w:rsid w:val="00E47ED1"/>
    <w:rsid w:val="00E50066"/>
    <w:rsid w:val="00E50604"/>
    <w:rsid w:val="00E50B4C"/>
    <w:rsid w:val="00E51229"/>
    <w:rsid w:val="00E52A71"/>
    <w:rsid w:val="00E52B24"/>
    <w:rsid w:val="00E52B9F"/>
    <w:rsid w:val="00E52F09"/>
    <w:rsid w:val="00E53140"/>
    <w:rsid w:val="00E537A4"/>
    <w:rsid w:val="00E53D02"/>
    <w:rsid w:val="00E543BC"/>
    <w:rsid w:val="00E54B91"/>
    <w:rsid w:val="00E54CCA"/>
    <w:rsid w:val="00E54FF9"/>
    <w:rsid w:val="00E554DB"/>
    <w:rsid w:val="00E56AA3"/>
    <w:rsid w:val="00E57181"/>
    <w:rsid w:val="00E5730A"/>
    <w:rsid w:val="00E576CA"/>
    <w:rsid w:val="00E57CD1"/>
    <w:rsid w:val="00E60464"/>
    <w:rsid w:val="00E606FC"/>
    <w:rsid w:val="00E61003"/>
    <w:rsid w:val="00E61B8B"/>
    <w:rsid w:val="00E61CDE"/>
    <w:rsid w:val="00E63115"/>
    <w:rsid w:val="00E632B3"/>
    <w:rsid w:val="00E63792"/>
    <w:rsid w:val="00E63793"/>
    <w:rsid w:val="00E63BF1"/>
    <w:rsid w:val="00E63F31"/>
    <w:rsid w:val="00E63FA9"/>
    <w:rsid w:val="00E6500A"/>
    <w:rsid w:val="00E657C1"/>
    <w:rsid w:val="00E65C1F"/>
    <w:rsid w:val="00E66072"/>
    <w:rsid w:val="00E66F57"/>
    <w:rsid w:val="00E67560"/>
    <w:rsid w:val="00E678BA"/>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884"/>
    <w:rsid w:val="00E73E92"/>
    <w:rsid w:val="00E740ED"/>
    <w:rsid w:val="00E744E6"/>
    <w:rsid w:val="00E7463E"/>
    <w:rsid w:val="00E74726"/>
    <w:rsid w:val="00E74F16"/>
    <w:rsid w:val="00E74F7F"/>
    <w:rsid w:val="00E754EE"/>
    <w:rsid w:val="00E7568F"/>
    <w:rsid w:val="00E756EB"/>
    <w:rsid w:val="00E75A21"/>
    <w:rsid w:val="00E7705F"/>
    <w:rsid w:val="00E7730E"/>
    <w:rsid w:val="00E77899"/>
    <w:rsid w:val="00E77F4F"/>
    <w:rsid w:val="00E80202"/>
    <w:rsid w:val="00E8219A"/>
    <w:rsid w:val="00E8248B"/>
    <w:rsid w:val="00E824EF"/>
    <w:rsid w:val="00E82734"/>
    <w:rsid w:val="00E82DD2"/>
    <w:rsid w:val="00E8323B"/>
    <w:rsid w:val="00E83320"/>
    <w:rsid w:val="00E833DD"/>
    <w:rsid w:val="00E836BA"/>
    <w:rsid w:val="00E836E9"/>
    <w:rsid w:val="00E83B51"/>
    <w:rsid w:val="00E83F16"/>
    <w:rsid w:val="00E8413C"/>
    <w:rsid w:val="00E84C42"/>
    <w:rsid w:val="00E84D6E"/>
    <w:rsid w:val="00E8536C"/>
    <w:rsid w:val="00E863FA"/>
    <w:rsid w:val="00E86C0A"/>
    <w:rsid w:val="00E86DAC"/>
    <w:rsid w:val="00E908AA"/>
    <w:rsid w:val="00E90F00"/>
    <w:rsid w:val="00E9139F"/>
    <w:rsid w:val="00E91CF8"/>
    <w:rsid w:val="00E91E3F"/>
    <w:rsid w:val="00E920F1"/>
    <w:rsid w:val="00E92E04"/>
    <w:rsid w:val="00E92E75"/>
    <w:rsid w:val="00E93A9B"/>
    <w:rsid w:val="00E93CDA"/>
    <w:rsid w:val="00E9412F"/>
    <w:rsid w:val="00E94431"/>
    <w:rsid w:val="00E948A6"/>
    <w:rsid w:val="00E949FC"/>
    <w:rsid w:val="00E950D0"/>
    <w:rsid w:val="00E9583B"/>
    <w:rsid w:val="00E959D6"/>
    <w:rsid w:val="00E95CFB"/>
    <w:rsid w:val="00E9694D"/>
    <w:rsid w:val="00E96994"/>
    <w:rsid w:val="00E975C0"/>
    <w:rsid w:val="00E97A5B"/>
    <w:rsid w:val="00E97BFE"/>
    <w:rsid w:val="00E97F98"/>
    <w:rsid w:val="00EA0325"/>
    <w:rsid w:val="00EA0BC6"/>
    <w:rsid w:val="00EA2657"/>
    <w:rsid w:val="00EA2B5F"/>
    <w:rsid w:val="00EA37A6"/>
    <w:rsid w:val="00EA3DAB"/>
    <w:rsid w:val="00EA4335"/>
    <w:rsid w:val="00EA4A9B"/>
    <w:rsid w:val="00EA4C6F"/>
    <w:rsid w:val="00EA4E6A"/>
    <w:rsid w:val="00EA5505"/>
    <w:rsid w:val="00EA573C"/>
    <w:rsid w:val="00EA5AB9"/>
    <w:rsid w:val="00EA5D79"/>
    <w:rsid w:val="00EA75EB"/>
    <w:rsid w:val="00EA7838"/>
    <w:rsid w:val="00EA7895"/>
    <w:rsid w:val="00EA7AB4"/>
    <w:rsid w:val="00EA7F5F"/>
    <w:rsid w:val="00EA7FF2"/>
    <w:rsid w:val="00EB031A"/>
    <w:rsid w:val="00EB061F"/>
    <w:rsid w:val="00EB0AC1"/>
    <w:rsid w:val="00EB108F"/>
    <w:rsid w:val="00EB239C"/>
    <w:rsid w:val="00EB2670"/>
    <w:rsid w:val="00EB2675"/>
    <w:rsid w:val="00EB2791"/>
    <w:rsid w:val="00EB2A66"/>
    <w:rsid w:val="00EB3215"/>
    <w:rsid w:val="00EB38EC"/>
    <w:rsid w:val="00EB4313"/>
    <w:rsid w:val="00EB45DF"/>
    <w:rsid w:val="00EB4CA4"/>
    <w:rsid w:val="00EB4E46"/>
    <w:rsid w:val="00EB54EB"/>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3B66"/>
    <w:rsid w:val="00EC44E7"/>
    <w:rsid w:val="00EC46FB"/>
    <w:rsid w:val="00EC4799"/>
    <w:rsid w:val="00EC4A81"/>
    <w:rsid w:val="00EC4AC0"/>
    <w:rsid w:val="00EC4BE5"/>
    <w:rsid w:val="00EC4C11"/>
    <w:rsid w:val="00EC59B4"/>
    <w:rsid w:val="00EC61AC"/>
    <w:rsid w:val="00EC6297"/>
    <w:rsid w:val="00EC6A4A"/>
    <w:rsid w:val="00EC6A71"/>
    <w:rsid w:val="00EC6AB6"/>
    <w:rsid w:val="00EC6B36"/>
    <w:rsid w:val="00EC6F53"/>
    <w:rsid w:val="00EC725F"/>
    <w:rsid w:val="00EC75F1"/>
    <w:rsid w:val="00EC7604"/>
    <w:rsid w:val="00EC79AC"/>
    <w:rsid w:val="00EC7BB8"/>
    <w:rsid w:val="00EC7F17"/>
    <w:rsid w:val="00ED011E"/>
    <w:rsid w:val="00ED015A"/>
    <w:rsid w:val="00ED04C6"/>
    <w:rsid w:val="00ED0548"/>
    <w:rsid w:val="00ED183C"/>
    <w:rsid w:val="00ED1C88"/>
    <w:rsid w:val="00ED2397"/>
    <w:rsid w:val="00ED2432"/>
    <w:rsid w:val="00ED2947"/>
    <w:rsid w:val="00ED2E5A"/>
    <w:rsid w:val="00ED2F93"/>
    <w:rsid w:val="00ED3290"/>
    <w:rsid w:val="00ED360E"/>
    <w:rsid w:val="00ED38AA"/>
    <w:rsid w:val="00ED3E36"/>
    <w:rsid w:val="00ED43D2"/>
    <w:rsid w:val="00ED4AB7"/>
    <w:rsid w:val="00ED5EFE"/>
    <w:rsid w:val="00ED6246"/>
    <w:rsid w:val="00ED65B9"/>
    <w:rsid w:val="00ED6C4D"/>
    <w:rsid w:val="00ED70CB"/>
    <w:rsid w:val="00ED78AD"/>
    <w:rsid w:val="00ED794B"/>
    <w:rsid w:val="00EE004C"/>
    <w:rsid w:val="00EE0C28"/>
    <w:rsid w:val="00EE0F83"/>
    <w:rsid w:val="00EE0F9F"/>
    <w:rsid w:val="00EE145C"/>
    <w:rsid w:val="00EE157C"/>
    <w:rsid w:val="00EE1B56"/>
    <w:rsid w:val="00EE2414"/>
    <w:rsid w:val="00EE2928"/>
    <w:rsid w:val="00EE29D6"/>
    <w:rsid w:val="00EE2BEA"/>
    <w:rsid w:val="00EE2C2A"/>
    <w:rsid w:val="00EE2F59"/>
    <w:rsid w:val="00EE32F4"/>
    <w:rsid w:val="00EE368D"/>
    <w:rsid w:val="00EE38BF"/>
    <w:rsid w:val="00EE3AAD"/>
    <w:rsid w:val="00EE46D0"/>
    <w:rsid w:val="00EE4C86"/>
    <w:rsid w:val="00EE51FC"/>
    <w:rsid w:val="00EE5434"/>
    <w:rsid w:val="00EE5680"/>
    <w:rsid w:val="00EE5EBC"/>
    <w:rsid w:val="00EE6228"/>
    <w:rsid w:val="00EE631C"/>
    <w:rsid w:val="00EE6483"/>
    <w:rsid w:val="00EE657A"/>
    <w:rsid w:val="00EE6FBF"/>
    <w:rsid w:val="00EE7480"/>
    <w:rsid w:val="00EE74A8"/>
    <w:rsid w:val="00EE75B0"/>
    <w:rsid w:val="00EE79DD"/>
    <w:rsid w:val="00EF0A10"/>
    <w:rsid w:val="00EF0A9F"/>
    <w:rsid w:val="00EF0DB5"/>
    <w:rsid w:val="00EF10E4"/>
    <w:rsid w:val="00EF17A4"/>
    <w:rsid w:val="00EF188C"/>
    <w:rsid w:val="00EF1920"/>
    <w:rsid w:val="00EF1DF9"/>
    <w:rsid w:val="00EF2209"/>
    <w:rsid w:val="00EF252C"/>
    <w:rsid w:val="00EF2B5E"/>
    <w:rsid w:val="00EF41A5"/>
    <w:rsid w:val="00EF4342"/>
    <w:rsid w:val="00EF48B2"/>
    <w:rsid w:val="00EF4AD6"/>
    <w:rsid w:val="00EF4B25"/>
    <w:rsid w:val="00EF4CD4"/>
    <w:rsid w:val="00EF5636"/>
    <w:rsid w:val="00EF571D"/>
    <w:rsid w:val="00EF6113"/>
    <w:rsid w:val="00EF6131"/>
    <w:rsid w:val="00EF64EB"/>
    <w:rsid w:val="00EF65DE"/>
    <w:rsid w:val="00EF724B"/>
    <w:rsid w:val="00EF73D4"/>
    <w:rsid w:val="00EF78CB"/>
    <w:rsid w:val="00F00019"/>
    <w:rsid w:val="00F0039B"/>
    <w:rsid w:val="00F00631"/>
    <w:rsid w:val="00F00B94"/>
    <w:rsid w:val="00F00DBF"/>
    <w:rsid w:val="00F00F20"/>
    <w:rsid w:val="00F014E5"/>
    <w:rsid w:val="00F01DCF"/>
    <w:rsid w:val="00F020B6"/>
    <w:rsid w:val="00F02B1D"/>
    <w:rsid w:val="00F02B58"/>
    <w:rsid w:val="00F03116"/>
    <w:rsid w:val="00F03A2B"/>
    <w:rsid w:val="00F047E0"/>
    <w:rsid w:val="00F048AF"/>
    <w:rsid w:val="00F04FA5"/>
    <w:rsid w:val="00F05034"/>
    <w:rsid w:val="00F05981"/>
    <w:rsid w:val="00F05DE8"/>
    <w:rsid w:val="00F0619D"/>
    <w:rsid w:val="00F064D2"/>
    <w:rsid w:val="00F0668E"/>
    <w:rsid w:val="00F06E39"/>
    <w:rsid w:val="00F06E48"/>
    <w:rsid w:val="00F06EA5"/>
    <w:rsid w:val="00F06FB8"/>
    <w:rsid w:val="00F10356"/>
    <w:rsid w:val="00F10462"/>
    <w:rsid w:val="00F10AA5"/>
    <w:rsid w:val="00F10AA6"/>
    <w:rsid w:val="00F10AD1"/>
    <w:rsid w:val="00F10B23"/>
    <w:rsid w:val="00F10BF9"/>
    <w:rsid w:val="00F121C3"/>
    <w:rsid w:val="00F12397"/>
    <w:rsid w:val="00F1249D"/>
    <w:rsid w:val="00F1253B"/>
    <w:rsid w:val="00F12553"/>
    <w:rsid w:val="00F13157"/>
    <w:rsid w:val="00F142C5"/>
    <w:rsid w:val="00F14D46"/>
    <w:rsid w:val="00F15087"/>
    <w:rsid w:val="00F155D1"/>
    <w:rsid w:val="00F15849"/>
    <w:rsid w:val="00F15A81"/>
    <w:rsid w:val="00F15BC5"/>
    <w:rsid w:val="00F15BF6"/>
    <w:rsid w:val="00F161EC"/>
    <w:rsid w:val="00F1637A"/>
    <w:rsid w:val="00F1673D"/>
    <w:rsid w:val="00F16C69"/>
    <w:rsid w:val="00F17246"/>
    <w:rsid w:val="00F178F2"/>
    <w:rsid w:val="00F17913"/>
    <w:rsid w:val="00F2038F"/>
    <w:rsid w:val="00F204C6"/>
    <w:rsid w:val="00F20CB1"/>
    <w:rsid w:val="00F20DF3"/>
    <w:rsid w:val="00F21664"/>
    <w:rsid w:val="00F21E22"/>
    <w:rsid w:val="00F222BE"/>
    <w:rsid w:val="00F2233A"/>
    <w:rsid w:val="00F228E6"/>
    <w:rsid w:val="00F229BE"/>
    <w:rsid w:val="00F2356C"/>
    <w:rsid w:val="00F23EE3"/>
    <w:rsid w:val="00F2446B"/>
    <w:rsid w:val="00F246A7"/>
    <w:rsid w:val="00F249E0"/>
    <w:rsid w:val="00F25674"/>
    <w:rsid w:val="00F25B4E"/>
    <w:rsid w:val="00F25C80"/>
    <w:rsid w:val="00F25DC3"/>
    <w:rsid w:val="00F26115"/>
    <w:rsid w:val="00F268BB"/>
    <w:rsid w:val="00F26DCE"/>
    <w:rsid w:val="00F2763C"/>
    <w:rsid w:val="00F2764F"/>
    <w:rsid w:val="00F2783C"/>
    <w:rsid w:val="00F27A77"/>
    <w:rsid w:val="00F27B34"/>
    <w:rsid w:val="00F27C99"/>
    <w:rsid w:val="00F27E3C"/>
    <w:rsid w:val="00F303B9"/>
    <w:rsid w:val="00F30D3F"/>
    <w:rsid w:val="00F3141E"/>
    <w:rsid w:val="00F3194E"/>
    <w:rsid w:val="00F31A93"/>
    <w:rsid w:val="00F32664"/>
    <w:rsid w:val="00F32D9F"/>
    <w:rsid w:val="00F33569"/>
    <w:rsid w:val="00F3370F"/>
    <w:rsid w:val="00F33DCA"/>
    <w:rsid w:val="00F35253"/>
    <w:rsid w:val="00F35422"/>
    <w:rsid w:val="00F35BB5"/>
    <w:rsid w:val="00F35D63"/>
    <w:rsid w:val="00F36435"/>
    <w:rsid w:val="00F36B19"/>
    <w:rsid w:val="00F37618"/>
    <w:rsid w:val="00F37ACB"/>
    <w:rsid w:val="00F37CAD"/>
    <w:rsid w:val="00F37F7F"/>
    <w:rsid w:val="00F405B0"/>
    <w:rsid w:val="00F4089A"/>
    <w:rsid w:val="00F40A74"/>
    <w:rsid w:val="00F41036"/>
    <w:rsid w:val="00F416D3"/>
    <w:rsid w:val="00F420C7"/>
    <w:rsid w:val="00F42116"/>
    <w:rsid w:val="00F4241F"/>
    <w:rsid w:val="00F429D2"/>
    <w:rsid w:val="00F42F5B"/>
    <w:rsid w:val="00F430BB"/>
    <w:rsid w:val="00F435C9"/>
    <w:rsid w:val="00F43724"/>
    <w:rsid w:val="00F43B2A"/>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B7C"/>
    <w:rsid w:val="00F52CFE"/>
    <w:rsid w:val="00F53D85"/>
    <w:rsid w:val="00F542C3"/>
    <w:rsid w:val="00F546D6"/>
    <w:rsid w:val="00F54712"/>
    <w:rsid w:val="00F547AB"/>
    <w:rsid w:val="00F54AB6"/>
    <w:rsid w:val="00F54BD7"/>
    <w:rsid w:val="00F54E74"/>
    <w:rsid w:val="00F550C8"/>
    <w:rsid w:val="00F553A0"/>
    <w:rsid w:val="00F55546"/>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6AC"/>
    <w:rsid w:val="00F61813"/>
    <w:rsid w:val="00F61914"/>
    <w:rsid w:val="00F61C53"/>
    <w:rsid w:val="00F61D6F"/>
    <w:rsid w:val="00F61DB4"/>
    <w:rsid w:val="00F61EFC"/>
    <w:rsid w:val="00F621EA"/>
    <w:rsid w:val="00F62820"/>
    <w:rsid w:val="00F62E1D"/>
    <w:rsid w:val="00F6320D"/>
    <w:rsid w:val="00F6368F"/>
    <w:rsid w:val="00F63756"/>
    <w:rsid w:val="00F639F8"/>
    <w:rsid w:val="00F63F0A"/>
    <w:rsid w:val="00F6493B"/>
    <w:rsid w:val="00F649C9"/>
    <w:rsid w:val="00F64C3E"/>
    <w:rsid w:val="00F655E1"/>
    <w:rsid w:val="00F655E7"/>
    <w:rsid w:val="00F657D2"/>
    <w:rsid w:val="00F6599E"/>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A7D"/>
    <w:rsid w:val="00F72C4A"/>
    <w:rsid w:val="00F737C1"/>
    <w:rsid w:val="00F73F26"/>
    <w:rsid w:val="00F740D0"/>
    <w:rsid w:val="00F7410B"/>
    <w:rsid w:val="00F749B5"/>
    <w:rsid w:val="00F74A58"/>
    <w:rsid w:val="00F74BB7"/>
    <w:rsid w:val="00F74F8A"/>
    <w:rsid w:val="00F75A2B"/>
    <w:rsid w:val="00F7626C"/>
    <w:rsid w:val="00F77113"/>
    <w:rsid w:val="00F77428"/>
    <w:rsid w:val="00F77620"/>
    <w:rsid w:val="00F777EF"/>
    <w:rsid w:val="00F80189"/>
    <w:rsid w:val="00F80976"/>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87D0A"/>
    <w:rsid w:val="00F90223"/>
    <w:rsid w:val="00F90C60"/>
    <w:rsid w:val="00F911F3"/>
    <w:rsid w:val="00F913E8"/>
    <w:rsid w:val="00F9148C"/>
    <w:rsid w:val="00F91F47"/>
    <w:rsid w:val="00F92C03"/>
    <w:rsid w:val="00F92D7F"/>
    <w:rsid w:val="00F936AC"/>
    <w:rsid w:val="00F93971"/>
    <w:rsid w:val="00F94C55"/>
    <w:rsid w:val="00F94E6F"/>
    <w:rsid w:val="00F9599E"/>
    <w:rsid w:val="00F95D68"/>
    <w:rsid w:val="00F95E83"/>
    <w:rsid w:val="00F961C4"/>
    <w:rsid w:val="00F9799A"/>
    <w:rsid w:val="00F97C90"/>
    <w:rsid w:val="00F97CDD"/>
    <w:rsid w:val="00F97D08"/>
    <w:rsid w:val="00FA08CD"/>
    <w:rsid w:val="00FA0AFC"/>
    <w:rsid w:val="00FA0DA0"/>
    <w:rsid w:val="00FA15EE"/>
    <w:rsid w:val="00FA18D9"/>
    <w:rsid w:val="00FA1A74"/>
    <w:rsid w:val="00FA1E65"/>
    <w:rsid w:val="00FA25D6"/>
    <w:rsid w:val="00FA264D"/>
    <w:rsid w:val="00FA2A15"/>
    <w:rsid w:val="00FA37B3"/>
    <w:rsid w:val="00FA41A8"/>
    <w:rsid w:val="00FA4415"/>
    <w:rsid w:val="00FA481C"/>
    <w:rsid w:val="00FA4CDC"/>
    <w:rsid w:val="00FA55F6"/>
    <w:rsid w:val="00FA59D7"/>
    <w:rsid w:val="00FA5D6C"/>
    <w:rsid w:val="00FA6246"/>
    <w:rsid w:val="00FA6560"/>
    <w:rsid w:val="00FA6AB7"/>
    <w:rsid w:val="00FA6AE5"/>
    <w:rsid w:val="00FA723F"/>
    <w:rsid w:val="00FA782C"/>
    <w:rsid w:val="00FA78E9"/>
    <w:rsid w:val="00FA7D63"/>
    <w:rsid w:val="00FB07D4"/>
    <w:rsid w:val="00FB08B2"/>
    <w:rsid w:val="00FB0BCB"/>
    <w:rsid w:val="00FB0D73"/>
    <w:rsid w:val="00FB11D8"/>
    <w:rsid w:val="00FB1AA5"/>
    <w:rsid w:val="00FB1AFA"/>
    <w:rsid w:val="00FB1CF6"/>
    <w:rsid w:val="00FB25FA"/>
    <w:rsid w:val="00FB312A"/>
    <w:rsid w:val="00FB3362"/>
    <w:rsid w:val="00FB3565"/>
    <w:rsid w:val="00FB406F"/>
    <w:rsid w:val="00FB5018"/>
    <w:rsid w:val="00FB65D8"/>
    <w:rsid w:val="00FB7777"/>
    <w:rsid w:val="00FC031C"/>
    <w:rsid w:val="00FC0858"/>
    <w:rsid w:val="00FC192C"/>
    <w:rsid w:val="00FC1A1E"/>
    <w:rsid w:val="00FC1B2A"/>
    <w:rsid w:val="00FC1B56"/>
    <w:rsid w:val="00FC1B9A"/>
    <w:rsid w:val="00FC1CA5"/>
    <w:rsid w:val="00FC216C"/>
    <w:rsid w:val="00FC274F"/>
    <w:rsid w:val="00FC2F2A"/>
    <w:rsid w:val="00FC2FE4"/>
    <w:rsid w:val="00FC305F"/>
    <w:rsid w:val="00FC317D"/>
    <w:rsid w:val="00FC3319"/>
    <w:rsid w:val="00FC3B3E"/>
    <w:rsid w:val="00FC438F"/>
    <w:rsid w:val="00FC4725"/>
    <w:rsid w:val="00FC4ACD"/>
    <w:rsid w:val="00FC5BDD"/>
    <w:rsid w:val="00FC5CD7"/>
    <w:rsid w:val="00FC5D4F"/>
    <w:rsid w:val="00FC61E6"/>
    <w:rsid w:val="00FC659B"/>
    <w:rsid w:val="00FC7624"/>
    <w:rsid w:val="00FC7A58"/>
    <w:rsid w:val="00FC7A59"/>
    <w:rsid w:val="00FD0140"/>
    <w:rsid w:val="00FD0559"/>
    <w:rsid w:val="00FD0D90"/>
    <w:rsid w:val="00FD0E0C"/>
    <w:rsid w:val="00FD110A"/>
    <w:rsid w:val="00FD1459"/>
    <w:rsid w:val="00FD18C8"/>
    <w:rsid w:val="00FD197B"/>
    <w:rsid w:val="00FD1C40"/>
    <w:rsid w:val="00FD20BE"/>
    <w:rsid w:val="00FD21A1"/>
    <w:rsid w:val="00FD25D6"/>
    <w:rsid w:val="00FD3778"/>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CC9"/>
    <w:rsid w:val="00FE1D14"/>
    <w:rsid w:val="00FE26BD"/>
    <w:rsid w:val="00FE2717"/>
    <w:rsid w:val="00FE2B0E"/>
    <w:rsid w:val="00FE2BF9"/>
    <w:rsid w:val="00FE2CDB"/>
    <w:rsid w:val="00FE3282"/>
    <w:rsid w:val="00FE354E"/>
    <w:rsid w:val="00FE3987"/>
    <w:rsid w:val="00FE450C"/>
    <w:rsid w:val="00FE4588"/>
    <w:rsid w:val="00FE4608"/>
    <w:rsid w:val="00FE481E"/>
    <w:rsid w:val="00FE4932"/>
    <w:rsid w:val="00FE4DA2"/>
    <w:rsid w:val="00FE51D9"/>
    <w:rsid w:val="00FE55EE"/>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636"/>
    <w:rsid w:val="00FF22B9"/>
    <w:rsid w:val="00FF2403"/>
    <w:rsid w:val="00FF28B1"/>
    <w:rsid w:val="00FF3503"/>
    <w:rsid w:val="00FF369D"/>
    <w:rsid w:val="00FF49BA"/>
    <w:rsid w:val="00FF4E79"/>
    <w:rsid w:val="00FF4FC8"/>
    <w:rsid w:val="00FF543A"/>
    <w:rsid w:val="00FF585D"/>
    <w:rsid w:val="00FF5F71"/>
    <w:rsid w:val="00FF6ED3"/>
    <w:rsid w:val="00FF6FD5"/>
    <w:rsid w:val="00FF7075"/>
    <w:rsid w:val="00FF7138"/>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hyperlink" Target="https://doi.org/10.1038/358749a0" TargetMode="External"/><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doi.org/10.1016/j.cogdev.2022.101164" TargetMode="External"/><Relationship Id="rId68" Type="http://schemas.openxmlformats.org/officeDocument/2006/relationships/hyperlink" Target="https://psycnet.apa.org/doi/10.1037/0033-295X.112.2.347" TargetMode="External"/><Relationship Id="rId84" Type="http://schemas.openxmlformats.org/officeDocument/2006/relationships/hyperlink" Target="https://doi.org/10.1016/0010-0285(83)90017-8" TargetMode="External"/><Relationship Id="rId89" Type="http://schemas.openxmlformats.org/officeDocument/2006/relationships/hyperlink" Target="https://doi.org/10.1037/0012-1649.36.5.635" TargetMode="External"/><Relationship Id="rId112" Type="http://schemas.openxmlformats.org/officeDocument/2006/relationships/hyperlink" Target="https://doi.org/10.1371/journal.pbio.0030208" TargetMode="External"/><Relationship Id="rId16" Type="http://schemas.openxmlformats.org/officeDocument/2006/relationships/image" Target="media/image8.png"/><Relationship Id="rId107" Type="http://schemas.openxmlformats.org/officeDocument/2006/relationships/hyperlink" Target="https://doi.org/10.1016/S1364-6613(02)01926-5" TargetMode="Externa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svg"/><Relationship Id="rId58" Type="http://schemas.openxmlformats.org/officeDocument/2006/relationships/hyperlink" Target="https://doi.org/10.1016/0010-0277(86)90052-1" TargetMode="External"/><Relationship Id="rId74" Type="http://schemas.openxmlformats.org/officeDocument/2006/relationships/hyperlink" Target="https://doi.org/10.1038/s41467-025-61517-3" TargetMode="External"/><Relationship Id="rId79" Type="http://schemas.openxmlformats.org/officeDocument/2006/relationships/hyperlink" Target="https://doi.org/10.1038/nature06288" TargetMode="External"/><Relationship Id="rId102" Type="http://schemas.openxmlformats.org/officeDocument/2006/relationships/hyperlink" Target="https://doi.org/10.1080/09540090310001655093" TargetMode="External"/><Relationship Id="rId123" Type="http://schemas.microsoft.com/office/2011/relationships/people" Target="people.xml"/><Relationship Id="rId5" Type="http://schemas.openxmlformats.org/officeDocument/2006/relationships/webSettings" Target="webSettings.xml"/><Relationship Id="rId90" Type="http://schemas.openxmlformats.org/officeDocument/2006/relationships/hyperlink" Target="https://doi.org/10.1080/095400999116322" TargetMode="External"/><Relationship Id="rId95" Type="http://schemas.openxmlformats.org/officeDocument/2006/relationships/hyperlink" Target="https://doi.org/10.1126/science.1111656"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hyperlink" Target="https://doi.org/10.1207/S15327078IN0104_3" TargetMode="External"/><Relationship Id="rId69" Type="http://schemas.openxmlformats.org/officeDocument/2006/relationships/hyperlink" Target="https://doi.org/10.1111/1467-7687.00039" TargetMode="External"/><Relationship Id="rId113" Type="http://schemas.openxmlformats.org/officeDocument/2006/relationships/hyperlink" Target="https://doi.org/10.1016/j.neuroimage.2010.05.028" TargetMode="External"/><Relationship Id="rId118" Type="http://schemas.openxmlformats.org/officeDocument/2006/relationships/hyperlink" Target="https://doi.org/10.1111/1467-8721.ep10772615" TargetMode="External"/><Relationship Id="rId80" Type="http://schemas.openxmlformats.org/officeDocument/2006/relationships/hyperlink" Target="https://doi.org/10.1162/neco.1989.1.1.143" TargetMode="External"/><Relationship Id="rId85" Type="http://schemas.openxmlformats.org/officeDocument/2006/relationships/hyperlink" Target="https://doi.org/10.1016/S0010-0277(98)00036-5" TargetMode="Externa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hyperlink" Target="https://psycnet.apa.org/doi/10.1037/0012-1649.23.5.655" TargetMode="External"/><Relationship Id="rId103" Type="http://schemas.openxmlformats.org/officeDocument/2006/relationships/hyperlink" Target="https://doi.org/10.1098/rsos.191795" TargetMode="External"/><Relationship Id="rId108" Type="http://schemas.openxmlformats.org/officeDocument/2006/relationships/hyperlink" Target="https://doi.org/10.1111/j.1551-6709.2010.01129.x" TargetMode="External"/><Relationship Id="rId124" Type="http://schemas.openxmlformats.org/officeDocument/2006/relationships/theme" Target="theme/theme1.xml"/><Relationship Id="rId54" Type="http://schemas.openxmlformats.org/officeDocument/2006/relationships/image" Target="media/image46.png"/><Relationship Id="rId70" Type="http://schemas.openxmlformats.org/officeDocument/2006/relationships/hyperlink" Target="https://doi.org/10.1016/S0010-0277(99)00039-6" TargetMode="External"/><Relationship Id="rId75" Type="http://schemas.openxmlformats.org/officeDocument/2006/relationships/hyperlink" Target="https://doi.org/10.1016/S1364-6613(03)00128-1" TargetMode="External"/><Relationship Id="rId91" Type="http://schemas.openxmlformats.org/officeDocument/2006/relationships/hyperlink" Target="https://doi.org/10.1111/j.0956-7976.2004.00755.x" TargetMode="External"/><Relationship Id="rId96" Type="http://schemas.openxmlformats.org/officeDocument/2006/relationships/hyperlink" Target="https://doi.org/10.1016/j.cognition.2004.11.005"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hyperlink" Target="https://doi.org/10.1016/j.cogdev.2012.08.004" TargetMode="External"/><Relationship Id="rId119" Type="http://schemas.openxmlformats.org/officeDocument/2006/relationships/hyperlink" Target="https://psycnet.apa.org/doi/10.1037/a0032150" TargetMode="External"/><Relationship Id="rId44" Type="http://schemas.openxmlformats.org/officeDocument/2006/relationships/image" Target="media/image36.png"/><Relationship Id="rId60" Type="http://schemas.openxmlformats.org/officeDocument/2006/relationships/hyperlink" Target="https://doi.org/10.1111/j.1467-8624.1991.tb01602.x" TargetMode="External"/><Relationship Id="rId65" Type="http://schemas.openxmlformats.org/officeDocument/2006/relationships/hyperlink" Target="https://psycnet.apa.org/doi/10.1016/S1364-6613(99)01356-X" TargetMode="External"/><Relationship Id="rId81" Type="http://schemas.openxmlformats.org/officeDocument/2006/relationships/hyperlink" Target="https://psycnet.apa.org/doi/10.1037/0012-1649.19.3.338" TargetMode="External"/><Relationship Id="rId86" Type="http://schemas.openxmlformats.org/officeDocument/2006/relationships/hyperlink" Target="https://doi.org/10.1016/S0010-0277(87)80006-9"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hyperlink" Target="https://doi.org/10.1146/annurev.ph.25.030163.002553" TargetMode="External"/><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svg"/><Relationship Id="rId76" Type="http://schemas.openxmlformats.org/officeDocument/2006/relationships/hyperlink" Target="https://doi.org/10.1016/0010-0277(95)00661-H" TargetMode="External"/><Relationship Id="rId97" Type="http://schemas.openxmlformats.org/officeDocument/2006/relationships/hyperlink" Target="https://doi.org/10.1016/j.cognition.2017.09.007" TargetMode="External"/><Relationship Id="rId104" Type="http://schemas.openxmlformats.org/officeDocument/2006/relationships/hyperlink" Target="https://doi.org/10.1371/journal.pone.0023223" TargetMode="External"/><Relationship Id="rId120"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hyperlink" Target="https://doi.org/10.1207/s15516709cog2701_4" TargetMode="External"/><Relationship Id="rId92" Type="http://schemas.openxmlformats.org/officeDocument/2006/relationships/hyperlink" Target="https://doi.org/10.1016/j.cogpsych.2010.02.001"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hyperlink" Target="https://doi.org/10.1016/S0885-2014(02)00124-7" TargetMode="External"/><Relationship Id="rId87" Type="http://schemas.openxmlformats.org/officeDocument/2006/relationships/hyperlink" Target="https://doi.org/10.1111/desc.13581" TargetMode="External"/><Relationship Id="rId110" Type="http://schemas.openxmlformats.org/officeDocument/2006/relationships/hyperlink" Target="https://psycnet.apa.org/doi/10.1037/0033-295X.99.4.605" TargetMode="External"/><Relationship Id="rId115" Type="http://schemas.openxmlformats.org/officeDocument/2006/relationships/hyperlink" Target="https://doi.org/10.1016/j.cognition.2017.06.029" TargetMode="External"/><Relationship Id="rId61" Type="http://schemas.openxmlformats.org/officeDocument/2006/relationships/hyperlink" Target="https://doi.org/10.1016/0010-0277(85)90008-3" TargetMode="External"/><Relationship Id="rId82" Type="http://schemas.openxmlformats.org/officeDocument/2006/relationships/hyperlink" Target="https://doi.org/10.1016/0885-2014(93)90008-S"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hyperlink" Target="https://doi.org/10.1177/0963721412470687" TargetMode="External"/><Relationship Id="rId100" Type="http://schemas.openxmlformats.org/officeDocument/2006/relationships/hyperlink" Target="https://doi.org/10.1038/323533a0" TargetMode="External"/><Relationship Id="rId105" Type="http://schemas.openxmlformats.org/officeDocument/2006/relationships/hyperlink" Target="https://doi.org/10.1207/s15327078in1003_6" TargetMode="External"/><Relationship Id="rId8" Type="http://schemas.openxmlformats.org/officeDocument/2006/relationships/image" Target="media/image1.jpg"/><Relationship Id="rId51" Type="http://schemas.openxmlformats.org/officeDocument/2006/relationships/image" Target="media/image43.svg"/><Relationship Id="rId72" Type="http://schemas.openxmlformats.org/officeDocument/2006/relationships/hyperlink" Target="https://doi.org/10.1207/s15516709cog1401_5" TargetMode="External"/><Relationship Id="rId93" Type="http://schemas.openxmlformats.org/officeDocument/2006/relationships/hyperlink" Target="https://doi.org/10.1016/S0010-0277(96)00727-5" TargetMode="External"/><Relationship Id="rId98" Type="http://schemas.openxmlformats.org/officeDocument/2006/relationships/hyperlink" Target="https://doi.org/10.1037/1089-2680.1.3.271" TargetMode="External"/><Relationship Id="rId121" Type="http://schemas.openxmlformats.org/officeDocument/2006/relationships/header" Target="header2.xm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hyperlink" Target="https://doi.org/10.1111/1467-7687.00220" TargetMode="External"/><Relationship Id="rId116" Type="http://schemas.openxmlformats.org/officeDocument/2006/relationships/hyperlink" Target="https://doi.org/10.1111/1467-9280.00218" TargetMode="Externa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hyperlink" Target="https://doi.org/10.1037/xge0001656" TargetMode="External"/><Relationship Id="rId83" Type="http://schemas.openxmlformats.org/officeDocument/2006/relationships/hyperlink" Target="https://doi.org/10.1016/j.cogdev.2005.04.004" TargetMode="External"/><Relationship Id="rId88" Type="http://schemas.openxmlformats.org/officeDocument/2006/relationships/hyperlink" Target="https://doi.org/10.1016/j.cognition.2016.12.007" TargetMode="External"/><Relationship Id="rId111" Type="http://schemas.openxmlformats.org/officeDocument/2006/relationships/hyperlink" Target="https://doi.org/10.1002/icd.2359" TargetMode="Externa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svg"/><Relationship Id="rId106" Type="http://schemas.openxmlformats.org/officeDocument/2006/relationships/hyperlink" Target="https://doi.org/10.1521/soco.2025.43.3.152" TargetMode="External"/><Relationship Id="rId10" Type="http://schemas.openxmlformats.org/officeDocument/2006/relationships/hyperlink" Target="https://osf.io/9eqpf/?view_only=62f752417a9141c7b0509a998039ad13" TargetMode="External"/><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hyperlink" Target="https://doi.org/10.1111/j.1467-7687.2011.01048.x" TargetMode="External"/><Relationship Id="rId78" Type="http://schemas.openxmlformats.org/officeDocument/2006/relationships/hyperlink" Target="https://doi.org/10.1016/j.cogdev.2010.09.001" TargetMode="External"/><Relationship Id="rId94" Type="http://schemas.openxmlformats.org/officeDocument/2006/relationships/hyperlink" Target="https://doi.org/10.1126/science.1107621" TargetMode="External"/><Relationship Id="rId99" Type="http://schemas.openxmlformats.org/officeDocument/2006/relationships/hyperlink" Target="http://www.jstor.org/stable/30162860" TargetMode="External"/><Relationship Id="rId101" Type="http://schemas.openxmlformats.org/officeDocument/2006/relationships/hyperlink" Target="https://doi.org/10.1371/journal.pone.0042698" TargetMode="External"/><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1058</TotalTime>
  <Pages>126</Pages>
  <Words>34314</Words>
  <Characters>195591</Characters>
  <Application>Microsoft Office Word</Application>
  <DocSecurity>0</DocSecurity>
  <Lines>1629</Lines>
  <Paragraphs>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145</cp:revision>
  <dcterms:created xsi:type="dcterms:W3CDTF">2026-05-15T16:20:00Z</dcterms:created>
  <dcterms:modified xsi:type="dcterms:W3CDTF">2026-05-17T06:31:00Z</dcterms:modified>
</cp:coreProperties>
</file>