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7C130FF5"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66" w:author="Benton, Deon" w:date="2026-04-08T10:55:00Z" w16du:dateUtc="2026-04-08T15:55:00Z">
        <w:r w:rsidR="00192340">
          <w:rPr>
            <w:rFonts w:ascii="Times New Roman" w:hAnsi="Times New Roman" w:cs="Times New Roman"/>
          </w:rPr>
          <w:t>The fact that both aspects of the scene are spatially continuous with one another</w:t>
        </w:r>
      </w:ins>
      <w:ins w:id="767" w:author="Benton, Deon" w:date="2026-04-08T10:56:00Z" w16du:dateUtc="2026-04-08T15:56:00Z">
        <w:r w:rsidR="00A50C75">
          <w:rPr>
            <w:rFonts w:ascii="Times New Roman" w:hAnsi="Times New Roman" w:cs="Times New Roman"/>
          </w:rPr>
          <w:t xml:space="preserve"> is important because it may mean that infant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68" w:author="Benton, Deon" w:date="2026-03-16T17:29:00Z" w16du:dateUtc="2026-03-16T22:29:00Z">
        <w:r w:rsidR="00071370">
          <w:rPr>
            <w:rFonts w:ascii="Times New Roman" w:hAnsi="Times New Roman" w:cs="Times New Roman"/>
          </w:rPr>
          <w:t xml:space="preserve">, </w:t>
        </w:r>
      </w:ins>
      <w:ins w:id="769" w:author="Benton, Deon" w:date="2026-03-16T17:30:00Z" w16du:dateUtc="2026-03-16T22:30:00Z">
        <w:r w:rsidR="00071370">
          <w:rPr>
            <w:rFonts w:ascii="Times New Roman" w:hAnsi="Times New Roman" w:cs="Times New Roman"/>
          </w:rPr>
          <w:t>it is not</w:t>
        </w:r>
      </w:ins>
      <w:ins w:id="770" w:author="Benton, Deon" w:date="2026-03-16T17:29:00Z" w16du:dateUtc="2026-03-16T22:29:00Z">
        <w:r w:rsidR="00071370">
          <w:rPr>
            <w:rFonts w:ascii="Times New Roman" w:hAnsi="Times New Roman" w:cs="Times New Roman"/>
          </w:rPr>
          <w:t xml:space="preserve"> guaranteed that infants will notice </w:t>
        </w:r>
      </w:ins>
      <w:ins w:id="771" w:author="Benton, Deon" w:date="2026-04-08T10:57:00Z" w16du:dateUtc="2026-04-08T15:57:00Z">
        <w:r w:rsidR="00A50C75">
          <w:rPr>
            <w:rFonts w:ascii="Times New Roman" w:hAnsi="Times New Roman" w:cs="Times New Roman"/>
          </w:rPr>
          <w:t>the barrier</w:t>
        </w:r>
      </w:ins>
      <w:ins w:id="772" w:author="Benton, Deon" w:date="2026-04-08T11:11:00Z" w16du:dateUtc="2026-04-08T16:11:00Z">
        <w:r w:rsidR="00A97B4A">
          <w:rPr>
            <w:rFonts w:ascii="Times New Roman" w:hAnsi="Times New Roman" w:cs="Times New Roman"/>
          </w:rPr>
          <w:t xml:space="preserve"> given its reduced visual salience</w:t>
        </w:r>
      </w:ins>
      <w:ins w:id="773" w:author="Benton, Deon" w:date="2026-03-16T17:29:00Z" w16du:dateUtc="2026-03-16T22:29:00Z">
        <w:r w:rsidR="00071370">
          <w:rPr>
            <w:rFonts w:ascii="Times New Roman" w:hAnsi="Times New Roman" w:cs="Times New Roman"/>
          </w:rPr>
          <w:t xml:space="preserve"> in this configuration</w:t>
        </w:r>
      </w:ins>
      <w:ins w:id="774" w:author="Benton, Deon" w:date="2026-03-16T17:30:00Z" w16du:dateUtc="2026-03-16T22:30:00Z">
        <w:r w:rsidR="00071370">
          <w:rPr>
            <w:rFonts w:ascii="Times New Roman" w:hAnsi="Times New Roman" w:cs="Times New Roman"/>
          </w:rPr>
          <w:t>.</w:t>
        </w:r>
      </w:ins>
      <w:ins w:id="775" w:author="Benton, Deon" w:date="2026-03-16T17:29:00Z" w16du:dateUtc="2026-03-16T22:29:00Z">
        <w:r w:rsidR="00071370">
          <w:rPr>
            <w:rFonts w:ascii="Times New Roman" w:hAnsi="Times New Roman" w:cs="Times New Roman"/>
          </w:rPr>
          <w:t xml:space="preserve"> </w:t>
        </w:r>
      </w:ins>
      <w:ins w:id="776" w:author="Benton, Deon" w:date="2026-04-08T10:58:00Z" w16du:dateUtc="2026-04-08T15:58:00Z">
        <w:r w:rsidR="00547101">
          <w:rPr>
            <w:rFonts w:ascii="Times New Roman" w:hAnsi="Times New Roman" w:cs="Times New Roman"/>
          </w:rPr>
          <w:t>The association that is established between the</w:t>
        </w:r>
      </w:ins>
      <w:ins w:id="777" w:author="Benton, Deon" w:date="2026-04-08T11:12:00Z" w16du:dateUtc="2026-04-08T16:12:00Z">
        <w:r w:rsidR="00A97B4A">
          <w:rPr>
            <w:rFonts w:ascii="Times New Roman" w:hAnsi="Times New Roman" w:cs="Times New Roman"/>
          </w:rPr>
          <w:t xml:space="preserve"> </w:t>
        </w:r>
      </w:ins>
      <w:ins w:id="778" w:author="Benton, Deon" w:date="2026-04-08T10:58:00Z" w16du:dateUtc="2026-04-08T15:58:00Z">
        <w:r w:rsidR="00547101">
          <w:rPr>
            <w:rFonts w:ascii="Times New Roman" w:hAnsi="Times New Roman" w:cs="Times New Roman"/>
          </w:rPr>
          <w:t>barrier and arced motion for infants who do</w:t>
        </w:r>
      </w:ins>
      <w:ins w:id="779" w:author="Benton, Deon" w:date="2026-03-16T17:30:00Z" w16du:dateUtc="2026-03-16T22:30:00Z">
        <w:r w:rsidR="00071370">
          <w:rPr>
            <w:rFonts w:ascii="Times New Roman" w:hAnsi="Times New Roman" w:cs="Times New Roman"/>
          </w:rPr>
          <w:t xml:space="preserve"> notice the barrier</w:t>
        </w:r>
      </w:ins>
      <w:ins w:id="780" w:author="Benton, Deon" w:date="2026-04-08T10:58:00Z" w16du:dateUtc="2026-04-08T15:58:00Z">
        <w:r w:rsidR="00547101">
          <w:rPr>
            <w:rFonts w:ascii="Times New Roman" w:hAnsi="Times New Roman" w:cs="Times New Roman"/>
          </w:rPr>
          <w:t xml:space="preserve"> may be weaker</w:t>
        </w:r>
      </w:ins>
      <w:ins w:id="781" w:author="Benton, Deon" w:date="2026-04-08T10:59:00Z" w16du:dateUtc="2026-04-08T15:59:00Z">
        <w:r w:rsidR="00547101">
          <w:rPr>
            <w:rFonts w:ascii="Times New Roman" w:hAnsi="Times New Roman" w:cs="Times New Roman"/>
          </w:rPr>
          <w:t xml:space="preserve"> simply because</w:t>
        </w:r>
      </w:ins>
      <w:ins w:id="782" w:author="Benton, Deon" w:date="2026-04-08T11:12:00Z" w16du:dateUtc="2026-04-08T16:12:00Z">
        <w:r w:rsidR="00A97B4A">
          <w:rPr>
            <w:rFonts w:ascii="Times New Roman" w:hAnsi="Times New Roman" w:cs="Times New Roman"/>
          </w:rPr>
          <w:t xml:space="preserve"> of its reduced salience and the fact that</w:t>
        </w:r>
      </w:ins>
      <w:ins w:id="783" w:author="Benton, Deon" w:date="2026-03-16T17:30:00Z" w16du:dateUtc="2026-03-16T22:30:00Z">
        <w:r w:rsidR="00071370">
          <w:rPr>
            <w:rFonts w:ascii="Times New Roman" w:hAnsi="Times New Roman" w:cs="Times New Roman"/>
          </w:rPr>
          <w:t xml:space="preserve"> </w:t>
        </w:r>
      </w:ins>
      <w:ins w:id="784"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85"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86" w:author="Benton, Deon" w:date="2026-03-16T17:30:00Z" w16du:dateUtc="2026-03-16T22:30:00Z">
        <w:r w:rsidR="0031793A">
          <w:rPr>
            <w:rFonts w:ascii="Times New Roman" w:hAnsi="Times New Roman" w:cs="Times New Roman"/>
          </w:rPr>
          <w:t>the link between it and curved moti</w:t>
        </w:r>
      </w:ins>
      <w:ins w:id="787" w:author="Benton, Deon" w:date="2026-03-16T17:31:00Z" w16du:dateUtc="2026-03-16T22:31:00Z">
        <w:r w:rsidR="0031793A">
          <w:rPr>
            <w:rFonts w:ascii="Times New Roman" w:hAnsi="Times New Roman" w:cs="Times New Roman"/>
          </w:rPr>
          <w:t xml:space="preserve">on. </w:t>
        </w:r>
      </w:ins>
      <w:ins w:id="788" w:author="Benton, Deon" w:date="2026-04-08T11:00:00Z" w16du:dateUtc="2026-04-08T16:00:00Z">
        <w:r w:rsidR="004270B1">
          <w:rPr>
            <w:rFonts w:ascii="Times New Roman" w:hAnsi="Times New Roman" w:cs="Times New Roman"/>
          </w:rPr>
          <w:t>The reason is simply that it</w:t>
        </w:r>
      </w:ins>
      <w:ins w:id="789"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90"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91"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ins w:id="792"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93" w:author="Benton, Deon" w:date="2026-04-08T11:01:00Z" w16du:dateUtc="2026-04-08T16:01:00Z">
        <w:r w:rsidR="004270B1">
          <w:rPr>
            <w:rFonts w:ascii="Times New Roman" w:hAnsi="Times New Roman" w:cs="Times New Roman"/>
          </w:rPr>
          <w:t>establishing</w:t>
        </w:r>
      </w:ins>
      <w:ins w:id="794" w:author="Benton, Deon" w:date="2026-02-12T13:53:00Z" w16du:dateUtc="2026-02-12T19:53:00Z">
        <w:r w:rsidR="00C1546E">
          <w:rPr>
            <w:rFonts w:ascii="Times New Roman" w:hAnsi="Times New Roman" w:cs="Times New Roman"/>
          </w:rPr>
          <w:t xml:space="preserve"> an association</w:t>
        </w:r>
      </w:ins>
      <w:ins w:id="795"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796" w:author="Benton, Deon" w:date="2026-02-12T13:53:00Z" w16du:dateUtc="2026-02-12T19:53:00Z">
        <w:r w:rsidR="00C1546E">
          <w:rPr>
            <w:rFonts w:ascii="Times New Roman" w:hAnsi="Times New Roman" w:cs="Times New Roman"/>
          </w:rPr>
          <w:t xml:space="preserve"> when </w:t>
        </w:r>
      </w:ins>
      <w:ins w:id="797" w:author="Benton, Deon" w:date="2026-04-08T11:01:00Z" w16du:dateUtc="2026-04-08T16:01:00Z">
        <w:r w:rsidR="004270B1">
          <w:rPr>
            <w:rFonts w:ascii="Times New Roman" w:hAnsi="Times New Roman" w:cs="Times New Roman"/>
          </w:rPr>
          <w:t>one is located some distance from the other</w:t>
        </w:r>
      </w:ins>
      <w:del w:id="798" w:author="Benton, Deon" w:date="2026-04-08T11:01:00Z" w16du:dateUtc="2026-04-08T16:01:00Z">
        <w:r w:rsidR="00CD32BB" w:rsidDel="004270B1">
          <w:rPr>
            <w:rFonts w:ascii="Times New Roman" w:hAnsi="Times New Roman" w:cs="Times New Roman"/>
          </w:rPr>
          <w:delText xml:space="preserve"> </w:delText>
        </w:r>
      </w:del>
      <w:ins w:id="799" w:author="Benton, Deon" w:date="2026-04-08T11:01:00Z" w16du:dateUtc="2026-04-08T16:01:00Z">
        <w:r w:rsidR="004270B1">
          <w:rPr>
            <w:rFonts w:ascii="Times New Roman" w:hAnsi="Times New Roman" w:cs="Times New Roman"/>
          </w:rPr>
          <w:t xml:space="preserve"> </w:t>
        </w:r>
      </w:ins>
      <w:ins w:id="800" w:author="Benton, Deon" w:date="2026-02-12T13:55:00Z" w16du:dateUtc="2026-02-12T19:55:00Z">
        <w:r w:rsidR="00487841">
          <w:rPr>
            <w:rFonts w:ascii="Times New Roman" w:hAnsi="Times New Roman" w:cs="Times New Roman"/>
          </w:rPr>
          <w:t xml:space="preserve">would </w:t>
        </w:r>
      </w:ins>
      <w:ins w:id="801"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802"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803"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04" w:author="Benton, Deon" w:date="2026-04-08T11:04:00Z" w16du:dateUtc="2026-04-08T16:04:00Z">
        <w:r w:rsidR="0088394A">
          <w:rPr>
            <w:rFonts w:ascii="Times New Roman" w:hAnsi="Times New Roman" w:cs="Times New Roman"/>
          </w:rPr>
          <w:t xml:space="preserve">A corollary of all of this is </w:t>
        </w:r>
      </w:ins>
      <w:ins w:id="805" w:author="Benton, Deon" w:date="2026-04-08T11:05:00Z" w16du:dateUtc="2026-04-08T16:05:00Z">
        <w:r w:rsidR="0088394A">
          <w:rPr>
            <w:rFonts w:ascii="Times New Roman" w:hAnsi="Times New Roman" w:cs="Times New Roman"/>
          </w:rPr>
          <w:t>that</w:t>
        </w:r>
      </w:ins>
      <w:ins w:id="806"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807" w:author="Benton, Deon" w:date="2026-03-10T19:33:00Z" w16du:dateUtc="2026-03-11T00:33:00Z"/>
          <w:rFonts w:ascii="Times New Roman" w:hAnsi="Times New Roman" w:cs="Times New Roman"/>
        </w:rPr>
      </w:pPr>
      <w:ins w:id="808" w:author="Benton, Deon" w:date="2026-02-12T14:32:00Z" w16du:dateUtc="2026-02-12T20:32:00Z">
        <w:r>
          <w:rPr>
            <w:rFonts w:ascii="Times New Roman" w:hAnsi="Times New Roman" w:cs="Times New Roman"/>
          </w:rPr>
          <w:t>These two factors—</w:t>
        </w:r>
      </w:ins>
      <w:ins w:id="809" w:author="Benton, Deon" w:date="2026-02-12T14:37:00Z" w16du:dateUtc="2026-02-12T20:37:00Z">
        <w:r w:rsidR="00570519">
          <w:rPr>
            <w:rFonts w:ascii="Times New Roman" w:hAnsi="Times New Roman" w:cs="Times New Roman"/>
          </w:rPr>
          <w:t xml:space="preserve">that is, </w:t>
        </w:r>
      </w:ins>
      <w:ins w:id="810" w:author="Benton, Deon" w:date="2026-02-12T14:32:00Z" w16du:dateUtc="2026-02-12T20:32:00Z">
        <w:r>
          <w:rPr>
            <w:rFonts w:ascii="Times New Roman" w:hAnsi="Times New Roman" w:cs="Times New Roman"/>
          </w:rPr>
          <w:t>online associative learning</w:t>
        </w:r>
      </w:ins>
      <w:ins w:id="811" w:author="Benton, Deon" w:date="2026-03-17T13:13:00Z" w16du:dateUtc="2026-03-17T18:13:00Z">
        <w:r w:rsidR="00745C47">
          <w:rPr>
            <w:rFonts w:ascii="Times New Roman" w:hAnsi="Times New Roman" w:cs="Times New Roman"/>
          </w:rPr>
          <w:t xml:space="preserve"> and prior third-person, observational action experience</w:t>
        </w:r>
      </w:ins>
      <w:ins w:id="812" w:author="Benton, Deon" w:date="2026-02-12T14:33:00Z" w16du:dateUtc="2026-02-12T20:33:00Z">
        <w:r w:rsidR="000A276E">
          <w:rPr>
            <w:rFonts w:ascii="Times New Roman" w:hAnsi="Times New Roman" w:cs="Times New Roman"/>
          </w:rPr>
          <w:t>—can explain why</w:t>
        </w:r>
      </w:ins>
      <w:ins w:id="813"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814" w:author="Benton, Deon" w:date="2026-04-08T11:06:00Z" w16du:dateUtc="2026-04-08T16:06:00Z">
        <w:r w:rsidR="0046026A">
          <w:rPr>
            <w:rFonts w:ascii="Times New Roman" w:hAnsi="Times New Roman" w:cs="Times New Roman"/>
          </w:rPr>
          <w:t>those in the</w:t>
        </w:r>
      </w:ins>
      <w:ins w:id="815" w:author="Benton, Deon" w:date="2026-02-12T14:34:00Z" w16du:dateUtc="2026-02-12T20:34:00Z">
        <w:r w:rsidR="000A276E">
          <w:rPr>
            <w:rFonts w:ascii="Times New Roman" w:hAnsi="Times New Roman" w:cs="Times New Roman"/>
          </w:rPr>
          <w:t xml:space="preserve"> Control condition</w:t>
        </w:r>
      </w:ins>
      <w:ins w:id="816" w:author="Benton, Deon" w:date="2026-02-12T14:33:00Z" w16du:dateUtc="2026-02-12T20:33:00Z">
        <w:r w:rsidR="000A276E">
          <w:rPr>
            <w:rFonts w:ascii="Times New Roman" w:hAnsi="Times New Roman" w:cs="Times New Roman"/>
          </w:rPr>
          <w:t xml:space="preserve">, </w:t>
        </w:r>
      </w:ins>
      <w:ins w:id="817" w:author="Benton, Deon" w:date="2026-03-07T18:57:00Z" w16du:dateUtc="2026-03-08T00:57:00Z">
        <w:r w:rsidR="009B0551">
          <w:rPr>
            <w:rFonts w:ascii="Times New Roman" w:hAnsi="Times New Roman" w:cs="Times New Roman"/>
          </w:rPr>
          <w:t>even though</w:t>
        </w:r>
      </w:ins>
      <w:ins w:id="818" w:author="Benton, Deon" w:date="2026-02-12T14:33:00Z" w16du:dateUtc="2026-02-12T20:33:00Z">
        <w:r w:rsidR="000A276E">
          <w:rPr>
            <w:rFonts w:ascii="Times New Roman" w:hAnsi="Times New Roman" w:cs="Times New Roman"/>
          </w:rPr>
          <w:t xml:space="preserve"> both </w:t>
        </w:r>
      </w:ins>
      <w:ins w:id="819" w:author="Benton, Deon" w:date="2026-02-12T14:46:00Z" w16du:dateUtc="2026-02-12T20:46:00Z">
        <w:r w:rsidR="0017525B">
          <w:rPr>
            <w:rFonts w:ascii="Times New Roman" w:hAnsi="Times New Roman" w:cs="Times New Roman"/>
          </w:rPr>
          <w:t xml:space="preserve">groups </w:t>
        </w:r>
      </w:ins>
      <w:ins w:id="820" w:author="Benton, Deon" w:date="2026-02-12T14:33:00Z" w16du:dateUtc="2026-02-12T20:33:00Z">
        <w:r w:rsidR="000A276E">
          <w:rPr>
            <w:rFonts w:ascii="Times New Roman" w:hAnsi="Times New Roman" w:cs="Times New Roman"/>
          </w:rPr>
          <w:t xml:space="preserve">saw </w:t>
        </w:r>
      </w:ins>
      <w:ins w:id="821" w:author="Benton, Deon" w:date="2026-02-12T14:34:00Z" w16du:dateUtc="2026-02-12T20:34:00Z">
        <w:r w:rsidR="000A276E">
          <w:rPr>
            <w:rFonts w:ascii="Times New Roman" w:hAnsi="Times New Roman" w:cs="Times New Roman"/>
          </w:rPr>
          <w:t xml:space="preserve">a barrier and curved motion during habituation. </w:t>
        </w:r>
      </w:ins>
      <w:ins w:id="822" w:author="Benton, Deon" w:date="2026-02-12T14:48:00Z" w16du:dateUtc="2026-02-12T20:48:00Z">
        <w:r w:rsidR="00AD265E">
          <w:rPr>
            <w:rFonts w:ascii="Times New Roman" w:hAnsi="Times New Roman" w:cs="Times New Roman"/>
          </w:rPr>
          <w:t xml:space="preserve">For example, </w:t>
        </w:r>
      </w:ins>
      <w:ins w:id="823" w:author="Benton, Deon" w:date="2026-02-12T14:51:00Z" w16du:dateUtc="2026-02-12T20:51:00Z">
        <w:r w:rsidR="001F61B4">
          <w:rPr>
            <w:rFonts w:ascii="Times New Roman" w:hAnsi="Times New Roman" w:cs="Times New Roman"/>
          </w:rPr>
          <w:t xml:space="preserve">infants </w:t>
        </w:r>
      </w:ins>
      <w:ins w:id="824" w:author="Benton, Deon" w:date="2026-04-08T11:07:00Z" w16du:dateUtc="2026-04-08T16:07:00Z">
        <w:r w:rsidR="0046026A">
          <w:rPr>
            <w:rFonts w:ascii="Times New Roman" w:hAnsi="Times New Roman" w:cs="Times New Roman"/>
          </w:rPr>
          <w:t>in a standard</w:t>
        </w:r>
      </w:ins>
      <w:ins w:id="825" w:author="Benton, Deon" w:date="2026-02-12T14:48:00Z" w16du:dateUtc="2026-02-12T20:48:00Z">
        <w:r w:rsidR="00AD265E">
          <w:rPr>
            <w:rFonts w:ascii="Times New Roman" w:hAnsi="Times New Roman" w:cs="Times New Roman"/>
          </w:rPr>
          <w:t xml:space="preserve"> Experimental condition </w:t>
        </w:r>
      </w:ins>
      <w:ins w:id="826" w:author="Benton, Deon" w:date="2026-04-08T11:07:00Z" w16du:dateUtc="2026-04-08T16:07:00Z">
        <w:r w:rsidR="0046026A">
          <w:rPr>
            <w:rFonts w:ascii="Times New Roman" w:hAnsi="Times New Roman" w:cs="Times New Roman"/>
          </w:rPr>
          <w:t>may</w:t>
        </w:r>
      </w:ins>
      <w:ins w:id="827" w:author="Benton, Deon" w:date="2026-02-12T14:51:00Z" w16du:dateUtc="2026-02-12T20:51:00Z">
        <w:r w:rsidR="001F61B4">
          <w:rPr>
            <w:rFonts w:ascii="Times New Roman" w:hAnsi="Times New Roman" w:cs="Times New Roman"/>
          </w:rPr>
          <w:t xml:space="preserve"> </w:t>
        </w:r>
      </w:ins>
      <w:ins w:id="828" w:author="Benton, Deon" w:date="2026-04-08T11:08:00Z" w16du:dateUtc="2026-04-08T16:08:00Z">
        <w:r w:rsidR="0046026A">
          <w:rPr>
            <w:rFonts w:ascii="Times New Roman" w:hAnsi="Times New Roman" w:cs="Times New Roman"/>
          </w:rPr>
          <w:t xml:space="preserve">be able to form a </w:t>
        </w:r>
      </w:ins>
      <w:ins w:id="829" w:author="Benton, Deon" w:date="2026-02-12T14:51:00Z" w16du:dateUtc="2026-02-12T20:51:00Z">
        <w:r w:rsidR="001F61B4">
          <w:rPr>
            <w:rFonts w:ascii="Times New Roman" w:hAnsi="Times New Roman" w:cs="Times New Roman"/>
          </w:rPr>
          <w:t>robust association between the curved</w:t>
        </w:r>
      </w:ins>
      <w:ins w:id="830"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831" w:author="Benton, Deon" w:date="2026-02-12T14:53:00Z" w16du:dateUtc="2026-02-12T20:53:00Z">
        <w:r w:rsidR="00F61DB4">
          <w:rPr>
            <w:rFonts w:ascii="Times New Roman" w:hAnsi="Times New Roman" w:cs="Times New Roman"/>
          </w:rPr>
          <w:t xml:space="preserve">the </w:t>
        </w:r>
      </w:ins>
      <w:ins w:id="832" w:author="Benton, Deon" w:date="2026-02-12T14:52:00Z" w16du:dateUtc="2026-02-12T20:52:00Z">
        <w:r w:rsidR="00F61DB4">
          <w:rPr>
            <w:rFonts w:ascii="Times New Roman" w:hAnsi="Times New Roman" w:cs="Times New Roman"/>
          </w:rPr>
          <w:t xml:space="preserve">barrier </w:t>
        </w:r>
      </w:ins>
      <w:ins w:id="833" w:author="Benton, Deon" w:date="2026-02-12T14:53:00Z" w16du:dateUtc="2026-02-12T20:53:00Z">
        <w:r w:rsidR="00F61DB4">
          <w:rPr>
            <w:rFonts w:ascii="Times New Roman" w:hAnsi="Times New Roman" w:cs="Times New Roman"/>
          </w:rPr>
          <w:t xml:space="preserve">and </w:t>
        </w:r>
      </w:ins>
      <w:ins w:id="834" w:author="Benton, Deon" w:date="2026-04-08T11:08:00Z" w16du:dateUtc="2026-04-08T16:08:00Z">
        <w:r w:rsidR="0046026A">
          <w:rPr>
            <w:rFonts w:ascii="Times New Roman" w:hAnsi="Times New Roman" w:cs="Times New Roman"/>
          </w:rPr>
          <w:t>arce</w:t>
        </w:r>
      </w:ins>
      <w:ins w:id="835" w:author="Benton, Deon" w:date="2026-02-12T14:49:00Z" w16du:dateUtc="2026-02-12T20:49:00Z">
        <w:r w:rsidR="001F61B4">
          <w:rPr>
            <w:rFonts w:ascii="Times New Roman" w:hAnsi="Times New Roman" w:cs="Times New Roman"/>
          </w:rPr>
          <w:t>d motion were located in the same region of the vis</w:t>
        </w:r>
      </w:ins>
      <w:ins w:id="836" w:author="Benton, Deon" w:date="2026-02-12T14:50:00Z" w16du:dateUtc="2026-02-12T20:50:00Z">
        <w:r w:rsidR="001F61B4">
          <w:rPr>
            <w:rFonts w:ascii="Times New Roman" w:hAnsi="Times New Roman" w:cs="Times New Roman"/>
          </w:rPr>
          <w:t>ual field</w:t>
        </w:r>
      </w:ins>
      <w:ins w:id="837" w:author="Benton, Deon" w:date="2026-02-12T14:53:00Z" w16du:dateUtc="2026-02-12T20:53:00Z">
        <w:r w:rsidR="00F61DB4">
          <w:rPr>
            <w:rFonts w:ascii="Times New Roman" w:hAnsi="Times New Roman" w:cs="Times New Roman"/>
          </w:rPr>
          <w:t>.</w:t>
        </w:r>
      </w:ins>
      <w:ins w:id="838" w:author="Benton, Deon" w:date="2026-02-12T14:50:00Z" w16du:dateUtc="2026-02-12T20:50:00Z">
        <w:r w:rsidR="001F61B4">
          <w:rPr>
            <w:rFonts w:ascii="Times New Roman" w:hAnsi="Times New Roman" w:cs="Times New Roman"/>
          </w:rPr>
          <w:t xml:space="preserve"> </w:t>
        </w:r>
      </w:ins>
      <w:ins w:id="839"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40"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841" w:author="Benton, Deon" w:date="2026-04-08T11:10:00Z" w16du:dateUtc="2026-04-08T16:10:00Z">
        <w:r w:rsidR="0045639D">
          <w:rPr>
            <w:rFonts w:ascii="Times New Roman" w:hAnsi="Times New Roman" w:cs="Times New Roman"/>
          </w:rPr>
          <w:t xml:space="preserve">may have </w:t>
        </w:r>
      </w:ins>
      <w:ins w:id="842" w:author="Benton, Deon" w:date="2026-02-12T14:43:00Z" w16du:dateUtc="2026-02-12T20:43:00Z">
        <w:r w:rsidR="000E700A" w:rsidRPr="000E700A">
          <w:rPr>
            <w:rFonts w:ascii="Times New Roman" w:hAnsi="Times New Roman" w:cs="Times New Roman"/>
          </w:rPr>
          <w:t>conflicted both with this recently formed association a</w:t>
        </w:r>
      </w:ins>
      <w:ins w:id="843" w:author="Benton, Deon" w:date="2026-02-12T14:55:00Z" w16du:dateUtc="2026-02-12T20:55:00Z">
        <w:r w:rsidR="004D009C">
          <w:rPr>
            <w:rFonts w:ascii="Times New Roman" w:hAnsi="Times New Roman" w:cs="Times New Roman"/>
          </w:rPr>
          <w:t>s well as</w:t>
        </w:r>
      </w:ins>
      <w:ins w:id="844" w:author="Benton, Deon" w:date="2026-02-12T14:43:00Z" w16du:dateUtc="2026-02-12T20:43:00Z">
        <w:r w:rsidR="000E700A" w:rsidRPr="000E700A">
          <w:rPr>
            <w:rFonts w:ascii="Times New Roman" w:hAnsi="Times New Roman" w:cs="Times New Roman"/>
          </w:rPr>
          <w:t xml:space="preserve"> with infants’ broader real-world experience</w:t>
        </w:r>
      </w:ins>
      <w:ins w:id="845" w:author="Benton, Deon" w:date="2026-02-12T14:55:00Z" w16du:dateUtc="2026-02-12T20:55:00Z">
        <w:r w:rsidR="004D009C">
          <w:rPr>
            <w:rFonts w:ascii="Times New Roman" w:hAnsi="Times New Roman" w:cs="Times New Roman"/>
          </w:rPr>
          <w:t xml:space="preserve">. </w:t>
        </w:r>
      </w:ins>
      <w:ins w:id="846" w:author="Benton, Deon" w:date="2026-04-08T11:10:00Z" w16du:dateUtc="2026-04-08T16:10:00Z">
        <w:r w:rsidR="0045639D">
          <w:rPr>
            <w:rFonts w:ascii="Times New Roman" w:hAnsi="Times New Roman" w:cs="Times New Roman"/>
          </w:rPr>
          <w:t>This fact could have caused</w:t>
        </w:r>
      </w:ins>
      <w:ins w:id="847" w:author="Benton, Deon" w:date="2026-02-12T14:55:00Z" w16du:dateUtc="2026-02-12T20:55:00Z">
        <w:r w:rsidR="004D009C">
          <w:rPr>
            <w:rFonts w:ascii="Times New Roman" w:hAnsi="Times New Roman" w:cs="Times New Roman"/>
          </w:rPr>
          <w:t xml:space="preserve"> infants in the Experimental condition </w:t>
        </w:r>
      </w:ins>
      <w:ins w:id="848" w:author="Benton, Deon" w:date="2026-04-08T11:10:00Z" w16du:dateUtc="2026-04-08T16:10:00Z">
        <w:r w:rsidR="0045639D">
          <w:rPr>
            <w:rFonts w:ascii="Times New Roman" w:hAnsi="Times New Roman" w:cs="Times New Roman"/>
          </w:rPr>
          <w:t xml:space="preserve">to </w:t>
        </w:r>
      </w:ins>
      <w:ins w:id="849" w:author="Benton, Deon" w:date="2026-02-12T14:55:00Z" w16du:dateUtc="2026-02-12T20:55:00Z">
        <w:r w:rsidR="004D009C">
          <w:rPr>
            <w:rFonts w:ascii="Times New Roman" w:hAnsi="Times New Roman" w:cs="Times New Roman"/>
          </w:rPr>
          <w:t>look longer at the old ac</w:t>
        </w:r>
      </w:ins>
      <w:ins w:id="850" w:author="Benton, Deon" w:date="2026-02-12T14:56:00Z" w16du:dateUtc="2026-02-12T20:56:00Z">
        <w:r w:rsidR="004D009C">
          <w:rPr>
            <w:rFonts w:ascii="Times New Roman" w:hAnsi="Times New Roman" w:cs="Times New Roman"/>
          </w:rPr>
          <w:t>tion than at the new action test event. In contrast, because</w:t>
        </w:r>
      </w:ins>
      <w:ins w:id="851" w:author="Benton, Deon" w:date="2026-02-12T14:58:00Z" w16du:dateUtc="2026-02-12T20:58:00Z">
        <w:r w:rsidR="003E4BC8">
          <w:rPr>
            <w:rFonts w:ascii="Times New Roman" w:hAnsi="Times New Roman" w:cs="Times New Roman"/>
          </w:rPr>
          <w:t xml:space="preserve"> </w:t>
        </w:r>
      </w:ins>
      <w:ins w:id="852" w:author="Benton, Deon" w:date="2026-02-12T14:56:00Z" w16du:dateUtc="2026-02-12T20:56:00Z">
        <w:r w:rsidR="004D009C">
          <w:rPr>
            <w:rFonts w:ascii="Times New Roman" w:hAnsi="Times New Roman" w:cs="Times New Roman"/>
          </w:rPr>
          <w:t xml:space="preserve">the </w:t>
        </w:r>
      </w:ins>
      <w:ins w:id="853" w:author="Benton, Deon" w:date="2026-04-08T11:10:00Z" w16du:dateUtc="2026-04-08T16:10:00Z">
        <w:r w:rsidR="0045639D">
          <w:rPr>
            <w:rFonts w:ascii="Times New Roman" w:hAnsi="Times New Roman" w:cs="Times New Roman"/>
          </w:rPr>
          <w:t>arced motion</w:t>
        </w:r>
      </w:ins>
      <w:ins w:id="854" w:author="Benton, Deon" w:date="2026-02-12T14:56:00Z" w16du:dateUtc="2026-02-12T20:56:00Z">
        <w:r w:rsidR="004D009C">
          <w:rPr>
            <w:rFonts w:ascii="Times New Roman" w:hAnsi="Times New Roman" w:cs="Times New Roman"/>
          </w:rPr>
          <w:t xml:space="preserve"> and barrier occupied different regions of the screen</w:t>
        </w:r>
      </w:ins>
      <w:ins w:id="855" w:author="Benton, Deon" w:date="2026-02-12T14:57:00Z" w16du:dateUtc="2026-02-12T20:57:00Z">
        <w:r w:rsidR="003E4BC8">
          <w:rPr>
            <w:rFonts w:ascii="Times New Roman" w:hAnsi="Times New Roman" w:cs="Times New Roman"/>
          </w:rPr>
          <w:t xml:space="preserve"> during habituation for infants in the Control condition</w:t>
        </w:r>
      </w:ins>
      <w:ins w:id="856" w:author="Benton, Deon" w:date="2026-02-12T14:56:00Z" w16du:dateUtc="2026-02-12T20:56:00Z">
        <w:r w:rsidR="004D009C">
          <w:rPr>
            <w:rFonts w:ascii="Times New Roman" w:hAnsi="Times New Roman" w:cs="Times New Roman"/>
          </w:rPr>
          <w:t xml:space="preserve">, </w:t>
        </w:r>
      </w:ins>
      <w:ins w:id="857" w:author="Benton, Deon" w:date="2026-02-12T14:57:00Z" w16du:dateUtc="2026-02-12T20:57:00Z">
        <w:r w:rsidR="003E4BC8">
          <w:rPr>
            <w:rFonts w:ascii="Times New Roman" w:hAnsi="Times New Roman" w:cs="Times New Roman"/>
          </w:rPr>
          <w:t xml:space="preserve">the </w:t>
        </w:r>
      </w:ins>
      <w:ins w:id="858" w:author="Benton, Deon" w:date="2026-04-08T11:11:00Z" w16du:dateUtc="2026-04-08T16:11:00Z">
        <w:r w:rsidR="00EB7C61">
          <w:rPr>
            <w:rFonts w:ascii="Times New Roman" w:hAnsi="Times New Roman" w:cs="Times New Roman"/>
          </w:rPr>
          <w:t>association formed</w:t>
        </w:r>
      </w:ins>
      <w:ins w:id="859" w:author="Benton, Deon" w:date="2026-02-12T15:00:00Z" w16du:dateUtc="2026-02-12T21:00:00Z">
        <w:r w:rsidR="00DD1664">
          <w:rPr>
            <w:rFonts w:ascii="Times New Roman" w:hAnsi="Times New Roman" w:cs="Times New Roman"/>
          </w:rPr>
          <w:t xml:space="preserve"> between the barrier and curved motion </w:t>
        </w:r>
      </w:ins>
      <w:ins w:id="860" w:author="Benton, Deon" w:date="2026-04-08T11:11:00Z" w16du:dateUtc="2026-04-08T16:11:00Z">
        <w:r w:rsidR="00EB7C61">
          <w:rPr>
            <w:rFonts w:ascii="Times New Roman" w:hAnsi="Times New Roman" w:cs="Times New Roman"/>
          </w:rPr>
          <w:t xml:space="preserve">may have been </w:t>
        </w:r>
      </w:ins>
      <w:ins w:id="861" w:author="Benton, Deon" w:date="2026-02-12T15:00:00Z" w16du:dateUtc="2026-02-12T21:00:00Z">
        <w:r w:rsidR="00DD1664">
          <w:rPr>
            <w:rFonts w:ascii="Times New Roman" w:hAnsi="Times New Roman" w:cs="Times New Roman"/>
          </w:rPr>
          <w:t>weaker.</w:t>
        </w:r>
      </w:ins>
      <w:ins w:id="862" w:author="Benton, Deon" w:date="2026-02-12T14:59:00Z" w16du:dateUtc="2026-02-12T20:59:00Z">
        <w:r w:rsidR="003E4BC8">
          <w:rPr>
            <w:rFonts w:ascii="Times New Roman" w:hAnsi="Times New Roman" w:cs="Times New Roman"/>
          </w:rPr>
          <w:t xml:space="preserve"> </w:t>
        </w:r>
      </w:ins>
      <w:ins w:id="863"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64"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65" w:author="Benton, Deon" w:date="2026-02-12T15:06:00Z" w16du:dateUtc="2026-02-12T21:06:00Z">
        <w:r w:rsidR="008E3767">
          <w:rPr>
            <w:rFonts w:ascii="Times New Roman" w:hAnsi="Times New Roman" w:cs="Times New Roman"/>
          </w:rPr>
          <w:t xml:space="preserve"> </w:t>
        </w:r>
      </w:ins>
      <w:ins w:id="866"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67" w:author="Benton, Deon" w:date="2026-02-12T15:28:00Z" w16du:dateUtc="2026-02-12T21:28:00Z">
        <w:r w:rsidR="00152F19">
          <w:rPr>
            <w:rFonts w:ascii="Times New Roman" w:hAnsi="Times New Roman" w:cs="Times New Roman"/>
          </w:rPr>
          <w:t xml:space="preserve">notions of agents, objects, action efficiency, or subjective utility. </w:t>
        </w:r>
      </w:ins>
      <w:ins w:id="868" w:author="Benton, Deon" w:date="2026-02-12T15:29:00Z" w16du:dateUtc="2026-02-12T21:29:00Z">
        <w:r w:rsidR="007B6A4E">
          <w:rPr>
            <w:rFonts w:ascii="Times New Roman" w:hAnsi="Times New Roman" w:cs="Times New Roman"/>
          </w:rPr>
          <w:t>To make this case, I will show that ALIAS—a connectionis</w:t>
        </w:r>
      </w:ins>
      <w:ins w:id="869" w:author="Benton, Deon" w:date="2026-02-12T15:30:00Z" w16du:dateUtc="2026-02-12T21:30:00Z">
        <w:r w:rsidR="007B6A4E">
          <w:rPr>
            <w:rFonts w:ascii="Times New Roman" w:hAnsi="Times New Roman" w:cs="Times New Roman"/>
          </w:rPr>
          <w:t>t model that implements this account—can r</w:t>
        </w:r>
      </w:ins>
      <w:ins w:id="870" w:author="Benton, Deon" w:date="2026-04-08T11:13:00Z" w16du:dateUtc="2026-04-08T16:13:00Z">
        <w:r w:rsidR="00A65073">
          <w:rPr>
            <w:rFonts w:ascii="Times New Roman" w:hAnsi="Times New Roman" w:cs="Times New Roman"/>
          </w:rPr>
          <w:t>eproduce several key findings in the literature on this topic.</w:t>
        </w:r>
      </w:ins>
      <w:ins w:id="871"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72" w:author="Benton, Deon" w:date="2026-03-17T13:15:00Z" w16du:dateUtc="2026-03-17T18:15:00Z"/>
          <w:rFonts w:ascii="Times New Roman" w:hAnsi="Times New Roman" w:cs="Times New Roman"/>
        </w:rPr>
      </w:pPr>
      <w:ins w:id="873"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74" w:author="Benton, Deon" w:date="2026-03-17T13:09:00Z" w16du:dateUtc="2026-03-17T18:09:00Z">
        <w:r>
          <w:rPr>
            <w:rFonts w:ascii="Times New Roman" w:hAnsi="Times New Roman" w:cs="Times New Roman"/>
          </w:rPr>
          <w:t>a question that one may have is how</w:t>
        </w:r>
      </w:ins>
      <w:ins w:id="875" w:author="Benton, Deon" w:date="2026-03-17T13:00:00Z" w16du:dateUtc="2026-03-17T18:00:00Z">
        <w:r w:rsidR="00901013">
          <w:rPr>
            <w:rFonts w:ascii="Times New Roman" w:hAnsi="Times New Roman" w:cs="Times New Roman"/>
          </w:rPr>
          <w:t xml:space="preserve"> it </w:t>
        </w:r>
      </w:ins>
      <w:ins w:id="876" w:author="Benton, Deon" w:date="2026-03-17T13:07:00Z" w16du:dateUtc="2026-03-17T18:07:00Z">
        <w:r w:rsidR="00596951">
          <w:rPr>
            <w:rFonts w:ascii="Times New Roman" w:hAnsi="Times New Roman" w:cs="Times New Roman"/>
          </w:rPr>
          <w:t>explains the</w:t>
        </w:r>
      </w:ins>
      <w:ins w:id="877" w:author="Benton, Deon" w:date="2026-03-16T16:59:00Z" w16du:dateUtc="2026-03-16T21:59:00Z">
        <w:r w:rsidR="008B49B8">
          <w:rPr>
            <w:rFonts w:ascii="Times New Roman" w:hAnsi="Times New Roman" w:cs="Times New Roman"/>
          </w:rPr>
          <w:t xml:space="preserve"> finding that</w:t>
        </w:r>
      </w:ins>
      <w:ins w:id="878" w:author="Benton, Deon" w:date="2026-03-17T15:20:00Z" w16du:dateUtc="2026-03-17T20:20:00Z">
        <w:r w:rsidR="00C47526">
          <w:rPr>
            <w:rFonts w:ascii="Times New Roman" w:hAnsi="Times New Roman" w:cs="Times New Roman"/>
          </w:rPr>
          <w:t xml:space="preserve"> pre-reaching</w:t>
        </w:r>
      </w:ins>
      <w:ins w:id="879" w:author="Benton, Deon" w:date="2026-03-16T17:18:00Z" w16du:dateUtc="2026-03-16T22:18:00Z">
        <w:r w:rsidR="0013438E">
          <w:rPr>
            <w:rFonts w:ascii="Times New Roman" w:hAnsi="Times New Roman" w:cs="Times New Roman"/>
          </w:rPr>
          <w:t xml:space="preserve"> 3-month-olds’</w:t>
        </w:r>
      </w:ins>
      <w:ins w:id="880" w:author="Benton, Deon" w:date="2026-03-17T15:20:00Z" w16du:dateUtc="2026-03-17T20:20:00Z">
        <w:r w:rsidR="00C47526">
          <w:rPr>
            <w:rFonts w:ascii="Times New Roman" w:hAnsi="Times New Roman" w:cs="Times New Roman"/>
          </w:rPr>
          <w:t xml:space="preserve"> </w:t>
        </w:r>
      </w:ins>
      <w:ins w:id="881" w:author="Benton, Deon" w:date="2026-03-17T13:09:00Z" w16du:dateUtc="2026-03-17T18:09:00Z">
        <w:r>
          <w:rPr>
            <w:rFonts w:ascii="Times New Roman" w:hAnsi="Times New Roman" w:cs="Times New Roman"/>
          </w:rPr>
          <w:t>show similar looking patterns as older infants in</w:t>
        </w:r>
      </w:ins>
      <w:ins w:id="882" w:author="Benton, Deon" w:date="2026-03-17T13:00:00Z" w16du:dateUtc="2026-03-17T18:00:00Z">
        <w:r w:rsidR="00901013">
          <w:rPr>
            <w:rFonts w:ascii="Times New Roman" w:hAnsi="Times New Roman" w:cs="Times New Roman"/>
          </w:rPr>
          <w:t xml:space="preserve"> </w:t>
        </w:r>
      </w:ins>
      <w:ins w:id="883" w:author="Benton, Deon" w:date="2026-03-17T13:10:00Z" w16du:dateUtc="2026-03-17T18:10:00Z">
        <w:r>
          <w:rPr>
            <w:rFonts w:ascii="Times New Roman" w:hAnsi="Times New Roman" w:cs="Times New Roman"/>
          </w:rPr>
          <w:t>studies in which</w:t>
        </w:r>
      </w:ins>
      <w:ins w:id="884" w:author="Benton, Deon" w:date="2026-03-16T16:59:00Z" w16du:dateUtc="2026-03-16T21:59:00Z">
        <w:r w:rsidR="008B49B8" w:rsidRPr="009E7771">
          <w:rPr>
            <w:rFonts w:ascii="Times New Roman" w:hAnsi="Times New Roman" w:cs="Times New Roman"/>
          </w:rPr>
          <w:t xml:space="preserve"> </w:t>
        </w:r>
      </w:ins>
      <w:ins w:id="885" w:author="Benton, Deon" w:date="2026-03-16T17:02:00Z" w16du:dateUtc="2026-03-16T22:02:00Z">
        <w:r w:rsidR="009E5538">
          <w:rPr>
            <w:rFonts w:ascii="Times New Roman" w:hAnsi="Times New Roman" w:cs="Times New Roman"/>
          </w:rPr>
          <w:t xml:space="preserve">either they are </w:t>
        </w:r>
      </w:ins>
      <w:ins w:id="886" w:author="Benton, Deon" w:date="2026-03-16T17:18:00Z" w16du:dateUtc="2026-03-16T22:18:00Z">
        <w:r w:rsidR="0013438E">
          <w:rPr>
            <w:rFonts w:ascii="Times New Roman" w:hAnsi="Times New Roman" w:cs="Times New Roman"/>
          </w:rPr>
          <w:t>given</w:t>
        </w:r>
      </w:ins>
      <w:ins w:id="887" w:author="Benton, Deon" w:date="2026-03-16T16:59:00Z" w16du:dateUtc="2026-03-16T21:59:00Z">
        <w:r w:rsidR="008B49B8" w:rsidRPr="009E7771">
          <w:rPr>
            <w:rFonts w:ascii="Times New Roman" w:hAnsi="Times New Roman" w:cs="Times New Roman"/>
          </w:rPr>
          <w:t xml:space="preserve"> first-person action experience </w:t>
        </w:r>
      </w:ins>
      <w:ins w:id="888" w:author="Benton, Deon" w:date="2026-03-16T17:07:00Z" w16du:dateUtc="2026-03-16T22:07:00Z">
        <w:r w:rsidR="00345274">
          <w:rPr>
            <w:rFonts w:ascii="Times New Roman" w:hAnsi="Times New Roman" w:cs="Times New Roman"/>
          </w:rPr>
          <w:t xml:space="preserve">(Skerry et al., 2013) </w:t>
        </w:r>
      </w:ins>
      <w:ins w:id="889" w:author="Benton, Deon" w:date="2026-03-16T17:06:00Z" w16du:dateUtc="2026-03-16T22:06:00Z">
        <w:r w:rsidR="00345274">
          <w:rPr>
            <w:rFonts w:ascii="Times New Roman" w:hAnsi="Times New Roman" w:cs="Times New Roman"/>
          </w:rPr>
          <w:t xml:space="preserve">or the actions </w:t>
        </w:r>
      </w:ins>
      <w:ins w:id="890" w:author="Benton, Deon" w:date="2026-04-08T11:14:00Z" w16du:dateUtc="2026-04-08T16:14:00Z">
        <w:r w:rsidR="005843FA">
          <w:rPr>
            <w:rFonts w:ascii="Times New Roman" w:hAnsi="Times New Roman" w:cs="Times New Roman"/>
          </w:rPr>
          <w:t xml:space="preserve">are causal and </w:t>
        </w:r>
      </w:ins>
      <w:ins w:id="891" w:author="Benton, Deon" w:date="2026-04-08T11:15:00Z" w16du:dateUtc="2026-04-08T16:15:00Z">
        <w:r w:rsidR="005843FA">
          <w:rPr>
            <w:rFonts w:ascii="Times New Roman" w:hAnsi="Times New Roman" w:cs="Times New Roman"/>
          </w:rPr>
          <w:t>thus produce effects</w:t>
        </w:r>
      </w:ins>
      <w:ins w:id="892" w:author="Benton, Deon" w:date="2026-03-16T17:07:00Z" w16du:dateUtc="2026-03-16T22:07:00Z">
        <w:r w:rsidR="00345274">
          <w:rPr>
            <w:rFonts w:ascii="Times New Roman" w:hAnsi="Times New Roman" w:cs="Times New Roman"/>
          </w:rPr>
          <w:t xml:space="preserve"> (e.g., Liu &amp; Spelke, 2019)</w:t>
        </w:r>
      </w:ins>
      <w:ins w:id="893" w:author="Benton, Deon" w:date="2026-03-16T17:06:00Z" w16du:dateUtc="2026-03-16T22:06:00Z">
        <w:r w:rsidR="00345274">
          <w:rPr>
            <w:rFonts w:ascii="Times New Roman" w:hAnsi="Times New Roman" w:cs="Times New Roman"/>
          </w:rPr>
          <w:t>.</w:t>
        </w:r>
      </w:ins>
      <w:ins w:id="894" w:author="Benton, Deon" w:date="2026-03-16T17:01:00Z" w16du:dateUtc="2026-03-16T22:01:00Z">
        <w:r w:rsidR="008B49B8">
          <w:rPr>
            <w:rFonts w:ascii="Times New Roman" w:hAnsi="Times New Roman" w:cs="Times New Roman"/>
          </w:rPr>
          <w:t xml:space="preserve"> </w:t>
        </w:r>
      </w:ins>
      <w:ins w:id="895"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896" w:author="Benton, Deon" w:date="2026-03-16T17:07:00Z" w16du:dateUtc="2026-03-16T22:07:00Z">
        <w:r w:rsidR="00345274">
          <w:rPr>
            <w:rFonts w:ascii="Times New Roman" w:hAnsi="Times New Roman" w:cs="Times New Roman"/>
          </w:rPr>
          <w:t xml:space="preserve">that either </w:t>
        </w:r>
      </w:ins>
      <w:ins w:id="897" w:author="Benton, Deon" w:date="2026-03-16T17:08:00Z" w16du:dateUtc="2026-03-16T22:08:00Z">
        <w:r w:rsidR="007C5EFB">
          <w:rPr>
            <w:rFonts w:ascii="Times New Roman" w:hAnsi="Times New Roman" w:cs="Times New Roman"/>
          </w:rPr>
          <w:t>contained Velcro on the palm-sides</w:t>
        </w:r>
      </w:ins>
      <w:ins w:id="898" w:author="Benton, Deon" w:date="2026-03-16T17:09:00Z" w16du:dateUtc="2026-03-16T22:09:00Z">
        <w:r w:rsidR="007C5EFB">
          <w:rPr>
            <w:rFonts w:ascii="Times New Roman" w:hAnsi="Times New Roman" w:cs="Times New Roman"/>
          </w:rPr>
          <w:t xml:space="preserve"> </w:t>
        </w:r>
      </w:ins>
      <w:ins w:id="899" w:author="Benton, Deon" w:date="2026-03-16T17:08:00Z" w16du:dateUtc="2026-03-16T22:08:00Z">
        <w:r w:rsidR="007C5EFB">
          <w:rPr>
            <w:rFonts w:ascii="Times New Roman" w:hAnsi="Times New Roman" w:cs="Times New Roman"/>
          </w:rPr>
          <w:t xml:space="preserve">or </w:t>
        </w:r>
      </w:ins>
      <w:ins w:id="900" w:author="Benton, Deon" w:date="2026-04-08T11:19:00Z" w16du:dateUtc="2026-04-08T16:19:00Z">
        <w:r w:rsidR="00A3511B">
          <w:rPr>
            <w:rFonts w:ascii="Times New Roman" w:hAnsi="Times New Roman" w:cs="Times New Roman"/>
          </w:rPr>
          <w:t xml:space="preserve">with Velcro-less </w:t>
        </w:r>
      </w:ins>
      <w:ins w:id="901" w:author="Benton, Deon" w:date="2026-04-08T11:20:00Z" w16du:dateUtc="2026-04-08T16:20:00Z">
        <w:r w:rsidR="00A3511B">
          <w:rPr>
            <w:rFonts w:ascii="Times New Roman" w:hAnsi="Times New Roman" w:cs="Times New Roman"/>
          </w:rPr>
          <w:t>mittens</w:t>
        </w:r>
      </w:ins>
      <w:ins w:id="902" w:author="Benton, Deon" w:date="2026-03-17T13:19:00Z" w16du:dateUtc="2026-03-17T18:19:00Z">
        <w:r w:rsidR="00262BC9">
          <w:rPr>
            <w:rFonts w:ascii="Times New Roman" w:hAnsi="Times New Roman" w:cs="Times New Roman"/>
          </w:rPr>
          <w:t xml:space="preserve">. </w:t>
        </w:r>
      </w:ins>
      <w:ins w:id="903" w:author="Benton, Deon" w:date="2026-03-16T17:16:00Z" w16du:dateUtc="2026-03-16T22:16:00Z">
        <w:r w:rsidR="0013438E">
          <w:rPr>
            <w:rFonts w:ascii="Times New Roman" w:hAnsi="Times New Roman" w:cs="Times New Roman"/>
          </w:rPr>
          <w:t>Infants in both groups</w:t>
        </w:r>
      </w:ins>
      <w:ins w:id="904" w:author="Benton, Deon" w:date="2026-03-16T17:08:00Z" w16du:dateUtc="2026-03-16T22:08:00Z">
        <w:r w:rsidR="007C5EFB">
          <w:rPr>
            <w:rFonts w:ascii="Times New Roman" w:hAnsi="Times New Roman" w:cs="Times New Roman"/>
          </w:rPr>
          <w:t xml:space="preserve"> were then allowed to </w:t>
        </w:r>
      </w:ins>
      <w:ins w:id="905" w:author="Benton, Deon" w:date="2026-04-08T11:20:00Z" w16du:dateUtc="2026-04-08T16:20:00Z">
        <w:r w:rsidR="00A3511B">
          <w:rPr>
            <w:rFonts w:ascii="Times New Roman" w:hAnsi="Times New Roman" w:cs="Times New Roman"/>
          </w:rPr>
          <w:t xml:space="preserve">attempt to </w:t>
        </w:r>
      </w:ins>
      <w:ins w:id="906" w:author="Benton, Deon" w:date="2026-03-16T17:08:00Z" w16du:dateUtc="2026-03-16T22:08:00Z">
        <w:r w:rsidR="007C5EFB">
          <w:rPr>
            <w:rFonts w:ascii="Times New Roman" w:hAnsi="Times New Roman" w:cs="Times New Roman"/>
          </w:rPr>
          <w:t xml:space="preserve">retrieve a Velcro-covered </w:t>
        </w:r>
      </w:ins>
      <w:ins w:id="907" w:author="Benton, Deon" w:date="2026-03-16T17:12:00Z" w16du:dateUtc="2026-03-16T22:12:00Z">
        <w:r w:rsidR="00022801">
          <w:rPr>
            <w:rFonts w:ascii="Times New Roman" w:hAnsi="Times New Roman" w:cs="Times New Roman"/>
          </w:rPr>
          <w:t>ball</w:t>
        </w:r>
      </w:ins>
      <w:ins w:id="908"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909" w:author="Benton, Deon" w:date="2026-03-16T17:14:00Z" w16du:dateUtc="2026-03-16T22:14:00Z">
        <w:r w:rsidR="00022801">
          <w:rPr>
            <w:rFonts w:ascii="Times New Roman" w:hAnsi="Times New Roman" w:cs="Times New Roman"/>
          </w:rPr>
          <w:t>—in which the ball</w:t>
        </w:r>
      </w:ins>
      <w:ins w:id="910" w:author="Benton, Deon" w:date="2026-03-16T17:13:00Z" w16du:dateUtc="2026-03-16T22:13:00Z">
        <w:r w:rsidR="00022801">
          <w:rPr>
            <w:rFonts w:ascii="Times New Roman" w:hAnsi="Times New Roman" w:cs="Times New Roman"/>
          </w:rPr>
          <w:t xml:space="preserve"> </w:t>
        </w:r>
      </w:ins>
      <w:ins w:id="911" w:author="Benton, Deon" w:date="2026-03-16T17:14:00Z" w16du:dateUtc="2026-03-16T22:14:00Z">
        <w:r w:rsidR="00FE787D">
          <w:rPr>
            <w:rFonts w:ascii="Times New Roman" w:hAnsi="Times New Roman" w:cs="Times New Roman"/>
          </w:rPr>
          <w:t>became attached to the mittens—</w:t>
        </w:r>
      </w:ins>
      <w:ins w:id="912" w:author="Benton, Deon" w:date="2026-03-16T17:13:00Z" w16du:dateUtc="2026-03-16T22:13:00Z">
        <w:r w:rsidR="00022801">
          <w:rPr>
            <w:rFonts w:ascii="Times New Roman" w:hAnsi="Times New Roman" w:cs="Times New Roman"/>
          </w:rPr>
          <w:t>were only possible in the Sticky mittens condition</w:t>
        </w:r>
      </w:ins>
      <w:ins w:id="913" w:author="Benton, Deon" w:date="2026-03-16T17:14:00Z" w16du:dateUtc="2026-03-16T22:14:00Z">
        <w:r w:rsidR="00FE787D">
          <w:rPr>
            <w:rFonts w:ascii="Times New Roman" w:hAnsi="Times New Roman" w:cs="Times New Roman"/>
          </w:rPr>
          <w:t xml:space="preserve">. </w:t>
        </w:r>
      </w:ins>
      <w:ins w:id="914" w:author="Benton, Deon" w:date="2026-03-16T17:10:00Z" w16du:dateUtc="2026-03-16T22:10:00Z">
        <w:r w:rsidR="00DE1779">
          <w:rPr>
            <w:rFonts w:ascii="Times New Roman" w:hAnsi="Times New Roman" w:cs="Times New Roman"/>
          </w:rPr>
          <w:t>All infants were then habituated to a Gergely et al.</w:t>
        </w:r>
      </w:ins>
      <w:ins w:id="915" w:author="Benton, Deon" w:date="2026-03-16T17:11:00Z" w16du:dateUtc="2026-03-16T22:11:00Z">
        <w:r w:rsidR="008C4E3A">
          <w:rPr>
            <w:rFonts w:ascii="Times New Roman" w:hAnsi="Times New Roman" w:cs="Times New Roman"/>
          </w:rPr>
          <w:t>-</w:t>
        </w:r>
      </w:ins>
      <w:ins w:id="916" w:author="Benton, Deon" w:date="2026-03-16T17:10:00Z" w16du:dateUtc="2026-03-16T22:10:00Z">
        <w:r w:rsidR="00DE1779">
          <w:rPr>
            <w:rFonts w:ascii="Times New Roman" w:hAnsi="Times New Roman" w:cs="Times New Roman"/>
          </w:rPr>
          <w:t>like event in which an a</w:t>
        </w:r>
      </w:ins>
      <w:ins w:id="917" w:author="Benton, Deon" w:date="2026-03-17T15:21:00Z" w16du:dateUtc="2026-03-17T20:21:00Z">
        <w:r w:rsidR="00C47526">
          <w:rPr>
            <w:rFonts w:ascii="Times New Roman" w:hAnsi="Times New Roman" w:cs="Times New Roman"/>
          </w:rPr>
          <w:t>ctor</w:t>
        </w:r>
      </w:ins>
      <w:ins w:id="918" w:author="Benton, Deon" w:date="2026-03-16T17:10:00Z" w16du:dateUtc="2026-03-16T22:10:00Z">
        <w:r w:rsidR="00DE1779">
          <w:rPr>
            <w:rFonts w:ascii="Times New Roman" w:hAnsi="Times New Roman" w:cs="Times New Roman"/>
          </w:rPr>
          <w:t xml:space="preserve"> reached over</w:t>
        </w:r>
      </w:ins>
      <w:ins w:id="919" w:author="Benton, Deon" w:date="2026-03-16T17:11:00Z" w16du:dateUtc="2026-03-16T22:11:00Z">
        <w:r w:rsidR="00DE1779">
          <w:rPr>
            <w:rFonts w:ascii="Times New Roman" w:hAnsi="Times New Roman" w:cs="Times New Roman"/>
          </w:rPr>
          <w:t xml:space="preserve"> (Experimental condition) or besides (Control condition)</w:t>
        </w:r>
      </w:ins>
      <w:ins w:id="920" w:author="Benton, Deon" w:date="2026-03-16T17:10:00Z" w16du:dateUtc="2026-03-16T22:10:00Z">
        <w:r w:rsidR="00DE1779">
          <w:rPr>
            <w:rFonts w:ascii="Times New Roman" w:hAnsi="Times New Roman" w:cs="Times New Roman"/>
          </w:rPr>
          <w:t xml:space="preserve"> a barrier to retrieve </w:t>
        </w:r>
      </w:ins>
      <w:ins w:id="921" w:author="Benton, Deon" w:date="2026-03-16T17:11:00Z" w16du:dateUtc="2026-03-16T22:11:00Z">
        <w:r w:rsidR="00DE1779">
          <w:rPr>
            <w:rFonts w:ascii="Times New Roman" w:hAnsi="Times New Roman" w:cs="Times New Roman"/>
          </w:rPr>
          <w:t>the same ball</w:t>
        </w:r>
      </w:ins>
      <w:ins w:id="922"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3" w:author="Benton, Deon" w:date="2026-03-16T17:25:00Z" w16du:dateUtc="2026-03-16T22:25:00Z">
        <w:r w:rsidR="002F3DF8">
          <w:rPr>
            <w:rFonts w:ascii="Times New Roman" w:hAnsi="Times New Roman" w:cs="Times New Roman"/>
          </w:rPr>
          <w:t xml:space="preserve">(efficient action event) </w:t>
        </w:r>
      </w:ins>
      <w:ins w:id="924" w:author="Benton, Deon" w:date="2026-03-16T17:21:00Z" w16du:dateUtc="2026-03-16T22:21:00Z">
        <w:r w:rsidR="00EB6B88">
          <w:rPr>
            <w:rFonts w:ascii="Times New Roman" w:hAnsi="Times New Roman" w:cs="Times New Roman"/>
          </w:rPr>
          <w:t>or the same curved path</w:t>
        </w:r>
      </w:ins>
      <w:ins w:id="925" w:author="Benton, Deon" w:date="2026-03-16T17:25:00Z" w16du:dateUtc="2026-03-16T22:25:00Z">
        <w:r w:rsidR="002F3DF8">
          <w:rPr>
            <w:rFonts w:ascii="Times New Roman" w:hAnsi="Times New Roman" w:cs="Times New Roman"/>
          </w:rPr>
          <w:t xml:space="preserve"> (inefficient action)</w:t>
        </w:r>
      </w:ins>
      <w:ins w:id="926" w:author="Benton, Deon" w:date="2026-03-16T17:21:00Z" w16du:dateUtc="2026-03-16T22:21:00Z">
        <w:r w:rsidR="00EB6B88">
          <w:rPr>
            <w:rFonts w:ascii="Times New Roman" w:hAnsi="Times New Roman" w:cs="Times New Roman"/>
          </w:rPr>
          <w:t xml:space="preserve"> to reach the object.</w:t>
        </w:r>
      </w:ins>
      <w:ins w:id="927"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928" w:author="Benton, Deon" w:date="2026-04-08T14:07:00Z" w16du:dateUtc="2026-04-08T19:07:00Z">
        <w:r w:rsidR="003D5E26">
          <w:rPr>
            <w:rFonts w:ascii="Times New Roman" w:hAnsi="Times New Roman" w:cs="Times New Roman"/>
          </w:rPr>
          <w:t>, and Skerry et al. (</w:t>
        </w:r>
      </w:ins>
      <w:ins w:id="929"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930"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931" w:author="Benton, Deon" w:date="2026-04-08T14:08:00Z" w16du:dateUtc="2026-04-08T19:08:00Z">
        <w:r w:rsidR="003D5E26">
          <w:rPr>
            <w:rFonts w:ascii="Times New Roman" w:hAnsi="Times New Roman" w:cs="Times New Roman"/>
          </w:rPr>
          <w:t xml:space="preserve">learn what a goal is or what makes an action efficient. </w:t>
        </w:r>
      </w:ins>
      <w:ins w:id="932" w:author="Benton, Deon" w:date="2026-04-08T14:09:00Z" w16du:dateUtc="2026-04-08T19:09:00Z">
        <w:r w:rsidR="003D5E26">
          <w:rPr>
            <w:rFonts w:ascii="Times New Roman" w:hAnsi="Times New Roman" w:cs="Times New Roman"/>
          </w:rPr>
          <w:t>Instead, these authors contend that</w:t>
        </w:r>
      </w:ins>
      <w:ins w:id="933" w:author="Benton, Deon" w:date="2026-04-08T14:10:00Z" w16du:dateUtc="2026-04-08T19:10:00Z">
        <w:r w:rsidR="00B4104B">
          <w:rPr>
            <w:rFonts w:ascii="Times New Roman" w:hAnsi="Times New Roman" w:cs="Times New Roman"/>
          </w:rPr>
          <w:t xml:space="preserve"> </w:t>
        </w:r>
      </w:ins>
      <w:ins w:id="934" w:author="Benton, Deon" w:date="2026-04-08T14:12:00Z" w16du:dateUtc="2026-04-08T19:12:00Z">
        <w:r w:rsidR="00B4104B">
          <w:rPr>
            <w:rFonts w:ascii="Times New Roman" w:hAnsi="Times New Roman" w:cs="Times New Roman"/>
          </w:rPr>
          <w:t>the</w:t>
        </w:r>
      </w:ins>
      <w:ins w:id="935" w:author="Benton, Deon" w:date="2026-04-08T14:11:00Z" w16du:dateUtc="2026-04-08T19:11:00Z">
        <w:r w:rsidR="00B4104B">
          <w:rPr>
            <w:rFonts w:ascii="Times New Roman" w:hAnsi="Times New Roman" w:cs="Times New Roman"/>
          </w:rPr>
          <w:t xml:space="preserve"> function of </w:t>
        </w:r>
      </w:ins>
      <w:ins w:id="936" w:author="Benton, Deon" w:date="2026-04-08T14:06:00Z" w16du:dateUtc="2026-04-08T19:06:00Z">
        <w:r w:rsidR="005158B9">
          <w:rPr>
            <w:rFonts w:ascii="Times New Roman" w:hAnsi="Times New Roman" w:cs="Times New Roman"/>
          </w:rPr>
          <w:t>direct-action experience</w:t>
        </w:r>
      </w:ins>
      <w:ins w:id="937" w:author="Benton, Deon" w:date="2026-04-08T14:09:00Z" w16du:dateUtc="2026-04-08T19:09:00Z">
        <w:r w:rsidR="003D5E26">
          <w:rPr>
            <w:rFonts w:ascii="Times New Roman" w:hAnsi="Times New Roman" w:cs="Times New Roman"/>
          </w:rPr>
          <w:t xml:space="preserve"> via sticky mittens</w:t>
        </w:r>
      </w:ins>
      <w:ins w:id="938" w:author="Benton, Deon" w:date="2026-04-08T14:06:00Z" w16du:dateUtc="2026-04-08T19:06:00Z">
        <w:r w:rsidR="005158B9">
          <w:rPr>
            <w:rFonts w:ascii="Times New Roman" w:hAnsi="Times New Roman" w:cs="Times New Roman"/>
          </w:rPr>
          <w:t xml:space="preserve"> </w:t>
        </w:r>
      </w:ins>
      <w:ins w:id="939" w:author="Benton, Deon" w:date="2026-04-08T14:10:00Z" w16du:dateUtc="2026-04-08T19:10:00Z">
        <w:r w:rsidR="00B4104B">
          <w:rPr>
            <w:rFonts w:ascii="Times New Roman" w:hAnsi="Times New Roman" w:cs="Times New Roman"/>
          </w:rPr>
          <w:t>is to enable</w:t>
        </w:r>
      </w:ins>
      <w:ins w:id="940"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941" w:author="Benton, Deon" w:date="2026-04-08T14:11:00Z" w16du:dateUtc="2026-04-08T19:11:00Z">
        <w:r w:rsidR="00B4104B">
          <w:rPr>
            <w:rFonts w:ascii="Times New Roman" w:hAnsi="Times New Roman" w:cs="Times New Roman"/>
          </w:rPr>
          <w:t xml:space="preserve">. Notice that on this account </w:t>
        </w:r>
      </w:ins>
      <w:ins w:id="942" w:author="Benton, Deon" w:date="2026-04-08T14:12:00Z" w16du:dateUtc="2026-04-08T19:12:00Z">
        <w:r w:rsidR="00495A2C">
          <w:rPr>
            <w:rFonts w:ascii="Times New Roman" w:hAnsi="Times New Roman" w:cs="Times New Roman"/>
          </w:rPr>
          <w:t>infants are assumed to</w:t>
        </w:r>
      </w:ins>
      <w:ins w:id="943"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064DF341" w:rsidR="006F58C2" w:rsidRDefault="00566B69" w:rsidP="009C59B7">
      <w:pPr>
        <w:spacing w:line="480" w:lineRule="auto"/>
        <w:ind w:firstLine="720"/>
        <w:contextualSpacing/>
        <w:rPr>
          <w:ins w:id="944" w:author="Benton, Deon" w:date="2026-03-16T17:19:00Z" w16du:dateUtc="2026-03-16T22:19:00Z"/>
          <w:rFonts w:ascii="Times New Roman" w:hAnsi="Times New Roman" w:cs="Times New Roman"/>
        </w:rPr>
      </w:pPr>
      <w:ins w:id="945" w:author="Benton, Deon" w:date="2026-03-17T13:10:00Z" w16du:dateUtc="2026-03-17T18:10:00Z">
        <w:r>
          <w:rPr>
            <w:rFonts w:ascii="Times New Roman" w:hAnsi="Times New Roman" w:cs="Times New Roman"/>
          </w:rPr>
          <w:t xml:space="preserve">Now consider the study by Liu </w:t>
        </w:r>
      </w:ins>
      <w:ins w:id="946" w:author="Benton, Deon" w:date="2026-03-18T10:09:00Z" w16du:dateUtc="2026-03-18T15:09:00Z">
        <w:r w:rsidR="00230718">
          <w:rPr>
            <w:rFonts w:ascii="Times New Roman" w:hAnsi="Times New Roman" w:cs="Times New Roman"/>
          </w:rPr>
          <w:t>et al.</w:t>
        </w:r>
      </w:ins>
      <w:ins w:id="947" w:author="Benton, Deon" w:date="2026-03-17T13:10:00Z" w16du:dateUtc="2026-03-17T18:10:00Z">
        <w:r>
          <w:rPr>
            <w:rFonts w:ascii="Times New Roman" w:hAnsi="Times New Roman" w:cs="Times New Roman"/>
          </w:rPr>
          <w:t xml:space="preserve"> (2019).</w:t>
        </w:r>
      </w:ins>
      <w:ins w:id="948" w:author="Benton, Deon" w:date="2026-03-17T13:12:00Z" w16du:dateUtc="2026-03-17T18:12:00Z">
        <w:r w:rsidR="00745C47">
          <w:rPr>
            <w:rFonts w:ascii="Times New Roman" w:hAnsi="Times New Roman" w:cs="Times New Roman"/>
          </w:rPr>
          <w:t xml:space="preserve"> In this </w:t>
        </w:r>
      </w:ins>
      <w:ins w:id="949" w:author="Benton, Deon" w:date="2026-03-17T13:13:00Z" w16du:dateUtc="2026-03-17T18:13:00Z">
        <w:r w:rsidR="00745C47">
          <w:rPr>
            <w:rFonts w:ascii="Times New Roman" w:hAnsi="Times New Roman" w:cs="Times New Roman"/>
          </w:rPr>
          <w:t xml:space="preserve">study, </w:t>
        </w:r>
      </w:ins>
      <w:ins w:id="950" w:author="Benton, Deon" w:date="2026-03-17T15:20:00Z" w16du:dateUtc="2026-03-17T20:20:00Z">
        <w:r w:rsidR="00C47526">
          <w:rPr>
            <w:rFonts w:ascii="Times New Roman" w:hAnsi="Times New Roman" w:cs="Times New Roman"/>
          </w:rPr>
          <w:t xml:space="preserve">3-month-olds were </w:t>
        </w:r>
      </w:ins>
      <w:ins w:id="951" w:author="Benton, Deon" w:date="2026-03-17T15:21:00Z" w16du:dateUtc="2026-03-17T20:21:00Z">
        <w:r w:rsidR="00C47526">
          <w:rPr>
            <w:rFonts w:ascii="Times New Roman" w:hAnsi="Times New Roman" w:cs="Times New Roman"/>
          </w:rPr>
          <w:t xml:space="preserve">habituated to an event in which an actor </w:t>
        </w:r>
      </w:ins>
      <w:ins w:id="952" w:author="Benton, Deon" w:date="2026-04-08T14:13:00Z" w16du:dateUtc="2026-04-08T19:13:00Z">
        <w:r w:rsidR="00E17857">
          <w:rPr>
            <w:rFonts w:ascii="Times New Roman" w:hAnsi="Times New Roman" w:cs="Times New Roman"/>
          </w:rPr>
          <w:t>reached either</w:t>
        </w:r>
      </w:ins>
      <w:ins w:id="953" w:author="Benton, Deon" w:date="2026-03-17T15:21:00Z" w16du:dateUtc="2026-03-17T20:21:00Z">
        <w:r w:rsidR="00C47526">
          <w:rPr>
            <w:rFonts w:ascii="Times New Roman" w:hAnsi="Times New Roman" w:cs="Times New Roman"/>
          </w:rPr>
          <w:t xml:space="preserve"> over a barrier </w:t>
        </w:r>
      </w:ins>
      <w:ins w:id="954" w:author="Benton, Deon" w:date="2026-03-17T15:24:00Z" w16du:dateUtc="2026-03-17T20:24:00Z">
        <w:r w:rsidR="005D1CB3">
          <w:rPr>
            <w:rFonts w:ascii="Times New Roman" w:hAnsi="Times New Roman" w:cs="Times New Roman"/>
          </w:rPr>
          <w:t>to grab and lift a ball</w:t>
        </w:r>
      </w:ins>
      <w:ins w:id="955" w:author="Benton, Deon" w:date="2026-03-17T15:26:00Z" w16du:dateUtc="2026-03-17T20:26:00Z">
        <w:r w:rsidR="005D1CB3">
          <w:rPr>
            <w:rFonts w:ascii="Times New Roman" w:hAnsi="Times New Roman" w:cs="Times New Roman"/>
          </w:rPr>
          <w:t xml:space="preserve"> or over </w:t>
        </w:r>
      </w:ins>
      <w:ins w:id="956" w:author="Benton, Deon" w:date="2026-04-08T14:13:00Z" w16du:dateUtc="2026-04-08T19:13:00Z">
        <w:r w:rsidR="00E17857">
          <w:rPr>
            <w:rFonts w:ascii="Times New Roman" w:hAnsi="Times New Roman" w:cs="Times New Roman"/>
          </w:rPr>
          <w:t>(</w:t>
        </w:r>
      </w:ins>
      <w:ins w:id="957" w:author="Benton, Deon" w:date="2026-03-17T15:28:00Z" w16du:dateUtc="2026-03-17T20:28:00Z">
        <w:r w:rsidR="002B4D83">
          <w:rPr>
            <w:rFonts w:ascii="Times New Roman" w:hAnsi="Times New Roman" w:cs="Times New Roman"/>
          </w:rPr>
          <w:t>or beside</w:t>
        </w:r>
      </w:ins>
      <w:ins w:id="958" w:author="Benton, Deon" w:date="2026-04-08T14:13:00Z" w16du:dateUtc="2026-04-08T19:13:00Z">
        <w:r w:rsidR="00E17857">
          <w:rPr>
            <w:rFonts w:ascii="Times New Roman" w:hAnsi="Times New Roman" w:cs="Times New Roman"/>
          </w:rPr>
          <w:t>)</w:t>
        </w:r>
      </w:ins>
      <w:ins w:id="959" w:author="Benton, Deon" w:date="2026-03-17T15:28:00Z" w16du:dateUtc="2026-03-17T20:28:00Z">
        <w:r w:rsidR="002B4D83">
          <w:rPr>
            <w:rFonts w:ascii="Times New Roman" w:hAnsi="Times New Roman" w:cs="Times New Roman"/>
          </w:rPr>
          <w:t xml:space="preserve"> </w:t>
        </w:r>
      </w:ins>
      <w:ins w:id="960"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61" w:author="Benton, Deon" w:date="2026-03-17T15:28:00Z" w16du:dateUtc="2026-03-17T20:28:00Z">
        <w:r w:rsidR="00A753E6">
          <w:rPr>
            <w:rFonts w:ascii="Times New Roman" w:hAnsi="Times New Roman" w:cs="Times New Roman"/>
          </w:rPr>
          <w:t xml:space="preserve"> could</w:t>
        </w:r>
      </w:ins>
      <w:ins w:id="962" w:author="Benton, Deon" w:date="2026-03-17T15:26:00Z" w16du:dateUtc="2026-03-17T20:26:00Z">
        <w:r w:rsidR="00A753E6">
          <w:rPr>
            <w:rFonts w:ascii="Times New Roman" w:hAnsi="Times New Roman" w:cs="Times New Roman"/>
          </w:rPr>
          <w:t xml:space="preserve"> </w:t>
        </w:r>
      </w:ins>
      <w:ins w:id="963" w:author="Benton, Deon" w:date="2026-03-17T15:28:00Z" w16du:dateUtc="2026-03-17T20:28:00Z">
        <w:r w:rsidR="00A753E6">
          <w:rPr>
            <w:rFonts w:ascii="Times New Roman" w:hAnsi="Times New Roman" w:cs="Times New Roman"/>
          </w:rPr>
          <w:t>light up and play a soft</w:t>
        </w:r>
      </w:ins>
      <w:ins w:id="964" w:author="Benton, Deon" w:date="2026-03-17T15:26:00Z" w16du:dateUtc="2026-03-17T20:26:00Z">
        <w:r w:rsidR="00A753E6">
          <w:rPr>
            <w:rFonts w:ascii="Times New Roman" w:hAnsi="Times New Roman" w:cs="Times New Roman"/>
          </w:rPr>
          <w:t xml:space="preserve"> sound when the hand contacted it</w:t>
        </w:r>
      </w:ins>
      <w:ins w:id="965"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66" w:author="Benton, Deon" w:date="2026-03-17T16:49:00Z" w16du:dateUtc="2026-03-17T21:49:00Z">
        <w:r w:rsidR="00F3370F">
          <w:rPr>
            <w:rFonts w:ascii="Times New Roman" w:hAnsi="Times New Roman" w:cs="Times New Roman"/>
          </w:rPr>
          <w:t xml:space="preserve">after a delay and </w:t>
        </w:r>
      </w:ins>
      <w:ins w:id="967" w:author="Benton, Deon" w:date="2026-03-17T15:28:00Z" w16du:dateUtc="2026-03-17T20:28:00Z">
        <w:r w:rsidR="00A753E6">
          <w:rPr>
            <w:rFonts w:ascii="Times New Roman" w:hAnsi="Times New Roman" w:cs="Times New Roman"/>
          </w:rPr>
          <w:t xml:space="preserve">when the hand was </w:t>
        </w:r>
      </w:ins>
      <w:ins w:id="968" w:author="Benton, Deon" w:date="2026-03-17T16:49:00Z" w16du:dateUtc="2026-03-17T21:49:00Z">
        <w:r w:rsidR="00F3370F">
          <w:rPr>
            <w:rFonts w:ascii="Times New Roman" w:hAnsi="Times New Roman" w:cs="Times New Roman"/>
          </w:rPr>
          <w:t xml:space="preserve">not physically </w:t>
        </w:r>
      </w:ins>
      <w:ins w:id="969" w:author="Benton, Deon" w:date="2026-04-08T14:14:00Z" w16du:dateUtc="2026-04-08T19:14:00Z">
        <w:r w:rsidR="00E17857">
          <w:rPr>
            <w:rFonts w:ascii="Times New Roman" w:hAnsi="Times New Roman" w:cs="Times New Roman"/>
          </w:rPr>
          <w:t xml:space="preserve">in contact with it </w:t>
        </w:r>
      </w:ins>
      <w:ins w:id="970" w:author="Benton, Deon" w:date="2026-03-17T15:28:00Z" w16du:dateUtc="2026-03-17T20:28:00Z">
        <w:r w:rsidR="002B4D83">
          <w:rPr>
            <w:rFonts w:ascii="Times New Roman" w:hAnsi="Times New Roman" w:cs="Times New Roman"/>
          </w:rPr>
          <w:t>(non-causal state change</w:t>
        </w:r>
      </w:ins>
      <w:ins w:id="971" w:author="Benton, Deon" w:date="2026-04-08T14:14:00Z" w16du:dateUtc="2026-04-08T19:14:00Z">
        <w:r w:rsidR="00E17857">
          <w:rPr>
            <w:rFonts w:ascii="Times New Roman" w:hAnsi="Times New Roman" w:cs="Times New Roman"/>
          </w:rPr>
          <w:t>)</w:t>
        </w:r>
      </w:ins>
      <w:ins w:id="972" w:author="Benton, Deon" w:date="2026-03-17T15:26:00Z" w16du:dateUtc="2026-03-17T20:26:00Z">
        <w:r w:rsidR="00A753E6">
          <w:rPr>
            <w:rFonts w:ascii="Times New Roman" w:hAnsi="Times New Roman" w:cs="Times New Roman"/>
          </w:rPr>
          <w:t>.</w:t>
        </w:r>
      </w:ins>
      <w:ins w:id="973" w:author="Benton, Deon" w:date="2026-03-17T15:27:00Z" w16du:dateUtc="2026-03-17T20:27:00Z">
        <w:r w:rsidR="00A753E6">
          <w:rPr>
            <w:rFonts w:ascii="Times New Roman" w:hAnsi="Times New Roman" w:cs="Times New Roman"/>
          </w:rPr>
          <w:t xml:space="preserve"> </w:t>
        </w:r>
      </w:ins>
      <w:ins w:id="974" w:author="Benton, Deon" w:date="2026-03-17T15:29:00Z" w16du:dateUtc="2026-03-17T20:29:00Z">
        <w:r w:rsidR="002B4D83">
          <w:rPr>
            <w:rFonts w:ascii="Times New Roman" w:hAnsi="Times New Roman" w:cs="Times New Roman"/>
          </w:rPr>
          <w:t>Infants were then shown</w:t>
        </w:r>
      </w:ins>
      <w:ins w:id="975" w:author="Benton, Deon" w:date="2026-03-17T15:30:00Z" w16du:dateUtc="2026-03-17T20:30:00Z">
        <w:r w:rsidR="002B4D83">
          <w:rPr>
            <w:rFonts w:ascii="Times New Roman" w:hAnsi="Times New Roman" w:cs="Times New Roman"/>
          </w:rPr>
          <w:t xml:space="preserve"> barrierless</w:t>
        </w:r>
      </w:ins>
      <w:ins w:id="976" w:author="Benton, Deon" w:date="2026-03-17T15:29:00Z" w16du:dateUtc="2026-03-17T20:29:00Z">
        <w:r w:rsidR="002B4D83">
          <w:rPr>
            <w:rFonts w:ascii="Times New Roman" w:hAnsi="Times New Roman" w:cs="Times New Roman"/>
          </w:rPr>
          <w:t xml:space="preserve"> efficient (straight path)</w:t>
        </w:r>
      </w:ins>
      <w:ins w:id="977" w:author="Benton, Deon" w:date="2026-03-17T15:30:00Z" w16du:dateUtc="2026-03-17T20:30:00Z">
        <w:r w:rsidR="002B4D83">
          <w:rPr>
            <w:rFonts w:ascii="Times New Roman" w:hAnsi="Times New Roman" w:cs="Times New Roman"/>
          </w:rPr>
          <w:t xml:space="preserve"> and inefficient (curved path) events at test</w:t>
        </w:r>
      </w:ins>
      <w:ins w:id="978" w:author="Benton, Deon" w:date="2026-03-17T15:29:00Z" w16du:dateUtc="2026-03-17T20:29:00Z">
        <w:r w:rsidR="002B4D83">
          <w:rPr>
            <w:rFonts w:ascii="Times New Roman" w:hAnsi="Times New Roman" w:cs="Times New Roman"/>
          </w:rPr>
          <w:t xml:space="preserve">. Liu </w:t>
        </w:r>
      </w:ins>
      <w:ins w:id="979" w:author="Benton, Deon" w:date="2026-03-18T10:32:00Z" w16du:dateUtc="2026-03-18T15:32:00Z">
        <w:r w:rsidR="00934A10">
          <w:rPr>
            <w:rFonts w:ascii="Times New Roman" w:hAnsi="Times New Roman" w:cs="Times New Roman"/>
          </w:rPr>
          <w:t>et al. (2019)</w:t>
        </w:r>
      </w:ins>
      <w:ins w:id="980" w:author="Benton, Deon" w:date="2026-03-17T15:29:00Z" w16du:dateUtc="2026-03-17T20:29:00Z">
        <w:r w:rsidR="002B4D83">
          <w:rPr>
            <w:rFonts w:ascii="Times New Roman" w:hAnsi="Times New Roman" w:cs="Times New Roman"/>
          </w:rPr>
          <w:t xml:space="preserve"> found that </w:t>
        </w:r>
      </w:ins>
      <w:ins w:id="981"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82" w:author="Benton, Deon" w:date="2026-03-18T10:39:00Z" w16du:dateUtc="2026-03-18T15:39:00Z">
        <w:r w:rsidR="00D60C75">
          <w:rPr>
            <w:rFonts w:ascii="Times New Roman" w:hAnsi="Times New Roman" w:cs="Times New Roman"/>
          </w:rPr>
          <w:t xml:space="preserve"> </w:t>
        </w:r>
      </w:ins>
      <w:ins w:id="983" w:author="Benton, Deon" w:date="2026-03-18T10:45:00Z" w16du:dateUtc="2026-03-18T15:45:00Z">
        <w:r w:rsidR="00082561">
          <w:rPr>
            <w:rFonts w:ascii="Times New Roman" w:hAnsi="Times New Roman" w:cs="Times New Roman"/>
          </w:rPr>
          <w:t xml:space="preserve">following habituation </w:t>
        </w:r>
      </w:ins>
      <w:ins w:id="984" w:author="Benton, Deon" w:date="2026-03-18T11:30:00Z" w16du:dateUtc="2026-03-18T16:30:00Z">
        <w:r w:rsidR="001572EE">
          <w:rPr>
            <w:rFonts w:ascii="Times New Roman" w:hAnsi="Times New Roman" w:cs="Times New Roman"/>
          </w:rPr>
          <w:t>to an event</w:t>
        </w:r>
      </w:ins>
      <w:ins w:id="985" w:author="Benton, Deon" w:date="2026-03-17T15:31:00Z" w16du:dateUtc="2026-03-17T20:31:00Z">
        <w:r w:rsidR="006866F8">
          <w:rPr>
            <w:rFonts w:ascii="Times New Roman" w:hAnsi="Times New Roman" w:cs="Times New Roman"/>
          </w:rPr>
          <w:t xml:space="preserve"> in which the hand</w:t>
        </w:r>
      </w:ins>
      <w:ins w:id="986" w:author="Benton, Deon" w:date="2026-03-18T11:30:00Z" w16du:dateUtc="2026-03-18T16:30:00Z">
        <w:r w:rsidR="001572EE">
          <w:rPr>
            <w:rFonts w:ascii="Times New Roman" w:hAnsi="Times New Roman" w:cs="Times New Roman"/>
          </w:rPr>
          <w:t>, upon reaching ove</w:t>
        </w:r>
      </w:ins>
      <w:ins w:id="987" w:author="Benton, Deon" w:date="2026-03-18T11:31:00Z" w16du:dateUtc="2026-03-18T16:31:00Z">
        <w:r w:rsidR="001572EE">
          <w:rPr>
            <w:rFonts w:ascii="Times New Roman" w:hAnsi="Times New Roman" w:cs="Times New Roman"/>
          </w:rPr>
          <w:t>r the barrier,</w:t>
        </w:r>
      </w:ins>
      <w:ins w:id="988" w:author="Benton, Deon" w:date="2026-03-17T15:31:00Z" w16du:dateUtc="2026-03-17T20:31:00Z">
        <w:r w:rsidR="006866F8">
          <w:rPr>
            <w:rFonts w:ascii="Times New Roman" w:hAnsi="Times New Roman" w:cs="Times New Roman"/>
          </w:rPr>
          <w:t xml:space="preserve"> caused the ball to change state </w:t>
        </w:r>
      </w:ins>
      <w:ins w:id="989" w:author="Benton, Deon" w:date="2026-03-18T11:31:00Z" w16du:dateUtc="2026-03-18T16:31:00Z">
        <w:r w:rsidR="001572EE">
          <w:rPr>
            <w:rFonts w:ascii="Times New Roman" w:hAnsi="Times New Roman" w:cs="Times New Roman"/>
          </w:rPr>
          <w:t xml:space="preserve">by touching it; infants </w:t>
        </w:r>
      </w:ins>
      <w:ins w:id="990" w:author="Benton, Deon" w:date="2026-03-18T15:56:00Z" w16du:dateUtc="2026-03-18T20:56:00Z">
        <w:r w:rsidR="00600E8D">
          <w:rPr>
            <w:rFonts w:ascii="Times New Roman" w:hAnsi="Times New Roman" w:cs="Times New Roman"/>
          </w:rPr>
          <w:t>look for a proportionally equivalent amount of time</w:t>
        </w:r>
      </w:ins>
      <w:ins w:id="991" w:author="Benton, Deon" w:date="2026-03-18T11:31:00Z" w16du:dateUtc="2026-03-18T16:31:00Z">
        <w:r w:rsidR="001572EE">
          <w:rPr>
            <w:rFonts w:ascii="Times New Roman" w:hAnsi="Times New Roman" w:cs="Times New Roman"/>
          </w:rPr>
          <w:t xml:space="preserve"> at both events when the object </w:t>
        </w:r>
      </w:ins>
      <w:ins w:id="992" w:author="Benton, Deon" w:date="2026-03-18T11:32:00Z" w16du:dateUtc="2026-03-18T16:32:00Z">
        <w:r w:rsidR="00473E0E">
          <w:rPr>
            <w:rFonts w:ascii="Times New Roman" w:hAnsi="Times New Roman" w:cs="Times New Roman"/>
          </w:rPr>
          <w:t>either never changed states</w:t>
        </w:r>
      </w:ins>
      <w:ins w:id="993" w:author="Benton, Deon" w:date="2026-03-18T15:56:00Z" w16du:dateUtc="2026-03-18T20:56:00Z">
        <w:r w:rsidR="00600E8D">
          <w:rPr>
            <w:rFonts w:ascii="Times New Roman" w:hAnsi="Times New Roman" w:cs="Times New Roman"/>
          </w:rPr>
          <w:t xml:space="preserve"> when picked up</w:t>
        </w:r>
      </w:ins>
      <w:ins w:id="994" w:author="Benton, Deon" w:date="2026-03-18T15:57:00Z" w16du:dateUtc="2026-03-18T20:57:00Z">
        <w:r w:rsidR="00600E8D">
          <w:rPr>
            <w:rFonts w:ascii="Times New Roman" w:hAnsi="Times New Roman" w:cs="Times New Roman"/>
          </w:rPr>
          <w:t xml:space="preserve">, </w:t>
        </w:r>
      </w:ins>
      <w:ins w:id="995" w:author="Benton, Deon" w:date="2026-03-18T11:32:00Z" w16du:dateUtc="2026-03-18T16:32:00Z">
        <w:r w:rsidR="00473E0E">
          <w:rPr>
            <w:rFonts w:ascii="Times New Roman" w:hAnsi="Times New Roman" w:cs="Times New Roman"/>
          </w:rPr>
          <w:t xml:space="preserve">did so </w:t>
        </w:r>
      </w:ins>
      <w:ins w:id="996" w:author="Benton, Deon" w:date="2026-03-18T11:31:00Z" w16du:dateUtc="2026-03-18T16:31:00Z">
        <w:r w:rsidR="001572EE">
          <w:rPr>
            <w:rFonts w:ascii="Times New Roman" w:hAnsi="Times New Roman" w:cs="Times New Roman"/>
          </w:rPr>
          <w:t>after a de</w:t>
        </w:r>
      </w:ins>
      <w:ins w:id="997" w:author="Benton, Deon" w:date="2026-03-18T11:32:00Z" w16du:dateUtc="2026-03-18T16:32:00Z">
        <w:r w:rsidR="001572EE">
          <w:rPr>
            <w:rFonts w:ascii="Times New Roman" w:hAnsi="Times New Roman" w:cs="Times New Roman"/>
          </w:rPr>
          <w:t>lay</w:t>
        </w:r>
      </w:ins>
      <w:ins w:id="998" w:author="Benton, Deon" w:date="2026-03-18T15:56:00Z" w16du:dateUtc="2026-03-18T20:56:00Z">
        <w:r w:rsidR="00600E8D">
          <w:rPr>
            <w:rFonts w:ascii="Times New Roman" w:hAnsi="Times New Roman" w:cs="Times New Roman"/>
          </w:rPr>
          <w:t xml:space="preserve"> in the</w:t>
        </w:r>
      </w:ins>
      <w:ins w:id="999" w:author="Benton, Deon" w:date="2026-03-18T15:57:00Z" w16du:dateUtc="2026-03-18T20:57:00Z">
        <w:r w:rsidR="00600E8D">
          <w:rPr>
            <w:rFonts w:ascii="Times New Roman" w:hAnsi="Times New Roman" w:cs="Times New Roman"/>
          </w:rPr>
          <w:t xml:space="preserve"> absence of a touch by the hand, or the </w:t>
        </w:r>
      </w:ins>
      <w:ins w:id="1000" w:author="Benton, Deon" w:date="2026-03-18T11:32:00Z" w16du:dateUtc="2026-03-18T16:32:00Z">
        <w:r w:rsidR="001572EE">
          <w:rPr>
            <w:rFonts w:ascii="Times New Roman" w:hAnsi="Times New Roman" w:cs="Times New Roman"/>
          </w:rPr>
          <w:t>hand reached besides the barrier</w:t>
        </w:r>
      </w:ins>
      <w:ins w:id="1001"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1002" w:author="Benton, Deon" w:date="2026-03-18T15:58:00Z" w16du:dateUtc="2026-03-18T20:58:00Z">
        <w:r w:rsidR="00600E8D">
          <w:rPr>
            <w:rFonts w:ascii="Times New Roman" w:hAnsi="Times New Roman" w:cs="Times New Roman"/>
          </w:rPr>
          <w:t xml:space="preserve">. </w:t>
        </w:r>
      </w:ins>
      <w:ins w:id="1003" w:author="Benton, Deon" w:date="2026-03-18T11:47:00Z" w16du:dateUtc="2026-03-18T16:47:00Z">
        <w:r w:rsidR="00746FB7">
          <w:rPr>
            <w:rFonts w:ascii="Times New Roman" w:hAnsi="Times New Roman" w:cs="Times New Roman"/>
          </w:rPr>
          <w:t>Interesting</w:t>
        </w:r>
      </w:ins>
      <w:ins w:id="1004" w:author="Benton, Deon" w:date="2026-03-18T16:01:00Z" w16du:dateUtc="2026-03-18T21:01:00Z">
        <w:r w:rsidR="00D87A4B">
          <w:rPr>
            <w:rFonts w:ascii="Times New Roman" w:hAnsi="Times New Roman" w:cs="Times New Roman"/>
          </w:rPr>
          <w:t>ly</w:t>
        </w:r>
      </w:ins>
      <w:ins w:id="1005" w:author="Benton, Deon" w:date="2026-03-18T11:47:00Z" w16du:dateUtc="2026-03-18T16:47:00Z">
        <w:r w:rsidR="00746FB7">
          <w:rPr>
            <w:rFonts w:ascii="Times New Roman" w:hAnsi="Times New Roman" w:cs="Times New Roman"/>
          </w:rPr>
          <w:t xml:space="preserve">, although infants </w:t>
        </w:r>
      </w:ins>
      <w:ins w:id="1006" w:author="Benton, Deon" w:date="2026-03-18T11:49:00Z" w16du:dateUtc="2026-03-18T16:49:00Z">
        <w:r w:rsidR="00576E17">
          <w:rPr>
            <w:rFonts w:ascii="Times New Roman" w:hAnsi="Times New Roman" w:cs="Times New Roman"/>
          </w:rPr>
          <w:t>did look proportionally longer</w:t>
        </w:r>
      </w:ins>
      <w:ins w:id="1007" w:author="Benton, Deon" w:date="2026-03-18T15:58:00Z" w16du:dateUtc="2026-03-18T20:58:00Z">
        <w:r w:rsidR="005A7984">
          <w:rPr>
            <w:rFonts w:ascii="Times New Roman" w:hAnsi="Times New Roman" w:cs="Times New Roman"/>
          </w:rPr>
          <w:t xml:space="preserve"> at the inefficient test event than at the efficient</w:t>
        </w:r>
      </w:ins>
      <w:ins w:id="1008" w:author="Benton, Deon" w:date="2026-03-18T16:15:00Z" w16du:dateUtc="2026-03-18T21:15:00Z">
        <w:r w:rsidR="009C59B7">
          <w:rPr>
            <w:rFonts w:ascii="Times New Roman" w:hAnsi="Times New Roman" w:cs="Times New Roman"/>
          </w:rPr>
          <w:t xml:space="preserve"> event</w:t>
        </w:r>
      </w:ins>
      <w:ins w:id="1009"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1010" w:author="Benton, Deon" w:date="2026-03-18T16:00:00Z" w16du:dateUtc="2026-03-18T21:00:00Z">
        <w:r w:rsidR="00D87A4B">
          <w:rPr>
            <w:rFonts w:ascii="Times New Roman" w:hAnsi="Times New Roman" w:cs="Times New Roman"/>
          </w:rPr>
          <w:t xml:space="preserve">inspection of the raw looking-time data in the Supplementary Materials </w:t>
        </w:r>
      </w:ins>
      <w:ins w:id="1011" w:author="Benton, Deon" w:date="2026-03-18T16:15:00Z" w16du:dateUtc="2026-03-18T21:15:00Z">
        <w:r w:rsidR="009C59B7">
          <w:rPr>
            <w:rFonts w:ascii="Times New Roman" w:hAnsi="Times New Roman" w:cs="Times New Roman"/>
          </w:rPr>
          <w:t>tells a different story: The same infants</w:t>
        </w:r>
      </w:ins>
      <w:ins w:id="1012"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1013" w:author="Benton, Deon" w:date="2026-03-18T16:19:00Z" w16du:dateUtc="2026-03-18T21:19:00Z">
        <w:r w:rsidR="00266050">
          <w:rPr>
            <w:rFonts w:ascii="Times New Roman" w:hAnsi="Times New Roman" w:cs="Times New Roman"/>
          </w:rPr>
          <w:t>These conflicting results have two implications. First, they suggest that the finding</w:t>
        </w:r>
      </w:ins>
      <w:ins w:id="1014" w:author="Benton, Deon" w:date="2026-04-08T14:14:00Z" w16du:dateUtc="2026-04-08T19:14:00Z">
        <w:r w:rsidR="006340A7">
          <w:rPr>
            <w:rFonts w:ascii="Times New Roman" w:hAnsi="Times New Roman" w:cs="Times New Roman"/>
          </w:rPr>
          <w:t>s</w:t>
        </w:r>
      </w:ins>
      <w:ins w:id="1015" w:author="Benton, Deon" w:date="2026-03-18T16:19:00Z" w16du:dateUtc="2026-03-18T21:19:00Z">
        <w:r w:rsidR="00266050">
          <w:rPr>
            <w:rFonts w:ascii="Times New Roman" w:hAnsi="Times New Roman" w:cs="Times New Roman"/>
          </w:rPr>
          <w:t xml:space="preserve"> reported in the main paper</w:t>
        </w:r>
      </w:ins>
      <w:ins w:id="1016"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17" w:author="Benton, Deon" w:date="2026-03-18T16:04:00Z" w16du:dateUtc="2026-03-18T21:04:00Z">
        <w:r w:rsidR="0080004F">
          <w:rPr>
            <w:rFonts w:ascii="Times New Roman" w:hAnsi="Times New Roman" w:cs="Times New Roman"/>
          </w:rPr>
          <w:t>inefficient actions following</w:t>
        </w:r>
      </w:ins>
      <w:ins w:id="1018" w:author="Benton, Deon" w:date="2026-03-18T16:17:00Z" w16du:dateUtc="2026-03-18T21:17:00Z">
        <w:r w:rsidR="00266050">
          <w:rPr>
            <w:rFonts w:ascii="Times New Roman" w:hAnsi="Times New Roman" w:cs="Times New Roman"/>
          </w:rPr>
          <w:t xml:space="preserve"> seeing a causally efficacious action event</w:t>
        </w:r>
      </w:ins>
      <w:ins w:id="1019"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20" w:author="Benton, Deon" w:date="2026-03-18T16:20:00Z" w16du:dateUtc="2026-03-18T21:20:00Z">
        <w:r w:rsidR="00F77620">
          <w:rPr>
            <w:rFonts w:ascii="Times New Roman" w:hAnsi="Times New Roman" w:cs="Times New Roman"/>
          </w:rPr>
          <w:t>tion be exercised before</w:t>
        </w:r>
      </w:ins>
      <w:ins w:id="1021" w:author="Benton, Deon" w:date="2026-03-18T16:18:00Z" w16du:dateUtc="2026-03-18T21:18:00Z">
        <w:r w:rsidR="00266050">
          <w:rPr>
            <w:rFonts w:ascii="Times New Roman" w:hAnsi="Times New Roman" w:cs="Times New Roman"/>
          </w:rPr>
          <w:t xml:space="preserve"> accepting the conclusion that</w:t>
        </w:r>
      </w:ins>
      <w:ins w:id="1022" w:author="Benton, Deon" w:date="2026-03-17T15:32:00Z" w16du:dateUtc="2026-03-17T20:32:00Z">
        <w:r w:rsidR="006866F8">
          <w:rPr>
            <w:rFonts w:ascii="Times New Roman" w:hAnsi="Times New Roman" w:cs="Times New Roman"/>
          </w:rPr>
          <w:t xml:space="preserve"> </w:t>
        </w:r>
      </w:ins>
      <w:ins w:id="1023" w:author="Benton, Deon" w:date="2026-03-18T16:34:00Z" w16du:dateUtc="2026-03-18T21:34:00Z">
        <w:r w:rsidR="008929AE">
          <w:rPr>
            <w:rFonts w:ascii="Times New Roman" w:hAnsi="Times New Roman" w:cs="Times New Roman"/>
          </w:rPr>
          <w:t>pre-reaching 3-month-olds</w:t>
        </w:r>
      </w:ins>
      <w:ins w:id="1024" w:author="Benton, Deon" w:date="2026-03-17T15:32:00Z" w16du:dateUtc="2026-03-17T20:32:00Z">
        <w:r w:rsidR="006866F8">
          <w:rPr>
            <w:rFonts w:ascii="Times New Roman" w:hAnsi="Times New Roman" w:cs="Times New Roman"/>
          </w:rPr>
          <w:t xml:space="preserve"> can process </w:t>
        </w:r>
      </w:ins>
      <w:ins w:id="1025" w:author="Benton, Deon" w:date="2026-03-18T16:34:00Z" w16du:dateUtc="2026-03-18T21:34:00Z">
        <w:r w:rsidR="00A80E39">
          <w:rPr>
            <w:rFonts w:ascii="Times New Roman" w:hAnsi="Times New Roman" w:cs="Times New Roman"/>
          </w:rPr>
          <w:t xml:space="preserve">causally efficacious </w:t>
        </w:r>
      </w:ins>
      <w:ins w:id="1026" w:author="Benton, Deon" w:date="2026-03-17T15:32:00Z" w16du:dateUtc="2026-03-17T20:32:00Z">
        <w:r w:rsidR="006866F8">
          <w:rPr>
            <w:rFonts w:ascii="Times New Roman" w:hAnsi="Times New Roman" w:cs="Times New Roman"/>
          </w:rPr>
          <w:t>actions in terms of their efficiency</w:t>
        </w:r>
      </w:ins>
      <w:ins w:id="1027" w:author="Benton, Deon" w:date="2026-03-17T15:33:00Z" w16du:dateUtc="2026-03-17T20:33:00Z">
        <w:r w:rsidR="00AC2BE6">
          <w:rPr>
            <w:rFonts w:ascii="Times New Roman" w:hAnsi="Times New Roman" w:cs="Times New Roman"/>
          </w:rPr>
          <w:t>.</w:t>
        </w:r>
      </w:ins>
      <w:ins w:id="1028" w:author="Benton, Deon" w:date="2026-03-17T15:32:00Z" w16du:dateUtc="2026-03-17T20:32:00Z">
        <w:r w:rsidR="006866F8">
          <w:rPr>
            <w:rFonts w:ascii="Times New Roman" w:hAnsi="Times New Roman" w:cs="Times New Roman"/>
          </w:rPr>
          <w:t xml:space="preserve"> </w:t>
        </w:r>
      </w:ins>
      <w:ins w:id="1029" w:author="Benton, Deon" w:date="2026-03-18T16:39:00Z" w16du:dateUtc="2026-03-18T21:39:00Z">
        <w:r w:rsidR="002A6F3D">
          <w:rPr>
            <w:rFonts w:ascii="Times New Roman" w:hAnsi="Times New Roman" w:cs="Times New Roman"/>
          </w:rPr>
          <w:t xml:space="preserve">It is worth noting that although Skerry et al. (2013) </w:t>
        </w:r>
      </w:ins>
      <w:ins w:id="1030" w:author="Benton, Deon" w:date="2026-03-18T16:41:00Z" w16du:dateUtc="2026-03-18T21:41:00Z">
        <w:r w:rsidR="002A6F3D">
          <w:rPr>
            <w:rFonts w:ascii="Times New Roman" w:hAnsi="Times New Roman" w:cs="Times New Roman"/>
          </w:rPr>
          <w:t xml:space="preserve">also </w:t>
        </w:r>
      </w:ins>
      <w:ins w:id="1031" w:author="Benton, Deon" w:date="2026-03-18T16:39:00Z" w16du:dateUtc="2026-03-18T21:39:00Z">
        <w:r w:rsidR="002A6F3D">
          <w:rPr>
            <w:rFonts w:ascii="Times New Roman" w:hAnsi="Times New Roman" w:cs="Times New Roman"/>
          </w:rPr>
          <w:t>report proportional looking times</w:t>
        </w:r>
      </w:ins>
      <w:ins w:id="1032" w:author="Benton, Deon" w:date="2026-03-18T16:41:00Z" w16du:dateUtc="2026-03-18T21:41:00Z">
        <w:r w:rsidR="002A6F3D">
          <w:rPr>
            <w:rFonts w:ascii="Times New Roman" w:hAnsi="Times New Roman" w:cs="Times New Roman"/>
          </w:rPr>
          <w:t xml:space="preserve"> in the main paper</w:t>
        </w:r>
      </w:ins>
      <w:ins w:id="1033" w:author="Benton, Deon" w:date="2026-03-18T16:39:00Z" w16du:dateUtc="2026-03-18T21:39:00Z">
        <w:r w:rsidR="002A6F3D">
          <w:rPr>
            <w:rFonts w:ascii="Times New Roman" w:hAnsi="Times New Roman" w:cs="Times New Roman"/>
          </w:rPr>
          <w:t>,</w:t>
        </w:r>
      </w:ins>
      <w:ins w:id="1034" w:author="Benton, Deon" w:date="2026-03-18T16:41:00Z" w16du:dateUtc="2026-03-18T21:41:00Z">
        <w:r w:rsidR="002A6F3D">
          <w:rPr>
            <w:rFonts w:ascii="Times New Roman" w:hAnsi="Times New Roman" w:cs="Times New Roman"/>
          </w:rPr>
          <w:t xml:space="preserve"> inspection of the raw looking times in the Supplementary Materials </w:t>
        </w:r>
      </w:ins>
      <w:ins w:id="1035" w:author="Benton, Deon" w:date="2026-03-18T16:42:00Z" w16du:dateUtc="2026-03-18T21:42:00Z">
        <w:r w:rsidR="002A6F3D">
          <w:rPr>
            <w:rFonts w:ascii="Times New Roman" w:hAnsi="Times New Roman" w:cs="Times New Roman"/>
          </w:rPr>
          <w:t>showed that infants’</w:t>
        </w:r>
      </w:ins>
      <w:ins w:id="1036" w:author="Benton, Deon" w:date="2026-03-18T16:41:00Z" w16du:dateUtc="2026-03-18T21:41:00Z">
        <w:r w:rsidR="002A6F3D">
          <w:rPr>
            <w:rFonts w:ascii="Times New Roman" w:hAnsi="Times New Roman" w:cs="Times New Roman"/>
          </w:rPr>
          <w:t xml:space="preserve"> </w:t>
        </w:r>
      </w:ins>
      <w:ins w:id="1037"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38" w:author="Benton, Deon" w:date="2026-03-18T16:41:00Z" w16du:dateUtc="2026-03-18T21:41:00Z">
        <w:r w:rsidR="002A6F3D">
          <w:rPr>
            <w:rFonts w:ascii="Times New Roman" w:hAnsi="Times New Roman" w:cs="Times New Roman"/>
          </w:rPr>
          <w:t xml:space="preserve">proportional looking </w:t>
        </w:r>
      </w:ins>
      <w:ins w:id="1039" w:author="Benton, Deon" w:date="2026-03-18T16:42:00Z" w16du:dateUtc="2026-03-18T21:42:00Z">
        <w:r w:rsidR="00720784">
          <w:rPr>
            <w:rFonts w:ascii="Times New Roman" w:hAnsi="Times New Roman" w:cs="Times New Roman"/>
          </w:rPr>
          <w:t xml:space="preserve">times across conditions. </w:t>
        </w:r>
      </w:ins>
    </w:p>
    <w:p w14:paraId="3F43DA49" w14:textId="56124899" w:rsidR="00B3601A" w:rsidRDefault="00940FBC" w:rsidP="0096761D">
      <w:pPr>
        <w:spacing w:line="480" w:lineRule="auto"/>
        <w:ind w:firstLine="720"/>
        <w:contextualSpacing/>
        <w:rPr>
          <w:ins w:id="1040" w:author="Benton, Deon" w:date="2026-03-17T16:20:00Z" w16du:dateUtc="2026-03-17T21:20:00Z"/>
          <w:rFonts w:ascii="Times New Roman" w:hAnsi="Times New Roman" w:cs="Times New Roman"/>
        </w:rPr>
      </w:pPr>
      <w:ins w:id="1041" w:author="Benton, Deon" w:date="2026-04-08T14:16:00Z" w16du:dateUtc="2026-04-08T19:16:00Z">
        <w:r>
          <w:rPr>
            <w:rFonts w:ascii="Times New Roman" w:hAnsi="Times New Roman" w:cs="Times New Roman"/>
          </w:rPr>
          <w:t>The</w:t>
        </w:r>
      </w:ins>
      <w:ins w:id="1042" w:author="Benton, Deon" w:date="2026-04-08T14:15:00Z" w16du:dateUtc="2026-04-08T19:15:00Z">
        <w:r>
          <w:rPr>
            <w:rFonts w:ascii="Times New Roman" w:hAnsi="Times New Roman" w:cs="Times New Roman"/>
          </w:rPr>
          <w:t xml:space="preserve"> challenge</w:t>
        </w:r>
      </w:ins>
      <w:ins w:id="1043" w:author="Benton, Deon" w:date="2026-03-16T17:19:00Z" w16du:dateUtc="2026-03-16T22:19:00Z">
        <w:r w:rsidR="006F58C2">
          <w:rPr>
            <w:rFonts w:ascii="Times New Roman" w:hAnsi="Times New Roman" w:cs="Times New Roman"/>
          </w:rPr>
          <w:t xml:space="preserve"> these findings</w:t>
        </w:r>
      </w:ins>
      <w:ins w:id="1044" w:author="Benton, Deon" w:date="2026-04-08T14:16:00Z" w16du:dateUtc="2026-04-08T19:16:00Z">
        <w:r>
          <w:rPr>
            <w:rFonts w:ascii="Times New Roman" w:hAnsi="Times New Roman" w:cs="Times New Roman"/>
          </w:rPr>
          <w:t xml:space="preserve"> </w:t>
        </w:r>
      </w:ins>
      <w:ins w:id="1045" w:author="Benton, Deon" w:date="2026-03-16T17:19:00Z" w16du:dateUtc="2026-03-16T22:19:00Z">
        <w:r w:rsidR="006F58C2">
          <w:rPr>
            <w:rFonts w:ascii="Times New Roman" w:hAnsi="Times New Roman" w:cs="Times New Roman"/>
          </w:rPr>
          <w:t xml:space="preserve">raise is </w:t>
        </w:r>
      </w:ins>
      <w:ins w:id="1046" w:author="Benton, Deon" w:date="2026-03-17T15:38:00Z" w16du:dateUtc="2026-03-17T20:38:00Z">
        <w:r w:rsidR="00571546">
          <w:rPr>
            <w:rFonts w:ascii="Times New Roman" w:hAnsi="Times New Roman" w:cs="Times New Roman"/>
          </w:rPr>
          <w:t xml:space="preserve">how to reconcile them with the </w:t>
        </w:r>
      </w:ins>
      <w:ins w:id="1047" w:author="Benton, Deon" w:date="2026-03-17T15:39:00Z" w16du:dateUtc="2026-03-17T20:39:00Z">
        <w:r w:rsidR="00832F06">
          <w:rPr>
            <w:rFonts w:ascii="Times New Roman" w:hAnsi="Times New Roman" w:cs="Times New Roman"/>
          </w:rPr>
          <w:t xml:space="preserve">present notion that infants’ </w:t>
        </w:r>
      </w:ins>
      <w:ins w:id="1048" w:author="Benton, Deon" w:date="2026-03-17T15:36:00Z" w16du:dateUtc="2026-03-17T20:36:00Z">
        <w:r w:rsidR="003A7CC6">
          <w:rPr>
            <w:rFonts w:ascii="Times New Roman" w:hAnsi="Times New Roman" w:cs="Times New Roman"/>
          </w:rPr>
          <w:t xml:space="preserve">looking behaviors in action understanding studies </w:t>
        </w:r>
      </w:ins>
      <w:ins w:id="1049" w:author="Benton, Deon" w:date="2026-03-17T15:43:00Z" w16du:dateUtc="2026-03-17T20:43:00Z">
        <w:r w:rsidR="00736A8C">
          <w:rPr>
            <w:rFonts w:ascii="Times New Roman" w:hAnsi="Times New Roman" w:cs="Times New Roman"/>
          </w:rPr>
          <w:t>derive</w:t>
        </w:r>
      </w:ins>
      <w:ins w:id="1050" w:author="Benton, Deon" w:date="2026-03-17T15:37:00Z" w16du:dateUtc="2026-03-17T20:37:00Z">
        <w:r w:rsidR="00571546">
          <w:rPr>
            <w:rFonts w:ascii="Times New Roman" w:hAnsi="Times New Roman" w:cs="Times New Roman"/>
          </w:rPr>
          <w:t xml:space="preserve"> from </w:t>
        </w:r>
      </w:ins>
      <w:ins w:id="1051" w:author="Benton, Deon" w:date="2026-04-08T14:16:00Z" w16du:dateUtc="2026-04-08T19:16:00Z">
        <w:r>
          <w:rPr>
            <w:rFonts w:ascii="Times New Roman" w:hAnsi="Times New Roman" w:cs="Times New Roman"/>
          </w:rPr>
          <w:t>observing other people act in the world</w:t>
        </w:r>
      </w:ins>
      <w:ins w:id="1052" w:author="Benton, Deon" w:date="2026-03-17T15:39:00Z" w16du:dateUtc="2026-03-17T20:39:00Z">
        <w:r w:rsidR="00832F06">
          <w:rPr>
            <w:rFonts w:ascii="Times New Roman" w:hAnsi="Times New Roman" w:cs="Times New Roman"/>
          </w:rPr>
          <w:t>.</w:t>
        </w:r>
      </w:ins>
      <w:ins w:id="1053"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54" w:author="Benton, Deon" w:date="2026-03-17T15:48:00Z" w16du:dateUtc="2026-03-17T20:48:00Z">
        <w:r w:rsidR="00B30C52">
          <w:rPr>
            <w:rFonts w:ascii="Times New Roman" w:hAnsi="Times New Roman" w:cs="Times New Roman"/>
          </w:rPr>
          <w:t xml:space="preserve"> the</w:t>
        </w:r>
      </w:ins>
      <w:ins w:id="1055" w:author="Benton, Deon" w:date="2026-03-17T15:40:00Z" w16du:dateUtc="2026-03-17T20:40:00Z">
        <w:r w:rsidR="00832F06">
          <w:rPr>
            <w:rFonts w:ascii="Times New Roman" w:hAnsi="Times New Roman" w:cs="Times New Roman"/>
          </w:rPr>
          <w:t xml:space="preserve"> </w:t>
        </w:r>
      </w:ins>
      <w:ins w:id="1056" w:author="Benton, Deon" w:date="2026-03-17T15:42:00Z" w16du:dateUtc="2026-03-17T20:42:00Z">
        <w:r w:rsidR="00622034">
          <w:rPr>
            <w:rFonts w:ascii="Times New Roman" w:hAnsi="Times New Roman" w:cs="Times New Roman"/>
          </w:rPr>
          <w:t xml:space="preserve">potential </w:t>
        </w:r>
      </w:ins>
      <w:ins w:id="1057" w:author="Benton, Deon" w:date="2026-03-17T15:48:00Z" w16du:dateUtc="2026-03-17T20:48:00Z">
        <w:r w:rsidR="00B30C52">
          <w:rPr>
            <w:rFonts w:ascii="Times New Roman" w:hAnsi="Times New Roman" w:cs="Times New Roman"/>
          </w:rPr>
          <w:t xml:space="preserve">effect </w:t>
        </w:r>
      </w:ins>
      <w:ins w:id="1058" w:author="Benton, Deon" w:date="2026-04-08T14:16:00Z" w16du:dateUtc="2026-04-08T19:16:00Z">
        <w:r>
          <w:rPr>
            <w:rFonts w:ascii="Times New Roman" w:hAnsi="Times New Roman" w:cs="Times New Roman"/>
          </w:rPr>
          <w:t xml:space="preserve">that </w:t>
        </w:r>
      </w:ins>
      <w:ins w:id="1059" w:author="Benton, Deon" w:date="2026-03-17T15:48:00Z" w16du:dateUtc="2026-03-17T20:48:00Z">
        <w:r w:rsidR="00B30C52">
          <w:rPr>
            <w:rFonts w:ascii="Times New Roman" w:hAnsi="Times New Roman" w:cs="Times New Roman"/>
          </w:rPr>
          <w:t>providing</w:t>
        </w:r>
      </w:ins>
      <w:ins w:id="1060" w:author="Benton, Deon" w:date="2026-03-17T15:41:00Z" w16du:dateUtc="2026-03-17T20:41:00Z">
        <w:r w:rsidR="00622034">
          <w:rPr>
            <w:rFonts w:ascii="Times New Roman" w:hAnsi="Times New Roman" w:cs="Times New Roman"/>
          </w:rPr>
          <w:t xml:space="preserve"> infants with direct action experience or showing them causally efficacious action events </w:t>
        </w:r>
      </w:ins>
      <w:ins w:id="1061" w:author="Benton, Deon" w:date="2026-04-08T14:17:00Z" w16du:dateUtc="2026-04-08T19:17:00Z">
        <w:r>
          <w:rPr>
            <w:rFonts w:ascii="Times New Roman" w:hAnsi="Times New Roman" w:cs="Times New Roman"/>
          </w:rPr>
          <w:t xml:space="preserve">has </w:t>
        </w:r>
      </w:ins>
      <w:ins w:id="1062" w:author="Benton, Deon" w:date="2026-03-17T15:41:00Z" w16du:dateUtc="2026-03-17T20:41:00Z">
        <w:r w:rsidR="00622034">
          <w:rPr>
            <w:rFonts w:ascii="Times New Roman" w:hAnsi="Times New Roman" w:cs="Times New Roman"/>
          </w:rPr>
          <w:t xml:space="preserve">on </w:t>
        </w:r>
      </w:ins>
      <w:ins w:id="1063" w:author="Benton, Deon" w:date="2026-03-17T15:48:00Z" w16du:dateUtc="2026-03-17T20:48:00Z">
        <w:r w:rsidR="00B30C52">
          <w:rPr>
            <w:rFonts w:ascii="Times New Roman" w:hAnsi="Times New Roman" w:cs="Times New Roman"/>
          </w:rPr>
          <w:t xml:space="preserve">their </w:t>
        </w:r>
      </w:ins>
      <w:ins w:id="1064" w:author="Benton, Deon" w:date="2026-03-17T15:41:00Z" w16du:dateUtc="2026-03-17T20:41:00Z">
        <w:r w:rsidR="00622034">
          <w:rPr>
            <w:rFonts w:ascii="Times New Roman" w:hAnsi="Times New Roman" w:cs="Times New Roman"/>
          </w:rPr>
          <w:t xml:space="preserve">subsequent processing of </w:t>
        </w:r>
      </w:ins>
      <w:ins w:id="1065" w:author="Benton, Deon" w:date="2026-03-17T15:42:00Z" w16du:dateUtc="2026-03-17T20:42:00Z">
        <w:r w:rsidR="00622034">
          <w:rPr>
            <w:rFonts w:ascii="Times New Roman" w:hAnsi="Times New Roman" w:cs="Times New Roman"/>
          </w:rPr>
          <w:t>inefficient and efficient actions.</w:t>
        </w:r>
      </w:ins>
      <w:ins w:id="1066" w:author="Benton, Deon" w:date="2026-03-17T15:39:00Z" w16du:dateUtc="2026-03-17T20:39:00Z">
        <w:r w:rsidR="00832F06">
          <w:rPr>
            <w:rFonts w:ascii="Times New Roman" w:hAnsi="Times New Roman" w:cs="Times New Roman"/>
          </w:rPr>
          <w:t xml:space="preserve"> </w:t>
        </w:r>
      </w:ins>
      <w:ins w:id="1067" w:author="Benton, Deon" w:date="2026-03-17T15:44:00Z" w16du:dateUtc="2026-03-17T20:44:00Z">
        <w:r w:rsidR="00736A8C">
          <w:rPr>
            <w:rFonts w:ascii="Times New Roman" w:hAnsi="Times New Roman" w:cs="Times New Roman"/>
          </w:rPr>
          <w:t xml:space="preserve">I will argue that although both </w:t>
        </w:r>
      </w:ins>
      <w:ins w:id="1068" w:author="Benton, Deon" w:date="2026-03-17T15:46:00Z" w16du:dateUtc="2026-03-17T20:46:00Z">
        <w:r w:rsidR="00BD1815">
          <w:rPr>
            <w:rFonts w:ascii="Times New Roman" w:hAnsi="Times New Roman" w:cs="Times New Roman"/>
          </w:rPr>
          <w:t>manipulations</w:t>
        </w:r>
      </w:ins>
      <w:ins w:id="1069" w:author="Benton, Deon" w:date="2026-03-17T15:48:00Z" w16du:dateUtc="2026-03-17T20:48:00Z">
        <w:r w:rsidR="00B30C52">
          <w:rPr>
            <w:rFonts w:ascii="Times New Roman" w:hAnsi="Times New Roman" w:cs="Times New Roman"/>
          </w:rPr>
          <w:t xml:space="preserve"> </w:t>
        </w:r>
      </w:ins>
      <w:ins w:id="1070" w:author="Benton, Deon" w:date="2026-04-08T14:17:00Z" w16du:dateUtc="2026-04-08T19:17:00Z">
        <w:r>
          <w:rPr>
            <w:rFonts w:ascii="Times New Roman" w:hAnsi="Times New Roman" w:cs="Times New Roman"/>
          </w:rPr>
          <w:t xml:space="preserve">may have </w:t>
        </w:r>
      </w:ins>
      <w:ins w:id="1071" w:author="Benton, Deon" w:date="2026-03-17T15:44:00Z" w16du:dateUtc="2026-03-17T20:44:00Z">
        <w:r w:rsidR="00736A8C">
          <w:rPr>
            <w:rFonts w:ascii="Times New Roman" w:hAnsi="Times New Roman" w:cs="Times New Roman"/>
          </w:rPr>
          <w:t xml:space="preserve">different </w:t>
        </w:r>
      </w:ins>
      <w:ins w:id="1072" w:author="Benton, Deon" w:date="2026-03-17T15:48:00Z" w16du:dateUtc="2026-03-17T20:48:00Z">
        <w:r w:rsidR="00B30C52">
          <w:rPr>
            <w:rFonts w:ascii="Times New Roman" w:hAnsi="Times New Roman" w:cs="Times New Roman"/>
          </w:rPr>
          <w:t>learning consequences</w:t>
        </w:r>
      </w:ins>
      <w:ins w:id="1073" w:author="Benton, Deon" w:date="2026-03-17T15:44:00Z" w16du:dateUtc="2026-03-17T20:44:00Z">
        <w:r w:rsidR="00736A8C">
          <w:rPr>
            <w:rFonts w:ascii="Times New Roman" w:hAnsi="Times New Roman" w:cs="Times New Roman"/>
          </w:rPr>
          <w:t xml:space="preserve">, they </w:t>
        </w:r>
      </w:ins>
      <w:ins w:id="1074" w:author="Benton, Deon" w:date="2026-03-17T15:45:00Z" w16du:dateUtc="2026-03-17T20:45:00Z">
        <w:r w:rsidR="00BD1815">
          <w:rPr>
            <w:rFonts w:ascii="Times New Roman" w:hAnsi="Times New Roman" w:cs="Times New Roman"/>
          </w:rPr>
          <w:t xml:space="preserve">serve a similar function. </w:t>
        </w:r>
      </w:ins>
      <w:ins w:id="1075" w:author="Benton, Deon" w:date="2026-03-17T15:51:00Z" w16du:dateUtc="2026-03-17T20:51:00Z">
        <w:r w:rsidR="00A62B1E">
          <w:rPr>
            <w:rFonts w:ascii="Times New Roman" w:hAnsi="Times New Roman" w:cs="Times New Roman"/>
          </w:rPr>
          <w:t xml:space="preserve">One </w:t>
        </w:r>
      </w:ins>
      <w:ins w:id="1076" w:author="Benton, Deon" w:date="2026-04-08T14:17:00Z" w16du:dateUtc="2026-04-08T19:17:00Z">
        <w:r w:rsidR="00026A36">
          <w:rPr>
            <w:rFonts w:ascii="Times New Roman" w:hAnsi="Times New Roman" w:cs="Times New Roman"/>
          </w:rPr>
          <w:t>is that both manipulatio</w:t>
        </w:r>
      </w:ins>
      <w:ins w:id="1077" w:author="Benton, Deon" w:date="2026-04-08T14:18:00Z" w16du:dateUtc="2026-04-08T19:18:00Z">
        <w:r w:rsidR="00026A36">
          <w:rPr>
            <w:rFonts w:ascii="Times New Roman" w:hAnsi="Times New Roman" w:cs="Times New Roman"/>
          </w:rPr>
          <w:t>ns may</w:t>
        </w:r>
      </w:ins>
      <w:ins w:id="1078" w:author="Benton, Deon" w:date="2026-03-17T15:47:00Z" w16du:dateUtc="2026-03-17T20:47:00Z">
        <w:r w:rsidR="00AA5009">
          <w:rPr>
            <w:rFonts w:ascii="Times New Roman" w:hAnsi="Times New Roman" w:cs="Times New Roman"/>
          </w:rPr>
          <w:t xml:space="preserve"> boost the salience of </w:t>
        </w:r>
      </w:ins>
      <w:ins w:id="1079" w:author="Benton, Deon" w:date="2026-03-17T15:49:00Z" w16du:dateUtc="2026-03-17T20:49:00Z">
        <w:r w:rsidR="00B30C52">
          <w:rPr>
            <w:rFonts w:ascii="Times New Roman" w:hAnsi="Times New Roman" w:cs="Times New Roman"/>
          </w:rPr>
          <w:t>the visual events presented during the experiment itself</w:t>
        </w:r>
      </w:ins>
      <w:ins w:id="1080"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81" w:author="Benton, Deon" w:date="2026-03-17T15:44:00Z" w16du:dateUtc="2026-03-17T20:44:00Z">
        <w:r w:rsidR="00736A8C">
          <w:rPr>
            <w:rFonts w:ascii="Times New Roman" w:hAnsi="Times New Roman" w:cs="Times New Roman"/>
          </w:rPr>
          <w:t xml:space="preserve"> </w:t>
        </w:r>
      </w:ins>
      <w:ins w:id="1082" w:author="Benton, Deon" w:date="2026-03-17T15:51:00Z" w16du:dateUtc="2026-03-17T20:51:00Z">
        <w:r w:rsidR="00A62B1E">
          <w:rPr>
            <w:rFonts w:ascii="Times New Roman" w:hAnsi="Times New Roman" w:cs="Times New Roman"/>
          </w:rPr>
          <w:t xml:space="preserve">For example, providing infants with </w:t>
        </w:r>
      </w:ins>
      <w:ins w:id="1083"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084" w:author="Benton, Deon" w:date="2026-04-08T14:18:00Z" w16du:dateUtc="2026-04-08T19:18:00Z">
        <w:r w:rsidR="00026A36">
          <w:rPr>
            <w:rFonts w:ascii="Times New Roman" w:hAnsi="Times New Roman" w:cs="Times New Roman"/>
          </w:rPr>
          <w:t>ed</w:t>
        </w:r>
      </w:ins>
      <w:ins w:id="1085" w:author="Benton, Deon" w:date="2026-03-17T15:56:00Z" w16du:dateUtc="2026-03-17T20:56:00Z">
        <w:r w:rsidR="00D84499">
          <w:rPr>
            <w:rFonts w:ascii="Times New Roman" w:hAnsi="Times New Roman" w:cs="Times New Roman"/>
          </w:rPr>
          <w:t xml:space="preserve"> action experience via sticky mittens </w:t>
        </w:r>
      </w:ins>
      <w:ins w:id="1086" w:author="Benton, Deon" w:date="2026-03-17T15:52:00Z" w16du:dateUtc="2026-03-17T20:52:00Z">
        <w:r w:rsidR="00510876">
          <w:rPr>
            <w:rFonts w:ascii="Times New Roman" w:hAnsi="Times New Roman" w:cs="Times New Roman"/>
          </w:rPr>
          <w:t xml:space="preserve">may not only increase their overall engagement in the task </w:t>
        </w:r>
      </w:ins>
      <w:ins w:id="1087" w:author="Benton, Deon" w:date="2026-03-17T15:53:00Z" w16du:dateUtc="2026-03-17T20:53:00Z">
        <w:r w:rsidR="00510876">
          <w:rPr>
            <w:rFonts w:ascii="Times New Roman" w:hAnsi="Times New Roman" w:cs="Times New Roman"/>
          </w:rPr>
          <w:t xml:space="preserve">but it </w:t>
        </w:r>
      </w:ins>
      <w:ins w:id="1088" w:author="Benton, Deon" w:date="2026-03-17T15:56:00Z" w16du:dateUtc="2026-03-17T20:56:00Z">
        <w:r w:rsidR="00D84499">
          <w:rPr>
            <w:rFonts w:ascii="Times New Roman" w:hAnsi="Times New Roman" w:cs="Times New Roman"/>
          </w:rPr>
          <w:t xml:space="preserve">may </w:t>
        </w:r>
      </w:ins>
      <w:ins w:id="1089" w:author="Benton, Deon" w:date="2026-03-17T15:53:00Z" w16du:dateUtc="2026-03-17T20:53:00Z">
        <w:r w:rsidR="00510876">
          <w:rPr>
            <w:rFonts w:ascii="Times New Roman" w:hAnsi="Times New Roman" w:cs="Times New Roman"/>
          </w:rPr>
          <w:t xml:space="preserve">facilitate successful encoding of the visual features of the </w:t>
        </w:r>
        <w:r w:rsidR="00510876">
          <w:rPr>
            <w:rFonts w:ascii="Times New Roman" w:hAnsi="Times New Roman" w:cs="Times New Roman"/>
          </w:rPr>
          <w:lastRenderedPageBreak/>
          <w:t xml:space="preserve">objects involved. </w:t>
        </w:r>
      </w:ins>
      <w:ins w:id="1090" w:author="Benton, Deon" w:date="2026-04-08T14:19:00Z" w16du:dateUtc="2026-04-08T19:19:00Z">
        <w:r w:rsidR="00FF1636">
          <w:rPr>
            <w:rFonts w:ascii="Times New Roman" w:hAnsi="Times New Roman" w:cs="Times New Roman"/>
          </w:rPr>
          <w:t>Critically, even if that boost is e</w:t>
        </w:r>
      </w:ins>
      <w:ins w:id="1091" w:author="Benton, Deon" w:date="2026-04-08T14:20:00Z" w16du:dateUtc="2026-04-08T19:20:00Z">
        <w:r w:rsidR="00FF1636">
          <w:rPr>
            <w:rFonts w:ascii="Times New Roman" w:hAnsi="Times New Roman" w:cs="Times New Roman"/>
          </w:rPr>
          <w:t>phemeral</w:t>
        </w:r>
      </w:ins>
      <w:ins w:id="1092" w:author="Benton, Deon" w:date="2026-04-08T14:19:00Z" w16du:dateUtc="2026-04-08T19:19:00Z">
        <w:r w:rsidR="00FF1636">
          <w:rPr>
            <w:rFonts w:ascii="Times New Roman" w:hAnsi="Times New Roman" w:cs="Times New Roman"/>
          </w:rPr>
          <w:t xml:space="preserve"> as is assumed here, infants may have sufficient time </w:t>
        </w:r>
      </w:ins>
      <w:ins w:id="1093" w:author="Benton, Deon" w:date="2026-04-08T14:20:00Z" w16du:dateUtc="2026-04-08T19:20:00Z">
        <w:r w:rsidR="00FF1636">
          <w:rPr>
            <w:rFonts w:ascii="Times New Roman" w:hAnsi="Times New Roman" w:cs="Times New Roman"/>
          </w:rPr>
          <w:t xml:space="preserve">while </w:t>
        </w:r>
      </w:ins>
      <w:ins w:id="1094" w:author="Benton, Deon" w:date="2026-04-08T14:19:00Z" w16du:dateUtc="2026-04-08T19:19:00Z">
        <w:r w:rsidR="00FF1636">
          <w:rPr>
            <w:rFonts w:ascii="Times New Roman" w:hAnsi="Times New Roman" w:cs="Times New Roman"/>
          </w:rPr>
          <w:t>in this heightened attention</w:t>
        </w:r>
      </w:ins>
      <w:ins w:id="1095" w:author="Benton, Deon" w:date="2026-04-08T14:20:00Z" w16du:dateUtc="2026-04-08T19:20:00Z">
        <w:r w:rsidR="00FF1636">
          <w:rPr>
            <w:rFonts w:ascii="Times New Roman" w:hAnsi="Times New Roman" w:cs="Times New Roman"/>
          </w:rPr>
          <w:t>al</w:t>
        </w:r>
      </w:ins>
      <w:ins w:id="1096" w:author="Benton, Deon" w:date="2026-04-08T14:19:00Z" w16du:dateUtc="2026-04-08T19:19:00Z">
        <w:r w:rsidR="00FF1636">
          <w:rPr>
            <w:rFonts w:ascii="Times New Roman" w:hAnsi="Times New Roman" w:cs="Times New Roman"/>
          </w:rPr>
          <w:t xml:space="preserve"> state to</w:t>
        </w:r>
      </w:ins>
      <w:ins w:id="1097" w:author="Benton, Deon" w:date="2026-04-08T14:21:00Z" w16du:dateUtc="2026-04-08T19:21:00Z">
        <w:r w:rsidR="00ED2E5A">
          <w:rPr>
            <w:rFonts w:ascii="Times New Roman" w:hAnsi="Times New Roman" w:cs="Times New Roman"/>
          </w:rPr>
          <w:t xml:space="preserve"> encode key aspects of the task that bear directly on their subsequent looking behavior. </w:t>
        </w:r>
      </w:ins>
      <w:ins w:id="1098" w:author="Benton, Deon" w:date="2026-03-17T15:53:00Z" w16du:dateUtc="2026-03-17T20:53:00Z">
        <w:r w:rsidR="00510876">
          <w:rPr>
            <w:rFonts w:ascii="Times New Roman" w:hAnsi="Times New Roman" w:cs="Times New Roman"/>
          </w:rPr>
          <w:t>Support for this claim is garnered by resear</w:t>
        </w:r>
      </w:ins>
      <w:ins w:id="1099"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100" w:author="Benton, Deon" w:date="2026-04-08T14:23:00Z" w16du:dateUtc="2026-04-08T19:23:00Z">
        <w:r w:rsidR="00E8248B">
          <w:rPr>
            <w:rFonts w:ascii="Times New Roman" w:hAnsi="Times New Roman" w:cs="Times New Roman"/>
          </w:rPr>
          <w:t xml:space="preserve">. Research by Sommerville et al. (2005) </w:t>
        </w:r>
      </w:ins>
      <w:ins w:id="1101" w:author="Benton, Deon" w:date="2026-04-08T14:27:00Z" w16du:dateUtc="2026-04-08T19:27:00Z">
        <w:r w:rsidR="003F08C4">
          <w:rPr>
            <w:rFonts w:ascii="Times New Roman" w:hAnsi="Times New Roman" w:cs="Times New Roman"/>
          </w:rPr>
          <w:t>is also consistent with the notion</w:t>
        </w:r>
      </w:ins>
      <w:ins w:id="1102" w:author="Benton, Deon" w:date="2026-04-08T14:23:00Z" w16du:dateUtc="2026-04-08T19:23:00Z">
        <w:r w:rsidR="00E8248B">
          <w:rPr>
            <w:rFonts w:ascii="Times New Roman" w:hAnsi="Times New Roman" w:cs="Times New Roman"/>
          </w:rPr>
          <w:t xml:space="preserve"> that </w:t>
        </w:r>
      </w:ins>
      <w:ins w:id="1103" w:author="Benton, Deon" w:date="2026-04-08T14:22:00Z" w16du:dateUtc="2026-04-08T19:22:00Z">
        <w:r w:rsidR="00ED2E5A">
          <w:rPr>
            <w:rFonts w:ascii="Times New Roman" w:hAnsi="Times New Roman" w:cs="Times New Roman"/>
          </w:rPr>
          <w:t>the</w:t>
        </w:r>
      </w:ins>
      <w:ins w:id="1104" w:author="Benton, Deon" w:date="2026-04-08T14:23:00Z" w16du:dateUtc="2026-04-08T19:23:00Z">
        <w:r w:rsidR="00E8248B">
          <w:rPr>
            <w:rFonts w:ascii="Times New Roman" w:hAnsi="Times New Roman" w:cs="Times New Roman"/>
          </w:rPr>
          <w:t xml:space="preserve"> attentional</w:t>
        </w:r>
      </w:ins>
      <w:ins w:id="1105" w:author="Benton, Deon" w:date="2026-04-08T14:22:00Z" w16du:dateUtc="2026-04-08T19:22:00Z">
        <w:r w:rsidR="00ED2E5A">
          <w:rPr>
            <w:rFonts w:ascii="Times New Roman" w:hAnsi="Times New Roman" w:cs="Times New Roman"/>
          </w:rPr>
          <w:t xml:space="preserve"> boost</w:t>
        </w:r>
      </w:ins>
      <w:ins w:id="1106" w:author="Benton, Deon" w:date="2026-04-08T14:23:00Z" w16du:dateUtc="2026-04-08T19:23:00Z">
        <w:r w:rsidR="00E8248B">
          <w:rPr>
            <w:rFonts w:ascii="Times New Roman" w:hAnsi="Times New Roman" w:cs="Times New Roman"/>
          </w:rPr>
          <w:t xml:space="preserve"> provided</w:t>
        </w:r>
      </w:ins>
      <w:ins w:id="1107" w:author="Benton, Deon" w:date="2026-04-08T14:25:00Z" w16du:dateUtc="2026-04-08T19:25:00Z">
        <w:r w:rsidR="00EB2791">
          <w:rPr>
            <w:rFonts w:ascii="Times New Roman" w:hAnsi="Times New Roman" w:cs="Times New Roman"/>
          </w:rPr>
          <w:t xml:space="preserve"> by</w:t>
        </w:r>
      </w:ins>
      <w:ins w:id="1108" w:author="Benton, Deon" w:date="2026-04-08T14:22:00Z" w16du:dateUtc="2026-04-08T19:22:00Z">
        <w:r w:rsidR="00ED2E5A">
          <w:rPr>
            <w:rFonts w:ascii="Times New Roman" w:hAnsi="Times New Roman" w:cs="Times New Roman"/>
          </w:rPr>
          <w:t xml:space="preserve"> sticky </w:t>
        </w:r>
      </w:ins>
      <w:ins w:id="1109" w:author="Benton, Deon" w:date="2026-04-08T14:24:00Z" w16du:dateUtc="2026-04-08T19:24:00Z">
        <w:r w:rsidR="00E8248B">
          <w:rPr>
            <w:rFonts w:ascii="Times New Roman" w:hAnsi="Times New Roman" w:cs="Times New Roman"/>
          </w:rPr>
          <w:t xml:space="preserve">mittens </w:t>
        </w:r>
      </w:ins>
      <w:ins w:id="1110" w:author="Benton, Deon" w:date="2026-04-08T14:25:00Z" w16du:dateUtc="2026-04-08T19:25:00Z">
        <w:r w:rsidR="00EB2791">
          <w:rPr>
            <w:rFonts w:ascii="Times New Roman" w:hAnsi="Times New Roman" w:cs="Times New Roman"/>
          </w:rPr>
          <w:t>may be</w:t>
        </w:r>
      </w:ins>
      <w:ins w:id="1111" w:author="Benton, Deon" w:date="2026-04-08T14:22:00Z" w16du:dateUtc="2026-04-08T19:22:00Z">
        <w:r w:rsidR="00ED2E5A">
          <w:rPr>
            <w:rFonts w:ascii="Times New Roman" w:hAnsi="Times New Roman" w:cs="Times New Roman"/>
          </w:rPr>
          <w:t xml:space="preserve"> short-lived</w:t>
        </w:r>
      </w:ins>
      <w:ins w:id="1112"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113" w:author="Benton, Deon" w:date="2026-04-08T14:25:00Z" w16du:dateUtc="2026-04-08T19:25:00Z">
        <w:r w:rsidR="00EB2791">
          <w:rPr>
            <w:rFonts w:ascii="Times New Roman" w:hAnsi="Times New Roman" w:cs="Times New Roman"/>
          </w:rPr>
          <w:t xml:space="preserve">ky mittens condition looked reliably longer during the first </w:t>
        </w:r>
      </w:ins>
      <w:ins w:id="1114" w:author="Benton, Deon" w:date="2026-04-08T14:31:00Z" w16du:dateUtc="2026-04-08T19:31:00Z">
        <w:r w:rsidR="00EA5AB9">
          <w:rPr>
            <w:rFonts w:ascii="Times New Roman" w:hAnsi="Times New Roman" w:cs="Times New Roman"/>
          </w:rPr>
          <w:t>trial of the</w:t>
        </w:r>
      </w:ins>
      <w:ins w:id="1115" w:author="Benton, Deon" w:date="2026-04-08T14:25:00Z" w16du:dateUtc="2026-04-08T19:25:00Z">
        <w:r w:rsidR="00EB2791">
          <w:rPr>
            <w:rFonts w:ascii="Times New Roman" w:hAnsi="Times New Roman" w:cs="Times New Roman"/>
          </w:rPr>
          <w:t xml:space="preserve"> habituation phase than infants in the non-sticky mittens condition</w:t>
        </w:r>
      </w:ins>
      <w:ins w:id="1116" w:author="Benton, Deon" w:date="2026-03-17T15:54:00Z" w16du:dateUtc="2026-03-17T20:54:00Z">
        <w:r w:rsidR="00510876" w:rsidRPr="009E7771">
          <w:rPr>
            <w:rFonts w:ascii="Times New Roman" w:hAnsi="Times New Roman" w:cs="Times New Roman"/>
          </w:rPr>
          <w:t>.</w:t>
        </w:r>
      </w:ins>
      <w:ins w:id="1117" w:author="Benton, Deon" w:date="2026-03-17T15:56:00Z" w16du:dateUtc="2026-03-17T20:56:00Z">
        <w:r w:rsidR="00352C0F">
          <w:rPr>
            <w:rFonts w:ascii="Times New Roman" w:hAnsi="Times New Roman" w:cs="Times New Roman"/>
          </w:rPr>
          <w:t xml:space="preserve"> </w:t>
        </w:r>
      </w:ins>
      <w:ins w:id="1118"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119" w:author="Benton, Deon" w:date="2026-03-17T15:57:00Z" w16du:dateUtc="2026-03-17T20:57:00Z">
        <w:r w:rsidR="00352C0F">
          <w:rPr>
            <w:rFonts w:ascii="Times New Roman" w:hAnsi="Times New Roman" w:cs="Times New Roman"/>
          </w:rPr>
          <w:t xml:space="preserve">. </w:t>
        </w:r>
      </w:ins>
      <w:ins w:id="1120" w:author="Benton, Deon" w:date="2026-04-08T14:33:00Z" w16du:dateUtc="2026-04-08T19:33:00Z">
        <w:r w:rsidR="0068428D">
          <w:rPr>
            <w:rFonts w:ascii="Times New Roman" w:hAnsi="Times New Roman" w:cs="Times New Roman"/>
          </w:rPr>
          <w:t>In particular, infants may learn that</w:t>
        </w:r>
      </w:ins>
      <w:ins w:id="1121" w:author="Benton, Deon" w:date="2026-03-17T15:58:00Z" w16du:dateUtc="2026-03-17T20:58:00Z">
        <w:r w:rsidR="00352C0F">
          <w:rPr>
            <w:rFonts w:ascii="Times New Roman" w:hAnsi="Times New Roman" w:cs="Times New Roman"/>
          </w:rPr>
          <w:t xml:space="preserve"> fact that </w:t>
        </w:r>
      </w:ins>
      <w:ins w:id="1122" w:author="Benton, Deon" w:date="2026-04-08T14:33:00Z" w16du:dateUtc="2026-04-08T19:33:00Z">
        <w:r w:rsidR="0068428D">
          <w:rPr>
            <w:rFonts w:ascii="Times New Roman" w:hAnsi="Times New Roman" w:cs="Times New Roman"/>
          </w:rPr>
          <w:t xml:space="preserve">their own </w:t>
        </w:r>
      </w:ins>
      <w:ins w:id="1123" w:author="Benton, Deon" w:date="2026-03-17T15:58:00Z" w16du:dateUtc="2026-03-17T20:58:00Z">
        <w:r w:rsidR="00352C0F">
          <w:rPr>
            <w:rFonts w:ascii="Times New Roman" w:hAnsi="Times New Roman" w:cs="Times New Roman"/>
          </w:rPr>
          <w:t>successful reaches tend to follow relatively straight trajectories.</w:t>
        </w:r>
      </w:ins>
      <w:ins w:id="1124" w:author="Benton, Deon" w:date="2026-03-17T16:03:00Z" w16du:dateUtc="2026-03-17T21:03:00Z">
        <w:r w:rsidR="00D315F6">
          <w:rPr>
            <w:rFonts w:ascii="Times New Roman" w:hAnsi="Times New Roman" w:cs="Times New Roman"/>
          </w:rPr>
          <w:t xml:space="preserve"> </w:t>
        </w:r>
      </w:ins>
      <w:ins w:id="1125" w:author="Benton, Deon" w:date="2026-03-17T16:11:00Z" w16du:dateUtc="2026-03-17T21:11:00Z">
        <w:r w:rsidR="006873F6">
          <w:rPr>
            <w:rFonts w:ascii="Times New Roman" w:hAnsi="Times New Roman" w:cs="Times New Roman"/>
          </w:rPr>
          <w:t xml:space="preserve">An implication of this </w:t>
        </w:r>
      </w:ins>
      <w:ins w:id="1126" w:author="Benton, Deon" w:date="2026-03-17T16:13:00Z" w16du:dateUtc="2026-03-17T21:13:00Z">
        <w:r w:rsidR="006873F6">
          <w:rPr>
            <w:rFonts w:ascii="Times New Roman" w:hAnsi="Times New Roman" w:cs="Times New Roman"/>
          </w:rPr>
          <w:t>view</w:t>
        </w:r>
      </w:ins>
      <w:ins w:id="1127"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128" w:author="Benton, Deon" w:date="2026-03-17T15:58:00Z" w16du:dateUtc="2026-03-17T20:58:00Z">
        <w:r w:rsidR="00352C0F">
          <w:rPr>
            <w:rFonts w:ascii="Times New Roman" w:hAnsi="Times New Roman" w:cs="Times New Roman"/>
          </w:rPr>
          <w:t xml:space="preserve"> </w:t>
        </w:r>
      </w:ins>
      <w:ins w:id="1129" w:author="Benton, Deon" w:date="2026-03-17T16:12:00Z" w16du:dateUtc="2026-03-17T21:12:00Z">
        <w:r w:rsidR="006873F6">
          <w:rPr>
            <w:rFonts w:ascii="Times New Roman" w:hAnsi="Times New Roman" w:cs="Times New Roman"/>
          </w:rPr>
          <w:t xml:space="preserve">if </w:t>
        </w:r>
      </w:ins>
      <w:ins w:id="1130" w:author="Benton, Deon" w:date="2026-03-17T16:08:00Z" w16du:dateUtc="2026-03-17T21:08:00Z">
        <w:r w:rsidR="004D271B">
          <w:rPr>
            <w:rFonts w:ascii="Times New Roman" w:hAnsi="Times New Roman" w:cs="Times New Roman"/>
          </w:rPr>
          <w:t xml:space="preserve">infants perceived the </w:t>
        </w:r>
      </w:ins>
      <w:ins w:id="1131" w:author="Benton, Deon" w:date="2026-03-17T16:04:00Z" w16du:dateUtc="2026-03-17T21:04:00Z">
        <w:r w:rsidR="00D315F6">
          <w:rPr>
            <w:rFonts w:ascii="Times New Roman" w:hAnsi="Times New Roman" w:cs="Times New Roman"/>
          </w:rPr>
          <w:t>straight trajector</w:t>
        </w:r>
      </w:ins>
      <w:ins w:id="1132" w:author="Benton, Deon" w:date="2026-03-17T16:08:00Z" w16du:dateUtc="2026-03-17T21:08:00Z">
        <w:r w:rsidR="004D271B">
          <w:rPr>
            <w:rFonts w:ascii="Times New Roman" w:hAnsi="Times New Roman" w:cs="Times New Roman"/>
          </w:rPr>
          <w:t>y to be more familiar than the curved one</w:t>
        </w:r>
      </w:ins>
      <w:ins w:id="1133" w:author="Benton, Deon" w:date="2026-03-17T16:11:00Z" w16du:dateUtc="2026-03-17T21:11:00Z">
        <w:r w:rsidR="006873F6">
          <w:rPr>
            <w:rFonts w:ascii="Times New Roman" w:hAnsi="Times New Roman" w:cs="Times New Roman"/>
          </w:rPr>
          <w:t>—</w:t>
        </w:r>
      </w:ins>
      <w:ins w:id="1134" w:author="Benton, Deon" w:date="2026-03-17T16:12:00Z" w16du:dateUtc="2026-03-17T21:12:00Z">
        <w:r w:rsidR="006873F6">
          <w:rPr>
            <w:rFonts w:ascii="Times New Roman" w:hAnsi="Times New Roman" w:cs="Times New Roman"/>
          </w:rPr>
          <w:t xml:space="preserve">due to their own experience </w:t>
        </w:r>
      </w:ins>
      <w:ins w:id="1135" w:author="Benton, Deon" w:date="2026-03-17T16:14:00Z" w16du:dateUtc="2026-03-17T21:14:00Z">
        <w:r w:rsidR="005C0C57">
          <w:rPr>
            <w:rFonts w:ascii="Times New Roman" w:hAnsi="Times New Roman" w:cs="Times New Roman"/>
          </w:rPr>
          <w:t>producing such paths</w:t>
        </w:r>
      </w:ins>
      <w:ins w:id="1136" w:author="Benton, Deon" w:date="2026-04-08T14:34:00Z" w16du:dateUtc="2026-04-08T19:34:00Z">
        <w:r w:rsidR="0068428D">
          <w:rPr>
            <w:rFonts w:ascii="Times New Roman" w:hAnsi="Times New Roman" w:cs="Times New Roman"/>
          </w:rPr>
          <w:t xml:space="preserve"> during the sticky-mittens phase</w:t>
        </w:r>
      </w:ins>
      <w:ins w:id="1137" w:author="Benton, Deon" w:date="2026-03-17T16:12:00Z" w16du:dateUtc="2026-03-17T21:12:00Z">
        <w:r w:rsidR="006873F6">
          <w:rPr>
            <w:rFonts w:ascii="Times New Roman" w:hAnsi="Times New Roman" w:cs="Times New Roman"/>
          </w:rPr>
          <w:t>—</w:t>
        </w:r>
      </w:ins>
      <w:ins w:id="1138" w:author="Benton, Deon" w:date="2026-03-17T16:08:00Z" w16du:dateUtc="2026-03-17T21:08:00Z">
        <w:r w:rsidR="004D271B">
          <w:rPr>
            <w:rFonts w:ascii="Times New Roman" w:hAnsi="Times New Roman" w:cs="Times New Roman"/>
          </w:rPr>
          <w:t xml:space="preserve">then </w:t>
        </w:r>
      </w:ins>
      <w:ins w:id="1139" w:author="Benton, Deon" w:date="2026-04-08T14:34:00Z" w16du:dateUtc="2026-04-08T19:34:00Z">
        <w:r w:rsidR="0068428D">
          <w:rPr>
            <w:rFonts w:ascii="Times New Roman" w:hAnsi="Times New Roman" w:cs="Times New Roman"/>
          </w:rPr>
          <w:t>they should look</w:t>
        </w:r>
      </w:ins>
      <w:ins w:id="1140" w:author="Benton, Deon" w:date="2026-03-17T16:12:00Z" w16du:dateUtc="2026-03-17T21:12:00Z">
        <w:r w:rsidR="006873F6">
          <w:rPr>
            <w:rFonts w:ascii="Times New Roman" w:hAnsi="Times New Roman" w:cs="Times New Roman"/>
          </w:rPr>
          <w:t xml:space="preserve"> longer at</w:t>
        </w:r>
      </w:ins>
      <w:ins w:id="1141" w:author="Benton, Deon" w:date="2026-03-17T16:08:00Z" w16du:dateUtc="2026-03-17T21:08:00Z">
        <w:r w:rsidR="004D271B">
          <w:rPr>
            <w:rFonts w:ascii="Times New Roman" w:hAnsi="Times New Roman" w:cs="Times New Roman"/>
          </w:rPr>
          <w:t xml:space="preserve"> the inefficient test events than the </w:t>
        </w:r>
      </w:ins>
      <w:ins w:id="1142" w:author="Benton, Deon" w:date="2026-03-17T16:09:00Z" w16du:dateUtc="2026-03-17T21:09:00Z">
        <w:r w:rsidR="004D271B">
          <w:rPr>
            <w:rFonts w:ascii="Times New Roman" w:hAnsi="Times New Roman" w:cs="Times New Roman"/>
          </w:rPr>
          <w:t>efficient</w:t>
        </w:r>
      </w:ins>
      <w:ins w:id="1143" w:author="Benton, Deon" w:date="2026-03-17T16:08:00Z" w16du:dateUtc="2026-03-17T21:08:00Z">
        <w:r w:rsidR="004D271B">
          <w:rPr>
            <w:rFonts w:ascii="Times New Roman" w:hAnsi="Times New Roman" w:cs="Times New Roman"/>
          </w:rPr>
          <w:t xml:space="preserve"> ones.</w:t>
        </w:r>
      </w:ins>
      <w:ins w:id="1144" w:author="Benton, Deon" w:date="2026-03-17T16:09:00Z" w16du:dateUtc="2026-03-17T21:09:00Z">
        <w:r w:rsidR="00EC2EE5">
          <w:rPr>
            <w:rFonts w:ascii="Times New Roman" w:hAnsi="Times New Roman" w:cs="Times New Roman"/>
          </w:rPr>
          <w:t xml:space="preserve"> Crucially, this pattern of looking would</w:t>
        </w:r>
      </w:ins>
      <w:ins w:id="1145" w:author="Benton, Deon" w:date="2026-03-17T16:15:00Z" w16du:dateUtc="2026-03-17T21:15:00Z">
        <w:r w:rsidR="005C0C57">
          <w:rPr>
            <w:rFonts w:ascii="Times New Roman" w:hAnsi="Times New Roman" w:cs="Times New Roman"/>
          </w:rPr>
          <w:t xml:space="preserve"> </w:t>
        </w:r>
      </w:ins>
      <w:ins w:id="1146" w:author="Benton, Deon" w:date="2026-03-17T16:16:00Z" w16du:dateUtc="2026-03-17T21:16:00Z">
        <w:r w:rsidR="004645FE">
          <w:rPr>
            <w:rFonts w:ascii="Times New Roman" w:hAnsi="Times New Roman" w:cs="Times New Roman"/>
          </w:rPr>
          <w:t>suggest that infants’ responses in this study h</w:t>
        </w:r>
      </w:ins>
      <w:ins w:id="1147" w:author="Benton, Deon" w:date="2026-03-17T16:17:00Z" w16du:dateUtc="2026-03-17T21:17:00Z">
        <w:r w:rsidR="00BB407A">
          <w:rPr>
            <w:rFonts w:ascii="Times New Roman" w:hAnsi="Times New Roman" w:cs="Times New Roman"/>
          </w:rPr>
          <w:t>ad little to do with a priori notions of efficiency</w:t>
        </w:r>
      </w:ins>
      <w:ins w:id="1148" w:author="Benton, Deon" w:date="2026-04-08T14:35:00Z" w16du:dateUtc="2026-04-08T19:35:00Z">
        <w:r w:rsidR="004726B4">
          <w:rPr>
            <w:rFonts w:ascii="Times New Roman" w:hAnsi="Times New Roman" w:cs="Times New Roman"/>
          </w:rPr>
          <w:t xml:space="preserve"> or goals</w:t>
        </w:r>
      </w:ins>
      <w:ins w:id="1149" w:author="Benton, Deon" w:date="2026-03-17T16:17:00Z" w16du:dateUtc="2026-03-17T21:17:00Z">
        <w:r w:rsidR="00BB407A">
          <w:rPr>
            <w:rFonts w:ascii="Times New Roman" w:hAnsi="Times New Roman" w:cs="Times New Roman"/>
          </w:rPr>
          <w:t xml:space="preserve">; instead, such </w:t>
        </w:r>
      </w:ins>
      <w:ins w:id="1150" w:author="Benton, Deon" w:date="2026-03-17T16:18:00Z" w16du:dateUtc="2026-03-17T21:18:00Z">
        <w:r w:rsidR="00BB407A">
          <w:rPr>
            <w:rFonts w:ascii="Times New Roman" w:hAnsi="Times New Roman" w:cs="Times New Roman"/>
          </w:rPr>
          <w:t xml:space="preserve">looking </w:t>
        </w:r>
      </w:ins>
      <w:ins w:id="1151" w:author="Benton, Deon" w:date="2026-04-08T14:35:00Z" w16du:dateUtc="2026-04-08T19:35:00Z">
        <w:r w:rsidR="004726B4">
          <w:rPr>
            <w:rFonts w:ascii="Times New Roman" w:hAnsi="Times New Roman" w:cs="Times New Roman"/>
          </w:rPr>
          <w:t xml:space="preserve">may merely be a consequence </w:t>
        </w:r>
      </w:ins>
      <w:ins w:id="1152" w:author="Benton, Deon" w:date="2026-03-17T16:18:00Z" w16du:dateUtc="2026-03-17T21:18:00Z">
        <w:r w:rsidR="00BB407A">
          <w:rPr>
            <w:rFonts w:ascii="Times New Roman" w:hAnsi="Times New Roman" w:cs="Times New Roman"/>
          </w:rPr>
          <w:t xml:space="preserve">of </w:t>
        </w:r>
      </w:ins>
      <w:ins w:id="1153" w:author="Benton, Deon" w:date="2026-04-08T14:36:00Z" w16du:dateUtc="2026-04-08T19:36:00Z">
        <w:r w:rsidR="004726B4">
          <w:rPr>
            <w:rFonts w:ascii="Times New Roman" w:hAnsi="Times New Roman" w:cs="Times New Roman"/>
          </w:rPr>
          <w:t>sticky-mittens experience heightening infants’ attention</w:t>
        </w:r>
      </w:ins>
      <w:ins w:id="1154" w:author="Benton, Deon" w:date="2026-04-08T14:37:00Z" w16du:dateUtc="2026-04-08T19:37:00Z">
        <w:r w:rsidR="00A75B41">
          <w:rPr>
            <w:rFonts w:ascii="Times New Roman" w:hAnsi="Times New Roman" w:cs="Times New Roman"/>
          </w:rPr>
          <w:t xml:space="preserve">, thereby leading to a </w:t>
        </w:r>
      </w:ins>
      <w:ins w:id="1155" w:author="Benton, Deon" w:date="2026-04-08T14:38:00Z" w16du:dateUtc="2026-04-08T19:38:00Z">
        <w:r w:rsidR="00A75B41">
          <w:rPr>
            <w:rFonts w:ascii="Times New Roman" w:hAnsi="Times New Roman" w:cs="Times New Roman"/>
          </w:rPr>
          <w:t>robust, yet</w:t>
        </w:r>
      </w:ins>
      <w:ins w:id="1156"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57" w:author="Benton, Deon" w:date="2026-03-17T16:52:00Z" w16du:dateUtc="2026-03-17T21:52:00Z"/>
          <w:rFonts w:ascii="Times New Roman" w:hAnsi="Times New Roman" w:cs="Times New Roman"/>
        </w:rPr>
      </w:pPr>
      <w:ins w:id="1158" w:author="Benton, Deon" w:date="2026-04-08T14:38:00Z" w16du:dateUtc="2026-04-08T19:38:00Z">
        <w:r>
          <w:rPr>
            <w:rFonts w:ascii="Times New Roman" w:hAnsi="Times New Roman" w:cs="Times New Roman"/>
          </w:rPr>
          <w:t xml:space="preserve">I contend that the same explanation applies to the study by </w:t>
        </w:r>
      </w:ins>
      <w:ins w:id="1159" w:author="Benton, Deon" w:date="2026-03-17T16:22:00Z" w16du:dateUtc="2026-03-17T21:22:00Z">
        <w:r w:rsidR="00D55339">
          <w:rPr>
            <w:rFonts w:ascii="Times New Roman" w:hAnsi="Times New Roman" w:cs="Times New Roman"/>
          </w:rPr>
          <w:t xml:space="preserve">Liu </w:t>
        </w:r>
      </w:ins>
      <w:ins w:id="1160" w:author="Benton, Deon" w:date="2026-03-18T10:10:00Z" w16du:dateUtc="2026-03-18T15:10:00Z">
        <w:r w:rsidR="00230718">
          <w:rPr>
            <w:rFonts w:ascii="Times New Roman" w:hAnsi="Times New Roman" w:cs="Times New Roman"/>
          </w:rPr>
          <w:t>et al.</w:t>
        </w:r>
      </w:ins>
      <w:ins w:id="1161" w:author="Benton, Deon" w:date="2026-03-17T16:22:00Z" w16du:dateUtc="2026-03-17T21:22:00Z">
        <w:r w:rsidR="00D55339">
          <w:rPr>
            <w:rFonts w:ascii="Times New Roman" w:hAnsi="Times New Roman" w:cs="Times New Roman"/>
          </w:rPr>
          <w:t xml:space="preserve"> (2019). </w:t>
        </w:r>
      </w:ins>
      <w:ins w:id="1162" w:author="Benton, Deon" w:date="2026-04-08T14:39:00Z" w16du:dateUtc="2026-04-08T19:39:00Z">
        <w:r w:rsidR="008D714C">
          <w:rPr>
            <w:rFonts w:ascii="Times New Roman" w:hAnsi="Times New Roman" w:cs="Times New Roman"/>
          </w:rPr>
          <w:t>In particular,</w:t>
        </w:r>
      </w:ins>
      <w:ins w:id="1163" w:author="Benton, Deon" w:date="2026-03-17T16:22:00Z" w16du:dateUtc="2026-03-17T21:22:00Z">
        <w:r w:rsidR="00D55339">
          <w:rPr>
            <w:rFonts w:ascii="Times New Roman" w:hAnsi="Times New Roman" w:cs="Times New Roman"/>
          </w:rPr>
          <w:t xml:space="preserve"> </w:t>
        </w:r>
      </w:ins>
      <w:ins w:id="1164" w:author="Benton, Deon" w:date="2026-03-17T16:39:00Z" w16du:dateUtc="2026-03-17T21:39:00Z">
        <w:r w:rsidR="00906D82">
          <w:rPr>
            <w:rFonts w:ascii="Times New Roman" w:hAnsi="Times New Roman" w:cs="Times New Roman"/>
          </w:rPr>
          <w:t xml:space="preserve">when </w:t>
        </w:r>
      </w:ins>
      <w:ins w:id="1165" w:author="Benton, Deon" w:date="2026-03-17T16:41:00Z" w16du:dateUtc="2026-03-17T21:41:00Z">
        <w:r w:rsidR="00212270">
          <w:rPr>
            <w:rFonts w:ascii="Times New Roman" w:hAnsi="Times New Roman" w:cs="Times New Roman"/>
          </w:rPr>
          <w:t xml:space="preserve">an infant </w:t>
        </w:r>
      </w:ins>
      <w:ins w:id="1166" w:author="Benton, Deon" w:date="2026-03-17T16:40:00Z" w16du:dateUtc="2026-03-17T21:40:00Z">
        <w:r w:rsidR="00906D82">
          <w:rPr>
            <w:rFonts w:ascii="Times New Roman" w:hAnsi="Times New Roman" w:cs="Times New Roman"/>
          </w:rPr>
          <w:t xml:space="preserve">repeatedly </w:t>
        </w:r>
      </w:ins>
      <w:ins w:id="1167" w:author="Benton, Deon" w:date="2026-03-17T16:39:00Z" w16du:dateUtc="2026-03-17T21:39:00Z">
        <w:r w:rsidR="00906D82">
          <w:rPr>
            <w:rFonts w:ascii="Times New Roman" w:hAnsi="Times New Roman" w:cs="Times New Roman"/>
          </w:rPr>
          <w:t>observe</w:t>
        </w:r>
      </w:ins>
      <w:ins w:id="1168" w:author="Benton, Deon" w:date="2026-03-17T16:41:00Z" w16du:dateUtc="2026-03-17T21:41:00Z">
        <w:r w:rsidR="00212270">
          <w:rPr>
            <w:rFonts w:ascii="Times New Roman" w:hAnsi="Times New Roman" w:cs="Times New Roman"/>
          </w:rPr>
          <w:t>s</w:t>
        </w:r>
      </w:ins>
      <w:ins w:id="1169" w:author="Benton, Deon" w:date="2026-03-17T16:45:00Z" w16du:dateUtc="2026-03-17T21:45:00Z">
        <w:r w:rsidR="003977BC">
          <w:rPr>
            <w:rFonts w:ascii="Times New Roman" w:hAnsi="Times New Roman" w:cs="Times New Roman"/>
          </w:rPr>
          <w:t xml:space="preserve"> that an</w:t>
        </w:r>
      </w:ins>
      <w:ins w:id="1170" w:author="Benton, Deon" w:date="2026-03-17T16:41:00Z" w16du:dateUtc="2026-03-17T21:41:00Z">
        <w:r w:rsidR="00212270">
          <w:rPr>
            <w:rFonts w:ascii="Times New Roman" w:hAnsi="Times New Roman" w:cs="Times New Roman"/>
          </w:rPr>
          <w:t xml:space="preserve"> object immediately change</w:t>
        </w:r>
      </w:ins>
      <w:ins w:id="1171" w:author="Benton, Deon" w:date="2026-03-17T16:45:00Z" w16du:dateUtc="2026-03-17T21:45:00Z">
        <w:r w:rsidR="003977BC">
          <w:rPr>
            <w:rFonts w:ascii="Times New Roman" w:hAnsi="Times New Roman" w:cs="Times New Roman"/>
          </w:rPr>
          <w:t>s</w:t>
        </w:r>
      </w:ins>
      <w:ins w:id="1172" w:author="Benton, Deon" w:date="2026-03-17T16:41:00Z" w16du:dateUtc="2026-03-17T21:41:00Z">
        <w:r w:rsidR="00212270">
          <w:rPr>
            <w:rFonts w:ascii="Times New Roman" w:hAnsi="Times New Roman" w:cs="Times New Roman"/>
          </w:rPr>
          <w:t xml:space="preserve"> state</w:t>
        </w:r>
      </w:ins>
      <w:ins w:id="1173" w:author="Benton, Deon" w:date="2026-03-17T16:40:00Z" w16du:dateUtc="2026-03-17T21:40:00Z">
        <w:r w:rsidR="00906D82">
          <w:rPr>
            <w:rFonts w:ascii="Times New Roman" w:hAnsi="Times New Roman" w:cs="Times New Roman"/>
          </w:rPr>
          <w:t xml:space="preserve"> when an actor contacts it, the</w:t>
        </w:r>
      </w:ins>
      <w:ins w:id="1174" w:author="Benton, Deon" w:date="2026-04-08T14:39:00Z" w16du:dateUtc="2026-04-08T19:39:00Z">
        <w:r w:rsidR="008D714C">
          <w:rPr>
            <w:rFonts w:ascii="Times New Roman" w:hAnsi="Times New Roman" w:cs="Times New Roman"/>
          </w:rPr>
          <w:t xml:space="preserve"> presumably unexpected,</w:t>
        </w:r>
      </w:ins>
      <w:ins w:id="1175" w:author="Benton, Deon" w:date="2026-03-17T16:40:00Z" w16du:dateUtc="2026-03-17T21:40:00Z">
        <w:r w:rsidR="00906D82">
          <w:rPr>
            <w:rFonts w:ascii="Times New Roman" w:hAnsi="Times New Roman" w:cs="Times New Roman"/>
          </w:rPr>
          <w:t xml:space="preserve"> attention-grabbing nature of </w:t>
        </w:r>
      </w:ins>
      <w:ins w:id="1176" w:author="Benton, Deon" w:date="2026-03-17T16:42:00Z" w16du:dateUtc="2026-03-17T21:42:00Z">
        <w:r w:rsidR="00212270">
          <w:rPr>
            <w:rFonts w:ascii="Times New Roman" w:hAnsi="Times New Roman" w:cs="Times New Roman"/>
          </w:rPr>
          <w:t>that state change</w:t>
        </w:r>
      </w:ins>
      <w:ins w:id="1177" w:author="Benton, Deon" w:date="2026-03-17T16:40:00Z" w16du:dateUtc="2026-03-17T21:40:00Z">
        <w:r w:rsidR="00906D82">
          <w:rPr>
            <w:rFonts w:ascii="Times New Roman" w:hAnsi="Times New Roman" w:cs="Times New Roman"/>
          </w:rPr>
          <w:t xml:space="preserve"> may </w:t>
        </w:r>
      </w:ins>
      <w:ins w:id="1178" w:author="Benton, Deon" w:date="2026-03-17T16:42:00Z" w16du:dateUtc="2026-03-17T21:42:00Z">
        <w:r w:rsidR="00212270">
          <w:rPr>
            <w:rFonts w:ascii="Times New Roman" w:hAnsi="Times New Roman" w:cs="Times New Roman"/>
          </w:rPr>
          <w:t>heighten</w:t>
        </w:r>
      </w:ins>
      <w:ins w:id="1179" w:author="Benton, Deon" w:date="2026-04-08T14:40:00Z" w16du:dateUtc="2026-04-08T19:40:00Z">
        <w:r w:rsidR="008D714C">
          <w:rPr>
            <w:rFonts w:ascii="Times New Roman" w:hAnsi="Times New Roman" w:cs="Times New Roman"/>
          </w:rPr>
          <w:t xml:space="preserve"> infants’ attention</w:t>
        </w:r>
      </w:ins>
      <w:ins w:id="1180" w:author="Benton, Deon" w:date="2026-04-08T14:41:00Z" w16du:dateUtc="2026-04-08T19:41:00Z">
        <w:r w:rsidR="002F6552">
          <w:rPr>
            <w:rFonts w:ascii="Times New Roman" w:hAnsi="Times New Roman" w:cs="Times New Roman"/>
          </w:rPr>
          <w:t>.</w:t>
        </w:r>
      </w:ins>
      <w:ins w:id="1181" w:author="Benton, Deon" w:date="2026-04-08T14:40:00Z" w16du:dateUtc="2026-04-08T19:40:00Z">
        <w:r w:rsidR="008D714C">
          <w:rPr>
            <w:rFonts w:ascii="Times New Roman" w:hAnsi="Times New Roman" w:cs="Times New Roman"/>
          </w:rPr>
          <w:t xml:space="preserve"> </w:t>
        </w:r>
      </w:ins>
      <w:ins w:id="1182"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83" w:author="Benton, Deon" w:date="2026-03-17T16:43:00Z" w16du:dateUtc="2026-03-17T21:43:00Z">
        <w:r w:rsidR="003977BC">
          <w:rPr>
            <w:rFonts w:ascii="Times New Roman" w:hAnsi="Times New Roman" w:cs="Times New Roman"/>
          </w:rPr>
          <w:t xml:space="preserve"> may</w:t>
        </w:r>
      </w:ins>
      <w:ins w:id="1184" w:author="Benton, Deon" w:date="2026-03-17T16:44:00Z" w16du:dateUtc="2026-03-17T21:44:00Z">
        <w:r w:rsidR="003977BC">
          <w:rPr>
            <w:rFonts w:ascii="Times New Roman" w:hAnsi="Times New Roman" w:cs="Times New Roman"/>
          </w:rPr>
          <w:t xml:space="preserve"> in turn</w:t>
        </w:r>
      </w:ins>
      <w:ins w:id="1185" w:author="Benton, Deon" w:date="2026-03-17T16:43:00Z" w16du:dateUtc="2026-03-17T21:43:00Z">
        <w:r w:rsidR="003977BC">
          <w:rPr>
            <w:rFonts w:ascii="Times New Roman" w:hAnsi="Times New Roman" w:cs="Times New Roman"/>
          </w:rPr>
          <w:t xml:space="preserve"> </w:t>
        </w:r>
      </w:ins>
      <w:ins w:id="1186" w:author="Benton, Deon" w:date="2026-03-17T16:44:00Z" w16du:dateUtc="2026-03-17T21:44:00Z">
        <w:r w:rsidR="003977BC">
          <w:rPr>
            <w:rFonts w:ascii="Times New Roman" w:hAnsi="Times New Roman" w:cs="Times New Roman"/>
          </w:rPr>
          <w:t xml:space="preserve">cause infants to </w:t>
        </w:r>
      </w:ins>
      <w:ins w:id="1187" w:author="Benton, Deon" w:date="2026-04-08T14:43:00Z" w16du:dateUtc="2026-04-08T19:43:00Z">
        <w:r w:rsidR="002F6552">
          <w:rPr>
            <w:rFonts w:ascii="Times New Roman" w:hAnsi="Times New Roman" w:cs="Times New Roman"/>
          </w:rPr>
          <w:t>associated</w:t>
        </w:r>
      </w:ins>
      <w:ins w:id="1188" w:author="Benton, Deon" w:date="2026-03-17T16:43:00Z" w16du:dateUtc="2026-03-17T21:43:00Z">
        <w:r w:rsidR="003977BC">
          <w:rPr>
            <w:rFonts w:ascii="Times New Roman" w:hAnsi="Times New Roman" w:cs="Times New Roman"/>
          </w:rPr>
          <w:t xml:space="preserve"> the </w:t>
        </w:r>
      </w:ins>
      <w:ins w:id="1189" w:author="Benton, Deon" w:date="2026-03-17T16:44:00Z" w16du:dateUtc="2026-03-17T21:44:00Z">
        <w:r w:rsidR="003977BC">
          <w:rPr>
            <w:rFonts w:ascii="Times New Roman" w:hAnsi="Times New Roman" w:cs="Times New Roman"/>
          </w:rPr>
          <w:t xml:space="preserve">reach’s arced motion </w:t>
        </w:r>
        <w:r w:rsidR="003977BC">
          <w:rPr>
            <w:rFonts w:ascii="Times New Roman" w:hAnsi="Times New Roman" w:cs="Times New Roman"/>
          </w:rPr>
          <w:lastRenderedPageBreak/>
          <w:t>path and the barrier over which th</w:t>
        </w:r>
      </w:ins>
      <w:ins w:id="1190" w:author="Benton, Deon" w:date="2026-04-08T14:43:00Z" w16du:dateUtc="2026-04-08T19:43:00Z">
        <w:r w:rsidR="002F6552">
          <w:rPr>
            <w:rFonts w:ascii="Times New Roman" w:hAnsi="Times New Roman" w:cs="Times New Roman"/>
          </w:rPr>
          <w:t>at</w:t>
        </w:r>
      </w:ins>
      <w:ins w:id="1191" w:author="Benton, Deon" w:date="2026-03-17T16:44:00Z" w16du:dateUtc="2026-03-17T21:44:00Z">
        <w:r w:rsidR="003977BC">
          <w:rPr>
            <w:rFonts w:ascii="Times New Roman" w:hAnsi="Times New Roman" w:cs="Times New Roman"/>
          </w:rPr>
          <w:t xml:space="preserve"> path occurs.</w:t>
        </w:r>
      </w:ins>
      <w:ins w:id="1192" w:author="Benton, Deon" w:date="2026-03-17T16:40:00Z" w16du:dateUtc="2026-03-17T21:40:00Z">
        <w:r w:rsidR="00906D82">
          <w:rPr>
            <w:rFonts w:ascii="Times New Roman" w:hAnsi="Times New Roman" w:cs="Times New Roman"/>
          </w:rPr>
          <w:t xml:space="preserve"> </w:t>
        </w:r>
      </w:ins>
      <w:ins w:id="1193" w:author="Benton, Deon" w:date="2026-03-17T16:45:00Z" w16du:dateUtc="2026-03-17T21:45:00Z">
        <w:r w:rsidR="00B2144E">
          <w:rPr>
            <w:rFonts w:ascii="Times New Roman" w:hAnsi="Times New Roman" w:cs="Times New Roman"/>
          </w:rPr>
          <w:t>On this view</w:t>
        </w:r>
      </w:ins>
      <w:ins w:id="1194" w:author="Benton, Deon" w:date="2026-03-17T16:46:00Z" w16du:dateUtc="2026-03-17T21:46:00Z">
        <w:r w:rsidR="00B2144E">
          <w:rPr>
            <w:rFonts w:ascii="Times New Roman" w:hAnsi="Times New Roman" w:cs="Times New Roman"/>
          </w:rPr>
          <w:t xml:space="preserve">, the role of causal efficacy is not to cause infants to process </w:t>
        </w:r>
      </w:ins>
      <w:ins w:id="1195"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96" w:author="Benton, Deon" w:date="2026-03-17T17:06:00Z" w16du:dateUtc="2026-03-17T22:06:00Z">
        <w:r w:rsidR="00795BA1">
          <w:rPr>
            <w:rFonts w:ascii="Times New Roman" w:hAnsi="Times New Roman" w:cs="Times New Roman"/>
          </w:rPr>
          <w:t>infants’ ability to process an event as a si</w:t>
        </w:r>
      </w:ins>
      <w:ins w:id="1197" w:author="Benton, Deon" w:date="2026-03-17T17:07:00Z" w16du:dateUtc="2026-03-17T22:07:00Z">
        <w:r w:rsidR="00795BA1">
          <w:rPr>
            <w:rFonts w:ascii="Times New Roman" w:hAnsi="Times New Roman" w:cs="Times New Roman"/>
          </w:rPr>
          <w:t>ngle, cohesive action sequence</w:t>
        </w:r>
      </w:ins>
      <w:ins w:id="1198" w:author="Benton, Deon" w:date="2026-03-17T17:06:00Z" w16du:dateUtc="2026-03-17T22:06:00Z">
        <w:r w:rsidR="00795BA1">
          <w:rPr>
            <w:rFonts w:ascii="Times New Roman" w:hAnsi="Times New Roman" w:cs="Times New Roman"/>
          </w:rPr>
          <w:t xml:space="preserve"> and to encode the relation between the curved motion and barrier</w:t>
        </w:r>
      </w:ins>
      <w:ins w:id="1199" w:author="Benton, Deon" w:date="2026-03-17T17:07:00Z" w16du:dateUtc="2026-03-17T22:07:00Z">
        <w:r w:rsidR="00795BA1">
          <w:rPr>
            <w:rFonts w:ascii="Times New Roman" w:hAnsi="Times New Roman" w:cs="Times New Roman"/>
          </w:rPr>
          <w:t xml:space="preserve"> within it</w:t>
        </w:r>
      </w:ins>
      <w:ins w:id="1200" w:author="Benton, Deon" w:date="2026-03-17T17:06:00Z" w16du:dateUtc="2026-03-17T22:06:00Z">
        <w:r w:rsidR="00795BA1">
          <w:rPr>
            <w:rFonts w:ascii="Times New Roman" w:hAnsi="Times New Roman" w:cs="Times New Roman"/>
          </w:rPr>
          <w:t xml:space="preserve"> may be disrupted </w:t>
        </w:r>
      </w:ins>
      <w:ins w:id="1201" w:author="Benton, Deon" w:date="2026-03-17T16:47:00Z" w16du:dateUtc="2026-03-17T21:47:00Z">
        <w:r w:rsidR="00B2144E">
          <w:rPr>
            <w:rFonts w:ascii="Times New Roman" w:hAnsi="Times New Roman" w:cs="Times New Roman"/>
          </w:rPr>
          <w:t xml:space="preserve">if </w:t>
        </w:r>
      </w:ins>
      <w:ins w:id="1202" w:author="Benton, Deon" w:date="2026-03-17T17:07:00Z" w16du:dateUtc="2026-03-17T22:07:00Z">
        <w:r w:rsidR="00795BA1">
          <w:rPr>
            <w:rFonts w:ascii="Times New Roman" w:hAnsi="Times New Roman" w:cs="Times New Roman"/>
          </w:rPr>
          <w:t>an object changes state after</w:t>
        </w:r>
      </w:ins>
      <w:ins w:id="1203" w:author="Benton, Deon" w:date="2026-03-17T16:47:00Z" w16du:dateUtc="2026-03-17T21:47:00Z">
        <w:r w:rsidR="00F3370F">
          <w:rPr>
            <w:rFonts w:ascii="Times New Roman" w:hAnsi="Times New Roman" w:cs="Times New Roman"/>
          </w:rPr>
          <w:t xml:space="preserve"> a brief delay and at some spatial distance </w:t>
        </w:r>
      </w:ins>
      <w:ins w:id="1204" w:author="Benton, Deon" w:date="2026-03-17T16:48:00Z" w16du:dateUtc="2026-03-17T21:48:00Z">
        <w:r w:rsidR="00F3370F">
          <w:rPr>
            <w:rFonts w:ascii="Times New Roman" w:hAnsi="Times New Roman" w:cs="Times New Roman"/>
          </w:rPr>
          <w:t xml:space="preserve">from </w:t>
        </w:r>
      </w:ins>
      <w:ins w:id="1205" w:author="Benton, Deon" w:date="2026-03-17T17:07:00Z" w16du:dateUtc="2026-03-17T22:07:00Z">
        <w:r w:rsidR="00795BA1">
          <w:rPr>
            <w:rFonts w:ascii="Times New Roman" w:hAnsi="Times New Roman" w:cs="Times New Roman"/>
          </w:rPr>
          <w:t>a</w:t>
        </w:r>
      </w:ins>
      <w:ins w:id="1206" w:author="Benton, Deon" w:date="2026-03-17T16:48:00Z" w16du:dateUtc="2026-03-17T21:48:00Z">
        <w:r w:rsidR="00F3370F">
          <w:rPr>
            <w:rFonts w:ascii="Times New Roman" w:hAnsi="Times New Roman" w:cs="Times New Roman"/>
          </w:rPr>
          <w:t xml:space="preserve"> hand</w:t>
        </w:r>
      </w:ins>
      <w:ins w:id="1207" w:author="Benton, Deon" w:date="2026-03-17T16:50:00Z" w16du:dateUtc="2026-03-17T21:50:00Z">
        <w:r w:rsidR="00DF52FA">
          <w:rPr>
            <w:rFonts w:ascii="Times New Roman" w:hAnsi="Times New Roman" w:cs="Times New Roman"/>
          </w:rPr>
          <w:t xml:space="preserve">. A corollary of this </w:t>
        </w:r>
      </w:ins>
      <w:ins w:id="1208" w:author="Benton, Deon" w:date="2026-04-08T14:49:00Z" w16du:dateUtc="2026-04-08T19:49:00Z">
        <w:r w:rsidR="008F5B2B">
          <w:rPr>
            <w:rFonts w:ascii="Times New Roman" w:hAnsi="Times New Roman" w:cs="Times New Roman"/>
          </w:rPr>
          <w:t xml:space="preserve">disruption </w:t>
        </w:r>
      </w:ins>
      <w:ins w:id="1209" w:author="Benton, Deon" w:date="2026-03-17T16:50:00Z" w16du:dateUtc="2026-03-17T21:50:00Z">
        <w:r w:rsidR="00DF52FA">
          <w:rPr>
            <w:rFonts w:ascii="Times New Roman" w:hAnsi="Times New Roman" w:cs="Times New Roman"/>
          </w:rPr>
          <w:t>is that</w:t>
        </w:r>
      </w:ins>
      <w:ins w:id="1210" w:author="Benton, Deon" w:date="2026-04-08T14:49:00Z" w16du:dateUtc="2026-04-08T19:49:00Z">
        <w:r w:rsidR="008F5B2B">
          <w:rPr>
            <w:rFonts w:ascii="Times New Roman" w:hAnsi="Times New Roman" w:cs="Times New Roman"/>
          </w:rPr>
          <w:t xml:space="preserve"> </w:t>
        </w:r>
      </w:ins>
      <w:ins w:id="1211" w:author="Benton, Deon" w:date="2026-04-08T14:50:00Z" w16du:dateUtc="2026-04-08T19:50:00Z">
        <w:r w:rsidR="008F5B2B">
          <w:rPr>
            <w:rFonts w:ascii="Times New Roman" w:hAnsi="Times New Roman" w:cs="Times New Roman"/>
          </w:rPr>
          <w:t xml:space="preserve">not only that </w:t>
        </w:r>
      </w:ins>
      <w:ins w:id="1212" w:author="Benton, Deon" w:date="2026-04-08T14:49:00Z" w16du:dateUtc="2026-04-08T19:49:00Z">
        <w:r w:rsidR="008F5B2B">
          <w:rPr>
            <w:rFonts w:ascii="Times New Roman" w:hAnsi="Times New Roman" w:cs="Times New Roman"/>
          </w:rPr>
          <w:t xml:space="preserve">infants’ attention should undergo less of a boost </w:t>
        </w:r>
      </w:ins>
      <w:ins w:id="1213" w:author="Benton, Deon" w:date="2026-04-08T14:50:00Z" w16du:dateUtc="2026-04-08T19:50:00Z">
        <w:r w:rsidR="008F5B2B">
          <w:rPr>
            <w:rFonts w:ascii="Times New Roman" w:hAnsi="Times New Roman" w:cs="Times New Roman"/>
          </w:rPr>
          <w:t>but that any</w:t>
        </w:r>
      </w:ins>
      <w:ins w:id="1214" w:author="Benton, Deon" w:date="2026-04-08T14:46:00Z" w16du:dateUtc="2026-04-08T19:46:00Z">
        <w:r w:rsidR="00D902A5">
          <w:rPr>
            <w:rFonts w:ascii="Times New Roman" w:hAnsi="Times New Roman" w:cs="Times New Roman"/>
          </w:rPr>
          <w:t xml:space="preserve"> association that is formed between the arced motion</w:t>
        </w:r>
      </w:ins>
      <w:ins w:id="1215" w:author="Benton, Deon" w:date="2026-04-08T14:50:00Z" w16du:dateUtc="2026-04-08T19:50:00Z">
        <w:r w:rsidR="008F5B2B">
          <w:rPr>
            <w:rFonts w:ascii="Times New Roman" w:hAnsi="Times New Roman" w:cs="Times New Roman"/>
          </w:rPr>
          <w:t xml:space="preserve"> trajectory</w:t>
        </w:r>
      </w:ins>
      <w:ins w:id="1216" w:author="Benton, Deon" w:date="2026-04-08T14:46:00Z" w16du:dateUtc="2026-04-08T19:46:00Z">
        <w:r w:rsidR="00D902A5">
          <w:rPr>
            <w:rFonts w:ascii="Times New Roman" w:hAnsi="Times New Roman" w:cs="Times New Roman"/>
          </w:rPr>
          <w:t xml:space="preserve"> and the barrier </w:t>
        </w:r>
      </w:ins>
      <w:ins w:id="1217" w:author="Benton, Deon" w:date="2026-04-08T14:51:00Z" w16du:dateUtc="2026-04-08T19:51:00Z">
        <w:r w:rsidR="008F5B2B">
          <w:rPr>
            <w:rFonts w:ascii="Times New Roman" w:hAnsi="Times New Roman" w:cs="Times New Roman"/>
          </w:rPr>
          <w:t xml:space="preserve">should </w:t>
        </w:r>
      </w:ins>
      <w:ins w:id="1218" w:author="Benton, Deon" w:date="2026-04-08T14:46:00Z" w16du:dateUtc="2026-04-08T19:46:00Z">
        <w:r w:rsidR="00D902A5">
          <w:rPr>
            <w:rFonts w:ascii="Times New Roman" w:hAnsi="Times New Roman" w:cs="Times New Roman"/>
          </w:rPr>
          <w:t>be weaker</w:t>
        </w:r>
      </w:ins>
      <w:ins w:id="1219" w:author="Benton, Deon" w:date="2026-04-08T14:49:00Z" w16du:dateUtc="2026-04-08T19:49:00Z">
        <w:r w:rsidR="008F5B2B">
          <w:rPr>
            <w:rFonts w:ascii="Times New Roman" w:hAnsi="Times New Roman" w:cs="Times New Roman"/>
          </w:rPr>
          <w:t xml:space="preserve"> because of it.</w:t>
        </w:r>
      </w:ins>
      <w:ins w:id="1220" w:author="Benton, Deon" w:date="2026-04-08T14:47:00Z" w16du:dateUtc="2026-04-08T19:47:00Z">
        <w:r w:rsidR="00B83467">
          <w:rPr>
            <w:rFonts w:ascii="Times New Roman" w:hAnsi="Times New Roman" w:cs="Times New Roman"/>
          </w:rPr>
          <w:t xml:space="preserve"> </w:t>
        </w:r>
      </w:ins>
      <w:ins w:id="1221" w:author="Benton, Deon" w:date="2026-03-17T17:09:00Z" w16du:dateUtc="2026-03-17T22:09:00Z">
        <w:r w:rsidR="00650F06">
          <w:rPr>
            <w:rFonts w:ascii="Times New Roman" w:hAnsi="Times New Roman" w:cs="Times New Roman"/>
          </w:rPr>
          <w:t>Likewise</w:t>
        </w:r>
      </w:ins>
      <w:ins w:id="1222" w:author="Benton, Deon" w:date="2026-03-17T16:51:00Z" w16du:dateUtc="2026-03-17T21:51:00Z">
        <w:r w:rsidR="00DF52FA">
          <w:rPr>
            <w:rFonts w:ascii="Times New Roman" w:hAnsi="Times New Roman" w:cs="Times New Roman"/>
          </w:rPr>
          <w:t xml:space="preserve">, even if </w:t>
        </w:r>
      </w:ins>
      <w:ins w:id="1223" w:author="Benton, Deon" w:date="2026-03-17T17:10:00Z" w16du:dateUtc="2026-03-17T22:10:00Z">
        <w:r w:rsidR="00650F06">
          <w:rPr>
            <w:rFonts w:ascii="Times New Roman" w:hAnsi="Times New Roman" w:cs="Times New Roman"/>
          </w:rPr>
          <w:t>an object changes physical state immediately</w:t>
        </w:r>
      </w:ins>
      <w:ins w:id="1224" w:author="Benton, Deon" w:date="2026-04-08T14:51:00Z" w16du:dateUtc="2026-04-08T19:51:00Z">
        <w:r w:rsidR="008F5B2B">
          <w:rPr>
            <w:rFonts w:ascii="Times New Roman" w:hAnsi="Times New Roman" w:cs="Times New Roman"/>
          </w:rPr>
          <w:t xml:space="preserve"> and infants’ attention is heightened</w:t>
        </w:r>
      </w:ins>
      <w:ins w:id="1225" w:author="Benton, Deon" w:date="2026-03-17T16:51:00Z" w16du:dateUtc="2026-03-17T21:51:00Z">
        <w:r w:rsidR="00DF52FA">
          <w:rPr>
            <w:rFonts w:ascii="Times New Roman" w:hAnsi="Times New Roman" w:cs="Times New Roman"/>
          </w:rPr>
          <w:t xml:space="preserve">, if the barrier is positioned </w:t>
        </w:r>
      </w:ins>
      <w:ins w:id="1226" w:author="Benton, Deon" w:date="2026-03-17T17:11:00Z" w16du:dateUtc="2026-03-17T22:11:00Z">
        <w:r w:rsidR="002074F3">
          <w:rPr>
            <w:rFonts w:ascii="Times New Roman" w:hAnsi="Times New Roman" w:cs="Times New Roman"/>
          </w:rPr>
          <w:t>off</w:t>
        </w:r>
      </w:ins>
      <w:ins w:id="1227" w:author="Benton, Deon" w:date="2026-03-17T16:51:00Z" w16du:dateUtc="2026-03-17T21:51:00Z">
        <w:r w:rsidR="00DF52FA">
          <w:rPr>
            <w:rFonts w:ascii="Times New Roman" w:hAnsi="Times New Roman" w:cs="Times New Roman"/>
          </w:rPr>
          <w:t xml:space="preserve"> to the side of the arced motion, </w:t>
        </w:r>
      </w:ins>
      <w:ins w:id="1228" w:author="Benton, Deon" w:date="2026-03-17T16:52:00Z" w16du:dateUtc="2026-03-17T21:52:00Z">
        <w:r w:rsidR="008B095A">
          <w:rPr>
            <w:rFonts w:ascii="Times New Roman" w:hAnsi="Times New Roman" w:cs="Times New Roman"/>
          </w:rPr>
          <w:t xml:space="preserve">infants should be less likely to associate it with </w:t>
        </w:r>
      </w:ins>
      <w:ins w:id="1229" w:author="Benton, Deon" w:date="2026-03-17T17:10:00Z" w16du:dateUtc="2026-03-17T22:10:00Z">
        <w:r w:rsidR="00650F06">
          <w:rPr>
            <w:rFonts w:ascii="Times New Roman" w:hAnsi="Times New Roman" w:cs="Times New Roman"/>
          </w:rPr>
          <w:t xml:space="preserve">such motion </w:t>
        </w:r>
      </w:ins>
      <w:ins w:id="1230"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231" w:author="Benton, Deon" w:date="2026-03-10T19:47:00Z" w16du:dateUtc="2026-03-11T00:47:00Z"/>
          <w:rFonts w:ascii="Times New Roman" w:hAnsi="Times New Roman" w:cs="Times New Roman"/>
        </w:rPr>
      </w:pPr>
      <w:ins w:id="1232" w:author="Benton, Deon" w:date="2026-03-17T16:53:00Z" w16du:dateUtc="2026-03-17T21:53:00Z">
        <w:r>
          <w:rPr>
            <w:rFonts w:ascii="Times New Roman" w:hAnsi="Times New Roman" w:cs="Times New Roman"/>
          </w:rPr>
          <w:t xml:space="preserve">Importantly, although </w:t>
        </w:r>
      </w:ins>
      <w:ins w:id="1233" w:author="Benton, Deon" w:date="2026-03-17T16:55:00Z" w16du:dateUtc="2026-03-17T21:55:00Z">
        <w:r w:rsidR="008A5486">
          <w:rPr>
            <w:rFonts w:ascii="Times New Roman" w:hAnsi="Times New Roman" w:cs="Times New Roman"/>
          </w:rPr>
          <w:t>direct action</w:t>
        </w:r>
      </w:ins>
      <w:ins w:id="1234" w:author="Benton, Deon" w:date="2026-03-17T16:53:00Z" w16du:dateUtc="2026-03-17T21:53:00Z">
        <w:r>
          <w:rPr>
            <w:rFonts w:ascii="Times New Roman" w:hAnsi="Times New Roman" w:cs="Times New Roman"/>
          </w:rPr>
          <w:t xml:space="preserve"> experience and causal efficacy may</w:t>
        </w:r>
      </w:ins>
      <w:ins w:id="1235" w:author="Benton, Deon" w:date="2026-03-17T17:00:00Z" w16du:dateUtc="2026-03-17T22:00:00Z">
        <w:r w:rsidR="00D7275F">
          <w:rPr>
            <w:rFonts w:ascii="Times New Roman" w:hAnsi="Times New Roman" w:cs="Times New Roman"/>
          </w:rPr>
          <w:t xml:space="preserve"> serve similar functions—</w:t>
        </w:r>
      </w:ins>
      <w:ins w:id="1236" w:author="Benton, Deon" w:date="2026-03-17T17:02:00Z" w16du:dateUtc="2026-03-17T22:02:00Z">
        <w:r w:rsidR="007A723F">
          <w:rPr>
            <w:rFonts w:ascii="Times New Roman" w:hAnsi="Times New Roman" w:cs="Times New Roman"/>
          </w:rPr>
          <w:t xml:space="preserve">namely, </w:t>
        </w:r>
      </w:ins>
      <w:ins w:id="1237" w:author="Benton, Deon" w:date="2026-03-17T17:00:00Z" w16du:dateUtc="2026-03-17T22:00:00Z">
        <w:r w:rsidR="00D7275F">
          <w:rPr>
            <w:rFonts w:ascii="Times New Roman" w:hAnsi="Times New Roman" w:cs="Times New Roman"/>
          </w:rPr>
          <w:t xml:space="preserve">to boost </w:t>
        </w:r>
      </w:ins>
      <w:ins w:id="1238" w:author="Benton, Deon" w:date="2026-03-17T16:53:00Z" w16du:dateUtc="2026-03-17T21:53:00Z">
        <w:r>
          <w:rPr>
            <w:rFonts w:ascii="Times New Roman" w:hAnsi="Times New Roman" w:cs="Times New Roman"/>
          </w:rPr>
          <w:t xml:space="preserve">infants’ overall </w:t>
        </w:r>
      </w:ins>
      <w:ins w:id="1239" w:author="Benton, Deon" w:date="2026-03-17T17:00:00Z" w16du:dateUtc="2026-03-17T22:00:00Z">
        <w:r w:rsidR="00D7275F">
          <w:rPr>
            <w:rFonts w:ascii="Times New Roman" w:hAnsi="Times New Roman" w:cs="Times New Roman"/>
          </w:rPr>
          <w:t>attention</w:t>
        </w:r>
      </w:ins>
      <w:ins w:id="1240" w:author="Benton, Deon" w:date="2026-04-08T14:51:00Z" w16du:dateUtc="2026-04-08T19:51:00Z">
        <w:r w:rsidR="006B2AE1">
          <w:rPr>
            <w:rFonts w:ascii="Times New Roman" w:hAnsi="Times New Roman" w:cs="Times New Roman"/>
          </w:rPr>
          <w:t xml:space="preserve">, </w:t>
        </w:r>
      </w:ins>
      <w:ins w:id="1241" w:author="Benton, Deon" w:date="2026-03-17T16:53:00Z" w16du:dateUtc="2026-03-17T21:53:00Z">
        <w:r>
          <w:rPr>
            <w:rFonts w:ascii="Times New Roman" w:hAnsi="Times New Roman" w:cs="Times New Roman"/>
          </w:rPr>
          <w:t xml:space="preserve">engagement </w:t>
        </w:r>
      </w:ins>
      <w:ins w:id="1242" w:author="Benton, Deon" w:date="2026-03-17T16:54:00Z" w16du:dateUtc="2026-03-17T21:54:00Z">
        <w:r w:rsidR="008A5486">
          <w:rPr>
            <w:rFonts w:ascii="Times New Roman" w:hAnsi="Times New Roman" w:cs="Times New Roman"/>
          </w:rPr>
          <w:t>in a task</w:t>
        </w:r>
      </w:ins>
      <w:ins w:id="1243" w:author="Benton, Deon" w:date="2026-04-08T14:51:00Z" w16du:dateUtc="2026-04-08T19:51:00Z">
        <w:r w:rsidR="006B2AE1">
          <w:rPr>
            <w:rFonts w:ascii="Times New Roman" w:hAnsi="Times New Roman" w:cs="Times New Roman"/>
          </w:rPr>
          <w:t>, and learning of key aspects of it</w:t>
        </w:r>
      </w:ins>
      <w:ins w:id="1244" w:author="Benton, Deon" w:date="2026-03-17T17:00:00Z" w16du:dateUtc="2026-03-17T22:00:00Z">
        <w:r w:rsidR="00D7275F">
          <w:rPr>
            <w:rFonts w:ascii="Times New Roman" w:hAnsi="Times New Roman" w:cs="Times New Roman"/>
          </w:rPr>
          <w:t>—</w:t>
        </w:r>
      </w:ins>
      <w:ins w:id="1245" w:author="Benton, Deon" w:date="2026-03-17T17:02:00Z" w16du:dateUtc="2026-03-17T22:02:00Z">
        <w:r w:rsidR="007A723F">
          <w:rPr>
            <w:rFonts w:ascii="Times New Roman" w:hAnsi="Times New Roman" w:cs="Times New Roman"/>
          </w:rPr>
          <w:t>the effects that each has on</w:t>
        </w:r>
      </w:ins>
      <w:ins w:id="1246"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47" w:author="Benton, Deon" w:date="2026-03-17T17:01:00Z" w16du:dateUtc="2026-03-17T22:01:00Z">
        <w:r w:rsidR="00D7275F">
          <w:rPr>
            <w:rFonts w:ascii="Times New Roman" w:hAnsi="Times New Roman" w:cs="Times New Roman"/>
          </w:rPr>
          <w:t xml:space="preserve"> may differ</w:t>
        </w:r>
      </w:ins>
      <w:ins w:id="1248" w:author="Benton, Deon" w:date="2026-03-17T16:54:00Z" w16du:dateUtc="2026-03-17T21:54:00Z">
        <w:r w:rsidR="008A5486">
          <w:rPr>
            <w:rFonts w:ascii="Times New Roman" w:hAnsi="Times New Roman" w:cs="Times New Roman"/>
          </w:rPr>
          <w:t>.</w:t>
        </w:r>
      </w:ins>
      <w:ins w:id="1249" w:author="Benton, Deon" w:date="2026-03-17T16:48:00Z" w16du:dateUtc="2026-03-17T21:48:00Z">
        <w:r w:rsidR="00F3370F">
          <w:rPr>
            <w:rFonts w:ascii="Times New Roman" w:hAnsi="Times New Roman" w:cs="Times New Roman"/>
          </w:rPr>
          <w:t xml:space="preserve"> </w:t>
        </w:r>
      </w:ins>
      <w:ins w:id="1250" w:author="Benton, Deon" w:date="2026-03-17T17:01:00Z" w16du:dateUtc="2026-03-17T22:01:00Z">
        <w:r w:rsidR="00D7275F">
          <w:rPr>
            <w:rFonts w:ascii="Times New Roman" w:hAnsi="Times New Roman" w:cs="Times New Roman"/>
          </w:rPr>
          <w:t>For example, d</w:t>
        </w:r>
      </w:ins>
      <w:ins w:id="1251" w:author="Benton, Deon" w:date="2026-03-17T16:54:00Z" w16du:dateUtc="2026-03-17T21:54:00Z">
        <w:r w:rsidR="008A5486">
          <w:rPr>
            <w:rFonts w:ascii="Times New Roman" w:hAnsi="Times New Roman" w:cs="Times New Roman"/>
          </w:rPr>
          <w:t>irect action experience</w:t>
        </w:r>
      </w:ins>
      <w:ins w:id="1252" w:author="Benton, Deon" w:date="2026-03-17T17:03:00Z" w16du:dateUtc="2026-03-17T22:03:00Z">
        <w:r w:rsidR="007A723F">
          <w:rPr>
            <w:rFonts w:ascii="Times New Roman" w:hAnsi="Times New Roman" w:cs="Times New Roman"/>
          </w:rPr>
          <w:t>—such as that provided by sticky mittens—</w:t>
        </w:r>
      </w:ins>
      <w:ins w:id="1253"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54" w:author="Benton, Deon" w:date="2026-03-17T17:02:00Z" w16du:dateUtc="2026-03-17T22:02:00Z">
        <w:r w:rsidR="007A723F">
          <w:rPr>
            <w:rFonts w:ascii="Times New Roman" w:hAnsi="Times New Roman" w:cs="Times New Roman"/>
          </w:rPr>
          <w:t>straight reaching trajectories</w:t>
        </w:r>
      </w:ins>
      <w:ins w:id="1255" w:author="Benton, Deon" w:date="2026-03-17T17:04:00Z" w16du:dateUtc="2026-03-17T22:04:00Z">
        <w:r w:rsidR="001F286B">
          <w:rPr>
            <w:rFonts w:ascii="Times New Roman" w:hAnsi="Times New Roman" w:cs="Times New Roman"/>
          </w:rPr>
          <w:t xml:space="preserve">, as well as </w:t>
        </w:r>
      </w:ins>
      <w:ins w:id="1256" w:author="Benton, Deon" w:date="2026-03-18T09:43:00Z" w16du:dateUtc="2026-03-18T14:43:00Z">
        <w:r w:rsidR="00705050">
          <w:rPr>
            <w:rFonts w:ascii="Times New Roman" w:hAnsi="Times New Roman" w:cs="Times New Roman"/>
          </w:rPr>
          <w:t xml:space="preserve">perhaps </w:t>
        </w:r>
      </w:ins>
      <w:ins w:id="1257"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58" w:author="Benton, Deon" w:date="2026-03-17T17:05:00Z" w16du:dateUtc="2026-03-17T22:05:00Z">
        <w:r w:rsidR="001F286B">
          <w:rPr>
            <w:rFonts w:ascii="Times New Roman" w:hAnsi="Times New Roman" w:cs="Times New Roman"/>
          </w:rPr>
          <w:t>action events that are causally efficacious—</w:t>
        </w:r>
      </w:ins>
      <w:ins w:id="1259" w:author="Benton, Deon" w:date="2026-04-08T14:53:00Z" w16du:dateUtc="2026-04-08T19:53:00Z">
        <w:r w:rsidR="001A61AD">
          <w:rPr>
            <w:rFonts w:ascii="Times New Roman" w:hAnsi="Times New Roman" w:cs="Times New Roman"/>
          </w:rPr>
          <w:t>such that the</w:t>
        </w:r>
      </w:ins>
      <w:ins w:id="1260" w:author="Benton, Deon" w:date="2026-03-17T17:05:00Z" w16du:dateUtc="2026-03-17T22:05:00Z">
        <w:r w:rsidR="001F286B">
          <w:rPr>
            <w:rFonts w:ascii="Times New Roman" w:hAnsi="Times New Roman" w:cs="Times New Roman"/>
          </w:rPr>
          <w:t xml:space="preserve"> effect happens immediately and upon </w:t>
        </w:r>
      </w:ins>
      <w:ins w:id="1261" w:author="Benton, Deon" w:date="2026-03-17T17:12:00Z" w16du:dateUtc="2026-03-17T22:12:00Z">
        <w:r w:rsidR="002074F3">
          <w:rPr>
            <w:rFonts w:ascii="Times New Roman" w:hAnsi="Times New Roman" w:cs="Times New Roman"/>
          </w:rPr>
          <w:t>direct, phy</w:t>
        </w:r>
      </w:ins>
      <w:ins w:id="1262" w:author="Benton, Deon" w:date="2026-03-17T17:13:00Z" w16du:dateUtc="2026-03-17T22:13:00Z">
        <w:r w:rsidR="002074F3">
          <w:rPr>
            <w:rFonts w:ascii="Times New Roman" w:hAnsi="Times New Roman" w:cs="Times New Roman"/>
          </w:rPr>
          <w:t xml:space="preserve">sical </w:t>
        </w:r>
      </w:ins>
      <w:ins w:id="1263" w:author="Benton, Deon" w:date="2026-03-17T17:05:00Z" w16du:dateUtc="2026-03-17T22:05:00Z">
        <w:r w:rsidR="001F286B">
          <w:rPr>
            <w:rFonts w:ascii="Times New Roman" w:hAnsi="Times New Roman" w:cs="Times New Roman"/>
          </w:rPr>
          <w:t>contact—</w:t>
        </w:r>
      </w:ins>
      <w:ins w:id="1264" w:author="Benton, Deon" w:date="2026-03-17T17:04:00Z" w16du:dateUtc="2026-03-17T22:04:00Z">
        <w:r w:rsidR="001F286B">
          <w:rPr>
            <w:rFonts w:ascii="Times New Roman" w:hAnsi="Times New Roman" w:cs="Times New Roman"/>
          </w:rPr>
          <w:t>may enhance infants’ encoding of the</w:t>
        </w:r>
      </w:ins>
      <w:ins w:id="1265" w:author="Benton, Deon" w:date="2026-03-17T17:05:00Z" w16du:dateUtc="2026-03-17T22:05:00Z">
        <w:r w:rsidR="001F286B">
          <w:rPr>
            <w:rFonts w:ascii="Times New Roman" w:hAnsi="Times New Roman" w:cs="Times New Roman"/>
          </w:rPr>
          <w:t xml:space="preserve"> relation</w:t>
        </w:r>
      </w:ins>
      <w:ins w:id="1266" w:author="Benton, Deon" w:date="2026-04-08T10:35:00Z" w16du:dateUtc="2026-04-08T15:35:00Z">
        <w:r w:rsidR="009D205F">
          <w:rPr>
            <w:rFonts w:ascii="Times New Roman" w:hAnsi="Times New Roman" w:cs="Times New Roman"/>
          </w:rPr>
          <w:t xml:space="preserve"> between the</w:t>
        </w:r>
      </w:ins>
      <w:ins w:id="1267" w:author="Benton, Deon" w:date="2026-03-17T17:04:00Z" w16du:dateUtc="2026-03-17T22:04:00Z">
        <w:r w:rsidR="001F286B">
          <w:rPr>
            <w:rFonts w:ascii="Times New Roman" w:hAnsi="Times New Roman" w:cs="Times New Roman"/>
          </w:rPr>
          <w:t xml:space="preserve"> curved motion and the barrier</w:t>
        </w:r>
      </w:ins>
      <w:ins w:id="1268" w:author="Benton, Deon" w:date="2026-03-17T17:13:00Z" w16du:dateUtc="2026-03-17T22:13:00Z">
        <w:r w:rsidR="006432DB">
          <w:rPr>
            <w:rFonts w:ascii="Times New Roman" w:hAnsi="Times New Roman" w:cs="Times New Roman"/>
          </w:rPr>
          <w:t>.</w:t>
        </w:r>
      </w:ins>
      <w:ins w:id="126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70" w:author="Benton, Deon" w:date="2026-03-17T17:15:00Z" w16du:dateUtc="2026-03-17T22:15:00Z">
        <w:r w:rsidR="004C689B">
          <w:rPr>
            <w:rFonts w:ascii="Times New Roman" w:hAnsi="Times New Roman" w:cs="Times New Roman"/>
          </w:rPr>
          <w:t xml:space="preserve"> </w:t>
        </w:r>
      </w:ins>
      <w:ins w:id="127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72" w:author="Benton, Deon" w:date="2026-04-08T10:36:00Z" w16du:dateUtc="2026-04-08T15:36:00Z">
        <w:r w:rsidR="00D61EC3">
          <w:rPr>
            <w:rFonts w:ascii="Times New Roman" w:hAnsi="Times New Roman" w:cs="Times New Roman"/>
          </w:rPr>
          <w:t xml:space="preserve">suggests </w:t>
        </w:r>
      </w:ins>
      <w:ins w:id="1273" w:author="Benton, Deon" w:date="2026-03-17T17:15:00Z" w16du:dateUtc="2026-03-17T22:15:00Z">
        <w:r w:rsidR="004C689B">
          <w:rPr>
            <w:rFonts w:ascii="Times New Roman" w:hAnsi="Times New Roman" w:cs="Times New Roman"/>
          </w:rPr>
          <w:t>that even the looking behavior of</w:t>
        </w:r>
      </w:ins>
      <w:ins w:id="1274" w:author="Benton, Deon" w:date="2026-03-17T17:16:00Z" w16du:dateUtc="2026-03-17T22:16:00Z">
        <w:r w:rsidR="004C689B">
          <w:rPr>
            <w:rFonts w:ascii="Times New Roman" w:hAnsi="Times New Roman" w:cs="Times New Roman"/>
          </w:rPr>
          <w:t xml:space="preserve"> 3-month-old infants need not </w:t>
        </w:r>
      </w:ins>
      <w:ins w:id="1275" w:author="Benton, Deon" w:date="2026-03-17T17:19:00Z" w16du:dateUtc="2026-03-17T22:19:00Z">
        <w:r w:rsidR="00532E61">
          <w:rPr>
            <w:rFonts w:ascii="Times New Roman" w:hAnsi="Times New Roman" w:cs="Times New Roman"/>
          </w:rPr>
          <w:t xml:space="preserve">indicate </w:t>
        </w:r>
      </w:ins>
      <w:ins w:id="1276" w:author="Benton, Deon" w:date="2026-03-17T17:16:00Z" w16du:dateUtc="2026-03-17T22:16:00Z">
        <w:r w:rsidR="004C689B">
          <w:rPr>
            <w:rFonts w:ascii="Times New Roman" w:hAnsi="Times New Roman" w:cs="Times New Roman"/>
          </w:rPr>
          <w:t>early</w:t>
        </w:r>
      </w:ins>
      <w:ins w:id="1277" w:author="Benton, Deon" w:date="2026-03-17T17:19:00Z" w16du:dateUtc="2026-03-17T22:19:00Z">
        <w:r w:rsidR="00532E61">
          <w:rPr>
            <w:rFonts w:ascii="Times New Roman" w:hAnsi="Times New Roman" w:cs="Times New Roman"/>
          </w:rPr>
          <w:t>-</w:t>
        </w:r>
      </w:ins>
      <w:ins w:id="1278" w:author="Benton, Deon" w:date="2026-03-17T17:16:00Z" w16du:dateUtc="2026-03-17T22:16:00Z">
        <w:r w:rsidR="004C689B">
          <w:rPr>
            <w:rFonts w:ascii="Times New Roman" w:hAnsi="Times New Roman" w:cs="Times New Roman"/>
          </w:rPr>
          <w:t>emerging</w:t>
        </w:r>
      </w:ins>
      <w:ins w:id="1279" w:author="Benton, Deon" w:date="2026-04-08T14:54:00Z" w16du:dateUtc="2026-04-08T19:54:00Z">
        <w:r w:rsidR="001A61AD">
          <w:rPr>
            <w:rFonts w:ascii="Times New Roman" w:hAnsi="Times New Roman" w:cs="Times New Roman"/>
          </w:rPr>
          <w:t xml:space="preserve"> or even innate</w:t>
        </w:r>
      </w:ins>
      <w:ins w:id="1280" w:author="Benton, Deon" w:date="2026-03-17T17:16:00Z" w16du:dateUtc="2026-03-17T22:16:00Z">
        <w:r w:rsidR="004C689B">
          <w:rPr>
            <w:rFonts w:ascii="Times New Roman" w:hAnsi="Times New Roman" w:cs="Times New Roman"/>
          </w:rPr>
          <w:t xml:space="preserve"> notion</w:t>
        </w:r>
      </w:ins>
      <w:ins w:id="1281" w:author="Benton, Deon" w:date="2026-04-08T14:53:00Z" w16du:dateUtc="2026-04-08T19:53:00Z">
        <w:r w:rsidR="001A61AD">
          <w:rPr>
            <w:rFonts w:ascii="Times New Roman" w:hAnsi="Times New Roman" w:cs="Times New Roman"/>
          </w:rPr>
          <w:t>s</w:t>
        </w:r>
      </w:ins>
      <w:ins w:id="1282" w:author="Benton, Deon" w:date="2026-03-17T17:16:00Z" w16du:dateUtc="2026-03-17T22:16:00Z">
        <w:r w:rsidR="004C689B">
          <w:rPr>
            <w:rFonts w:ascii="Times New Roman" w:hAnsi="Times New Roman" w:cs="Times New Roman"/>
          </w:rPr>
          <w:t xml:space="preserve"> of </w:t>
        </w:r>
      </w:ins>
      <w:ins w:id="1283" w:author="Benton, Deon" w:date="2026-03-17T17:19:00Z" w16du:dateUtc="2026-03-17T22:19:00Z">
        <w:r w:rsidR="00532E61">
          <w:rPr>
            <w:rFonts w:ascii="Times New Roman" w:hAnsi="Times New Roman" w:cs="Times New Roman"/>
          </w:rPr>
          <w:t xml:space="preserve">action </w:t>
        </w:r>
      </w:ins>
      <w:ins w:id="1284" w:author="Benton, Deon" w:date="2026-03-17T17:16:00Z" w16du:dateUtc="2026-03-17T22:16:00Z">
        <w:r w:rsidR="004C689B">
          <w:rPr>
            <w:rFonts w:ascii="Times New Roman" w:hAnsi="Times New Roman" w:cs="Times New Roman"/>
          </w:rPr>
          <w:t>efficiency</w:t>
        </w:r>
      </w:ins>
      <w:ins w:id="1285" w:author="Benton, Deon" w:date="2026-04-08T14:53:00Z" w16du:dateUtc="2026-04-08T19:53:00Z">
        <w:r w:rsidR="001A61AD">
          <w:rPr>
            <w:rFonts w:ascii="Times New Roman" w:hAnsi="Times New Roman" w:cs="Times New Roman"/>
          </w:rPr>
          <w:t xml:space="preserve"> or </w:t>
        </w:r>
        <w:r w:rsidR="001A61AD">
          <w:rPr>
            <w:rFonts w:ascii="Times New Roman" w:hAnsi="Times New Roman" w:cs="Times New Roman"/>
          </w:rPr>
          <w:lastRenderedPageBreak/>
          <w:t>goal</w:t>
        </w:r>
      </w:ins>
      <w:ins w:id="1286" w:author="Benton, Deon" w:date="2026-04-08T14:54:00Z" w16du:dateUtc="2026-04-08T19:54:00Z">
        <w:r w:rsidR="00A145E9">
          <w:rPr>
            <w:rFonts w:ascii="Times New Roman" w:hAnsi="Times New Roman" w:cs="Times New Roman"/>
          </w:rPr>
          <w:t>s</w:t>
        </w:r>
      </w:ins>
      <w:ins w:id="1287" w:author="Benton, Deon" w:date="2026-03-17T17:16:00Z" w16du:dateUtc="2026-03-17T22:16:00Z">
        <w:r w:rsidR="004C689B">
          <w:rPr>
            <w:rFonts w:ascii="Times New Roman" w:hAnsi="Times New Roman" w:cs="Times New Roman"/>
          </w:rPr>
          <w:t xml:space="preserve">. Instead, young infants’ </w:t>
        </w:r>
      </w:ins>
      <w:ins w:id="1288" w:author="Benton, Deon" w:date="2026-03-17T17:17:00Z" w16du:dateUtc="2026-03-17T22:17:00Z">
        <w:r w:rsidR="004C689B">
          <w:rPr>
            <w:rFonts w:ascii="Times New Roman" w:hAnsi="Times New Roman" w:cs="Times New Roman"/>
          </w:rPr>
          <w:t>looking patterns may arise from</w:t>
        </w:r>
      </w:ins>
      <w:ins w:id="1289"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90" w:author="Benton, Deon" w:date="2026-03-17T17:22:00Z" w16du:dateUtc="2026-03-17T22:22:00Z">
        <w:r w:rsidR="009D3E05">
          <w:rPr>
            <w:rFonts w:ascii="Times New Roman" w:hAnsi="Times New Roman" w:cs="Times New Roman"/>
          </w:rPr>
          <w:t>an action scene</w:t>
        </w:r>
      </w:ins>
      <w:ins w:id="1291" w:author="Benton, Deon" w:date="2026-03-17T17:20:00Z" w16du:dateUtc="2026-03-17T22:20:00Z">
        <w:r w:rsidR="009D3E05" w:rsidRPr="009E7771">
          <w:rPr>
            <w:rFonts w:ascii="Times New Roman" w:hAnsi="Times New Roman" w:cs="Times New Roman"/>
          </w:rPr>
          <w:t xml:space="preserve">, incidental encoding of </w:t>
        </w:r>
      </w:ins>
      <w:ins w:id="1292" w:author="Benton, Deon" w:date="2026-03-17T17:22:00Z" w16du:dateUtc="2026-03-17T22:22:00Z">
        <w:r w:rsidR="00521D26">
          <w:rPr>
            <w:rFonts w:ascii="Times New Roman" w:hAnsi="Times New Roman" w:cs="Times New Roman"/>
          </w:rPr>
          <w:t xml:space="preserve">their </w:t>
        </w:r>
      </w:ins>
      <w:ins w:id="1293" w:author="Benton, Deon" w:date="2026-03-17T17:20:00Z" w16du:dateUtc="2026-03-17T22:20:00Z">
        <w:r w:rsidR="009D3E05" w:rsidRPr="009E7771">
          <w:rPr>
            <w:rFonts w:ascii="Times New Roman" w:hAnsi="Times New Roman" w:cs="Times New Roman"/>
          </w:rPr>
          <w:t>own reaching trajectories, and</w:t>
        </w:r>
      </w:ins>
      <w:ins w:id="1294" w:author="Benton, Deon" w:date="2026-03-17T17:17:00Z" w16du:dateUtc="2026-03-17T22:17:00Z">
        <w:r w:rsidR="004C689B">
          <w:rPr>
            <w:rFonts w:ascii="Times New Roman" w:hAnsi="Times New Roman" w:cs="Times New Roman"/>
          </w:rPr>
          <w:t xml:space="preserve"> the same perceptually grounded associative processes </w:t>
        </w:r>
      </w:ins>
      <w:ins w:id="1295" w:author="Benton, Deon" w:date="2026-04-08T10:37:00Z" w16du:dateUtc="2026-04-08T15:37:00Z">
        <w:r w:rsidR="00D61EC3">
          <w:rPr>
            <w:rFonts w:ascii="Times New Roman" w:hAnsi="Times New Roman" w:cs="Times New Roman"/>
          </w:rPr>
          <w:t>that I argue</w:t>
        </w:r>
      </w:ins>
      <w:ins w:id="1296" w:author="Benton, Deon" w:date="2026-03-17T17:17:00Z" w16du:dateUtc="2026-03-17T22:17:00Z">
        <w:r w:rsidR="004C689B">
          <w:rPr>
            <w:rFonts w:ascii="Times New Roman" w:hAnsi="Times New Roman" w:cs="Times New Roman"/>
          </w:rPr>
          <w:t xml:space="preserve"> </w:t>
        </w:r>
      </w:ins>
      <w:ins w:id="1297" w:author="Benton, Deon" w:date="2026-03-17T17:19:00Z" w16du:dateUtc="2026-03-17T22:19:00Z">
        <w:r w:rsidR="00532E61">
          <w:rPr>
            <w:rFonts w:ascii="Times New Roman" w:hAnsi="Times New Roman" w:cs="Times New Roman"/>
          </w:rPr>
          <w:t>subserve</w:t>
        </w:r>
      </w:ins>
      <w:ins w:id="1298"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299" w:author="Benton, Deon" w:date="2026-02-11T16:20:00Z" w16du:dateUtc="2026-02-11T22:20:00Z">
        <w:r>
          <w:rPr>
            <w:rFonts w:ascii="Times New Roman" w:hAnsi="Times New Roman" w:cs="Times New Roman"/>
          </w:rPr>
          <w:t>T</w:t>
        </w:r>
      </w:ins>
      <w:ins w:id="1300" w:author="Benton, Deon" w:date="2026-03-10T19:33:00Z" w16du:dateUtc="2026-03-11T00:33:00Z">
        <w:r w:rsidR="00837A23">
          <w:rPr>
            <w:rFonts w:ascii="Times New Roman" w:hAnsi="Times New Roman" w:cs="Times New Roman"/>
          </w:rPr>
          <w:t>wo</w:t>
        </w:r>
      </w:ins>
      <w:ins w:id="1301" w:author="Benton, Deon" w:date="2026-02-11T16:20:00Z" w16du:dateUtc="2026-02-11T22:20:00Z">
        <w:r>
          <w:rPr>
            <w:rFonts w:ascii="Times New Roman" w:hAnsi="Times New Roman" w:cs="Times New Roman"/>
          </w:rPr>
          <w:t xml:space="preserve"> points are worth clarifying before </w:t>
        </w:r>
      </w:ins>
      <w:ins w:id="1302" w:author="Benton, Deon" w:date="2026-02-12T15:32:00Z" w16du:dateUtc="2026-02-12T21:32:00Z">
        <w:r w:rsidR="0096761D">
          <w:rPr>
            <w:rFonts w:ascii="Times New Roman" w:hAnsi="Times New Roman" w:cs="Times New Roman"/>
          </w:rPr>
          <w:t>proceeding</w:t>
        </w:r>
      </w:ins>
      <w:ins w:id="1303"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304" w:author="Benton, Deon" w:date="2026-02-12T15:32:00Z" w16du:dateUtc="2026-02-12T21:32:00Z">
        <w:r w:rsidR="0096761D">
          <w:rPr>
            <w:rFonts w:ascii="Times New Roman" w:hAnsi="Times New Roman" w:cs="Times New Roman"/>
          </w:rPr>
          <w:t xml:space="preserve">is it </w:t>
        </w:r>
      </w:ins>
      <w:ins w:id="1305"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306"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307" w:author="Benton, Deon" w:date="2026-03-17T20:46:00Z" w16du:dateUtc="2026-03-18T01:46:00Z">
        <w:r w:rsidR="009F7A89">
          <w:rPr>
            <w:rFonts w:ascii="Times New Roman" w:hAnsi="Times New Roman" w:cs="Times New Roman"/>
          </w:rPr>
          <w:t xml:space="preserve"> more</w:t>
        </w:r>
      </w:ins>
      <w:ins w:id="1308" w:author="Benton, Deon" w:date="2026-02-11T16:20:00Z" w16du:dateUtc="2026-02-11T22:20:00Z">
        <w:r w:rsidRPr="000B0B74">
          <w:rPr>
            <w:rFonts w:ascii="Times New Roman" w:hAnsi="Times New Roman" w:cs="Times New Roman"/>
          </w:rPr>
          <w:t xml:space="preserve"> general</w:t>
        </w:r>
      </w:ins>
      <w:ins w:id="1309" w:author="Benton, Deon" w:date="2026-03-17T20:46:00Z" w16du:dateUtc="2026-03-18T01:46:00Z">
        <w:r w:rsidR="009F7A89">
          <w:rPr>
            <w:rFonts w:ascii="Times New Roman" w:hAnsi="Times New Roman" w:cs="Times New Roman"/>
          </w:rPr>
          <w:t>, experience-based, associative</w:t>
        </w:r>
      </w:ins>
      <w:ins w:id="1310" w:author="Benton, Deon" w:date="2026-02-11T16:20:00Z" w16du:dateUtc="2026-02-11T22:20:00Z">
        <w:r w:rsidRPr="000B0B74">
          <w:rPr>
            <w:rFonts w:ascii="Times New Roman" w:hAnsi="Times New Roman" w:cs="Times New Roman"/>
          </w:rPr>
          <w:t xml:space="preserve"> processes</w:t>
        </w:r>
      </w:ins>
      <w:ins w:id="1311" w:author="Benton, Deon" w:date="2026-03-17T20:47:00Z" w16du:dateUtc="2026-03-18T01:47:00Z">
        <w:r w:rsidR="009F7A89">
          <w:rPr>
            <w:rFonts w:ascii="Times New Roman" w:hAnsi="Times New Roman" w:cs="Times New Roman"/>
          </w:rPr>
          <w:t xml:space="preserve">—processes </w:t>
        </w:r>
      </w:ins>
      <w:ins w:id="1312"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313" w:author="Benton, Deon" w:date="2026-02-12T15:33:00Z" w16du:dateUtc="2026-02-12T21:33:00Z">
        <w:r w:rsidR="0096761D">
          <w:rPr>
            <w:rFonts w:ascii="Times New Roman" w:hAnsi="Times New Roman" w:cs="Times New Roman"/>
          </w:rPr>
          <w:t xml:space="preserve"> visible, low-level, and conceptually neutral</w:t>
        </w:r>
      </w:ins>
      <w:ins w:id="1314" w:author="Benton, Deon" w:date="2026-02-11T16:20:00Z" w16du:dateUtc="2026-02-11T22:20:00Z">
        <w:r>
          <w:rPr>
            <w:rFonts w:ascii="Times New Roman" w:hAnsi="Times New Roman" w:cs="Times New Roman"/>
          </w:rPr>
          <w:t xml:space="preserve"> </w:t>
        </w:r>
      </w:ins>
      <w:ins w:id="1315" w:author="Benton, Deon" w:date="2026-02-12T15:33:00Z" w16du:dateUtc="2026-02-12T21:33:00Z">
        <w:r w:rsidR="0096761D">
          <w:rPr>
            <w:rFonts w:ascii="Times New Roman" w:hAnsi="Times New Roman" w:cs="Times New Roman"/>
          </w:rPr>
          <w:t>features</w:t>
        </w:r>
      </w:ins>
      <w:ins w:id="1316" w:author="Benton, Deon" w:date="2026-02-11T16:20:00Z" w16du:dateUtc="2026-02-11T22:20:00Z">
        <w:r>
          <w:rPr>
            <w:rFonts w:ascii="Times New Roman" w:hAnsi="Times New Roman" w:cs="Times New Roman"/>
          </w:rPr>
          <w:t xml:space="preserve"> </w:t>
        </w:r>
      </w:ins>
      <w:ins w:id="1317" w:author="Benton, Deon" w:date="2026-03-17T20:47:00Z" w16du:dateUtc="2026-03-18T01:47:00Z">
        <w:r w:rsidR="00013134">
          <w:rPr>
            <w:rFonts w:ascii="Times New Roman" w:hAnsi="Times New Roman" w:cs="Times New Roman"/>
          </w:rPr>
          <w:t>of</w:t>
        </w:r>
      </w:ins>
      <w:ins w:id="1318" w:author="Benton, Deon" w:date="2026-02-11T16:20:00Z" w16du:dateUtc="2026-02-11T22:20:00Z">
        <w:r>
          <w:rPr>
            <w:rFonts w:ascii="Times New Roman" w:hAnsi="Times New Roman" w:cs="Times New Roman"/>
          </w:rPr>
          <w:t xml:space="preserve"> visual scenes</w:t>
        </w:r>
      </w:ins>
      <w:ins w:id="1319" w:author="Benton, Deon" w:date="2026-03-17T20:47:00Z" w16du:dateUtc="2026-03-18T01:47:00Z">
        <w:r w:rsidR="00013134">
          <w:rPr>
            <w:rFonts w:ascii="Times New Roman" w:hAnsi="Times New Roman" w:cs="Times New Roman"/>
          </w:rPr>
          <w:t xml:space="preserve"> and kinematics of different actions</w:t>
        </w:r>
      </w:ins>
      <w:ins w:id="1320" w:author="Benton, Deon" w:date="2026-02-12T15:33:00Z" w16du:dateUtc="2026-02-12T21:33:00Z">
        <w:r w:rsidR="0096761D">
          <w:rPr>
            <w:rFonts w:ascii="Times New Roman" w:hAnsi="Times New Roman" w:cs="Times New Roman"/>
          </w:rPr>
          <w:t>.</w:t>
        </w:r>
      </w:ins>
      <w:ins w:id="1321"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322" w:author="Benton, Deon" w:date="2026-02-12T15:34:00Z" w16du:dateUtc="2026-02-12T21:34:00Z">
        <w:r w:rsidR="00105BB1">
          <w:rPr>
            <w:rFonts w:ascii="Times New Roman" w:hAnsi="Times New Roman" w:cs="Times New Roman"/>
          </w:rPr>
          <w:t>the overarching goal of the current paper is</w:t>
        </w:r>
      </w:ins>
      <w:ins w:id="1323" w:author="Benton, Deon" w:date="2026-02-11T16:20:00Z" w16du:dateUtc="2026-02-11T22:20:00Z">
        <w:r w:rsidRPr="009A322E">
          <w:rPr>
            <w:rFonts w:ascii="Times New Roman" w:hAnsi="Times New Roman" w:cs="Times New Roman"/>
          </w:rPr>
          <w:t xml:space="preserve"> to </w:t>
        </w:r>
      </w:ins>
      <w:ins w:id="1324" w:author="Benton, Deon" w:date="2026-03-17T20:48:00Z" w16du:dateUtc="2026-03-18T01:48:00Z">
        <w:r w:rsidR="00013134">
          <w:rPr>
            <w:rFonts w:ascii="Times New Roman" w:hAnsi="Times New Roman" w:cs="Times New Roman"/>
          </w:rPr>
          <w:t>test—through computer simulations—the sufficiency of the present account in capturing</w:t>
        </w:r>
      </w:ins>
      <w:ins w:id="1325"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326" w:author="Benton, Deon" w:date="2026-04-08T10:37:00Z" w16du:dateUtc="2026-04-08T15:37:00Z">
        <w:r w:rsidR="00F77113">
          <w:rPr>
            <w:rFonts w:ascii="Times New Roman" w:hAnsi="Times New Roman" w:cs="Times New Roman"/>
          </w:rPr>
          <w:t>a much broader contention:</w:t>
        </w:r>
      </w:ins>
      <w:ins w:id="1327" w:author="Benton, Deon" w:date="2026-02-11T16:20:00Z" w16du:dateUtc="2026-02-11T22:20:00Z">
        <w:r w:rsidRPr="009A322E">
          <w:rPr>
            <w:rFonts w:ascii="Times New Roman" w:hAnsi="Times New Roman" w:cs="Times New Roman"/>
          </w:rPr>
          <w:t xml:space="preserve"> </w:t>
        </w:r>
      </w:ins>
      <w:ins w:id="1328" w:author="Benton, Deon" w:date="2026-04-08T10:38:00Z" w16du:dateUtc="2026-04-08T15:38:00Z">
        <w:r w:rsidR="00F77113">
          <w:rPr>
            <w:rFonts w:ascii="Times New Roman" w:hAnsi="Times New Roman" w:cs="Times New Roman"/>
          </w:rPr>
          <w:t>Infants’ looking</w:t>
        </w:r>
      </w:ins>
      <w:ins w:id="1329" w:author="Benton, Deon" w:date="2026-02-11T16:20:00Z" w16du:dateUtc="2026-02-11T22:20:00Z">
        <w:r w:rsidRPr="009A322E">
          <w:rPr>
            <w:rFonts w:ascii="Times New Roman" w:hAnsi="Times New Roman" w:cs="Times New Roman"/>
          </w:rPr>
          <w:t xml:space="preserve"> behavior in </w:t>
        </w:r>
      </w:ins>
      <w:ins w:id="1330" w:author="Benton, Deon" w:date="2026-02-12T15:34:00Z" w16du:dateUtc="2026-02-12T21:34:00Z">
        <w:r w:rsidR="00105BB1">
          <w:rPr>
            <w:rFonts w:ascii="Times New Roman" w:hAnsi="Times New Roman" w:cs="Times New Roman"/>
          </w:rPr>
          <w:t xml:space="preserve">studies on </w:t>
        </w:r>
      </w:ins>
      <w:ins w:id="1331" w:author="Benton, Deon" w:date="2026-04-08T10:38:00Z" w16du:dateUtc="2026-04-08T15:38:00Z">
        <w:r w:rsidR="00732101">
          <w:rPr>
            <w:rFonts w:ascii="Times New Roman" w:hAnsi="Times New Roman" w:cs="Times New Roman"/>
          </w:rPr>
          <w:t>action understanding</w:t>
        </w:r>
      </w:ins>
      <w:ins w:id="1332"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333" w:author="Benton, Deon" w:date="2026-02-12T15:35:00Z" w16du:dateUtc="2026-02-12T21:35:00Z">
        <w:r w:rsidR="00105BB1">
          <w:rPr>
            <w:rFonts w:ascii="Times New Roman" w:hAnsi="Times New Roman" w:cs="Times New Roman"/>
          </w:rPr>
          <w:t xml:space="preserve"> (e.g., </w:t>
        </w:r>
      </w:ins>
      <w:ins w:id="1334" w:author="Benton, Deon" w:date="2026-02-12T15:40:00Z" w16du:dateUtc="2026-02-12T21:40:00Z">
        <w:r w:rsidR="00F67E24">
          <w:rPr>
            <w:rFonts w:ascii="Times New Roman" w:hAnsi="Times New Roman" w:cs="Times New Roman"/>
          </w:rPr>
          <w:t xml:space="preserve">Altmann &amp; Dienes, 1999; </w:t>
        </w:r>
      </w:ins>
      <w:ins w:id="1335" w:author="Benton, Deon" w:date="2026-02-12T15:36:00Z" w16du:dateUtc="2026-02-12T21:36:00Z">
        <w:r w:rsidR="000E3F68">
          <w:rPr>
            <w:rFonts w:ascii="Times New Roman" w:hAnsi="Times New Roman" w:cs="Times New Roman"/>
          </w:rPr>
          <w:t>Benton, 2024;</w:t>
        </w:r>
      </w:ins>
      <w:ins w:id="1336" w:author="Benton, Deon" w:date="2026-02-12T15:41:00Z" w16du:dateUtc="2026-02-12T21:41:00Z">
        <w:r w:rsidR="00FC5CD7">
          <w:rPr>
            <w:rFonts w:ascii="Times New Roman" w:hAnsi="Times New Roman" w:cs="Times New Roman"/>
          </w:rPr>
          <w:t xml:space="preserve"> Benton et al., 2024;</w:t>
        </w:r>
      </w:ins>
      <w:ins w:id="1337" w:author="Benton, Deon" w:date="2026-02-12T15:36:00Z" w16du:dateUtc="2026-02-12T21:36:00Z">
        <w:r w:rsidR="000E3F68">
          <w:rPr>
            <w:rFonts w:ascii="Times New Roman" w:hAnsi="Times New Roman" w:cs="Times New Roman"/>
          </w:rPr>
          <w:t xml:space="preserve"> </w:t>
        </w:r>
      </w:ins>
      <w:ins w:id="1338"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39" w:author="Benton, Deon" w:date="2026-02-12T15:36:00Z" w16du:dateUtc="2026-02-12T21:36:00Z">
        <w:r w:rsidR="000E3F68">
          <w:rPr>
            <w:rFonts w:ascii="Times New Roman" w:hAnsi="Times New Roman" w:cs="Times New Roman"/>
          </w:rPr>
          <w:t>McClelland &amp; Thompson, 2007;</w:t>
        </w:r>
      </w:ins>
      <w:ins w:id="1340" w:author="Benton, Deon" w:date="2026-02-12T15:38:00Z" w16du:dateUtc="2026-02-12T21:38:00Z">
        <w:r w:rsidR="00F67E24">
          <w:rPr>
            <w:rFonts w:ascii="Times New Roman" w:hAnsi="Times New Roman" w:cs="Times New Roman"/>
          </w:rPr>
          <w:t xml:space="preserve"> </w:t>
        </w:r>
      </w:ins>
      <w:ins w:id="1341" w:author="Benton, Deon" w:date="2026-02-12T15:43:00Z" w16du:dateUtc="2026-02-12T21:43:00Z">
        <w:r w:rsidR="008E4B8C">
          <w:rPr>
            <w:rFonts w:ascii="Times New Roman" w:hAnsi="Times New Roman" w:cs="Times New Roman"/>
          </w:rPr>
          <w:t xml:space="preserve">Munakata, 1998; </w:t>
        </w:r>
      </w:ins>
      <w:ins w:id="1342" w:author="Benton, Deon" w:date="2026-02-12T15:42:00Z" w16du:dateUtc="2026-02-12T21:42:00Z">
        <w:r w:rsidR="008E4B8C">
          <w:rPr>
            <w:rFonts w:ascii="Times New Roman" w:hAnsi="Times New Roman" w:cs="Times New Roman"/>
          </w:rPr>
          <w:t xml:space="preserve">Munakata et al., 1997; </w:t>
        </w:r>
      </w:ins>
      <w:ins w:id="1343" w:author="Benton, Deon" w:date="2026-02-12T15:38:00Z" w16du:dateUtc="2026-02-12T21:38:00Z">
        <w:r w:rsidR="00F67E24">
          <w:rPr>
            <w:rFonts w:ascii="Times New Roman" w:hAnsi="Times New Roman" w:cs="Times New Roman"/>
          </w:rPr>
          <w:t>Orhan &amp; Lake, 2024;</w:t>
        </w:r>
      </w:ins>
      <w:ins w:id="1344" w:author="Benton, Deon" w:date="2026-02-12T15:39:00Z" w16du:dateUtc="2026-02-12T21:39:00Z">
        <w:r w:rsidR="00F67E24">
          <w:rPr>
            <w:rFonts w:ascii="Times New Roman" w:hAnsi="Times New Roman" w:cs="Times New Roman"/>
          </w:rPr>
          <w:t xml:space="preserve"> Overwalle, 2010</w:t>
        </w:r>
      </w:ins>
      <w:ins w:id="1345" w:author="Benton, Deon" w:date="2026-02-25T10:05:00Z" w16du:dateUtc="2026-02-25T16:05:00Z">
        <w:r w:rsidR="00797E75">
          <w:rPr>
            <w:rFonts w:ascii="Times New Roman" w:hAnsi="Times New Roman" w:cs="Times New Roman"/>
          </w:rPr>
          <w:t>;</w:t>
        </w:r>
      </w:ins>
      <w:ins w:id="1346" w:author="Benton, Deon" w:date="2026-02-12T15:36:00Z" w16du:dateUtc="2026-02-12T21:36:00Z">
        <w:r w:rsidR="000E3F68">
          <w:rPr>
            <w:rFonts w:ascii="Times New Roman" w:hAnsi="Times New Roman" w:cs="Times New Roman"/>
          </w:rPr>
          <w:t xml:space="preserve"> </w:t>
        </w:r>
      </w:ins>
      <w:ins w:id="1347" w:author="Benton, Deon" w:date="2026-02-12T15:37:00Z" w16du:dateUtc="2026-02-12T21:37:00Z">
        <w:r w:rsidR="000E3F68">
          <w:rPr>
            <w:rFonts w:ascii="Times New Roman" w:hAnsi="Times New Roman" w:cs="Times New Roman"/>
          </w:rPr>
          <w:t xml:space="preserve">Rakison &amp; Lupyan, 2008; </w:t>
        </w:r>
      </w:ins>
      <w:ins w:id="1348" w:author="Benton, Deon" w:date="2026-02-12T15:36:00Z" w16du:dateUtc="2026-02-12T21:36:00Z">
        <w:r w:rsidR="000E3F68">
          <w:rPr>
            <w:rFonts w:ascii="Times New Roman" w:hAnsi="Times New Roman" w:cs="Times New Roman"/>
          </w:rPr>
          <w:t>Rumelhart &amp; McClelland, 1985</w:t>
        </w:r>
      </w:ins>
      <w:ins w:id="1349" w:author="Benton, Deon" w:date="2026-02-12T15:37:00Z" w16du:dateUtc="2026-02-12T21:37:00Z">
        <w:r w:rsidR="000E3F68">
          <w:rPr>
            <w:rFonts w:ascii="Times New Roman" w:hAnsi="Times New Roman" w:cs="Times New Roman"/>
          </w:rPr>
          <w:t>; Vong et al., 2004</w:t>
        </w:r>
      </w:ins>
      <w:ins w:id="1350" w:author="Benton, Deon" w:date="2026-02-12T15:47:00Z" w16du:dateUtc="2026-02-12T21:47:00Z">
        <w:r w:rsidR="009130D6">
          <w:rPr>
            <w:rFonts w:ascii="Times New Roman" w:hAnsi="Times New Roman" w:cs="Times New Roman"/>
          </w:rPr>
          <w:t xml:space="preserve">; for excellent reviews see </w:t>
        </w:r>
      </w:ins>
      <w:ins w:id="1351" w:author="Benton, Deon" w:date="2026-03-17T20:51:00Z" w16du:dateUtc="2026-03-18T01:51:00Z">
        <w:r w:rsidR="00D93369">
          <w:rPr>
            <w:rFonts w:ascii="Times New Roman" w:hAnsi="Times New Roman" w:cs="Times New Roman"/>
          </w:rPr>
          <w:t xml:space="preserve">Elman et al., 1996 and </w:t>
        </w:r>
      </w:ins>
      <w:ins w:id="1352" w:author="Benton, Deon" w:date="2026-02-12T15:47:00Z" w16du:dateUtc="2026-02-12T21:47:00Z">
        <w:r w:rsidR="009130D6">
          <w:rPr>
            <w:rFonts w:ascii="Times New Roman" w:hAnsi="Times New Roman" w:cs="Times New Roman"/>
          </w:rPr>
          <w:t>Yermolayeva &amp; Rakison, 201</w:t>
        </w:r>
      </w:ins>
      <w:ins w:id="1353" w:author="Benton, Deon" w:date="2026-03-17T20:51:00Z" w16du:dateUtc="2026-03-18T01:51:00Z">
        <w:r w:rsidR="00D93369">
          <w:rPr>
            <w:rFonts w:ascii="Times New Roman" w:hAnsi="Times New Roman" w:cs="Times New Roman"/>
          </w:rPr>
          <w:t>4</w:t>
        </w:r>
      </w:ins>
      <w:ins w:id="1354" w:author="Benton, Deon" w:date="2026-02-12T15:36:00Z" w16du:dateUtc="2026-02-12T21:36:00Z">
        <w:r w:rsidR="000E3F68">
          <w:rPr>
            <w:rFonts w:ascii="Times New Roman" w:hAnsi="Times New Roman" w:cs="Times New Roman"/>
          </w:rPr>
          <w:t>)</w:t>
        </w:r>
      </w:ins>
      <w:ins w:id="1355"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56" w:author="Benton, Deon" w:date="2026-02-12T15:34:00Z" w16du:dateUtc="2026-02-12T21:34:00Z">
        <w:r w:rsidR="00105BB1">
          <w:rPr>
            <w:rFonts w:ascii="Times New Roman" w:hAnsi="Times New Roman" w:cs="Times New Roman"/>
          </w:rPr>
          <w:t>I</w:t>
        </w:r>
      </w:ins>
      <w:ins w:id="1357"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58" w:author="Benton, Deon" w:date="2026-04-08T10:39:00Z" w16du:dateUtc="2026-04-08T15:39:00Z">
        <w:r w:rsidR="00CD66A2">
          <w:rPr>
            <w:rFonts w:ascii="Times New Roman" w:hAnsi="Times New Roman" w:cs="Times New Roman"/>
          </w:rPr>
          <w:t xml:space="preserve"> and should be viewed as such</w:t>
        </w:r>
      </w:ins>
      <w:ins w:id="1359" w:author="Benton, Deon" w:date="2026-02-12T15:35:00Z" w16du:dateUtc="2026-02-12T21:35:00Z">
        <w:r w:rsidR="00105BB1">
          <w:rPr>
            <w:rFonts w:ascii="Times New Roman" w:hAnsi="Times New Roman" w:cs="Times New Roman"/>
          </w:rPr>
          <w:t>.</w:t>
        </w:r>
      </w:ins>
      <w:ins w:id="1360"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lastRenderedPageBreak/>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61" w:author="Benton, Deon" w:date="2026-03-17T20:55:00Z" w16du:dateUtc="2026-03-18T01:55:00Z">
        <w:r>
          <w:rPr>
            <w:rFonts w:ascii="Times New Roman" w:hAnsi="Times New Roman" w:cs="Times New Roman"/>
          </w:rPr>
          <w:t>The goals of the present simulations were twofold. The first goal was to</w:t>
        </w:r>
      </w:ins>
      <w:ins w:id="1362"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63" w:author="Benton, Deon" w:date="2026-03-17T20:55:00Z" w16du:dateUtc="2026-03-18T01:55:00Z">
        <w:r>
          <w:rPr>
            <w:rFonts w:ascii="Times New Roman" w:hAnsi="Times New Roman" w:cs="Times New Roman"/>
          </w:rPr>
          <w:t>. To do this,</w:t>
        </w:r>
      </w:ins>
      <w:ins w:id="1364"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65" w:author="Benton, Deon" w:date="2026-02-12T15:57:00Z" w16du:dateUtc="2026-02-12T21:57:00Z">
        <w:r w:rsidR="00F83FBE">
          <w:rPr>
            <w:rFonts w:ascii="Times New Roman" w:hAnsi="Times New Roman" w:cs="Times New Roman"/>
          </w:rPr>
          <w:t xml:space="preserve">lled ALIAS </w:t>
        </w:r>
      </w:ins>
      <w:ins w:id="1366" w:author="Benton, Deon" w:date="2026-02-12T15:56:00Z" w16du:dateUtc="2026-02-12T21:56:00Z">
        <w:r w:rsidR="00F83FBE" w:rsidRPr="00F83FBE">
          <w:rPr>
            <w:rFonts w:ascii="Times New Roman" w:hAnsi="Times New Roman" w:cs="Times New Roman"/>
          </w:rPr>
          <w:t xml:space="preserve">to determine whether </w:t>
        </w:r>
      </w:ins>
      <w:ins w:id="1367" w:author="Benton, Deon" w:date="2026-03-21T11:10:00Z" w16du:dateUtc="2026-03-21T16:10:00Z">
        <w:r w:rsidR="00197111">
          <w:rPr>
            <w:rFonts w:ascii="Times New Roman" w:hAnsi="Times New Roman" w:cs="Times New Roman"/>
          </w:rPr>
          <w:t>the model</w:t>
        </w:r>
      </w:ins>
      <w:ins w:id="1368" w:author="Benton, Deon" w:date="2026-02-12T15:56:00Z" w16du:dateUtc="2026-02-12T21:56:00Z">
        <w:r w:rsidR="00F83FBE" w:rsidRPr="00F83FBE">
          <w:rPr>
            <w:rFonts w:ascii="Times New Roman" w:hAnsi="Times New Roman" w:cs="Times New Roman"/>
          </w:rPr>
          <w:t xml:space="preserve"> can qualitatively explain infants’ looking responses across a range of </w:t>
        </w:r>
      </w:ins>
      <w:ins w:id="1369" w:author="Benton, Deon" w:date="2026-02-12T15:57:00Z" w16du:dateUtc="2026-02-12T21:57:00Z">
        <w:r w:rsidR="00F83FBE">
          <w:rPr>
            <w:rFonts w:ascii="Times New Roman" w:hAnsi="Times New Roman" w:cs="Times New Roman"/>
          </w:rPr>
          <w:t>VoE</w:t>
        </w:r>
      </w:ins>
      <w:ins w:id="1370" w:author="Benton, Deon" w:date="2026-02-12T15:56:00Z" w16du:dateUtc="2026-02-12T21:56:00Z">
        <w:r w:rsidR="00F83FBE" w:rsidRPr="00F83FBE">
          <w:rPr>
            <w:rFonts w:ascii="Times New Roman" w:hAnsi="Times New Roman" w:cs="Times New Roman"/>
          </w:rPr>
          <w:t xml:space="preserve"> studies </w:t>
        </w:r>
      </w:ins>
      <w:ins w:id="1371" w:author="Benton, Deon" w:date="2026-02-12T15:57:00Z" w16du:dateUtc="2026-02-12T21:57:00Z">
        <w:r w:rsidR="00F83FBE">
          <w:rPr>
            <w:rFonts w:ascii="Times New Roman" w:hAnsi="Times New Roman" w:cs="Times New Roman"/>
          </w:rPr>
          <w:t xml:space="preserve">assessing infant </w:t>
        </w:r>
      </w:ins>
      <w:ins w:id="1372" w:author="Benton, Deon" w:date="2026-02-12T15:56:00Z" w16du:dateUtc="2026-02-12T21:56:00Z">
        <w:r w:rsidR="00F83FBE" w:rsidRPr="00F83FBE">
          <w:rPr>
            <w:rFonts w:ascii="Times New Roman" w:hAnsi="Times New Roman" w:cs="Times New Roman"/>
          </w:rPr>
          <w:t>action understanding</w:t>
        </w:r>
      </w:ins>
      <w:ins w:id="1373" w:author="Benton, Deon" w:date="2026-02-12T15:57:00Z" w16du:dateUtc="2026-02-12T21:57:00Z">
        <w:r w:rsidR="00F83FBE">
          <w:rPr>
            <w:rFonts w:ascii="Times New Roman" w:hAnsi="Times New Roman" w:cs="Times New Roman"/>
          </w:rPr>
          <w:t>.</w:t>
        </w:r>
      </w:ins>
      <w:ins w:id="1374" w:author="Benton, Deon" w:date="2026-02-13T11:09:00Z" w16du:dateUtc="2026-02-13T17:09:00Z">
        <w:r w:rsidR="00FC2F2A">
          <w:rPr>
            <w:rFonts w:ascii="Times New Roman" w:hAnsi="Times New Roman" w:cs="Times New Roman"/>
          </w:rPr>
          <w:t xml:space="preserve"> </w:t>
        </w:r>
      </w:ins>
      <w:del w:id="1375"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76" w:author="Benton, Deon" w:date="2026-02-13T11:09:00Z" w16du:dateUtc="2026-02-13T17:09:00Z">
        <w:r w:rsidR="00FC2F2A">
          <w:rPr>
            <w:rFonts w:ascii="Times New Roman" w:eastAsia="Times New Roman" w:hAnsi="Times New Roman" w:cs="Times New Roman"/>
          </w:rPr>
          <w:t>because ALIAS was developed to capture</w:t>
        </w:r>
      </w:ins>
      <w:ins w:id="1377" w:author="Benton, Deon" w:date="2026-02-13T11:11:00Z" w16du:dateUtc="2026-02-13T17:11:00Z">
        <w:r w:rsidR="00E35E64">
          <w:rPr>
            <w:rFonts w:ascii="Times New Roman" w:eastAsia="Times New Roman" w:hAnsi="Times New Roman" w:cs="Times New Roman"/>
          </w:rPr>
          <w:t xml:space="preserve"> a broad set of</w:t>
        </w:r>
      </w:ins>
      <w:ins w:id="1378" w:author="Benton, Deon" w:date="2026-02-13T11:09:00Z" w16du:dateUtc="2026-02-13T17:09:00Z">
        <w:r w:rsidR="00FC2F2A">
          <w:rPr>
            <w:rFonts w:ascii="Times New Roman" w:eastAsia="Times New Roman" w:hAnsi="Times New Roman" w:cs="Times New Roman"/>
          </w:rPr>
          <w:t xml:space="preserve"> key findings in this literature</w:t>
        </w:r>
      </w:ins>
      <w:ins w:id="1379" w:author="Benton, Deon" w:date="2026-03-17T20:56:00Z" w16du:dateUtc="2026-03-18T01:56:00Z">
        <w:r>
          <w:rPr>
            <w:rFonts w:ascii="Times New Roman" w:eastAsia="Times New Roman" w:hAnsi="Times New Roman" w:cs="Times New Roman"/>
          </w:rPr>
          <w:t xml:space="preserve"> rather than one or two specific findings</w:t>
        </w:r>
      </w:ins>
      <w:ins w:id="1380" w:author="Benton, Deon" w:date="2026-02-13T11:09:00Z" w16du:dateUtc="2026-02-13T17:09:00Z">
        <w:r w:rsidR="00FC2F2A">
          <w:rPr>
            <w:rFonts w:ascii="Times New Roman" w:eastAsia="Times New Roman" w:hAnsi="Times New Roman" w:cs="Times New Roman"/>
          </w:rPr>
          <w:t>,</w:t>
        </w:r>
      </w:ins>
      <w:ins w:id="1381" w:author="Benton, Deon" w:date="2026-02-13T11:48:00Z" w16du:dateUtc="2026-02-13T17:48:00Z">
        <w:r w:rsidR="00841A7E">
          <w:rPr>
            <w:rFonts w:ascii="Times New Roman" w:eastAsia="Times New Roman" w:hAnsi="Times New Roman" w:cs="Times New Roman"/>
          </w:rPr>
          <w:t xml:space="preserve"> the simulations reported below </w:t>
        </w:r>
      </w:ins>
      <w:ins w:id="1382" w:author="Benton, Deon" w:date="2026-03-17T21:04:00Z" w16du:dateUtc="2026-03-18T02:04:00Z">
        <w:r w:rsidR="0089435D">
          <w:rPr>
            <w:rFonts w:ascii="Times New Roman" w:eastAsia="Times New Roman" w:hAnsi="Times New Roman" w:cs="Times New Roman"/>
          </w:rPr>
          <w:t>did not attempt to</w:t>
        </w:r>
      </w:ins>
      <w:ins w:id="1383"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384" w:author="Benton, Deon" w:date="2026-02-13T11:09:00Z" w16du:dateUtc="2026-02-13T17:09:00Z">
        <w:r w:rsidR="00FC2F2A">
          <w:rPr>
            <w:rFonts w:ascii="Times New Roman" w:eastAsia="Times New Roman" w:hAnsi="Times New Roman" w:cs="Times New Roman"/>
          </w:rPr>
          <w:t xml:space="preserve"> </w:t>
        </w:r>
      </w:ins>
      <w:ins w:id="1385"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386" w:author="Benton, Deon" w:date="2026-02-13T11:26:00Z" w16du:dateUtc="2026-02-13T17:26:00Z">
        <w:r w:rsidR="00D213F8">
          <w:rPr>
            <w:rFonts w:ascii="Times New Roman" w:eastAsia="Times New Roman" w:hAnsi="Times New Roman" w:cs="Times New Roman"/>
          </w:rPr>
          <w:t>targeted here</w:t>
        </w:r>
      </w:ins>
      <w:ins w:id="1387"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388" w:author="Benton, Deon" w:date="2026-02-13T11:32:00Z" w16du:dateUtc="2026-02-13T17:32:00Z">
        <w:r w:rsidR="007B777A">
          <w:rPr>
            <w:rFonts w:ascii="Times New Roman" w:eastAsia="Times New Roman" w:hAnsi="Times New Roman" w:cs="Times New Roman"/>
          </w:rPr>
          <w:t>thought</w:t>
        </w:r>
      </w:ins>
      <w:ins w:id="1389" w:author="Benton, Deon" w:date="2026-02-13T11:24:00Z" w16du:dateUtc="2026-02-13T17:24:00Z">
        <w:r w:rsidR="00F90C60" w:rsidRPr="00F90C60">
          <w:rPr>
            <w:rFonts w:ascii="Times New Roman" w:eastAsia="Times New Roman" w:hAnsi="Times New Roman" w:cs="Times New Roman"/>
          </w:rPr>
          <w:t xml:space="preserve"> to drive infants’ behavior</w:t>
        </w:r>
      </w:ins>
      <w:ins w:id="1390" w:author="Benton, Deon" w:date="2026-02-13T11:22:00Z" w16du:dateUtc="2026-02-13T17:22:00Z">
        <w:r w:rsidR="00A318A3">
          <w:rPr>
            <w:rFonts w:ascii="Times New Roman" w:eastAsia="Times New Roman" w:hAnsi="Times New Roman" w:cs="Times New Roman"/>
          </w:rPr>
          <w:t>.</w:t>
        </w:r>
      </w:ins>
      <w:ins w:id="1391" w:author="Benton, Deon" w:date="2026-02-13T11:17:00Z" w16du:dateUtc="2026-02-13T17:17:00Z">
        <w:r w:rsidR="00F121C3">
          <w:rPr>
            <w:rFonts w:ascii="Times New Roman" w:eastAsia="Times New Roman" w:hAnsi="Times New Roman" w:cs="Times New Roman"/>
          </w:rPr>
          <w:t xml:space="preserve"> </w:t>
        </w:r>
      </w:ins>
      <w:ins w:id="1392" w:author="Benton, Deon" w:date="2026-02-13T11:22:00Z" w16du:dateUtc="2026-02-13T17:22:00Z">
        <w:r w:rsidR="00A318A3">
          <w:rPr>
            <w:rFonts w:ascii="Times New Roman" w:eastAsia="Times New Roman" w:hAnsi="Times New Roman" w:cs="Times New Roman"/>
          </w:rPr>
          <w:t xml:space="preserve">Additionally, </w:t>
        </w:r>
      </w:ins>
      <w:ins w:id="1393"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94"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95"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96" w:author="Benton, Deon" w:date="2026-02-13T11:53:00Z" w16du:dateUtc="2026-02-13T17:53:00Z">
        <w:r>
          <w:rPr>
            <w:rFonts w:ascii="Times New Roman" w:hAnsi="Times New Roman" w:cs="Times New Roman"/>
            <w:b/>
            <w:bCs/>
          </w:rPr>
          <w:t>Selective long</w:t>
        </w:r>
      </w:ins>
      <w:ins w:id="1397" w:author="Benton, Deon" w:date="2026-02-13T11:54:00Z" w16du:dateUtc="2026-02-13T17:54:00Z">
        <w:r>
          <w:rPr>
            <w:rFonts w:ascii="Times New Roman" w:hAnsi="Times New Roman" w:cs="Times New Roman"/>
            <w:b/>
            <w:bCs/>
          </w:rPr>
          <w:t>er looking to inefficient</w:t>
        </w:r>
      </w:ins>
      <w:ins w:id="1398" w:author="Benton, Deon" w:date="2026-03-25T11:11:00Z" w16du:dateUtc="2026-03-25T16:11:00Z">
        <w:r w:rsidR="00896FCF">
          <w:rPr>
            <w:rFonts w:ascii="Times New Roman" w:hAnsi="Times New Roman" w:cs="Times New Roman"/>
            <w:b/>
            <w:bCs/>
          </w:rPr>
          <w:t xml:space="preserve"> than</w:t>
        </w:r>
      </w:ins>
      <w:ins w:id="1399" w:author="Benton, Deon" w:date="2026-02-13T11:54:00Z" w16du:dateUtc="2026-02-13T17:54:00Z">
        <w:r>
          <w:rPr>
            <w:rFonts w:ascii="Times New Roman" w:hAnsi="Times New Roman" w:cs="Times New Roman"/>
            <w:b/>
            <w:bCs/>
          </w:rPr>
          <w:t xml:space="preserve"> actions following</w:t>
        </w:r>
      </w:ins>
      <w:ins w:id="1400" w:author="Benton, Deon" w:date="2026-03-25T11:12:00Z" w16du:dateUtc="2026-03-25T16:12:00Z">
        <w:r w:rsidR="00896FCF">
          <w:rPr>
            <w:rFonts w:ascii="Times New Roman" w:hAnsi="Times New Roman" w:cs="Times New Roman"/>
            <w:b/>
            <w:bCs/>
          </w:rPr>
          <w:t xml:space="preserve"> constrained</w:t>
        </w:r>
      </w:ins>
      <w:ins w:id="1401" w:author="Benton, Deon" w:date="2026-02-13T11:54:00Z" w16du:dateUtc="2026-02-13T17:54:00Z">
        <w:r>
          <w:rPr>
            <w:rFonts w:ascii="Times New Roman" w:hAnsi="Times New Roman" w:cs="Times New Roman"/>
            <w:b/>
            <w:bCs/>
          </w:rPr>
          <w:t xml:space="preserve">. </w:t>
        </w:r>
      </w:ins>
      <w:ins w:id="1402" w:author="Benton, Deon" w:date="2026-02-13T12:02:00Z" w16du:dateUtc="2026-02-13T18:02:00Z">
        <w:r w:rsidR="00953FA9">
          <w:rPr>
            <w:rFonts w:ascii="Times New Roman" w:hAnsi="Times New Roman" w:cs="Times New Roman"/>
          </w:rPr>
          <w:t>I</w:t>
        </w:r>
      </w:ins>
      <w:ins w:id="1403" w:author="Benton, Deon" w:date="2026-02-13T11:54:00Z" w16du:dateUtc="2026-02-13T17:54:00Z">
        <w:r>
          <w:rPr>
            <w:rFonts w:ascii="Times New Roman" w:hAnsi="Times New Roman" w:cs="Times New Roman"/>
          </w:rPr>
          <w:t>n the absence of a physical barrier</w:t>
        </w:r>
      </w:ins>
      <w:ins w:id="1404"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405" w:author="Benton, Deon" w:date="2026-02-13T11:33:00Z" w16du:dateUtc="2026-02-13T17:33:00Z">
        <w:r w:rsidR="007B777A">
          <w:rPr>
            <w:rFonts w:ascii="Times New Roman" w:hAnsi="Times New Roman" w:cs="Times New Roman"/>
          </w:rPr>
          <w:t>when</w:t>
        </w:r>
      </w:ins>
      <w:ins w:id="1406" w:author="Benton, Deon" w:date="2026-02-13T11:55:00Z" w16du:dateUtc="2026-02-13T17:55:00Z">
        <w:r>
          <w:rPr>
            <w:rFonts w:ascii="Times New Roman" w:hAnsi="Times New Roman" w:cs="Times New Roman"/>
          </w:rPr>
          <w:t xml:space="preserve"> </w:t>
        </w:r>
      </w:ins>
      <w:ins w:id="1407" w:author="Benton, Deon" w:date="2026-02-13T11:33:00Z" w16du:dateUtc="2026-02-13T17:33:00Z">
        <w:r w:rsidR="007B777A">
          <w:rPr>
            <w:rFonts w:ascii="Times New Roman" w:hAnsi="Times New Roman" w:cs="Times New Roman"/>
          </w:rPr>
          <w:t>a</w:t>
        </w:r>
      </w:ins>
      <w:ins w:id="1408" w:author="Benton, Deon" w:date="2026-02-13T11:34:00Z" w16du:dateUtc="2026-02-13T17:34:00Z">
        <w:r w:rsidR="007B777A">
          <w:rPr>
            <w:rFonts w:ascii="Times New Roman" w:hAnsi="Times New Roman" w:cs="Times New Roman"/>
          </w:rPr>
          <w:t xml:space="preserve"> first character </w:t>
        </w:r>
      </w:ins>
      <w:ins w:id="1409" w:author="Benton, Deon" w:date="2026-02-13T11:33:00Z" w16du:dateUtc="2026-02-13T17:33:00Z">
        <w:r w:rsidR="007B777A">
          <w:rPr>
            <w:rFonts w:ascii="Times New Roman" w:hAnsi="Times New Roman" w:cs="Times New Roman"/>
          </w:rPr>
          <w:t>follows a curved path to reach</w:t>
        </w:r>
      </w:ins>
      <w:ins w:id="1410"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411" w:author="Benton, Deon" w:date="2026-02-13T11:36:00Z" w16du:dateUtc="2026-02-13T17:36:00Z">
        <w:r w:rsidR="00D0227A">
          <w:rPr>
            <w:rFonts w:ascii="Times New Roman" w:hAnsi="Times New Roman" w:cs="Times New Roman"/>
          </w:rPr>
          <w:t>.</w:t>
        </w:r>
      </w:ins>
      <w:ins w:id="1412" w:author="Benton, Deon" w:date="2026-02-13T11:39:00Z" w16du:dateUtc="2026-02-13T17:39:00Z">
        <w:r w:rsidR="00190D1A">
          <w:rPr>
            <w:rFonts w:ascii="Times New Roman" w:hAnsi="Times New Roman" w:cs="Times New Roman"/>
          </w:rPr>
          <w:t xml:space="preserve"> </w:t>
        </w:r>
      </w:ins>
      <w:ins w:id="1413" w:author="Benton, Deon" w:date="2026-02-13T11:40:00Z" w16du:dateUtc="2026-02-13T17:40:00Z">
        <w:r w:rsidR="00190D1A">
          <w:rPr>
            <w:rFonts w:ascii="Times New Roman" w:hAnsi="Times New Roman" w:cs="Times New Roman"/>
          </w:rPr>
          <w:t xml:space="preserve">Crucially, this pattern </w:t>
        </w:r>
      </w:ins>
      <w:ins w:id="1414" w:author="Benton, Deon" w:date="2026-02-13T12:10:00Z" w16du:dateUtc="2026-02-13T18:10:00Z">
        <w:r w:rsidR="00C66C18">
          <w:rPr>
            <w:rFonts w:ascii="Times New Roman" w:hAnsi="Times New Roman" w:cs="Times New Roman"/>
          </w:rPr>
          <w:t>only holds</w:t>
        </w:r>
      </w:ins>
      <w:ins w:id="1415" w:author="Benton, Deon" w:date="2026-02-13T11:40:00Z" w16du:dateUtc="2026-02-13T17:40:00Z">
        <w:r w:rsidR="00190D1A">
          <w:rPr>
            <w:rFonts w:ascii="Times New Roman" w:hAnsi="Times New Roman" w:cs="Times New Roman"/>
          </w:rPr>
          <w:t xml:space="preserve"> when </w:t>
        </w:r>
      </w:ins>
      <w:ins w:id="1416" w:author="Benton, Deon" w:date="2026-02-13T11:35:00Z" w16du:dateUtc="2026-02-13T17:35:00Z">
        <w:r w:rsidR="00445048">
          <w:rPr>
            <w:rFonts w:ascii="Times New Roman" w:hAnsi="Times New Roman" w:cs="Times New Roman"/>
          </w:rPr>
          <w:t>the curved action occur</w:t>
        </w:r>
      </w:ins>
      <w:ins w:id="1417" w:author="Benton, Deon" w:date="2026-02-13T11:40:00Z" w16du:dateUtc="2026-02-13T17:40:00Z">
        <w:r w:rsidR="00190D1A">
          <w:rPr>
            <w:rFonts w:ascii="Times New Roman" w:hAnsi="Times New Roman" w:cs="Times New Roman"/>
          </w:rPr>
          <w:t>s</w:t>
        </w:r>
      </w:ins>
      <w:ins w:id="1418" w:author="Benton, Deon" w:date="2026-02-13T11:35:00Z" w16du:dateUtc="2026-02-13T17:35:00Z">
        <w:r w:rsidR="00445048">
          <w:rPr>
            <w:rFonts w:ascii="Times New Roman" w:hAnsi="Times New Roman" w:cs="Times New Roman"/>
          </w:rPr>
          <w:t xml:space="preserve"> over a barrier </w:t>
        </w:r>
      </w:ins>
      <w:ins w:id="1419" w:author="Benton, Deon" w:date="2026-02-13T11:40:00Z" w16du:dateUtc="2026-02-13T17:40:00Z">
        <w:r w:rsidR="00190D1A">
          <w:rPr>
            <w:rFonts w:ascii="Times New Roman" w:hAnsi="Times New Roman" w:cs="Times New Roman"/>
          </w:rPr>
          <w:t>during an initial habituation phase</w:t>
        </w:r>
      </w:ins>
      <w:ins w:id="1420" w:author="Benton, Deon" w:date="2026-02-13T12:10:00Z" w16du:dateUtc="2026-02-13T18:10:00Z">
        <w:r w:rsidR="00C66C18">
          <w:rPr>
            <w:rFonts w:ascii="Times New Roman" w:hAnsi="Times New Roman" w:cs="Times New Roman"/>
          </w:rPr>
          <w:t xml:space="preserve">; infants look equally long at both actions when the </w:t>
        </w:r>
      </w:ins>
      <w:ins w:id="1421"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422"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423" w:author="Benton, Deon" w:date="2026-02-13T12:02:00Z" w16du:dateUtc="2026-02-13T18:02:00Z">
        <w:r w:rsidR="002E379E">
          <w:rPr>
            <w:rFonts w:ascii="Times New Roman" w:hAnsi="Times New Roman" w:cs="Times New Roman"/>
            <w:b/>
            <w:bCs/>
          </w:rPr>
          <w:t>Independence f</w:t>
        </w:r>
      </w:ins>
      <w:ins w:id="1424" w:author="Benton, Deon" w:date="2026-02-13T12:09:00Z" w16du:dateUtc="2026-02-13T18:09:00Z">
        <w:r w:rsidR="00C66C18">
          <w:rPr>
            <w:rFonts w:ascii="Times New Roman" w:hAnsi="Times New Roman" w:cs="Times New Roman"/>
            <w:b/>
            <w:bCs/>
          </w:rPr>
          <w:t>rom</w:t>
        </w:r>
      </w:ins>
      <w:ins w:id="1425" w:author="Benton, Deon" w:date="2026-02-13T12:02:00Z" w16du:dateUtc="2026-02-13T18:02:00Z">
        <w:r w:rsidR="002E379E">
          <w:rPr>
            <w:rFonts w:ascii="Times New Roman" w:hAnsi="Times New Roman" w:cs="Times New Roman"/>
            <w:b/>
            <w:bCs/>
          </w:rPr>
          <w:t xml:space="preserve"> animacy</w:t>
        </w:r>
      </w:ins>
      <w:ins w:id="1426" w:author="Benton, Deon" w:date="2026-02-13T11:56:00Z" w16du:dateUtc="2026-02-13T17:56:00Z">
        <w:r w:rsidR="005F561E">
          <w:rPr>
            <w:rFonts w:ascii="Times New Roman" w:hAnsi="Times New Roman" w:cs="Times New Roman"/>
            <w:b/>
            <w:bCs/>
          </w:rPr>
          <w:t>.</w:t>
        </w:r>
      </w:ins>
      <w:ins w:id="1427" w:author="Benton, Deon" w:date="2026-02-13T12:03:00Z" w16du:dateUtc="2026-02-13T18:03:00Z">
        <w:r w:rsidR="002E379E">
          <w:rPr>
            <w:rFonts w:ascii="Times New Roman" w:hAnsi="Times New Roman" w:cs="Times New Roman"/>
            <w:b/>
            <w:bCs/>
          </w:rPr>
          <w:t xml:space="preserve"> </w:t>
        </w:r>
      </w:ins>
      <w:ins w:id="1428" w:author="Benton, Deon" w:date="2026-02-13T11:56:00Z" w16du:dateUtc="2026-02-13T17:56:00Z">
        <w:r w:rsidR="005F561E">
          <w:rPr>
            <w:rFonts w:ascii="Times New Roman" w:hAnsi="Times New Roman" w:cs="Times New Roman"/>
          </w:rPr>
          <w:t>Infants’ looking behaviors adhere to the pattern d</w:t>
        </w:r>
      </w:ins>
      <w:ins w:id="1429" w:author="Benton, Deon" w:date="2026-02-13T11:57:00Z" w16du:dateUtc="2026-02-13T17:57:00Z">
        <w:r w:rsidR="005F561E">
          <w:rPr>
            <w:rFonts w:ascii="Times New Roman" w:hAnsi="Times New Roman" w:cs="Times New Roman"/>
          </w:rPr>
          <w:t xml:space="preserve">escribed in (1) </w:t>
        </w:r>
      </w:ins>
      <w:ins w:id="1430"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431"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1D783E0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432"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33"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34"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35"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36" w:author="Benton, Deon" w:date="2026-03-17T20:56:00Z" w16du:dateUtc="2026-03-18T01:56:00Z"/>
          <w:rFonts w:ascii="Times New Roman" w:hAnsi="Times New Roman" w:cs="Times New Roman"/>
        </w:rPr>
      </w:pPr>
      <w:ins w:id="1437"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38"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39"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40" w:author="Benton, Deon" w:date="2026-02-25T12:20:00Z" w16du:dateUtc="2026-02-25T18:20:00Z">
        <w:r w:rsidR="006F4E6E">
          <w:rPr>
            <w:rFonts w:ascii="Times New Roman" w:hAnsi="Times New Roman" w:cs="Times New Roman"/>
          </w:rPr>
          <w:t xml:space="preserve">present </w:t>
        </w:r>
      </w:ins>
      <w:ins w:id="1441"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42" w:author="Benton, Deon" w:date="2026-03-17T20:56:00Z" w16du:dateUtc="2026-03-18T01:56:00Z">
        <w:r>
          <w:rPr>
            <w:rFonts w:ascii="Times New Roman" w:hAnsi="Times New Roman" w:cs="Times New Roman"/>
          </w:rPr>
          <w:t xml:space="preserve">The second goal of the current simulations was to </w:t>
        </w:r>
      </w:ins>
      <w:ins w:id="1443" w:author="Benton, Deon" w:date="2026-03-17T20:57:00Z" w16du:dateUtc="2026-03-18T01:57:00Z">
        <w:r>
          <w:rPr>
            <w:rFonts w:ascii="Times New Roman" w:hAnsi="Times New Roman" w:cs="Times New Roman"/>
          </w:rPr>
          <w:t xml:space="preserve">demonstrate that </w:t>
        </w:r>
      </w:ins>
      <w:ins w:id="1444" w:author="Benton, Deon" w:date="2026-03-17T20:59:00Z" w16du:dateUtc="2026-03-18T01:59:00Z">
        <w:r w:rsidR="0089435D">
          <w:rPr>
            <w:rFonts w:ascii="Times New Roman" w:hAnsi="Times New Roman" w:cs="Times New Roman"/>
          </w:rPr>
          <w:t xml:space="preserve">ALIAS </w:t>
        </w:r>
      </w:ins>
      <w:ins w:id="1445" w:author="Benton, Deon" w:date="2026-03-17T20:57:00Z" w16du:dateUtc="2026-03-18T01:57:00Z">
        <w:r>
          <w:rPr>
            <w:rFonts w:ascii="Times New Roman" w:hAnsi="Times New Roman" w:cs="Times New Roman"/>
          </w:rPr>
          <w:t xml:space="preserve">provides a better account of </w:t>
        </w:r>
      </w:ins>
      <w:ins w:id="1446" w:author="Benton, Deon" w:date="2026-03-17T21:02:00Z" w16du:dateUtc="2026-03-18T02:02:00Z">
        <w:r w:rsidR="0089435D">
          <w:rPr>
            <w:rFonts w:ascii="Times New Roman" w:hAnsi="Times New Roman" w:cs="Times New Roman"/>
          </w:rPr>
          <w:t>the five target findings</w:t>
        </w:r>
      </w:ins>
      <w:ins w:id="1447"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448" w:author="Benton, Deon" w:date="2026-03-19T15:52:00Z" w16du:dateUtc="2026-03-19T20:52:00Z">
        <w:r w:rsidR="00BD6A9D">
          <w:rPr>
            <w:rFonts w:ascii="Times New Roman" w:hAnsi="Times New Roman" w:cs="Times New Roman"/>
          </w:rPr>
          <w:t>he</w:t>
        </w:r>
      </w:ins>
      <w:ins w:id="1449" w:author="Benton, Deon" w:date="2026-03-19T15:56:00Z" w16du:dateUtc="2026-03-19T20:56:00Z">
        <w:r w:rsidR="008E78C5">
          <w:rPr>
            <w:rFonts w:ascii="Times New Roman" w:hAnsi="Times New Roman" w:cs="Times New Roman"/>
          </w:rPr>
          <w:t>reafter</w:t>
        </w:r>
      </w:ins>
      <w:ins w:id="1450" w:author="Benton, Deon" w:date="2026-03-19T15:52:00Z" w16du:dateUtc="2026-03-19T20:52:00Z">
        <w:r w:rsidR="00BD6A9D">
          <w:rPr>
            <w:rFonts w:ascii="Times New Roman" w:hAnsi="Times New Roman" w:cs="Times New Roman"/>
          </w:rPr>
          <w:t xml:space="preserve"> OM</w:t>
        </w:r>
      </w:ins>
      <w:ins w:id="1451" w:author="Benton, Deon" w:date="2026-03-19T15:57:00Z" w16du:dateUtc="2026-03-19T20:57:00Z">
        <w:r w:rsidR="008E78C5">
          <w:rPr>
            <w:rFonts w:ascii="Times New Roman" w:hAnsi="Times New Roman" w:cs="Times New Roman"/>
          </w:rPr>
          <w:t>10</w:t>
        </w:r>
      </w:ins>
      <w:ins w:id="1452" w:author="Benton, Deon" w:date="2026-03-19T15:52:00Z" w16du:dateUtc="2026-03-19T20:52:00Z">
        <w:r w:rsidR="00BD6A9D">
          <w:rPr>
            <w:rFonts w:ascii="Times New Roman" w:hAnsi="Times New Roman" w:cs="Times New Roman"/>
          </w:rPr>
          <w:t>)</w:t>
        </w:r>
      </w:ins>
      <w:ins w:id="1453" w:author="Benton, Deon" w:date="2026-03-17T20:57:00Z" w16du:dateUtc="2026-03-18T01:57:00Z">
        <w:r w:rsidR="00366CD3">
          <w:rPr>
            <w:rFonts w:ascii="Times New Roman" w:hAnsi="Times New Roman" w:cs="Times New Roman"/>
          </w:rPr>
          <w:t>.</w:t>
        </w:r>
      </w:ins>
      <w:ins w:id="1454" w:author="Benton, Deon" w:date="2026-03-17T21:05:00Z" w16du:dateUtc="2026-03-18T02:05:00Z">
        <w:r w:rsidR="0089435D">
          <w:rPr>
            <w:rFonts w:ascii="Times New Roman" w:hAnsi="Times New Roman" w:cs="Times New Roman"/>
          </w:rPr>
          <w:t xml:space="preserve"> </w:t>
        </w:r>
      </w:ins>
      <w:ins w:id="1455" w:author="Benton, Deon" w:date="2026-03-17T21:28:00Z" w16du:dateUtc="2026-03-18T02:28:00Z">
        <w:r w:rsidR="000D6324">
          <w:rPr>
            <w:rFonts w:ascii="Times New Roman" w:hAnsi="Times New Roman" w:cs="Times New Roman"/>
          </w:rPr>
          <w:t xml:space="preserve">Specifically, the goal </w:t>
        </w:r>
      </w:ins>
      <w:ins w:id="1456" w:author="Benton, Deon" w:date="2026-03-17T21:29:00Z" w16du:dateUtc="2026-03-18T02:29:00Z">
        <w:r w:rsidR="000D6324">
          <w:rPr>
            <w:rFonts w:ascii="Times New Roman" w:hAnsi="Times New Roman" w:cs="Times New Roman"/>
          </w:rPr>
          <w:t xml:space="preserve">of the current simulations was to show that </w:t>
        </w:r>
      </w:ins>
      <w:ins w:id="1457" w:author="Benton, Deon" w:date="2026-03-19T15:57:00Z" w16du:dateUtc="2026-03-19T20:57:00Z">
        <w:r w:rsidR="008E78C5">
          <w:rPr>
            <w:rFonts w:ascii="Times New Roman" w:hAnsi="Times New Roman" w:cs="Times New Roman"/>
          </w:rPr>
          <w:t>ALIAS—which</w:t>
        </w:r>
      </w:ins>
      <w:ins w:id="1458"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59" w:author="Benton, Deon" w:date="2026-03-17T21:30:00Z" w16du:dateUtc="2026-03-18T02:30:00Z">
        <w:r w:rsidR="000D6324">
          <w:rPr>
            <w:rFonts w:ascii="Times New Roman" w:hAnsi="Times New Roman" w:cs="Times New Roman"/>
          </w:rPr>
          <w:t>understanding studies</w:t>
        </w:r>
      </w:ins>
      <w:ins w:id="1460" w:author="Benton, Deon" w:date="2026-03-19T15:57:00Z" w16du:dateUtc="2026-03-19T20:57:00Z">
        <w:r w:rsidR="008E78C5">
          <w:rPr>
            <w:rFonts w:ascii="Times New Roman" w:hAnsi="Times New Roman" w:cs="Times New Roman"/>
          </w:rPr>
          <w:t>—</w:t>
        </w:r>
      </w:ins>
      <w:ins w:id="1461" w:author="Benton, Deon" w:date="2026-03-17T21:35:00Z" w16du:dateUtc="2026-03-18T02:35:00Z">
        <w:r w:rsidR="000D6324">
          <w:rPr>
            <w:rFonts w:ascii="Times New Roman" w:hAnsi="Times New Roman" w:cs="Times New Roman"/>
          </w:rPr>
          <w:t>does a better job at</w:t>
        </w:r>
      </w:ins>
      <w:ins w:id="1462" w:author="Benton, Deon" w:date="2026-03-17T21:40:00Z" w16du:dateUtc="2026-03-18T02:40:00Z">
        <w:r w:rsidR="00183560">
          <w:rPr>
            <w:rFonts w:ascii="Times New Roman" w:hAnsi="Times New Roman" w:cs="Times New Roman"/>
          </w:rPr>
          <w:t xml:space="preserve"> capturing</w:t>
        </w:r>
      </w:ins>
      <w:ins w:id="1463" w:author="Benton, Deon" w:date="2026-03-17T21:34:00Z" w16du:dateUtc="2026-03-18T02:34:00Z">
        <w:r w:rsidR="000D6324">
          <w:rPr>
            <w:rFonts w:ascii="Times New Roman" w:hAnsi="Times New Roman" w:cs="Times New Roman"/>
          </w:rPr>
          <w:t xml:space="preserve"> infants’ looking </w:t>
        </w:r>
      </w:ins>
      <w:ins w:id="1464" w:author="Benton, Deon" w:date="2026-03-17T21:40:00Z" w16du:dateUtc="2026-03-18T02:40:00Z">
        <w:r w:rsidR="00183560">
          <w:rPr>
            <w:rFonts w:ascii="Times New Roman" w:hAnsi="Times New Roman" w:cs="Times New Roman"/>
          </w:rPr>
          <w:t>data</w:t>
        </w:r>
      </w:ins>
      <w:ins w:id="1465"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66" w:author="Benton, Deon" w:date="2026-03-19T15:58:00Z" w16du:dateUtc="2026-03-19T20:58:00Z">
        <w:r w:rsidR="008E78C5">
          <w:rPr>
            <w:rFonts w:ascii="Times New Roman" w:hAnsi="Times New Roman" w:cs="Times New Roman"/>
          </w:rPr>
          <w:t>OM10, a model that lacks these features</w:t>
        </w:r>
      </w:ins>
      <w:ins w:id="1467" w:author="Benton, Deon" w:date="2026-03-17T21:34:00Z" w16du:dateUtc="2026-03-18T02:34:00Z">
        <w:r w:rsidR="000D6324">
          <w:rPr>
            <w:rFonts w:ascii="Times New Roman" w:hAnsi="Times New Roman" w:cs="Times New Roman"/>
          </w:rPr>
          <w:t xml:space="preserve">. </w:t>
        </w:r>
      </w:ins>
      <w:ins w:id="1468" w:author="Benton, Deon" w:date="2026-03-17T21:47:00Z" w16du:dateUtc="2026-03-18T02:47:00Z">
        <w:r w:rsidR="00183560" w:rsidRPr="00183560">
          <w:rPr>
            <w:rFonts w:ascii="Times New Roman" w:hAnsi="Times New Roman" w:cs="Times New Roman"/>
          </w:rPr>
          <w:t xml:space="preserve">By demonstrating that </w:t>
        </w:r>
      </w:ins>
      <w:ins w:id="1469" w:author="Benton, Deon" w:date="2026-03-19T15:58:00Z" w16du:dateUtc="2026-03-19T20:58:00Z">
        <w:r w:rsidR="009C431B">
          <w:rPr>
            <w:rFonts w:ascii="Times New Roman" w:hAnsi="Times New Roman" w:cs="Times New Roman"/>
          </w:rPr>
          <w:t>OM10</w:t>
        </w:r>
      </w:ins>
      <w:ins w:id="1470" w:author="Benton, Deon" w:date="2026-03-17T21:47:00Z" w16du:dateUtc="2026-03-18T02:47:00Z">
        <w:r w:rsidR="00183560" w:rsidRPr="00183560">
          <w:rPr>
            <w:rFonts w:ascii="Times New Roman" w:hAnsi="Times New Roman" w:cs="Times New Roman"/>
          </w:rPr>
          <w:t xml:space="preserve"> accounts for less of the data than </w:t>
        </w:r>
      </w:ins>
      <w:ins w:id="1471" w:author="Benton, Deon" w:date="2026-03-19T15:58:00Z" w16du:dateUtc="2026-03-19T20:58:00Z">
        <w:r w:rsidR="009C431B">
          <w:rPr>
            <w:rFonts w:ascii="Times New Roman" w:hAnsi="Times New Roman" w:cs="Times New Roman"/>
          </w:rPr>
          <w:t>ALIAS</w:t>
        </w:r>
      </w:ins>
      <w:ins w:id="1472"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73" w:author="Benton, Deon" w:date="2026-03-19T15:58:00Z" w16du:dateUtc="2026-03-19T20:58:00Z">
        <w:r w:rsidR="009C431B">
          <w:rPr>
            <w:rFonts w:ascii="Times New Roman" w:hAnsi="Times New Roman" w:cs="Times New Roman"/>
          </w:rPr>
          <w:t>OM10</w:t>
        </w:r>
      </w:ins>
      <w:ins w:id="1474"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475" w:author="Benton, Deon" w:date="2026-03-19T15:59:00Z" w16du:dateUtc="2026-03-19T20:59:00Z">
        <w:r w:rsidR="009C431B">
          <w:rPr>
            <w:rFonts w:ascii="Times New Roman" w:hAnsi="Times New Roman" w:cs="Times New Roman"/>
          </w:rPr>
          <w:t xml:space="preserve"> explains the enhanced explanatory scope of ALIAS.</w:t>
        </w:r>
      </w:ins>
      <w:ins w:id="1476"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477" w:author="Benton, Deon" w:date="2026-02-25T12:25:00Z" w16du:dateUtc="2026-02-25T18:25:00Z">
        <w:r w:rsidR="00050686">
          <w:rPr>
            <w:rFonts w:ascii="Times New Roman" w:hAnsi="Times New Roman" w:cs="Times New Roman"/>
          </w:rPr>
          <w:t xml:space="preserve">next section, I describe </w:t>
        </w:r>
      </w:ins>
      <w:ins w:id="1478" w:author="Benton, Deon" w:date="2026-04-08T10:41:00Z" w16du:dateUtc="2026-04-08T15:41:00Z">
        <w:r w:rsidR="001D1299">
          <w:rPr>
            <w:rFonts w:ascii="Times New Roman" w:hAnsi="Times New Roman" w:cs="Times New Roman"/>
          </w:rPr>
          <w:t xml:space="preserve">ALIAS’s architecture </w:t>
        </w:r>
      </w:ins>
      <w:ins w:id="1479" w:author="Benton, Deon" w:date="2026-02-25T12:26:00Z" w16du:dateUtc="2026-02-25T18:26:00Z">
        <w:r w:rsidR="00050686">
          <w:rPr>
            <w:rFonts w:ascii="Times New Roman" w:hAnsi="Times New Roman" w:cs="Times New Roman"/>
          </w:rPr>
          <w:t>and the pretraining experience</w:t>
        </w:r>
      </w:ins>
      <w:ins w:id="1480"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481" w:author="Benton, Deon" w:date="2026-04-08T10:41:00Z" w16du:dateUtc="2026-04-08T15:41:00Z">
        <w:r w:rsidR="001645F2">
          <w:rPr>
            <w:rFonts w:ascii="Times New Roman" w:hAnsi="Times New Roman" w:cs="Times New Roman"/>
          </w:rPr>
          <w:t xml:space="preserve"> identical across all reported </w:t>
        </w:r>
      </w:ins>
      <w:ins w:id="1482"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483" w:author="Benton, Deon" w:date="2026-03-17T21:56:00Z" w16du:dateUtc="2026-03-18T02:56:00Z">
        <w:r w:rsidR="00514CDE">
          <w:rPr>
            <w:rFonts w:ascii="Times New Roman" w:hAnsi="Times New Roman" w:cs="Times New Roman"/>
          </w:rPr>
          <w:t>I also provide a</w:t>
        </w:r>
      </w:ins>
      <w:ins w:id="1484" w:author="Benton, Deon" w:date="2026-03-17T21:57:00Z" w16du:dateUtc="2026-03-18T02:57:00Z">
        <w:r w:rsidR="00514CDE">
          <w:rPr>
            <w:rFonts w:ascii="Times New Roman" w:hAnsi="Times New Roman" w:cs="Times New Roman"/>
          </w:rPr>
          <w:t xml:space="preserve">n </w:t>
        </w:r>
      </w:ins>
      <w:ins w:id="1485" w:author="Benton, Deon" w:date="2026-03-17T21:56:00Z" w16du:dateUtc="2026-03-18T02:56:00Z">
        <w:r w:rsidR="00514CDE">
          <w:rPr>
            <w:rFonts w:ascii="Times New Roman" w:hAnsi="Times New Roman" w:cs="Times New Roman"/>
          </w:rPr>
          <w:t xml:space="preserve">overview of </w:t>
        </w:r>
      </w:ins>
      <w:ins w:id="1486" w:author="Benton, Deon" w:date="2026-03-19T15:59:00Z" w16du:dateUtc="2026-03-19T20:59:00Z">
        <w:r w:rsidR="009A3502">
          <w:rPr>
            <w:rFonts w:ascii="Times New Roman" w:hAnsi="Times New Roman" w:cs="Times New Roman"/>
          </w:rPr>
          <w:t xml:space="preserve">OM10, </w:t>
        </w:r>
      </w:ins>
      <w:ins w:id="1487" w:author="Benton, Deon" w:date="2026-03-17T21:56:00Z" w16du:dateUtc="2026-03-18T02:56:00Z">
        <w:r w:rsidR="00514CDE">
          <w:rPr>
            <w:rFonts w:ascii="Times New Roman" w:hAnsi="Times New Roman" w:cs="Times New Roman"/>
          </w:rPr>
          <w:t>although</w:t>
        </w:r>
      </w:ins>
      <w:ins w:id="1488" w:author="Benton, Deon" w:date="2026-03-17T21:57:00Z" w16du:dateUtc="2026-03-18T02:57:00Z">
        <w:r w:rsidR="00514CDE">
          <w:rPr>
            <w:rFonts w:ascii="Times New Roman" w:hAnsi="Times New Roman" w:cs="Times New Roman"/>
          </w:rPr>
          <w:t xml:space="preserve"> </w:t>
        </w:r>
      </w:ins>
      <w:ins w:id="1489" w:author="Benton, Deon" w:date="2026-03-19T15:59:00Z" w16du:dateUtc="2026-03-19T20:59:00Z">
        <w:r w:rsidR="009A3502">
          <w:rPr>
            <w:rFonts w:ascii="Times New Roman" w:hAnsi="Times New Roman" w:cs="Times New Roman"/>
          </w:rPr>
          <w:t xml:space="preserve">the description of this model will </w:t>
        </w:r>
      </w:ins>
      <w:ins w:id="1490" w:author="Benton, Deon" w:date="2026-03-19T16:00:00Z" w16du:dateUtc="2026-03-19T21:00:00Z">
        <w:r w:rsidR="009A3502">
          <w:rPr>
            <w:rFonts w:ascii="Times New Roman" w:hAnsi="Times New Roman" w:cs="Times New Roman"/>
          </w:rPr>
          <w:t>be</w:t>
        </w:r>
      </w:ins>
      <w:ins w:id="1491" w:author="Benton, Deon" w:date="2026-03-17T21:57:00Z" w16du:dateUtc="2026-03-18T02:57:00Z">
        <w:r w:rsidR="00514CDE">
          <w:rPr>
            <w:rFonts w:ascii="Times New Roman" w:hAnsi="Times New Roman" w:cs="Times New Roman"/>
          </w:rPr>
          <w:t xml:space="preserve"> kept brief given that </w:t>
        </w:r>
      </w:ins>
      <w:ins w:id="1492" w:author="Benton, Deon" w:date="2026-03-19T16:00:00Z" w16du:dateUtc="2026-03-19T21:00:00Z">
        <w:r w:rsidR="009A3502">
          <w:rPr>
            <w:rFonts w:ascii="Times New Roman" w:hAnsi="Times New Roman" w:cs="Times New Roman"/>
          </w:rPr>
          <w:t>a fuller description can be found in</w:t>
        </w:r>
      </w:ins>
      <w:ins w:id="1493" w:author="Benton, Deon" w:date="2026-03-17T21:58:00Z" w16du:dateUtc="2026-03-18T02:58:00Z">
        <w:r w:rsidR="00514CDE">
          <w:rPr>
            <w:rFonts w:ascii="Times New Roman" w:hAnsi="Times New Roman" w:cs="Times New Roman"/>
          </w:rPr>
          <w:t xml:space="preserve"> Overwalle (2010).</w:t>
        </w:r>
      </w:ins>
      <w:ins w:id="1494"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495" w:author="Benton, Deon" w:date="2026-04-08T10:42:00Z" w16du:dateUtc="2026-04-08T15:42:00Z">
        <w:r w:rsidR="00651F98">
          <w:rPr>
            <w:rFonts w:ascii="Times New Roman" w:hAnsi="Times New Roman" w:cs="Times New Roman"/>
          </w:rPr>
          <w:t>X</w:t>
        </w:r>
      </w:ins>
      <w:ins w:id="1496"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97"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ins w:id="1498"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499" w:author="Benton, Deon" w:date="2026-03-17T22:07:00Z" w16du:dateUtc="2026-03-18T03:07:00Z">
        <w:r w:rsidR="006B5ACD">
          <w:rPr>
            <w:rFonts w:ascii="Times New Roman" w:hAnsi="Times New Roman" w:cs="Times New Roman"/>
          </w:rPr>
          <w:t>I</w:t>
        </w:r>
      </w:ins>
      <w:ins w:id="1500" w:author="Benton, Deon" w:date="2026-03-17T22:08:00Z" w16du:dateUtc="2026-03-18T03:08:00Z">
        <w:r w:rsidR="006B5ACD">
          <w:rPr>
            <w:rFonts w:ascii="Times New Roman" w:hAnsi="Times New Roman" w:cs="Times New Roman"/>
          </w:rPr>
          <w:t>n</w:t>
        </w:r>
      </w:ins>
      <w:ins w:id="1501" w:author="Benton, Deon" w:date="2026-03-17T22:07:00Z" w16du:dateUtc="2026-03-18T03:07:00Z">
        <w:r w:rsidR="006B5ACD">
          <w:rPr>
            <w:rFonts w:ascii="Times New Roman" w:hAnsi="Times New Roman" w:cs="Times New Roman"/>
          </w:rPr>
          <w:t xml:space="preserve"> each </w:t>
        </w:r>
      </w:ins>
      <w:ins w:id="1502" w:author="Benton, Deon" w:date="2026-03-17T22:08:00Z" w16du:dateUtc="2026-03-18T03:08:00Z">
        <w:r w:rsidR="006B5ACD">
          <w:rPr>
            <w:rFonts w:ascii="Times New Roman" w:hAnsi="Times New Roman" w:cs="Times New Roman"/>
          </w:rPr>
          <w:t>simulation</w:t>
        </w:r>
      </w:ins>
      <w:ins w:id="1503" w:author="Benton, Deon" w:date="2026-03-17T22:07:00Z" w16du:dateUtc="2026-03-18T03:07:00Z">
        <w:r w:rsidR="006B5ACD">
          <w:rPr>
            <w:rFonts w:ascii="Times New Roman" w:hAnsi="Times New Roman" w:cs="Times New Roman"/>
          </w:rPr>
          <w:t>, I comp</w:t>
        </w:r>
      </w:ins>
      <w:ins w:id="1504" w:author="Benton, Deon" w:date="2026-03-17T22:08:00Z" w16du:dateUtc="2026-03-18T03:08:00Z">
        <w:r w:rsidR="006B5ACD">
          <w:rPr>
            <w:rFonts w:ascii="Times New Roman" w:hAnsi="Times New Roman" w:cs="Times New Roman"/>
          </w:rPr>
          <w:t xml:space="preserve">are the performance of ALIAS to </w:t>
        </w:r>
      </w:ins>
      <w:ins w:id="1505" w:author="Benton, Deon" w:date="2026-03-17T22:10:00Z" w16du:dateUtc="2026-03-18T03:10:00Z">
        <w:r w:rsidR="006B5ACD">
          <w:rPr>
            <w:rFonts w:ascii="Times New Roman" w:hAnsi="Times New Roman" w:cs="Times New Roman"/>
          </w:rPr>
          <w:t xml:space="preserve">that of </w:t>
        </w:r>
      </w:ins>
      <w:ins w:id="1506" w:author="Benton, Deon" w:date="2026-03-17T22:08:00Z" w16du:dateUtc="2026-03-18T03:08:00Z">
        <w:r w:rsidR="006B5ACD">
          <w:rPr>
            <w:rFonts w:ascii="Times New Roman" w:hAnsi="Times New Roman" w:cs="Times New Roman"/>
          </w:rPr>
          <w:t>OM</w:t>
        </w:r>
      </w:ins>
      <w:ins w:id="1507" w:author="Benton, Deon" w:date="2026-03-19T16:01:00Z" w16du:dateUtc="2026-03-19T21:01:00Z">
        <w:r w:rsidR="00DD5CA9">
          <w:rPr>
            <w:rFonts w:ascii="Times New Roman" w:hAnsi="Times New Roman" w:cs="Times New Roman"/>
          </w:rPr>
          <w:t>10</w:t>
        </w:r>
      </w:ins>
      <w:ins w:id="1508" w:author="Benton, Deon" w:date="2026-03-17T22:08:00Z" w16du:dateUtc="2026-03-18T03:08:00Z">
        <w:r w:rsidR="006B5ACD">
          <w:rPr>
            <w:rFonts w:ascii="Times New Roman" w:hAnsi="Times New Roman" w:cs="Times New Roman"/>
          </w:rPr>
          <w:t xml:space="preserve"> to </w:t>
        </w:r>
      </w:ins>
      <w:ins w:id="1509" w:author="Benton, Deon" w:date="2026-03-17T22:09:00Z" w16du:dateUtc="2026-03-18T03:09:00Z">
        <w:r w:rsidR="006B5ACD">
          <w:rPr>
            <w:rFonts w:ascii="Times New Roman" w:hAnsi="Times New Roman" w:cs="Times New Roman"/>
          </w:rPr>
          <w:t>determine</w:t>
        </w:r>
      </w:ins>
      <w:ins w:id="1510" w:author="Benton, Deon" w:date="2026-03-17T22:10:00Z" w16du:dateUtc="2026-03-18T03:10:00Z">
        <w:r w:rsidR="006B5ACD">
          <w:rPr>
            <w:rFonts w:ascii="Times New Roman" w:hAnsi="Times New Roman" w:cs="Times New Roman"/>
          </w:rPr>
          <w:t xml:space="preserve"> </w:t>
        </w:r>
      </w:ins>
      <w:ins w:id="1511" w:author="Benton, Deon" w:date="2026-03-17T22:13:00Z" w16du:dateUtc="2026-03-18T03:13:00Z">
        <w:r w:rsidR="006B5ACD">
          <w:rPr>
            <w:rFonts w:ascii="Times New Roman" w:hAnsi="Times New Roman" w:cs="Times New Roman"/>
          </w:rPr>
          <w:t>which model</w:t>
        </w:r>
      </w:ins>
      <w:ins w:id="1512" w:author="Benton, Deon" w:date="2026-03-19T16:02:00Z" w16du:dateUtc="2026-03-19T21:02:00Z">
        <w:r w:rsidR="00DD5CA9">
          <w:rPr>
            <w:rFonts w:ascii="Times New Roman" w:hAnsi="Times New Roman" w:cs="Times New Roman"/>
          </w:rPr>
          <w:t xml:space="preserve"> provides a better qualitative description of</w:t>
        </w:r>
      </w:ins>
      <w:ins w:id="1513" w:author="Benton, Deon" w:date="2026-03-17T22:14:00Z" w16du:dateUtc="2026-03-18T03:14:00Z">
        <w:r w:rsidR="006B5ACD">
          <w:rPr>
            <w:rFonts w:ascii="Times New Roman" w:hAnsi="Times New Roman" w:cs="Times New Roman"/>
          </w:rPr>
          <w:t xml:space="preserve"> </w:t>
        </w:r>
      </w:ins>
      <w:ins w:id="1514" w:author="Benton, Deon" w:date="2026-03-17T22:16:00Z" w16du:dateUtc="2026-03-18T03:16:00Z">
        <w:r w:rsidR="008D6A75">
          <w:rPr>
            <w:rFonts w:ascii="Times New Roman" w:hAnsi="Times New Roman" w:cs="Times New Roman"/>
          </w:rPr>
          <w:t>that simulation’s target finding</w:t>
        </w:r>
      </w:ins>
      <w:ins w:id="1515" w:author="Benton, Deon" w:date="2026-03-17T22:14:00Z" w16du:dateUtc="2026-03-18T03:14:00Z">
        <w:r w:rsidR="006B5ACD">
          <w:rPr>
            <w:rFonts w:ascii="Times New Roman" w:hAnsi="Times New Roman" w:cs="Times New Roman"/>
          </w:rPr>
          <w:t>.</w:t>
        </w:r>
      </w:ins>
      <w:ins w:id="1516"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517" w:author="Benton, Deon" w:date="2026-03-19T16:04:00Z" w16du:dateUtc="2026-03-19T21:04:00Z">
        <w:r w:rsidR="0086295B">
          <w:rPr>
            <w:rFonts w:ascii="Times New Roman" w:hAnsi="Times New Roman" w:cs="Times New Roman"/>
          </w:rPr>
          <w:t xml:space="preserve">the </w:t>
        </w:r>
      </w:ins>
      <w:del w:id="1518" w:author="Benton, Deon" w:date="2026-03-19T16:04:00Z" w16du:dateUtc="2026-03-19T21:04:00Z">
        <w:r w:rsidDel="0086295B">
          <w:rPr>
            <w:rFonts w:ascii="Times New Roman" w:hAnsi="Times New Roman" w:cs="Times New Roman"/>
          </w:rPr>
          <w:delText xml:space="preserve"> </w:delText>
        </w:r>
      </w:del>
      <w:ins w:id="1519"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520"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521"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522"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523" w:author="Benton, Deon" w:date="2026-02-25T12:30:00Z" w16du:dateUtc="2026-02-25T18:30:00Z">
        <w:r w:rsidR="004B22DC">
          <w:rPr>
            <w:rFonts w:ascii="Times New Roman" w:hAnsi="Times New Roman" w:cs="Times New Roman"/>
          </w:rPr>
          <w:t>In cases where the original reports did not provide sufficient detail</w:t>
        </w:r>
      </w:ins>
      <w:ins w:id="1524" w:author="Benton, Deon" w:date="2026-03-19T16:06:00Z" w16du:dateUtc="2026-03-19T21:06:00Z">
        <w:r w:rsidR="00905E6E">
          <w:rPr>
            <w:rFonts w:ascii="Times New Roman" w:hAnsi="Times New Roman" w:cs="Times New Roman"/>
          </w:rPr>
          <w:t xml:space="preserve"> to model </w:t>
        </w:r>
      </w:ins>
      <w:ins w:id="1525"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526" w:author="Benton, Deon" w:date="2026-02-25T12:31:00Z" w16du:dateUtc="2026-02-25T18:31:00Z">
        <w:r w:rsidR="00C90067">
          <w:rPr>
            <w:rFonts w:ascii="Times New Roman" w:hAnsi="Times New Roman" w:cs="Times New Roman"/>
          </w:rPr>
          <w:t xml:space="preserve"> (e.g., the length of the action phase in Skerry et</w:t>
        </w:r>
      </w:ins>
      <w:ins w:id="1527" w:author="Benton, Deon" w:date="2026-02-25T12:32:00Z" w16du:dateUtc="2026-02-25T18:32:00Z">
        <w:r w:rsidR="00C90067">
          <w:rPr>
            <w:rFonts w:ascii="Times New Roman" w:hAnsi="Times New Roman" w:cs="Times New Roman"/>
          </w:rPr>
          <w:t xml:space="preserve"> al., 2013)</w:t>
        </w:r>
      </w:ins>
      <w:ins w:id="1528" w:author="Benton, Deon" w:date="2026-02-25T12:30:00Z" w16du:dateUtc="2026-02-25T18:30:00Z">
        <w:r w:rsidR="004B22DC">
          <w:rPr>
            <w:rFonts w:ascii="Times New Roman" w:hAnsi="Times New Roman" w:cs="Times New Roman"/>
          </w:rPr>
          <w:t xml:space="preserve">, </w:t>
        </w:r>
      </w:ins>
      <w:ins w:id="1529"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30" w:author="Benton, Deon" w:date="2026-03-20T10:29:00Z" w16du:dateUtc="2026-03-20T15:29:00Z">
        <w:r w:rsidR="00F55EAD">
          <w:rPr>
            <w:rFonts w:ascii="Times New Roman" w:hAnsi="Times New Roman" w:cs="Times New Roman"/>
          </w:rPr>
          <w:t xml:space="preserve"> Finally, because </w:t>
        </w:r>
      </w:ins>
      <w:ins w:id="1531" w:author="Benton, Deon" w:date="2026-03-20T10:35:00Z" w16du:dateUtc="2026-03-20T15:35:00Z">
        <w:r w:rsidR="00232BD9">
          <w:rPr>
            <w:rFonts w:ascii="Times New Roman" w:hAnsi="Times New Roman" w:cs="Times New Roman"/>
          </w:rPr>
          <w:t>a key theoretical claim of the</w:t>
        </w:r>
      </w:ins>
      <w:ins w:id="1532" w:author="Benton, Deon" w:date="2026-03-20T10:31:00Z" w16du:dateUtc="2026-03-20T15:31:00Z">
        <w:r w:rsidR="00F55EAD">
          <w:rPr>
            <w:rFonts w:ascii="Times New Roman" w:hAnsi="Times New Roman" w:cs="Times New Roman"/>
          </w:rPr>
          <w:t xml:space="preserve"> present account</w:t>
        </w:r>
      </w:ins>
      <w:ins w:id="1533" w:author="Benton, Deon" w:date="2026-03-20T10:30:00Z" w16du:dateUtc="2026-03-20T15:30:00Z">
        <w:r w:rsidR="00F55EAD">
          <w:rPr>
            <w:rFonts w:ascii="Times New Roman" w:hAnsi="Times New Roman" w:cs="Times New Roman"/>
          </w:rPr>
          <w:t xml:space="preserve"> is that</w:t>
        </w:r>
      </w:ins>
      <w:ins w:id="1534"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35"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36" w:author="Benton, Deon" w:date="2026-03-20T10:33:00Z" w16du:dateUtc="2026-03-20T15:33:00Z">
        <w:r w:rsidR="00530DF1">
          <w:rPr>
            <w:rFonts w:ascii="Times New Roman" w:hAnsi="Times New Roman" w:cs="Times New Roman"/>
          </w:rPr>
          <w:t xml:space="preserve">. </w:t>
        </w:r>
      </w:ins>
      <w:ins w:id="1537" w:author="Benton, Deon" w:date="2026-03-20T10:35:00Z" w16du:dateUtc="2026-03-20T15:35:00Z">
        <w:r w:rsidR="00232BD9">
          <w:rPr>
            <w:rFonts w:ascii="Times New Roman" w:hAnsi="Times New Roman" w:cs="Times New Roman"/>
          </w:rPr>
          <w:t xml:space="preserve">Removing </w:t>
        </w:r>
      </w:ins>
      <w:ins w:id="1538" w:author="Benton, Deon" w:date="2026-03-20T10:36:00Z" w16du:dateUtc="2026-03-20T15:36:00Z">
        <w:r w:rsidR="00232BD9">
          <w:rPr>
            <w:rFonts w:ascii="Times New Roman" w:hAnsi="Times New Roman" w:cs="Times New Roman"/>
          </w:rPr>
          <w:t xml:space="preserve">this </w:t>
        </w:r>
      </w:ins>
      <w:ins w:id="1539" w:author="Benton, Deon" w:date="2026-03-20T10:35:00Z" w16du:dateUtc="2026-03-20T15:35:00Z">
        <w:r w:rsidR="00232BD9">
          <w:rPr>
            <w:rFonts w:ascii="Times New Roman" w:hAnsi="Times New Roman" w:cs="Times New Roman"/>
          </w:rPr>
          <w:t>information ensures that</w:t>
        </w:r>
      </w:ins>
      <w:ins w:id="1540" w:author="Benton, Deon" w:date="2026-03-20T10:36:00Z" w16du:dateUtc="2026-03-20T15:36:00Z">
        <w:r w:rsidR="00232BD9">
          <w:rPr>
            <w:rFonts w:ascii="Times New Roman" w:hAnsi="Times New Roman" w:cs="Times New Roman"/>
          </w:rPr>
          <w:t xml:space="preserve"> no</w:t>
        </w:r>
      </w:ins>
      <w:ins w:id="1541"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42" w:author="Benton, Deon" w:date="2026-03-23T16:40:00Z" w16du:dateUtc="2026-03-23T21:40:00Z"/>
          <w:rFonts w:ascii="Times New Roman" w:hAnsi="Times New Roman" w:cs="Times New Roman"/>
        </w:rPr>
      </w:pPr>
      <w:r>
        <w:rPr>
          <w:rFonts w:ascii="Times New Roman" w:hAnsi="Times New Roman" w:cs="Times New Roman"/>
        </w:rPr>
        <w:tab/>
      </w:r>
      <w:ins w:id="1543" w:author="Benton, Deon" w:date="2026-03-20T14:32:00Z" w16du:dateUtc="2026-03-20T19:32:00Z">
        <w:r w:rsidR="007712E0">
          <w:rPr>
            <w:rFonts w:ascii="Times New Roman" w:hAnsi="Times New Roman" w:cs="Times New Roman"/>
            <w:b/>
            <w:bCs/>
          </w:rPr>
          <w:t xml:space="preserve">OM10. </w:t>
        </w:r>
      </w:ins>
      <w:ins w:id="1544" w:author="Benton, Deon" w:date="2026-03-20T14:33:00Z" w16du:dateUtc="2026-03-20T19:33:00Z">
        <w:r w:rsidR="00432BEB">
          <w:rPr>
            <w:rFonts w:ascii="Times New Roman" w:hAnsi="Times New Roman" w:cs="Times New Roman"/>
          </w:rPr>
          <w:t>The Over</w:t>
        </w:r>
      </w:ins>
      <w:ins w:id="1545" w:author="Benton, Deon" w:date="2026-03-20T14:34:00Z" w16du:dateUtc="2026-03-20T19:34:00Z">
        <w:r w:rsidR="00432BEB">
          <w:rPr>
            <w:rFonts w:ascii="Times New Roman" w:hAnsi="Times New Roman" w:cs="Times New Roman"/>
          </w:rPr>
          <w:t>walle (2010) model</w:t>
        </w:r>
      </w:ins>
      <w:ins w:id="1546" w:author="Benton, Deon" w:date="2026-03-21T11:11:00Z" w16du:dateUtc="2026-03-21T16:11:00Z">
        <w:r w:rsidR="00EF6131">
          <w:rPr>
            <w:rFonts w:ascii="Times New Roman" w:hAnsi="Times New Roman" w:cs="Times New Roman"/>
          </w:rPr>
          <w:t xml:space="preserve"> (OM10)</w:t>
        </w:r>
      </w:ins>
      <w:ins w:id="1547" w:author="Benton, Deon" w:date="2026-03-20T14:34:00Z" w16du:dateUtc="2026-03-20T19:34:00Z">
        <w:r w:rsidR="00432BEB">
          <w:rPr>
            <w:rFonts w:ascii="Times New Roman" w:hAnsi="Times New Roman" w:cs="Times New Roman"/>
          </w:rPr>
          <w:t xml:space="preserve"> was</w:t>
        </w:r>
      </w:ins>
      <w:ins w:id="1548" w:author="Benton, Deon" w:date="2026-03-20T14:35:00Z" w16du:dateUtc="2026-03-20T19:35:00Z">
        <w:r w:rsidR="00432BEB">
          <w:rPr>
            <w:rFonts w:ascii="Times New Roman" w:hAnsi="Times New Roman" w:cs="Times New Roman"/>
          </w:rPr>
          <w:t xml:space="preserve"> a one-layer</w:t>
        </w:r>
      </w:ins>
      <w:ins w:id="1549" w:author="Benton, Deon" w:date="2026-03-20T23:42:00Z" w16du:dateUtc="2026-03-21T04:42:00Z">
        <w:r w:rsidR="00296148">
          <w:rPr>
            <w:rFonts w:ascii="Times New Roman" w:hAnsi="Times New Roman" w:cs="Times New Roman"/>
          </w:rPr>
          <w:t xml:space="preserve"> recurrent</w:t>
        </w:r>
      </w:ins>
      <w:ins w:id="1550" w:author="Benton, Deon" w:date="2026-03-20T14:34:00Z" w16du:dateUtc="2026-03-20T19:34:00Z">
        <w:r w:rsidR="00432BEB">
          <w:rPr>
            <w:rFonts w:ascii="Times New Roman" w:hAnsi="Times New Roman" w:cs="Times New Roman"/>
          </w:rPr>
          <w:t xml:space="preserve"> connectionist model that </w:t>
        </w:r>
      </w:ins>
      <w:ins w:id="1551" w:author="Benton, Deon" w:date="2026-03-20T23:43:00Z" w16du:dateUtc="2026-03-21T04:43:00Z">
        <w:r w:rsidR="00296148">
          <w:rPr>
            <w:rFonts w:ascii="Times New Roman" w:hAnsi="Times New Roman" w:cs="Times New Roman"/>
          </w:rPr>
          <w:t>consisted</w:t>
        </w:r>
      </w:ins>
      <w:ins w:id="1552" w:author="Benton, Deon" w:date="2026-03-20T14:34:00Z" w16du:dateUtc="2026-03-20T19:34:00Z">
        <w:r w:rsidR="00432BEB">
          <w:rPr>
            <w:rFonts w:ascii="Times New Roman" w:hAnsi="Times New Roman" w:cs="Times New Roman"/>
          </w:rPr>
          <w:t xml:space="preserve"> of 27 units</w:t>
        </w:r>
      </w:ins>
      <w:ins w:id="1553" w:author="Benton, Deon" w:date="2026-03-21T11:11:00Z" w16du:dateUtc="2026-03-21T16:11:00Z">
        <w:r w:rsidR="00EF6131">
          <w:rPr>
            <w:rFonts w:ascii="Times New Roman" w:hAnsi="Times New Roman" w:cs="Times New Roman"/>
          </w:rPr>
          <w:t>. Twenty</w:t>
        </w:r>
      </w:ins>
      <w:ins w:id="1554" w:author="Benton, Deon" w:date="2026-03-21T11:12:00Z" w16du:dateUtc="2026-03-21T16:12:00Z">
        <w:r w:rsidR="00EF6131">
          <w:rPr>
            <w:rFonts w:ascii="Times New Roman" w:hAnsi="Times New Roman" w:cs="Times New Roman"/>
          </w:rPr>
          <w:t>-</w:t>
        </w:r>
      </w:ins>
      <w:ins w:id="1555" w:author="Benton, Deon" w:date="2026-03-21T11:11:00Z" w16du:dateUtc="2026-03-21T16:11:00Z">
        <w:r w:rsidR="00EF6131">
          <w:rPr>
            <w:rFonts w:ascii="Times New Roman" w:hAnsi="Times New Roman" w:cs="Times New Roman"/>
          </w:rPr>
          <w:t xml:space="preserve">five of these units implemented a </w:t>
        </w:r>
      </w:ins>
      <w:ins w:id="1556" w:author="Benton, Deon" w:date="2026-03-21T11:12:00Z" w16du:dateUtc="2026-03-21T16:12:00Z">
        <w:r w:rsidR="00EF6131">
          <w:rPr>
            <w:rFonts w:ascii="Times New Roman" w:hAnsi="Times New Roman" w:cs="Times New Roman"/>
          </w:rPr>
          <w:t xml:space="preserve">navigable </w:t>
        </w:r>
      </w:ins>
      <w:ins w:id="1557" w:author="Benton, Deon" w:date="2026-03-21T11:11:00Z" w16du:dateUtc="2026-03-21T16:11:00Z">
        <w:r w:rsidR="00EF6131">
          <w:rPr>
            <w:rFonts w:ascii="Times New Roman" w:hAnsi="Times New Roman" w:cs="Times New Roman"/>
          </w:rPr>
          <w:t>spati</w:t>
        </w:r>
      </w:ins>
      <w:ins w:id="1558" w:author="Benton, Deon" w:date="2026-03-21T11:12:00Z" w16du:dateUtc="2026-03-21T16:12:00Z">
        <w:r w:rsidR="00EF6131">
          <w:rPr>
            <w:rFonts w:ascii="Times New Roman" w:hAnsi="Times New Roman" w:cs="Times New Roman"/>
          </w:rPr>
          <w:t>al grid</w:t>
        </w:r>
      </w:ins>
      <w:ins w:id="1559"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60" w:author="Benton, Deon" w:date="2026-03-21T11:29:00Z" w16du:dateUtc="2026-03-21T16:29:00Z">
        <w:r w:rsidR="007D1241">
          <w:rPr>
            <w:rFonts w:ascii="Times New Roman" w:hAnsi="Times New Roman" w:cs="Times New Roman"/>
          </w:rPr>
          <w:t xml:space="preserve"> Each unit was </w:t>
        </w:r>
      </w:ins>
      <w:ins w:id="1561" w:author="Benton, Deon" w:date="2026-03-21T11:30:00Z" w16du:dateUtc="2026-03-21T16:30:00Z">
        <w:r w:rsidR="007D1241">
          <w:rPr>
            <w:rFonts w:ascii="Times New Roman" w:hAnsi="Times New Roman" w:cs="Times New Roman"/>
          </w:rPr>
          <w:t xml:space="preserve">bidirectionally connected to </w:t>
        </w:r>
      </w:ins>
      <w:ins w:id="1562" w:author="Benton, Deon" w:date="2026-03-21T12:17:00Z" w16du:dateUtc="2026-03-21T17:17:00Z">
        <w:r w:rsidR="00B837C9">
          <w:rPr>
            <w:rFonts w:ascii="Times New Roman" w:hAnsi="Times New Roman" w:cs="Times New Roman"/>
          </w:rPr>
          <w:t xml:space="preserve">every other unit </w:t>
        </w:r>
      </w:ins>
      <w:ins w:id="1563" w:author="Benton, Deon" w:date="2026-03-21T11:31:00Z" w16du:dateUtc="2026-03-21T16:31:00Z">
        <w:r w:rsidR="007D1241">
          <w:rPr>
            <w:rFonts w:ascii="Times New Roman" w:hAnsi="Times New Roman" w:cs="Times New Roman"/>
          </w:rPr>
          <w:t>except for itself.</w:t>
        </w:r>
      </w:ins>
      <w:ins w:id="1564" w:author="Benton, Deon" w:date="2026-03-21T11:35:00Z" w16du:dateUtc="2026-03-21T16:35:00Z">
        <w:r w:rsidR="007D1241">
          <w:rPr>
            <w:rFonts w:ascii="Times New Roman" w:hAnsi="Times New Roman" w:cs="Times New Roman"/>
          </w:rPr>
          <w:t xml:space="preserve"> </w:t>
        </w:r>
      </w:ins>
      <w:ins w:id="1565" w:author="Benton, Deon" w:date="2026-03-21T11:19:00Z" w16du:dateUtc="2026-03-21T16:19:00Z">
        <w:r w:rsidR="00964B0C">
          <w:rPr>
            <w:rFonts w:ascii="Times New Roman" w:hAnsi="Times New Roman" w:cs="Times New Roman"/>
          </w:rPr>
          <w:t xml:space="preserve"> As described in Overwalle (2010), OM10 was trained </w:t>
        </w:r>
      </w:ins>
      <w:ins w:id="1566"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67" w:author="Benton, Deon" w:date="2026-03-21T11:21:00Z" w16du:dateUtc="2026-03-21T16:21:00Z">
        <w:r w:rsidR="00964B0C">
          <w:rPr>
            <w:rFonts w:ascii="Times New Roman" w:hAnsi="Times New Roman" w:cs="Times New Roman"/>
          </w:rPr>
          <w:t xml:space="preserve"> an event in which arced motion occurred alone</w:t>
        </w:r>
      </w:ins>
      <w:ins w:id="1568" w:author="Benton, Deon" w:date="2026-03-21T11:39:00Z" w16du:dateUtc="2026-03-21T16:39:00Z">
        <w:r w:rsidR="007D1241">
          <w:rPr>
            <w:rFonts w:ascii="Times New Roman" w:hAnsi="Times New Roman" w:cs="Times New Roman"/>
          </w:rPr>
          <w:t xml:space="preserve"> (Control condition)</w:t>
        </w:r>
      </w:ins>
      <w:ins w:id="1569" w:author="Benton, Deon" w:date="2026-03-21T11:21:00Z" w16du:dateUtc="2026-03-21T16:21:00Z">
        <w:r w:rsidR="00964B0C">
          <w:rPr>
            <w:rFonts w:ascii="Times New Roman" w:hAnsi="Times New Roman" w:cs="Times New Roman"/>
          </w:rPr>
          <w:t>.</w:t>
        </w:r>
      </w:ins>
      <w:ins w:id="1570" w:author="Benton, Deon" w:date="2026-03-21T11:39:00Z" w16du:dateUtc="2026-03-21T16:39:00Z">
        <w:r w:rsidR="00AC6E00">
          <w:rPr>
            <w:rFonts w:ascii="Times New Roman" w:hAnsi="Times New Roman" w:cs="Times New Roman"/>
          </w:rPr>
          <w:t xml:space="preserve"> </w:t>
        </w:r>
      </w:ins>
      <w:ins w:id="1571" w:author="Benton, Deon" w:date="2026-03-21T11:42:00Z" w16du:dateUtc="2026-03-21T16:42:00Z">
        <w:r w:rsidR="00AC6E00">
          <w:rPr>
            <w:rFonts w:ascii="Times New Roman" w:hAnsi="Times New Roman" w:cs="Times New Roman"/>
          </w:rPr>
          <w:t xml:space="preserve">Due to the </w:t>
        </w:r>
      </w:ins>
      <w:ins w:id="1572" w:author="Benton, Deon" w:date="2026-03-21T12:18:00Z" w16du:dateUtc="2026-03-21T17:18:00Z">
        <w:r w:rsidR="00B81018">
          <w:rPr>
            <w:rFonts w:ascii="Times New Roman" w:hAnsi="Times New Roman" w:cs="Times New Roman"/>
          </w:rPr>
          <w:t xml:space="preserve">necessarily </w:t>
        </w:r>
      </w:ins>
      <w:ins w:id="1573" w:author="Benton, Deon" w:date="2026-03-21T11:42:00Z" w16du:dateUtc="2026-03-21T16:42:00Z">
        <w:r w:rsidR="00AC6E00">
          <w:rPr>
            <w:rFonts w:ascii="Times New Roman" w:hAnsi="Times New Roman" w:cs="Times New Roman"/>
          </w:rPr>
          <w:t xml:space="preserve">dynamic nature of </w:t>
        </w:r>
      </w:ins>
      <w:ins w:id="1574" w:author="Benton, Deon" w:date="2026-03-23T09:52:00Z" w16du:dateUtc="2026-03-23T14:52:00Z">
        <w:r w:rsidR="00047E5C">
          <w:rPr>
            <w:rFonts w:ascii="Times New Roman" w:hAnsi="Times New Roman" w:cs="Times New Roman"/>
          </w:rPr>
          <w:t>actions</w:t>
        </w:r>
      </w:ins>
      <w:ins w:id="1575" w:author="Benton, Deon" w:date="2026-03-21T11:42:00Z" w16du:dateUtc="2026-03-21T16:42:00Z">
        <w:r w:rsidR="00AC6E00">
          <w:rPr>
            <w:rFonts w:ascii="Times New Roman" w:hAnsi="Times New Roman" w:cs="Times New Roman"/>
          </w:rPr>
          <w:t xml:space="preserve">, </w:t>
        </w:r>
      </w:ins>
      <w:ins w:id="1576" w:author="Benton, Deon" w:date="2026-03-21T12:47:00Z" w16du:dateUtc="2026-03-21T17:47:00Z">
        <w:r w:rsidR="00BC5A2D">
          <w:rPr>
            <w:rFonts w:ascii="Times New Roman" w:hAnsi="Times New Roman" w:cs="Times New Roman"/>
          </w:rPr>
          <w:t>each arced motion event unfolded</w:t>
        </w:r>
      </w:ins>
      <w:ins w:id="1577" w:author="Benton, Deon" w:date="2026-03-21T11:42:00Z" w16du:dateUtc="2026-03-21T16:42:00Z">
        <w:r w:rsidR="00AC6E00">
          <w:rPr>
            <w:rFonts w:ascii="Times New Roman" w:hAnsi="Times New Roman" w:cs="Times New Roman"/>
          </w:rPr>
          <w:t xml:space="preserve"> across a series of </w:t>
        </w:r>
      </w:ins>
      <w:ins w:id="1578" w:author="Benton, Deon" w:date="2026-03-21T12:47:00Z" w16du:dateUtc="2026-03-21T17:47:00Z">
        <w:r w:rsidR="00BC5A2D">
          <w:rPr>
            <w:rFonts w:ascii="Times New Roman" w:hAnsi="Times New Roman" w:cs="Times New Roman"/>
          </w:rPr>
          <w:t>9</w:t>
        </w:r>
      </w:ins>
      <w:ins w:id="1579" w:author="Benton, Deon" w:date="2026-03-21T11:49:00Z" w16du:dateUtc="2026-03-21T16:49:00Z">
        <w:r w:rsidR="007C483F">
          <w:rPr>
            <w:rFonts w:ascii="Times New Roman" w:hAnsi="Times New Roman" w:cs="Times New Roman"/>
          </w:rPr>
          <w:t xml:space="preserve"> </w:t>
        </w:r>
      </w:ins>
      <w:ins w:id="1580" w:author="Benton, Deon" w:date="2026-03-21T11:42:00Z" w16du:dateUtc="2026-03-21T16:42:00Z">
        <w:r w:rsidR="00AC6E00">
          <w:rPr>
            <w:rFonts w:ascii="Times New Roman" w:hAnsi="Times New Roman" w:cs="Times New Roman"/>
          </w:rPr>
          <w:t>steps</w:t>
        </w:r>
      </w:ins>
      <w:ins w:id="1581" w:author="Benton, Deon" w:date="2026-03-21T12:48:00Z" w16du:dateUtc="2026-03-21T17:48:00Z">
        <w:r w:rsidR="00BC5A2D">
          <w:rPr>
            <w:rFonts w:ascii="Times New Roman" w:hAnsi="Times New Roman" w:cs="Times New Roman"/>
          </w:rPr>
          <w:t xml:space="preserve">. </w:t>
        </w:r>
      </w:ins>
      <w:ins w:id="1582" w:author="Benton, Deon" w:date="2026-03-21T11:44:00Z" w16du:dateUtc="2026-03-21T16:44:00Z">
        <w:r w:rsidR="00AC6E00">
          <w:rPr>
            <w:rFonts w:ascii="Times New Roman" w:hAnsi="Times New Roman" w:cs="Times New Roman"/>
          </w:rPr>
          <w:t xml:space="preserve">Crucially, </w:t>
        </w:r>
      </w:ins>
      <w:ins w:id="1583" w:author="Benton, Deon" w:date="2026-03-23T09:56:00Z" w16du:dateUtc="2026-03-23T14:56:00Z">
        <w:r w:rsidR="00F559BC">
          <w:rPr>
            <w:rFonts w:ascii="Times New Roman" w:hAnsi="Times New Roman" w:cs="Times New Roman"/>
          </w:rPr>
          <w:t xml:space="preserve">each step was processed in </w:t>
        </w:r>
      </w:ins>
      <w:ins w:id="1584" w:author="Benton, Deon" w:date="2026-03-23T15:47:00Z" w16du:dateUtc="2026-03-23T20:47:00Z">
        <w:r w:rsidR="0011240F">
          <w:rPr>
            <w:rFonts w:ascii="Times New Roman" w:hAnsi="Times New Roman" w:cs="Times New Roman"/>
          </w:rPr>
          <w:t>three phases</w:t>
        </w:r>
      </w:ins>
      <w:ins w:id="1585" w:author="Benton, Deon" w:date="2026-03-21T11:44:00Z" w16du:dateUtc="2026-03-21T16:44:00Z">
        <w:r w:rsidR="00AC6E00">
          <w:rPr>
            <w:rFonts w:ascii="Times New Roman" w:hAnsi="Times New Roman" w:cs="Times New Roman"/>
          </w:rPr>
          <w:t>.</w:t>
        </w:r>
      </w:ins>
      <w:ins w:id="1586" w:author="Benton, Deon" w:date="2026-03-21T11:42:00Z" w16du:dateUtc="2026-03-21T16:42:00Z">
        <w:r w:rsidR="00AC6E00">
          <w:rPr>
            <w:rFonts w:ascii="Times New Roman" w:hAnsi="Times New Roman" w:cs="Times New Roman"/>
          </w:rPr>
          <w:t xml:space="preserve"> </w:t>
        </w:r>
      </w:ins>
      <w:ins w:id="1587"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588" w:author="Benton, Deon" w:date="2026-03-21T11:39:00Z" w16du:dateUtc="2026-03-21T16:39:00Z">
        <w:r w:rsidR="00AC6E00">
          <w:rPr>
            <w:rFonts w:ascii="Times New Roman" w:hAnsi="Times New Roman" w:cs="Times New Roman"/>
          </w:rPr>
          <w:t>,</w:t>
        </w:r>
      </w:ins>
      <w:ins w:id="1589" w:author="Benton, Deon" w:date="2026-03-23T10:14:00Z" w16du:dateUtc="2026-03-23T15:14:00Z">
        <w:r w:rsidR="002B7929">
          <w:rPr>
            <w:rFonts w:ascii="Times New Roman" w:hAnsi="Times New Roman" w:cs="Times New Roman"/>
          </w:rPr>
          <w:t xml:space="preserve"> </w:t>
        </w:r>
      </w:ins>
      <w:ins w:id="1590" w:author="Benton, Deon" w:date="2026-03-23T10:18:00Z" w16du:dateUtc="2026-03-23T15:18:00Z">
        <w:r w:rsidR="0054146D">
          <w:rPr>
            <w:rFonts w:ascii="Times New Roman" w:hAnsi="Times New Roman" w:cs="Times New Roman"/>
          </w:rPr>
          <w:t>the network is provided w</w:t>
        </w:r>
      </w:ins>
      <w:ins w:id="1591" w:author="Benton, Deon" w:date="2026-03-23T10:19:00Z" w16du:dateUtc="2026-03-23T15:19:00Z">
        <w:r w:rsidR="0054146D">
          <w:rPr>
            <w:rFonts w:ascii="Times New Roman" w:hAnsi="Times New Roman" w:cs="Times New Roman"/>
          </w:rPr>
          <w:t>ith information corresponding to</w:t>
        </w:r>
      </w:ins>
      <w:ins w:id="1592" w:author="Benton, Deon" w:date="2026-03-23T10:20:00Z" w16du:dateUtc="2026-03-23T15:20:00Z">
        <w:r w:rsidR="00C5465D">
          <w:rPr>
            <w:rFonts w:ascii="Times New Roman" w:hAnsi="Times New Roman" w:cs="Times New Roman"/>
          </w:rPr>
          <w:t xml:space="preserve"> a single time slice of one of the training events. </w:t>
        </w:r>
      </w:ins>
      <w:ins w:id="1593" w:author="Benton, Deon" w:date="2026-03-23T10:19:00Z" w16du:dateUtc="2026-03-23T15:19:00Z">
        <w:r w:rsidR="0054146D">
          <w:rPr>
            <w:rFonts w:ascii="Times New Roman" w:hAnsi="Times New Roman" w:cs="Times New Roman"/>
          </w:rPr>
          <w:t xml:space="preserve"> </w:t>
        </w:r>
      </w:ins>
      <w:ins w:id="1594"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595" w:author="Benton, Deon" w:date="2026-03-23T15:12:00Z" w16du:dateUtc="2026-03-23T20:12:00Z">
        <w:r w:rsidR="0053471E">
          <w:rPr>
            <w:rFonts w:ascii="Times New Roman" w:hAnsi="Times New Roman" w:cs="Times New Roman"/>
          </w:rPr>
          <w:t xml:space="preserve">side </w:t>
        </w:r>
      </w:ins>
      <w:ins w:id="1596"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97" w:author="Benton, Deon" w:date="2026-03-23T15:12:00Z" w16du:dateUtc="2026-03-23T20:12:00Z">
        <w:r w:rsidR="0053471E">
          <w:rPr>
            <w:rFonts w:ascii="Times New Roman" w:hAnsi="Times New Roman" w:cs="Times New Roman"/>
          </w:rPr>
          <w:t>e</w:t>
        </w:r>
      </w:ins>
      <w:ins w:id="1598"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99" w:author="Benton, Deon" w:date="2026-03-23T15:18:00Z" w16du:dateUtc="2026-03-23T20:18:00Z">
        <w:r w:rsidR="00FF110D">
          <w:rPr>
            <w:rFonts w:ascii="Times New Roman" w:hAnsi="Times New Roman" w:cs="Times New Roman"/>
          </w:rPr>
          <w:t>Once the network was provided with information</w:t>
        </w:r>
      </w:ins>
      <w:ins w:id="1600"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601" w:author="Benton, Deon" w:date="2026-03-23T15:20:00Z" w16du:dateUtc="2026-03-23T20:20:00Z">
        <w:r w:rsidR="00FF110D">
          <w:rPr>
            <w:rFonts w:ascii="Times New Roman" w:hAnsi="Times New Roman" w:cs="Times New Roman"/>
          </w:rPr>
          <w:t xml:space="preserve"> (see Overwalle, 2010 for</w:t>
        </w:r>
      </w:ins>
      <w:ins w:id="1602" w:author="Benton, Deon" w:date="2026-03-23T15:21:00Z" w16du:dateUtc="2026-03-23T20:21:00Z">
        <w:r w:rsidR="00701F66">
          <w:rPr>
            <w:rFonts w:ascii="Times New Roman" w:hAnsi="Times New Roman" w:cs="Times New Roman"/>
          </w:rPr>
          <w:t xml:space="preserve"> the details of how units exchanged </w:t>
        </w:r>
      </w:ins>
      <w:ins w:id="1603" w:author="Benton, Deon" w:date="2026-03-23T15:22:00Z" w16du:dateUtc="2026-03-23T20:22:00Z">
        <w:r w:rsidR="00701F66">
          <w:rPr>
            <w:rFonts w:ascii="Times New Roman" w:hAnsi="Times New Roman" w:cs="Times New Roman"/>
          </w:rPr>
          <w:t xml:space="preserve">activity via </w:t>
        </w:r>
      </w:ins>
      <w:ins w:id="1604" w:author="Benton, Deon" w:date="2026-03-23T15:21:00Z" w16du:dateUtc="2026-03-23T20:21:00Z">
        <w:r w:rsidR="00701F66">
          <w:rPr>
            <w:rFonts w:ascii="Times New Roman" w:hAnsi="Times New Roman" w:cs="Times New Roman"/>
          </w:rPr>
          <w:t>their bidirectional connections)</w:t>
        </w:r>
      </w:ins>
      <w:ins w:id="1605" w:author="Benton, Deon" w:date="2026-03-23T15:22:00Z" w16du:dateUtc="2026-03-23T20:22:00Z">
        <w:r w:rsidR="00824A70">
          <w:rPr>
            <w:rFonts w:ascii="Times New Roman" w:hAnsi="Times New Roman" w:cs="Times New Roman"/>
          </w:rPr>
          <w:t>.</w:t>
        </w:r>
      </w:ins>
      <w:ins w:id="1606" w:author="Benton, Deon" w:date="2026-03-23T15:20:00Z" w16du:dateUtc="2026-03-23T20:20:00Z">
        <w:r w:rsidR="00FF110D">
          <w:rPr>
            <w:rFonts w:ascii="Times New Roman" w:hAnsi="Times New Roman" w:cs="Times New Roman"/>
          </w:rPr>
          <w:t xml:space="preserve"> </w:t>
        </w:r>
      </w:ins>
      <w:ins w:id="1607"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608"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1B091C7B"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AC1613">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609"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610" w:author="Benton, Deon" w:date="2026-03-23T15:24:00Z" w16du:dateUtc="2026-03-23T20:24:00Z"/>
          <w:rFonts w:ascii="Times New Roman" w:hAnsi="Times New Roman" w:cs="Times New Roman"/>
        </w:rPr>
      </w:pPr>
      <w:ins w:id="1611"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612" w:author="Benton, Deon" w:date="2026-04-08T10:45:00Z" w16du:dateUtc="2026-04-08T15:45:00Z">
        <w:r w:rsidR="00F44AD4">
          <w:rPr>
            <w:rFonts w:ascii="Times New Roman" w:hAnsi="Times New Roman" w:cs="Times New Roman"/>
          </w:rPr>
          <w:t xml:space="preserve"> arced-motion</w:t>
        </w:r>
      </w:ins>
      <w:ins w:id="1613" w:author="Benton, Deon" w:date="2026-03-23T16:39:00Z" w16du:dateUtc="2026-03-23T21:39:00Z">
        <w:r>
          <w:rPr>
            <w:rFonts w:ascii="Times New Roman" w:hAnsi="Times New Roman" w:cs="Times New Roman"/>
          </w:rPr>
          <w:t xml:space="preserve"> trajectory </w:t>
        </w:r>
      </w:ins>
      <w:ins w:id="1614" w:author="Benton, Deon" w:date="2026-04-08T10:45:00Z" w16du:dateUtc="2026-04-08T15:45:00Z">
        <w:r w:rsidR="00F44AD4">
          <w:rPr>
            <w:rFonts w:ascii="Times New Roman" w:hAnsi="Times New Roman" w:cs="Times New Roman"/>
          </w:rPr>
          <w:t>that was</w:t>
        </w:r>
      </w:ins>
      <w:ins w:id="1615"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ins>
      <w:ins w:id="1616" w:author="Benton, Deon" w:date="2026-04-08T10:46:00Z" w16du:dateUtc="2026-04-08T15:46:00Z">
        <w:r w:rsidR="002D7684">
          <w:rPr>
            <w:rFonts w:ascii="Times New Roman" w:hAnsi="Times New Roman" w:cs="Times New Roman"/>
          </w:rPr>
          <w:t>, when present, remain fully</w:t>
        </w:r>
      </w:ins>
      <w:ins w:id="1617"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618" w:author="Benton, Deon" w:date="2026-04-08T10:46:00Z" w16du:dateUtc="2026-04-08T15:46:00Z">
        <w:r w:rsidR="00D31768">
          <w:rPr>
            <w:rFonts w:ascii="Times New Roman" w:hAnsi="Times New Roman" w:cs="Times New Roman"/>
          </w:rPr>
          <w:t xml:space="preserve"> This can be seen by tracing the agent’s arced trajectory.</w:t>
        </w:r>
      </w:ins>
      <w:ins w:id="1619"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620" w:author="Benton, Deon" w:date="2026-04-08T10:46:00Z" w16du:dateUtc="2026-04-08T15:46:00Z">
        <w:r w:rsidR="007D6A74">
          <w:rPr>
            <w:rFonts w:ascii="Times New Roman" w:hAnsi="Times New Roman" w:cs="Times New Roman"/>
          </w:rPr>
          <w:t xml:space="preserve"> (thou</w:t>
        </w:r>
      </w:ins>
      <w:ins w:id="1621"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ins>
      <w:ins w:id="1622"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623" w:author="Benton, Deon" w:date="2026-04-08T10:48:00Z" w16du:dateUtc="2026-04-08T15:48:00Z">
        <w:r w:rsidR="00A703F3">
          <w:rPr>
            <w:rFonts w:ascii="Times New Roman" w:hAnsi="Times New Roman" w:cs="Times New Roman"/>
          </w:rPr>
          <w:t xml:space="preserve"> </w:t>
        </w:r>
      </w:ins>
      <w:ins w:id="1624" w:author="Benton, Deon" w:date="2026-03-23T16:39:00Z" w16du:dateUtc="2026-03-23T21:39:00Z">
        <w:r>
          <w:rPr>
            <w:rFonts w:ascii="Times New Roman" w:hAnsi="Times New Roman" w:cs="Times New Roman"/>
          </w:rPr>
          <w:t xml:space="preserve">remains fully visible throughout the duration of an action event. These issues raise </w:t>
        </w:r>
      </w:ins>
      <w:ins w:id="1625" w:author="Benton, Deon" w:date="2026-04-08T10:48:00Z" w16du:dateUtc="2026-04-08T15:48:00Z">
        <w:r w:rsidR="00A703F3">
          <w:rPr>
            <w:rFonts w:ascii="Times New Roman" w:hAnsi="Times New Roman" w:cs="Times New Roman"/>
          </w:rPr>
          <w:t xml:space="preserve">critical </w:t>
        </w:r>
      </w:ins>
      <w:ins w:id="1626" w:author="Benton, Deon" w:date="2026-03-23T16:39:00Z" w16du:dateUtc="2026-03-23T21:39:00Z">
        <w:r>
          <w:rPr>
            <w:rFonts w:ascii="Times New Roman" w:hAnsi="Times New Roman" w:cs="Times New Roman"/>
          </w:rPr>
          <w:t xml:space="preserve">questions about the </w:t>
        </w:r>
      </w:ins>
      <w:ins w:id="1627" w:author="Benton, Deon" w:date="2026-04-08T10:48:00Z" w16du:dateUtc="2026-04-08T15:48:00Z">
        <w:r w:rsidR="00A703F3">
          <w:rPr>
            <w:rFonts w:ascii="Times New Roman" w:hAnsi="Times New Roman" w:cs="Times New Roman"/>
          </w:rPr>
          <w:t>basis of</w:t>
        </w:r>
      </w:ins>
      <w:ins w:id="1628" w:author="Benton, Deon" w:date="2026-03-23T16:39:00Z" w16du:dateUtc="2026-03-23T21:39:00Z">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29" w:author="Benton, Deon" w:date="2026-03-23T16:42:00Z" w16du:dateUtc="2026-03-23T21:42:00Z">
        <w:r w:rsidR="005A0500">
          <w:rPr>
            <w:rFonts w:ascii="Times New Roman" w:hAnsi="Times New Roman" w:cs="Times New Roman"/>
          </w:rPr>
          <w:t xml:space="preserve">and </w:t>
        </w:r>
      </w:ins>
      <w:ins w:id="1630"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31" w:author="Benton, Deon" w:date="2026-03-23T16:43:00Z" w16du:dateUtc="2026-03-23T21:43:00Z">
        <w:r w:rsidR="00BC1E32">
          <w:rPr>
            <w:rFonts w:ascii="Times New Roman" w:hAnsi="Times New Roman" w:cs="Times New Roman"/>
          </w:rPr>
          <w:t xml:space="preserve"> as well as to ALIAS</w:t>
        </w:r>
      </w:ins>
      <w:ins w:id="1632" w:author="Benton, Deon" w:date="2026-03-23T16:39:00Z" w16du:dateUtc="2026-03-23T21:39:00Z">
        <w:r>
          <w:rPr>
            <w:rFonts w:ascii="Times New Roman" w:hAnsi="Times New Roman" w:cs="Times New Roman"/>
          </w:rPr>
          <w:t xml:space="preserve">. In </w:t>
        </w:r>
      </w:ins>
      <w:ins w:id="1633" w:author="Benton, Deon" w:date="2026-03-23T16:43:00Z" w16du:dateUtc="2026-03-23T21:43:00Z">
        <w:r w:rsidR="00BC1E32">
          <w:rPr>
            <w:rFonts w:ascii="Times New Roman" w:hAnsi="Times New Roman" w:cs="Times New Roman"/>
          </w:rPr>
          <w:t>OM10-2</w:t>
        </w:r>
      </w:ins>
      <w:ins w:id="1634"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ins>
      <w:ins w:id="1635" w:author="Benton, Deon" w:date="2026-04-08T10:49:00Z" w16du:dateUtc="2026-04-08T15:49:00Z">
        <w:r w:rsidR="00A703F3">
          <w:rPr>
            <w:rFonts w:ascii="Times New Roman" w:hAnsi="Times New Roman" w:cs="Times New Roman"/>
          </w:rPr>
          <w:t>remain</w:t>
        </w:r>
      </w:ins>
      <w:ins w:id="1636" w:author="Benton, Deon" w:date="2026-03-23T16:39:00Z" w16du:dateUtc="2026-03-23T21:39:00Z">
        <w:r w:rsidRPr="00710203">
          <w:rPr>
            <w:rFonts w:ascii="Times New Roman" w:hAnsi="Times New Roman" w:cs="Times New Roman"/>
          </w:rPr>
          <w:t xml:space="preserve"> present </w:t>
        </w:r>
      </w:ins>
      <w:ins w:id="1637" w:author="Benton, Deon" w:date="2026-03-23T16:43:00Z" w16du:dateUtc="2026-03-23T21:43:00Z">
        <w:r w:rsidR="00BC1E32">
          <w:rPr>
            <w:rFonts w:ascii="Times New Roman" w:hAnsi="Times New Roman" w:cs="Times New Roman"/>
          </w:rPr>
          <w:t>across</w:t>
        </w:r>
      </w:ins>
      <w:ins w:id="1638"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39" w:author="Benton, Deon" w:date="2026-04-08T10:49:00Z" w16du:dateUtc="2026-04-08T15:49:00Z">
        <w:r w:rsidR="00A703F3">
          <w:rPr>
            <w:rFonts w:ascii="Times New Roman" w:hAnsi="Times New Roman" w:cs="Times New Roman"/>
          </w:rPr>
          <w:t xml:space="preserve">time </w:t>
        </w:r>
      </w:ins>
      <w:ins w:id="1640" w:author="Benton, Deon" w:date="2026-03-23T16:39:00Z" w16du:dateUtc="2026-03-23T21:39:00Z">
        <w:r w:rsidRPr="00710203">
          <w:rPr>
            <w:rFonts w:ascii="Times New Roman" w:hAnsi="Times New Roman" w:cs="Times New Roman"/>
          </w:rPr>
          <w:t>steps.</w:t>
        </w:r>
      </w:ins>
      <w:ins w:id="1641" w:author="Benton, Deon" w:date="2026-03-25T10:10:00Z" w16du:dateUtc="2026-03-25T15:10:00Z">
        <w:r w:rsidR="00A40620">
          <w:rPr>
            <w:rFonts w:ascii="Times New Roman" w:hAnsi="Times New Roman" w:cs="Times New Roman"/>
          </w:rPr>
          <w:t xml:space="preserve"> </w:t>
        </w:r>
      </w:ins>
      <w:ins w:id="1642" w:author="Benton, Deon" w:date="2026-03-25T10:12:00Z" w16du:dateUtc="2026-03-25T15:12:00Z">
        <w:r w:rsidR="00F06E48">
          <w:rPr>
            <w:rFonts w:ascii="Times New Roman" w:hAnsi="Times New Roman" w:cs="Times New Roman"/>
          </w:rPr>
          <w:t xml:space="preserve">Finally, </w:t>
        </w:r>
      </w:ins>
      <w:ins w:id="1643" w:author="Benton, Deon" w:date="2026-03-25T10:13:00Z" w16du:dateUtc="2026-03-25T15:13:00Z">
        <w:r w:rsidR="00F06E48">
          <w:rPr>
            <w:rFonts w:ascii="Times New Roman" w:hAnsi="Times New Roman" w:cs="Times New Roman"/>
          </w:rPr>
          <w:t>because</w:t>
        </w:r>
      </w:ins>
      <w:ins w:id="1644" w:author="Benton, Deon" w:date="2026-03-25T10:18:00Z" w16du:dateUtc="2026-03-25T15:18:00Z">
        <w:r w:rsidR="00037ADB">
          <w:rPr>
            <w:rFonts w:ascii="Times New Roman" w:hAnsi="Times New Roman" w:cs="Times New Roman"/>
          </w:rPr>
          <w:t xml:space="preserve"> there is greater overall network activity in</w:t>
        </w:r>
      </w:ins>
      <w:ins w:id="1645" w:author="Benton, Deon" w:date="2026-03-25T10:15:00Z" w16du:dateUtc="2026-03-25T15:15:00Z">
        <w:r w:rsidR="00D96F7B">
          <w:rPr>
            <w:rFonts w:ascii="Times New Roman" w:hAnsi="Times New Roman" w:cs="Times New Roman"/>
          </w:rPr>
          <w:t xml:space="preserve"> OM10-2 </w:t>
        </w:r>
      </w:ins>
      <w:ins w:id="1646" w:author="Benton, Deon" w:date="2026-03-25T10:16:00Z" w16du:dateUtc="2026-03-25T15:16:00Z">
        <w:r w:rsidR="00D96F7B">
          <w:rPr>
            <w:rFonts w:ascii="Times New Roman" w:hAnsi="Times New Roman" w:cs="Times New Roman"/>
          </w:rPr>
          <w:t>compared to</w:t>
        </w:r>
      </w:ins>
      <w:ins w:id="1647" w:author="Benton, Deon" w:date="2026-03-25T10:12:00Z" w16du:dateUtc="2026-03-25T15:12:00Z">
        <w:r w:rsidR="00F06E48">
          <w:rPr>
            <w:rFonts w:ascii="Times New Roman" w:hAnsi="Times New Roman" w:cs="Times New Roman"/>
          </w:rPr>
          <w:t xml:space="preserve"> OM10—giv</w:t>
        </w:r>
      </w:ins>
      <w:ins w:id="1648"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49" w:author="Benton, Deon" w:date="2026-03-25T10:16:00Z" w16du:dateUtc="2026-03-25T15:16:00Z">
        <w:r w:rsidR="00037ADB">
          <w:rPr>
            <w:rFonts w:ascii="Times New Roman" w:hAnsi="Times New Roman" w:cs="Times New Roman"/>
          </w:rPr>
          <w:t>a</w:t>
        </w:r>
      </w:ins>
      <w:ins w:id="1650" w:author="Benton, Deon" w:date="2026-03-25T10:17:00Z" w16du:dateUtc="2026-03-25T15:17:00Z">
        <w:r w:rsidR="00037ADB">
          <w:rPr>
            <w:rFonts w:ascii="Times New Roman" w:hAnsi="Times New Roman" w:cs="Times New Roman"/>
          </w:rPr>
          <w:t xml:space="preserve"> sigmoid activation was applied to the internal activation. </w:t>
        </w:r>
      </w:ins>
      <w:ins w:id="1651" w:author="Benton, Deon" w:date="2026-03-25T10:18:00Z" w16du:dateUtc="2026-03-25T15:18:00Z">
        <w:r w:rsidR="001F434E">
          <w:rPr>
            <w:rFonts w:ascii="Times New Roman" w:hAnsi="Times New Roman" w:cs="Times New Roman"/>
          </w:rPr>
          <w:t>In the absence of this activity function,</w:t>
        </w:r>
      </w:ins>
      <w:ins w:id="1652"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53" w:author="Benton, Deon" w:date="2026-03-25T10:20:00Z" w16du:dateUtc="2026-03-25T15:20:00Z">
        <w:r w:rsidR="001F434E">
          <w:rPr>
            <w:rFonts w:ascii="Times New Roman" w:hAnsi="Times New Roman" w:cs="Times New Roman"/>
          </w:rPr>
          <w:t>due to</w:t>
        </w:r>
      </w:ins>
      <w:ins w:id="1654"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55" w:author="Benton, Deon" w:date="2026-03-23T15:47:00Z" w16du:dateUtc="2026-03-23T20:47:00Z"/>
          <w:rFonts w:ascii="Times New Roman" w:hAnsi="Times New Roman" w:cs="Times New Roman"/>
        </w:rPr>
      </w:pPr>
      <w:ins w:id="1656" w:author="Benton, Deon" w:date="2026-03-23T15:24:00Z" w16du:dateUtc="2026-03-23T20:24:00Z">
        <w:r>
          <w:rPr>
            <w:rFonts w:ascii="Times New Roman" w:hAnsi="Times New Roman" w:cs="Times New Roman"/>
          </w:rPr>
          <w:tab/>
        </w:r>
      </w:ins>
      <w:ins w:id="1657" w:author="Benton, Deon" w:date="2026-03-23T15:45:00Z" w16du:dateUtc="2026-03-23T20:45:00Z">
        <w:r w:rsidR="00572B16">
          <w:rPr>
            <w:rFonts w:ascii="Times New Roman" w:hAnsi="Times New Roman" w:cs="Times New Roman"/>
          </w:rPr>
          <w:t>At the conclusion of the first phase, t</w:t>
        </w:r>
      </w:ins>
      <w:ins w:id="1658" w:author="Benton, Deon" w:date="2026-03-23T15:24:00Z" w16du:dateUtc="2026-03-23T20:24:00Z">
        <w:r>
          <w:rPr>
            <w:rFonts w:ascii="Times New Roman" w:hAnsi="Times New Roman" w:cs="Times New Roman"/>
          </w:rPr>
          <w:t xml:space="preserve">he model entered </w:t>
        </w:r>
      </w:ins>
      <w:ins w:id="1659" w:author="Benton, Deon" w:date="2026-04-08T10:49:00Z" w16du:dateUtc="2026-04-08T15:49:00Z">
        <w:r w:rsidR="00644795">
          <w:rPr>
            <w:rFonts w:ascii="Times New Roman" w:hAnsi="Times New Roman" w:cs="Times New Roman"/>
          </w:rPr>
          <w:t>a</w:t>
        </w:r>
      </w:ins>
      <w:ins w:id="1660" w:author="Benton, Deon" w:date="2026-03-23T15:24:00Z" w16du:dateUtc="2026-03-23T20:24:00Z">
        <w:r>
          <w:rPr>
            <w:rFonts w:ascii="Times New Roman" w:hAnsi="Times New Roman" w:cs="Times New Roman"/>
          </w:rPr>
          <w:t xml:space="preserve"> second</w:t>
        </w:r>
      </w:ins>
      <w:ins w:id="1661"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62" w:author="Benton, Deon" w:date="2026-03-23T15:24:00Z" w16du:dateUtc="2026-03-23T20:24:00Z">
        <w:r>
          <w:rPr>
            <w:rFonts w:ascii="Times New Roman" w:hAnsi="Times New Roman" w:cs="Times New Roman"/>
          </w:rPr>
          <w:t xml:space="preserve">. </w:t>
        </w:r>
      </w:ins>
      <w:ins w:id="1663" w:author="Benton, Deon" w:date="2026-03-23T15:25:00Z" w16du:dateUtc="2026-03-23T20:25:00Z">
        <w:r>
          <w:rPr>
            <w:rFonts w:ascii="Times New Roman" w:hAnsi="Times New Roman" w:cs="Times New Roman"/>
          </w:rPr>
          <w:t>During this phase, the</w:t>
        </w:r>
      </w:ins>
      <w:ins w:id="1664" w:author="Benton, Deon" w:date="2026-03-23T15:26:00Z" w16du:dateUtc="2026-03-23T20:26:00Z">
        <w:r w:rsidR="003F199F">
          <w:rPr>
            <w:rFonts w:ascii="Times New Roman" w:hAnsi="Times New Roman" w:cs="Times New Roman"/>
          </w:rPr>
          <w:t xml:space="preserve"> </w:t>
        </w:r>
      </w:ins>
      <w:ins w:id="1665" w:author="Benton, Deon" w:date="2026-03-23T15:31:00Z" w16du:dateUtc="2026-03-23T20:31:00Z">
        <w:r w:rsidR="00BE654E">
          <w:rPr>
            <w:rFonts w:ascii="Times New Roman" w:hAnsi="Times New Roman" w:cs="Times New Roman"/>
          </w:rPr>
          <w:t>Delta rule (</w:t>
        </w:r>
      </w:ins>
      <w:ins w:id="1666" w:author="Benton, Deon" w:date="2026-03-23T15:43:00Z" w16du:dateUtc="2026-03-23T20:43:00Z">
        <w:r w:rsidR="00D973CA">
          <w:rPr>
            <w:rFonts w:ascii="Times New Roman" w:hAnsi="Times New Roman" w:cs="Times New Roman"/>
          </w:rPr>
          <w:t xml:space="preserve">e.g., </w:t>
        </w:r>
      </w:ins>
      <w:ins w:id="1667"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68" w:author="Benton, Deon" w:date="2026-03-23T15:43:00Z" w16du:dateUtc="2026-03-23T20:43:00Z">
        <w:r w:rsidR="00D973CA">
          <w:rPr>
            <w:rFonts w:ascii="Times New Roman" w:hAnsi="Times New Roman" w:cs="Times New Roman"/>
          </w:rPr>
          <w:t>; Widrow &amp; Hoff, 1960</w:t>
        </w:r>
      </w:ins>
      <w:ins w:id="1669" w:author="Benton, Deon" w:date="2026-03-23T15:31:00Z" w16du:dateUtc="2026-03-23T20:31:00Z">
        <w:r w:rsidR="00AD6BA9">
          <w:rPr>
            <w:rFonts w:ascii="Times New Roman" w:hAnsi="Times New Roman" w:cs="Times New Roman"/>
          </w:rPr>
          <w:t xml:space="preserve">) </w:t>
        </w:r>
      </w:ins>
      <w:ins w:id="1670" w:author="Benton, Deon" w:date="2026-03-23T15:25:00Z" w16du:dateUtc="2026-03-23T20:25:00Z">
        <w:r w:rsidR="003F199F">
          <w:rPr>
            <w:rFonts w:ascii="Times New Roman" w:hAnsi="Times New Roman" w:cs="Times New Roman"/>
          </w:rPr>
          <w:t>was used to update the network weights</w:t>
        </w:r>
      </w:ins>
      <w:ins w:id="1671"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72" w:author="Benton, Deon" w:date="2026-03-23T15:46:00Z" w16du:dateUtc="2026-03-23T20:46:00Z">
        <w:r w:rsidR="00CB2377">
          <w:rPr>
            <w:rFonts w:ascii="Times New Roman" w:hAnsi="Times New Roman" w:cs="Times New Roman"/>
          </w:rPr>
          <w:t xml:space="preserve">is worth noting that </w:t>
        </w:r>
      </w:ins>
      <w:ins w:id="1673" w:author="Benton, Deon" w:date="2026-03-23T15:33:00Z" w16du:dateUtc="2026-03-23T20:33:00Z">
        <w:r w:rsidR="00AD6BA9">
          <w:rPr>
            <w:rFonts w:ascii="Times New Roman" w:hAnsi="Times New Roman" w:cs="Times New Roman"/>
          </w:rPr>
          <w:t xml:space="preserve">the specific form of </w:t>
        </w:r>
      </w:ins>
      <w:ins w:id="1674"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675" w:author="Benton, Deon" w:date="2026-03-23T15:46:00Z" w16du:dateUtc="2026-03-23T20:46:00Z">
        <w:r w:rsidR="00CB2377">
          <w:rPr>
            <w:rFonts w:ascii="Times New Roman" w:hAnsi="Times New Roman" w:cs="Times New Roman"/>
          </w:rPr>
          <w:t xml:space="preserve">employed </w:t>
        </w:r>
      </w:ins>
      <w:ins w:id="1676"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677" w:author="Benton, Deon" w:date="2026-03-23T15:36:00Z" w16du:dateUtc="2026-03-23T20:36:00Z">
        <w:r w:rsidR="009B68DB">
          <w:rPr>
            <w:rFonts w:ascii="Times New Roman" w:hAnsi="Times New Roman" w:cs="Times New Roman"/>
          </w:rPr>
          <w:t xml:space="preserve"> </w:t>
        </w:r>
      </w:ins>
      <w:ins w:id="1678" w:author="Benton, Deon" w:date="2026-03-23T15:46:00Z" w16du:dateUtc="2026-03-23T20:46:00Z">
        <w:r w:rsidR="00D1467C">
          <w:rPr>
            <w:rFonts w:ascii="Times New Roman" w:hAnsi="Times New Roman" w:cs="Times New Roman"/>
          </w:rPr>
          <w:t xml:space="preserve">the </w:t>
        </w:r>
      </w:ins>
      <w:ins w:id="1679" w:author="Benton, Deon" w:date="2026-03-23T15:36:00Z" w16du:dateUtc="2026-03-23T20:36:00Z">
        <w:r w:rsidR="009B68DB">
          <w:rPr>
            <w:rFonts w:ascii="Times New Roman" w:hAnsi="Times New Roman" w:cs="Times New Roman"/>
          </w:rPr>
          <w:t>discrepancy between</w:t>
        </w:r>
      </w:ins>
      <w:ins w:id="1680" w:author="Benton, Deon" w:date="2026-03-23T15:33:00Z" w16du:dateUtc="2026-03-23T20:33:00Z">
        <w:r w:rsidR="00651648">
          <w:rPr>
            <w:rFonts w:ascii="Times New Roman" w:hAnsi="Times New Roman" w:cs="Times New Roman"/>
          </w:rPr>
          <w:t xml:space="preserve"> the </w:t>
        </w:r>
      </w:ins>
      <w:ins w:id="1681"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682" w:author="Benton, Deon" w:date="2026-03-23T15:34:00Z" w16du:dateUtc="2026-03-23T20:34:00Z">
        <w:r w:rsidR="00651648">
          <w:rPr>
            <w:rFonts w:ascii="Times New Roman" w:hAnsi="Times New Roman" w:cs="Times New Roman"/>
          </w:rPr>
          <w:t xml:space="preserve">; more common usages of the Delta rule involve </w:t>
        </w:r>
      </w:ins>
      <w:ins w:id="1683" w:author="Benton, Deon" w:date="2026-03-23T15:38:00Z" w16du:dateUtc="2026-03-23T20:38:00Z">
        <w:r w:rsidR="009B68DB">
          <w:rPr>
            <w:rFonts w:ascii="Times New Roman" w:hAnsi="Times New Roman" w:cs="Times New Roman"/>
          </w:rPr>
          <w:t>reducing the discrepancy between a target output and the network’s predicted output</w:t>
        </w:r>
      </w:ins>
      <w:ins w:id="1684" w:author="Benton, Deon" w:date="2026-03-23T15:40:00Z" w16du:dateUtc="2026-03-23T20:40:00Z">
        <w:r w:rsidR="00863918">
          <w:rPr>
            <w:rFonts w:ascii="Times New Roman" w:hAnsi="Times New Roman" w:cs="Times New Roman"/>
          </w:rPr>
          <w:t xml:space="preserve"> (e.g., </w:t>
        </w:r>
      </w:ins>
      <w:ins w:id="1685" w:author="Benton, Deon" w:date="2026-03-23T15:44:00Z" w16du:dateUtc="2026-03-23T20:44:00Z">
        <w:r w:rsidR="00D973CA">
          <w:rPr>
            <w:rFonts w:ascii="Times New Roman" w:hAnsi="Times New Roman" w:cs="Times New Roman"/>
          </w:rPr>
          <w:t>Rumelhart &amp; McCllelland, 1986).</w:t>
        </w:r>
      </w:ins>
      <w:ins w:id="1686" w:author="Benton, Deon" w:date="2026-03-25T11:34:00Z" w16du:dateUtc="2026-03-25T16:34:00Z">
        <w:r w:rsidR="006F5DD4">
          <w:rPr>
            <w:rFonts w:ascii="Times New Roman" w:hAnsi="Times New Roman" w:cs="Times New Roman"/>
          </w:rPr>
          <w:t xml:space="preserve"> As was the case in Overwalle (2010), learning rate was set to 0.10</w:t>
        </w:r>
      </w:ins>
      <w:ins w:id="1687" w:author="Benton, Deon" w:date="2026-03-25T12:11:00Z" w16du:dateUtc="2026-03-25T17:11:00Z">
        <w:r w:rsidR="00860B92">
          <w:rPr>
            <w:rFonts w:ascii="Times New Roman" w:hAnsi="Times New Roman" w:cs="Times New Roman"/>
          </w:rPr>
          <w:t xml:space="preserve"> and the weights</w:t>
        </w:r>
      </w:ins>
      <w:ins w:id="1688" w:author="Benton, Deon" w:date="2026-03-25T12:12:00Z" w16du:dateUtc="2026-03-25T17:12:00Z">
        <w:r w:rsidR="00860B92">
          <w:rPr>
            <w:rFonts w:ascii="Times New Roman" w:hAnsi="Times New Roman" w:cs="Times New Roman"/>
          </w:rPr>
          <w:t xml:space="preserve"> were randomly initialized within the range ±0.2</w:t>
        </w:r>
      </w:ins>
      <w:ins w:id="1689"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690" w:author="Benton, Deon" w:date="2026-03-23T15:47:00Z" w16du:dateUtc="2026-03-23T20:47:00Z">
        <w:r>
          <w:rPr>
            <w:rFonts w:ascii="Times New Roman" w:hAnsi="Times New Roman" w:cs="Times New Roman"/>
          </w:rPr>
          <w:tab/>
        </w:r>
      </w:ins>
      <w:ins w:id="1691"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692"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693"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694" w:author="Benton, Deon" w:date="2026-03-23T16:01:00Z" w16du:dateUtc="2026-03-23T21:01:00Z">
        <w:r w:rsidR="00D80739">
          <w:rPr>
            <w:rFonts w:ascii="Times New Roman" w:hAnsi="Times New Roman" w:cs="Times New Roman"/>
          </w:rPr>
          <w:t>the two trajectories.</w:t>
        </w:r>
      </w:ins>
      <w:ins w:id="1695" w:author="Benton, Deon" w:date="2026-03-23T16:00:00Z" w16du:dateUtc="2026-03-23T21:00:00Z">
        <w:r w:rsidR="00D80739" w:rsidRPr="00D80739">
          <w:rPr>
            <w:rFonts w:ascii="Times New Roman" w:hAnsi="Times New Roman" w:cs="Times New Roman"/>
          </w:rPr>
          <w:t xml:space="preserve"> </w:t>
        </w:r>
      </w:ins>
      <w:ins w:id="1696" w:author="Benton, Deon" w:date="2026-03-23T16:01:00Z" w16du:dateUtc="2026-03-23T21:01:00Z">
        <w:r w:rsidR="00D80739">
          <w:rPr>
            <w:rFonts w:ascii="Times New Roman" w:hAnsi="Times New Roman" w:cs="Times New Roman"/>
          </w:rPr>
          <w:t xml:space="preserve">The critical cells for the straight trajectory were </w:t>
        </w:r>
      </w:ins>
      <w:ins w:id="1697"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698"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699" w:author="Benton, Deon" w:date="2026-03-23T16:04:00Z" w16du:dateUtc="2026-03-23T21:04:00Z">
        <w:r w:rsidR="00AB7607">
          <w:rPr>
            <w:rFonts w:ascii="Times New Roman" w:hAnsi="Times New Roman" w:cs="Times New Roman"/>
          </w:rPr>
          <w:t xml:space="preserve"> Overwalle (2010) interpreted the </w:t>
        </w:r>
      </w:ins>
      <w:ins w:id="1700" w:author="Benton, Deon" w:date="2026-03-23T16:00:00Z" w16du:dateUtc="2026-03-23T21:00:00Z">
        <w:r w:rsidR="00D80739" w:rsidRPr="00D80739">
          <w:rPr>
            <w:rFonts w:ascii="Times New Roman" w:hAnsi="Times New Roman" w:cs="Times New Roman"/>
          </w:rPr>
          <w:t xml:space="preserve">magnitude of </w:t>
        </w:r>
      </w:ins>
      <w:ins w:id="1701"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702" w:author="Benton, Deon" w:date="2026-03-23T16:04:00Z" w16du:dateUtc="2026-03-23T21:04:00Z">
        <w:r w:rsidR="00AB7607">
          <w:rPr>
            <w:rFonts w:ascii="Times New Roman" w:hAnsi="Times New Roman" w:cs="Times New Roman"/>
          </w:rPr>
          <w:t xml:space="preserve"> as a measure of the network’s expectation for a given event</w:t>
        </w:r>
      </w:ins>
      <w:ins w:id="1703" w:author="Benton, Deon" w:date="2026-03-23T16:05:00Z" w16du:dateUtc="2026-03-23T21:05:00Z">
        <w:r w:rsidR="00AB7607">
          <w:rPr>
            <w:rFonts w:ascii="Times New Roman" w:hAnsi="Times New Roman" w:cs="Times New Roman"/>
          </w:rPr>
          <w:t xml:space="preserve">—greater activation denoted a stronger expectation. </w:t>
        </w:r>
      </w:ins>
      <w:ins w:id="1704" w:author="Benton, Deon" w:date="2026-03-23T16:00:00Z" w16du:dateUtc="2026-03-23T21:00:00Z">
        <w:r w:rsidR="00D80739" w:rsidRPr="00D80739">
          <w:rPr>
            <w:rFonts w:ascii="Times New Roman" w:hAnsi="Times New Roman" w:cs="Times New Roman"/>
          </w:rPr>
          <w:t xml:space="preserve"> </w:t>
        </w:r>
      </w:ins>
      <w:ins w:id="1705"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706" w:author="Benton, Deon" w:date="2026-03-23T16:10:00Z" w16du:dateUtc="2026-03-23T21:10:00Z">
        <w:r w:rsidR="00AD7AE3">
          <w:rPr>
            <w:rFonts w:ascii="Times New Roman" w:hAnsi="Times New Roman" w:cs="Times New Roman"/>
          </w:rPr>
          <w:t xml:space="preserve"> time</w:t>
        </w:r>
      </w:ins>
      <w:ins w:id="1707" w:author="Benton, Deon" w:date="2026-03-23T16:11:00Z" w16du:dateUtc="2026-03-23T21:11:00Z">
        <w:r w:rsidR="00AD7AE3">
          <w:rPr>
            <w:rFonts w:ascii="Times New Roman" w:hAnsi="Times New Roman" w:cs="Times New Roman"/>
          </w:rPr>
          <w:t xml:space="preserve"> rather than expectation</w:t>
        </w:r>
      </w:ins>
      <w:ins w:id="1708" w:author="Benton, Deon" w:date="2026-03-23T16:10:00Z" w16du:dateUtc="2026-03-23T21:10:00Z">
        <w:r w:rsidR="00AD7AE3">
          <w:rPr>
            <w:rFonts w:ascii="Times New Roman" w:hAnsi="Times New Roman" w:cs="Times New Roman"/>
          </w:rPr>
          <w:t xml:space="preserve">, Overwalle (2010) linearly rescaled these activation </w:t>
        </w:r>
      </w:ins>
      <w:ins w:id="1709" w:author="Benton, Deon" w:date="2026-03-23T16:11:00Z" w16du:dateUtc="2026-03-23T21:11:00Z">
        <w:r w:rsidR="00AD7AE3">
          <w:rPr>
            <w:rFonts w:ascii="Times New Roman" w:hAnsi="Times New Roman" w:cs="Times New Roman"/>
          </w:rPr>
          <w:t xml:space="preserve">values such that </w:t>
        </w:r>
      </w:ins>
      <w:ins w:id="1710" w:author="Benton, Deon" w:date="2026-03-23T16:00:00Z" w16du:dateUtc="2026-03-23T21:00:00Z">
        <w:r w:rsidR="00D80739" w:rsidRPr="00D80739">
          <w:rPr>
            <w:rFonts w:ascii="Times New Roman" w:hAnsi="Times New Roman" w:cs="Times New Roman"/>
          </w:rPr>
          <w:t xml:space="preserve">lower activation (weaker </w:t>
        </w:r>
      </w:ins>
      <w:ins w:id="1711" w:author="Benton, Deon" w:date="2026-03-23T16:11:00Z" w16du:dateUtc="2026-03-23T21:11:00Z">
        <w:r w:rsidR="00AD7AE3">
          <w:rPr>
            <w:rFonts w:ascii="Times New Roman" w:hAnsi="Times New Roman" w:cs="Times New Roman"/>
          </w:rPr>
          <w:t>expectation</w:t>
        </w:r>
      </w:ins>
      <w:ins w:id="1712" w:author="Benton, Deon" w:date="2026-03-23T16:00:00Z" w16du:dateUtc="2026-03-23T21:00:00Z">
        <w:r w:rsidR="00D80739" w:rsidRPr="00D80739">
          <w:rPr>
            <w:rFonts w:ascii="Times New Roman" w:hAnsi="Times New Roman" w:cs="Times New Roman"/>
          </w:rPr>
          <w:t>) corresponded to longer looking times and higher activation (</w:t>
        </w:r>
      </w:ins>
      <w:ins w:id="1713" w:author="Benton, Deon" w:date="2026-03-23T16:11:00Z" w16du:dateUtc="2026-03-23T21:11:00Z">
        <w:r w:rsidR="00AD7AE3">
          <w:rPr>
            <w:rFonts w:ascii="Times New Roman" w:hAnsi="Times New Roman" w:cs="Times New Roman"/>
          </w:rPr>
          <w:t>stronger expectation</w:t>
        </w:r>
      </w:ins>
      <w:ins w:id="1714" w:author="Benton, Deon" w:date="2026-03-23T16:00:00Z" w16du:dateUtc="2026-03-23T21:00:00Z">
        <w:r w:rsidR="00D80739" w:rsidRPr="00D80739">
          <w:rPr>
            <w:rFonts w:ascii="Times New Roman" w:hAnsi="Times New Roman" w:cs="Times New Roman"/>
          </w:rPr>
          <w:t>) corresponded to shorter looking times (Overwalle, 2010).</w:t>
        </w:r>
      </w:ins>
      <w:ins w:id="1715" w:author="Benton, Deon" w:date="2026-03-23T16:11:00Z" w16du:dateUtc="2026-03-23T21:11:00Z">
        <w:r w:rsidR="00AD7AE3">
          <w:rPr>
            <w:rFonts w:ascii="Times New Roman" w:hAnsi="Times New Roman" w:cs="Times New Roman"/>
          </w:rPr>
          <w:t xml:space="preserve"> </w:t>
        </w:r>
      </w:ins>
      <w:ins w:id="1716" w:author="Benton, Deon" w:date="2026-03-23T16:16:00Z" w16du:dateUtc="2026-03-23T21:16:00Z">
        <w:r w:rsidR="0027661B">
          <w:rPr>
            <w:rFonts w:ascii="Times New Roman" w:hAnsi="Times New Roman" w:cs="Times New Roman"/>
          </w:rPr>
          <w:t>Because the exact nature of this r</w:t>
        </w:r>
      </w:ins>
      <w:ins w:id="1717" w:author="Benton, Deon" w:date="2026-03-23T16:12:00Z" w16du:dateUtc="2026-03-23T21:12:00Z">
        <w:r w:rsidR="00AD7AE3">
          <w:rPr>
            <w:rFonts w:ascii="Times New Roman" w:hAnsi="Times New Roman" w:cs="Times New Roman"/>
          </w:rPr>
          <w:t xml:space="preserve">escaling was </w:t>
        </w:r>
      </w:ins>
      <w:ins w:id="1718" w:author="Benton, Deon" w:date="2026-03-23T16:17:00Z" w16du:dateUtc="2026-03-23T21:17:00Z">
        <w:r w:rsidR="0027661B">
          <w:rPr>
            <w:rFonts w:ascii="Times New Roman" w:hAnsi="Times New Roman" w:cs="Times New Roman"/>
          </w:rPr>
          <w:t>not specified</w:t>
        </w:r>
      </w:ins>
      <w:ins w:id="1719" w:author="Benton, Deon" w:date="2026-03-23T16:12:00Z" w16du:dateUtc="2026-03-23T21:12:00Z">
        <w:r w:rsidR="00AD7AE3">
          <w:rPr>
            <w:rFonts w:ascii="Times New Roman" w:hAnsi="Times New Roman" w:cs="Times New Roman"/>
          </w:rPr>
          <w:t>, i</w:t>
        </w:r>
      </w:ins>
      <w:ins w:id="1720"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721" w:author="Benton, Deon" w:date="2026-03-23T16:12:00Z" w16du:dateUtc="2026-03-23T21:12:00Z">
        <w:r w:rsidR="00FE7098">
          <w:rPr>
            <w:rFonts w:ascii="Times New Roman" w:hAnsi="Times New Roman" w:cs="Times New Roman"/>
          </w:rPr>
          <w:t xml:space="preserve"> in which</w:t>
        </w:r>
      </w:ins>
      <w:ins w:id="1722"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723" w:author="Benton, Deon" w:date="2026-03-23T16:14:00Z" w16du:dateUtc="2026-03-23T21:14:00Z">
        <w:r w:rsidR="005217F5">
          <w:rPr>
            <w:rFonts w:ascii="Times New Roman" w:hAnsi="Times New Roman" w:cs="Times New Roman"/>
          </w:rPr>
          <w:t xml:space="preserve">lthough the mathematical transformation used here differed from that </w:t>
        </w:r>
      </w:ins>
      <w:ins w:id="1724" w:author="Benton, Deon" w:date="2026-03-23T16:13:00Z" w16du:dateUtc="2026-03-23T21:13:00Z">
        <w:r w:rsidR="00FE7098">
          <w:rPr>
            <w:rFonts w:ascii="Times New Roman" w:hAnsi="Times New Roman" w:cs="Times New Roman"/>
          </w:rPr>
          <w:t xml:space="preserve">in Overwalle </w:t>
        </w:r>
      </w:ins>
      <w:ins w:id="1725"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726" w:author="Benton, Deon" w:date="2026-03-23T16:17:00Z" w16du:dateUtc="2026-03-23T21:17:00Z">
        <w:r w:rsidR="0027661B">
          <w:rPr>
            <w:rFonts w:ascii="Times New Roman" w:hAnsi="Times New Roman" w:cs="Times New Roman"/>
          </w:rPr>
          <w:t>interpretation of</w:t>
        </w:r>
      </w:ins>
      <w:ins w:id="1727" w:author="Benton, Deon" w:date="2026-03-23T16:14:00Z" w16du:dateUtc="2026-03-23T21:14:00Z">
        <w:r w:rsidR="005217F5">
          <w:rPr>
            <w:rFonts w:ascii="Times New Roman" w:hAnsi="Times New Roman" w:cs="Times New Roman"/>
          </w:rPr>
          <w:t xml:space="preserve"> the mapping betwe</w:t>
        </w:r>
      </w:ins>
      <w:ins w:id="1728" w:author="Benton, Deon" w:date="2026-03-23T16:15:00Z" w16du:dateUtc="2026-03-23T21:15:00Z">
        <w:r w:rsidR="005217F5">
          <w:rPr>
            <w:rFonts w:ascii="Times New Roman" w:hAnsi="Times New Roman" w:cs="Times New Roman"/>
          </w:rPr>
          <w:t xml:space="preserve">en </w:t>
        </w:r>
      </w:ins>
      <w:ins w:id="1729" w:author="Benton, Deon" w:date="2026-03-23T16:17:00Z" w16du:dateUtc="2026-03-23T21:17:00Z">
        <w:r w:rsidR="0027661B">
          <w:rPr>
            <w:rFonts w:ascii="Times New Roman" w:hAnsi="Times New Roman" w:cs="Times New Roman"/>
          </w:rPr>
          <w:t>activation and looking time</w:t>
        </w:r>
      </w:ins>
      <w:ins w:id="1730"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31" w:author="Benton, Deon" w:date="2026-03-23T16:00:00Z" w16du:dateUtc="2026-03-23T21:00:00Z">
        <w:r w:rsidR="00D80739" w:rsidRPr="00D80739">
          <w:rPr>
            <w:rFonts w:ascii="Times New Roman" w:hAnsi="Times New Roman" w:cs="Times New Roman"/>
          </w:rPr>
          <w:t xml:space="preserve"> higher</w:t>
        </w:r>
      </w:ins>
      <w:ins w:id="1732" w:author="Benton, Deon" w:date="2026-03-23T16:15:00Z" w16du:dateUtc="2026-03-23T21:15:00Z">
        <w:r w:rsidR="005217F5">
          <w:rPr>
            <w:rFonts w:ascii="Times New Roman" w:hAnsi="Times New Roman" w:cs="Times New Roman"/>
          </w:rPr>
          <w:t xml:space="preserve"> activation</w:t>
        </w:r>
      </w:ins>
      <w:ins w:id="1733" w:author="Benton, Deon" w:date="2026-03-23T16:00:00Z" w16du:dateUtc="2026-03-23T21:00:00Z">
        <w:r w:rsidR="00D80739" w:rsidRPr="00D80739">
          <w:rPr>
            <w:rFonts w:ascii="Times New Roman" w:hAnsi="Times New Roman" w:cs="Times New Roman"/>
          </w:rPr>
          <w:t xml:space="preserve"> values </w:t>
        </w:r>
      </w:ins>
      <w:ins w:id="1734" w:author="Benton, Deon" w:date="2026-03-23T16:15:00Z" w16du:dateUtc="2026-03-23T21:15:00Z">
        <w:r w:rsidR="005217F5">
          <w:rPr>
            <w:rFonts w:ascii="Times New Roman" w:hAnsi="Times New Roman" w:cs="Times New Roman"/>
          </w:rPr>
          <w:t xml:space="preserve">on this </w:t>
        </w:r>
      </w:ins>
      <w:ins w:id="1735" w:author="Benton, Deon" w:date="2026-03-23T16:17:00Z" w16du:dateUtc="2026-03-23T21:17:00Z">
        <w:r w:rsidR="007A7E19">
          <w:rPr>
            <w:rFonts w:ascii="Times New Roman" w:hAnsi="Times New Roman" w:cs="Times New Roman"/>
          </w:rPr>
          <w:t xml:space="preserve">transformed </w:t>
        </w:r>
      </w:ins>
      <w:ins w:id="1736"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37" w:author="Benton, Deon" w:date="2026-02-25T13:09:00Z" w16du:dateUtc="2026-02-25T19:09:00Z">
        <w:r w:rsidR="001F704D">
          <w:rPr>
            <w:rFonts w:ascii="Times New Roman" w:hAnsi="Times New Roman" w:cs="Times New Roman"/>
          </w:rPr>
          <w:t>a connectionist model</w:t>
        </w:r>
      </w:ins>
      <w:ins w:id="1738" w:author="Benton, Deon" w:date="2026-02-25T12:33:00Z" w16du:dateUtc="2026-02-25T18:33:00Z">
        <w:r w:rsidR="00840921">
          <w:rPr>
            <w:rFonts w:ascii="Times New Roman" w:hAnsi="Times New Roman" w:cs="Times New Roman"/>
          </w:rPr>
          <w:t xml:space="preserve"> that combined an </w:t>
        </w:r>
      </w:ins>
      <w:ins w:id="1739" w:author="Benton, Deon" w:date="2026-02-25T12:35:00Z" w16du:dateUtc="2026-02-25T18:35:00Z">
        <w:r w:rsidR="00181ADB">
          <w:rPr>
            <w:rFonts w:ascii="Times New Roman" w:hAnsi="Times New Roman" w:cs="Times New Roman"/>
          </w:rPr>
          <w:t>autoencoder</w:t>
        </w:r>
      </w:ins>
      <w:ins w:id="1740" w:author="Benton, Deon" w:date="2026-02-25T12:33:00Z" w16du:dateUtc="2026-02-25T18:33:00Z">
        <w:r w:rsidR="00840921">
          <w:rPr>
            <w:rFonts w:ascii="Times New Roman" w:hAnsi="Times New Roman" w:cs="Times New Roman"/>
          </w:rPr>
          <w:t xml:space="preserve"> (e.g., Mareschal et al., 2000) with a simple</w:t>
        </w:r>
      </w:ins>
      <w:ins w:id="1741" w:author="Benton, Deon" w:date="2026-02-25T12:34:00Z" w16du:dateUtc="2026-02-25T18:34:00Z">
        <w:r w:rsidR="00840921">
          <w:rPr>
            <w:rFonts w:ascii="Times New Roman" w:hAnsi="Times New Roman" w:cs="Times New Roman"/>
          </w:rPr>
          <w:t xml:space="preserve"> recurrent network (</w:t>
        </w:r>
      </w:ins>
      <w:ins w:id="1742" w:author="Benton, Deon" w:date="2026-02-25T12:44:00Z" w16du:dateUtc="2026-02-25T18:44:00Z">
        <w:r w:rsidR="006B0C8E">
          <w:rPr>
            <w:rFonts w:ascii="Times New Roman" w:hAnsi="Times New Roman" w:cs="Times New Roman"/>
          </w:rPr>
          <w:t xml:space="preserve">i.e., an </w:t>
        </w:r>
      </w:ins>
      <w:ins w:id="1743" w:author="Benton, Deon" w:date="2026-02-25T12:36:00Z" w16du:dateUtc="2026-02-25T18:36:00Z">
        <w:r w:rsidR="00181ADB">
          <w:rPr>
            <w:rFonts w:ascii="Times New Roman" w:hAnsi="Times New Roman" w:cs="Times New Roman"/>
          </w:rPr>
          <w:t xml:space="preserve">SRN; </w:t>
        </w:r>
      </w:ins>
      <w:ins w:id="1744"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45" w:author="Benton, Deon" w:date="2026-03-20T11:02:00Z" w16du:dateUtc="2026-03-20T16:02:00Z">
        <w:r w:rsidR="003A78A1">
          <w:rPr>
            <w:rFonts w:ascii="Times New Roman" w:hAnsi="Times New Roman" w:cs="Times New Roman"/>
          </w:rPr>
          <w:t>Autoencoders are artificial neural networks that</w:t>
        </w:r>
      </w:ins>
      <w:ins w:id="1746" w:author="Benton, Deon" w:date="2026-02-25T12:34:00Z" w16du:dateUtc="2026-02-25T18:34:00Z">
        <w:r w:rsidR="00840921">
          <w:rPr>
            <w:rFonts w:ascii="Times New Roman" w:hAnsi="Times New Roman" w:cs="Times New Roman"/>
          </w:rPr>
          <w:t xml:space="preserve"> </w:t>
        </w:r>
      </w:ins>
      <w:ins w:id="1747" w:author="Benton, Deon" w:date="2026-02-25T12:35:00Z" w16du:dateUtc="2026-02-25T18:35:00Z">
        <w:r w:rsidR="00840921">
          <w:rPr>
            <w:rFonts w:ascii="Times New Roman" w:hAnsi="Times New Roman" w:cs="Times New Roman"/>
          </w:rPr>
          <w:t>learn a compact</w:t>
        </w:r>
      </w:ins>
      <w:ins w:id="1748" w:author="Benton, Deon" w:date="2026-03-20T11:03:00Z" w16du:dateUtc="2026-03-20T16:03:00Z">
        <w:r w:rsidR="003A78A1">
          <w:rPr>
            <w:rFonts w:ascii="Times New Roman" w:hAnsi="Times New Roman" w:cs="Times New Roman"/>
          </w:rPr>
          <w:t xml:space="preserve"> internal</w:t>
        </w:r>
      </w:ins>
      <w:ins w:id="1749" w:author="Benton, Deon" w:date="2026-02-25T12:35:00Z" w16du:dateUtc="2026-02-25T18:35:00Z">
        <w:r w:rsidR="00840921">
          <w:rPr>
            <w:rFonts w:ascii="Times New Roman" w:hAnsi="Times New Roman" w:cs="Times New Roman"/>
          </w:rPr>
          <w:t xml:space="preserve"> representation</w:t>
        </w:r>
      </w:ins>
      <w:ins w:id="1750" w:author="Benton, Deon" w:date="2026-03-20T11:03:00Z" w16du:dateUtc="2026-03-20T16:03:00Z">
        <w:r w:rsidR="003A78A1">
          <w:rPr>
            <w:rFonts w:ascii="Times New Roman" w:hAnsi="Times New Roman" w:cs="Times New Roman"/>
          </w:rPr>
          <w:t xml:space="preserve"> at the hidden layer</w:t>
        </w:r>
      </w:ins>
      <w:ins w:id="1751" w:author="Benton, Deon" w:date="2026-02-25T12:35:00Z" w16du:dateUtc="2026-02-25T18:35:00Z">
        <w:r w:rsidR="00840921">
          <w:rPr>
            <w:rFonts w:ascii="Times New Roman" w:hAnsi="Times New Roman" w:cs="Times New Roman"/>
          </w:rPr>
          <w:t xml:space="preserve"> </w:t>
        </w:r>
      </w:ins>
      <w:ins w:id="1752" w:author="Benton, Deon" w:date="2026-03-20T11:03:00Z" w16du:dateUtc="2026-03-20T16:03:00Z">
        <w:r w:rsidR="003A78A1">
          <w:rPr>
            <w:rFonts w:ascii="Times New Roman" w:hAnsi="Times New Roman" w:cs="Times New Roman"/>
          </w:rPr>
          <w:t>that is</w:t>
        </w:r>
      </w:ins>
      <w:ins w:id="1753" w:author="Benton, Deon" w:date="2026-02-25T12:35:00Z" w16du:dateUtc="2026-02-25T18:35:00Z">
        <w:r w:rsidR="00840921">
          <w:rPr>
            <w:rFonts w:ascii="Times New Roman" w:hAnsi="Times New Roman" w:cs="Times New Roman"/>
          </w:rPr>
          <w:t xml:space="preserve"> sufficient to reproduce </w:t>
        </w:r>
      </w:ins>
      <w:ins w:id="1754" w:author="Benton, Deon" w:date="2026-03-20T11:03:00Z" w16du:dateUtc="2026-03-20T16:03:00Z">
        <w:r w:rsidR="003A78A1">
          <w:rPr>
            <w:rFonts w:ascii="Times New Roman" w:hAnsi="Times New Roman" w:cs="Times New Roman"/>
          </w:rPr>
          <w:t>input presented to the model</w:t>
        </w:r>
      </w:ins>
      <w:ins w:id="1755" w:author="Benton, Deon" w:date="2026-02-25T12:35:00Z" w16du:dateUtc="2026-02-25T18:35:00Z">
        <w:r w:rsidR="00840921">
          <w:rPr>
            <w:rFonts w:ascii="Times New Roman" w:hAnsi="Times New Roman" w:cs="Times New Roman"/>
          </w:rPr>
          <w:t xml:space="preserve"> at the output layer</w:t>
        </w:r>
      </w:ins>
      <w:ins w:id="1756" w:author="Benton, Deon" w:date="2026-03-20T11:06:00Z" w16du:dateUtc="2026-03-20T16:06:00Z">
        <w:r w:rsidR="005D3A58">
          <w:rPr>
            <w:rFonts w:ascii="Times New Roman" w:hAnsi="Times New Roman" w:cs="Times New Roman"/>
          </w:rPr>
          <w:t xml:space="preserve">. This kind of model was chosen because the form of learning that </w:t>
        </w:r>
      </w:ins>
      <w:ins w:id="1757" w:author="Benton, Deon" w:date="2026-03-20T11:07:00Z" w16du:dateUtc="2026-03-20T16:07:00Z">
        <w:r w:rsidR="000F4A8C">
          <w:rPr>
            <w:rFonts w:ascii="Times New Roman" w:hAnsi="Times New Roman" w:cs="Times New Roman"/>
          </w:rPr>
          <w:t>it employs</w:t>
        </w:r>
      </w:ins>
      <w:ins w:id="1758" w:author="Benton, Deon" w:date="2026-03-20T11:06:00Z" w16du:dateUtc="2026-03-20T16:06:00Z">
        <w:r w:rsidR="005D3A58">
          <w:rPr>
            <w:rFonts w:ascii="Times New Roman" w:hAnsi="Times New Roman" w:cs="Times New Roman"/>
          </w:rPr>
          <w:t xml:space="preserve">—namely, </w:t>
        </w:r>
      </w:ins>
      <w:ins w:id="1759" w:author="Benton, Deon" w:date="2026-03-20T11:13:00Z" w16du:dateUtc="2026-03-20T16:13:00Z">
        <w:r w:rsidR="001D25EC">
          <w:rPr>
            <w:rFonts w:ascii="Times New Roman" w:hAnsi="Times New Roman" w:cs="Times New Roman"/>
          </w:rPr>
          <w:t xml:space="preserve">self-supervised learning </w:t>
        </w:r>
      </w:ins>
      <w:ins w:id="1760" w:author="Benton, Deon" w:date="2026-03-20T11:14:00Z" w16du:dateUtc="2026-03-20T16:14:00Z">
        <w:r w:rsidR="001D25EC">
          <w:rPr>
            <w:rFonts w:ascii="Times New Roman" w:hAnsi="Times New Roman" w:cs="Times New Roman"/>
          </w:rPr>
          <w:t xml:space="preserve">that is </w:t>
        </w:r>
      </w:ins>
      <w:ins w:id="1761" w:author="Benton, Deon" w:date="2026-03-20T11:08:00Z" w16du:dateUtc="2026-03-20T16:08:00Z">
        <w:r w:rsidR="000F4A8C">
          <w:rPr>
            <w:rFonts w:ascii="Times New Roman" w:hAnsi="Times New Roman" w:cs="Times New Roman"/>
          </w:rPr>
          <w:t xml:space="preserve">input-driven </w:t>
        </w:r>
      </w:ins>
      <w:ins w:id="1762" w:author="Benton, Deon" w:date="2026-03-20T11:14:00Z" w16du:dateUtc="2026-03-20T16:14:00Z">
        <w:r w:rsidR="001D25EC">
          <w:rPr>
            <w:rFonts w:ascii="Times New Roman" w:hAnsi="Times New Roman" w:cs="Times New Roman"/>
          </w:rPr>
          <w:t xml:space="preserve">rather than driven by </w:t>
        </w:r>
      </w:ins>
      <w:ins w:id="1763" w:author="Benton, Deon" w:date="2026-03-20T11:08:00Z" w16du:dateUtc="2026-03-20T16:08:00Z">
        <w:r w:rsidR="000F4A8C">
          <w:rPr>
            <w:rFonts w:ascii="Times New Roman" w:hAnsi="Times New Roman" w:cs="Times New Roman"/>
          </w:rPr>
          <w:t>an explicit teaching signal—</w:t>
        </w:r>
      </w:ins>
      <w:ins w:id="1764" w:author="Benton, Deon" w:date="2026-03-20T11:07:00Z" w16du:dateUtc="2026-03-20T16:07:00Z">
        <w:r w:rsidR="000F4A8C">
          <w:rPr>
            <w:rFonts w:ascii="Times New Roman" w:hAnsi="Times New Roman" w:cs="Times New Roman"/>
          </w:rPr>
          <w:t xml:space="preserve">aligns with </w:t>
        </w:r>
      </w:ins>
      <w:ins w:id="1765" w:author="Benton, Deon" w:date="2026-03-20T11:08:00Z" w16du:dateUtc="2026-03-20T16:08:00Z">
        <w:r w:rsidR="000F4A8C">
          <w:rPr>
            <w:rFonts w:ascii="Times New Roman" w:hAnsi="Times New Roman" w:cs="Times New Roman"/>
          </w:rPr>
          <w:t>prominent theories of</w:t>
        </w:r>
      </w:ins>
      <w:ins w:id="1766" w:author="Benton, Deon" w:date="2026-03-20T11:07:00Z" w16du:dateUtc="2026-03-20T16:07:00Z">
        <w:r w:rsidR="000F4A8C">
          <w:rPr>
            <w:rFonts w:ascii="Times New Roman" w:hAnsi="Times New Roman" w:cs="Times New Roman"/>
          </w:rPr>
          <w:t xml:space="preserve"> how infants </w:t>
        </w:r>
      </w:ins>
      <w:ins w:id="1767" w:author="Benton, Deon" w:date="2026-03-20T11:10:00Z" w16du:dateUtc="2026-03-20T16:10:00Z">
        <w:r w:rsidR="006510CD">
          <w:rPr>
            <w:rFonts w:ascii="Times New Roman" w:hAnsi="Times New Roman" w:cs="Times New Roman"/>
          </w:rPr>
          <w:t>learn</w:t>
        </w:r>
      </w:ins>
      <w:ins w:id="1768" w:author="Benton, Deon" w:date="2026-03-20T11:12:00Z" w16du:dateUtc="2026-03-20T16:12:00Z">
        <w:r w:rsidR="00B2137D">
          <w:rPr>
            <w:rFonts w:ascii="Times New Roman" w:hAnsi="Times New Roman" w:cs="Times New Roman"/>
          </w:rPr>
          <w:t xml:space="preserve"> (e.g., Jeffrey &amp; Cohen, </w:t>
        </w:r>
      </w:ins>
      <w:ins w:id="1769" w:author="Benton, Deon" w:date="2026-03-20T11:13:00Z" w16du:dateUtc="2026-03-20T16:13:00Z">
        <w:r w:rsidR="00B2137D">
          <w:rPr>
            <w:rFonts w:ascii="Times New Roman" w:hAnsi="Times New Roman" w:cs="Times New Roman"/>
          </w:rPr>
          <w:t xml:space="preserve">1971; </w:t>
        </w:r>
      </w:ins>
      <w:ins w:id="1770" w:author="Benton, Deon" w:date="2026-03-20T11:12:00Z" w16du:dateUtc="2026-03-20T16:12:00Z">
        <w:r w:rsidR="00B2137D">
          <w:rPr>
            <w:rFonts w:ascii="Times New Roman" w:hAnsi="Times New Roman" w:cs="Times New Roman"/>
          </w:rPr>
          <w:t>Sokolov, 1963)</w:t>
        </w:r>
      </w:ins>
      <w:ins w:id="1771" w:author="Benton, Deon" w:date="2026-03-20T11:07:00Z" w16du:dateUtc="2026-03-20T16:07:00Z">
        <w:r w:rsidR="000F4A8C">
          <w:rPr>
            <w:rFonts w:ascii="Times New Roman" w:hAnsi="Times New Roman" w:cs="Times New Roman"/>
          </w:rPr>
          <w:t xml:space="preserve">. </w:t>
        </w:r>
      </w:ins>
      <w:ins w:id="1772" w:author="Benton, Deon" w:date="2026-02-25T12:36:00Z" w16du:dateUtc="2026-02-25T18:36:00Z">
        <w:r w:rsidR="00181ADB">
          <w:rPr>
            <w:rFonts w:ascii="Times New Roman" w:hAnsi="Times New Roman" w:cs="Times New Roman"/>
          </w:rPr>
          <w:t>In contrast, the task of the</w:t>
        </w:r>
      </w:ins>
      <w:ins w:id="1773" w:author="Benton, Deon" w:date="2026-02-25T12:37:00Z" w16du:dateUtc="2026-02-25T18:37:00Z">
        <w:r w:rsidR="00181ADB">
          <w:rPr>
            <w:rFonts w:ascii="Times New Roman" w:hAnsi="Times New Roman" w:cs="Times New Roman"/>
          </w:rPr>
          <w:t xml:space="preserve"> SRN was to predict </w:t>
        </w:r>
      </w:ins>
      <w:ins w:id="1774" w:author="Benton, Deon" w:date="2026-02-25T12:38:00Z" w16du:dateUtc="2026-02-25T18:38:00Z">
        <w:r w:rsidR="00BA4C0B">
          <w:rPr>
            <w:rFonts w:ascii="Times New Roman" w:hAnsi="Times New Roman" w:cs="Times New Roman"/>
          </w:rPr>
          <w:t>an object’s position at the next time point given its current position.</w:t>
        </w:r>
      </w:ins>
      <w:ins w:id="1775" w:author="Benton, Deon" w:date="2026-02-25T12:44:00Z" w16du:dateUtc="2026-02-25T18:44:00Z">
        <w:r w:rsidR="00226F49">
          <w:rPr>
            <w:rFonts w:ascii="Times New Roman" w:hAnsi="Times New Roman" w:cs="Times New Roman"/>
          </w:rPr>
          <w:t xml:space="preserve"> </w:t>
        </w:r>
      </w:ins>
      <w:ins w:id="1776" w:author="Benton, Deon" w:date="2026-03-20T11:13:00Z" w16du:dateUtc="2026-03-20T16:13:00Z">
        <w:r w:rsidR="00B2137D">
          <w:rPr>
            <w:rFonts w:ascii="Times New Roman" w:hAnsi="Times New Roman" w:cs="Times New Roman"/>
          </w:rPr>
          <w:t xml:space="preserve">However, like an autoencoder, SRNs </w:t>
        </w:r>
      </w:ins>
      <w:ins w:id="1777" w:author="Benton, Deon" w:date="2026-03-20T11:14:00Z" w16du:dateUtc="2026-03-20T16:14:00Z">
        <w:r w:rsidR="001D25EC">
          <w:rPr>
            <w:rFonts w:ascii="Times New Roman" w:hAnsi="Times New Roman" w:cs="Times New Roman"/>
          </w:rPr>
          <w:t>rely on self-supervised learning</w:t>
        </w:r>
      </w:ins>
      <w:ins w:id="1778" w:author="Benton, Deon" w:date="2026-03-20T11:16:00Z" w16du:dateUtc="2026-03-20T16:16:00Z">
        <w:r w:rsidR="00EE2F59">
          <w:rPr>
            <w:rFonts w:ascii="Times New Roman" w:hAnsi="Times New Roman" w:cs="Times New Roman"/>
          </w:rPr>
          <w:t>. Specifically, in an SRN,</w:t>
        </w:r>
      </w:ins>
      <w:ins w:id="1779" w:author="Benton, Deon" w:date="2026-03-20T11:14:00Z" w16du:dateUtc="2026-03-20T16:14:00Z">
        <w:r w:rsidR="001D25EC">
          <w:rPr>
            <w:rFonts w:ascii="Times New Roman" w:hAnsi="Times New Roman" w:cs="Times New Roman"/>
          </w:rPr>
          <w:t xml:space="preserve"> the error sign</w:t>
        </w:r>
      </w:ins>
      <w:ins w:id="1780" w:author="Benton, Deon" w:date="2026-03-20T11:15:00Z" w16du:dateUtc="2026-03-20T16:15:00Z">
        <w:r w:rsidR="001D25EC">
          <w:rPr>
            <w:rFonts w:ascii="Times New Roman" w:hAnsi="Times New Roman" w:cs="Times New Roman"/>
          </w:rPr>
          <w:t xml:space="preserve">al used to update </w:t>
        </w:r>
      </w:ins>
      <w:ins w:id="1781"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782" w:author="Benton, Deon" w:date="2026-03-20T11:16:00Z" w16du:dateUtc="2026-03-20T16:16:00Z">
        <w:r w:rsidR="00EE2F59">
          <w:rPr>
            <w:rFonts w:ascii="Times New Roman" w:hAnsi="Times New Roman" w:cs="Times New Roman"/>
          </w:rPr>
          <w:t xml:space="preserve"> comes</w:t>
        </w:r>
      </w:ins>
      <w:ins w:id="1783" w:author="Benton, Deon" w:date="2026-03-20T11:15:00Z" w16du:dateUtc="2026-03-20T16:15:00Z">
        <w:r w:rsidR="001D25EC">
          <w:rPr>
            <w:rFonts w:ascii="Times New Roman" w:hAnsi="Times New Roman" w:cs="Times New Roman"/>
          </w:rPr>
          <w:t xml:space="preserve"> from the input itself</w:t>
        </w:r>
      </w:ins>
      <w:ins w:id="1784" w:author="Benton, Deon" w:date="2026-03-20T11:17:00Z" w16du:dateUtc="2026-03-20T16:17:00Z">
        <w:r w:rsidR="009D3ED5">
          <w:rPr>
            <w:rFonts w:ascii="Times New Roman" w:hAnsi="Times New Roman" w:cs="Times New Roman"/>
          </w:rPr>
          <w:t xml:space="preserve">. </w:t>
        </w:r>
      </w:ins>
      <w:ins w:id="1785" w:author="Benton, Deon" w:date="2026-02-25T12:44:00Z" w16du:dateUtc="2026-02-25T18:44:00Z">
        <w:r w:rsidR="00226F49">
          <w:rPr>
            <w:rFonts w:ascii="Times New Roman" w:hAnsi="Times New Roman" w:cs="Times New Roman"/>
          </w:rPr>
          <w:t xml:space="preserve">An SRN was </w:t>
        </w:r>
      </w:ins>
      <w:ins w:id="1786" w:author="Benton, Deon" w:date="2026-03-20T11:16:00Z" w16du:dateUtc="2026-03-20T16:16:00Z">
        <w:r w:rsidR="00F95E83">
          <w:rPr>
            <w:rFonts w:ascii="Times New Roman" w:hAnsi="Times New Roman" w:cs="Times New Roman"/>
          </w:rPr>
          <w:t xml:space="preserve">also used </w:t>
        </w:r>
      </w:ins>
      <w:ins w:id="1787" w:author="Benton, Deon" w:date="2026-02-25T12:44:00Z" w16du:dateUtc="2026-02-25T18:44:00Z">
        <w:r w:rsidR="00226F49">
          <w:rPr>
            <w:rFonts w:ascii="Times New Roman" w:hAnsi="Times New Roman" w:cs="Times New Roman"/>
          </w:rPr>
          <w:t xml:space="preserve">because encoding </w:t>
        </w:r>
      </w:ins>
      <w:ins w:id="1788" w:author="Benton, Deon" w:date="2026-03-20T11:18:00Z" w16du:dateUtc="2026-03-20T16:18:00Z">
        <w:r w:rsidR="006166F1">
          <w:rPr>
            <w:rFonts w:ascii="Times New Roman" w:hAnsi="Times New Roman" w:cs="Times New Roman"/>
          </w:rPr>
          <w:t>actions</w:t>
        </w:r>
      </w:ins>
      <w:ins w:id="1789"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790" w:author="Benton, Deon" w:date="2026-03-20T11:18:00Z" w16du:dateUtc="2026-03-20T16:18:00Z">
        <w:r w:rsidR="006166F1">
          <w:rPr>
            <w:rFonts w:ascii="Times New Roman" w:hAnsi="Times New Roman" w:cs="Times New Roman"/>
          </w:rPr>
          <w:t>the kinematics comprising them</w:t>
        </w:r>
      </w:ins>
      <w:ins w:id="1791" w:author="Benton, Deon" w:date="2026-02-25T12:44:00Z" w16du:dateUtc="2026-02-25T18:44:00Z">
        <w:r w:rsidR="006B0C8E">
          <w:rPr>
            <w:rFonts w:ascii="Times New Roman" w:hAnsi="Times New Roman" w:cs="Times New Roman"/>
          </w:rPr>
          <w:t xml:space="preserve"> unfold over time.</w:t>
        </w:r>
      </w:ins>
      <w:ins w:id="1792"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793"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794" w:author="Benton, Deon" w:date="2026-02-25T13:01:00Z" w16du:dateUtc="2026-02-25T19:01:00Z">
        <w:r w:rsidR="00CE59AD">
          <w:rPr>
            <w:rFonts w:ascii="Times New Roman" w:hAnsi="Times New Roman" w:cs="Times New Roman"/>
          </w:rPr>
          <w:t>The</w:t>
        </w:r>
      </w:ins>
      <w:ins w:id="1795" w:author="Benton, Deon" w:date="2026-03-20T11:29:00Z" w16du:dateUtc="2026-03-20T16:29:00Z">
        <w:r w:rsidR="00271083">
          <w:rPr>
            <w:rFonts w:ascii="Times New Roman" w:hAnsi="Times New Roman" w:cs="Times New Roman"/>
          </w:rPr>
          <w:t xml:space="preserve"> input an</w:t>
        </w:r>
      </w:ins>
      <w:ins w:id="1796" w:author="Benton, Deon" w:date="2026-03-20T11:30:00Z" w16du:dateUtc="2026-03-20T16:30:00Z">
        <w:r w:rsidR="00271083">
          <w:rPr>
            <w:rFonts w:ascii="Times New Roman" w:hAnsi="Times New Roman" w:cs="Times New Roman"/>
          </w:rPr>
          <w:t>d output layers of the model consisted of the same</w:t>
        </w:r>
      </w:ins>
      <w:ins w:id="1797" w:author="Benton, Deon" w:date="2026-02-25T13:01:00Z" w16du:dateUtc="2026-02-25T19:01:00Z">
        <w:r w:rsidR="00CE59AD">
          <w:rPr>
            <w:rFonts w:ascii="Times New Roman" w:hAnsi="Times New Roman" w:cs="Times New Roman"/>
          </w:rPr>
          <w:t xml:space="preserve"> 11 clusters or groups of units</w:t>
        </w:r>
      </w:ins>
      <w:ins w:id="1798" w:author="Benton, Deon" w:date="2026-02-25T13:03:00Z" w16du:dateUtc="2026-02-25T19:03:00Z">
        <w:r w:rsidR="004C47A9">
          <w:rPr>
            <w:rFonts w:ascii="Times New Roman" w:hAnsi="Times New Roman" w:cs="Times New Roman"/>
          </w:rPr>
          <w:t>, and both layers used a localist</w:t>
        </w:r>
      </w:ins>
      <w:ins w:id="1799" w:author="Benton, Deon" w:date="2026-02-26T13:47:00Z" w16du:dateUtc="2026-02-26T19:47:00Z">
        <w:r w:rsidR="00DA73F5">
          <w:rPr>
            <w:rFonts w:ascii="Times New Roman" w:hAnsi="Times New Roman" w:cs="Times New Roman"/>
          </w:rPr>
          <w:t xml:space="preserve"> or “one-hot”</w:t>
        </w:r>
      </w:ins>
      <w:ins w:id="1800" w:author="Benton, Deon" w:date="2026-02-25T13:03:00Z" w16du:dateUtc="2026-02-25T19:03:00Z">
        <w:r w:rsidR="004C47A9">
          <w:rPr>
            <w:rFonts w:ascii="Times New Roman" w:hAnsi="Times New Roman" w:cs="Times New Roman"/>
          </w:rPr>
          <w:t xml:space="preserve"> coding scheme</w:t>
        </w:r>
      </w:ins>
      <w:ins w:id="1801" w:author="Benton, Deon" w:date="2026-03-20T11:29:00Z" w16du:dateUtc="2026-03-20T16:29:00Z">
        <w:r w:rsidR="00AD2DE0">
          <w:rPr>
            <w:rFonts w:ascii="Times New Roman" w:hAnsi="Times New Roman" w:cs="Times New Roman"/>
          </w:rPr>
          <w:t xml:space="preserve">. </w:t>
        </w:r>
      </w:ins>
      <w:ins w:id="1802" w:author="Benton, Deon" w:date="2026-03-20T11:30:00Z" w16du:dateUtc="2026-03-20T16:30:00Z">
        <w:r w:rsidR="00271083">
          <w:rPr>
            <w:rFonts w:ascii="Times New Roman" w:hAnsi="Times New Roman" w:cs="Times New Roman"/>
          </w:rPr>
          <w:t xml:space="preserve">The </w:t>
        </w:r>
      </w:ins>
      <w:ins w:id="1803" w:author="Benton, Deon" w:date="2026-03-20T11:31:00Z" w16du:dateUtc="2026-03-20T16:31:00Z">
        <w:r w:rsidR="00271083">
          <w:rPr>
            <w:rFonts w:ascii="Times New Roman" w:hAnsi="Times New Roman" w:cs="Times New Roman"/>
          </w:rPr>
          <w:t>main difference</w:t>
        </w:r>
      </w:ins>
      <w:ins w:id="1804" w:author="Benton, Deon" w:date="2026-03-20T11:30:00Z" w16du:dateUtc="2026-03-20T16:30:00Z">
        <w:r w:rsidR="00271083">
          <w:rPr>
            <w:rFonts w:ascii="Times New Roman" w:hAnsi="Times New Roman" w:cs="Times New Roman"/>
          </w:rPr>
          <w:t xml:space="preserve"> between the input and output layers was that </w:t>
        </w:r>
      </w:ins>
      <w:ins w:id="1805" w:author="Benton, Deon" w:date="2026-03-20T11:31:00Z" w16du:dateUtc="2026-03-20T16:31:00Z">
        <w:r w:rsidR="00271083">
          <w:rPr>
            <w:rFonts w:ascii="Times New Roman" w:hAnsi="Times New Roman" w:cs="Times New Roman"/>
          </w:rPr>
          <w:t xml:space="preserve">the activity of the units in the input layer was </w:t>
        </w:r>
      </w:ins>
      <w:ins w:id="1806" w:author="Benton, Deon" w:date="2026-03-20T11:32:00Z" w16du:dateUtc="2026-03-20T16:32:00Z">
        <w:r w:rsidR="00271083">
          <w:rPr>
            <w:rFonts w:ascii="Times New Roman" w:hAnsi="Times New Roman" w:cs="Times New Roman"/>
          </w:rPr>
          <w:t>“</w:t>
        </w:r>
      </w:ins>
      <w:ins w:id="1807" w:author="Benton, Deon" w:date="2026-03-20T11:31:00Z" w16du:dateUtc="2026-03-20T16:31:00Z">
        <w:r w:rsidR="00271083">
          <w:rPr>
            <w:rFonts w:ascii="Times New Roman" w:hAnsi="Times New Roman" w:cs="Times New Roman"/>
          </w:rPr>
          <w:t>hard-clamped</w:t>
        </w:r>
      </w:ins>
      <w:ins w:id="1808" w:author="Benton, Deon" w:date="2026-03-20T11:32:00Z" w16du:dateUtc="2026-03-20T16:32:00Z">
        <w:r w:rsidR="00271083">
          <w:rPr>
            <w:rFonts w:ascii="Times New Roman" w:hAnsi="Times New Roman" w:cs="Times New Roman"/>
          </w:rPr>
          <w:t>” (i.e., their activity was set externally by the environment),</w:t>
        </w:r>
      </w:ins>
      <w:ins w:id="1809"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810" w:author="Benton, Deon" w:date="2026-03-20T11:29:00Z" w16du:dateUtc="2026-03-20T16:29:00Z">
        <w:r w:rsidR="00AD2DE0">
          <w:rPr>
            <w:rFonts w:ascii="Times New Roman" w:hAnsi="Times New Roman" w:cs="Times New Roman"/>
          </w:rPr>
          <w:t xml:space="preserve"> </w:t>
        </w:r>
      </w:ins>
      <w:ins w:id="1811" w:author="Benton, Deon" w:date="2026-02-25T13:03:00Z" w16du:dateUtc="2026-02-25T19:03:00Z">
        <w:r w:rsidR="004C47A9">
          <w:rPr>
            <w:rFonts w:ascii="Times New Roman" w:hAnsi="Times New Roman" w:cs="Times New Roman"/>
          </w:rPr>
          <w:t>A localist encod</w:t>
        </w:r>
      </w:ins>
      <w:ins w:id="1812" w:author="Benton, Deon" w:date="2026-02-25T13:04:00Z" w16du:dateUtc="2026-02-25T19:04:00Z">
        <w:r w:rsidR="004C47A9">
          <w:rPr>
            <w:rFonts w:ascii="Times New Roman" w:hAnsi="Times New Roman" w:cs="Times New Roman"/>
          </w:rPr>
          <w:t>ing scheme—in which a single unit is used to represent a given concept or feature—was</w:t>
        </w:r>
      </w:ins>
      <w:ins w:id="1813" w:author="Benton, Deon" w:date="2026-02-25T13:08:00Z" w16du:dateUtc="2026-02-25T19:08:00Z">
        <w:r w:rsidR="00AC7C96">
          <w:rPr>
            <w:rFonts w:ascii="Times New Roman" w:hAnsi="Times New Roman" w:cs="Times New Roman"/>
          </w:rPr>
          <w:t xml:space="preserve"> adopted</w:t>
        </w:r>
      </w:ins>
      <w:ins w:id="1814" w:author="Benton, Deon" w:date="2026-03-20T11:32:00Z" w16du:dateUtc="2026-03-20T16:32:00Z">
        <w:r w:rsidR="00C457E2">
          <w:rPr>
            <w:rFonts w:ascii="Times New Roman" w:hAnsi="Times New Roman" w:cs="Times New Roman"/>
          </w:rPr>
          <w:t xml:space="preserve"> in both layers</w:t>
        </w:r>
      </w:ins>
      <w:ins w:id="1815"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816" w:author="Benton, Deon" w:date="2026-02-25T13:04:00Z" w16du:dateUtc="2026-02-25T19:04:00Z">
        <w:r w:rsidR="004C47A9">
          <w:rPr>
            <w:rFonts w:ascii="Times New Roman" w:hAnsi="Times New Roman" w:cs="Times New Roman"/>
          </w:rPr>
          <w:t>t</w:t>
        </w:r>
      </w:ins>
      <w:ins w:id="1817"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818"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819"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820" w:author="Benton, Deon" w:date="2026-03-20T11:24:00Z" w16du:dateUtc="2026-03-20T16:24:00Z">
        <w:r w:rsidR="003F0FFD">
          <w:rPr>
            <w:rFonts w:ascii="Times New Roman" w:hAnsi="Times New Roman" w:cs="Times New Roman"/>
          </w:rPr>
          <w:t xml:space="preserve">was a single group of 50 units; </w:t>
        </w:r>
      </w:ins>
      <w:ins w:id="1821" w:author="Benton, Deon" w:date="2026-03-20T11:34:00Z" w16du:dateUtc="2026-03-20T16:34:00Z">
        <w:r w:rsidR="00D57E7B">
          <w:rPr>
            <w:rFonts w:ascii="Times New Roman" w:hAnsi="Times New Roman" w:cs="Times New Roman"/>
          </w:rPr>
          <w:t xml:space="preserve">the activity of the units in this layer was determined by </w:t>
        </w:r>
      </w:ins>
      <w:ins w:id="1822" w:author="Benton, Deon" w:date="2026-03-20T11:24:00Z" w16du:dateUtc="2026-03-20T16:24:00Z">
        <w:r w:rsidR="003F0FFD">
          <w:rPr>
            <w:rFonts w:ascii="Times New Roman" w:hAnsi="Times New Roman" w:cs="Times New Roman"/>
          </w:rPr>
          <w:t xml:space="preserve">a RELU activation function to prevent </w:t>
        </w:r>
      </w:ins>
      <w:ins w:id="1823" w:author="Benton, Deon" w:date="2026-03-20T11:25:00Z" w16du:dateUtc="2026-03-20T16:25:00Z">
        <w:r w:rsidR="003F0FFD">
          <w:rPr>
            <w:rFonts w:ascii="Times New Roman" w:hAnsi="Times New Roman" w:cs="Times New Roman"/>
          </w:rPr>
          <w:t>error derivatives</w:t>
        </w:r>
      </w:ins>
      <w:ins w:id="1824" w:author="Benton, Deon" w:date="2026-03-20T11:24:00Z" w16du:dateUtc="2026-03-20T16:24:00Z">
        <w:r w:rsidR="003F0FFD">
          <w:rPr>
            <w:rFonts w:ascii="Times New Roman" w:hAnsi="Times New Roman" w:cs="Times New Roman"/>
          </w:rPr>
          <w:t xml:space="preserve"> from vanish</w:t>
        </w:r>
      </w:ins>
      <w:ins w:id="1825" w:author="Benton, Deon" w:date="2026-03-20T11:25:00Z" w16du:dateUtc="2026-03-20T16:25:00Z">
        <w:r w:rsidR="003F0FFD">
          <w:rPr>
            <w:rFonts w:ascii="Times New Roman" w:hAnsi="Times New Roman" w:cs="Times New Roman"/>
          </w:rPr>
          <w:t>ing as they were propagated backwards through time.</w:t>
        </w:r>
      </w:ins>
      <w:ins w:id="1826"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827"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828"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29" w:author="Benton, Deon" w:date="2026-03-20T11:25:00Z" w16du:dateUtc="2026-03-20T16:25:00Z">
        <w:r w:rsidR="00875EE0">
          <w:rPr>
            <w:rFonts w:ascii="Times New Roman" w:hAnsi="Times New Roman" w:cs="Times New Roman"/>
          </w:rPr>
          <w:t xml:space="preserve">. A distributed representation is one in </w:t>
        </w:r>
      </w:ins>
      <w:ins w:id="1830" w:author="Benton, Deon" w:date="2026-03-20T12:57:00Z" w16du:dateUtc="2026-03-20T17:57:00Z">
        <w:r w:rsidR="006C4159">
          <w:rPr>
            <w:rFonts w:ascii="Times New Roman" w:hAnsi="Times New Roman" w:cs="Times New Roman"/>
          </w:rPr>
          <w:t xml:space="preserve">which </w:t>
        </w:r>
      </w:ins>
      <w:ins w:id="1831"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32"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33" w:author="Benton, Deon" w:date="2026-03-20T11:22:00Z" w16du:dateUtc="2026-03-20T16:22:00Z">
        <w:r w:rsidR="00A765E8">
          <w:rPr>
            <w:rFonts w:ascii="Times New Roman" w:hAnsi="Times New Roman" w:cs="Times New Roman"/>
          </w:rPr>
          <w:t xml:space="preserve">The fact that the hidden layer learned distributed representations </w:t>
        </w:r>
      </w:ins>
      <w:ins w:id="1834" w:author="Benton, Deon" w:date="2026-03-20T11:27:00Z" w16du:dateUtc="2026-03-20T16:27:00Z">
        <w:r w:rsidR="00875EE0">
          <w:rPr>
            <w:rFonts w:ascii="Times New Roman" w:hAnsi="Times New Roman" w:cs="Times New Roman"/>
          </w:rPr>
          <w:t xml:space="preserve">was important here because it </w:t>
        </w:r>
      </w:ins>
      <w:ins w:id="1835" w:author="Benton, Deon" w:date="2026-03-20T11:22:00Z" w16du:dateUtc="2026-03-20T16:22:00Z">
        <w:r w:rsidR="00A765E8">
          <w:rPr>
            <w:rFonts w:ascii="Times New Roman" w:hAnsi="Times New Roman" w:cs="Times New Roman"/>
          </w:rPr>
          <w:t>meant that the</w:t>
        </w:r>
      </w:ins>
      <w:ins w:id="1836" w:author="Benton, Deon" w:date="2026-03-20T11:23:00Z" w16du:dateUtc="2026-03-20T16:23:00Z">
        <w:r w:rsidR="00A765E8">
          <w:rPr>
            <w:rFonts w:ascii="Times New Roman" w:hAnsi="Times New Roman" w:cs="Times New Roman"/>
          </w:rPr>
          <w:t xml:space="preserve"> network’s </w:t>
        </w:r>
      </w:ins>
      <w:ins w:id="1837" w:author="Benton, Deon" w:date="2026-03-20T12:57:00Z" w16du:dateUtc="2026-03-20T17:57:00Z">
        <w:r w:rsidR="006C4159">
          <w:rPr>
            <w:rFonts w:ascii="Times New Roman" w:hAnsi="Times New Roman" w:cs="Times New Roman"/>
          </w:rPr>
          <w:t>output re</w:t>
        </w:r>
      </w:ins>
      <w:ins w:id="1838" w:author="Benton, Deon" w:date="2026-03-20T12:58:00Z" w16du:dateUtc="2026-03-20T17:58:00Z">
        <w:r w:rsidR="006C4159">
          <w:rPr>
            <w:rFonts w:ascii="Times New Roman" w:hAnsi="Times New Roman" w:cs="Times New Roman"/>
          </w:rPr>
          <w:t>sponses were</w:t>
        </w:r>
      </w:ins>
      <w:ins w:id="1839"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40"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AC71EC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41"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AC71EC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42"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43"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44"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45" w:author="Benton, Deon" w:date="2026-02-26T15:28:00Z" w16du:dateUtc="2026-02-26T21:28:00Z">
        <w:r w:rsidDel="00D838CA">
          <w:rPr>
            <w:rFonts w:ascii="Times New Roman" w:hAnsi="Times New Roman" w:cs="Times New Roman"/>
          </w:rPr>
          <w:delText xml:space="preserve"> </w:delText>
        </w:r>
      </w:del>
      <w:ins w:id="1846"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47" w:author="Benton, Deon" w:date="2026-02-26T15:10:00Z" w16du:dateUtc="2026-02-26T21:10:00Z">
        <w:r w:rsidR="0016301B">
          <w:rPr>
            <w:rFonts w:ascii="Times New Roman" w:hAnsi="Times New Roman" w:cs="Times New Roman"/>
          </w:rPr>
          <w:t xml:space="preserve"> during the pretraining phase in the </w:t>
        </w:r>
      </w:ins>
      <w:ins w:id="1848" w:author="Benton, Deon" w:date="2026-03-07T18:57:00Z" w16du:dateUtc="2026-03-08T00:57:00Z">
        <w:r w:rsidR="009B0551">
          <w:rPr>
            <w:rFonts w:ascii="Times New Roman" w:hAnsi="Times New Roman" w:cs="Times New Roman"/>
          </w:rPr>
          <w:t>all repor</w:t>
        </w:r>
      </w:ins>
      <w:ins w:id="1849" w:author="Benton, Deon" w:date="2026-03-07T18:58:00Z" w16du:dateUtc="2026-03-08T00:58:00Z">
        <w:r w:rsidR="009B0551">
          <w:rPr>
            <w:rFonts w:ascii="Times New Roman" w:hAnsi="Times New Roman" w:cs="Times New Roman"/>
          </w:rPr>
          <w:t xml:space="preserve">ted </w:t>
        </w:r>
      </w:ins>
      <w:ins w:id="1850"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851"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52" w:author="Benton, Deon" w:date="2026-02-26T15:28:00Z" w16du:dateUtc="2026-02-26T21:28:00Z">
        <w:r w:rsidR="00D838CA">
          <w:rPr>
            <w:rFonts w:ascii="Times New Roman" w:hAnsi="Times New Roman" w:cs="Times New Roman"/>
          </w:rPr>
          <w:t>this phase</w:t>
        </w:r>
      </w:ins>
      <w:ins w:id="1853" w:author="Benton, Deon" w:date="2026-02-26T15:12:00Z" w16du:dateUtc="2026-02-26T21:12:00Z">
        <w:r w:rsidR="000F1DD4">
          <w:rPr>
            <w:rFonts w:ascii="Times New Roman" w:hAnsi="Times New Roman" w:cs="Times New Roman"/>
          </w:rPr>
          <w:t xml:space="preserve">, this number was chosen to </w:t>
        </w:r>
      </w:ins>
      <w:ins w:id="1854" w:author="Benton, Deon" w:date="2026-02-26T15:13:00Z" w16du:dateUtc="2026-02-26T21:13:00Z">
        <w:r w:rsidR="000F1DD4">
          <w:rPr>
            <w:rFonts w:ascii="Times New Roman" w:hAnsi="Times New Roman" w:cs="Times New Roman"/>
          </w:rPr>
          <w:t>simplify the current model</w:t>
        </w:r>
      </w:ins>
      <w:ins w:id="1855" w:author="Benton, Deon" w:date="2026-03-07T18:58:00Z" w16du:dateUtc="2026-03-08T00:58:00Z">
        <w:r w:rsidR="009B0551">
          <w:rPr>
            <w:rFonts w:ascii="Times New Roman" w:hAnsi="Times New Roman" w:cs="Times New Roman"/>
          </w:rPr>
          <w:t xml:space="preserve"> and </w:t>
        </w:r>
      </w:ins>
      <w:ins w:id="1856" w:author="Benton, Deon" w:date="2026-03-07T18:59:00Z" w16du:dateUtc="2026-03-08T00:59:00Z">
        <w:r w:rsidR="009B0551">
          <w:rPr>
            <w:rFonts w:ascii="Times New Roman" w:hAnsi="Times New Roman" w:cs="Times New Roman"/>
          </w:rPr>
          <w:t>interpretation of its dynamics as well as to</w:t>
        </w:r>
      </w:ins>
      <w:ins w:id="1857" w:author="Benton, Deon" w:date="2026-02-26T15:13:00Z" w16du:dateUtc="2026-02-26T21:13:00Z">
        <w:r w:rsidR="000F1DD4">
          <w:rPr>
            <w:rFonts w:ascii="Times New Roman" w:hAnsi="Times New Roman" w:cs="Times New Roman"/>
          </w:rPr>
          <w:t xml:space="preserve"> keep the training time within reasonable limits.</w:t>
        </w:r>
      </w:ins>
      <w:ins w:id="1858" w:author="Benton, Deon" w:date="2026-02-26T15:28:00Z" w16du:dateUtc="2026-02-26T21:28:00Z">
        <w:r w:rsidR="00D838CA">
          <w:rPr>
            <w:rFonts w:ascii="Times New Roman" w:hAnsi="Times New Roman" w:cs="Times New Roman"/>
          </w:rPr>
          <w:t xml:space="preserve"> There is n</w:t>
        </w:r>
      </w:ins>
      <w:ins w:id="1859"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60" w:author="Benton, Deon" w:date="2026-02-26T15:10:00Z" w16du:dateUtc="2026-02-26T21:10:00Z">
        <w:r w:rsidR="0016301B">
          <w:rPr>
            <w:rFonts w:ascii="Times New Roman" w:hAnsi="Times New Roman" w:cs="Times New Roman"/>
          </w:rPr>
          <w:t xml:space="preserve"> I</w:t>
        </w:r>
      </w:ins>
      <w:ins w:id="1861"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62" w:author="Benton, Deon" w:date="2026-02-26T15:11:00Z" w16du:dateUtc="2026-02-26T21:11:00Z">
        <w:r w:rsidR="0016301B">
          <w:rPr>
            <w:rFonts w:ascii="Times New Roman" w:hAnsi="Times New Roman" w:cs="Times New Roman"/>
          </w:rPr>
          <w:t xml:space="preserve">objects were shown </w:t>
        </w:r>
      </w:ins>
      <w:ins w:id="1863"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64" w:author="Benton, Deon" w:date="2026-03-07T20:57:00Z" w16du:dateUtc="2026-03-08T02:57:00Z"/>
          <w:rFonts w:ascii="Times New Roman" w:hAnsi="Times New Roman" w:cs="Times New Roman"/>
        </w:rPr>
      </w:pPr>
      <w:ins w:id="1865" w:author="Benton, Deon" w:date="2026-02-26T15:39:00Z" w16du:dateUtc="2026-02-26T21:39:00Z">
        <w:r>
          <w:rPr>
            <w:rFonts w:ascii="Times New Roman" w:hAnsi="Times New Roman" w:cs="Times New Roman"/>
          </w:rPr>
          <w:t xml:space="preserve">Surface Property </w:t>
        </w:r>
      </w:ins>
      <w:ins w:id="1866" w:author="Benton, Deon" w:date="2026-02-26T15:40:00Z" w16du:dateUtc="2026-02-26T21:40:00Z">
        <w:r>
          <w:rPr>
            <w:rFonts w:ascii="Times New Roman" w:hAnsi="Times New Roman" w:cs="Times New Roman"/>
          </w:rPr>
          <w:t>Left and Surface Property Right</w:t>
        </w:r>
      </w:ins>
      <w:ins w:id="1867"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68"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69"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70" w:author="Benton, Deon" w:date="2026-02-26T16:28:00Z" w16du:dateUtc="2026-02-26T22:28:00Z">
        <w:r w:rsidR="003000D0">
          <w:rPr>
            <w:rFonts w:ascii="Times New Roman" w:hAnsi="Times New Roman" w:cs="Times New Roman"/>
          </w:rPr>
          <w:t xml:space="preserve"> </w:t>
        </w:r>
      </w:ins>
      <w:del w:id="1871"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72" w:author="Benton, Deon" w:date="2026-02-26T15:40:00Z" w16du:dateUtc="2026-02-26T21:40:00Z">
        <w:r>
          <w:rPr>
            <w:rFonts w:ascii="Times New Roman" w:hAnsi="Times New Roman" w:cs="Times New Roman"/>
          </w:rPr>
          <w:t xml:space="preserve">represented </w:t>
        </w:r>
      </w:ins>
      <w:ins w:id="1873" w:author="Benton, Deon" w:date="2026-02-26T16:06:00Z" w16du:dateUtc="2026-02-26T22:06:00Z">
        <w:r w:rsidR="009D1FA7">
          <w:rPr>
            <w:rFonts w:ascii="Times New Roman" w:hAnsi="Times New Roman" w:cs="Times New Roman"/>
          </w:rPr>
          <w:t xml:space="preserve">one class of </w:t>
        </w:r>
      </w:ins>
      <w:ins w:id="1874" w:author="Benton, Deon" w:date="2026-02-26T15:46:00Z" w16du:dateUtc="2026-02-26T21:46:00Z">
        <w:r w:rsidR="00523168">
          <w:rPr>
            <w:rFonts w:ascii="Times New Roman" w:hAnsi="Times New Roman" w:cs="Times New Roman"/>
          </w:rPr>
          <w:t xml:space="preserve">visible, </w:t>
        </w:r>
      </w:ins>
      <w:ins w:id="1875" w:author="Benton, Deon" w:date="2026-03-20T14:07:00Z" w16du:dateUtc="2026-03-20T19:07:00Z">
        <w:r w:rsidR="000014B3">
          <w:rPr>
            <w:rFonts w:ascii="Times New Roman" w:hAnsi="Times New Roman" w:cs="Times New Roman"/>
          </w:rPr>
          <w:t>perceptually grounded</w:t>
        </w:r>
      </w:ins>
      <w:ins w:id="1876" w:author="Benton, Deon" w:date="2026-02-26T16:06:00Z" w16du:dateUtc="2026-02-26T22:06:00Z">
        <w:r w:rsidR="009D1FA7">
          <w:rPr>
            <w:rFonts w:ascii="Times New Roman" w:hAnsi="Times New Roman" w:cs="Times New Roman"/>
          </w:rPr>
          <w:t xml:space="preserve"> features </w:t>
        </w:r>
      </w:ins>
      <w:ins w:id="1877" w:author="Benton, Deon" w:date="2026-02-26T15:44:00Z" w16du:dateUtc="2026-02-26T21:44:00Z">
        <w:r w:rsidR="00367E30">
          <w:rPr>
            <w:rFonts w:ascii="Times New Roman" w:hAnsi="Times New Roman" w:cs="Times New Roman"/>
          </w:rPr>
          <w:t xml:space="preserve">(e.g., </w:t>
        </w:r>
      </w:ins>
      <w:ins w:id="1878" w:author="Benton, Deon" w:date="2026-02-26T16:09:00Z" w16du:dateUtc="2026-02-26T22:09:00Z">
        <w:r w:rsidR="003248FE">
          <w:rPr>
            <w:rFonts w:ascii="Times New Roman" w:hAnsi="Times New Roman" w:cs="Times New Roman"/>
          </w:rPr>
          <w:t>elongated appendage-like extensions [e.g., legs], high-contrast, ovular elements [</w:t>
        </w:r>
      </w:ins>
      <w:ins w:id="1879" w:author="Benton, Deon" w:date="2026-02-26T16:10:00Z" w16du:dateUtc="2026-02-26T22:10:00Z">
        <w:r w:rsidR="003248FE">
          <w:rPr>
            <w:rFonts w:ascii="Times New Roman" w:hAnsi="Times New Roman" w:cs="Times New Roman"/>
          </w:rPr>
          <w:t>e.g., eyes], etc</w:t>
        </w:r>
      </w:ins>
      <w:ins w:id="1880" w:author="Benton, Deon" w:date="2026-02-26T15:44:00Z" w16du:dateUtc="2026-02-26T21:44:00Z">
        <w:r w:rsidR="00367E30">
          <w:rPr>
            <w:rFonts w:ascii="Times New Roman" w:hAnsi="Times New Roman" w:cs="Times New Roman"/>
          </w:rPr>
          <w:t>.)</w:t>
        </w:r>
      </w:ins>
      <w:ins w:id="1881" w:author="Benton, Deon" w:date="2026-02-26T16:28:00Z" w16du:dateUtc="2026-02-26T22:28:00Z">
        <w:r w:rsidR="003000D0">
          <w:rPr>
            <w:rFonts w:ascii="Times New Roman" w:hAnsi="Times New Roman" w:cs="Times New Roman"/>
          </w:rPr>
          <w:t xml:space="preserve">. </w:t>
        </w:r>
      </w:ins>
      <w:ins w:id="1882" w:author="Benton, Deon" w:date="2026-02-26T16:29:00Z" w16du:dateUtc="2026-02-26T22:29:00Z">
        <w:r w:rsidR="003000D0">
          <w:rPr>
            <w:rFonts w:ascii="Times New Roman" w:hAnsi="Times New Roman" w:cs="Times New Roman"/>
          </w:rPr>
          <w:t>This unit corresponds to Surface Feature A.</w:t>
        </w:r>
      </w:ins>
      <w:ins w:id="1883" w:author="Benton, Deon" w:date="2026-02-26T16:28:00Z" w16du:dateUtc="2026-02-26T22:28:00Z">
        <w:r w:rsidR="003000D0">
          <w:rPr>
            <w:rFonts w:ascii="Times New Roman" w:hAnsi="Times New Roman" w:cs="Times New Roman"/>
          </w:rPr>
          <w:t xml:space="preserve"> </w:t>
        </w:r>
      </w:ins>
      <w:ins w:id="1884" w:author="Benton, Deon" w:date="2026-02-26T16:30:00Z" w16du:dateUtc="2026-02-26T22:30:00Z">
        <w:r w:rsidR="003000D0">
          <w:rPr>
            <w:rFonts w:ascii="Times New Roman" w:hAnsi="Times New Roman" w:cs="Times New Roman"/>
          </w:rPr>
          <w:t>In contrast, the</w:t>
        </w:r>
      </w:ins>
      <w:ins w:id="1885"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886" w:author="Benton, Deon" w:date="2026-02-26T15:44:00Z" w16du:dateUtc="2026-02-26T21:44:00Z">
        <w:r w:rsidR="00367E30">
          <w:rPr>
            <w:rFonts w:ascii="Times New Roman" w:hAnsi="Times New Roman" w:cs="Times New Roman"/>
          </w:rPr>
          <w:t xml:space="preserve">represented </w:t>
        </w:r>
      </w:ins>
      <w:ins w:id="1887"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888" w:author="Benton, Deon" w:date="2026-02-26T15:43:00Z" w16du:dateUtc="2026-02-26T21:43:00Z">
        <w:r w:rsidR="00367E30">
          <w:rPr>
            <w:rFonts w:ascii="Times New Roman" w:hAnsi="Times New Roman" w:cs="Times New Roman"/>
          </w:rPr>
          <w:t xml:space="preserve"> (e.g., </w:t>
        </w:r>
      </w:ins>
      <w:ins w:id="1889" w:author="Benton, Deon" w:date="2026-02-26T16:11:00Z" w16du:dateUtc="2026-02-26T22:11:00Z">
        <w:r w:rsidR="00823362">
          <w:rPr>
            <w:rFonts w:ascii="Times New Roman" w:hAnsi="Times New Roman" w:cs="Times New Roman"/>
          </w:rPr>
          <w:t xml:space="preserve">rigid and </w:t>
        </w:r>
      </w:ins>
      <w:ins w:id="1890" w:author="Benton, Deon" w:date="2026-02-26T16:10:00Z" w16du:dateUtc="2026-02-26T22:10:00Z">
        <w:r w:rsidR="00823362">
          <w:rPr>
            <w:rFonts w:ascii="Times New Roman" w:hAnsi="Times New Roman" w:cs="Times New Roman"/>
          </w:rPr>
          <w:t>compact</w:t>
        </w:r>
      </w:ins>
      <w:ins w:id="1891" w:author="Benton, Deon" w:date="2026-02-26T16:11:00Z" w16du:dateUtc="2026-02-26T22:11:00Z">
        <w:r w:rsidR="00823362">
          <w:rPr>
            <w:rFonts w:ascii="Times New Roman" w:hAnsi="Times New Roman" w:cs="Times New Roman"/>
          </w:rPr>
          <w:t xml:space="preserve"> [e.g., solid geometric shapes], uniform</w:t>
        </w:r>
      </w:ins>
      <w:ins w:id="1892" w:author="Benton, Deon" w:date="2026-02-26T16:12:00Z" w16du:dateUtc="2026-02-26T22:12:00Z">
        <w:r w:rsidR="00823362">
          <w:rPr>
            <w:rFonts w:ascii="Times New Roman" w:hAnsi="Times New Roman" w:cs="Times New Roman"/>
          </w:rPr>
          <w:t xml:space="preserve"> contour structure [e.g., the smooth</w:t>
        </w:r>
      </w:ins>
      <w:ins w:id="1893" w:author="Benton, Deon" w:date="2026-03-02T16:23:00Z" w16du:dateUtc="2026-03-02T22:23:00Z">
        <w:r w:rsidR="009F774E">
          <w:rPr>
            <w:rFonts w:ascii="Times New Roman" w:hAnsi="Times New Roman" w:cs="Times New Roman"/>
          </w:rPr>
          <w:t>, rectilinear</w:t>
        </w:r>
      </w:ins>
      <w:ins w:id="1894" w:author="Benton, Deon" w:date="2026-02-26T16:12:00Z" w16du:dateUtc="2026-02-26T22:12:00Z">
        <w:r w:rsidR="00823362">
          <w:rPr>
            <w:rFonts w:ascii="Times New Roman" w:hAnsi="Times New Roman" w:cs="Times New Roman"/>
          </w:rPr>
          <w:t xml:space="preserve"> edges of a block]</w:t>
        </w:r>
      </w:ins>
      <w:ins w:id="1895"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896" w:author="Benton, Deon" w:date="2026-02-26T16:29:00Z" w16du:dateUtc="2026-02-26T22:29:00Z">
        <w:r w:rsidR="003000D0">
          <w:rPr>
            <w:rFonts w:ascii="Times New Roman" w:hAnsi="Times New Roman" w:cs="Times New Roman"/>
          </w:rPr>
          <w:t xml:space="preserve">This unit corresponds to Surface Feature B. </w:t>
        </w:r>
      </w:ins>
      <w:ins w:id="1897"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898" w:author="Benton, Deon" w:date="2026-03-07T20:45:00Z" w16du:dateUtc="2026-03-08T02:45:00Z">
        <w:r>
          <w:rPr>
            <w:rFonts w:ascii="Times New Roman" w:hAnsi="Times New Roman" w:cs="Times New Roman"/>
          </w:rPr>
          <w:t>A point that is worth noting is that</w:t>
        </w:r>
      </w:ins>
      <w:ins w:id="1899" w:author="Benton, Deon" w:date="2026-03-07T20:46:00Z" w16du:dateUtc="2026-03-08T02:46:00Z">
        <w:r>
          <w:rPr>
            <w:rFonts w:ascii="Times New Roman" w:hAnsi="Times New Roman" w:cs="Times New Roman"/>
          </w:rPr>
          <w:t xml:space="preserve"> because the current</w:t>
        </w:r>
      </w:ins>
      <w:ins w:id="1900" w:author="Benton, Deon" w:date="2026-02-26T16:17:00Z" w16du:dateUtc="2026-02-26T22:17:00Z">
        <w:r w:rsidR="00BA7139">
          <w:rPr>
            <w:rFonts w:ascii="Times New Roman" w:hAnsi="Times New Roman" w:cs="Times New Roman"/>
          </w:rPr>
          <w:t xml:space="preserve"> simulations were </w:t>
        </w:r>
      </w:ins>
      <w:ins w:id="1901"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902" w:author="Benton, Deon" w:date="2026-02-26T16:19:00Z" w16du:dateUtc="2026-02-26T22:19:00Z">
        <w:r w:rsidR="00F70864">
          <w:rPr>
            <w:rFonts w:ascii="Times New Roman" w:hAnsi="Times New Roman" w:cs="Times New Roman"/>
          </w:rPr>
          <w:t xml:space="preserve">one or more </w:t>
        </w:r>
      </w:ins>
      <w:ins w:id="1903" w:author="Benton, Deon" w:date="2026-03-07T20:48:00Z" w16du:dateUtc="2026-03-08T02:48:00Z">
        <w:r w:rsidR="007E006B">
          <w:rPr>
            <w:rFonts w:ascii="Times New Roman" w:hAnsi="Times New Roman" w:cs="Times New Roman"/>
          </w:rPr>
          <w:t xml:space="preserve">visible </w:t>
        </w:r>
      </w:ins>
      <w:ins w:id="1904" w:author="Benton, Deon" w:date="2026-02-26T16:19:00Z" w16du:dateUtc="2026-02-26T22:19:00Z">
        <w:r w:rsidR="00F70864">
          <w:rPr>
            <w:rFonts w:ascii="Times New Roman" w:hAnsi="Times New Roman" w:cs="Times New Roman"/>
          </w:rPr>
          <w:t xml:space="preserve">features and </w:t>
        </w:r>
      </w:ins>
      <w:ins w:id="1905" w:author="Benton, Deon" w:date="2026-03-07T19:07:00Z" w16du:dateUtc="2026-03-08T01:07:00Z">
        <w:r w:rsidR="009351F3">
          <w:rPr>
            <w:rFonts w:ascii="Times New Roman" w:hAnsi="Times New Roman" w:cs="Times New Roman"/>
          </w:rPr>
          <w:t>the k</w:t>
        </w:r>
      </w:ins>
      <w:ins w:id="1906" w:author="Benton, Deon" w:date="2026-03-07T19:08:00Z" w16du:dateUtc="2026-03-08T01:08:00Z">
        <w:r w:rsidR="009351F3">
          <w:rPr>
            <w:rFonts w:ascii="Times New Roman" w:hAnsi="Times New Roman" w:cs="Times New Roman"/>
          </w:rPr>
          <w:t>inematics of different actions</w:t>
        </w:r>
      </w:ins>
      <w:ins w:id="1907" w:author="Benton, Deon" w:date="2026-02-26T16:19:00Z" w16du:dateUtc="2026-02-26T22:19:00Z">
        <w:r w:rsidR="00F70864">
          <w:rPr>
            <w:rFonts w:ascii="Times New Roman" w:hAnsi="Times New Roman" w:cs="Times New Roman"/>
          </w:rPr>
          <w:t xml:space="preserve"> can explain infants’ looking patterns in</w:t>
        </w:r>
      </w:ins>
      <w:ins w:id="1908" w:author="Benton, Deon" w:date="2026-02-26T16:30:00Z" w16du:dateUtc="2026-02-26T22:30:00Z">
        <w:r w:rsidR="003000D0">
          <w:rPr>
            <w:rFonts w:ascii="Times New Roman" w:hAnsi="Times New Roman" w:cs="Times New Roman"/>
          </w:rPr>
          <w:t xml:space="preserve"> </w:t>
        </w:r>
      </w:ins>
      <w:ins w:id="1909" w:author="Benton, Deon" w:date="2026-03-07T20:46:00Z" w16du:dateUtc="2026-03-08T02:46:00Z">
        <w:r>
          <w:rPr>
            <w:rFonts w:ascii="Times New Roman" w:hAnsi="Times New Roman" w:cs="Times New Roman"/>
          </w:rPr>
          <w:t>studies assessing their putative action understanding</w:t>
        </w:r>
      </w:ins>
      <w:ins w:id="1910" w:author="Benton, Deon" w:date="2026-03-07T20:20:00Z" w16du:dateUtc="2026-03-08T02:20:00Z">
        <w:r w:rsidR="00BA0306">
          <w:rPr>
            <w:rFonts w:ascii="Times New Roman" w:hAnsi="Times New Roman" w:cs="Times New Roman"/>
          </w:rPr>
          <w:t xml:space="preserve">, </w:t>
        </w:r>
      </w:ins>
      <w:ins w:id="1911" w:author="Benton, Deon" w:date="2026-03-07T19:03:00Z" w16du:dateUtc="2026-03-08T01:03:00Z">
        <w:r w:rsidR="00481F13">
          <w:rPr>
            <w:rFonts w:ascii="Times New Roman" w:hAnsi="Times New Roman" w:cs="Times New Roman"/>
          </w:rPr>
          <w:t>no attempt was made</w:t>
        </w:r>
      </w:ins>
      <w:ins w:id="1912" w:author="Benton, Deon" w:date="2026-03-07T20:48:00Z" w16du:dateUtc="2026-03-08T02:48:00Z">
        <w:r w:rsidR="007E006B">
          <w:rPr>
            <w:rFonts w:ascii="Times New Roman" w:hAnsi="Times New Roman" w:cs="Times New Roman"/>
          </w:rPr>
          <w:t xml:space="preserve"> here</w:t>
        </w:r>
      </w:ins>
      <w:ins w:id="1913" w:author="Benton, Deon" w:date="2026-03-07T19:03:00Z" w16du:dateUtc="2026-03-08T01:03:00Z">
        <w:r w:rsidR="00481F13">
          <w:rPr>
            <w:rFonts w:ascii="Times New Roman" w:hAnsi="Times New Roman" w:cs="Times New Roman"/>
          </w:rPr>
          <w:t xml:space="preserve"> to model</w:t>
        </w:r>
      </w:ins>
      <w:ins w:id="1914" w:author="Benton, Deon" w:date="2026-02-26T16:21:00Z" w16du:dateUtc="2026-02-26T22:21:00Z">
        <w:r w:rsidR="00FB1CF6">
          <w:rPr>
            <w:rFonts w:ascii="Times New Roman" w:hAnsi="Times New Roman" w:cs="Times New Roman"/>
          </w:rPr>
          <w:t xml:space="preserve"> specific </w:t>
        </w:r>
      </w:ins>
      <w:ins w:id="1915" w:author="Benton, Deon" w:date="2026-03-07T19:04:00Z" w16du:dateUtc="2026-03-08T01:04:00Z">
        <w:r w:rsidR="00481F13">
          <w:rPr>
            <w:rFonts w:ascii="Times New Roman" w:hAnsi="Times New Roman" w:cs="Times New Roman"/>
          </w:rPr>
          <w:t xml:space="preserve">surface </w:t>
        </w:r>
      </w:ins>
      <w:ins w:id="1916" w:author="Benton, Deon" w:date="2026-02-26T16:21:00Z" w16du:dateUtc="2026-02-26T22:21:00Z">
        <w:r w:rsidR="00FB1CF6">
          <w:rPr>
            <w:rFonts w:ascii="Times New Roman" w:hAnsi="Times New Roman" w:cs="Times New Roman"/>
          </w:rPr>
          <w:t>features</w:t>
        </w:r>
      </w:ins>
      <w:ins w:id="1917" w:author="Benton, Deon" w:date="2026-02-26T16:22:00Z" w16du:dateUtc="2026-02-26T22:22:00Z">
        <w:r w:rsidR="00FB1CF6">
          <w:rPr>
            <w:rFonts w:ascii="Times New Roman" w:hAnsi="Times New Roman" w:cs="Times New Roman"/>
          </w:rPr>
          <w:t>.</w:t>
        </w:r>
      </w:ins>
      <w:ins w:id="1918" w:author="Benton, Deon" w:date="2026-02-26T16:23:00Z" w16du:dateUtc="2026-02-26T22:23:00Z">
        <w:r w:rsidR="0097153C">
          <w:rPr>
            <w:rFonts w:ascii="Times New Roman" w:hAnsi="Times New Roman" w:cs="Times New Roman"/>
          </w:rPr>
          <w:t xml:space="preserve"> Instead, </w:t>
        </w:r>
      </w:ins>
      <w:ins w:id="1919" w:author="Benton, Deon" w:date="2026-03-07T20:15:00Z" w16du:dateUtc="2026-03-08T02:15:00Z">
        <w:r w:rsidR="00BA0306">
          <w:rPr>
            <w:rFonts w:ascii="Times New Roman" w:hAnsi="Times New Roman" w:cs="Times New Roman"/>
          </w:rPr>
          <w:t>the first and second units</w:t>
        </w:r>
      </w:ins>
      <w:ins w:id="1920" w:author="Benton, Deon" w:date="2026-03-07T19:31:00Z" w16du:dateUtc="2026-03-08T01:31:00Z">
        <w:r w:rsidR="007636E8">
          <w:rPr>
            <w:rFonts w:ascii="Times New Roman" w:hAnsi="Times New Roman" w:cs="Times New Roman"/>
          </w:rPr>
          <w:t xml:space="preserve"> in </w:t>
        </w:r>
      </w:ins>
      <w:ins w:id="1921" w:author="Benton, Deon" w:date="2026-03-07T20:46:00Z" w16du:dateUtc="2026-03-08T02:46:00Z">
        <w:r w:rsidR="007E006B">
          <w:rPr>
            <w:rFonts w:ascii="Times New Roman" w:hAnsi="Times New Roman" w:cs="Times New Roman"/>
          </w:rPr>
          <w:t>the Surface Property Left and Surface Property Right groups</w:t>
        </w:r>
      </w:ins>
      <w:ins w:id="1922" w:author="Benton, Deon" w:date="2026-03-07T19:31:00Z" w16du:dateUtc="2026-03-08T01:31:00Z">
        <w:r w:rsidR="007636E8">
          <w:rPr>
            <w:rFonts w:ascii="Times New Roman" w:hAnsi="Times New Roman" w:cs="Times New Roman"/>
          </w:rPr>
          <w:t xml:space="preserve"> </w:t>
        </w:r>
      </w:ins>
      <w:ins w:id="1923" w:author="Benton, Deon" w:date="2026-02-26T16:23:00Z" w16du:dateUtc="2026-02-26T22:23:00Z">
        <w:r w:rsidR="0097153C">
          <w:rPr>
            <w:rFonts w:ascii="Times New Roman" w:hAnsi="Times New Roman" w:cs="Times New Roman"/>
          </w:rPr>
          <w:t>served</w:t>
        </w:r>
      </w:ins>
      <w:ins w:id="1924" w:author="Benton, Deon" w:date="2026-03-07T20:16:00Z" w16du:dateUtc="2026-03-08T02:16:00Z">
        <w:r w:rsidR="00BA0306">
          <w:rPr>
            <w:rFonts w:ascii="Times New Roman" w:hAnsi="Times New Roman" w:cs="Times New Roman"/>
          </w:rPr>
          <w:t>, respectively,</w:t>
        </w:r>
      </w:ins>
      <w:ins w:id="1925" w:author="Benton, Deon" w:date="2026-02-26T16:23:00Z" w16du:dateUtc="2026-02-26T22:23:00Z">
        <w:r w:rsidR="0097153C">
          <w:rPr>
            <w:rFonts w:ascii="Times New Roman" w:hAnsi="Times New Roman" w:cs="Times New Roman"/>
          </w:rPr>
          <w:t xml:space="preserve"> as</w:t>
        </w:r>
      </w:ins>
      <w:ins w:id="1926" w:author="Benton, Deon" w:date="2026-03-07T19:31:00Z" w16du:dateUtc="2026-03-08T01:31:00Z">
        <w:r w:rsidR="007636E8">
          <w:rPr>
            <w:rFonts w:ascii="Times New Roman" w:hAnsi="Times New Roman" w:cs="Times New Roman"/>
          </w:rPr>
          <w:t xml:space="preserve"> plac</w:t>
        </w:r>
      </w:ins>
      <w:ins w:id="1927" w:author="Benton, Deon" w:date="2026-03-07T19:32:00Z" w16du:dateUtc="2026-03-08T01:32:00Z">
        <w:r w:rsidR="007636E8">
          <w:rPr>
            <w:rFonts w:ascii="Times New Roman" w:hAnsi="Times New Roman" w:cs="Times New Roman"/>
          </w:rPr>
          <w:t>eholder</w:t>
        </w:r>
      </w:ins>
      <w:ins w:id="1928" w:author="Benton, Deon" w:date="2026-03-07T20:15:00Z" w16du:dateUtc="2026-03-08T02:15:00Z">
        <w:r w:rsidR="00BA0306">
          <w:rPr>
            <w:rFonts w:ascii="Times New Roman" w:hAnsi="Times New Roman" w:cs="Times New Roman"/>
          </w:rPr>
          <w:t>s</w:t>
        </w:r>
      </w:ins>
      <w:ins w:id="1929" w:author="Benton, Deon" w:date="2026-03-07T19:29:00Z" w16du:dateUtc="2026-03-08T01:29:00Z">
        <w:r w:rsidR="007636E8">
          <w:rPr>
            <w:rFonts w:ascii="Times New Roman" w:hAnsi="Times New Roman" w:cs="Times New Roman"/>
          </w:rPr>
          <w:t xml:space="preserve"> for the surface features</w:t>
        </w:r>
      </w:ins>
      <w:ins w:id="1930" w:author="Benton, Deon" w:date="2026-03-07T20:16:00Z" w16du:dateUtc="2026-03-08T02:16:00Z">
        <w:r w:rsidR="00BA0306">
          <w:rPr>
            <w:rFonts w:ascii="Times New Roman" w:hAnsi="Times New Roman" w:cs="Times New Roman"/>
          </w:rPr>
          <w:t xml:space="preserve"> possessed by animate entities </w:t>
        </w:r>
      </w:ins>
      <w:ins w:id="1931"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32" w:author="Benton, Deon" w:date="2026-03-07T20:16:00Z" w16du:dateUtc="2026-03-08T02:16:00Z">
        <w:r w:rsidR="00BA0306">
          <w:rPr>
            <w:rFonts w:ascii="Times New Roman" w:hAnsi="Times New Roman" w:cs="Times New Roman"/>
          </w:rPr>
          <w:t>and inanimate objects</w:t>
        </w:r>
      </w:ins>
      <w:ins w:id="1933" w:author="Benton, Deon" w:date="2026-03-07T20:17:00Z" w16du:dateUtc="2026-03-08T02:17:00Z">
        <w:r w:rsidR="00BA0306">
          <w:rPr>
            <w:rFonts w:ascii="Times New Roman" w:hAnsi="Times New Roman" w:cs="Times New Roman"/>
          </w:rPr>
          <w:t xml:space="preserve"> (e.g., rigidity and compactness)</w:t>
        </w:r>
      </w:ins>
      <w:ins w:id="1934" w:author="Benton, Deon" w:date="2026-03-07T20:52:00Z" w16du:dateUtc="2026-03-08T02:52:00Z">
        <w:r w:rsidR="007E006B">
          <w:rPr>
            <w:rFonts w:ascii="Times New Roman" w:hAnsi="Times New Roman" w:cs="Times New Roman"/>
          </w:rPr>
          <w:t xml:space="preserve">; </w:t>
        </w:r>
      </w:ins>
      <w:ins w:id="1935" w:author="Benton, Deon" w:date="2026-03-07T20:51:00Z" w16du:dateUtc="2026-03-08T02:51:00Z">
        <w:r w:rsidR="007E006B">
          <w:rPr>
            <w:rFonts w:ascii="Times New Roman" w:hAnsi="Times New Roman" w:cs="Times New Roman"/>
          </w:rPr>
          <w:t xml:space="preserve">these units did not serve as placeholders </w:t>
        </w:r>
      </w:ins>
      <w:ins w:id="1936" w:author="Benton, Deon" w:date="2026-03-07T20:52:00Z" w16du:dateUtc="2026-03-08T02:52:00Z">
        <w:r w:rsidR="007E006B">
          <w:rPr>
            <w:rFonts w:ascii="Times New Roman" w:hAnsi="Times New Roman" w:cs="Times New Roman"/>
          </w:rPr>
          <w:t xml:space="preserve">for </w:t>
        </w:r>
      </w:ins>
      <w:ins w:id="1937" w:author="Benton, Deon" w:date="2026-03-07T20:51:00Z" w16du:dateUtc="2026-03-08T02:51:00Z">
        <w:r w:rsidR="007E006B">
          <w:rPr>
            <w:rFonts w:ascii="Times New Roman" w:hAnsi="Times New Roman" w:cs="Times New Roman"/>
          </w:rPr>
          <w:t>the categories themselves</w:t>
        </w:r>
      </w:ins>
      <w:ins w:id="1938" w:author="Benton, Deon" w:date="2026-03-07T20:17:00Z" w16du:dateUtc="2026-03-08T02:17:00Z">
        <w:r w:rsidR="00BA0306">
          <w:rPr>
            <w:rFonts w:ascii="Times New Roman" w:hAnsi="Times New Roman" w:cs="Times New Roman"/>
          </w:rPr>
          <w:t>.</w:t>
        </w:r>
      </w:ins>
      <w:ins w:id="1939" w:author="Benton, Deon" w:date="2026-03-07T20:49:00Z" w16du:dateUtc="2026-03-08T02:49:00Z">
        <w:r w:rsidR="007E006B">
          <w:rPr>
            <w:rFonts w:ascii="Times New Roman" w:hAnsi="Times New Roman" w:cs="Times New Roman"/>
          </w:rPr>
          <w:t xml:space="preserve"> </w:t>
        </w:r>
      </w:ins>
      <w:ins w:id="1940" w:author="Benton, Deon" w:date="2026-03-07T20:20:00Z" w16du:dateUtc="2026-03-08T02:20:00Z">
        <w:r w:rsidR="00BA0306">
          <w:rPr>
            <w:rFonts w:ascii="Times New Roman" w:hAnsi="Times New Roman" w:cs="Times New Roman"/>
          </w:rPr>
          <w:t>A chief advantage of</w:t>
        </w:r>
      </w:ins>
      <w:ins w:id="1941" w:author="Benton, Deon" w:date="2026-03-07T19:27:00Z" w16du:dateUtc="2026-03-08T01:27:00Z">
        <w:r w:rsidR="007636E8">
          <w:rPr>
            <w:rFonts w:ascii="Times New Roman" w:hAnsi="Times New Roman" w:cs="Times New Roman"/>
          </w:rPr>
          <w:t xml:space="preserve"> not modeling specific surface features </w:t>
        </w:r>
      </w:ins>
      <w:ins w:id="1942" w:author="Benton, Deon" w:date="2026-02-26T16:32:00Z" w16du:dateUtc="2026-02-26T22:32:00Z">
        <w:r w:rsidR="00733C83">
          <w:rPr>
            <w:rFonts w:ascii="Times New Roman" w:hAnsi="Times New Roman" w:cs="Times New Roman"/>
          </w:rPr>
          <w:t xml:space="preserve">is that it </w:t>
        </w:r>
      </w:ins>
      <w:ins w:id="1943" w:author="Benton, Deon" w:date="2026-03-07T20:20:00Z" w16du:dateUtc="2026-03-08T02:20:00Z">
        <w:r w:rsidR="00BA0306">
          <w:rPr>
            <w:rFonts w:ascii="Times New Roman" w:hAnsi="Times New Roman" w:cs="Times New Roman"/>
          </w:rPr>
          <w:t xml:space="preserve">eschewed the need to </w:t>
        </w:r>
      </w:ins>
      <w:ins w:id="1944" w:author="Benton, Deon" w:date="2026-02-26T16:24:00Z" w16du:dateUtc="2026-02-26T22:24:00Z">
        <w:r w:rsidR="002D6839">
          <w:rPr>
            <w:rFonts w:ascii="Times New Roman" w:hAnsi="Times New Roman" w:cs="Times New Roman"/>
          </w:rPr>
          <w:t xml:space="preserve">commit to any </w:t>
        </w:r>
      </w:ins>
      <w:ins w:id="1945" w:author="Benton, Deon" w:date="2026-02-26T16:25:00Z" w16du:dateUtc="2026-02-26T22:25:00Z">
        <w:r w:rsidR="002D6839">
          <w:rPr>
            <w:rFonts w:ascii="Times New Roman" w:hAnsi="Times New Roman" w:cs="Times New Roman"/>
          </w:rPr>
          <w:t>specific</w:t>
        </w:r>
      </w:ins>
      <w:ins w:id="1946" w:author="Benton, Deon" w:date="2026-02-26T16:24:00Z" w16du:dateUtc="2026-02-26T22:24:00Z">
        <w:r w:rsidR="002D6839">
          <w:rPr>
            <w:rFonts w:ascii="Times New Roman" w:hAnsi="Times New Roman" w:cs="Times New Roman"/>
          </w:rPr>
          <w:t xml:space="preserve"> feature</w:t>
        </w:r>
      </w:ins>
      <w:ins w:id="1947" w:author="Benton, Deon" w:date="2026-03-07T20:21:00Z" w16du:dateUtc="2026-03-08T02:21:00Z">
        <w:r w:rsidR="00BA0306">
          <w:rPr>
            <w:rFonts w:ascii="Times New Roman" w:hAnsi="Times New Roman" w:cs="Times New Roman"/>
          </w:rPr>
          <w:t xml:space="preserve">. </w:t>
        </w:r>
      </w:ins>
      <w:ins w:id="1948" w:author="Benton, Deon" w:date="2026-03-07T20:36:00Z" w16du:dateUtc="2026-03-08T02:36:00Z">
        <w:r w:rsidR="003770EC">
          <w:rPr>
            <w:rFonts w:ascii="Times New Roman" w:hAnsi="Times New Roman" w:cs="Times New Roman"/>
          </w:rPr>
          <w:t>Such a commitment would also be premature given that</w:t>
        </w:r>
      </w:ins>
      <w:ins w:id="1949" w:author="Benton, Deon" w:date="2026-03-07T20:37:00Z" w16du:dateUtc="2026-03-08T02:37:00Z">
        <w:r w:rsidR="003770EC">
          <w:rPr>
            <w:rFonts w:ascii="Times New Roman" w:hAnsi="Times New Roman" w:cs="Times New Roman"/>
          </w:rPr>
          <w:t xml:space="preserve"> it would first</w:t>
        </w:r>
      </w:ins>
      <w:ins w:id="1950" w:author="Benton, Deon" w:date="2026-03-07T20:32:00Z" w16du:dateUtc="2026-03-08T02:32:00Z">
        <w:r w:rsidR="0049328D">
          <w:rPr>
            <w:rFonts w:ascii="Times New Roman" w:hAnsi="Times New Roman" w:cs="Times New Roman"/>
          </w:rPr>
          <w:t xml:space="preserve"> need to be </w:t>
        </w:r>
      </w:ins>
      <w:ins w:id="1951" w:author="Benton, Deon" w:date="2026-03-07T20:33:00Z" w16du:dateUtc="2026-03-08T02:33:00Z">
        <w:r w:rsidR="0049328D">
          <w:rPr>
            <w:rFonts w:ascii="Times New Roman" w:hAnsi="Times New Roman" w:cs="Times New Roman"/>
          </w:rPr>
          <w:t xml:space="preserve">determined which </w:t>
        </w:r>
      </w:ins>
      <w:ins w:id="1952" w:author="Benton, Deon" w:date="2026-03-07T20:35:00Z" w16du:dateUtc="2026-03-08T02:35:00Z">
        <w:r w:rsidR="003770EC">
          <w:rPr>
            <w:rFonts w:ascii="Times New Roman" w:hAnsi="Times New Roman" w:cs="Times New Roman"/>
          </w:rPr>
          <w:t>surface features infants attend to in action understanding studies</w:t>
        </w:r>
      </w:ins>
      <w:ins w:id="1953" w:author="Benton, Deon" w:date="2026-03-07T20:38:00Z" w16du:dateUtc="2026-03-08T02:38:00Z">
        <w:r w:rsidR="003770EC">
          <w:rPr>
            <w:rFonts w:ascii="Times New Roman" w:hAnsi="Times New Roman" w:cs="Times New Roman"/>
          </w:rPr>
          <w:t>.</w:t>
        </w:r>
      </w:ins>
      <w:ins w:id="1954" w:author="Benton, Deon" w:date="2026-03-07T20:42:00Z" w16du:dateUtc="2026-03-08T02:42:00Z">
        <w:r w:rsidR="003770EC">
          <w:rPr>
            <w:rFonts w:ascii="Times New Roman" w:hAnsi="Times New Roman" w:cs="Times New Roman"/>
          </w:rPr>
          <w:t xml:space="preserve"> Th</w:t>
        </w:r>
      </w:ins>
      <w:ins w:id="1955" w:author="Benton, Deon" w:date="2026-03-07T20:43:00Z" w16du:dateUtc="2026-03-08T02:43:00Z">
        <w:r w:rsidR="003770EC">
          <w:rPr>
            <w:rFonts w:ascii="Times New Roman" w:hAnsi="Times New Roman" w:cs="Times New Roman"/>
          </w:rPr>
          <w:t xml:space="preserve">e reason </w:t>
        </w:r>
      </w:ins>
      <w:ins w:id="1956" w:author="Benton, Deon" w:date="2026-03-07T20:53:00Z" w16du:dateUtc="2026-03-08T02:53:00Z">
        <w:r w:rsidR="007E006B">
          <w:rPr>
            <w:rFonts w:ascii="Times New Roman" w:hAnsi="Times New Roman" w:cs="Times New Roman"/>
          </w:rPr>
          <w:t>such evidence is lacking is</w:t>
        </w:r>
      </w:ins>
      <w:ins w:id="1957" w:author="Benton, Deon" w:date="2026-03-07T20:43:00Z" w16du:dateUtc="2026-03-08T02:43:00Z">
        <w:r w:rsidR="003770EC">
          <w:rPr>
            <w:rFonts w:ascii="Times New Roman" w:hAnsi="Times New Roman" w:cs="Times New Roman"/>
          </w:rPr>
          <w:t xml:space="preserve"> that</w:t>
        </w:r>
      </w:ins>
      <w:ins w:id="1958" w:author="Benton, Deon" w:date="2026-03-07T20:54:00Z" w16du:dateUtc="2026-03-08T02:54:00Z">
        <w:r w:rsidR="007E006B">
          <w:rPr>
            <w:rFonts w:ascii="Times New Roman" w:hAnsi="Times New Roman" w:cs="Times New Roman"/>
          </w:rPr>
          <w:t xml:space="preserve"> existing accounts have interpreted</w:t>
        </w:r>
      </w:ins>
      <w:ins w:id="1959" w:author="Benton, Deon" w:date="2026-03-07T20:38:00Z" w16du:dateUtc="2026-03-08T02:38:00Z">
        <w:r w:rsidR="003770EC">
          <w:rPr>
            <w:rFonts w:ascii="Times New Roman" w:hAnsi="Times New Roman" w:cs="Times New Roman"/>
          </w:rPr>
          <w:t xml:space="preserve"> infants’ looking </w:t>
        </w:r>
      </w:ins>
      <w:ins w:id="1960" w:author="Benton, Deon" w:date="2026-03-07T20:42:00Z" w16du:dateUtc="2026-03-08T02:42:00Z">
        <w:r w:rsidR="003770EC">
          <w:rPr>
            <w:rFonts w:ascii="Times New Roman" w:hAnsi="Times New Roman" w:cs="Times New Roman"/>
          </w:rPr>
          <w:t>behaviors</w:t>
        </w:r>
      </w:ins>
      <w:ins w:id="1961" w:author="Benton, Deon" w:date="2026-03-07T20:38:00Z" w16du:dateUtc="2026-03-08T02:38:00Z">
        <w:r w:rsidR="003770EC">
          <w:rPr>
            <w:rFonts w:ascii="Times New Roman" w:hAnsi="Times New Roman" w:cs="Times New Roman"/>
          </w:rPr>
          <w:t xml:space="preserve"> in studies on this topic as arising from </w:t>
        </w:r>
      </w:ins>
      <w:ins w:id="1962" w:author="Benton, Deon" w:date="2026-03-07T20:39:00Z" w16du:dateUtc="2026-03-08T02:39:00Z">
        <w:r w:rsidR="003770EC">
          <w:rPr>
            <w:rFonts w:ascii="Times New Roman" w:hAnsi="Times New Roman" w:cs="Times New Roman"/>
          </w:rPr>
          <w:t>abstract</w:t>
        </w:r>
      </w:ins>
      <w:ins w:id="1963" w:author="Benton, Deon" w:date="2026-03-07T20:38:00Z" w16du:dateUtc="2026-03-08T02:38:00Z">
        <w:r w:rsidR="003770EC">
          <w:rPr>
            <w:rFonts w:ascii="Times New Roman" w:hAnsi="Times New Roman" w:cs="Times New Roman"/>
          </w:rPr>
          <w:t>, conceptual</w:t>
        </w:r>
      </w:ins>
      <w:ins w:id="1964" w:author="Benton, Deon" w:date="2026-03-07T20:39:00Z" w16du:dateUtc="2026-03-08T02:39:00Z">
        <w:r w:rsidR="003770EC">
          <w:rPr>
            <w:rFonts w:ascii="Times New Roman" w:hAnsi="Times New Roman" w:cs="Times New Roman"/>
          </w:rPr>
          <w:t>ly rich notions of acti</w:t>
        </w:r>
      </w:ins>
      <w:ins w:id="1965" w:author="Benton, Deon" w:date="2026-03-07T20:54:00Z" w16du:dateUtc="2026-03-08T02:54:00Z">
        <w:r w:rsidR="007E006B">
          <w:rPr>
            <w:rFonts w:ascii="Times New Roman" w:hAnsi="Times New Roman" w:cs="Times New Roman"/>
          </w:rPr>
          <w:t>on rather than from associations formed</w:t>
        </w:r>
      </w:ins>
      <w:ins w:id="1966" w:author="Benton, Deon" w:date="2026-03-07T20:55:00Z" w16du:dateUtc="2026-03-08T02:55:00Z">
        <w:r w:rsidR="007E006B">
          <w:rPr>
            <w:rFonts w:ascii="Times New Roman" w:hAnsi="Times New Roman" w:cs="Times New Roman"/>
          </w:rPr>
          <w:t xml:space="preserve"> over semantically neutral, visible, surface features.</w:t>
        </w:r>
      </w:ins>
      <w:ins w:id="1967"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68" w:author="Benton, Deon" w:date="2026-03-07T20:58:00Z" w16du:dateUtc="2026-03-08T02:58:00Z">
        <w:r>
          <w:rPr>
            <w:rFonts w:ascii="Times New Roman" w:hAnsi="Times New Roman" w:cs="Times New Roman"/>
          </w:rPr>
          <w:t>Horizontal Posit</w:t>
        </w:r>
      </w:ins>
      <w:ins w:id="1969" w:author="Benton, Deon" w:date="2026-03-07T21:00:00Z" w16du:dateUtc="2026-03-08T03:00:00Z">
        <w:r>
          <w:rPr>
            <w:rFonts w:ascii="Times New Roman" w:hAnsi="Times New Roman" w:cs="Times New Roman"/>
          </w:rPr>
          <w:t>i</w:t>
        </w:r>
      </w:ins>
      <w:ins w:id="1970" w:author="Benton, Deon" w:date="2026-03-07T20:58:00Z" w16du:dateUtc="2026-03-08T02:58:00Z">
        <w:r>
          <w:rPr>
            <w:rFonts w:ascii="Times New Roman" w:hAnsi="Times New Roman" w:cs="Times New Roman"/>
          </w:rPr>
          <w:t>on</w:t>
        </w:r>
      </w:ins>
      <w:ins w:id="1971" w:author="Benton, Deon" w:date="2026-03-07T21:00:00Z" w16du:dateUtc="2026-03-08T03:00:00Z">
        <w:r>
          <w:rPr>
            <w:rFonts w:ascii="Times New Roman" w:hAnsi="Times New Roman" w:cs="Times New Roman"/>
          </w:rPr>
          <w:t xml:space="preserve"> </w:t>
        </w:r>
      </w:ins>
      <w:ins w:id="1972" w:author="Benton, Deon" w:date="2026-03-07T20:58:00Z" w16du:dateUtc="2026-03-08T02:58:00Z">
        <w:r>
          <w:rPr>
            <w:rFonts w:ascii="Times New Roman" w:hAnsi="Times New Roman" w:cs="Times New Roman"/>
          </w:rPr>
          <w:t>w</w:t>
        </w:r>
      </w:ins>
      <w:ins w:id="1973" w:author="Benton, Deon" w:date="2026-03-07T20:59:00Z" w16du:dateUtc="2026-03-08T02:59:00Z">
        <w:r>
          <w:rPr>
            <w:rFonts w:ascii="Times New Roman" w:hAnsi="Times New Roman" w:cs="Times New Roman"/>
          </w:rPr>
          <w:t>a</w:t>
        </w:r>
      </w:ins>
      <w:ins w:id="1974"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75" w:author="Benton, Deon" w:date="2026-03-07T20:59:00Z" w16du:dateUtc="2026-03-08T02:59:00Z">
        <w:r>
          <w:rPr>
            <w:rFonts w:ascii="Times New Roman" w:hAnsi="Times New Roman" w:cs="Times New Roman"/>
          </w:rPr>
          <w:t>.</w:t>
        </w:r>
      </w:ins>
      <w:ins w:id="1976"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977"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978" w:author="Benton, Deon" w:date="2026-02-27T13:09:00Z" w16du:dateUtc="2026-02-27T19:09:00Z">
        <w:r w:rsidR="00CF4781">
          <w:rPr>
            <w:rFonts w:ascii="Times New Roman" w:eastAsia="Times New Roman" w:hAnsi="Times New Roman" w:cs="Times New Roman"/>
          </w:rPr>
          <w:t>group that captured the</w:t>
        </w:r>
      </w:ins>
      <w:ins w:id="1979" w:author="Benton, Deon" w:date="2026-03-07T21:00:00Z" w16du:dateUtc="2026-03-08T03:00:00Z">
        <w:r>
          <w:rPr>
            <w:rFonts w:ascii="Times New Roman" w:eastAsia="Times New Roman" w:hAnsi="Times New Roman" w:cs="Times New Roman"/>
          </w:rPr>
          <w:t xml:space="preserve"> horizontal</w:t>
        </w:r>
      </w:ins>
      <w:ins w:id="1980"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981" w:author="Benton, Deon" w:date="2026-02-27T13:10:00Z" w16du:dateUtc="2026-02-27T19:10:00Z">
        <w:r w:rsidR="005E2925">
          <w:rPr>
            <w:rFonts w:ascii="Times New Roman" w:eastAsia="Times New Roman" w:hAnsi="Times New Roman" w:cs="Times New Roman"/>
          </w:rPr>
          <w:t xml:space="preserve">proach, </w:t>
        </w:r>
      </w:ins>
      <w:ins w:id="1982" w:author="Benton, Deon" w:date="2026-02-27T13:09:00Z" w16du:dateUtc="2026-02-27T19:09:00Z">
        <w:r w:rsidR="005E2925">
          <w:rPr>
            <w:rFonts w:ascii="Times New Roman" w:eastAsia="Times New Roman" w:hAnsi="Times New Roman" w:cs="Times New Roman"/>
          </w:rPr>
          <w:t xml:space="preserve">see </w:t>
        </w:r>
      </w:ins>
      <w:ins w:id="1983" w:author="Benton, Deon" w:date="2026-03-07T20:59:00Z" w16du:dateUtc="2026-03-08T02:59:00Z">
        <w:r>
          <w:rPr>
            <w:rFonts w:ascii="Times New Roman" w:eastAsia="Times New Roman" w:hAnsi="Times New Roman" w:cs="Times New Roman"/>
          </w:rPr>
          <w:t xml:space="preserve">Benton, 2024 and </w:t>
        </w:r>
      </w:ins>
      <w:ins w:id="1984"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985"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986" w:author="Benton, Deon" w:date="2026-03-07T21:00:00Z" w16du:dateUtc="2026-03-08T03:00:00Z">
        <w:r>
          <w:rPr>
            <w:rFonts w:ascii="Times New Roman" w:eastAsia="Times New Roman" w:hAnsi="Times New Roman" w:cs="Times New Roman"/>
          </w:rPr>
          <w:t>th</w:t>
        </w:r>
      </w:ins>
      <w:ins w:id="1987"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988"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989" w:author="Benton, Deon" w:date="2026-03-07T21:01:00Z" w16du:dateUtc="2026-03-08T03:01:00Z">
        <w:r>
          <w:rPr>
            <w:rFonts w:ascii="Times New Roman" w:eastAsia="Times New Roman" w:hAnsi="Times New Roman" w:cs="Times New Roman"/>
          </w:rPr>
          <w:t xml:space="preserve">is </w:t>
        </w:r>
      </w:ins>
      <w:ins w:id="1990"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991"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992"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993"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994"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995"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996"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997"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998"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999" w:author="Benton, Deon" w:date="2026-02-27T13:41:00Z" w16du:dateUtc="2026-02-27T19:41:00Z">
        <w:r w:rsidR="00773EE1">
          <w:rPr>
            <w:rFonts w:ascii="Times New Roman" w:hAnsi="Times New Roman" w:cs="Times New Roman"/>
          </w:rPr>
          <w:t xml:space="preserve">Separating these </w:t>
        </w:r>
      </w:ins>
      <w:ins w:id="2000" w:author="Benton, Deon" w:date="2026-02-27T13:39:00Z" w16du:dateUtc="2026-02-27T19:39:00Z">
        <w:r w:rsidR="00DD510D">
          <w:rPr>
            <w:rFonts w:ascii="Times New Roman" w:hAnsi="Times New Roman" w:cs="Times New Roman"/>
          </w:rPr>
          <w:t>two aspects of motion—that is, hori</w:t>
        </w:r>
      </w:ins>
      <w:ins w:id="2001" w:author="Benton, Deon" w:date="2026-02-27T13:40:00Z" w16du:dateUtc="2026-02-27T19:40:00Z">
        <w:r w:rsidR="00DD510D">
          <w:rPr>
            <w:rFonts w:ascii="Times New Roman" w:hAnsi="Times New Roman" w:cs="Times New Roman"/>
          </w:rPr>
          <w:t>zontal translation from curvature—</w:t>
        </w:r>
      </w:ins>
      <w:ins w:id="2002" w:author="Benton, Deon" w:date="2026-02-27T13:42:00Z" w16du:dateUtc="2026-02-27T19:42:00Z">
        <w:r w:rsidR="00773EE1">
          <w:rPr>
            <w:rFonts w:ascii="Times New Roman" w:hAnsi="Times New Roman" w:cs="Times New Roman"/>
          </w:rPr>
          <w:t>in this way enabled</w:t>
        </w:r>
      </w:ins>
      <w:ins w:id="2003" w:author="Benton, Deon" w:date="2026-02-27T13:41:00Z" w16du:dateUtc="2026-02-27T19:41:00Z">
        <w:r w:rsidR="00773EE1">
          <w:rPr>
            <w:rFonts w:ascii="Times New Roman" w:hAnsi="Times New Roman" w:cs="Times New Roman"/>
          </w:rPr>
          <w:t xml:space="preserve"> </w:t>
        </w:r>
      </w:ins>
      <w:ins w:id="2004" w:author="Benton, Deon" w:date="2026-02-27T13:42:00Z" w16du:dateUtc="2026-02-27T19:42:00Z">
        <w:r w:rsidR="00773EE1">
          <w:rPr>
            <w:rFonts w:ascii="Times New Roman" w:hAnsi="Times New Roman" w:cs="Times New Roman"/>
          </w:rPr>
          <w:t>the</w:t>
        </w:r>
      </w:ins>
      <w:ins w:id="2005" w:author="Benton, Deon" w:date="2026-02-27T13:40:00Z" w16du:dateUtc="2026-02-27T19:40:00Z">
        <w:r w:rsidR="00773EE1">
          <w:rPr>
            <w:rFonts w:ascii="Times New Roman" w:hAnsi="Times New Roman" w:cs="Times New Roman"/>
          </w:rPr>
          <w:t xml:space="preserve"> model to represent </w:t>
        </w:r>
      </w:ins>
      <w:ins w:id="2006" w:author="Benton, Deon" w:date="2026-02-27T13:43:00Z" w16du:dateUtc="2026-02-27T19:43:00Z">
        <w:r w:rsidR="008E11CA">
          <w:rPr>
            <w:rFonts w:ascii="Times New Roman" w:hAnsi="Times New Roman" w:cs="Times New Roman"/>
          </w:rPr>
          <w:t>heading direction</w:t>
        </w:r>
      </w:ins>
      <w:ins w:id="2007" w:author="Benton, Deon" w:date="2026-02-27T13:41:00Z" w16du:dateUtc="2026-02-27T19:41:00Z">
        <w:r w:rsidR="00773EE1">
          <w:rPr>
            <w:rFonts w:ascii="Times New Roman" w:hAnsi="Times New Roman" w:cs="Times New Roman"/>
          </w:rPr>
          <w:t xml:space="preserve"> independently from </w:t>
        </w:r>
      </w:ins>
      <w:ins w:id="2008" w:author="Benton, Deon" w:date="2026-02-27T13:44:00Z" w16du:dateUtc="2026-02-27T19:44:00Z">
        <w:r w:rsidR="008E11CA">
          <w:rPr>
            <w:rFonts w:ascii="Times New Roman" w:hAnsi="Times New Roman" w:cs="Times New Roman"/>
          </w:rPr>
          <w:t xml:space="preserve">its </w:t>
        </w:r>
      </w:ins>
      <w:ins w:id="2009" w:author="Benton, Deon" w:date="2026-02-27T13:41:00Z" w16du:dateUtc="2026-02-27T19:41:00Z">
        <w:r w:rsidR="00773EE1">
          <w:rPr>
            <w:rFonts w:ascii="Times New Roman" w:hAnsi="Times New Roman" w:cs="Times New Roman"/>
          </w:rPr>
          <w:t>geometry</w:t>
        </w:r>
      </w:ins>
      <w:ins w:id="2010"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2011"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2012"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2013"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2014"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2015"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2016" w:author="Benton, Deon" w:date="2026-04-08T10:50:00Z" w16du:dateUtc="2026-04-08T15:50:00Z">
        <w:r w:rsidR="00C50184">
          <w:rPr>
            <w:rFonts w:ascii="Times New Roman" w:hAnsi="Times New Roman" w:cs="Times New Roman"/>
          </w:rPr>
          <w:t>five</w:t>
        </w:r>
      </w:ins>
      <w:ins w:id="2017"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2018"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2019"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2020" w:author="Benton, Deon" w:date="2026-02-27T13:54:00Z" w16du:dateUtc="2026-02-27T19:54:00Z">
        <w:r w:rsidR="007C37CB">
          <w:rPr>
            <w:rFonts w:ascii="Times New Roman" w:hAnsi="Times New Roman" w:cs="Times New Roman"/>
          </w:rPr>
          <w:t>Obstacle Horizontal</w:t>
        </w:r>
      </w:ins>
      <w:ins w:id="2021" w:author="Benton, Deon" w:date="2026-02-27T14:03:00Z" w16du:dateUtc="2026-02-27T20:03:00Z">
        <w:r w:rsidR="00334B9E">
          <w:rPr>
            <w:rFonts w:ascii="Times New Roman" w:hAnsi="Times New Roman" w:cs="Times New Roman"/>
          </w:rPr>
          <w:t xml:space="preserve"> Spatial</w:t>
        </w:r>
      </w:ins>
      <w:ins w:id="2022"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2023" w:author="Benton, Deon" w:date="2026-02-27T16:06:00Z" w16du:dateUtc="2026-02-27T22:06:00Z">
        <w:r w:rsidR="000D00F9">
          <w:rPr>
            <w:rFonts w:ascii="Times New Roman" w:hAnsi="Times New Roman" w:cs="Times New Roman"/>
          </w:rPr>
          <w:t xml:space="preserve">Arc </w:t>
        </w:r>
      </w:ins>
      <w:ins w:id="2024"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2025"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2026"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2027"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2028"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29"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3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31"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32"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33"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34"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35"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36" w:author="Benton, Deon" w:date="2026-02-27T13:57:00Z" w16du:dateUtc="2026-02-27T19:57:00Z">
        <w:r w:rsidR="00A858D9">
          <w:rPr>
            <w:rFonts w:ascii="Times New Roman" w:hAnsi="Times New Roman" w:cs="Times New Roman"/>
          </w:rPr>
          <w:t xml:space="preserve"> the absence of a</w:t>
        </w:r>
      </w:ins>
      <w:ins w:id="2037" w:author="Benton, Deon" w:date="2026-02-27T13:58:00Z" w16du:dateUtc="2026-02-27T19:58:00Z">
        <w:r w:rsidR="003730F6">
          <w:rPr>
            <w:rFonts w:ascii="Times New Roman" w:hAnsi="Times New Roman" w:cs="Times New Roman"/>
          </w:rPr>
          <w:t xml:space="preserve">n </w:t>
        </w:r>
      </w:ins>
      <w:ins w:id="2038" w:author="Benton, Deon" w:date="2026-02-27T14:00:00Z" w16du:dateUtc="2026-02-27T20:00:00Z">
        <w:r w:rsidR="003730F6">
          <w:rPr>
            <w:rFonts w:ascii="Times New Roman" w:hAnsi="Times New Roman" w:cs="Times New Roman"/>
          </w:rPr>
          <w:t>o</w:t>
        </w:r>
      </w:ins>
      <w:ins w:id="2039"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40"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41"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42" w:author="Benton, Deon" w:date="2026-02-27T16:19:00Z" w16du:dateUtc="2026-02-27T22:19:00Z">
        <w:r w:rsidR="002D1FB6">
          <w:rPr>
            <w:rFonts w:ascii="Times New Roman" w:hAnsi="Times New Roman" w:cs="Times New Roman"/>
          </w:rPr>
          <w:t>Arced Peak and Obstacle Heights</w:t>
        </w:r>
      </w:ins>
      <w:ins w:id="2043"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44"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45"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46"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47"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48"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49"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50"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51"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52" w:author="Benton, Deon" w:date="2026-02-27T14:04:00Z" w16du:dateUtc="2026-02-27T20:04:00Z">
        <w:r w:rsidR="00334B9E">
          <w:rPr>
            <w:rFonts w:ascii="Times New Roman" w:hAnsi="Times New Roman" w:cs="Times New Roman"/>
          </w:rPr>
          <w:t xml:space="preserve">(i.e., the obstacle was positioned to </w:t>
        </w:r>
      </w:ins>
      <w:ins w:id="2053"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54"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55" w:author="Benton, Deon" w:date="2026-02-27T16:07:00Z" w16du:dateUtc="2026-02-27T22:07:00Z">
        <w:r w:rsidR="000D00F9">
          <w:rPr>
            <w:rFonts w:ascii="Times New Roman" w:hAnsi="Times New Roman" w:cs="Times New Roman"/>
          </w:rPr>
          <w:t xml:space="preserve">was No </w:t>
        </w:r>
      </w:ins>
      <w:ins w:id="2056"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57" w:author="Benton, Deon" w:date="2026-02-27T16:07:00Z" w16du:dateUtc="2026-02-27T22:07:00Z">
        <w:r w:rsidR="00597AD3">
          <w:rPr>
            <w:rFonts w:ascii="Times New Roman" w:hAnsi="Times New Roman" w:cs="Times New Roman"/>
          </w:rPr>
          <w:t xml:space="preserve">an </w:t>
        </w:r>
      </w:ins>
      <w:ins w:id="2058" w:author="Benton, Deon" w:date="2026-02-27T16:08:00Z" w16du:dateUtc="2026-02-27T22:08:00Z">
        <w:r w:rsidR="00597AD3">
          <w:rPr>
            <w:rFonts w:ascii="Times New Roman" w:hAnsi="Times New Roman" w:cs="Times New Roman"/>
          </w:rPr>
          <w:t>object</w:t>
        </w:r>
      </w:ins>
      <w:ins w:id="2059" w:author="Benton, Deon" w:date="2026-02-27T16:07:00Z" w16du:dateUtc="2026-02-27T22:07:00Z">
        <w:r w:rsidR="00597AD3">
          <w:rPr>
            <w:rFonts w:ascii="Times New Roman" w:hAnsi="Times New Roman" w:cs="Times New Roman"/>
          </w:rPr>
          <w:t xml:space="preserve"> did n</w:t>
        </w:r>
      </w:ins>
      <w:ins w:id="2060"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61"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62"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63"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64"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65" w:author="Benton, Deon" w:date="2026-03-10T16:26:00Z" w16du:dateUtc="2026-03-10T21:26:00Z">
        <w:r w:rsidR="00D45295">
          <w:rPr>
            <w:rFonts w:ascii="Times New Roman" w:hAnsi="Times New Roman" w:cs="Times New Roman"/>
          </w:rPr>
          <w:t>). The</w:t>
        </w:r>
      </w:ins>
      <w:ins w:id="2066"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67"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68" w:author="Benton, Deon" w:date="2026-02-27T16:15:00Z" w16du:dateUtc="2026-02-27T22:15:00Z">
        <w:r w:rsidR="00305A74">
          <w:rPr>
            <w:rFonts w:ascii="Times New Roman" w:hAnsi="Times New Roman" w:cs="Times New Roman"/>
          </w:rPr>
          <w:t xml:space="preserve">whether the first and second object were </w:t>
        </w:r>
      </w:ins>
      <w:ins w:id="2069" w:author="Benton, Deon" w:date="2026-03-10T16:33:00Z" w16du:dateUtc="2026-03-10T21:33:00Z">
        <w:r w:rsidR="00362066">
          <w:rPr>
            <w:rFonts w:ascii="Times New Roman" w:hAnsi="Times New Roman" w:cs="Times New Roman"/>
          </w:rPr>
          <w:t>spatially abutted at</w:t>
        </w:r>
      </w:ins>
      <w:ins w:id="2070" w:author="Benton, Deon" w:date="2026-02-27T16:15:00Z" w16du:dateUtc="2026-02-27T22:15:00Z">
        <w:r w:rsidR="00305A74">
          <w:rPr>
            <w:rFonts w:ascii="Times New Roman" w:hAnsi="Times New Roman" w:cs="Times New Roman"/>
          </w:rPr>
          <w:t xml:space="preserve"> the end of a motion sequence</w:t>
        </w:r>
      </w:ins>
      <w:ins w:id="2071" w:author="Benton, Deon" w:date="2026-02-27T16:14:00Z" w16du:dateUtc="2026-02-27T22:14:00Z">
        <w:r w:rsidR="00305A74">
          <w:rPr>
            <w:rFonts w:ascii="Times New Roman" w:hAnsi="Times New Roman" w:cs="Times New Roman"/>
          </w:rPr>
          <w:t xml:space="preserve">. </w:t>
        </w:r>
      </w:ins>
      <w:ins w:id="2072"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73" w:author="Benton, Deon" w:date="2026-03-10T16:33:00Z" w16du:dateUtc="2026-03-10T21:33:00Z">
        <w:r w:rsidR="00362066">
          <w:rPr>
            <w:rFonts w:ascii="Times New Roman" w:hAnsi="Times New Roman" w:cs="Times New Roman"/>
          </w:rPr>
          <w:t>this was true</w:t>
        </w:r>
      </w:ins>
      <w:ins w:id="2074" w:author="Benton, Deon" w:date="2026-02-27T16:19:00Z" w16du:dateUtc="2026-02-27T22:19:00Z">
        <w:r w:rsidR="00774EFB">
          <w:rPr>
            <w:rFonts w:ascii="Times New Roman" w:hAnsi="Times New Roman" w:cs="Times New Roman"/>
          </w:rPr>
          <w:t>.</w:t>
        </w:r>
      </w:ins>
      <w:ins w:id="2075" w:author="Benton, Deon" w:date="2026-03-10T16:26:00Z" w16du:dateUtc="2026-03-10T21:26:00Z">
        <w:r w:rsidR="00D45295">
          <w:rPr>
            <w:rFonts w:ascii="Times New Roman" w:hAnsi="Times New Roman" w:cs="Times New Roman"/>
          </w:rPr>
          <w:t xml:space="preserve"> </w:t>
        </w:r>
      </w:ins>
      <w:ins w:id="2076" w:author="Benton, Deon" w:date="2026-03-10T18:27:00Z" w16du:dateUtc="2026-03-10T23:27:00Z">
        <w:r w:rsidR="00DB1E68">
          <w:rPr>
            <w:rFonts w:ascii="Times New Roman" w:hAnsi="Times New Roman" w:cs="Times New Roman"/>
          </w:rPr>
          <w:t xml:space="preserve">The rationale </w:t>
        </w:r>
      </w:ins>
      <w:ins w:id="2077" w:author="Benton, Deon" w:date="2026-04-06T11:12:00Z" w16du:dateUtc="2026-04-06T16:12:00Z">
        <w:r w:rsidR="00997C20">
          <w:rPr>
            <w:rFonts w:ascii="Times New Roman" w:hAnsi="Times New Roman" w:cs="Times New Roman"/>
          </w:rPr>
          <w:t xml:space="preserve">for this naming scheme was </w:t>
        </w:r>
      </w:ins>
      <w:ins w:id="2078" w:author="Benton, Deon" w:date="2026-03-10T18:27:00Z" w16du:dateUtc="2026-03-10T23:27:00Z">
        <w:r w:rsidR="00DB1E68">
          <w:rPr>
            <w:rFonts w:ascii="Times New Roman" w:hAnsi="Times New Roman" w:cs="Times New Roman"/>
          </w:rPr>
          <w:t xml:space="preserve">to emphasize </w:t>
        </w:r>
      </w:ins>
      <w:ins w:id="2079" w:author="Benton, Deon" w:date="2026-04-06T11:12:00Z" w16du:dateUtc="2026-04-06T16:12:00Z">
        <w:r w:rsidR="00997C20">
          <w:rPr>
            <w:rFonts w:ascii="Times New Roman" w:hAnsi="Times New Roman" w:cs="Times New Roman"/>
          </w:rPr>
          <w:t xml:space="preserve">each group’s </w:t>
        </w:r>
      </w:ins>
      <w:ins w:id="2080" w:author="Benton, Deon" w:date="2026-03-10T18:27:00Z" w16du:dateUtc="2026-03-10T23:27:00Z">
        <w:r w:rsidR="00DB1E68">
          <w:rPr>
            <w:rFonts w:ascii="Times New Roman" w:hAnsi="Times New Roman" w:cs="Times New Roman"/>
          </w:rPr>
          <w:t>surface-level, perceptually grounded,</w:t>
        </w:r>
      </w:ins>
      <w:ins w:id="2081" w:author="Benton, Deon" w:date="2026-04-06T11:12:00Z" w16du:dateUtc="2026-04-06T16:12:00Z">
        <w:r w:rsidR="00997C20">
          <w:rPr>
            <w:rFonts w:ascii="Times New Roman" w:hAnsi="Times New Roman" w:cs="Times New Roman"/>
          </w:rPr>
          <w:t xml:space="preserve"> and</w:t>
        </w:r>
      </w:ins>
      <w:ins w:id="2082"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083"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084" w:author="Benton, Deon" w:date="2026-02-27T16:21:00Z" w16du:dateUtc="2026-02-27T22:21:00Z">
        <w:r w:rsidR="00F12553">
          <w:rPr>
            <w:rFonts w:ascii="Times New Roman" w:hAnsi="Times New Roman" w:cs="Times New Roman"/>
          </w:rPr>
          <w:t xml:space="preserve"> is that</w:t>
        </w:r>
      </w:ins>
      <w:ins w:id="2085"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086" w:author="Benton, Deon" w:date="2026-02-27T16:29:00Z" w16du:dateUtc="2026-02-27T22:29:00Z">
        <w:r w:rsidR="00123CA6">
          <w:rPr>
            <w:rFonts w:ascii="Times New Roman" w:hAnsi="Times New Roman" w:cs="Times New Roman"/>
          </w:rPr>
          <w:t>are</w:t>
        </w:r>
      </w:ins>
      <w:ins w:id="2087"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088" w:author="Benton, Deon" w:date="2026-02-27T16:23:00Z" w16du:dateUtc="2026-02-27T22:23:00Z">
        <w:r w:rsidR="00F12553">
          <w:rPr>
            <w:rFonts w:ascii="Times New Roman" w:hAnsi="Times New Roman" w:cs="Times New Roman"/>
          </w:rPr>
          <w:t xml:space="preserve"> </w:t>
        </w:r>
      </w:ins>
      <w:del w:id="2089" w:author="Benton, Deon" w:date="2026-02-27T16:24:00Z" w16du:dateUtc="2026-02-27T22:24:00Z">
        <w:r w:rsidDel="00B25E66">
          <w:rPr>
            <w:rFonts w:ascii="Times New Roman" w:hAnsi="Times New Roman" w:cs="Times New Roman"/>
          </w:rPr>
          <w:delText xml:space="preserve"> </w:delText>
        </w:r>
      </w:del>
      <w:ins w:id="2090" w:author="Benton, Deon" w:date="2026-02-27T16:22:00Z" w16du:dateUtc="2026-02-27T22:22:00Z">
        <w:r w:rsidR="00F12553">
          <w:rPr>
            <w:rFonts w:ascii="Times New Roman" w:hAnsi="Times New Roman" w:cs="Times New Roman"/>
          </w:rPr>
          <w:t xml:space="preserve">processing and encoding the kinematics of different </w:t>
        </w:r>
      </w:ins>
      <w:ins w:id="2091" w:author="Benton, Deon" w:date="2026-02-27T16:46:00Z" w16du:dateUtc="2026-02-27T22:46:00Z">
        <w:r w:rsidR="005D4226">
          <w:rPr>
            <w:rFonts w:ascii="Times New Roman" w:hAnsi="Times New Roman" w:cs="Times New Roman"/>
          </w:rPr>
          <w:t>movements</w:t>
        </w:r>
      </w:ins>
      <w:ins w:id="2092" w:author="Benton, Deon" w:date="2026-02-27T16:23:00Z" w16du:dateUtc="2026-02-27T22:23:00Z">
        <w:r w:rsidR="00B25E66">
          <w:rPr>
            <w:rFonts w:ascii="Times New Roman" w:hAnsi="Times New Roman" w:cs="Times New Roman"/>
          </w:rPr>
          <w:t xml:space="preserve">, </w:t>
        </w:r>
      </w:ins>
      <w:ins w:id="2093" w:author="Benton, Deon" w:date="2026-02-27T16:22:00Z" w16du:dateUtc="2026-02-27T22:22:00Z">
        <w:r w:rsidR="00F12553">
          <w:rPr>
            <w:rFonts w:ascii="Times New Roman" w:hAnsi="Times New Roman" w:cs="Times New Roman"/>
          </w:rPr>
          <w:t>the perceptual</w:t>
        </w:r>
      </w:ins>
      <w:ins w:id="2094" w:author="Benton, Deon" w:date="2026-04-08T10:50:00Z" w16du:dateUtc="2026-04-08T15:50:00Z">
        <w:r w:rsidR="00C50184">
          <w:rPr>
            <w:rFonts w:ascii="Times New Roman" w:hAnsi="Times New Roman" w:cs="Times New Roman"/>
          </w:rPr>
          <w:t xml:space="preserve"> or surface-based</w:t>
        </w:r>
      </w:ins>
      <w:ins w:id="2095" w:author="Benton, Deon" w:date="2026-02-27T16:22:00Z" w16du:dateUtc="2026-02-27T22:22:00Z">
        <w:r w:rsidR="00F12553">
          <w:rPr>
            <w:rFonts w:ascii="Times New Roman" w:hAnsi="Times New Roman" w:cs="Times New Roman"/>
          </w:rPr>
          <w:t xml:space="preserve"> appearance of </w:t>
        </w:r>
      </w:ins>
      <w:ins w:id="2096" w:author="Benton, Deon" w:date="2026-02-27T16:23:00Z" w16du:dateUtc="2026-02-27T22:23:00Z">
        <w:r w:rsidR="00B25E66">
          <w:rPr>
            <w:rFonts w:ascii="Times New Roman" w:hAnsi="Times New Roman" w:cs="Times New Roman"/>
          </w:rPr>
          <w:t>the different objects</w:t>
        </w:r>
      </w:ins>
      <w:ins w:id="2097" w:author="Benton, Deon" w:date="2026-02-27T16:25:00Z" w16du:dateUtc="2026-02-27T22:25:00Z">
        <w:r w:rsidR="00B25E66">
          <w:rPr>
            <w:rFonts w:ascii="Times New Roman" w:hAnsi="Times New Roman" w:cs="Times New Roman"/>
          </w:rPr>
          <w:t xml:space="preserve"> and entities</w:t>
        </w:r>
      </w:ins>
      <w:ins w:id="2098" w:author="Benton, Deon" w:date="2026-02-27T16:24:00Z" w16du:dateUtc="2026-02-27T22:24:00Z">
        <w:r w:rsidR="00B25E66">
          <w:rPr>
            <w:rFonts w:ascii="Times New Roman" w:hAnsi="Times New Roman" w:cs="Times New Roman"/>
          </w:rPr>
          <w:t xml:space="preserve"> </w:t>
        </w:r>
      </w:ins>
      <w:ins w:id="2099" w:author="Benton, Deon" w:date="2026-02-27T16:22:00Z" w16du:dateUtc="2026-02-27T22:22:00Z">
        <w:r w:rsidR="00F12553">
          <w:rPr>
            <w:rFonts w:ascii="Times New Roman" w:hAnsi="Times New Roman" w:cs="Times New Roman"/>
          </w:rPr>
          <w:t xml:space="preserve">that engage in those </w:t>
        </w:r>
      </w:ins>
      <w:ins w:id="2100" w:author="Benton, Deon" w:date="2026-02-27T16:46:00Z" w16du:dateUtc="2026-02-27T22:46:00Z">
        <w:r w:rsidR="005D4226">
          <w:rPr>
            <w:rFonts w:ascii="Times New Roman" w:hAnsi="Times New Roman" w:cs="Times New Roman"/>
          </w:rPr>
          <w:t>movements</w:t>
        </w:r>
      </w:ins>
      <w:ins w:id="2101" w:author="Benton, Deon" w:date="2026-02-27T16:24:00Z" w16du:dateUtc="2026-02-27T22:24:00Z">
        <w:r w:rsidR="00B25E66">
          <w:rPr>
            <w:rFonts w:ascii="Times New Roman" w:hAnsi="Times New Roman" w:cs="Times New Roman"/>
          </w:rPr>
          <w:t>, as well as the associative relation</w:t>
        </w:r>
      </w:ins>
      <w:ins w:id="2102" w:author="Benton, Deon" w:date="2026-02-27T16:25:00Z" w16du:dateUtc="2026-02-27T22:25:00Z">
        <w:r w:rsidR="00B25E66">
          <w:rPr>
            <w:rFonts w:ascii="Times New Roman" w:hAnsi="Times New Roman" w:cs="Times New Roman"/>
          </w:rPr>
          <w:t>s</w:t>
        </w:r>
      </w:ins>
      <w:ins w:id="2103" w:author="Benton, Deon" w:date="2026-02-27T16:24:00Z" w16du:dateUtc="2026-02-27T22:24:00Z">
        <w:r w:rsidR="00B25E66">
          <w:rPr>
            <w:rFonts w:ascii="Times New Roman" w:hAnsi="Times New Roman" w:cs="Times New Roman"/>
          </w:rPr>
          <w:t xml:space="preserve"> among the</w:t>
        </w:r>
      </w:ins>
      <w:ins w:id="2104" w:author="Benton, Deon" w:date="2026-02-27T16:29:00Z" w16du:dateUtc="2026-02-27T22:29:00Z">
        <w:r w:rsidR="00123CA6">
          <w:rPr>
            <w:rFonts w:ascii="Times New Roman" w:hAnsi="Times New Roman" w:cs="Times New Roman"/>
          </w:rPr>
          <w:t xml:space="preserve">se </w:t>
        </w:r>
      </w:ins>
      <w:ins w:id="2105" w:author="Benton, Deon" w:date="2026-03-25T10:29:00Z" w16du:dateUtc="2026-03-25T15:29:00Z">
        <w:r w:rsidR="006663DD">
          <w:rPr>
            <w:rFonts w:ascii="Times New Roman" w:hAnsi="Times New Roman" w:cs="Times New Roman"/>
          </w:rPr>
          <w:t xml:space="preserve">perceptually-grounded </w:t>
        </w:r>
      </w:ins>
      <w:ins w:id="2106" w:author="Benton, Deon" w:date="2026-02-27T16:29:00Z" w16du:dateUtc="2026-02-27T22:29:00Z">
        <w:r w:rsidR="00123CA6">
          <w:rPr>
            <w:rFonts w:ascii="Times New Roman" w:hAnsi="Times New Roman" w:cs="Times New Roman"/>
          </w:rPr>
          <w:t>elements</w:t>
        </w:r>
      </w:ins>
      <w:ins w:id="2107" w:author="Benton, Deon" w:date="2026-02-27T16:25:00Z" w16du:dateUtc="2026-02-27T22:25:00Z">
        <w:r w:rsidR="00B25E66">
          <w:rPr>
            <w:rFonts w:ascii="Times New Roman" w:hAnsi="Times New Roman" w:cs="Times New Roman"/>
          </w:rPr>
          <w:t>.</w:t>
        </w:r>
      </w:ins>
      <w:ins w:id="2108" w:author="Benton, Deon" w:date="2026-02-27T16:22:00Z" w16du:dateUtc="2026-02-27T22:22:00Z">
        <w:r w:rsidR="00F12553">
          <w:rPr>
            <w:rFonts w:ascii="Times New Roman" w:hAnsi="Times New Roman" w:cs="Times New Roman"/>
          </w:rPr>
          <w:t xml:space="preserve"> </w:t>
        </w:r>
      </w:ins>
      <w:ins w:id="2109" w:author="Benton, Deon" w:date="2026-02-27T16:26:00Z" w16du:dateUtc="2026-02-27T22:26:00Z">
        <w:r w:rsidR="00864BDF">
          <w:rPr>
            <w:rFonts w:ascii="Times New Roman" w:hAnsi="Times New Roman" w:cs="Times New Roman"/>
          </w:rPr>
          <w:t xml:space="preserve">To implement this aspect of the </w:t>
        </w:r>
      </w:ins>
      <w:ins w:id="2110" w:author="Benton, Deon" w:date="2026-02-27T16:29:00Z" w16du:dateUtc="2026-02-27T22:29:00Z">
        <w:r w:rsidR="00F10356">
          <w:rPr>
            <w:rFonts w:ascii="Times New Roman" w:hAnsi="Times New Roman" w:cs="Times New Roman"/>
          </w:rPr>
          <w:t>proposal</w:t>
        </w:r>
      </w:ins>
      <w:ins w:id="2111" w:author="Benton, Deon" w:date="2026-02-27T16:26:00Z" w16du:dateUtc="2026-02-27T22:26:00Z">
        <w:r w:rsidR="00864BDF">
          <w:rPr>
            <w:rFonts w:ascii="Times New Roman" w:hAnsi="Times New Roman" w:cs="Times New Roman"/>
          </w:rPr>
          <w:t xml:space="preserve"> in the m</w:t>
        </w:r>
      </w:ins>
      <w:ins w:id="2112"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13" w:author="Benton, Deon" w:date="2026-02-27T16:27:00Z" w16du:dateUtc="2026-02-27T22:27:00Z">
        <w:r w:rsidR="00864BDF">
          <w:rPr>
            <w:rFonts w:ascii="Times New Roman" w:hAnsi="Times New Roman" w:cs="Times New Roman"/>
          </w:rPr>
          <w:t xml:space="preserve"> a model analogue </w:t>
        </w:r>
      </w:ins>
      <w:ins w:id="2114" w:author="Benton, Deon" w:date="2026-02-27T16:29:00Z" w16du:dateUtc="2026-02-27T22:29:00Z">
        <w:r w:rsidR="00F10356">
          <w:rPr>
            <w:rFonts w:ascii="Times New Roman" w:hAnsi="Times New Roman" w:cs="Times New Roman"/>
          </w:rPr>
          <w:t>of the real</w:t>
        </w:r>
      </w:ins>
      <w:ins w:id="2115" w:author="Benton, Deon" w:date="2026-02-27T16:30:00Z" w16du:dateUtc="2026-02-27T22:30:00Z">
        <w:r w:rsidR="00F10356">
          <w:rPr>
            <w:rFonts w:ascii="Times New Roman" w:hAnsi="Times New Roman" w:cs="Times New Roman"/>
          </w:rPr>
          <w:t>-world experience</w:t>
        </w:r>
      </w:ins>
      <w:ins w:id="2116"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17" w:author="Benton, Deon" w:date="2026-03-25T10:30:00Z" w16du:dateUtc="2026-03-25T15:30:00Z">
        <w:r w:rsidR="00AC6BAC">
          <w:rPr>
            <w:rFonts w:ascii="Times New Roman" w:hAnsi="Times New Roman" w:cs="Times New Roman"/>
          </w:rPr>
          <w:t xml:space="preserve">s are assumed to bring </w:t>
        </w:r>
      </w:ins>
      <w:ins w:id="2118" w:author="Benton, Deon" w:date="2026-02-27T16:30:00Z" w16du:dateUtc="2026-02-27T22:30:00Z">
        <w:r w:rsidR="008614DA">
          <w:rPr>
            <w:rFonts w:ascii="Times New Roman" w:hAnsi="Times New Roman" w:cs="Times New Roman"/>
          </w:rPr>
          <w:t>with them into action understanding studies.</w:t>
        </w:r>
      </w:ins>
      <w:ins w:id="2119" w:author="Benton, Deon" w:date="2026-02-27T16:44:00Z" w16du:dateUtc="2026-02-27T22:44:00Z">
        <w:r w:rsidR="00C04DFD">
          <w:rPr>
            <w:rFonts w:ascii="Times New Roman" w:hAnsi="Times New Roman" w:cs="Times New Roman"/>
          </w:rPr>
          <w:t xml:space="preserve"> Here,</w:t>
        </w:r>
      </w:ins>
      <w:ins w:id="2120" w:author="Benton, Deon" w:date="2026-02-27T16:31:00Z" w16du:dateUtc="2026-02-27T22:31:00Z">
        <w:r w:rsidR="008614DA">
          <w:rPr>
            <w:rFonts w:ascii="Times New Roman" w:hAnsi="Times New Roman" w:cs="Times New Roman"/>
          </w:rPr>
          <w:t xml:space="preserve"> I refer to this </w:t>
        </w:r>
      </w:ins>
      <w:ins w:id="2121" w:author="Benton, Deon" w:date="2026-02-27T16:44:00Z" w16du:dateUtc="2026-02-27T22:44:00Z">
        <w:r w:rsidR="00C04DFD">
          <w:rPr>
            <w:rFonts w:ascii="Times New Roman" w:hAnsi="Times New Roman" w:cs="Times New Roman"/>
          </w:rPr>
          <w:t xml:space="preserve">aspect of </w:t>
        </w:r>
      </w:ins>
      <w:ins w:id="2122" w:author="Benton, Deon" w:date="2026-02-27T16:45:00Z" w16du:dateUtc="2026-02-27T22:45:00Z">
        <w:r w:rsidR="008D0B80">
          <w:rPr>
            <w:rFonts w:ascii="Times New Roman" w:hAnsi="Times New Roman" w:cs="Times New Roman"/>
          </w:rPr>
          <w:t xml:space="preserve">a network’s </w:t>
        </w:r>
      </w:ins>
      <w:ins w:id="2123" w:author="Benton, Deon" w:date="2026-02-27T16:44:00Z" w16du:dateUtc="2026-02-27T22:44:00Z">
        <w:r w:rsidR="00C04DFD">
          <w:rPr>
            <w:rFonts w:ascii="Times New Roman" w:hAnsi="Times New Roman" w:cs="Times New Roman"/>
          </w:rPr>
          <w:t xml:space="preserve">experience </w:t>
        </w:r>
      </w:ins>
      <w:ins w:id="2124" w:author="Benton, Deon" w:date="2026-02-27T16:31:00Z" w16du:dateUtc="2026-02-27T22:31:00Z">
        <w:r w:rsidR="008614DA">
          <w:rPr>
            <w:rFonts w:ascii="Times New Roman" w:hAnsi="Times New Roman" w:cs="Times New Roman"/>
          </w:rPr>
          <w:t xml:space="preserve">as </w:t>
        </w:r>
      </w:ins>
      <w:ins w:id="2125" w:author="Benton, Deon" w:date="2026-02-27T16:44:00Z" w16du:dateUtc="2026-02-27T22:44:00Z">
        <w:r w:rsidR="00C04DFD">
          <w:rPr>
            <w:rFonts w:ascii="Times New Roman" w:hAnsi="Times New Roman" w:cs="Times New Roman"/>
          </w:rPr>
          <w:t xml:space="preserve">the </w:t>
        </w:r>
      </w:ins>
      <w:ins w:id="2126" w:author="Benton, Deon" w:date="2026-02-27T16:31:00Z" w16du:dateUtc="2026-02-27T22:31:00Z">
        <w:r w:rsidR="008614DA">
          <w:rPr>
            <w:rFonts w:ascii="Times New Roman" w:hAnsi="Times New Roman" w:cs="Times New Roman"/>
          </w:rPr>
          <w:t>pretraining</w:t>
        </w:r>
      </w:ins>
      <w:ins w:id="2127"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128"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29" w:author="Benton, Deon" w:date="2026-02-27T16:31:00Z" w16du:dateUtc="2026-02-27T22:31:00Z">
        <w:r w:rsidR="008614DA">
          <w:rPr>
            <w:rFonts w:ascii="Times New Roman" w:hAnsi="Times New Roman" w:cs="Times New Roman"/>
          </w:rPr>
          <w:t>.</w:t>
        </w:r>
      </w:ins>
      <w:ins w:id="2130"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31"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32" w:author="Benton, Deon" w:date="2026-02-27T16:45:00Z" w16du:dateUtc="2026-02-27T22:45:00Z">
        <w:r w:rsidR="00A7703B">
          <w:rPr>
            <w:rFonts w:ascii="Times New Roman" w:hAnsi="Times New Roman" w:cs="Times New Roman"/>
          </w:rPr>
          <w:t xml:space="preserve"> </w:t>
        </w:r>
      </w:ins>
      <w:ins w:id="2133" w:author="Benton, Deon" w:date="2026-02-27T16:32:00Z" w16du:dateUtc="2026-02-27T22:32:00Z">
        <w:r w:rsidR="001335A3">
          <w:rPr>
            <w:rFonts w:ascii="Times New Roman" w:hAnsi="Times New Roman" w:cs="Times New Roman"/>
          </w:rPr>
          <w:t>linearly along a horizontal mo</w:t>
        </w:r>
      </w:ins>
      <w:ins w:id="2134" w:author="Benton, Deon" w:date="2026-02-27T16:33:00Z" w16du:dateUtc="2026-02-27T22:33:00Z">
        <w:r w:rsidR="001335A3">
          <w:rPr>
            <w:rFonts w:ascii="Times New Roman" w:hAnsi="Times New Roman" w:cs="Times New Roman"/>
          </w:rPr>
          <w:t>tion path</w:t>
        </w:r>
      </w:ins>
      <w:ins w:id="2135" w:author="Benton, Deon" w:date="2026-02-27T16:32:00Z" w16du:dateUtc="2026-02-27T22:32:00Z">
        <w:r w:rsidR="00C546B9">
          <w:rPr>
            <w:rFonts w:ascii="Times New Roman" w:hAnsi="Times New Roman" w:cs="Times New Roman"/>
          </w:rPr>
          <w:t xml:space="preserve"> towards the other object</w:t>
        </w:r>
      </w:ins>
      <w:ins w:id="2136" w:author="Benton, Deon" w:date="2026-02-27T16:33:00Z" w16du:dateUtc="2026-02-27T22:33:00Z">
        <w:r w:rsidR="001335A3">
          <w:rPr>
            <w:rFonts w:ascii="Times New Roman" w:hAnsi="Times New Roman" w:cs="Times New Roman"/>
          </w:rPr>
          <w:t>. This event was instantiated by activating</w:t>
        </w:r>
      </w:ins>
      <w:ins w:id="2137"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38"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39" w:author="Benton, Deon" w:date="2026-02-27T16:34:00Z" w16du:dateUtc="2026-02-27T22:34:00Z">
        <w:r w:rsidR="001335A3">
          <w:rPr>
            <w:rFonts w:ascii="Times New Roman" w:hAnsi="Times New Roman" w:cs="Times New Roman"/>
          </w:rPr>
          <w:t>Object Left</w:t>
        </w:r>
      </w:ins>
      <w:ins w:id="2140" w:author="Benton, Deon" w:date="2026-02-27T16:52:00Z" w16du:dateUtc="2026-02-27T22:52:00Z">
        <w:r w:rsidR="00BF289A">
          <w:rPr>
            <w:rFonts w:ascii="Times New Roman" w:hAnsi="Times New Roman" w:cs="Times New Roman"/>
          </w:rPr>
          <w:t xml:space="preserve"> and Right</w:t>
        </w:r>
      </w:ins>
      <w:ins w:id="2141" w:author="Benton, Deon" w:date="2026-02-27T16:34:00Z" w16du:dateUtc="2026-02-27T22:34:00Z">
        <w:r w:rsidR="001335A3">
          <w:rPr>
            <w:rFonts w:ascii="Times New Roman" w:hAnsi="Times New Roman" w:cs="Times New Roman"/>
          </w:rPr>
          <w:t xml:space="preserve"> input group</w:t>
        </w:r>
      </w:ins>
      <w:ins w:id="2142" w:author="Benton, Deon" w:date="2026-02-27T16:52:00Z" w16du:dateUtc="2026-02-27T22:52:00Z">
        <w:r w:rsidR="00BF289A">
          <w:rPr>
            <w:rFonts w:ascii="Times New Roman" w:hAnsi="Times New Roman" w:cs="Times New Roman"/>
          </w:rPr>
          <w:t>s</w:t>
        </w:r>
      </w:ins>
      <w:ins w:id="2143"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44"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45" w:author="Benton, Deon" w:date="2026-02-27T16:35:00Z" w16du:dateUtc="2026-02-27T22:35:00Z">
        <w:r w:rsidR="008979EA">
          <w:rPr>
            <w:rFonts w:ascii="Times New Roman" w:hAnsi="Times New Roman" w:cs="Times New Roman"/>
          </w:rPr>
          <w:t>input group</w:t>
        </w:r>
      </w:ins>
      <w:ins w:id="2146"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47"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48"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49"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50"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51" w:author="Benton, Deon" w:date="2026-02-27T16:49:00Z" w16du:dateUtc="2026-02-27T22:49:00Z">
        <w:r w:rsidR="004916FE">
          <w:rPr>
            <w:rFonts w:ascii="Times New Roman" w:hAnsi="Times New Roman" w:cs="Times New Roman"/>
          </w:rPr>
          <w:t xml:space="preserve"> moved horizontally along a</w:t>
        </w:r>
      </w:ins>
      <w:ins w:id="2152" w:author="Benton, Deon" w:date="2026-02-27T16:50:00Z" w16du:dateUtc="2026-02-27T22:50:00Z">
        <w:r w:rsidR="004916FE">
          <w:rPr>
            <w:rFonts w:ascii="Times New Roman" w:hAnsi="Times New Roman" w:cs="Times New Roman"/>
          </w:rPr>
          <w:t>n</w:t>
        </w:r>
      </w:ins>
      <w:ins w:id="2153" w:author="Benton, Deon" w:date="2026-02-27T16:49:00Z" w16du:dateUtc="2026-02-27T22:49:00Z">
        <w:r w:rsidR="004916FE">
          <w:rPr>
            <w:rFonts w:ascii="Times New Roman" w:hAnsi="Times New Roman" w:cs="Times New Roman"/>
          </w:rPr>
          <w:t xml:space="preserve"> arced path towards</w:t>
        </w:r>
      </w:ins>
      <w:ins w:id="2154" w:author="Benton, Deon" w:date="2026-02-27T16:50:00Z" w16du:dateUtc="2026-02-27T22:50:00Z">
        <w:r w:rsidR="004916FE">
          <w:rPr>
            <w:rFonts w:ascii="Times New Roman" w:hAnsi="Times New Roman" w:cs="Times New Roman"/>
          </w:rPr>
          <w:t xml:space="preserve"> and over an obstacle until it came to rest next to</w:t>
        </w:r>
      </w:ins>
      <w:ins w:id="2155"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56" w:author="Benton, Deon" w:date="2026-02-27T16:51:00Z" w16du:dateUtc="2026-02-27T22:51:00Z">
        <w:r w:rsidR="004916FE">
          <w:rPr>
            <w:rFonts w:ascii="Times New Roman" w:hAnsi="Times New Roman" w:cs="Times New Roman"/>
          </w:rPr>
          <w:t xml:space="preserve">This event was instantiated by turning on </w:t>
        </w:r>
      </w:ins>
      <w:ins w:id="2157"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58" w:author="Benton, Deon" w:date="2026-02-27T16:53:00Z" w16du:dateUtc="2026-02-27T22:53:00Z">
        <w:r w:rsidR="00BF289A">
          <w:rPr>
            <w:rFonts w:ascii="Times New Roman" w:hAnsi="Times New Roman" w:cs="Times New Roman"/>
          </w:rPr>
          <w:t>1</w:t>
        </w:r>
      </w:ins>
      <w:ins w:id="2159" w:author="Benton, Deon" w:date="2026-02-27T16:52:00Z" w16du:dateUtc="2026-02-27T22:52:00Z">
        <w:r w:rsidR="00BF289A">
          <w:rPr>
            <w:rFonts w:ascii="Times New Roman" w:hAnsi="Times New Roman" w:cs="Times New Roman"/>
          </w:rPr>
          <w:t xml:space="preserve"> unit in the Obstacle Height input group; the Arc Peak Height </w:t>
        </w:r>
      </w:ins>
      <w:ins w:id="2160" w:author="Benton, Deon" w:date="2026-02-27T16:53:00Z" w16du:dateUtc="2026-02-27T22:53:00Z">
        <w:r w:rsidR="00BF289A">
          <w:rPr>
            <w:rFonts w:ascii="Times New Roman" w:hAnsi="Times New Roman" w:cs="Times New Roman"/>
          </w:rPr>
          <w:t>1</w:t>
        </w:r>
      </w:ins>
      <w:ins w:id="2161" w:author="Benton, Deon" w:date="2026-02-27T16:52:00Z" w16du:dateUtc="2026-02-27T22:52:00Z">
        <w:r w:rsidR="00BF289A">
          <w:rPr>
            <w:rFonts w:ascii="Times New Roman" w:hAnsi="Times New Roman" w:cs="Times New Roman"/>
          </w:rPr>
          <w:t xml:space="preserve"> unit in the Arc Peak Height input group; the Obstacle Mi</w:t>
        </w:r>
      </w:ins>
      <w:ins w:id="2162" w:author="Benton, Deon" w:date="2026-02-27T16:53:00Z" w16du:dateUtc="2026-02-27T22:53:00Z">
        <w:r w:rsidR="00BF289A">
          <w:rPr>
            <w:rFonts w:ascii="Times New Roman" w:hAnsi="Times New Roman" w:cs="Times New Roman"/>
          </w:rPr>
          <w:t>ddle</w:t>
        </w:r>
      </w:ins>
      <w:ins w:id="2163" w:author="Benton, Deon" w:date="2026-02-27T16:52:00Z" w16du:dateUtc="2026-02-27T22:52:00Z">
        <w:r w:rsidR="00BF289A">
          <w:rPr>
            <w:rFonts w:ascii="Times New Roman" w:hAnsi="Times New Roman" w:cs="Times New Roman"/>
          </w:rPr>
          <w:t xml:space="preserve"> unit in the Obstacle Horizontal Spatial Position  group; the </w:t>
        </w:r>
      </w:ins>
      <w:ins w:id="2164" w:author="Benton, Deon" w:date="2026-02-27T16:53:00Z" w16du:dateUtc="2026-02-27T22:53:00Z">
        <w:r w:rsidR="00BF289A">
          <w:rPr>
            <w:rFonts w:ascii="Times New Roman" w:hAnsi="Times New Roman" w:cs="Times New Roman"/>
          </w:rPr>
          <w:t>Small</w:t>
        </w:r>
      </w:ins>
      <w:ins w:id="2165"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66"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67"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68"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69"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70"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71" w:author="Benton, Deon" w:date="2026-02-27T17:01:00Z" w16du:dateUtc="2026-02-27T23:01:00Z">
        <w:r w:rsidR="00130626">
          <w:rPr>
            <w:rFonts w:ascii="Times New Roman" w:hAnsi="Times New Roman" w:cs="Times New Roman"/>
          </w:rPr>
          <w:t xml:space="preserve">move along arced </w:t>
        </w:r>
      </w:ins>
      <w:ins w:id="2172" w:author="Benton, Deon" w:date="2026-02-27T16:55:00Z" w16du:dateUtc="2026-02-27T22:55:00Z">
        <w:r w:rsidR="001A2E10">
          <w:rPr>
            <w:rFonts w:ascii="Times New Roman" w:hAnsi="Times New Roman" w:cs="Times New Roman"/>
          </w:rPr>
          <w:t>(e.g., a</w:t>
        </w:r>
      </w:ins>
      <w:ins w:id="2173" w:author="Benton, Deon" w:date="2026-02-27T16:59:00Z" w16du:dateUtc="2026-02-27T22:59:00Z">
        <w:r w:rsidR="00580981">
          <w:rPr>
            <w:rFonts w:ascii="Times New Roman" w:hAnsi="Times New Roman" w:cs="Times New Roman"/>
          </w:rPr>
          <w:t xml:space="preserve">n object with elongated appendage-like extensions [e.g., a </w:t>
        </w:r>
      </w:ins>
      <w:ins w:id="2174" w:author="Benton, Deon" w:date="2026-02-27T16:55:00Z" w16du:dateUtc="2026-02-27T22:55:00Z">
        <w:r w:rsidR="001A2E10">
          <w:rPr>
            <w:rFonts w:ascii="Times New Roman" w:hAnsi="Times New Roman" w:cs="Times New Roman"/>
          </w:rPr>
          <w:t>sibling</w:t>
        </w:r>
      </w:ins>
      <w:ins w:id="2175" w:author="Benton, Deon" w:date="2026-02-27T16:59:00Z" w16du:dateUtc="2026-02-27T22:59:00Z">
        <w:r w:rsidR="00580981">
          <w:rPr>
            <w:rFonts w:ascii="Times New Roman" w:hAnsi="Times New Roman" w:cs="Times New Roman"/>
          </w:rPr>
          <w:t>]</w:t>
        </w:r>
      </w:ins>
      <w:ins w:id="2176" w:author="Benton, Deon" w:date="2026-02-27T16:55:00Z" w16du:dateUtc="2026-02-27T22:55:00Z">
        <w:r w:rsidR="001A2E10">
          <w:rPr>
            <w:rFonts w:ascii="Times New Roman" w:hAnsi="Times New Roman" w:cs="Times New Roman"/>
          </w:rPr>
          <w:t xml:space="preserve"> jumping over a toy left on the floor or </w:t>
        </w:r>
      </w:ins>
      <w:ins w:id="2177"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178" w:author="Benton, Deon" w:date="2026-02-27T16:56:00Z" w16du:dateUtc="2026-02-27T22:56:00Z">
        <w:r w:rsidR="00FC216C">
          <w:rPr>
            <w:rFonts w:ascii="Times New Roman" w:hAnsi="Times New Roman" w:cs="Times New Roman"/>
          </w:rPr>
          <w:t xml:space="preserve">(e.g., </w:t>
        </w:r>
      </w:ins>
      <w:ins w:id="2179" w:author="Benton, Deon" w:date="2026-02-27T16:57:00Z" w16du:dateUtc="2026-02-27T22:57:00Z">
        <w:r w:rsidR="00FC216C">
          <w:rPr>
            <w:rFonts w:ascii="Times New Roman" w:hAnsi="Times New Roman" w:cs="Times New Roman"/>
          </w:rPr>
          <w:t>a</w:t>
        </w:r>
      </w:ins>
      <w:ins w:id="2180" w:author="Benton, Deon" w:date="2026-02-27T17:00:00Z" w16du:dateUtc="2026-02-27T23:00:00Z">
        <w:r w:rsidR="00580981">
          <w:rPr>
            <w:rFonts w:ascii="Times New Roman" w:hAnsi="Times New Roman" w:cs="Times New Roman"/>
          </w:rPr>
          <w:t>n object with elongated appendage-like extensions</w:t>
        </w:r>
      </w:ins>
      <w:ins w:id="2181" w:author="Benton, Deon" w:date="2026-02-27T16:57:00Z" w16du:dateUtc="2026-02-27T22:57:00Z">
        <w:r w:rsidR="00FC216C">
          <w:rPr>
            <w:rFonts w:ascii="Times New Roman" w:hAnsi="Times New Roman" w:cs="Times New Roman"/>
          </w:rPr>
          <w:t xml:space="preserve"> </w:t>
        </w:r>
      </w:ins>
      <w:ins w:id="2182"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183" w:author="Benton, Deon" w:date="2026-02-27T16:57:00Z" w16du:dateUtc="2026-02-27T22:57:00Z">
        <w:r w:rsidR="00FC216C">
          <w:rPr>
            <w:rFonts w:ascii="Times New Roman" w:hAnsi="Times New Roman" w:cs="Times New Roman"/>
          </w:rPr>
          <w:t xml:space="preserve"> mom</w:t>
        </w:r>
      </w:ins>
      <w:ins w:id="2184" w:author="Benton, Deon" w:date="2026-02-27T17:00:00Z" w16du:dateUtc="2026-02-27T23:00:00Z">
        <w:r w:rsidR="00130626">
          <w:rPr>
            <w:rFonts w:ascii="Times New Roman" w:hAnsi="Times New Roman" w:cs="Times New Roman"/>
          </w:rPr>
          <w:t>]</w:t>
        </w:r>
      </w:ins>
      <w:ins w:id="2185" w:author="Benton, Deon" w:date="2026-02-27T16:57:00Z" w16du:dateUtc="2026-02-27T22:57:00Z">
        <w:r w:rsidR="00FC216C">
          <w:rPr>
            <w:rFonts w:ascii="Times New Roman" w:hAnsi="Times New Roman" w:cs="Times New Roman"/>
          </w:rPr>
          <w:t xml:space="preserve"> or a </w:t>
        </w:r>
      </w:ins>
      <w:ins w:id="2186" w:author="Benton, Deon" w:date="2026-02-27T17:01:00Z" w16du:dateUtc="2026-02-27T23:01:00Z">
        <w:r w:rsidR="00130626">
          <w:rPr>
            <w:rFonts w:ascii="Times New Roman" w:hAnsi="Times New Roman" w:cs="Times New Roman"/>
          </w:rPr>
          <w:t xml:space="preserve">rigid, small object </w:t>
        </w:r>
      </w:ins>
      <w:ins w:id="2187" w:author="Benton, Deon" w:date="2026-02-27T17:03:00Z" w16du:dateUtc="2026-02-27T23:03:00Z">
        <w:r w:rsidR="00FA25D6">
          <w:rPr>
            <w:rFonts w:ascii="Times New Roman" w:hAnsi="Times New Roman" w:cs="Times New Roman"/>
          </w:rPr>
          <w:t xml:space="preserve">[e.g., toy car] </w:t>
        </w:r>
      </w:ins>
      <w:ins w:id="2188" w:author="Benton, Deon" w:date="2026-02-27T17:01:00Z" w16du:dateUtc="2026-02-27T23:01:00Z">
        <w:r w:rsidR="00130626">
          <w:rPr>
            <w:rFonts w:ascii="Times New Roman" w:hAnsi="Times New Roman" w:cs="Times New Roman"/>
          </w:rPr>
          <w:t xml:space="preserve">with </w:t>
        </w:r>
      </w:ins>
      <w:ins w:id="2189" w:author="Benton, Deon" w:date="2026-02-27T17:03:00Z" w16du:dateUtc="2026-02-27T23:03:00Z">
        <w:r w:rsidR="00FA25D6">
          <w:rPr>
            <w:rFonts w:ascii="Times New Roman" w:hAnsi="Times New Roman" w:cs="Times New Roman"/>
          </w:rPr>
          <w:t>paired circular elements</w:t>
        </w:r>
      </w:ins>
      <w:ins w:id="2190" w:author="Benton, Deon" w:date="2026-02-27T17:02:00Z" w16du:dateUtc="2026-02-27T23:02:00Z">
        <w:r w:rsidR="00960944">
          <w:rPr>
            <w:rFonts w:ascii="Times New Roman" w:hAnsi="Times New Roman" w:cs="Times New Roman"/>
          </w:rPr>
          <w:t xml:space="preserve"> [e.g., </w:t>
        </w:r>
      </w:ins>
      <w:ins w:id="2191" w:author="Benton, Deon" w:date="2026-02-27T17:04:00Z" w16du:dateUtc="2026-02-27T23:04:00Z">
        <w:r w:rsidR="00FA25D6">
          <w:rPr>
            <w:rFonts w:ascii="Times New Roman" w:hAnsi="Times New Roman" w:cs="Times New Roman"/>
          </w:rPr>
          <w:t>wheels</w:t>
        </w:r>
      </w:ins>
      <w:ins w:id="2192"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193" w:author="Benton, Deon" w:date="2026-02-27T16:57:00Z" w16du:dateUtc="2026-02-27T22:57:00Z">
        <w:r w:rsidR="00FC216C">
          <w:rPr>
            <w:rFonts w:ascii="Times New Roman" w:hAnsi="Times New Roman" w:cs="Times New Roman"/>
          </w:rPr>
          <w:t xml:space="preserve"> across the floor) </w:t>
        </w:r>
      </w:ins>
      <w:ins w:id="2194"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195"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196"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197" w:author="Benton, Deon" w:date="2026-02-27T17:05:00Z" w16du:dateUtc="2026-02-27T23:05:00Z">
        <w:r w:rsidR="00FA25D6">
          <w:rPr>
            <w:rFonts w:ascii="Times New Roman" w:hAnsi="Times New Roman" w:cs="Times New Roman"/>
          </w:rPr>
          <w:t xml:space="preserve">the other set </w:t>
        </w:r>
      </w:ins>
      <w:del w:id="2198"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199"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F1D7DCC" w:rsidR="00524642" w:rsidRDefault="00414B5B" w:rsidP="00524642">
      <w:pPr>
        <w:spacing w:line="480" w:lineRule="auto"/>
        <w:ind w:firstLine="720"/>
        <w:contextualSpacing/>
        <w:rPr>
          <w:rFonts w:ascii="Times New Roman" w:hAnsi="Times New Roman" w:cs="Times New Roman"/>
        </w:rPr>
      </w:pPr>
      <w:ins w:id="2200" w:author="Benton, Deon" w:date="2026-02-27T17:08:00Z" w16du:dateUtc="2026-02-27T23:08:00Z">
        <w:r>
          <w:rPr>
            <w:rFonts w:ascii="Times New Roman" w:hAnsi="Times New Roman" w:cs="Times New Roman"/>
          </w:rPr>
          <w:lastRenderedPageBreak/>
          <w:t xml:space="preserve">Other key assumptions </w:t>
        </w:r>
      </w:ins>
      <w:ins w:id="2201" w:author="Benton, Deon" w:date="2026-02-27T17:09:00Z" w16du:dateUtc="2026-02-27T23:09:00Z">
        <w:r>
          <w:rPr>
            <w:rFonts w:ascii="Times New Roman" w:hAnsi="Times New Roman" w:cs="Times New Roman"/>
          </w:rPr>
          <w:t xml:space="preserve">of the present theoretical account </w:t>
        </w:r>
      </w:ins>
      <w:ins w:id="2202" w:author="Benton, Deon" w:date="2026-03-25T10:34:00Z" w16du:dateUtc="2026-03-25T15:34:00Z">
        <w:r w:rsidR="001E0B88">
          <w:rPr>
            <w:rFonts w:ascii="Times New Roman" w:hAnsi="Times New Roman" w:cs="Times New Roman"/>
          </w:rPr>
          <w:t>are</w:t>
        </w:r>
      </w:ins>
      <w:ins w:id="2203" w:author="Benton, Deon" w:date="2026-02-27T17:09:00Z" w16du:dateUtc="2026-02-27T23:09:00Z">
        <w:r>
          <w:rPr>
            <w:rFonts w:ascii="Times New Roman" w:hAnsi="Times New Roman" w:cs="Times New Roman"/>
          </w:rPr>
          <w:t xml:space="preserve"> </w:t>
        </w:r>
      </w:ins>
      <w:ins w:id="2204" w:author="Benton, Deon" w:date="2026-04-08T14:55:00Z" w16du:dateUtc="2026-04-08T19:55:00Z">
        <w:r w:rsidR="00A4433E">
          <w:rPr>
            <w:rFonts w:ascii="Times New Roman" w:hAnsi="Times New Roman" w:cs="Times New Roman"/>
          </w:rPr>
          <w:t xml:space="preserve">that </w:t>
        </w:r>
      </w:ins>
      <w:ins w:id="2205" w:author="Benton, Deon" w:date="2026-02-27T17:09:00Z" w16du:dateUtc="2026-02-27T23:09:00Z">
        <w:r w:rsidR="006160C1">
          <w:rPr>
            <w:rFonts w:ascii="Times New Roman" w:hAnsi="Times New Roman" w:cs="Times New Roman"/>
          </w:rPr>
          <w:t xml:space="preserve">obstacles </w:t>
        </w:r>
      </w:ins>
      <w:ins w:id="2206" w:author="Benton, Deon" w:date="2026-04-08T14:55:00Z" w16du:dateUtc="2026-04-08T19:55:00Z">
        <w:r w:rsidR="00A4433E">
          <w:rPr>
            <w:rFonts w:ascii="Times New Roman" w:hAnsi="Times New Roman" w:cs="Times New Roman"/>
          </w:rPr>
          <w:t xml:space="preserve">visually </w:t>
        </w:r>
      </w:ins>
      <w:ins w:id="2207" w:author="Benton, Deon" w:date="2026-02-27T17:09:00Z" w16du:dateUtc="2026-02-27T23:09:00Z">
        <w:r w:rsidR="006160C1">
          <w:rPr>
            <w:rFonts w:ascii="Times New Roman" w:hAnsi="Times New Roman" w:cs="Times New Roman"/>
          </w:rPr>
          <w:t xml:space="preserve">are more salient when </w:t>
        </w:r>
      </w:ins>
      <w:ins w:id="2208"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209" w:author="Benton, Deon" w:date="2026-02-27T17:09:00Z" w16du:dateUtc="2026-02-27T23:09:00Z">
        <w:r w:rsidR="006160C1">
          <w:rPr>
            <w:rFonts w:ascii="Times New Roman" w:hAnsi="Times New Roman" w:cs="Times New Roman"/>
          </w:rPr>
          <w:t xml:space="preserve"> and </w:t>
        </w:r>
      </w:ins>
      <w:ins w:id="2210" w:author="Benton, Deon" w:date="2026-02-27T17:10:00Z" w16du:dateUtc="2026-02-27T23:10:00Z">
        <w:r w:rsidR="006160C1">
          <w:rPr>
            <w:rFonts w:ascii="Times New Roman" w:hAnsi="Times New Roman" w:cs="Times New Roman"/>
          </w:rPr>
          <w:t xml:space="preserve">the vertical distance between the apex of </w:t>
        </w:r>
      </w:ins>
      <w:ins w:id="2211" w:author="Benton, Deon" w:date="2026-04-06T11:17:00Z" w16du:dateUtc="2026-04-06T16:17:00Z">
        <w:r w:rsidR="004951EC">
          <w:rPr>
            <w:rFonts w:ascii="Times New Roman" w:hAnsi="Times New Roman" w:cs="Times New Roman"/>
          </w:rPr>
          <w:t>arced motion that occurs over obstacles</w:t>
        </w:r>
      </w:ins>
      <w:ins w:id="2212" w:author="Benton, Deon" w:date="2026-02-27T17:10:00Z" w16du:dateUtc="2026-02-27T23:10:00Z">
        <w:r w:rsidR="006160C1">
          <w:rPr>
            <w:rFonts w:ascii="Times New Roman" w:hAnsi="Times New Roman" w:cs="Times New Roman"/>
          </w:rPr>
          <w:t xml:space="preserve"> and the top of </w:t>
        </w:r>
      </w:ins>
      <w:ins w:id="2213" w:author="Benton, Deon" w:date="2026-04-06T11:18:00Z" w16du:dateUtc="2026-04-06T16:18:00Z">
        <w:r w:rsidR="004951EC">
          <w:rPr>
            <w:rFonts w:ascii="Times New Roman" w:hAnsi="Times New Roman" w:cs="Times New Roman"/>
          </w:rPr>
          <w:t xml:space="preserve">obstacles themselves </w:t>
        </w:r>
      </w:ins>
      <w:ins w:id="2214" w:author="Benton, Deon" w:date="2026-02-27T17:10:00Z" w16du:dateUtc="2026-02-27T23:10:00Z">
        <w:r w:rsidR="006160C1">
          <w:rPr>
            <w:rFonts w:ascii="Times New Roman" w:hAnsi="Times New Roman" w:cs="Times New Roman"/>
          </w:rPr>
          <w:t>is</w:t>
        </w:r>
      </w:ins>
      <w:ins w:id="2215" w:author="Benton, Deon" w:date="2026-02-27T17:11:00Z" w16du:dateUtc="2026-02-27T23:11:00Z">
        <w:r w:rsidR="006160C1">
          <w:rPr>
            <w:rFonts w:ascii="Times New Roman" w:hAnsi="Times New Roman" w:cs="Times New Roman"/>
          </w:rPr>
          <w:t xml:space="preserve"> small (i.e., objects</w:t>
        </w:r>
      </w:ins>
      <w:ins w:id="2216" w:author="Benton, Deon" w:date="2026-03-25T10:34:00Z" w16du:dateUtc="2026-03-25T15:34:00Z">
        <w:r w:rsidR="00F7059C">
          <w:rPr>
            <w:rFonts w:ascii="Times New Roman" w:hAnsi="Times New Roman" w:cs="Times New Roman"/>
          </w:rPr>
          <w:t xml:space="preserve"> do not overshoot barriers when passing over them</w:t>
        </w:r>
      </w:ins>
      <w:ins w:id="2217"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18"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19"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220"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w:t>
      </w:r>
      <w:ins w:id="2221" w:author="Benton, Deon" w:date="2026-04-08T14:56:00Z" w16du:dateUtc="2026-04-08T19:56:00Z">
        <w:r w:rsidR="00A4433E">
          <w:rPr>
            <w:rFonts w:ascii="Times New Roman" w:hAnsi="Times New Roman" w:cs="Times New Roman"/>
          </w:rPr>
          <w:t xml:space="preserve">lower the learning rate and increasing the weight decay </w:t>
        </w:r>
      </w:ins>
      <w:r w:rsidR="00524642">
        <w:rPr>
          <w:rFonts w:ascii="Times New Roman" w:hAnsi="Times New Roman" w:cs="Times New Roman"/>
        </w:rPr>
        <w:t xml:space="preserve">on the incoming and outgoing links to the </w:t>
      </w:r>
      <w:ins w:id="2222"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223"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224" w:author="Benton, Deon" w:date="2026-04-06T11:20:00Z" w16du:dateUtc="2026-04-06T16:20:00Z">
        <w:r w:rsidR="007D0542">
          <w:rPr>
            <w:rFonts w:ascii="Times New Roman" w:hAnsi="Times New Roman" w:cs="Times New Roman"/>
          </w:rPr>
          <w:t>s</w:t>
        </w:r>
      </w:ins>
      <w:ins w:id="2225"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226"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227"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28"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29" w:author="Benton, Deon" w:date="2026-02-27T17:48:00Z" w16du:dateUtc="2026-02-27T23:48:00Z">
        <w:r w:rsidR="00854B95">
          <w:rPr>
            <w:rFonts w:ascii="Times New Roman" w:hAnsi="Times New Roman" w:cs="Times New Roman"/>
          </w:rPr>
          <w:t>Small Vertical Separation unit in the Arc Apex-Obstacle Gap group</w:t>
        </w:r>
      </w:ins>
      <w:ins w:id="2230" w:author="Benton, Deon" w:date="2026-04-06T11:23:00Z" w16du:dateUtc="2026-04-06T16:23:00Z">
        <w:r w:rsidR="0020030E">
          <w:rPr>
            <w:rFonts w:ascii="Times New Roman" w:hAnsi="Times New Roman" w:cs="Times New Roman"/>
          </w:rPr>
          <w:t xml:space="preserve"> whenever arced motion occurred over barriers</w:t>
        </w:r>
      </w:ins>
      <w:ins w:id="2231" w:author="Benton, Deon" w:date="2026-02-27T17:48:00Z" w16du:dateUtc="2026-02-27T23:48:00Z">
        <w:r w:rsidR="00854B95">
          <w:rPr>
            <w:rFonts w:ascii="Times New Roman" w:hAnsi="Times New Roman" w:cs="Times New Roman"/>
          </w:rPr>
          <w:t xml:space="preserve">. </w:t>
        </w:r>
      </w:ins>
    </w:p>
    <w:p w14:paraId="194948BC" w14:textId="11C5BA26" w:rsidR="00076BA6" w:rsidRDefault="00473BD2" w:rsidP="007F7477">
      <w:pPr>
        <w:spacing w:line="480" w:lineRule="auto"/>
        <w:ind w:firstLine="720"/>
        <w:contextualSpacing/>
        <w:rPr>
          <w:rFonts w:ascii="Times New Roman" w:hAnsi="Times New Roman" w:cs="Times New Roman"/>
        </w:rPr>
      </w:pPr>
      <w:ins w:id="2232" w:author="Benton, Deon" w:date="2026-03-02T13:24:00Z" w16du:dateUtc="2026-03-02T19:24:00Z">
        <w:r>
          <w:rPr>
            <w:rFonts w:ascii="Times New Roman" w:hAnsi="Times New Roman" w:cs="Times New Roman"/>
          </w:rPr>
          <w:t xml:space="preserve">Given that the studies </w:t>
        </w:r>
      </w:ins>
      <w:ins w:id="2233" w:author="Benton, Deon" w:date="2026-03-02T13:46:00Z" w16du:dateUtc="2026-03-02T19:46:00Z">
        <w:r w:rsidR="009F1E54">
          <w:rPr>
            <w:rFonts w:ascii="Times New Roman" w:hAnsi="Times New Roman" w:cs="Times New Roman"/>
          </w:rPr>
          <w:t>associated with</w:t>
        </w:r>
      </w:ins>
      <w:ins w:id="2234" w:author="Benton, Deon" w:date="2026-03-02T13:24:00Z" w16du:dateUtc="2026-03-02T19:24:00Z">
        <w:r>
          <w:rPr>
            <w:rFonts w:ascii="Times New Roman" w:hAnsi="Times New Roman" w:cs="Times New Roman"/>
          </w:rPr>
          <w:t xml:space="preserve"> </w:t>
        </w:r>
      </w:ins>
      <w:ins w:id="2235" w:author="Benton, Deon" w:date="2026-03-02T13:25:00Z" w16du:dateUtc="2026-03-02T19:25:00Z">
        <w:r>
          <w:rPr>
            <w:rFonts w:ascii="Times New Roman" w:hAnsi="Times New Roman" w:cs="Times New Roman"/>
          </w:rPr>
          <w:t>each of the five target findings</w:t>
        </w:r>
      </w:ins>
      <w:ins w:id="2236" w:author="Benton, Deon" w:date="2026-04-06T11:23:00Z" w16du:dateUtc="2026-04-06T16:23:00Z">
        <w:r w:rsidR="00161B73">
          <w:rPr>
            <w:rFonts w:ascii="Times New Roman" w:hAnsi="Times New Roman" w:cs="Times New Roman"/>
          </w:rPr>
          <w:t xml:space="preserve"> </w:t>
        </w:r>
      </w:ins>
      <w:ins w:id="2237" w:author="Benton, Deon" w:date="2026-03-02T13:24:00Z" w16du:dateUtc="2026-03-02T19:24:00Z">
        <w:r>
          <w:rPr>
            <w:rFonts w:ascii="Times New Roman" w:hAnsi="Times New Roman" w:cs="Times New Roman"/>
          </w:rPr>
          <w:t xml:space="preserve">tested infants at different ages, </w:t>
        </w:r>
      </w:ins>
      <w:ins w:id="2238" w:author="Benton, Deon" w:date="2026-04-06T11:25:00Z" w16du:dateUtc="2026-04-06T16:25:00Z">
        <w:r w:rsidR="001A6079">
          <w:rPr>
            <w:rFonts w:ascii="Times New Roman" w:hAnsi="Times New Roman" w:cs="Times New Roman"/>
          </w:rPr>
          <w:t xml:space="preserve">across the simulations presented here, </w:t>
        </w:r>
      </w:ins>
      <w:ins w:id="2239" w:author="Benton, Deon" w:date="2026-03-02T13:24:00Z" w16du:dateUtc="2026-03-02T19:24:00Z">
        <w:r>
          <w:rPr>
            <w:rFonts w:ascii="Times New Roman" w:hAnsi="Times New Roman" w:cs="Times New Roman"/>
          </w:rPr>
          <w:t>the</w:t>
        </w:r>
      </w:ins>
      <w:ins w:id="2240" w:author="Benton, Deon" w:date="2026-03-02T13:22:00Z" w16du:dateUtc="2026-03-02T19:22:00Z">
        <w:r w:rsidR="005319EB">
          <w:rPr>
            <w:rFonts w:ascii="Times New Roman" w:hAnsi="Times New Roman" w:cs="Times New Roman"/>
          </w:rPr>
          <w:t xml:space="preserve"> length of the pretraining phase</w:t>
        </w:r>
      </w:ins>
      <w:ins w:id="2241" w:author="Benton, Deon" w:date="2026-04-06T11:25:00Z" w16du:dateUtc="2026-04-06T16:25:00Z">
        <w:r w:rsidR="001A6079">
          <w:rPr>
            <w:rFonts w:ascii="Times New Roman" w:hAnsi="Times New Roman" w:cs="Times New Roman"/>
          </w:rPr>
          <w:t xml:space="preserve"> was</w:t>
        </w:r>
      </w:ins>
      <w:ins w:id="2242" w:author="Benton, Deon" w:date="2026-03-02T13:22:00Z" w16du:dateUtc="2026-03-02T19:22:00Z">
        <w:r w:rsidR="005319EB">
          <w:rPr>
            <w:rFonts w:ascii="Times New Roman" w:hAnsi="Times New Roman" w:cs="Times New Roman"/>
          </w:rPr>
          <w:t xml:space="preserve"> </w:t>
        </w:r>
      </w:ins>
      <w:ins w:id="2243" w:author="Benton, Deon" w:date="2026-04-06T11:24:00Z" w16du:dateUtc="2026-04-06T16:24:00Z">
        <w:r w:rsidR="001A6079">
          <w:rPr>
            <w:rFonts w:ascii="Times New Roman" w:hAnsi="Times New Roman" w:cs="Times New Roman"/>
          </w:rPr>
          <w:t>varied</w:t>
        </w:r>
      </w:ins>
      <w:ins w:id="2244" w:author="Benton, Deon" w:date="2026-04-06T11:25:00Z" w16du:dateUtc="2026-04-06T16:25:00Z">
        <w:r w:rsidR="001A6079">
          <w:rPr>
            <w:rFonts w:ascii="Times New Roman" w:hAnsi="Times New Roman" w:cs="Times New Roman"/>
          </w:rPr>
          <w:t xml:space="preserve"> in such a way </w:t>
        </w:r>
      </w:ins>
      <w:ins w:id="2245" w:author="Benton, Deon" w:date="2026-03-02T13:17:00Z" w16du:dateUtc="2026-03-02T19:17:00Z">
        <w:r w:rsidR="00452801">
          <w:rPr>
            <w:rFonts w:ascii="Times New Roman" w:hAnsi="Times New Roman" w:cs="Times New Roman"/>
          </w:rPr>
          <w:t>that simulations</w:t>
        </w:r>
      </w:ins>
      <w:ins w:id="2246" w:author="Benton, Deon" w:date="2026-03-02T13:30:00Z" w16du:dateUtc="2026-03-02T19:30:00Z">
        <w:r w:rsidR="005B4EEF">
          <w:rPr>
            <w:rFonts w:ascii="Times New Roman" w:hAnsi="Times New Roman" w:cs="Times New Roman"/>
          </w:rPr>
          <w:t xml:space="preserve"> </w:t>
        </w:r>
      </w:ins>
      <w:ins w:id="2247" w:author="Benton, Deon" w:date="2026-03-02T13:33:00Z" w16du:dateUtc="2026-03-02T19:33:00Z">
        <w:r w:rsidR="00564104">
          <w:rPr>
            <w:rFonts w:ascii="Times New Roman" w:hAnsi="Times New Roman" w:cs="Times New Roman"/>
          </w:rPr>
          <w:t>corresponding</w:t>
        </w:r>
      </w:ins>
      <w:ins w:id="2248" w:author="Benton, Deon" w:date="2026-03-02T13:30:00Z" w16du:dateUtc="2026-03-02T19:30:00Z">
        <w:r w:rsidR="005B4EEF">
          <w:rPr>
            <w:rFonts w:ascii="Times New Roman" w:hAnsi="Times New Roman" w:cs="Times New Roman"/>
          </w:rPr>
          <w:t xml:space="preserve"> to studies that tested older ages received </w:t>
        </w:r>
      </w:ins>
      <w:ins w:id="2249" w:author="Benton, Deon" w:date="2026-03-02T13:34:00Z" w16du:dateUtc="2026-03-02T19:34:00Z">
        <w:r w:rsidR="00564104">
          <w:rPr>
            <w:rFonts w:ascii="Times New Roman" w:hAnsi="Times New Roman" w:cs="Times New Roman"/>
          </w:rPr>
          <w:t xml:space="preserve">proportionally </w:t>
        </w:r>
      </w:ins>
      <w:ins w:id="2250" w:author="Benton, Deon" w:date="2026-03-02T13:30:00Z" w16du:dateUtc="2026-03-02T19:30:00Z">
        <w:r w:rsidR="005B4EEF">
          <w:rPr>
            <w:rFonts w:ascii="Times New Roman" w:hAnsi="Times New Roman" w:cs="Times New Roman"/>
          </w:rPr>
          <w:t xml:space="preserve">more </w:t>
        </w:r>
      </w:ins>
      <w:ins w:id="2251" w:author="Benton, Deon" w:date="2026-04-06T11:24:00Z" w16du:dateUtc="2026-04-06T16:24:00Z">
        <w:r w:rsidR="001A6079">
          <w:rPr>
            <w:rFonts w:ascii="Times New Roman" w:hAnsi="Times New Roman" w:cs="Times New Roman"/>
          </w:rPr>
          <w:t>pretraining</w:t>
        </w:r>
      </w:ins>
      <w:ins w:id="2252" w:author="Benton, Deon" w:date="2026-04-08T15:00:00Z" w16du:dateUtc="2026-04-08T20:00:00Z">
        <w:r w:rsidR="00EE38BF">
          <w:rPr>
            <w:rFonts w:ascii="Times New Roman" w:hAnsi="Times New Roman" w:cs="Times New Roman"/>
          </w:rPr>
          <w:t xml:space="preserve"> than </w:t>
        </w:r>
      </w:ins>
      <w:ins w:id="2253" w:author="Benton, Deon" w:date="2026-04-08T15:01:00Z" w16du:dateUtc="2026-04-08T20:01:00Z">
        <w:r w:rsidR="00F52CFE">
          <w:rPr>
            <w:rFonts w:ascii="Times New Roman" w:hAnsi="Times New Roman" w:cs="Times New Roman"/>
          </w:rPr>
          <w:t>simul</w:t>
        </w:r>
      </w:ins>
      <w:ins w:id="2254" w:author="Benton, Deon" w:date="2026-04-08T15:02:00Z" w16du:dateUtc="2026-04-08T20:02:00Z">
        <w:r w:rsidR="00A24C05">
          <w:rPr>
            <w:rFonts w:ascii="Times New Roman" w:hAnsi="Times New Roman" w:cs="Times New Roman"/>
          </w:rPr>
          <w:t>ations of</w:t>
        </w:r>
      </w:ins>
      <w:ins w:id="2255" w:author="Benton, Deon" w:date="2026-04-08T15:00:00Z" w16du:dateUtc="2026-04-08T20:00:00Z">
        <w:r w:rsidR="00EE38BF">
          <w:rPr>
            <w:rFonts w:ascii="Times New Roman" w:hAnsi="Times New Roman" w:cs="Times New Roman"/>
          </w:rPr>
          <w:t xml:space="preserve"> studies that tested younger infants</w:t>
        </w:r>
      </w:ins>
      <w:ins w:id="2256" w:author="Benton, Deon" w:date="2026-03-02T13:30:00Z" w16du:dateUtc="2026-03-02T19:30:00Z">
        <w:r w:rsidR="005B4EEF">
          <w:rPr>
            <w:rFonts w:ascii="Times New Roman" w:hAnsi="Times New Roman" w:cs="Times New Roman"/>
          </w:rPr>
          <w:t xml:space="preserve">. </w:t>
        </w:r>
      </w:ins>
      <w:ins w:id="2257" w:author="Benton, Deon" w:date="2026-04-06T12:06:00Z" w16du:dateUtc="2026-04-06T17:06:00Z">
        <w:r w:rsidR="003D5226">
          <w:rPr>
            <w:rFonts w:ascii="Times New Roman" w:hAnsi="Times New Roman" w:cs="Times New Roman"/>
          </w:rPr>
          <w:t xml:space="preserve">In particular, the </w:t>
        </w:r>
      </w:ins>
      <w:ins w:id="2258" w:author="Benton, Deon" w:date="2026-04-06T12:07:00Z" w16du:dateUtc="2026-04-06T17:07:00Z">
        <w:r w:rsidR="003D5226">
          <w:rPr>
            <w:rFonts w:ascii="Times New Roman" w:hAnsi="Times New Roman" w:cs="Times New Roman"/>
          </w:rPr>
          <w:t xml:space="preserve">length of the pretraining phase was set to </w:t>
        </w:r>
      </w:ins>
      <w:ins w:id="2259" w:author="Benton, Deon" w:date="2026-04-08T15:01:00Z" w16du:dateUtc="2026-04-08T20:01:00Z">
        <w:r w:rsidR="00F52CFE">
          <w:rPr>
            <w:rFonts w:ascii="Times New Roman" w:hAnsi="Times New Roman" w:cs="Times New Roman"/>
          </w:rPr>
          <w:t>900</w:t>
        </w:r>
      </w:ins>
      <w:ins w:id="2260" w:author="Benton, Deon" w:date="2026-04-06T12:06:00Z" w16du:dateUtc="2026-04-06T17:06:00Z">
        <w:r w:rsidR="003D5226">
          <w:rPr>
            <w:rFonts w:ascii="Times New Roman" w:hAnsi="Times New Roman" w:cs="Times New Roman"/>
          </w:rPr>
          <w:t xml:space="preserve"> </w:t>
        </w:r>
      </w:ins>
      <w:ins w:id="2261" w:author="Benton, Deon" w:date="2026-04-06T12:32:00Z" w16du:dateUtc="2026-04-06T17:32:00Z">
        <w:r w:rsidR="007A0022">
          <w:rPr>
            <w:rFonts w:ascii="Times New Roman" w:hAnsi="Times New Roman" w:cs="Times New Roman"/>
          </w:rPr>
          <w:t xml:space="preserve">for simulations of </w:t>
        </w:r>
      </w:ins>
      <w:ins w:id="2262" w:author="Benton, Deon" w:date="2026-04-06T12:06:00Z" w16du:dateUtc="2026-04-06T17:06:00Z">
        <w:r w:rsidR="003D5226">
          <w:rPr>
            <w:rFonts w:ascii="Times New Roman" w:hAnsi="Times New Roman" w:cs="Times New Roman"/>
          </w:rPr>
          <w:t>target findings typically associated with studies that tested 12-month-olds</w:t>
        </w:r>
      </w:ins>
      <w:ins w:id="2263" w:author="Benton, Deon" w:date="2026-03-02T13:17:00Z" w16du:dateUtc="2026-03-02T19:17:00Z">
        <w:r w:rsidR="00452801">
          <w:rPr>
            <w:rFonts w:ascii="Times New Roman" w:hAnsi="Times New Roman" w:cs="Times New Roman"/>
          </w:rPr>
          <w:t xml:space="preserve"> </w:t>
        </w:r>
      </w:ins>
      <w:ins w:id="2264" w:author="Benton, Deon" w:date="2026-04-06T12:27:00Z" w16du:dateUtc="2026-04-06T17:27:00Z">
        <w:r w:rsidR="004C2B8E">
          <w:rPr>
            <w:rFonts w:ascii="Times New Roman" w:hAnsi="Times New Roman" w:cs="Times New Roman"/>
          </w:rPr>
          <w:t xml:space="preserve">(e.g., Gergely et al., 1995; Csibra et </w:t>
        </w:r>
        <w:r w:rsidR="004C2B8E">
          <w:rPr>
            <w:rFonts w:ascii="Times New Roman" w:hAnsi="Times New Roman" w:cs="Times New Roman"/>
          </w:rPr>
          <w:lastRenderedPageBreak/>
          <w:t xml:space="preserve">al., 2003), </w:t>
        </w:r>
      </w:ins>
      <w:ins w:id="2265" w:author="Benton, Deon" w:date="2026-04-06T12:29:00Z" w16du:dateUtc="2026-04-06T17:29:00Z">
        <w:r w:rsidR="00B26DED">
          <w:rPr>
            <w:rFonts w:ascii="Times New Roman" w:hAnsi="Times New Roman" w:cs="Times New Roman"/>
          </w:rPr>
          <w:t xml:space="preserve">to </w:t>
        </w:r>
      </w:ins>
      <w:ins w:id="2266" w:author="Benton, Deon" w:date="2026-04-08T15:02:00Z" w16du:dateUtc="2026-04-08T20:02:00Z">
        <w:r w:rsidR="00A24C05">
          <w:rPr>
            <w:rFonts w:ascii="Times New Roman" w:hAnsi="Times New Roman" w:cs="Times New Roman"/>
          </w:rPr>
          <w:t>675</w:t>
        </w:r>
      </w:ins>
      <w:ins w:id="2267" w:author="Benton, Deon" w:date="2026-04-06T12:32:00Z" w16du:dateUtc="2026-04-06T17:32:00Z">
        <w:r w:rsidR="007A0022">
          <w:rPr>
            <w:rFonts w:ascii="Times New Roman" w:hAnsi="Times New Roman" w:cs="Times New Roman"/>
          </w:rPr>
          <w:t xml:space="preserve"> for </w:t>
        </w:r>
      </w:ins>
      <w:ins w:id="2268" w:author="Benton, Deon" w:date="2026-04-06T12:33:00Z" w16du:dateUtc="2026-04-06T17:33:00Z">
        <w:r w:rsidR="007A0022">
          <w:rPr>
            <w:rFonts w:ascii="Times New Roman" w:hAnsi="Times New Roman" w:cs="Times New Roman"/>
          </w:rPr>
          <w:t xml:space="preserve">simulations </w:t>
        </w:r>
      </w:ins>
      <w:ins w:id="2269" w:author="Benton, Deon" w:date="2026-04-06T12:34:00Z" w16du:dateUtc="2026-04-06T17:34:00Z">
        <w:r w:rsidR="00EE2BEA">
          <w:rPr>
            <w:rFonts w:ascii="Times New Roman" w:hAnsi="Times New Roman" w:cs="Times New Roman"/>
          </w:rPr>
          <w:t xml:space="preserve">of </w:t>
        </w:r>
      </w:ins>
      <w:ins w:id="2270" w:author="Benton, Deon" w:date="2026-04-06T12:33:00Z" w16du:dateUtc="2026-04-06T17:33:00Z">
        <w:r w:rsidR="007A0022">
          <w:rPr>
            <w:rFonts w:ascii="Times New Roman" w:hAnsi="Times New Roman" w:cs="Times New Roman"/>
          </w:rPr>
          <w:t xml:space="preserve">studies that tested 9-month-olds </w:t>
        </w:r>
      </w:ins>
      <w:ins w:id="2271" w:author="Benton, Deon" w:date="2026-04-06T12:34:00Z" w16du:dateUtc="2026-04-06T17:34:00Z">
        <w:r w:rsidR="00EE2BEA">
          <w:rPr>
            <w:rFonts w:ascii="Times New Roman" w:hAnsi="Times New Roman" w:cs="Times New Roman"/>
          </w:rPr>
          <w:t xml:space="preserve">(e.g.., Csibra et al., 1999), to </w:t>
        </w:r>
      </w:ins>
      <w:ins w:id="2272" w:author="Benton, Deon" w:date="2026-04-08T15:03:00Z" w16du:dateUtc="2026-04-08T20:03:00Z">
        <w:r w:rsidR="00A24C05">
          <w:rPr>
            <w:rFonts w:ascii="Times New Roman" w:hAnsi="Times New Roman" w:cs="Times New Roman"/>
          </w:rPr>
          <w:t>450</w:t>
        </w:r>
      </w:ins>
      <w:ins w:id="2273" w:author="Benton, Deon" w:date="2026-04-06T12:34:00Z" w16du:dateUtc="2026-04-06T17:34:00Z">
        <w:r w:rsidR="00EE2BEA">
          <w:rPr>
            <w:rFonts w:ascii="Times New Roman" w:hAnsi="Times New Roman" w:cs="Times New Roman"/>
          </w:rPr>
          <w:t xml:space="preserve"> for simulations of studies that tested 6-month-olds (e.g., Liu &amp; Spel</w:t>
        </w:r>
      </w:ins>
      <w:ins w:id="2274" w:author="Benton, Deon" w:date="2026-04-06T12:35:00Z" w16du:dateUtc="2026-04-06T17:35:00Z">
        <w:r w:rsidR="00EE2BEA">
          <w:rPr>
            <w:rFonts w:ascii="Times New Roman" w:hAnsi="Times New Roman" w:cs="Times New Roman"/>
          </w:rPr>
          <w:t>ke, 2017),</w:t>
        </w:r>
      </w:ins>
      <w:ins w:id="2275" w:author="Benton, Deon" w:date="2026-04-06T12:36:00Z" w16du:dateUtc="2026-04-06T17:36:00Z">
        <w:r w:rsidR="006F2773">
          <w:rPr>
            <w:rFonts w:ascii="Times New Roman" w:hAnsi="Times New Roman" w:cs="Times New Roman"/>
          </w:rPr>
          <w:t xml:space="preserve"> and to </w:t>
        </w:r>
      </w:ins>
      <w:ins w:id="2276" w:author="Benton, Deon" w:date="2026-04-08T15:03:00Z" w16du:dateUtc="2026-04-08T20:03:00Z">
        <w:r w:rsidR="00A24C05">
          <w:rPr>
            <w:rFonts w:ascii="Times New Roman" w:hAnsi="Times New Roman" w:cs="Times New Roman"/>
          </w:rPr>
          <w:t>225</w:t>
        </w:r>
      </w:ins>
      <w:ins w:id="2277"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278" w:author="Benton, Deon" w:date="2026-04-06T12:35:00Z" w16du:dateUtc="2026-04-06T17:35:00Z">
        <w:r w:rsidR="00EE2BEA">
          <w:rPr>
            <w:rFonts w:ascii="Times New Roman" w:hAnsi="Times New Roman" w:cs="Times New Roman"/>
          </w:rPr>
          <w:t xml:space="preserve"> </w:t>
        </w:r>
      </w:ins>
      <w:ins w:id="2279" w:author="Benton, Deon" w:date="2026-03-02T14:11:00Z" w16du:dateUtc="2026-03-02T20:11:00Z">
        <w:r w:rsidR="009E3E0A">
          <w:rPr>
            <w:rFonts w:ascii="Times New Roman" w:hAnsi="Times New Roman" w:cs="Times New Roman"/>
          </w:rPr>
          <w:t xml:space="preserve">As with pretraining duration, the learning rate for </w:t>
        </w:r>
      </w:ins>
      <w:ins w:id="2280"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281" w:author="Benton, Deon" w:date="2026-04-08T15:03:00Z" w16du:dateUtc="2026-04-08T20:03:00Z">
        <w:r w:rsidR="009A0566">
          <w:rPr>
            <w:rFonts w:ascii="Times New Roman" w:hAnsi="Times New Roman" w:cs="Times New Roman"/>
          </w:rPr>
          <w:t xml:space="preserve">systematically </w:t>
        </w:r>
      </w:ins>
      <w:ins w:id="2282" w:author="Benton, Deon" w:date="2026-03-02T14:12:00Z" w16du:dateUtc="2026-03-02T20:12:00Z">
        <w:r w:rsidR="003D48D0">
          <w:rPr>
            <w:rFonts w:ascii="Times New Roman" w:hAnsi="Times New Roman" w:cs="Times New Roman"/>
          </w:rPr>
          <w:t>across simulations</w:t>
        </w:r>
      </w:ins>
      <w:ins w:id="2283" w:author="Benton, Deon" w:date="2026-04-08T15:03:00Z" w16du:dateUtc="2026-04-08T20:03:00Z">
        <w:r w:rsidR="009A0566">
          <w:rPr>
            <w:rFonts w:ascii="Times New Roman" w:hAnsi="Times New Roman" w:cs="Times New Roman"/>
          </w:rPr>
          <w:t xml:space="preserve"> in accordance with the “age</w:t>
        </w:r>
      </w:ins>
      <w:ins w:id="2284" w:author="Benton, Deon" w:date="2026-04-08T15:04:00Z" w16du:dateUtc="2026-04-08T20:04:00Z">
        <w:r w:rsidR="009A0566">
          <w:rPr>
            <w:rFonts w:ascii="Times New Roman" w:hAnsi="Times New Roman" w:cs="Times New Roman"/>
          </w:rPr>
          <w:t>” of the model</w:t>
        </w:r>
      </w:ins>
      <w:ins w:id="2285" w:author="Benton, Deon" w:date="2026-03-02T14:13:00Z" w16du:dateUtc="2026-03-02T20:13:00Z">
        <w:r w:rsidR="003D48D0">
          <w:rPr>
            <w:rFonts w:ascii="Times New Roman" w:hAnsi="Times New Roman" w:cs="Times New Roman"/>
          </w:rPr>
          <w:t>. Specifically, a higher value for this parameter was used for older models</w:t>
        </w:r>
      </w:ins>
      <w:ins w:id="2286" w:author="Benton, Deon" w:date="2026-04-06T12:37:00Z" w16du:dateUtc="2026-04-06T17:37:00Z">
        <w:r w:rsidR="006F2773">
          <w:rPr>
            <w:rFonts w:ascii="Times New Roman" w:hAnsi="Times New Roman" w:cs="Times New Roman"/>
          </w:rPr>
          <w:t xml:space="preserve"> than </w:t>
        </w:r>
      </w:ins>
      <w:r w:rsidR="002A7E6A">
        <w:rPr>
          <w:rFonts w:ascii="Times New Roman" w:hAnsi="Times New Roman" w:cs="Times New Roman"/>
        </w:rPr>
        <w:t xml:space="preserve">younger </w:t>
      </w:r>
      <w:ins w:id="2287" w:author="Benton, Deon" w:date="2026-04-06T12:37:00Z" w16du:dateUtc="2026-04-06T17:37:00Z">
        <w:r w:rsidR="006F2773">
          <w:rPr>
            <w:rFonts w:ascii="Times New Roman" w:hAnsi="Times New Roman" w:cs="Times New Roman"/>
          </w:rPr>
          <w:t>models;</w:t>
        </w:r>
      </w:ins>
      <w:ins w:id="2288" w:author="Benton, Deon" w:date="2026-04-06T12:38:00Z" w16du:dateUtc="2026-04-06T17:38:00Z">
        <w:r w:rsidR="006F2773">
          <w:rPr>
            <w:rFonts w:ascii="Times New Roman" w:hAnsi="Times New Roman" w:cs="Times New Roman"/>
          </w:rPr>
          <w:t xml:space="preserve"> this value was </w:t>
        </w:r>
      </w:ins>
      <w:r w:rsidR="002A7E6A">
        <w:rPr>
          <w:rFonts w:ascii="Times New Roman" w:hAnsi="Times New Roman" w:cs="Times New Roman"/>
        </w:rPr>
        <w:t xml:space="preserve">ranged from </w:t>
      </w:r>
      <w:ins w:id="2289" w:author="Benton, Deon" w:date="2026-04-06T12:42:00Z" w16du:dateUtc="2026-04-06T17:42:00Z">
        <w:r w:rsidR="007C0C5A">
          <w:rPr>
            <w:rFonts w:ascii="Times New Roman" w:hAnsi="Times New Roman" w:cs="Times New Roman"/>
          </w:rPr>
          <w:t>0.1</w:t>
        </w:r>
      </w:ins>
      <w:ins w:id="2290" w:author="Benton, Deon" w:date="2026-04-06T12:38:00Z" w16du:dateUtc="2026-04-06T17:38:00Z">
        <w:r w:rsidR="006F2773">
          <w:rPr>
            <w:rFonts w:ascii="Times New Roman" w:hAnsi="Times New Roman" w:cs="Times New Roman"/>
          </w:rPr>
          <w:t xml:space="preserve"> for </w:t>
        </w:r>
      </w:ins>
      <w:r w:rsidR="002A7E6A">
        <w:rPr>
          <w:rFonts w:ascii="Times New Roman" w:hAnsi="Times New Roman" w:cs="Times New Roman"/>
        </w:rPr>
        <w:t xml:space="preserve">the oldest </w:t>
      </w:r>
      <w:ins w:id="2291" w:author="Benton, Deon" w:date="2026-04-06T12:38:00Z" w16du:dateUtc="2026-04-06T17:38:00Z">
        <w:r w:rsidR="006F2773">
          <w:rPr>
            <w:rFonts w:ascii="Times New Roman" w:hAnsi="Times New Roman" w:cs="Times New Roman"/>
          </w:rPr>
          <w:t>models</w:t>
        </w:r>
      </w:ins>
      <w:ins w:id="2292" w:author="Benton, Deon" w:date="2026-04-06T12:43:00Z" w16du:dateUtc="2026-04-06T17:43:00Z">
        <w:r w:rsidR="00364F6F">
          <w:rPr>
            <w:rFonts w:ascii="Times New Roman" w:hAnsi="Times New Roman" w:cs="Times New Roman"/>
          </w:rPr>
          <w:t xml:space="preserve"> to 0.0001 for </w:t>
        </w:r>
      </w:ins>
      <w:r w:rsidR="002A7E6A">
        <w:rPr>
          <w:rFonts w:ascii="Times New Roman" w:hAnsi="Times New Roman" w:cs="Times New Roman"/>
        </w:rPr>
        <w:t>the youngest models</w:t>
      </w:r>
      <w:ins w:id="2293" w:author="Benton, Deon" w:date="2026-03-02T14:13:00Z" w16du:dateUtc="2026-03-02T20:13:00Z">
        <w:r w:rsidR="003D48D0">
          <w:rPr>
            <w:rFonts w:ascii="Times New Roman" w:hAnsi="Times New Roman" w:cs="Times New Roman"/>
          </w:rPr>
          <w:t xml:space="preserve">. This implemented </w:t>
        </w:r>
      </w:ins>
      <w:ins w:id="2294"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295" w:author="Benton, Deon" w:date="2026-03-02T14:14:00Z" w16du:dateUtc="2026-03-02T20:14:00Z">
        <w:r w:rsidR="003D48D0">
          <w:rPr>
            <w:rFonts w:ascii="Times New Roman" w:hAnsi="Times New Roman" w:cs="Times New Roman"/>
          </w:rPr>
          <w:t>.</w:t>
        </w:r>
      </w:ins>
      <w:ins w:id="2296" w:author="Benton, Deon" w:date="2026-03-02T14:13:00Z" w16du:dateUtc="2026-03-02T20:13:00Z">
        <w:r w:rsidR="003D48D0">
          <w:rPr>
            <w:rFonts w:ascii="Times New Roman" w:hAnsi="Times New Roman" w:cs="Times New Roman"/>
          </w:rPr>
          <w:t xml:space="preserve">  </w:t>
        </w:r>
      </w:ins>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297"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298" w:author="Benton, Deon" w:date="2026-04-06T11:26:00Z" w16du:dateUtc="2026-04-06T16:26:00Z">
        <w:r w:rsidR="008021BD" w:rsidDel="001A6079">
          <w:rPr>
            <w:rFonts w:ascii="Times New Roman" w:hAnsi="Times New Roman" w:cs="Times New Roman"/>
          </w:rPr>
          <w:delText>2</w:delText>
        </w:r>
      </w:del>
      <w:ins w:id="2299" w:author="Benton, Deon" w:date="2026-04-08T15:04:00Z" w16du:dateUtc="2026-04-08T20:04:00Z">
        <w:r w:rsidR="006F0CAC">
          <w:rPr>
            <w:rFonts w:ascii="Times New Roman" w:hAnsi="Times New Roman" w:cs="Times New Roman"/>
          </w:rPr>
          <w:t>1</w:t>
        </w:r>
      </w:ins>
      <w:ins w:id="2300" w:author="Benton, Deon" w:date="2026-04-06T11:26:00Z" w16du:dateUtc="2026-04-06T16:26:00Z">
        <w:r w:rsidR="001A6079">
          <w:rPr>
            <w:rFonts w:ascii="Times New Roman" w:hAnsi="Times New Roman" w:cs="Times New Roman"/>
          </w:rPr>
          <w:t xml:space="preserve"> </w:t>
        </w:r>
      </w:ins>
      <w:ins w:id="2301" w:author="Benton, Deon" w:date="2026-03-02T14:55:00Z" w16du:dateUtc="2026-03-02T20:55:00Z">
        <w:r w:rsidR="00C54E36">
          <w:rPr>
            <w:rFonts w:ascii="Times New Roman" w:hAnsi="Times New Roman" w:cs="Times New Roman"/>
          </w:rPr>
          <w:t xml:space="preserve">(see </w:t>
        </w:r>
      </w:ins>
      <w:ins w:id="2302" w:author="Benton, Deon" w:date="2026-03-02T14:56:00Z" w16du:dateUtc="2026-03-02T20:56:00Z">
        <w:r w:rsidR="00C54E36">
          <w:rPr>
            <w:rFonts w:ascii="Times New Roman" w:hAnsi="Times New Roman" w:cs="Times New Roman"/>
          </w:rPr>
          <w:t>below for details about the n</w:t>
        </w:r>
      </w:ins>
      <w:ins w:id="2303" w:author="Benton, Deon" w:date="2026-03-02T14:57:00Z" w16du:dateUtc="2026-03-02T20:57:00Z">
        <w:r w:rsidR="00C54E36">
          <w:rPr>
            <w:rFonts w:ascii="Times New Roman" w:hAnsi="Times New Roman" w:cs="Times New Roman"/>
          </w:rPr>
          <w:t xml:space="preserve">ature </w:t>
        </w:r>
      </w:ins>
      <w:ins w:id="2304" w:author="Benton, Deon" w:date="2026-03-02T14:56:00Z" w16du:dateUtc="2026-03-02T20:56:00Z">
        <w:r w:rsidR="00C54E36">
          <w:rPr>
            <w:rFonts w:ascii="Times New Roman" w:hAnsi="Times New Roman" w:cs="Times New Roman"/>
          </w:rPr>
          <w:t>of the habituation experien</w:t>
        </w:r>
      </w:ins>
      <w:ins w:id="2305"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306"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307"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del w:id="2308"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309"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10" w:author="Benton, Deon" w:date="2026-03-02T14:58:00Z" w16du:dateUtc="2026-03-02T20:58:00Z">
        <w:r w:rsidR="00FF0FF5">
          <w:rPr>
            <w:rFonts w:ascii="Times New Roman" w:hAnsi="Times New Roman" w:cs="Times New Roman"/>
          </w:rPr>
          <w:t>This is consistent with existing developmental models</w:t>
        </w:r>
      </w:ins>
      <w:ins w:id="2311" w:author="Benton, Deon" w:date="2026-03-02T15:01:00Z" w16du:dateUtc="2026-03-02T21:01:00Z">
        <w:r w:rsidR="00864247">
          <w:rPr>
            <w:rFonts w:ascii="Times New Roman" w:hAnsi="Times New Roman" w:cs="Times New Roman"/>
          </w:rPr>
          <w:t xml:space="preserve">. </w:t>
        </w:r>
      </w:ins>
      <w:ins w:id="2312" w:author="Benton, Deon" w:date="2026-03-02T15:06:00Z" w16du:dateUtc="2026-03-02T21:06:00Z">
        <w:r w:rsidR="00A91FBA">
          <w:rPr>
            <w:rFonts w:ascii="Times New Roman" w:hAnsi="Times New Roman" w:cs="Times New Roman"/>
          </w:rPr>
          <w:t xml:space="preserve">As is typical </w:t>
        </w:r>
      </w:ins>
      <w:ins w:id="2313"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314"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15" w:author="Benton, Deon" w:date="2026-03-25T10:38:00Z" w16du:dateUtc="2026-03-25T15:38:00Z">
        <w:r w:rsidR="00007D2D">
          <w:rPr>
            <w:rFonts w:ascii="Times New Roman" w:hAnsi="Times New Roman" w:cs="Times New Roman"/>
          </w:rPr>
          <w:t xml:space="preserve">such an interpretation is </w:t>
        </w:r>
      </w:ins>
      <w:ins w:id="2316" w:author="Benton, Deon" w:date="2026-03-25T10:39:00Z" w16du:dateUtc="2026-03-25T15:39:00Z">
        <w:r w:rsidR="00007D2D">
          <w:rPr>
            <w:rFonts w:ascii="Times New Roman" w:hAnsi="Times New Roman" w:cs="Times New Roman"/>
          </w:rPr>
          <w:t>merited</w:t>
        </w:r>
      </w:ins>
      <w:ins w:id="2317"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18" w:author="Benton, Deon" w:date="2026-03-02T15:09:00Z" w16du:dateUtc="2026-03-02T21:09:00Z">
        <w:r w:rsidR="00F52B7C">
          <w:rPr>
            <w:rFonts w:ascii="Times New Roman" w:hAnsi="Times New Roman" w:cs="Times New Roman"/>
          </w:rPr>
          <w:t>instructive briefl</w:t>
        </w:r>
      </w:ins>
      <w:ins w:id="2319"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20"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21"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22"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23"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24"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325"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26"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27"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28"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w:t>
      </w:r>
      <w:r w:rsidR="009D0459">
        <w:rPr>
          <w:rFonts w:ascii="Times New Roman" w:hAnsi="Times New Roman" w:cs="Times New Roman"/>
        </w:rPr>
        <w:lastRenderedPageBreak/>
        <w:t xml:space="preserve">until </w:t>
      </w:r>
      <w:ins w:id="2329" w:author="Benton, Deon" w:date="2026-03-02T15:13:00Z" w16du:dateUtc="2026-03-02T21:13:00Z">
        <w:r w:rsidR="00671B15">
          <w:rPr>
            <w:rFonts w:ascii="Times New Roman" w:hAnsi="Times New Roman" w:cs="Times New Roman"/>
          </w:rPr>
          <w:t xml:space="preserve">there is a meaningful match between </w:t>
        </w:r>
      </w:ins>
      <w:ins w:id="2330" w:author="Benton, Deon" w:date="2026-04-08T15:05:00Z" w16du:dateUtc="2026-04-08T20:05:00Z">
        <w:r w:rsidR="0039023B">
          <w:rPr>
            <w:rFonts w:ascii="Times New Roman" w:hAnsi="Times New Roman" w:cs="Times New Roman"/>
          </w:rPr>
          <w:t>it and the</w:t>
        </w:r>
      </w:ins>
      <w:ins w:id="2331" w:author="Benton, Deon" w:date="2026-03-25T10:40:00Z" w16du:dateUtc="2026-03-25T15:40:00Z">
        <w:r w:rsidR="005D567A">
          <w:rPr>
            <w:rFonts w:ascii="Times New Roman" w:hAnsi="Times New Roman" w:cs="Times New Roman"/>
          </w:rPr>
          <w:t xml:space="preserve"> </w:t>
        </w:r>
      </w:ins>
      <w:ins w:id="2332"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33" w:author="Benton, Deon" w:date="2026-03-02T15:14:00Z" w16du:dateUtc="2026-03-02T21:14:00Z">
        <w:r w:rsidR="005D29D3">
          <w:rPr>
            <w:rFonts w:ascii="Times New Roman" w:hAnsi="Times New Roman" w:cs="Times New Roman"/>
          </w:rPr>
          <w:t xml:space="preserve">Given that </w:t>
        </w:r>
      </w:ins>
      <w:ins w:id="2334" w:author="Benton, Deon" w:date="2026-04-08T15:06:00Z" w16du:dateUtc="2026-04-08T20:06:00Z">
        <w:r w:rsidR="0039023B">
          <w:rPr>
            <w:rFonts w:ascii="Times New Roman" w:hAnsi="Times New Roman" w:cs="Times New Roman"/>
          </w:rPr>
          <w:t>time is needed for an internal representation to be constructed</w:t>
        </w:r>
      </w:ins>
      <w:ins w:id="2335" w:author="Benton, Deon" w:date="2026-03-02T15:14:00Z" w16du:dateUtc="2026-03-02T21:14:00Z">
        <w:r w:rsidR="005D29D3">
          <w:rPr>
            <w:rFonts w:ascii="Times New Roman" w:hAnsi="Times New Roman" w:cs="Times New Roman"/>
          </w:rPr>
          <w:t>,</w:t>
        </w:r>
      </w:ins>
      <w:ins w:id="2336" w:author="Benton, Deon" w:date="2026-03-02T15:15:00Z" w16du:dateUtc="2026-03-02T21:15:00Z">
        <w:r w:rsidR="00A26747">
          <w:rPr>
            <w:rFonts w:ascii="Times New Roman" w:hAnsi="Times New Roman" w:cs="Times New Roman"/>
          </w:rPr>
          <w:t xml:space="preserve"> during the first few trials of the habituation phase</w:t>
        </w:r>
      </w:ins>
      <w:ins w:id="2337"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38" w:author="Benton, Deon" w:date="2026-03-02T15:17:00Z" w16du:dateUtc="2026-03-02T21:17:00Z">
        <w:r w:rsidR="00824236">
          <w:rPr>
            <w:rFonts w:ascii="Times New Roman" w:hAnsi="Times New Roman" w:cs="Times New Roman"/>
          </w:rPr>
          <w:t xml:space="preserve">A </w:t>
        </w:r>
      </w:ins>
      <w:ins w:id="2339" w:author="Benton, Deon" w:date="2026-03-02T15:18:00Z" w16du:dateUtc="2026-03-02T21:18:00Z">
        <w:r w:rsidR="00824236">
          <w:rPr>
            <w:rFonts w:ascii="Times New Roman" w:hAnsi="Times New Roman" w:cs="Times New Roman"/>
          </w:rPr>
          <w:t>consequence of this is that infants will continue attending to</w:t>
        </w:r>
      </w:ins>
      <w:ins w:id="2340" w:author="Benton, Deon" w:date="2026-03-02T15:19:00Z" w16du:dateUtc="2026-03-02T21:19:00Z">
        <w:r w:rsidR="00824236">
          <w:rPr>
            <w:rFonts w:ascii="Times New Roman" w:hAnsi="Times New Roman" w:cs="Times New Roman"/>
          </w:rPr>
          <w:t xml:space="preserve">—and thus </w:t>
        </w:r>
      </w:ins>
      <w:ins w:id="2341"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42" w:author="Benton, Deon" w:date="2026-03-02T15:19:00Z" w16du:dateUtc="2026-03-02T21:19:00Z">
        <w:r w:rsidR="00824236">
          <w:rPr>
            <w:rFonts w:ascii="Times New Roman" w:hAnsi="Times New Roman" w:cs="Times New Roman"/>
          </w:rPr>
          <w:t xml:space="preserve"> internal representation of—the external stimulus. </w:t>
        </w:r>
      </w:ins>
      <w:ins w:id="2343" w:author="Benton, Deon" w:date="2026-03-02T15:18:00Z" w16du:dateUtc="2026-03-02T21:18:00Z">
        <w:r w:rsidR="00824236">
          <w:rPr>
            <w:rFonts w:ascii="Times New Roman" w:hAnsi="Times New Roman" w:cs="Times New Roman"/>
          </w:rPr>
          <w:t xml:space="preserve"> </w:t>
        </w:r>
      </w:ins>
      <w:ins w:id="2344"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45"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46" w:author="Benton, Deon" w:date="2026-03-02T15:21:00Z" w16du:dateUtc="2026-03-02T21:21:00Z">
        <w:r w:rsidR="00723920">
          <w:rPr>
            <w:rFonts w:ascii="Times New Roman" w:hAnsi="Times New Roman" w:cs="Times New Roman"/>
          </w:rPr>
          <w:t xml:space="preserve">that infants </w:t>
        </w:r>
      </w:ins>
      <w:ins w:id="2347" w:author="Benton, Deon" w:date="2026-04-08T15:06:00Z" w16du:dateUtc="2026-04-08T20:06:00Z">
        <w:r w:rsidR="0048221D">
          <w:rPr>
            <w:rFonts w:ascii="Times New Roman" w:hAnsi="Times New Roman" w:cs="Times New Roman"/>
          </w:rPr>
          <w:t>ar</w:t>
        </w:r>
      </w:ins>
      <w:ins w:id="2348" w:author="Benton, Deon" w:date="2026-04-08T15:07:00Z" w16du:dateUtc="2026-04-08T20:07:00Z">
        <w:r w:rsidR="0048221D">
          <w:rPr>
            <w:rFonts w:ascii="Times New Roman" w:hAnsi="Times New Roman" w:cs="Times New Roman"/>
          </w:rPr>
          <w:t xml:space="preserve">e thought to </w:t>
        </w:r>
      </w:ins>
      <w:ins w:id="2349" w:author="Benton, Deon" w:date="2026-03-02T15:21:00Z" w16du:dateUtc="2026-03-02T21:21:00Z">
        <w:r w:rsidR="00723920">
          <w:rPr>
            <w:rFonts w:ascii="Times New Roman" w:hAnsi="Times New Roman" w:cs="Times New Roman"/>
          </w:rPr>
          <w:t>disengage f</w:t>
        </w:r>
      </w:ins>
      <w:ins w:id="2350" w:author="Benton, Deon" w:date="2026-03-02T15:22:00Z" w16du:dateUtc="2026-03-02T21:22:00Z">
        <w:r w:rsidR="00723920">
          <w:rPr>
            <w:rFonts w:ascii="Times New Roman" w:hAnsi="Times New Roman" w:cs="Times New Roman"/>
          </w:rPr>
          <w:t xml:space="preserve">rom the external stimulus and turn their attention </w:t>
        </w:r>
      </w:ins>
      <w:ins w:id="2351" w:author="Benton, Deon" w:date="2026-04-08T15:07:00Z" w16du:dateUtc="2026-04-08T20:07:00Z">
        <w:r w:rsidR="009D49F1">
          <w:rPr>
            <w:rFonts w:ascii="Times New Roman" w:hAnsi="Times New Roman" w:cs="Times New Roman"/>
          </w:rPr>
          <w:t>elsewhere</w:t>
        </w:r>
      </w:ins>
      <w:ins w:id="2352" w:author="Benton, Deon" w:date="2026-03-02T15:22:00Z" w16du:dateUtc="2026-03-02T21:22:00Z">
        <w:r w:rsidR="00723920">
          <w:rPr>
            <w:rFonts w:ascii="Times New Roman" w:hAnsi="Times New Roman" w:cs="Times New Roman"/>
          </w:rPr>
          <w:t xml:space="preserve">. </w:t>
        </w:r>
      </w:ins>
    </w:p>
    <w:p w14:paraId="56CB88D3" w14:textId="5B822443" w:rsidR="001547A5" w:rsidRDefault="008F2452" w:rsidP="007F7477">
      <w:pPr>
        <w:spacing w:line="480" w:lineRule="auto"/>
        <w:ind w:firstLine="720"/>
        <w:contextualSpacing/>
        <w:rPr>
          <w:rFonts w:ascii="Times New Roman" w:hAnsi="Times New Roman" w:cs="Times New Roman"/>
        </w:rPr>
      </w:pPr>
      <w:ins w:id="2353" w:author="Benton, Deon" w:date="2026-04-08T15:07:00Z" w16du:dateUtc="2026-04-08T20:07:00Z">
        <w:r>
          <w:rPr>
            <w:rFonts w:ascii="Times New Roman" w:hAnsi="Times New Roman" w:cs="Times New Roman"/>
          </w:rPr>
          <w:t>An analogous</w:t>
        </w:r>
      </w:ins>
      <w:ins w:id="2354" w:author="Benton, Deon" w:date="2026-03-02T15:22:00Z" w16du:dateUtc="2026-03-02T21:22:00Z">
        <w:r w:rsidR="009915E8">
          <w:rPr>
            <w:rFonts w:ascii="Times New Roman" w:hAnsi="Times New Roman" w:cs="Times New Roman"/>
          </w:rPr>
          <w:t xml:space="preserve"> process </w:t>
        </w:r>
      </w:ins>
      <w:ins w:id="2355" w:author="Benton, Deon" w:date="2026-04-08T15:07:00Z" w16du:dateUtc="2026-04-08T20:07:00Z">
        <w:r>
          <w:rPr>
            <w:rFonts w:ascii="Times New Roman" w:hAnsi="Times New Roman" w:cs="Times New Roman"/>
          </w:rPr>
          <w:t>occurs in</w:t>
        </w:r>
      </w:ins>
      <w:ins w:id="2356" w:author="Benton, Deon" w:date="2026-03-02T15:22:00Z" w16du:dateUtc="2026-03-02T21:22:00Z">
        <w:r w:rsidR="009915E8">
          <w:rPr>
            <w:rFonts w:ascii="Times New Roman" w:hAnsi="Times New Roman" w:cs="Times New Roman"/>
          </w:rPr>
          <w:t xml:space="preserve"> autoencoder models. </w:t>
        </w:r>
      </w:ins>
      <w:ins w:id="2357" w:author="Benton, Deon" w:date="2026-03-02T15:23:00Z" w16du:dateUtc="2026-03-02T21:23:00Z">
        <w:r w:rsidR="009915E8">
          <w:rPr>
            <w:rFonts w:ascii="Times New Roman" w:hAnsi="Times New Roman" w:cs="Times New Roman"/>
          </w:rPr>
          <w:t>Recall that the</w:t>
        </w:r>
      </w:ins>
      <w:ins w:id="2358" w:author="Benton, Deon" w:date="2026-04-09T12:38:00Z" w16du:dateUtc="2026-04-09T17:38:00Z">
        <w:r w:rsidR="00DD265A">
          <w:rPr>
            <w:rFonts w:ascii="Times New Roman" w:hAnsi="Times New Roman" w:cs="Times New Roman"/>
          </w:rPr>
          <w:t xml:space="preserve"> these models are tasked with reproducing</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59" w:author="Benton, Deon" w:date="2026-03-02T15:24:00Z" w16du:dateUtc="2026-03-02T21:24:00Z">
        <w:r w:rsidR="00354B64">
          <w:rPr>
            <w:rFonts w:ascii="Times New Roman" w:hAnsi="Times New Roman" w:cs="Times New Roman"/>
          </w:rPr>
          <w:t xml:space="preserve"> This input is akin to an external stimulus. To achieve this </w:t>
        </w:r>
      </w:ins>
      <w:ins w:id="2360" w:author="Benton, Deon" w:date="2026-03-02T15:28:00Z" w16du:dateUtc="2026-03-02T21:28:00Z">
        <w:r w:rsidR="000A0E69">
          <w:rPr>
            <w:rFonts w:ascii="Times New Roman" w:hAnsi="Times New Roman" w:cs="Times New Roman"/>
          </w:rPr>
          <w:t>objective, these</w:t>
        </w:r>
      </w:ins>
      <w:ins w:id="2361"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62"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ins w:id="2363" w:author="Benton, Deon" w:date="2026-04-09T12:41:00Z" w16du:dateUtc="2026-04-09T17:41:00Z">
        <w:r w:rsidR="0081258F">
          <w:rPr>
            <w:rFonts w:ascii="Times New Roman" w:hAnsi="Times New Roman" w:cs="Times New Roman"/>
          </w:rPr>
          <w:t>“</w:t>
        </w:r>
      </w:ins>
      <w:r w:rsidR="00E10136">
        <w:rPr>
          <w:rFonts w:ascii="Times New Roman" w:hAnsi="Times New Roman" w:cs="Times New Roman"/>
        </w:rPr>
        <w:t>hidden</w:t>
      </w:r>
      <w:ins w:id="2364" w:author="Benton, Deon" w:date="2026-04-09T12:41:00Z" w16du:dateUtc="2026-04-09T17:41:00Z">
        <w:r w:rsidR="0081258F">
          <w:rPr>
            <w:rFonts w:ascii="Times New Roman" w:hAnsi="Times New Roman" w:cs="Times New Roman"/>
          </w:rPr>
          <w:t>”</w:t>
        </w:r>
      </w:ins>
      <w:r w:rsidR="00863608">
        <w:rPr>
          <w:rFonts w:ascii="Times New Roman" w:hAnsi="Times New Roman" w:cs="Times New Roman"/>
        </w:rPr>
        <w:t xml:space="preserve"> representations</w:t>
      </w:r>
      <w:ins w:id="2365"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 xml:space="preserve">until </w:t>
      </w:r>
      <w:ins w:id="2366" w:author="Benton, Deon" w:date="2026-04-09T12:42:00Z" w16du:dateUtc="2026-04-09T17:42:00Z">
        <w:r w:rsidR="0081258F">
          <w:rPr>
            <w:rFonts w:ascii="Times New Roman" w:hAnsi="Times New Roman" w:cs="Times New Roman"/>
          </w:rPr>
          <w:t xml:space="preserve">they are </w:t>
        </w:r>
      </w:ins>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ins w:id="2367"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68" w:author="Benton, Deon" w:date="2026-03-02T15:29:00Z" w16du:dateUtc="2026-03-02T21:29:00Z">
        <w:r w:rsidR="00E50B4C">
          <w:rPr>
            <w:rFonts w:ascii="Times New Roman" w:hAnsi="Times New Roman" w:cs="Times New Roman"/>
          </w:rPr>
          <w:t xml:space="preserve">the model’s internal representation of the input. </w:t>
        </w:r>
      </w:ins>
      <w:ins w:id="2369" w:author="Benton, Deon" w:date="2026-03-02T15:26:00Z" w16du:dateUtc="2026-03-02T21:26:00Z">
        <w:r w:rsidR="000A0E69">
          <w:rPr>
            <w:rFonts w:ascii="Times New Roman" w:hAnsi="Times New Roman" w:cs="Times New Roman"/>
          </w:rPr>
          <w:t>Given that learning continues until the network is able rel</w:t>
        </w:r>
      </w:ins>
      <w:ins w:id="2370" w:author="Benton, Deon" w:date="2026-03-02T15:27:00Z" w16du:dateUtc="2026-03-02T21:27:00Z">
        <w:r w:rsidR="000A0E69">
          <w:rPr>
            <w:rFonts w:ascii="Times New Roman" w:hAnsi="Times New Roman" w:cs="Times New Roman"/>
          </w:rPr>
          <w:t>iably to reproduce the input at the output layer</w:t>
        </w:r>
      </w:ins>
      <w:ins w:id="2371"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72"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73"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ins w:id="2374" w:author="Benton, Deon" w:date="2026-03-25T10:54:00Z" w16du:dateUtc="2026-03-25T15:54:00Z"/>
          <w:rFonts w:ascii="Times New Roman" w:hAnsi="Times New Roman" w:cs="Times New Roman"/>
        </w:rPr>
      </w:pPr>
      <w:ins w:id="2375" w:author="Benton, Deon" w:date="2026-03-03T13:28:00Z" w16du:dateUtc="2026-03-03T19:28:00Z">
        <w:r>
          <w:rPr>
            <w:rFonts w:ascii="Times New Roman" w:hAnsi="Times New Roman" w:cs="Times New Roman"/>
          </w:rPr>
          <w:t>The aim</w:t>
        </w:r>
      </w:ins>
      <w:ins w:id="2376" w:author="Benton, Deon" w:date="2026-03-03T14:36:00Z" w16du:dateUtc="2026-03-03T20:36:00Z">
        <w:r w:rsidR="00457D05">
          <w:rPr>
            <w:rFonts w:ascii="Times New Roman" w:hAnsi="Times New Roman" w:cs="Times New Roman"/>
          </w:rPr>
          <w:t>s</w:t>
        </w:r>
      </w:ins>
      <w:ins w:id="2377" w:author="Benton, Deon" w:date="2026-03-03T13:28:00Z" w16du:dateUtc="2026-03-03T19:28:00Z">
        <w:r>
          <w:rPr>
            <w:rFonts w:ascii="Times New Roman" w:hAnsi="Times New Roman" w:cs="Times New Roman"/>
          </w:rPr>
          <w:t xml:space="preserve"> of the following simulations were </w:t>
        </w:r>
      </w:ins>
      <w:ins w:id="2378" w:author="Benton, Deon" w:date="2026-03-25T10:51:00Z" w16du:dateUtc="2026-03-25T15:51:00Z">
        <w:r w:rsidR="009F2657">
          <w:rPr>
            <w:rFonts w:ascii="Times New Roman" w:hAnsi="Times New Roman" w:cs="Times New Roman"/>
          </w:rPr>
          <w:t>threefold</w:t>
        </w:r>
      </w:ins>
      <w:ins w:id="2379" w:author="Benton, Deon" w:date="2026-03-03T13:28:00Z" w16du:dateUtc="2026-03-03T19:28:00Z">
        <w:r>
          <w:rPr>
            <w:rFonts w:ascii="Times New Roman" w:hAnsi="Times New Roman" w:cs="Times New Roman"/>
          </w:rPr>
          <w:t>.</w:t>
        </w:r>
      </w:ins>
      <w:ins w:id="2380" w:author="Benton, Deon" w:date="2026-03-03T13:29:00Z" w16du:dateUtc="2026-03-03T19:29:00Z">
        <w:r>
          <w:rPr>
            <w:rFonts w:ascii="Times New Roman" w:hAnsi="Times New Roman" w:cs="Times New Roman"/>
          </w:rPr>
          <w:t xml:space="preserve"> </w:t>
        </w:r>
      </w:ins>
      <w:ins w:id="2381" w:author="Benton, Deon" w:date="2026-03-03T13:38:00Z" w16du:dateUtc="2026-03-03T19:38:00Z">
        <w:r w:rsidR="00D4193A">
          <w:rPr>
            <w:rFonts w:ascii="Times New Roman" w:hAnsi="Times New Roman" w:cs="Times New Roman"/>
          </w:rPr>
          <w:t>The first</w:t>
        </w:r>
      </w:ins>
      <w:ins w:id="2382" w:author="Benton, Deon" w:date="2026-03-03T13:40:00Z" w16du:dateUtc="2026-03-03T19:40:00Z">
        <w:r w:rsidR="00A94D82">
          <w:rPr>
            <w:rFonts w:ascii="Times New Roman" w:hAnsi="Times New Roman" w:cs="Times New Roman"/>
          </w:rPr>
          <w:t>—and most important—</w:t>
        </w:r>
      </w:ins>
      <w:ins w:id="2383" w:author="Benton, Deon" w:date="2026-03-09T19:00:00Z" w16du:dateUtc="2026-03-10T00:00:00Z">
        <w:r w:rsidR="00E31864">
          <w:rPr>
            <w:rFonts w:ascii="Times New Roman" w:hAnsi="Times New Roman" w:cs="Times New Roman"/>
          </w:rPr>
          <w:t>aim</w:t>
        </w:r>
      </w:ins>
      <w:ins w:id="2384" w:author="Benton, Deon" w:date="2026-03-03T13:38:00Z" w16du:dateUtc="2026-03-03T19:38:00Z">
        <w:r w:rsidR="00D4193A">
          <w:rPr>
            <w:rFonts w:ascii="Times New Roman" w:hAnsi="Times New Roman" w:cs="Times New Roman"/>
          </w:rPr>
          <w:t xml:space="preserve"> was </w:t>
        </w:r>
      </w:ins>
      <w:ins w:id="2385" w:author="Benton, Deon" w:date="2026-03-03T13:29:00Z" w16du:dateUtc="2026-03-03T19:29:00Z">
        <w:r>
          <w:rPr>
            <w:rFonts w:ascii="Times New Roman" w:hAnsi="Times New Roman" w:cs="Times New Roman"/>
          </w:rPr>
          <w:t xml:space="preserve">to determine whether </w:t>
        </w:r>
      </w:ins>
      <w:ins w:id="2386" w:author="Benton, Deon" w:date="2026-03-03T13:30:00Z" w16du:dateUtc="2026-03-03T19:30:00Z">
        <w:r w:rsidR="00102DDA">
          <w:rPr>
            <w:rFonts w:ascii="Times New Roman" w:hAnsi="Times New Roman" w:cs="Times New Roman"/>
          </w:rPr>
          <w:t xml:space="preserve">ALIAS—a connectionist computational instantiation of the </w:t>
        </w:r>
      </w:ins>
      <w:ins w:id="2387" w:author="Benton, Deon" w:date="2026-03-03T13:40:00Z" w16du:dateUtc="2026-03-03T19:40:00Z">
        <w:r w:rsidR="00A94D82">
          <w:rPr>
            <w:rFonts w:ascii="Times New Roman" w:hAnsi="Times New Roman" w:cs="Times New Roman"/>
          </w:rPr>
          <w:t xml:space="preserve">current </w:t>
        </w:r>
      </w:ins>
      <w:ins w:id="2388" w:author="Benton, Deon" w:date="2026-03-03T13:30:00Z" w16du:dateUtc="2026-03-03T19:30:00Z">
        <w:r w:rsidR="00102DDA">
          <w:rPr>
            <w:rFonts w:ascii="Times New Roman" w:hAnsi="Times New Roman" w:cs="Times New Roman"/>
          </w:rPr>
          <w:t xml:space="preserve">proposal—is sufficient to </w:t>
        </w:r>
      </w:ins>
      <w:ins w:id="2389" w:author="Benton, Deon" w:date="2026-03-03T13:32:00Z" w16du:dateUtc="2026-03-03T19:32:00Z">
        <w:r w:rsidR="00102DDA">
          <w:rPr>
            <w:rFonts w:ascii="Times New Roman" w:hAnsi="Times New Roman" w:cs="Times New Roman"/>
          </w:rPr>
          <w:t xml:space="preserve">account for a range of key findings </w:t>
        </w:r>
      </w:ins>
      <w:ins w:id="2390" w:author="Benton, Deon" w:date="2026-03-03T13:34:00Z" w16du:dateUtc="2026-03-03T19:34:00Z">
        <w:r w:rsidR="00785EE2">
          <w:rPr>
            <w:rFonts w:ascii="Times New Roman" w:hAnsi="Times New Roman" w:cs="Times New Roman"/>
          </w:rPr>
          <w:t xml:space="preserve">in </w:t>
        </w:r>
      </w:ins>
      <w:ins w:id="2391" w:author="Benton, Deon" w:date="2026-03-03T13:31:00Z" w16du:dateUtc="2026-03-03T19:31:00Z">
        <w:r w:rsidR="00102DDA">
          <w:rPr>
            <w:rFonts w:ascii="Times New Roman" w:hAnsi="Times New Roman" w:cs="Times New Roman"/>
          </w:rPr>
          <w:t xml:space="preserve">studies that </w:t>
        </w:r>
      </w:ins>
      <w:ins w:id="2392" w:author="Benton, Deon" w:date="2026-03-03T13:32:00Z" w16du:dateUtc="2026-03-03T19:32:00Z">
        <w:r w:rsidR="00102DDA">
          <w:rPr>
            <w:rFonts w:ascii="Times New Roman" w:hAnsi="Times New Roman" w:cs="Times New Roman"/>
          </w:rPr>
          <w:t xml:space="preserve">putatively assess infants’ action understanding. </w:t>
        </w:r>
      </w:ins>
      <w:ins w:id="2393" w:author="Benton, Deon" w:date="2026-03-03T13:38:00Z" w16du:dateUtc="2026-03-03T19:38:00Z">
        <w:r w:rsidR="00D4193A">
          <w:rPr>
            <w:rFonts w:ascii="Times New Roman" w:hAnsi="Times New Roman" w:cs="Times New Roman"/>
          </w:rPr>
          <w:t xml:space="preserve">The second aim was to </w:t>
        </w:r>
      </w:ins>
      <w:ins w:id="2394" w:author="Benton, Deon" w:date="2026-04-06T11:29:00Z" w16du:dateUtc="2026-04-06T16:29:00Z">
        <w:r w:rsidR="00943249">
          <w:rPr>
            <w:rFonts w:ascii="Times New Roman" w:hAnsi="Times New Roman" w:cs="Times New Roman"/>
          </w:rPr>
          <w:t>assess whether, and in what contexts,</w:t>
        </w:r>
      </w:ins>
      <w:ins w:id="2395" w:author="Benton, Deon" w:date="2026-03-03T13:45:00Z" w16du:dateUtc="2026-03-03T19:45:00Z">
        <w:r w:rsidR="00EF2B5E">
          <w:rPr>
            <w:rFonts w:ascii="Times New Roman" w:hAnsi="Times New Roman" w:cs="Times New Roman"/>
          </w:rPr>
          <w:t xml:space="preserve"> ALIAS</w:t>
        </w:r>
      </w:ins>
      <w:ins w:id="2396" w:author="Benton, Deon" w:date="2026-03-25T10:47:00Z" w16du:dateUtc="2026-03-25T15:47:00Z">
        <w:r w:rsidR="001E7B88">
          <w:rPr>
            <w:rFonts w:ascii="Times New Roman" w:hAnsi="Times New Roman" w:cs="Times New Roman"/>
          </w:rPr>
          <w:t xml:space="preserve"> provides a better account of these</w:t>
        </w:r>
      </w:ins>
      <w:ins w:id="2397" w:author="Benton, Deon" w:date="2026-04-09T12:46:00Z" w16du:dateUtc="2026-04-09T17:46:00Z">
        <w:r w:rsidR="00286DB1">
          <w:rPr>
            <w:rFonts w:ascii="Times New Roman" w:hAnsi="Times New Roman" w:cs="Times New Roman"/>
          </w:rPr>
          <w:t xml:space="preserve"> </w:t>
        </w:r>
      </w:ins>
      <w:ins w:id="2398" w:author="Benton, Deon" w:date="2026-03-25T10:47:00Z" w16du:dateUtc="2026-03-25T15:47:00Z">
        <w:r w:rsidR="001E7B88">
          <w:rPr>
            <w:rFonts w:ascii="Times New Roman" w:hAnsi="Times New Roman" w:cs="Times New Roman"/>
          </w:rPr>
          <w:t>findings than</w:t>
        </w:r>
      </w:ins>
      <w:ins w:id="2399" w:author="Benton, Deon" w:date="2026-04-09T12:47:00Z" w16du:dateUtc="2026-04-09T17:47:00Z">
        <w:r w:rsidR="00286DB1">
          <w:rPr>
            <w:rFonts w:ascii="Times New Roman" w:hAnsi="Times New Roman" w:cs="Times New Roman"/>
          </w:rPr>
          <w:t xml:space="preserve"> the only other connectionist model on this topic,</w:t>
        </w:r>
      </w:ins>
      <w:ins w:id="2400" w:author="Benton, Deon" w:date="2026-03-25T10:47:00Z" w16du:dateUtc="2026-03-25T15:47:00Z">
        <w:r w:rsidR="001E7B88">
          <w:rPr>
            <w:rFonts w:ascii="Times New Roman" w:hAnsi="Times New Roman" w:cs="Times New Roman"/>
          </w:rPr>
          <w:t xml:space="preserve"> </w:t>
        </w:r>
      </w:ins>
      <w:ins w:id="2401" w:author="Benton, Deon" w:date="2026-03-25T10:48:00Z" w16du:dateUtc="2026-03-25T15:48:00Z">
        <w:r w:rsidR="001E7B88">
          <w:rPr>
            <w:rFonts w:ascii="Times New Roman" w:hAnsi="Times New Roman" w:cs="Times New Roman"/>
          </w:rPr>
          <w:t xml:space="preserve">OM10, and an extension of </w:t>
        </w:r>
      </w:ins>
      <w:ins w:id="2402" w:author="Benton, Deon" w:date="2026-03-25T10:49:00Z" w16du:dateUtc="2026-03-25T15:49:00Z">
        <w:r w:rsidR="00182A6D">
          <w:rPr>
            <w:rFonts w:ascii="Times New Roman" w:hAnsi="Times New Roman" w:cs="Times New Roman"/>
          </w:rPr>
          <w:t>this model</w:t>
        </w:r>
      </w:ins>
      <w:ins w:id="2403"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404" w:author="Benton, Deon" w:date="2026-03-25T10:47:00Z" w16du:dateUtc="2026-03-25T15:47:00Z">
        <w:r w:rsidR="001E7B88">
          <w:rPr>
            <w:rFonts w:ascii="Times New Roman" w:hAnsi="Times New Roman" w:cs="Times New Roman"/>
          </w:rPr>
          <w:t xml:space="preserve"> </w:t>
        </w:r>
      </w:ins>
      <w:ins w:id="2405" w:author="Benton, Deon" w:date="2026-03-25T10:49:00Z" w16du:dateUtc="2026-03-25T15:49:00Z">
        <w:r w:rsidR="00182A6D">
          <w:rPr>
            <w:rFonts w:ascii="Times New Roman" w:hAnsi="Times New Roman" w:cs="Times New Roman"/>
          </w:rPr>
          <w:t xml:space="preserve"> Given tha</w:t>
        </w:r>
      </w:ins>
      <w:ins w:id="2406"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07" w:author="Benton, Deon" w:date="2026-03-25T10:51:00Z" w16du:dateUtc="2026-03-25T15:51:00Z">
        <w:r w:rsidR="009F2657">
          <w:rPr>
            <w:rFonts w:ascii="Times New Roman" w:hAnsi="Times New Roman" w:cs="Times New Roman"/>
          </w:rPr>
          <w:t xml:space="preserve">the spatial arrangement of barriers and arced motion has important implications on </w:t>
        </w:r>
        <w:r w:rsidR="009F2657">
          <w:rPr>
            <w:rFonts w:ascii="Times New Roman" w:hAnsi="Times New Roman" w:cs="Times New Roman"/>
          </w:rPr>
          <w:lastRenderedPageBreak/>
          <w:t xml:space="preserve">how infants process action events, the </w:t>
        </w:r>
      </w:ins>
      <w:ins w:id="2408" w:author="Benton, Deon" w:date="2026-03-03T16:14:00Z" w16du:dateUtc="2026-03-03T22:14:00Z">
        <w:r w:rsidR="00BC6780">
          <w:rPr>
            <w:rFonts w:ascii="Times New Roman" w:hAnsi="Times New Roman" w:cs="Times New Roman"/>
          </w:rPr>
          <w:t>final</w:t>
        </w:r>
      </w:ins>
      <w:ins w:id="2409" w:author="Benton, Deon" w:date="2026-03-03T14:22:00Z" w16du:dateUtc="2026-03-03T20:22:00Z">
        <w:r w:rsidR="005F3F02">
          <w:rPr>
            <w:rFonts w:ascii="Times New Roman" w:hAnsi="Times New Roman" w:cs="Times New Roman"/>
          </w:rPr>
          <w:t xml:space="preserve"> aim was to determine </w:t>
        </w:r>
      </w:ins>
      <w:ins w:id="2410" w:author="Benton, Deon" w:date="2026-03-03T14:23:00Z" w16du:dateUtc="2026-03-03T20:23:00Z">
        <w:r w:rsidR="005F3F02">
          <w:rPr>
            <w:rFonts w:ascii="Times New Roman" w:hAnsi="Times New Roman" w:cs="Times New Roman"/>
          </w:rPr>
          <w:t xml:space="preserve">whether it </w:t>
        </w:r>
      </w:ins>
      <w:ins w:id="2411" w:author="Benton, Deon" w:date="2026-03-03T14:25:00Z" w16du:dateUtc="2026-03-03T20:25:00Z">
        <w:r w:rsidR="00A1134F">
          <w:rPr>
            <w:rFonts w:ascii="Times New Roman" w:hAnsi="Times New Roman" w:cs="Times New Roman"/>
          </w:rPr>
          <w:t>was</w:t>
        </w:r>
      </w:ins>
      <w:ins w:id="2412" w:author="Benton, Deon" w:date="2026-03-03T14:23:00Z" w16du:dateUtc="2026-03-03T20:23:00Z">
        <w:r w:rsidR="005F3F02">
          <w:rPr>
            <w:rFonts w:ascii="Times New Roman" w:hAnsi="Times New Roman" w:cs="Times New Roman"/>
          </w:rPr>
          <w:t xml:space="preserve"> necessary to assume that</w:t>
        </w:r>
      </w:ins>
      <w:ins w:id="2413" w:author="Benton, Deon" w:date="2026-04-09T14:19:00Z" w16du:dateUtc="2026-04-09T19:19:00Z">
        <w:r w:rsidR="00E67ED9">
          <w:rPr>
            <w:rFonts w:ascii="Times New Roman" w:hAnsi="Times New Roman" w:cs="Times New Roman"/>
          </w:rPr>
          <w:t xml:space="preserve"> peripherally located</w:t>
        </w:r>
      </w:ins>
      <w:ins w:id="2414" w:author="Benton, Deon" w:date="2026-03-03T14:23:00Z" w16du:dateUtc="2026-03-03T20:23:00Z">
        <w:r w:rsidR="005F3F02">
          <w:rPr>
            <w:rFonts w:ascii="Times New Roman" w:hAnsi="Times New Roman" w:cs="Times New Roman"/>
          </w:rPr>
          <w:t xml:space="preserve"> </w:t>
        </w:r>
        <w:r w:rsidR="001C3E68">
          <w:rPr>
            <w:rFonts w:ascii="Times New Roman" w:hAnsi="Times New Roman" w:cs="Times New Roman"/>
          </w:rPr>
          <w:t>obstacles</w:t>
        </w:r>
      </w:ins>
      <w:ins w:id="2415" w:author="Benton, Deon" w:date="2026-03-03T14:24:00Z" w16du:dateUtc="2026-03-03T20:24:00Z">
        <w:r w:rsidR="001C3E68">
          <w:rPr>
            <w:rFonts w:ascii="Times New Roman" w:hAnsi="Times New Roman" w:cs="Times New Roman"/>
          </w:rPr>
          <w:t xml:space="preserve"> </w:t>
        </w:r>
      </w:ins>
      <w:ins w:id="2416" w:author="Benton, Deon" w:date="2026-04-09T14:19:00Z" w16du:dateUtc="2026-04-09T19:19:00Z">
        <w:r w:rsidR="00E67ED9">
          <w:rPr>
            <w:rFonts w:ascii="Times New Roman" w:hAnsi="Times New Roman" w:cs="Times New Roman"/>
          </w:rPr>
          <w:t>espouse reduced salience.</w:t>
        </w:r>
      </w:ins>
      <w:ins w:id="2417" w:author="Benton, Deon" w:date="2026-04-09T12:48:00Z" w16du:dateUtc="2026-04-09T17:48:00Z">
        <w:r w:rsidR="00286DB1">
          <w:rPr>
            <w:rFonts w:ascii="Times New Roman" w:hAnsi="Times New Roman" w:cs="Times New Roman"/>
          </w:rPr>
          <w:t xml:space="preserve"> </w:t>
        </w:r>
      </w:ins>
      <w:ins w:id="2418"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19" w:author="Benton, Deon" w:date="2026-04-06T11:30:00Z" w16du:dateUtc="2026-04-06T16:30:00Z">
        <w:r w:rsidR="00E657C1">
          <w:rPr>
            <w:rFonts w:ascii="Times New Roman" w:hAnsi="Times New Roman" w:cs="Times New Roman"/>
          </w:rPr>
          <w:t xml:space="preserve">that did not implement </w:t>
        </w:r>
      </w:ins>
      <w:ins w:id="2420" w:author="Benton, Deon" w:date="2026-04-09T14:20:00Z" w16du:dateUtc="2026-04-09T19:20:00Z">
        <w:r w:rsidR="00E67ED9">
          <w:rPr>
            <w:rFonts w:ascii="Times New Roman" w:hAnsi="Times New Roman" w:cs="Times New Roman"/>
          </w:rPr>
          <w:t xml:space="preserve">such </w:t>
        </w:r>
      </w:ins>
      <w:ins w:id="2421" w:author="Benton, Deon" w:date="2026-04-06T11:30:00Z" w16du:dateUtc="2026-04-06T16:30:00Z">
        <w:r w:rsidR="00E657C1">
          <w:rPr>
            <w:rFonts w:ascii="Times New Roman" w:hAnsi="Times New Roman" w:cs="Times New Roman"/>
          </w:rPr>
          <w:t>differential salience</w:t>
        </w:r>
      </w:ins>
      <w:ins w:id="2422" w:author="Benton, Deon" w:date="2026-04-09T13:45:00Z" w16du:dateUtc="2026-04-09T18:45:00Z">
        <w:r w:rsidR="00874A5C">
          <w:rPr>
            <w:rFonts w:ascii="Times New Roman" w:hAnsi="Times New Roman" w:cs="Times New Roman"/>
          </w:rPr>
          <w:t>, ALIAS-2</w:t>
        </w:r>
      </w:ins>
      <w:ins w:id="2423" w:author="Benton, Deon" w:date="2026-03-25T10:54:00Z" w16du:dateUtc="2026-03-25T15:54:00Z">
        <w:r w:rsidR="00390F91">
          <w:rPr>
            <w:rFonts w:ascii="Times New Roman" w:hAnsi="Times New Roman" w:cs="Times New Roman"/>
          </w:rPr>
          <w:t xml:space="preserve">. </w:t>
        </w:r>
      </w:ins>
      <w:ins w:id="2424" w:author="Benton, Deon" w:date="2026-03-03T14:26:00Z" w16du:dateUtc="2026-03-03T20:26:00Z">
        <w:r w:rsidR="00A1134F">
          <w:rPr>
            <w:rFonts w:ascii="Times New Roman" w:hAnsi="Times New Roman" w:cs="Times New Roman"/>
          </w:rPr>
          <w:t xml:space="preserve">If ALIAS </w:t>
        </w:r>
      </w:ins>
      <w:ins w:id="2425" w:author="Benton, Deon" w:date="2026-04-09T14:20:00Z" w16du:dateUtc="2026-04-09T19:20:00Z">
        <w:r w:rsidR="00E67ED9">
          <w:rPr>
            <w:rFonts w:ascii="Times New Roman" w:hAnsi="Times New Roman" w:cs="Times New Roman"/>
          </w:rPr>
          <w:t>provides a better account for t</w:t>
        </w:r>
      </w:ins>
      <w:ins w:id="2426" w:author="Benton, Deon" w:date="2026-04-09T14:21:00Z" w16du:dateUtc="2026-04-09T19:21:00Z">
        <w:r w:rsidR="00E67ED9">
          <w:rPr>
            <w:rFonts w:ascii="Times New Roman" w:hAnsi="Times New Roman" w:cs="Times New Roman"/>
          </w:rPr>
          <w:t>he five f</w:t>
        </w:r>
      </w:ins>
      <w:ins w:id="2427" w:author="Benton, Deon" w:date="2026-04-09T14:20:00Z" w16du:dateUtc="2026-04-09T19:20:00Z">
        <w:r w:rsidR="00E67ED9">
          <w:rPr>
            <w:rFonts w:ascii="Times New Roman" w:hAnsi="Times New Roman" w:cs="Times New Roman"/>
          </w:rPr>
          <w:t>indings</w:t>
        </w:r>
      </w:ins>
      <w:ins w:id="2428" w:author="Benton, Deon" w:date="2026-04-09T14:21:00Z" w16du:dateUtc="2026-04-09T19:21:00Z">
        <w:r w:rsidR="00E67ED9">
          <w:rPr>
            <w:rFonts w:ascii="Times New Roman" w:hAnsi="Times New Roman" w:cs="Times New Roman"/>
          </w:rPr>
          <w:t xml:space="preserve"> that are the targets of the current series of simulations than ALIAS-2</w:t>
        </w:r>
      </w:ins>
      <w:ins w:id="2429" w:author="Benton, Deon" w:date="2026-03-03T14:27:00Z" w16du:dateUtc="2026-03-03T20:27:00Z">
        <w:r w:rsidR="00371F66">
          <w:rPr>
            <w:rFonts w:ascii="Times New Roman" w:hAnsi="Times New Roman" w:cs="Times New Roman"/>
          </w:rPr>
          <w:t xml:space="preserve">, </w:t>
        </w:r>
      </w:ins>
      <w:ins w:id="2430" w:author="Benton, Deon" w:date="2026-03-03T14:35:00Z" w16du:dateUtc="2026-03-03T20:35:00Z">
        <w:r w:rsidR="00F92D7F">
          <w:rPr>
            <w:rFonts w:ascii="Times New Roman" w:hAnsi="Times New Roman" w:cs="Times New Roman"/>
          </w:rPr>
          <w:t xml:space="preserve">then </w:t>
        </w:r>
      </w:ins>
      <w:ins w:id="2431" w:author="Benton, Deon" w:date="2026-03-03T14:27:00Z" w16du:dateUtc="2026-03-03T20:27:00Z">
        <w:r w:rsidR="00371F66">
          <w:rPr>
            <w:rFonts w:ascii="Times New Roman" w:hAnsi="Times New Roman" w:cs="Times New Roman"/>
          </w:rPr>
          <w:t>this would suggest that salience</w:t>
        </w:r>
      </w:ins>
      <w:ins w:id="2432" w:author="Benton, Deon" w:date="2026-03-03T14:30:00Z" w16du:dateUtc="2026-03-03T20:30:00Z">
        <w:r w:rsidR="005048EE">
          <w:rPr>
            <w:rFonts w:ascii="Times New Roman" w:hAnsi="Times New Roman" w:cs="Times New Roman"/>
          </w:rPr>
          <w:t xml:space="preserve"> </w:t>
        </w:r>
      </w:ins>
      <w:ins w:id="2433" w:author="Benton, Deon" w:date="2026-04-09T14:21:00Z" w16du:dateUtc="2026-04-09T19:21:00Z">
        <w:r w:rsidR="00E67ED9">
          <w:rPr>
            <w:rFonts w:ascii="Times New Roman" w:hAnsi="Times New Roman" w:cs="Times New Roman"/>
          </w:rPr>
          <w:t xml:space="preserve">is a </w:t>
        </w:r>
      </w:ins>
      <w:ins w:id="2434" w:author="Benton, Deon" w:date="2026-04-09T14:22:00Z" w16du:dateUtc="2026-04-09T19:22:00Z">
        <w:r w:rsidR="00E67ED9">
          <w:rPr>
            <w:rFonts w:ascii="Times New Roman" w:hAnsi="Times New Roman" w:cs="Times New Roman"/>
          </w:rPr>
          <w:t>key player in</w:t>
        </w:r>
      </w:ins>
      <w:ins w:id="2435" w:author="Benton, Deon" w:date="2026-03-03T14:30:00Z" w16du:dateUtc="2026-03-03T20:30:00Z">
        <w:r w:rsidR="005048EE">
          <w:rPr>
            <w:rFonts w:ascii="Times New Roman" w:hAnsi="Times New Roman" w:cs="Times New Roman"/>
          </w:rPr>
          <w:t xml:space="preserve"> networks’ performance than</w:t>
        </w:r>
      </w:ins>
      <w:ins w:id="2436" w:author="Benton, Deon" w:date="2026-04-09T14:22:00Z" w16du:dateUtc="2026-04-09T19:22:00Z">
        <w:r w:rsidR="00E67ED9">
          <w:rPr>
            <w:rFonts w:ascii="Times New Roman" w:hAnsi="Times New Roman" w:cs="Times New Roman"/>
          </w:rPr>
          <w:t xml:space="preserve"> it is</w:t>
        </w:r>
      </w:ins>
      <w:ins w:id="2437" w:author="Benton, Deon" w:date="2026-03-03T14:30:00Z" w16du:dateUtc="2026-03-03T20:30:00Z">
        <w:r w:rsidR="005048EE">
          <w:rPr>
            <w:rFonts w:ascii="Times New Roman" w:hAnsi="Times New Roman" w:cs="Times New Roman"/>
          </w:rPr>
          <w:t xml:space="preserve"> a modeling convenience. </w:t>
        </w:r>
      </w:ins>
      <w:ins w:id="2438" w:author="Benton, Deon" w:date="2026-03-03T14:27:00Z" w16du:dateUtc="2026-03-03T20:27:00Z">
        <w:r w:rsidR="00371F66">
          <w:rPr>
            <w:rFonts w:ascii="Times New Roman" w:hAnsi="Times New Roman" w:cs="Times New Roman"/>
          </w:rPr>
          <w:t xml:space="preserve"> </w:t>
        </w:r>
      </w:ins>
    </w:p>
    <w:p w14:paraId="7BB3849B" w14:textId="5A49B8F8" w:rsidR="00524642" w:rsidRPr="00AE207C" w:rsidRDefault="00C1152B" w:rsidP="007F7477">
      <w:pPr>
        <w:spacing w:line="480" w:lineRule="auto"/>
        <w:ind w:firstLine="720"/>
        <w:contextualSpacing/>
        <w:rPr>
          <w:rFonts w:ascii="Times New Roman" w:hAnsi="Times New Roman" w:cs="Times New Roman"/>
        </w:rPr>
      </w:pPr>
      <w:ins w:id="2439"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ins w:id="2440" w:author="Benton, Deon" w:date="2026-04-09T14:22:00Z" w16du:dateUtc="2026-04-09T19:22:00Z">
        <w:r w:rsidR="00CC51FA">
          <w:rPr>
            <w:rFonts w:ascii="Times New Roman" w:hAnsi="Times New Roman" w:cs="Times New Roman"/>
          </w:rPr>
          <w:t xml:space="preserve">The full set of training </w:t>
        </w:r>
      </w:ins>
      <w:r w:rsidR="00524642">
        <w:rPr>
          <w:rFonts w:ascii="Times New Roman" w:hAnsi="Times New Roman" w:cs="Times New Roman"/>
        </w:rPr>
        <w:t>and testing files</w:t>
      </w:r>
      <w:r w:rsidR="00FA78E9">
        <w:rPr>
          <w:rFonts w:ascii="Times New Roman" w:hAnsi="Times New Roman" w:cs="Times New Roman"/>
        </w:rPr>
        <w:t>, including data from the simulations</w:t>
      </w:r>
      <w:ins w:id="2441" w:author="Benton, Deon" w:date="2026-04-09T14:22:00Z" w16du:dateUtc="2026-04-09T19:22:00Z">
        <w:r w:rsidR="00CC51FA">
          <w:rPr>
            <w:rFonts w:ascii="Times New Roman" w:hAnsi="Times New Roman" w:cs="Times New Roman"/>
          </w:rPr>
          <w:t xml:space="preserve"> reported here</w:t>
        </w:r>
      </w:ins>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42" w:author="Benton, Deon" w:date="2026-03-03T16:07:00Z" w16du:dateUtc="2026-03-03T22:07:00Z">
        <w:r w:rsidR="003C5492">
          <w:rPr>
            <w:rFonts w:ascii="Times New Roman" w:hAnsi="Times New Roman" w:cs="Times New Roman"/>
            <w:b/>
            <w:bCs/>
          </w:rPr>
          <w:t>a</w:t>
        </w:r>
      </w:ins>
      <w:ins w:id="2443" w:author="Benton, Deon" w:date="2026-03-25T11:11:00Z" w16du:dateUtc="2026-03-25T16:11:00Z">
        <w:r w:rsidR="00896FCF">
          <w:rPr>
            <w:rFonts w:ascii="Times New Roman" w:hAnsi="Times New Roman" w:cs="Times New Roman"/>
            <w:b/>
            <w:bCs/>
          </w:rPr>
          <w:t>:</w:t>
        </w:r>
      </w:ins>
      <w:ins w:id="2444"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45"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46" w:author="Benton, Deon" w:date="2026-03-25T11:13:00Z" w16du:dateUtc="2026-03-25T16:13:00Z">
        <w:r w:rsidR="007437EE">
          <w:rPr>
            <w:rFonts w:ascii="Times New Roman" w:hAnsi="Times New Roman" w:cs="Times New Roman"/>
          </w:rPr>
          <w:t>, following habituation to an event in which an object with</w:t>
        </w:r>
      </w:ins>
      <w:ins w:id="2447" w:author="Benton, Deon" w:date="2026-04-09T14:23:00Z" w16du:dateUtc="2026-04-09T19:23:00Z">
        <w:r w:rsidR="00CC51FA">
          <w:rPr>
            <w:rFonts w:ascii="Times New Roman" w:hAnsi="Times New Roman" w:cs="Times New Roman"/>
          </w:rPr>
          <w:t xml:space="preserve"> visible</w:t>
        </w:r>
      </w:ins>
      <w:ins w:id="2448" w:author="Benton, Deon" w:date="2026-03-25T11:13:00Z" w16du:dateUtc="2026-03-25T16:13:00Z">
        <w:r w:rsidR="007437EE">
          <w:rPr>
            <w:rFonts w:ascii="Times New Roman" w:hAnsi="Times New Roman" w:cs="Times New Roman"/>
          </w:rPr>
          <w:t xml:space="preserve"> surface features typical of animate</w:t>
        </w:r>
      </w:ins>
      <w:ins w:id="2449" w:author="Benton, Deon" w:date="2026-03-25T11:15:00Z" w16du:dateUtc="2026-03-25T16:15:00Z">
        <w:r w:rsidR="0002439A">
          <w:rPr>
            <w:rFonts w:ascii="Times New Roman" w:hAnsi="Times New Roman" w:cs="Times New Roman"/>
          </w:rPr>
          <w:t xml:space="preserve"> entities </w:t>
        </w:r>
      </w:ins>
      <w:ins w:id="2450" w:author="Benton, Deon" w:date="2026-03-25T11:14:00Z" w16du:dateUtc="2026-03-25T16:14:00Z">
        <w:r w:rsidR="007437EE">
          <w:rPr>
            <w:rFonts w:ascii="Times New Roman" w:hAnsi="Times New Roman" w:cs="Times New Roman"/>
          </w:rPr>
          <w:t>pas</w:t>
        </w:r>
      </w:ins>
      <w:ins w:id="2451" w:author="Benton, Deon" w:date="2026-03-25T11:15:00Z" w16du:dateUtc="2026-03-25T16:15:00Z">
        <w:r w:rsidR="0002439A">
          <w:rPr>
            <w:rFonts w:ascii="Times New Roman" w:hAnsi="Times New Roman" w:cs="Times New Roman"/>
          </w:rPr>
          <w:t>s</w:t>
        </w:r>
      </w:ins>
      <w:ins w:id="2452"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53"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54" w:author="Benton, Deon" w:date="2026-03-25T11:15:00Z" w16du:dateUtc="2026-03-25T16:15:00Z">
        <w:r w:rsidR="007437EE">
          <w:rPr>
            <w:rFonts w:ascii="Times New Roman" w:hAnsi="Times New Roman" w:cs="Times New Roman"/>
          </w:rPr>
          <w:t>of the barrier than when it moves along a straight path.</w:t>
        </w:r>
      </w:ins>
      <w:ins w:id="2455" w:author="Benton, Deon" w:date="2026-03-25T10:58:00Z" w16du:dateUtc="2026-03-25T15:58:00Z">
        <w:r w:rsidR="009D1D2E">
          <w:rPr>
            <w:rFonts w:ascii="Times New Roman" w:hAnsi="Times New Roman" w:cs="Times New Roman"/>
          </w:rPr>
          <w:t xml:space="preserve"> </w:t>
        </w:r>
      </w:ins>
      <w:ins w:id="2456" w:author="Benton, Deon" w:date="2026-03-02T16:03:00Z" w16du:dateUtc="2026-03-02T22:03:00Z">
        <w:r w:rsidR="00474D88">
          <w:rPr>
            <w:rFonts w:ascii="Times New Roman" w:hAnsi="Times New Roman" w:cs="Times New Roman"/>
          </w:rPr>
          <w:t>Subsequent control experiments</w:t>
        </w:r>
      </w:ins>
      <w:ins w:id="2457" w:author="Benton, Deon" w:date="2026-03-02T16:04:00Z" w16du:dateUtc="2026-03-02T22:04:00Z">
        <w:r w:rsidR="00C46A81">
          <w:rPr>
            <w:rFonts w:ascii="Times New Roman" w:hAnsi="Times New Roman" w:cs="Times New Roman"/>
          </w:rPr>
          <w:t xml:space="preserve"> revealed</w:t>
        </w:r>
      </w:ins>
      <w:ins w:id="2458" w:author="Benton, Deon" w:date="2026-03-02T16:03:00Z" w16du:dateUtc="2026-03-02T22:03:00Z">
        <w:r w:rsidR="00474D88">
          <w:rPr>
            <w:rFonts w:ascii="Times New Roman" w:hAnsi="Times New Roman" w:cs="Times New Roman"/>
          </w:rPr>
          <w:t xml:space="preserve"> that infants looked equally long at both test events </w:t>
        </w:r>
      </w:ins>
      <w:ins w:id="2459" w:author="Benton, Deon" w:date="2026-04-09T14:24:00Z" w16du:dateUtc="2026-04-09T19:24:00Z">
        <w:r w:rsidR="00CC51FA">
          <w:rPr>
            <w:rFonts w:ascii="Times New Roman" w:hAnsi="Times New Roman" w:cs="Times New Roman"/>
          </w:rPr>
          <w:t>for a peripherally located obstacle</w:t>
        </w:r>
      </w:ins>
      <w:ins w:id="2460" w:author="Benton, Deon" w:date="2026-03-02T16:04:00Z" w16du:dateUtc="2026-03-02T22:04:00Z">
        <w:r w:rsidR="00C46A81">
          <w:rPr>
            <w:rFonts w:ascii="Times New Roman" w:hAnsi="Times New Roman" w:cs="Times New Roman"/>
          </w:rPr>
          <w:t xml:space="preserve">. </w:t>
        </w:r>
      </w:ins>
      <w:r>
        <w:rPr>
          <w:rFonts w:ascii="Times New Roman" w:hAnsi="Times New Roman" w:cs="Times New Roman"/>
        </w:rPr>
        <w:t>Simulation 1 tested whether</w:t>
      </w:r>
      <w:ins w:id="2461"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62" w:author="Benton, Deon" w:date="2026-03-25T11:23:00Z" w16du:dateUtc="2026-03-25T16:23:00Z">
        <w:r w:rsidR="0035462D">
          <w:rPr>
            <w:rFonts w:ascii="Times New Roman" w:hAnsi="Times New Roman" w:cs="Times New Roman"/>
          </w:rPr>
          <w:t>To assess how much better ALIAS accounts for this finding compared to exi</w:t>
        </w:r>
      </w:ins>
      <w:ins w:id="2463" w:author="Benton, Deon" w:date="2026-03-25T11:24:00Z" w16du:dateUtc="2026-03-25T16:24:00Z">
        <w:r w:rsidR="0035462D">
          <w:rPr>
            <w:rFonts w:ascii="Times New Roman" w:hAnsi="Times New Roman" w:cs="Times New Roman"/>
          </w:rPr>
          <w:t xml:space="preserve">sting connectionist models of action understanding, ALIAS’s performance was compared to OM10, OM10-2, and </w:t>
        </w:r>
      </w:ins>
      <w:ins w:id="2464" w:author="Benton, Deon" w:date="2026-04-09T14:24:00Z" w16du:dateUtc="2026-04-09T19:24:00Z">
        <w:r w:rsidR="002A4D8C">
          <w:rPr>
            <w:rFonts w:ascii="Times New Roman" w:hAnsi="Times New Roman" w:cs="Times New Roman"/>
          </w:rPr>
          <w:t>ALIAS-2</w:t>
        </w:r>
      </w:ins>
      <w:ins w:id="2465" w:author="Benton, Deon" w:date="2026-03-25T11:24:00Z" w16du:dateUtc="2026-03-25T16:24:00Z">
        <w:r w:rsidR="0035462D">
          <w:rPr>
            <w:rFonts w:ascii="Times New Roman" w:hAnsi="Times New Roman" w:cs="Times New Roman"/>
          </w:rPr>
          <w:t>.</w:t>
        </w:r>
      </w:ins>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66" w:author="Benton, Deon" w:date="2026-03-25T11:26:00Z" w16du:dateUtc="2026-03-25T16:26:00Z">
        <w:r w:rsidR="00CC3420">
          <w:rPr>
            <w:rFonts w:ascii="Times New Roman" w:hAnsi="Times New Roman" w:cs="Times New Roman"/>
          </w:rPr>
          <w:t xml:space="preserve">Twenty networks were assigned to each condition for </w:t>
        </w:r>
      </w:ins>
      <w:ins w:id="2467" w:author="Benton, Deon" w:date="2026-04-09T13:42:00Z" w16du:dateUtc="2026-04-09T18:42:00Z">
        <w:r w:rsidR="00874A5C">
          <w:rPr>
            <w:rFonts w:ascii="Times New Roman" w:hAnsi="Times New Roman" w:cs="Times New Roman"/>
          </w:rPr>
          <w:t>both version</w:t>
        </w:r>
      </w:ins>
      <w:ins w:id="2468" w:author="Benton, Deon" w:date="2026-04-09T13:43:00Z" w16du:dateUtc="2026-04-09T18:43:00Z">
        <w:r w:rsidR="00874A5C">
          <w:rPr>
            <w:rFonts w:ascii="Times New Roman" w:hAnsi="Times New Roman" w:cs="Times New Roman"/>
          </w:rPr>
          <w:t>s</w:t>
        </w:r>
      </w:ins>
      <w:ins w:id="2469" w:author="Benton, Deon" w:date="2026-04-09T13:42:00Z" w16du:dateUtc="2026-04-09T18:42:00Z">
        <w:r w:rsidR="00874A5C">
          <w:rPr>
            <w:rFonts w:ascii="Times New Roman" w:hAnsi="Times New Roman" w:cs="Times New Roman"/>
          </w:rPr>
          <w:t xml:space="preserve"> of </w:t>
        </w:r>
      </w:ins>
      <w:ins w:id="2470" w:author="Benton, Deon" w:date="2026-04-09T13:43:00Z" w16du:dateUtc="2026-04-09T18:43:00Z">
        <w:r w:rsidR="00874A5C">
          <w:rPr>
            <w:rFonts w:ascii="Times New Roman" w:hAnsi="Times New Roman" w:cs="Times New Roman"/>
          </w:rPr>
          <w:t xml:space="preserve">OM10 </w:t>
        </w:r>
        <w:r w:rsidR="00874A5C">
          <w:rPr>
            <w:rFonts w:ascii="Times New Roman" w:hAnsi="Times New Roman" w:cs="Times New Roman"/>
          </w:rPr>
          <w:lastRenderedPageBreak/>
          <w:t>(</w:t>
        </w:r>
        <w:r w:rsidR="00874A5C">
          <w:rPr>
            <w:rFonts w:ascii="Times New Roman" w:hAnsi="Times New Roman" w:cs="Times New Roman"/>
            <w:i/>
            <w:iCs/>
          </w:rPr>
          <w:t xml:space="preserve">N </w:t>
        </w:r>
        <w:r w:rsidR="00874A5C">
          <w:rPr>
            <w:rFonts w:ascii="Times New Roman" w:hAnsi="Times New Roman" w:cs="Times New Roman"/>
          </w:rPr>
          <w:t xml:space="preserve">= 40). Given that the </w:t>
        </w:r>
      </w:ins>
      <w:ins w:id="2471" w:author="Benton, Deon" w:date="2026-04-09T13:44:00Z" w16du:dateUtc="2026-04-09T18:44:00Z">
        <w:r w:rsidR="00874A5C">
          <w:rPr>
            <w:rFonts w:ascii="Times New Roman" w:hAnsi="Times New Roman" w:cs="Times New Roman"/>
          </w:rPr>
          <w:t xml:space="preserve">“looking” performance </w:t>
        </w:r>
      </w:ins>
      <w:ins w:id="2472" w:author="Benton, Deon" w:date="2026-04-09T13:48:00Z" w16du:dateUtc="2026-04-09T18:48:00Z">
        <w:r w:rsidR="006C7DCD">
          <w:rPr>
            <w:rFonts w:ascii="Times New Roman" w:hAnsi="Times New Roman" w:cs="Times New Roman"/>
          </w:rPr>
          <w:t>in the main model</w:t>
        </w:r>
      </w:ins>
      <w:ins w:id="2473" w:author="Benton, Deon" w:date="2026-04-09T13:51:00Z" w16du:dateUtc="2026-04-09T18:51:00Z">
        <w:r w:rsidR="006C7DCD">
          <w:rPr>
            <w:rFonts w:ascii="Times New Roman" w:hAnsi="Times New Roman" w:cs="Times New Roman"/>
          </w:rPr>
          <w:t xml:space="preserve"> </w:t>
        </w:r>
      </w:ins>
      <w:ins w:id="2474" w:author="Benton, Deon" w:date="2026-04-09T13:46:00Z" w16du:dateUtc="2026-04-09T18:46:00Z">
        <w:r w:rsidR="006C7DCD">
          <w:rPr>
            <w:rFonts w:ascii="Times New Roman" w:hAnsi="Times New Roman" w:cs="Times New Roman"/>
          </w:rPr>
          <w:t xml:space="preserve">was assessed </w:t>
        </w:r>
      </w:ins>
      <w:ins w:id="2475" w:author="Benton, Deon" w:date="2026-04-09T13:47:00Z" w16du:dateUtc="2026-04-09T18:47:00Z">
        <w:r w:rsidR="006C7DCD">
          <w:rPr>
            <w:rFonts w:ascii="Times New Roman" w:hAnsi="Times New Roman" w:cs="Times New Roman"/>
          </w:rPr>
          <w:t>at each of five different “habituation” epochs</w:t>
        </w:r>
      </w:ins>
      <w:ins w:id="2476" w:author="Benton, Deon" w:date="2026-04-09T13:50:00Z" w16du:dateUtc="2026-04-09T18:50:00Z">
        <w:r w:rsidR="006C7DCD">
          <w:rPr>
            <w:rFonts w:ascii="Times New Roman" w:hAnsi="Times New Roman" w:cs="Times New Roman"/>
          </w:rPr>
          <w:t xml:space="preserve"> and</w:t>
        </w:r>
      </w:ins>
      <w:ins w:id="2477" w:author="Benton, Deon" w:date="2026-04-09T13:51:00Z" w16du:dateUtc="2026-04-09T18:51:00Z">
        <w:r w:rsidR="006C7DCD">
          <w:rPr>
            <w:rFonts w:ascii="Times New Roman" w:hAnsi="Times New Roman" w:cs="Times New Roman"/>
          </w:rPr>
          <w:t xml:space="preserve"> across two conditions</w:t>
        </w:r>
      </w:ins>
      <w:ins w:id="2478" w:author="Benton, Deon" w:date="2026-04-09T13:47:00Z" w16du:dateUtc="2026-04-09T18:47:00Z">
        <w:r w:rsidR="006C7DCD">
          <w:rPr>
            <w:rFonts w:ascii="Times New Roman" w:hAnsi="Times New Roman" w:cs="Times New Roman"/>
          </w:rPr>
          <w:t xml:space="preserve">, a total of 400 networks were tested </w:t>
        </w:r>
      </w:ins>
      <w:ins w:id="2479" w:author="Benton, Deon" w:date="2026-04-09T13:48:00Z" w16du:dateUtc="2026-04-09T18:48:00Z">
        <w:r w:rsidR="006C7DCD">
          <w:rPr>
            <w:rFonts w:ascii="Times New Roman" w:hAnsi="Times New Roman" w:cs="Times New Roman"/>
          </w:rPr>
          <w:t>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w:t>
        </w:r>
      </w:ins>
      <w:ins w:id="2480" w:author="Benton, Deon" w:date="2026-04-09T13:46:00Z" w16du:dateUtc="2026-04-09T18:46:00Z">
        <w:r w:rsidR="006C7DCD">
          <w:rPr>
            <w:rFonts w:ascii="Times New Roman" w:hAnsi="Times New Roman" w:cs="Times New Roman"/>
          </w:rPr>
          <w:t xml:space="preserve"> </w:t>
        </w:r>
      </w:ins>
      <w:ins w:id="2481" w:author="Benton, Deon" w:date="2026-03-25T11:26:00Z" w16du:dateUtc="2026-03-25T16:26:00Z">
        <w:r w:rsidR="00CC3420">
          <w:rPr>
            <w:rFonts w:ascii="Times New Roman" w:hAnsi="Times New Roman" w:cs="Times New Roman"/>
          </w:rPr>
          <w:t xml:space="preserve"> </w:t>
        </w:r>
      </w:ins>
      <w:r>
        <w:rPr>
          <w:rFonts w:ascii="Times New Roman" w:hAnsi="Times New Roman" w:cs="Times New Roman"/>
        </w:rPr>
        <w:t>The habituation event</w:t>
      </w:r>
      <w:ins w:id="2482"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83"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84"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85"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86" w:author="Benton, Deon" w:date="2026-03-02T16:17:00Z" w16du:dateUtc="2026-03-02T22:17:00Z">
        <w:r w:rsidR="00D61E19">
          <w:rPr>
            <w:rFonts w:ascii="Times New Roman" w:hAnsi="Times New Roman" w:cs="Times New Roman"/>
          </w:rPr>
          <w:t xml:space="preserve"> </w:t>
        </w:r>
      </w:ins>
      <w:ins w:id="2487" w:author="Benton, Deon" w:date="2026-03-02T16:21:00Z" w16du:dateUtc="2026-03-02T22:21:00Z">
        <w:r w:rsidR="002E1B46">
          <w:rPr>
            <w:rFonts w:ascii="Times New Roman" w:hAnsi="Times New Roman" w:cs="Times New Roman"/>
          </w:rPr>
          <w:t>that</w:t>
        </w:r>
      </w:ins>
      <w:ins w:id="2488"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89" w:author="Benton, Deon" w:date="2026-03-02T16:19:00Z" w16du:dateUtc="2026-03-02T22:19:00Z">
        <w:r w:rsidR="00D61E19">
          <w:rPr>
            <w:rFonts w:ascii="Times New Roman" w:hAnsi="Times New Roman" w:cs="Times New Roman"/>
          </w:rPr>
          <w:t xml:space="preserve">and </w:t>
        </w:r>
      </w:ins>
      <w:ins w:id="2490"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91" w:author="Benton, Deon" w:date="2026-03-02T16:19:00Z" w16du:dateUtc="2026-03-02T22:19:00Z">
        <w:r w:rsidR="00D61E19">
          <w:rPr>
            <w:rFonts w:ascii="Times New Roman" w:hAnsi="Times New Roman" w:cs="Times New Roman"/>
          </w:rPr>
          <w:t xml:space="preserve">animate entities and inanimate objects possess </w:t>
        </w:r>
      </w:ins>
      <w:ins w:id="2492" w:author="Benton, Deon" w:date="2026-03-02T16:21:00Z" w16du:dateUtc="2026-03-02T22:21:00Z">
        <w:r w:rsidR="002E1B46">
          <w:rPr>
            <w:rFonts w:ascii="Times New Roman" w:hAnsi="Times New Roman" w:cs="Times New Roman"/>
          </w:rPr>
          <w:t xml:space="preserve">largely </w:t>
        </w:r>
      </w:ins>
      <w:ins w:id="2493" w:author="Benton, Deon" w:date="2026-03-02T16:22:00Z" w16du:dateUtc="2026-03-02T22:22:00Z">
        <w:r w:rsidR="002E1B46">
          <w:rPr>
            <w:rFonts w:ascii="Times New Roman" w:hAnsi="Times New Roman" w:cs="Times New Roman"/>
          </w:rPr>
          <w:t>surface features</w:t>
        </w:r>
      </w:ins>
      <w:ins w:id="2494" w:author="Benton, Deon" w:date="2026-03-02T16:23:00Z" w16du:dateUtc="2026-03-02T22:23:00Z">
        <w:r w:rsidR="009F774E">
          <w:rPr>
            <w:rFonts w:ascii="Times New Roman" w:hAnsi="Times New Roman" w:cs="Times New Roman"/>
          </w:rPr>
          <w:t xml:space="preserve"> (e.g., elongated appendage-like extensions for animate e</w:t>
        </w:r>
      </w:ins>
      <w:ins w:id="2495" w:author="Benton, Deon" w:date="2026-03-02T16:24:00Z" w16du:dateUtc="2026-03-02T22:24:00Z">
        <w:r w:rsidR="009F774E">
          <w:rPr>
            <w:rFonts w:ascii="Times New Roman" w:hAnsi="Times New Roman" w:cs="Times New Roman"/>
          </w:rPr>
          <w:t>ntities and smooth, rectilinear edges for objects)</w:t>
        </w:r>
      </w:ins>
      <w:ins w:id="2496"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97" w:author="Benton, Deon" w:date="2026-03-02T16:25:00Z" w16du:dateUtc="2026-03-02T22:25:00Z">
        <w:r w:rsidR="003B6FA9">
          <w:rPr>
            <w:rFonts w:ascii="Times New Roman" w:hAnsi="Times New Roman" w:cs="Times New Roman"/>
          </w:rPr>
          <w:t xml:space="preserve"> To ensure that </w:t>
        </w:r>
      </w:ins>
      <w:ins w:id="2498" w:author="Benton, Deon" w:date="2026-03-03T09:29:00Z" w16du:dateUtc="2026-03-03T15:29:00Z">
        <w:r w:rsidR="006B6709">
          <w:rPr>
            <w:rFonts w:ascii="Times New Roman" w:hAnsi="Times New Roman" w:cs="Times New Roman"/>
          </w:rPr>
          <w:t>networks’</w:t>
        </w:r>
      </w:ins>
      <w:ins w:id="2499" w:author="Benton, Deon" w:date="2026-03-02T16:25:00Z" w16du:dateUtc="2026-03-02T22:25:00Z">
        <w:r w:rsidR="003B6FA9">
          <w:rPr>
            <w:rFonts w:ascii="Times New Roman" w:hAnsi="Times New Roman" w:cs="Times New Roman"/>
          </w:rPr>
          <w:t xml:space="preserve"> looking behaviors in the current simulations were not due to</w:t>
        </w:r>
      </w:ins>
      <w:ins w:id="2500" w:author="Benton, Deon" w:date="2026-03-02T16:36:00Z" w16du:dateUtc="2026-03-02T22:36:00Z">
        <w:r w:rsidR="00A43CF8">
          <w:rPr>
            <w:rFonts w:ascii="Times New Roman" w:hAnsi="Times New Roman" w:cs="Times New Roman"/>
          </w:rPr>
          <w:t xml:space="preserve"> prior experience with</w:t>
        </w:r>
      </w:ins>
      <w:ins w:id="2501" w:author="Benton, Deon" w:date="2026-03-02T16:40:00Z" w16du:dateUtc="2026-03-02T22:40:00Z">
        <w:r w:rsidR="00C545A0">
          <w:rPr>
            <w:rFonts w:ascii="Times New Roman" w:hAnsi="Times New Roman" w:cs="Times New Roman"/>
          </w:rPr>
          <w:t xml:space="preserve"> </w:t>
        </w:r>
      </w:ins>
      <w:ins w:id="2502"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503"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504" w:author="Benton, Deon" w:date="2026-03-02T16:24:00Z" w16du:dateUtc="2026-03-02T22:24:00Z">
        <w:r w:rsidR="00925285">
          <w:rPr>
            <w:rFonts w:ascii="Times New Roman" w:hAnsi="Times New Roman" w:cs="Times New Roman"/>
          </w:rPr>
          <w:t>O</w:t>
        </w:r>
      </w:ins>
      <w:ins w:id="2505"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506"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507"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508"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509" w:author="Benton, Deon" w:date="2026-03-03T09:30:00Z" w16du:dateUtc="2026-03-03T15:30:00Z">
        <w:r w:rsidR="006B6709">
          <w:rPr>
            <w:rFonts w:ascii="Times New Roman" w:hAnsi="Times New Roman" w:cs="Times New Roman"/>
          </w:rPr>
          <w:t>s</w:t>
        </w:r>
      </w:ins>
      <w:ins w:id="2510"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511"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512"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513"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514"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2515" w:author="Benton, Deon" w:date="2026-04-06T11:37:00Z" w16du:dateUtc="2026-04-06T16:37:00Z">
        <w:r>
          <w:rPr>
            <w:rFonts w:ascii="Times New Roman" w:hAnsi="Times New Roman" w:cs="Times New Roman"/>
          </w:rPr>
          <w:tab/>
        </w:r>
      </w:ins>
      <w:ins w:id="2516" w:author="Benton, Deon" w:date="2026-04-06T11:34:00Z" w16du:dateUtc="2026-04-06T16:34:00Z">
        <w:r w:rsidR="00035C38">
          <w:rPr>
            <w:rFonts w:ascii="Times New Roman" w:hAnsi="Times New Roman" w:cs="Times New Roman"/>
          </w:rPr>
          <w:t>Figure 3 shows</w:t>
        </w:r>
      </w:ins>
      <w:ins w:id="2517" w:author="Benton, Deon" w:date="2026-04-06T11:36:00Z" w16du:dateUtc="2026-04-06T16:36:00Z">
        <w:r w:rsidR="00023256">
          <w:rPr>
            <w:rFonts w:ascii="Times New Roman" w:hAnsi="Times New Roman" w:cs="Times New Roman"/>
          </w:rPr>
          <w:t xml:space="preserve"> the looking time data</w:t>
        </w:r>
      </w:ins>
      <w:r w:rsidR="00A8343B">
        <w:rPr>
          <w:rFonts w:ascii="Times New Roman" w:hAnsi="Times New Roman" w:cs="Times New Roman"/>
        </w:rPr>
        <w:t>—operationalized as network error</w:t>
      </w:r>
      <w:r w:rsidR="005C21A3">
        <w:rPr>
          <w:rFonts w:ascii="Times New Roman" w:hAnsi="Times New Roman" w:cs="Times New Roman"/>
        </w:rPr>
        <w:t>—</w:t>
      </w:r>
      <w:ins w:id="2518" w:author="Benton, Deon" w:date="2026-04-06T11:36:00Z" w16du:dateUtc="2026-04-06T16:36:00Z">
        <w:r w:rsidR="00023256">
          <w:rPr>
            <w:rFonts w:ascii="Times New Roman" w:hAnsi="Times New Roman" w:cs="Times New Roman"/>
          </w:rPr>
          <w:t>for ALIAS</w:t>
        </w:r>
      </w:ins>
      <w:r w:rsidR="00B64108">
        <w:rPr>
          <w:rFonts w:ascii="Times New Roman" w:hAnsi="Times New Roman" w:cs="Times New Roman"/>
        </w:rPr>
        <w:t xml:space="preserve"> </w:t>
      </w:r>
      <w:ins w:id="2519" w:author="Benton, Deon" w:date="2026-04-09T15:46:00Z" w16du:dateUtc="2026-04-09T20:46:00Z">
        <w:r w:rsidR="007567EE">
          <w:rPr>
            <w:rFonts w:ascii="Times New Roman" w:hAnsi="Times New Roman" w:cs="Times New Roman"/>
          </w:rPr>
          <w:t xml:space="preserve">overall (i.e., </w:t>
        </w:r>
      </w:ins>
      <w:r w:rsidR="00B64108">
        <w:rPr>
          <w:rFonts w:ascii="Times New Roman" w:hAnsi="Times New Roman" w:cs="Times New Roman"/>
        </w:rPr>
        <w:t>averaged over different lengths of habituation</w:t>
      </w:r>
      <w:ins w:id="2520" w:author="Benton, Deon" w:date="2026-04-09T15:46:00Z" w16du:dateUtc="2026-04-09T20:46:00Z">
        <w:r w:rsidR="007567EE">
          <w:rPr>
            <w:rFonts w:ascii="Times New Roman" w:hAnsi="Times New Roman" w:cs="Times New Roman"/>
          </w:rPr>
          <w:t xml:space="preserve">; </w:t>
        </w:r>
      </w:ins>
      <w:r w:rsidR="00B64108">
        <w:rPr>
          <w:rFonts w:ascii="Times New Roman" w:hAnsi="Times New Roman" w:cs="Times New Roman"/>
        </w:rPr>
        <w:t>left) and</w:t>
      </w:r>
      <w:ins w:id="2521" w:author="Benton, Deon" w:date="2026-04-06T11:36:00Z" w16du:dateUtc="2026-04-06T16:36:00Z">
        <w:r w:rsidR="00023256">
          <w:rPr>
            <w:rFonts w:ascii="Times New Roman" w:hAnsi="Times New Roman" w:cs="Times New Roman"/>
          </w:rPr>
          <w:t xml:space="preserve"> </w:t>
        </w:r>
      </w:ins>
      <w:ins w:id="2522" w:author="Benton, Deon" w:date="2026-04-06T11:37:00Z" w16du:dateUtc="2026-04-06T16:37:00Z">
        <w:r w:rsidR="00390D27">
          <w:rPr>
            <w:rFonts w:ascii="Times New Roman" w:hAnsi="Times New Roman" w:cs="Times New Roman"/>
          </w:rPr>
          <w:t>for different amounts of habituation</w:t>
        </w:r>
      </w:ins>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ins w:id="2523" w:author="Benton, Deon" w:date="2026-04-06T11:37:00Z" w16du:dateUtc="2026-04-06T16:37:00Z">
        <w:r w:rsidR="00390D27">
          <w:rPr>
            <w:rFonts w:ascii="Times New Roman" w:hAnsi="Times New Roman" w:cs="Times New Roman"/>
          </w:rPr>
          <w:t>.</w:t>
        </w:r>
      </w:ins>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ins w:id="2527" w:author="Benton, Deon" w:date="2026-04-09T15:45:00Z" w16du:dateUtc="2026-04-09T20:45:00Z">
        <w:r w:rsidR="007567EE">
          <w:rPr>
            <w:rFonts w:ascii="Times New Roman" w:hAnsi="Times New Roman" w:cs="Times New Roman"/>
          </w:rPr>
          <w:t>of the five target findings</w:t>
        </w:r>
      </w:ins>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ins w:id="2528" w:author="Benton, Deon" w:date="2026-04-09T15:45:00Z" w16du:dateUtc="2026-04-09T20:45:00Z">
        <w:r w:rsidR="007567EE">
          <w:rPr>
            <w:rFonts w:ascii="Times New Roman" w:hAnsi="Times New Roman" w:cs="Times New Roman"/>
          </w:rPr>
          <w:t>looking pattern</w:t>
        </w:r>
      </w:ins>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438199D4" w:rsidR="00A8343B" w:rsidRPr="00B64108" w:rsidRDefault="00A8343B" w:rsidP="00A8343B">
      <w:pPr>
        <w:pStyle w:val="Caption"/>
        <w:rPr>
          <w:ins w:id="2529" w:author="Benton, Deon" w:date="2026-04-06T11:37:00Z" w16du:dateUtc="2026-04-06T16:37:00Z"/>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C1613">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 for different lengths of habituation (left 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30" w:author="Benton, Deon" w:date="2026-04-06T11:37:00Z" w16du:dateUtc="2026-04-06T16:37:00Z"/>
          <w:rFonts w:ascii="Times New Roman" w:hAnsi="Times New Roman" w:cs="Times New Roman"/>
        </w:rPr>
      </w:pPr>
    </w:p>
    <w:p w14:paraId="290E3324" w14:textId="36528D27" w:rsidR="00660433" w:rsidRDefault="00660433" w:rsidP="00660433">
      <w:pPr>
        <w:spacing w:line="480" w:lineRule="auto"/>
        <w:ind w:firstLine="720"/>
        <w:contextualSpacing/>
        <w:rPr>
          <w:ins w:id="2531" w:author="Benton, Deon" w:date="2026-04-09T15:48:00Z" w16du:dateUtc="2026-04-09T20:48:00Z"/>
          <w:rFonts w:ascii="Times New Roman" w:hAnsi="Times New Roman" w:cs="Times New Roman"/>
        </w:rPr>
      </w:pPr>
      <w:r>
        <w:rPr>
          <w:rFonts w:ascii="Times New Roman" w:hAnsi="Times New Roman" w:cs="Times New Roman"/>
        </w:rPr>
        <w:t>Figure 4 shows the</w:t>
      </w:r>
      <w:ins w:id="2532" w:author="Benton, Deon" w:date="2026-04-09T15:47:00Z" w16du:dateUtc="2026-04-09T20:47:00Z">
        <w:r w:rsidR="007567EE">
          <w:rPr>
            <w:rFonts w:ascii="Times New Roman" w:hAnsi="Times New Roman" w:cs="Times New Roman"/>
          </w:rPr>
          <w:t xml:space="preserve"> same overall</w:t>
        </w:r>
      </w:ins>
      <w:r>
        <w:rPr>
          <w:rFonts w:ascii="Times New Roman" w:hAnsi="Times New Roman" w:cs="Times New Roman"/>
        </w:rPr>
        <w:t xml:space="preserve"> looking time data for ALIAS </w:t>
      </w:r>
      <w:ins w:id="2533" w:author="Benton, Deon" w:date="2026-04-09T15:47:00Z" w16du:dateUtc="2026-04-09T20:47:00Z">
        <w:r w:rsidR="007567EE">
          <w:rPr>
            <w:rFonts w:ascii="Times New Roman" w:hAnsi="Times New Roman" w:cs="Times New Roman"/>
          </w:rPr>
          <w:t xml:space="preserve">as that shown in Figure 3 as well as the looking responses of </w:t>
        </w:r>
      </w:ins>
      <w:del w:id="2534" w:author="Benton, Deon" w:date="2026-04-09T15:47:00Z" w16du:dateUtc="2026-04-09T20:47:00Z">
        <w:r w:rsidDel="007567EE">
          <w:rPr>
            <w:rFonts w:ascii="Times New Roman" w:hAnsi="Times New Roman" w:cs="Times New Roman"/>
          </w:rPr>
          <w:delText xml:space="preserve">and </w:delText>
        </w:r>
      </w:del>
      <w:r>
        <w:rPr>
          <w:rFonts w:ascii="Times New Roman" w:hAnsi="Times New Roman" w:cs="Times New Roman"/>
        </w:rPr>
        <w:t xml:space="preserve">OM10. As </w:t>
      </w:r>
      <w:ins w:id="2535" w:author="Benton, Deon" w:date="2026-04-09T15:47:00Z" w16du:dateUtc="2026-04-09T20:47:00Z">
        <w:r w:rsidR="007567EE">
          <w:rPr>
            <w:rFonts w:ascii="Times New Roman" w:hAnsi="Times New Roman" w:cs="Times New Roman"/>
          </w:rPr>
          <w:t>shown in the figure</w:t>
        </w:r>
      </w:ins>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ins w:id="2536" w:author="Benton, Deon" w:date="2026-04-09T15:50:00Z" w16du:dateUtc="2026-04-09T20:50:00Z">
        <w:r w:rsidR="00AC1613">
          <w:rPr>
            <w:rFonts w:ascii="Times New Roman" w:hAnsi="Times New Roman" w:cs="Times New Roman"/>
          </w:rPr>
          <w:t xml:space="preserve"> reproduced the first target finding,</w:t>
        </w:r>
      </w:ins>
      <w:r>
        <w:rPr>
          <w:rFonts w:ascii="Times New Roman" w:hAnsi="Times New Roman" w:cs="Times New Roman"/>
        </w:rPr>
        <w:t xml:space="preserve"> although</w:t>
      </w:r>
      <w:ins w:id="2537" w:author="Benton, Deon" w:date="2026-04-09T15:50:00Z" w16du:dateUtc="2026-04-09T20:50:00Z">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ins>
      <w:r>
        <w:rPr>
          <w:rFonts w:ascii="Times New Roman" w:hAnsi="Times New Roman" w:cs="Times New Roman"/>
        </w:rPr>
        <w:t xml:space="preserve"> larger for ALIAS than for OM10. A different pattern emerged for networks in the Control condition in both models. Specifically, in both models, </w:t>
      </w:r>
      <w:ins w:id="2538" w:author="Benton, Deon" w:date="2026-03-03T15:31:00Z" w16du:dateUtc="2026-03-03T21:31:00Z">
        <w:r>
          <w:rPr>
            <w:rFonts w:ascii="Times New Roman" w:hAnsi="Times New Roman" w:cs="Times New Roman"/>
          </w:rPr>
          <w:t xml:space="preserve">networks assigned to this condition overall </w:t>
        </w:r>
      </w:ins>
      <w:r>
        <w:rPr>
          <w:rFonts w:ascii="Times New Roman" w:hAnsi="Times New Roman" w:cs="Times New Roman"/>
        </w:rPr>
        <w:t>looked equally long at both conditions. The fact that ALIAS succeeded in qualitatively reproducing</w:t>
      </w:r>
      <w:ins w:id="2539" w:author="Benton, Deon" w:date="2026-04-09T15:52:00Z" w16du:dateUtc="2026-04-09T20:52:00Z">
        <w:r w:rsidR="00AC1613">
          <w:rPr>
            <w:rFonts w:ascii="Times New Roman" w:hAnsi="Times New Roman" w:cs="Times New Roman"/>
          </w:rPr>
          <w:t xml:space="preserve"> the first target finding</w:t>
        </w:r>
      </w:ins>
      <w:r>
        <w:rPr>
          <w:rFonts w:ascii="Times New Roman" w:hAnsi="Times New Roman" w:cs="Times New Roman"/>
        </w:rPr>
        <w:t xml:space="preserve"> suggest</w:t>
      </w:r>
      <w:ins w:id="2540" w:author="Benton, Deon" w:date="2026-03-26T10:45:00Z" w16du:dateUtc="2026-03-26T15:45:00Z">
        <w:r>
          <w:rPr>
            <w:rFonts w:ascii="Times New Roman" w:hAnsi="Times New Roman" w:cs="Times New Roman"/>
          </w:rPr>
          <w:t>s</w:t>
        </w:r>
      </w:ins>
      <w:r>
        <w:rPr>
          <w:rFonts w:ascii="Times New Roman" w:hAnsi="Times New Roman" w:cs="Times New Roman"/>
        </w:rPr>
        <w:t xml:space="preserve"> that </w:t>
      </w:r>
      <w:ins w:id="2541" w:author="Benton, Deon" w:date="2026-04-09T15:52:00Z" w16du:dateUtc="2026-04-09T20:52:00Z">
        <w:r w:rsidR="00AC1613">
          <w:rPr>
            <w:rFonts w:ascii="Times New Roman" w:hAnsi="Times New Roman" w:cs="Times New Roman"/>
          </w:rPr>
          <w:t xml:space="preserve">the </w:t>
        </w:r>
      </w:ins>
      <w:r>
        <w:rPr>
          <w:rFonts w:ascii="Times New Roman" w:hAnsi="Times New Roman" w:cs="Times New Roman"/>
        </w:rPr>
        <w:t>theoretical account that it implements is sufficient to capture such looking behavior. OM10’s ability qualitatively to reproduce infants’ looking times in both conditions</w:t>
      </w:r>
      <w:ins w:id="2542" w:author="Benton, Deon" w:date="2026-04-09T15:53:00Z" w16du:dateUtc="2026-04-09T20:53:00Z">
        <w:r w:rsidR="00AC1613">
          <w:rPr>
            <w:rFonts w:ascii="Times New Roman" w:hAnsi="Times New Roman" w:cs="Times New Roman"/>
          </w:rPr>
          <w:t xml:space="preserve"> as well</w:t>
        </w:r>
      </w:ins>
      <w:r>
        <w:rPr>
          <w:rFonts w:ascii="Times New Roman" w:hAnsi="Times New Roman" w:cs="Times New Roman"/>
        </w:rPr>
        <w:t xml:space="preserve"> is perhaps not surprising given that it was built specifically</w:t>
      </w:r>
      <w:ins w:id="2543" w:author="Benton, Deon" w:date="2026-04-09T15:54:00Z" w16du:dateUtc="2026-04-09T20:54:00Z">
        <w:r w:rsidR="00AC1613">
          <w:rPr>
            <w:rFonts w:ascii="Times New Roman" w:hAnsi="Times New Roman" w:cs="Times New Roman"/>
          </w:rPr>
          <w:t xml:space="preserve"> and independently shown </w:t>
        </w:r>
      </w:ins>
      <w:del w:id="2544" w:author="Benton, Deon" w:date="2026-04-09T15:54:00Z" w16du:dateUtc="2026-04-09T20:54:00Z">
        <w:r w:rsidDel="00AC1613">
          <w:rPr>
            <w:rFonts w:ascii="Times New Roman" w:hAnsi="Times New Roman" w:cs="Times New Roman"/>
          </w:rPr>
          <w:delText xml:space="preserve"> </w:delText>
        </w:r>
      </w:del>
      <w:r>
        <w:rPr>
          <w:rFonts w:ascii="Times New Roman" w:hAnsi="Times New Roman" w:cs="Times New Roman"/>
        </w:rPr>
        <w:t xml:space="preserve">to capture </w:t>
      </w:r>
      <w:ins w:id="2545" w:author="Benton, Deon" w:date="2026-04-09T15:54:00Z" w16du:dateUtc="2026-04-09T20:54:00Z">
        <w:r w:rsidR="00AC1613">
          <w:rPr>
            <w:rFonts w:ascii="Times New Roman" w:hAnsi="Times New Roman" w:cs="Times New Roman"/>
          </w:rPr>
          <w:t xml:space="preserve">the first major finding.  </w:t>
        </w:r>
      </w:ins>
      <w:r>
        <w:rPr>
          <w:rFonts w:ascii="Times New Roman" w:hAnsi="Times New Roman" w:cs="Times New Roman"/>
        </w:rPr>
        <w:t xml:space="preserve">Yet, as noted in the Introduction, it is possible that OM10’s success reflects a failure to model key features of </w:t>
      </w:r>
      <w:ins w:id="2546" w:author="Benton, Deon" w:date="2026-04-09T15:55:00Z" w16du:dateUtc="2026-04-09T20:55:00Z">
        <w:r w:rsidR="00AC1613">
          <w:rPr>
            <w:rFonts w:ascii="Times New Roman" w:hAnsi="Times New Roman" w:cs="Times New Roman"/>
          </w:rPr>
          <w:t>the</w:t>
        </w:r>
      </w:ins>
      <w:r>
        <w:rPr>
          <w:rFonts w:ascii="Times New Roman" w:hAnsi="Times New Roman" w:cs="Times New Roman"/>
        </w:rPr>
        <w:t xml:space="preserve"> design </w:t>
      </w:r>
      <w:ins w:id="2547" w:author="Benton, Deon" w:date="2026-04-09T15:55:00Z" w16du:dateUtc="2026-04-09T20:55:00Z">
        <w:r w:rsidR="00AC1613">
          <w:rPr>
            <w:rFonts w:ascii="Times New Roman" w:hAnsi="Times New Roman" w:cs="Times New Roman"/>
          </w:rPr>
          <w:t xml:space="preserve">of some fo the early studies on infant action understanding </w:t>
        </w:r>
      </w:ins>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4BB479B2"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Pr="00AC1613">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For comparability, ALIAS responses (cross-entropy error) are collapsed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48" w:author="Benton, Deon" w:date="2026-04-06T11:37:00Z" w16du:dateUtc="2026-04-06T16:37:00Z"/>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7B95971A">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4A856C39">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312CCB0B"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3119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ins w:id="2549" w:author="Benton, Deon" w:date="2026-03-28T19:46:00Z" w16du:dateUtc="2026-03-29T00:46:00Z"/>
          <w:rFonts w:ascii="Times New Roman" w:hAnsi="Times New Roman" w:cs="Times New Roman"/>
        </w:rPr>
      </w:pPr>
    </w:p>
    <w:p w14:paraId="7C84D693" w14:textId="6FEB87F6" w:rsidR="0023417E" w:rsidRPr="00E52B24" w:rsidRDefault="0023417E" w:rsidP="001B653D">
      <w:pPr>
        <w:spacing w:line="480" w:lineRule="auto"/>
        <w:ind w:firstLine="720"/>
        <w:contextualSpacing/>
        <w:rPr>
          <w:rFonts w:ascii="Times New Roman" w:hAnsi="Times New Roman" w:cs="Times New Roman"/>
        </w:rPr>
      </w:pPr>
      <w:ins w:id="2550" w:author="Benton, Deon" w:date="2026-03-26T10:47:00Z" w16du:dateUtc="2026-03-26T15:47:00Z">
        <w:r>
          <w:rPr>
            <w:rFonts w:ascii="Times New Roman" w:hAnsi="Times New Roman" w:cs="Times New Roman"/>
          </w:rPr>
          <w:t xml:space="preserve">Given that a key assumption of ALIAS is that </w:t>
        </w:r>
      </w:ins>
      <w:ins w:id="2551"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52"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53"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54" w:author="Benton, Deon" w:date="2026-03-26T10:49:00Z" w16du:dateUtc="2026-03-26T15:49:00Z">
        <w:r>
          <w:rPr>
            <w:rFonts w:ascii="Times New Roman" w:hAnsi="Times New Roman" w:cs="Times New Roman"/>
          </w:rPr>
          <w:t>t</w:t>
        </w:r>
      </w:ins>
      <w:ins w:id="2555" w:author="Benton, Deon" w:date="2026-03-26T10:47:00Z" w16du:dateUtc="2026-03-26T15:47:00Z">
        <w:r>
          <w:rPr>
            <w:rFonts w:ascii="Times New Roman" w:hAnsi="Times New Roman" w:cs="Times New Roman"/>
          </w:rPr>
          <w:t>he final analysis compared</w:t>
        </w:r>
      </w:ins>
      <w:ins w:id="2556" w:author="Benton, Deon" w:date="2026-03-26T14:01:00Z" w16du:dateUtc="2026-03-26T19:01:00Z">
        <w:r w:rsidR="003A2340">
          <w:rPr>
            <w:rFonts w:ascii="Times New Roman" w:hAnsi="Times New Roman" w:cs="Times New Roman"/>
          </w:rPr>
          <w:t xml:space="preserve"> the performance of</w:t>
        </w:r>
      </w:ins>
      <w:ins w:id="2557" w:author="Benton, Deon" w:date="2026-03-26T10:47:00Z" w16du:dateUtc="2026-03-26T15:47:00Z">
        <w:r>
          <w:rPr>
            <w:rFonts w:ascii="Times New Roman" w:hAnsi="Times New Roman" w:cs="Times New Roman"/>
          </w:rPr>
          <w:t xml:space="preserve"> ALIAS to a </w:t>
        </w:r>
      </w:ins>
      <w:ins w:id="2558" w:author="Benton, Deon" w:date="2026-03-26T14:02:00Z" w16du:dateUtc="2026-03-26T19:02:00Z">
        <w:r w:rsidR="003A2340">
          <w:rPr>
            <w:rFonts w:ascii="Times New Roman" w:hAnsi="Times New Roman" w:cs="Times New Roman"/>
          </w:rPr>
          <w:t>version of this model</w:t>
        </w:r>
      </w:ins>
      <w:ins w:id="2559" w:author="Benton, Deon" w:date="2026-03-26T10:47:00Z" w16du:dateUtc="2026-03-26T15:47:00Z">
        <w:r>
          <w:rPr>
            <w:rFonts w:ascii="Times New Roman" w:hAnsi="Times New Roman" w:cs="Times New Roman"/>
          </w:rPr>
          <w:t xml:space="preserve"> that did not </w:t>
        </w:r>
        <w:r>
          <w:rPr>
            <w:rFonts w:ascii="Times New Roman" w:hAnsi="Times New Roman" w:cs="Times New Roman"/>
          </w:rPr>
          <w:lastRenderedPageBreak/>
          <w:t>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ins w:id="2560" w:author="Benton, Deon" w:date="2026-04-10T08:47:00Z" w16du:dateUtc="2026-04-10T13:47:00Z">
        <w:r w:rsidR="00FE6A40">
          <w:rPr>
            <w:rFonts w:ascii="Times New Roman" w:hAnsi="Times New Roman" w:cs="Times New Roman"/>
          </w:rPr>
          <w:t>in Figure 6</w:t>
        </w:r>
      </w:ins>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61"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62" w:author="Benton, Deon" w:date="2026-03-27T15:11:00Z" w16du:dateUtc="2026-03-27T20:11:00Z">
        <w:r w:rsidR="00B37F93">
          <w:rPr>
            <w:rFonts w:ascii="Times New Roman" w:hAnsi="Times New Roman" w:cs="Times New Roman"/>
          </w:rPr>
          <w:t>ir patterns of looking diver</w:t>
        </w:r>
      </w:ins>
      <w:ins w:id="2563" w:author="Benton, Deon" w:date="2026-03-27T15:12:00Z" w16du:dateUtc="2026-03-27T20:12:00Z">
        <w:r w:rsidR="00B37F93">
          <w:rPr>
            <w:rFonts w:ascii="Times New Roman" w:hAnsi="Times New Roman" w:cs="Times New Roman"/>
          </w:rPr>
          <w:t>ged in the Control condition</w:t>
        </w:r>
      </w:ins>
      <w:ins w:id="2564" w:author="Benton, Deon" w:date="2026-03-27T16:33:00Z" w16du:dateUtc="2026-03-27T21:33:00Z">
        <w:r w:rsidR="00E9412F">
          <w:rPr>
            <w:rFonts w:ascii="Times New Roman" w:hAnsi="Times New Roman" w:cs="Times New Roman"/>
          </w:rPr>
          <w:t>.</w:t>
        </w:r>
      </w:ins>
      <w:ins w:id="2565" w:author="Benton, Deon" w:date="2026-03-27T16:35:00Z" w16du:dateUtc="2026-03-27T21:35:00Z">
        <w:r w:rsidR="00A251F2">
          <w:rPr>
            <w:rFonts w:ascii="Times New Roman" w:hAnsi="Times New Roman" w:cs="Times New Roman"/>
          </w:rPr>
          <w:t xml:space="preserve"> </w:t>
        </w:r>
      </w:ins>
      <w:ins w:id="2566"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67" w:author="Benton, Deon" w:date="2026-03-27T16:47:00Z" w16du:dateUtc="2026-03-27T21:47:00Z">
        <w:r w:rsidR="006F5084">
          <w:rPr>
            <w:rFonts w:ascii="Times New Roman" w:hAnsi="Times New Roman" w:cs="Times New Roman"/>
          </w:rPr>
          <w:t xml:space="preserve"> </w:t>
        </w:r>
      </w:ins>
      <w:ins w:id="2568" w:author="Benton, Deon" w:date="2026-03-27T16:53:00Z" w16du:dateUtc="2026-03-27T21:53:00Z">
        <w:r w:rsidR="0056544E">
          <w:rPr>
            <w:rFonts w:ascii="Times New Roman" w:hAnsi="Times New Roman" w:cs="Times New Roman"/>
          </w:rPr>
          <w:t xml:space="preserve">difference in </w:t>
        </w:r>
      </w:ins>
      <w:ins w:id="2569" w:author="Benton, Deon" w:date="2026-03-27T16:55:00Z" w16du:dateUtc="2026-03-27T21:55:00Z">
        <w:r w:rsidR="0056544E">
          <w:rPr>
            <w:rFonts w:ascii="Times New Roman" w:hAnsi="Times New Roman" w:cs="Times New Roman"/>
          </w:rPr>
          <w:t xml:space="preserve">time spent </w:t>
        </w:r>
      </w:ins>
      <w:ins w:id="2570" w:author="Benton, Deon" w:date="2026-03-27T16:57:00Z" w16du:dateUtc="2026-03-27T21:57:00Z">
        <w:r w:rsidR="00F05981">
          <w:rPr>
            <w:rFonts w:ascii="Times New Roman" w:hAnsi="Times New Roman" w:cs="Times New Roman"/>
          </w:rPr>
          <w:t>looking at the two test</w:t>
        </w:r>
      </w:ins>
      <w:ins w:id="2571" w:author="Benton, Deon" w:date="2026-03-27T16:55:00Z" w16du:dateUtc="2026-03-27T21:55:00Z">
        <w:r w:rsidR="0056544E">
          <w:rPr>
            <w:rFonts w:ascii="Times New Roman" w:hAnsi="Times New Roman" w:cs="Times New Roman"/>
          </w:rPr>
          <w:t xml:space="preserve"> events</w:t>
        </w:r>
      </w:ins>
      <w:ins w:id="2572"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73" w:author="Benton, Deon" w:date="2026-04-10T08:48:00Z" w16du:dateUtc="2026-04-10T13:48:00Z">
        <w:r w:rsidR="00E424AA">
          <w:rPr>
            <w:rFonts w:ascii="Times New Roman" w:hAnsi="Times New Roman" w:cs="Times New Roman"/>
          </w:rPr>
          <w:t>networks in ALIAS-2 but not those in ALIAS</w:t>
        </w:r>
      </w:ins>
      <w:ins w:id="2574" w:author="Benton, Deon" w:date="2026-03-27T16:48:00Z" w16du:dateUtc="2026-03-27T21:48:00Z">
        <w:r w:rsidR="006F5084">
          <w:rPr>
            <w:rFonts w:ascii="Times New Roman" w:hAnsi="Times New Roman" w:cs="Times New Roman"/>
          </w:rPr>
          <w:t xml:space="preserve"> </w:t>
        </w:r>
      </w:ins>
      <w:ins w:id="2575" w:author="Benton, Deon" w:date="2026-04-10T08:48:00Z" w16du:dateUtc="2026-04-10T13:48:00Z">
        <w:r w:rsidR="00E424AA">
          <w:rPr>
            <w:rFonts w:ascii="Times New Roman" w:hAnsi="Times New Roman" w:cs="Times New Roman"/>
          </w:rPr>
          <w:t>looked longer at the</w:t>
        </w:r>
      </w:ins>
      <w:ins w:id="2576" w:author="Benton, Deon" w:date="2026-03-27T16:48:00Z" w16du:dateUtc="2026-03-27T21:48:00Z">
        <w:r w:rsidR="006F5084">
          <w:rPr>
            <w:rFonts w:ascii="Times New Roman" w:hAnsi="Times New Roman" w:cs="Times New Roman"/>
          </w:rPr>
          <w:t xml:space="preserve"> Inefficient test event than at the Efficient one</w:t>
        </w:r>
      </w:ins>
      <w:ins w:id="2577" w:author="Benton, Deon" w:date="2026-03-27T16:51:00Z" w16du:dateUtc="2026-03-27T21:51:00Z">
        <w:r w:rsidR="002D1E7F">
          <w:rPr>
            <w:rFonts w:ascii="Times New Roman" w:hAnsi="Times New Roman" w:cs="Times New Roman"/>
          </w:rPr>
          <w:t>. By contrast,</w:t>
        </w:r>
      </w:ins>
      <w:ins w:id="2578" w:author="Benton, Deon" w:date="2026-04-10T08:48:00Z" w16du:dateUtc="2026-04-10T13:48:00Z">
        <w:r w:rsidR="00E424AA">
          <w:rPr>
            <w:rFonts w:ascii="Times New Roman" w:hAnsi="Times New Roman" w:cs="Times New Roman"/>
          </w:rPr>
          <w:t xml:space="preserve"> and as discussed above,</w:t>
        </w:r>
      </w:ins>
      <w:ins w:id="2579" w:author="Benton, Deon" w:date="2026-03-27T16:54:00Z" w16du:dateUtc="2026-03-27T21:54:00Z">
        <w:r w:rsidR="0056544E">
          <w:rPr>
            <w:rFonts w:ascii="Times New Roman" w:hAnsi="Times New Roman" w:cs="Times New Roman"/>
          </w:rPr>
          <w:t xml:space="preserve"> networks in the original model showed comparable looking responses to </w:t>
        </w:r>
      </w:ins>
      <w:ins w:id="2580" w:author="Benton, Deon" w:date="2026-03-27T16:58:00Z" w16du:dateUtc="2026-03-27T21:58:00Z">
        <w:r w:rsidR="00F05981">
          <w:rPr>
            <w:rFonts w:ascii="Times New Roman" w:hAnsi="Times New Roman" w:cs="Times New Roman"/>
          </w:rPr>
          <w:t>the two events.</w:t>
        </w:r>
      </w:ins>
      <w:ins w:id="2581" w:author="Benton, Deon" w:date="2026-03-27T16:54:00Z" w16du:dateUtc="2026-03-27T21:54:00Z">
        <w:r w:rsidR="0056544E">
          <w:rPr>
            <w:rFonts w:ascii="Times New Roman" w:hAnsi="Times New Roman" w:cs="Times New Roman"/>
          </w:rPr>
          <w:t xml:space="preserve"> </w:t>
        </w:r>
      </w:ins>
      <w:ins w:id="2582" w:author="Benton, Deon" w:date="2026-03-27T16:59:00Z" w16du:dateUtc="2026-03-27T21:59:00Z">
        <w:r w:rsidR="008F3092">
          <w:rPr>
            <w:rFonts w:ascii="Times New Roman" w:hAnsi="Times New Roman" w:cs="Times New Roman"/>
          </w:rPr>
          <w:t xml:space="preserve">This suggest that differential salience </w:t>
        </w:r>
        <w:r w:rsidR="008F3092" w:rsidRPr="001A4EF4">
          <w:rPr>
            <w:rFonts w:ascii="Times New Roman" w:hAnsi="Times New Roman" w:cs="Times New Roman"/>
            <w:i/>
            <w:iCs/>
          </w:rPr>
          <w:t>is</w:t>
        </w:r>
        <w:r w:rsidR="008F3092">
          <w:rPr>
            <w:rFonts w:ascii="Times New Roman" w:hAnsi="Times New Roman" w:cs="Times New Roman"/>
          </w:rPr>
          <w:t xml:space="preserve"> needed</w:t>
        </w:r>
      </w:ins>
      <w:ins w:id="2583" w:author="Benton, Deon" w:date="2026-03-27T17:02:00Z" w16du:dateUtc="2026-03-27T22:02:00Z">
        <w:r w:rsidR="0043548D">
          <w:rPr>
            <w:rFonts w:ascii="Times New Roman" w:hAnsi="Times New Roman" w:cs="Times New Roman"/>
          </w:rPr>
          <w:t xml:space="preserve"> to </w:t>
        </w:r>
      </w:ins>
      <w:ins w:id="2584" w:author="Benton, Deon" w:date="2026-03-27T17:03:00Z" w16du:dateUtc="2026-03-27T22:03:00Z">
        <w:r w:rsidR="0043548D">
          <w:rPr>
            <w:rFonts w:ascii="Times New Roman" w:hAnsi="Times New Roman" w:cs="Times New Roman"/>
          </w:rPr>
          <w:t>modulate the strength of the association between arced motion and the barrier and th</w:t>
        </w:r>
      </w:ins>
      <w:ins w:id="2585" w:author="Benton, Deon" w:date="2026-03-27T17:04:00Z" w16du:dateUtc="2026-03-27T22:04:00Z">
        <w:r w:rsidR="00C616A2">
          <w:rPr>
            <w:rFonts w:ascii="Times New Roman" w:hAnsi="Times New Roman" w:cs="Times New Roman"/>
          </w:rPr>
          <w:t>us</w:t>
        </w:r>
      </w:ins>
      <w:ins w:id="2586" w:author="Benton, Deon" w:date="2026-03-27T17:03:00Z" w16du:dateUtc="2026-03-27T22:03:00Z">
        <w:r w:rsidR="0043548D">
          <w:rPr>
            <w:rFonts w:ascii="Times New Roman" w:hAnsi="Times New Roman" w:cs="Times New Roman"/>
          </w:rPr>
          <w:t xml:space="preserve"> enable</w:t>
        </w:r>
      </w:ins>
      <w:ins w:id="2587" w:author="Benton, Deon" w:date="2026-03-27T16:59:00Z" w16du:dateUtc="2026-03-27T21:59:00Z">
        <w:r w:rsidR="0006086D">
          <w:rPr>
            <w:rFonts w:ascii="Times New Roman" w:hAnsi="Times New Roman" w:cs="Times New Roman"/>
          </w:rPr>
          <w:t xml:space="preserve"> </w:t>
        </w:r>
      </w:ins>
      <w:ins w:id="2588" w:author="Benton, Deon" w:date="2026-04-10T08:50:00Z" w16du:dateUtc="2026-04-10T13:50:00Z">
        <w:r w:rsidR="001A4EF4">
          <w:rPr>
            <w:rFonts w:ascii="Times New Roman" w:hAnsi="Times New Roman" w:cs="Times New Roman"/>
          </w:rPr>
          <w:t xml:space="preserve">ALIAS </w:t>
        </w:r>
      </w:ins>
      <w:ins w:id="2589" w:author="Benton, Deon" w:date="2026-03-27T16:59:00Z" w16du:dateUtc="2026-03-27T21:59:00Z">
        <w:r w:rsidR="0006086D">
          <w:rPr>
            <w:rFonts w:ascii="Times New Roman" w:hAnsi="Times New Roman" w:cs="Times New Roman"/>
          </w:rPr>
          <w:t xml:space="preserve">to reproduce the </w:t>
        </w:r>
      </w:ins>
      <w:ins w:id="2590" w:author="Benton, Deon" w:date="2026-03-27T17:00:00Z" w16du:dateUtc="2026-03-27T22:00:00Z">
        <w:r w:rsidR="0006086D">
          <w:rPr>
            <w:rFonts w:ascii="Times New Roman" w:hAnsi="Times New Roman" w:cs="Times New Roman"/>
          </w:rPr>
          <w:t>characteristic pattern of equal looking to the two test events in the Control condition.</w:t>
        </w:r>
      </w:ins>
      <w:r w:rsidR="002B7F6C">
        <w:rPr>
          <w:rFonts w:ascii="Times New Roman" w:hAnsi="Times New Roman" w:cs="Times New Roman"/>
        </w:rPr>
        <w:t xml:space="preserve"> </w:t>
      </w:r>
      <w:ins w:id="2591" w:author="Benton, Deon" w:date="2026-04-10T08:50:00Z" w16du:dateUtc="2026-04-10T13:50:00Z">
        <w:r w:rsidR="00E52B24">
          <w:rPr>
            <w:rFonts w:ascii="Times New Roman" w:hAnsi="Times New Roman" w:cs="Times New Roman"/>
          </w:rPr>
          <w:t>It should be noted that the</w:t>
        </w:r>
      </w:ins>
      <w:ins w:id="2592" w:author="Benton, Deon" w:date="2026-04-10T11:23:00Z" w16du:dateUtc="2026-04-10T16:23:00Z">
        <w:r w:rsidR="007E0E64">
          <w:rPr>
            <w:rFonts w:ascii="Times New Roman" w:hAnsi="Times New Roman" w:cs="Times New Roman"/>
          </w:rPr>
          <w:t xml:space="preserve"> smaller effect </w:t>
        </w:r>
      </w:ins>
      <w:ins w:id="2593" w:author="Benton, Deon" w:date="2026-04-10T11:24:00Z" w16du:dateUtc="2026-04-10T16:24:00Z">
        <w:r w:rsidR="007E0E64">
          <w:rPr>
            <w:rFonts w:ascii="Times New Roman" w:hAnsi="Times New Roman" w:cs="Times New Roman"/>
          </w:rPr>
          <w:t xml:space="preserve">in the control condition for networks in ALIAS-2 can be explained by two factors. First, </w:t>
        </w:r>
      </w:ins>
      <w:ins w:id="2594" w:author="Benton, Deon" w:date="2026-04-10T08:50:00Z" w16du:dateUtc="2026-04-10T13:50:00Z">
        <w:r w:rsidR="00E52B24">
          <w:rPr>
            <w:rFonts w:ascii="Times New Roman" w:hAnsi="Times New Roman" w:cs="Times New Roman"/>
          </w:rPr>
          <w:t xml:space="preserve"> reason the effect was smaller in the Control condition in ALIAS-2 was that</w:t>
        </w:r>
      </w:ins>
      <w:ins w:id="2595" w:author="Benton, Deon" w:date="2026-04-10T08:52:00Z" w16du:dateUtc="2026-04-10T13:52:00Z">
        <w:r w:rsidR="00E52B24">
          <w:rPr>
            <w:rFonts w:ascii="Times New Roman" w:hAnsi="Times New Roman" w:cs="Times New Roman"/>
          </w:rPr>
          <w:t xml:space="preserve"> networks’ habituation experience was at odds with their “real-world” or pretraining experience. </w:t>
        </w:r>
      </w:ins>
      <w:ins w:id="2596" w:author="Benton, Deon" w:date="2026-04-10T08:54:00Z" w16du:dateUtc="2026-04-10T13:54:00Z">
        <w:r w:rsidR="00E52B24">
          <w:rPr>
            <w:rFonts w:ascii="Times New Roman" w:hAnsi="Times New Roman" w:cs="Times New Roman"/>
          </w:rPr>
          <w:t>Recall</w:t>
        </w:r>
      </w:ins>
      <w:ins w:id="2597" w:author="Benton, Deon" w:date="2026-04-10T08:53:00Z" w16du:dateUtc="2026-04-10T13:53:00Z">
        <w:r w:rsidR="00E52B24">
          <w:rPr>
            <w:rFonts w:ascii="Times New Roman" w:hAnsi="Times New Roman" w:cs="Times New Roman"/>
          </w:rPr>
          <w:t xml:space="preserve"> that arced motion occurred over obstacles during the pretraining phase</w:t>
        </w:r>
      </w:ins>
      <w:ins w:id="2598" w:author="Benton, Deon" w:date="2026-04-10T08:54:00Z" w16du:dateUtc="2026-04-10T13:54:00Z">
        <w:r w:rsidR="00E52B24">
          <w:rPr>
            <w:rFonts w:ascii="Times New Roman" w:hAnsi="Times New Roman" w:cs="Times New Roman"/>
          </w:rPr>
          <w:t>, whereas such</w:t>
        </w:r>
      </w:ins>
      <w:ins w:id="2599" w:author="Benton, Deon" w:date="2026-04-10T08:53:00Z" w16du:dateUtc="2026-04-10T13:53:00Z">
        <w:r w:rsidR="00E52B24">
          <w:rPr>
            <w:rFonts w:ascii="Times New Roman" w:hAnsi="Times New Roman" w:cs="Times New Roman"/>
          </w:rPr>
          <w:t xml:space="preserve"> motion occurred besides an obstacle during the habituation phase. </w:t>
        </w:r>
      </w:ins>
      <w:ins w:id="2600" w:author="Benton, Deon" w:date="2026-04-10T08:54:00Z" w16du:dateUtc="2026-04-10T13:54:00Z">
        <w:r w:rsidR="00E52B24">
          <w:rPr>
            <w:rFonts w:ascii="Times New Roman" w:hAnsi="Times New Roman" w:cs="Times New Roman"/>
          </w:rPr>
          <w:t xml:space="preserve">Networks were faced with a situation during habituation in which they had to </w:t>
        </w:r>
      </w:ins>
      <w:ins w:id="2601" w:author="Benton, Deon" w:date="2026-04-10T08:55:00Z" w16du:dateUtc="2026-04-10T13:55:00Z">
        <w:r w:rsidR="00E52B24">
          <w:rPr>
            <w:rFonts w:ascii="Times New Roman" w:hAnsi="Times New Roman" w:cs="Times New Roman"/>
            <w:i/>
            <w:iCs/>
          </w:rPr>
          <w:t xml:space="preserve">unlearn </w:t>
        </w:r>
        <w:r w:rsidR="00E52B24">
          <w:rPr>
            <w:rFonts w:ascii="Times New Roman" w:hAnsi="Times New Roman" w:cs="Times New Roman"/>
          </w:rPr>
          <w:t>an established association between spatially contiguous arced motion and barriers. The consequence of such unlearning is that the magnitude of the difference in l</w:t>
        </w:r>
      </w:ins>
      <w:ins w:id="2602" w:author="Benton, Deon" w:date="2026-04-10T08:56:00Z" w16du:dateUtc="2026-04-10T13:56:00Z">
        <w:r w:rsidR="00E52B24">
          <w:rPr>
            <w:rFonts w:ascii="Times New Roman" w:hAnsi="Times New Roman" w:cs="Times New Roman"/>
          </w:rPr>
          <w:t xml:space="preserve">ooking to the Inefficient and Efficient test events was dampened for ALIAS-2. </w:t>
        </w:r>
      </w:ins>
      <w:ins w:id="2603" w:author="Benton, Deon" w:date="2026-04-10T11:24:00Z" w16du:dateUtc="2026-04-10T16:24:00Z">
        <w:r w:rsidR="007E0E64">
          <w:rPr>
            <w:rFonts w:ascii="Times New Roman" w:hAnsi="Times New Roman" w:cs="Times New Roman"/>
          </w:rPr>
          <w:t xml:space="preserve"> Second, because ALIAS-2 did not implement differential salience</w:t>
        </w:r>
      </w:ins>
      <w:ins w:id="2604" w:author="Benton, Deon" w:date="2026-04-10T11:25:00Z" w16du:dateUtc="2026-04-10T16:25:00Z">
        <w:r w:rsidR="007E0E64">
          <w:rPr>
            <w:rFonts w:ascii="Times New Roman" w:hAnsi="Times New Roman" w:cs="Times New Roman"/>
          </w:rPr>
          <w:t>, there was a greater pressure for networks in ALIAS-2 than for those in ALIAS one to associated curved action  with o</w:t>
        </w:r>
      </w:ins>
      <w:ins w:id="2605" w:author="Benton, Deon" w:date="2026-04-10T11:26:00Z" w16du:dateUtc="2026-04-10T16:26:00Z">
        <w:r w:rsidR="007E0E64">
          <w:rPr>
            <w:rFonts w:ascii="Times New Roman" w:hAnsi="Times New Roman" w:cs="Times New Roman"/>
          </w:rPr>
          <w:t xml:space="preserve">bstacle presence. </w:t>
        </w:r>
      </w:ins>
      <w:ins w:id="2606" w:author="Benton, Deon" w:date="2026-04-10T11:25:00Z" w16du:dateUtc="2026-04-10T16:25:00Z">
        <w:r w:rsidR="007E0E64">
          <w:rPr>
            <w:rFonts w:ascii="Times New Roman" w:hAnsi="Times New Roman" w:cs="Times New Roman"/>
          </w:rPr>
          <w:t>the association between curved action and obstacles was stronger.</w:t>
        </w:r>
      </w:ins>
    </w:p>
    <w:p w14:paraId="30767D35" w14:textId="77777777" w:rsidR="001B653D"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31190" w14:paraId="4F9055AB" w14:textId="77777777" w:rsidTr="000D37BB">
        <w:trPr>
          <w:trHeight w:val="3778"/>
        </w:trPr>
        <w:tc>
          <w:tcPr>
            <w:tcW w:w="5671" w:type="dxa"/>
          </w:tcPr>
          <w:p w14:paraId="06DD3591" w14:textId="64AE6ED4" w:rsidR="00A31190" w:rsidRDefault="00A31190" w:rsidP="000D37BB">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2DEA950" wp14:editId="031223EE">
                  <wp:extent cx="3544255" cy="2181080"/>
                  <wp:effectExtent l="0" t="0" r="0" b="0"/>
                  <wp:docPr id="1377043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6F5CA0C3" w14:textId="4B166981" w:rsidR="00A31190" w:rsidRDefault="00A31190" w:rsidP="000D37BB">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5DA683C" wp14:editId="79F1C0FC">
                  <wp:extent cx="3564501" cy="2180590"/>
                  <wp:effectExtent l="0" t="0" r="0" b="0"/>
                  <wp:docPr id="323162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6F3372A3" w14:textId="49B4A0E0" w:rsidR="00A31190" w:rsidRPr="00427608" w:rsidRDefault="00A31190" w:rsidP="00A31190">
      <w:pPr>
        <w:pStyle w:val="Caption"/>
        <w:rPr>
          <w:ins w:id="2607" w:author="Benton, Deon" w:date="2026-03-26T10:47:00Z" w16du:dateUtc="2026-03-26T15:47:00Z"/>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79427DB3" w14:textId="77777777" w:rsidR="00A31190" w:rsidRPr="00700E08" w:rsidRDefault="00A3119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608"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609"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610"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611" w:author="Benton, Deon" w:date="2026-03-03T15:35:00Z" w16du:dateUtc="2026-03-03T21:35:00Z">
        <w:r w:rsidR="00C238C5">
          <w:rPr>
            <w:rFonts w:ascii="Times New Roman" w:eastAsia="Times New Roman" w:hAnsi="Times New Roman" w:cs="Times New Roman"/>
          </w:rPr>
          <w:t xml:space="preserve">infants’ </w:t>
        </w:r>
      </w:ins>
      <w:ins w:id="2612" w:author="Benton, Deon" w:date="2026-03-03T16:13:00Z" w16du:dateUtc="2026-03-03T22:13:00Z">
        <w:r w:rsidR="00C1774E">
          <w:rPr>
            <w:rFonts w:ascii="Times New Roman" w:eastAsia="Times New Roman" w:hAnsi="Times New Roman" w:cs="Times New Roman"/>
          </w:rPr>
          <w:t>performance</w:t>
        </w:r>
      </w:ins>
      <w:ins w:id="2613" w:author="Benton, Deon" w:date="2026-03-03T15:35:00Z" w16du:dateUtc="2026-03-03T21:35:00Z">
        <w:r w:rsidR="00C238C5">
          <w:rPr>
            <w:rFonts w:ascii="Times New Roman" w:eastAsia="Times New Roman" w:hAnsi="Times New Roman" w:cs="Times New Roman"/>
          </w:rPr>
          <w:t xml:space="preserve"> in </w:t>
        </w:r>
      </w:ins>
      <w:ins w:id="2614" w:author="Benton, Deon" w:date="2026-03-03T16:13:00Z" w16du:dateUtc="2026-03-03T22:13:00Z">
        <w:r w:rsidR="00110DF9">
          <w:rPr>
            <w:rFonts w:ascii="Times New Roman" w:eastAsia="Times New Roman" w:hAnsi="Times New Roman" w:cs="Times New Roman"/>
          </w:rPr>
          <w:t>action-</w:t>
        </w:r>
      </w:ins>
      <w:ins w:id="2615" w:author="Benton, Deon" w:date="2026-03-03T15:41:00Z" w16du:dateUtc="2026-03-03T21:41:00Z">
        <w:r w:rsidR="00D969E0">
          <w:rPr>
            <w:rFonts w:ascii="Times New Roman" w:eastAsia="Times New Roman" w:hAnsi="Times New Roman" w:cs="Times New Roman"/>
          </w:rPr>
          <w:t>understanding studies that use animate-like entities</w:t>
        </w:r>
      </w:ins>
      <w:ins w:id="2616" w:author="Benton, Deon" w:date="2026-03-03T15:36:00Z" w16du:dateUtc="2026-03-03T21:36:00Z">
        <w:r w:rsidR="00837327">
          <w:rPr>
            <w:rFonts w:ascii="Times New Roman" w:eastAsia="Times New Roman" w:hAnsi="Times New Roman" w:cs="Times New Roman"/>
          </w:rPr>
          <w:t xml:space="preserve"> can be explained </w:t>
        </w:r>
      </w:ins>
      <w:ins w:id="2617" w:author="Benton, Deon" w:date="2026-03-03T15:43:00Z" w16du:dateUtc="2026-03-03T21:43:00Z">
        <w:r w:rsidR="00773F36">
          <w:rPr>
            <w:rFonts w:ascii="Times New Roman" w:eastAsia="Times New Roman" w:hAnsi="Times New Roman" w:cs="Times New Roman"/>
          </w:rPr>
          <w:t>by</w:t>
        </w:r>
      </w:ins>
      <w:ins w:id="2618" w:author="Benton, Deon" w:date="2026-03-03T15:36:00Z" w16du:dateUtc="2026-03-03T21:36:00Z">
        <w:r w:rsidR="00837327">
          <w:rPr>
            <w:rFonts w:ascii="Times New Roman" w:eastAsia="Times New Roman" w:hAnsi="Times New Roman" w:cs="Times New Roman"/>
          </w:rPr>
          <w:t xml:space="preserve"> </w:t>
        </w:r>
      </w:ins>
      <w:ins w:id="2619"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620" w:author="Benton, Deon" w:date="2026-03-03T15:42:00Z" w16du:dateUtc="2026-03-03T21:42:00Z">
        <w:r w:rsidR="00D969E0">
          <w:rPr>
            <w:rFonts w:ascii="Times New Roman" w:eastAsia="Times New Roman" w:hAnsi="Times New Roman" w:cs="Times New Roman"/>
          </w:rPr>
          <w:t>the</w:t>
        </w:r>
      </w:ins>
      <w:ins w:id="2621" w:author="Benton, Deon" w:date="2026-03-03T15:39:00Z" w16du:dateUtc="2026-03-03T21:39:00Z">
        <w:r w:rsidR="00931876">
          <w:rPr>
            <w:rFonts w:ascii="Times New Roman" w:eastAsia="Times New Roman" w:hAnsi="Times New Roman" w:cs="Times New Roman"/>
          </w:rPr>
          <w:t xml:space="preserve"> low-level, perceptually grounded</w:t>
        </w:r>
      </w:ins>
      <w:ins w:id="2622" w:author="Benton, Deon" w:date="2026-03-03T15:44:00Z" w16du:dateUtc="2026-03-03T21:44:00Z">
        <w:r w:rsidR="00773F36">
          <w:rPr>
            <w:rFonts w:ascii="Times New Roman" w:eastAsia="Times New Roman" w:hAnsi="Times New Roman" w:cs="Times New Roman"/>
          </w:rPr>
          <w:t xml:space="preserve"> </w:t>
        </w:r>
      </w:ins>
      <w:ins w:id="2623" w:author="Benton, Deon" w:date="2026-03-03T15:37:00Z" w16du:dateUtc="2026-03-03T21:37:00Z">
        <w:r w:rsidR="00837327">
          <w:rPr>
            <w:rFonts w:ascii="Times New Roman" w:eastAsia="Times New Roman" w:hAnsi="Times New Roman" w:cs="Times New Roman"/>
          </w:rPr>
          <w:t>kinematics</w:t>
        </w:r>
      </w:ins>
      <w:ins w:id="2624"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625" w:author="Benton, Deon" w:date="2026-03-03T15:45:00Z" w16du:dateUtc="2026-03-03T21:45:00Z">
        <w:r w:rsidR="00773F36">
          <w:rPr>
            <w:rFonts w:ascii="Times New Roman" w:eastAsia="Times New Roman" w:hAnsi="Times New Roman" w:cs="Times New Roman"/>
          </w:rPr>
          <w:t>—</w:t>
        </w:r>
      </w:ins>
      <w:ins w:id="2626" w:author="Benton, Deon" w:date="2026-03-26T09:41:00Z" w16du:dateUtc="2026-03-26T14:41:00Z">
        <w:r w:rsidR="0004604C">
          <w:rPr>
            <w:rFonts w:ascii="Times New Roman" w:eastAsia="Times New Roman" w:hAnsi="Times New Roman" w:cs="Times New Roman"/>
          </w:rPr>
          <w:t>this proposal was instantiated in a</w:t>
        </w:r>
      </w:ins>
      <w:ins w:id="2627" w:author="Benton, Deon" w:date="2026-03-26T09:44:00Z" w16du:dateUtc="2026-03-26T14:44:00Z">
        <w:r w:rsidR="003A613D">
          <w:rPr>
            <w:rFonts w:ascii="Times New Roman" w:eastAsia="Times New Roman" w:hAnsi="Times New Roman" w:cs="Times New Roman"/>
          </w:rPr>
          <w:t xml:space="preserve"> connectionist</w:t>
        </w:r>
      </w:ins>
      <w:ins w:id="2628" w:author="Benton, Deon" w:date="2026-03-26T09:41:00Z" w16du:dateUtc="2026-03-26T14:41:00Z">
        <w:r w:rsidR="0004604C">
          <w:rPr>
            <w:rFonts w:ascii="Times New Roman" w:eastAsia="Times New Roman" w:hAnsi="Times New Roman" w:cs="Times New Roman"/>
          </w:rPr>
          <w:t xml:space="preserve"> model called ALIAS</w:t>
        </w:r>
      </w:ins>
      <w:ins w:id="2629"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630" w:author="Benton, Deon" w:date="2026-03-26T09:40:00Z" w16du:dateUtc="2026-03-26T14:40:00Z">
        <w:r w:rsidR="0004604C">
          <w:rPr>
            <w:rFonts w:ascii="Times New Roman" w:eastAsia="Times New Roman" w:hAnsi="Times New Roman" w:cs="Times New Roman"/>
          </w:rPr>
          <w:t xml:space="preserve"> </w:t>
        </w:r>
      </w:ins>
      <w:ins w:id="2631" w:author="Benton, Deon" w:date="2026-03-26T09:43:00Z" w16du:dateUtc="2026-03-26T14:43:00Z">
        <w:r w:rsidR="00FA55F6">
          <w:rPr>
            <w:rFonts w:ascii="Times New Roman" w:eastAsia="Times New Roman" w:hAnsi="Times New Roman" w:cs="Times New Roman"/>
          </w:rPr>
          <w:t xml:space="preserve">ALIAS’s performance to </w:t>
        </w:r>
      </w:ins>
      <w:ins w:id="2632" w:author="Benton, Deon" w:date="2026-03-26T09:45:00Z" w16du:dateUtc="2026-03-26T14:45:00Z">
        <w:r w:rsidR="009D31F3">
          <w:rPr>
            <w:rFonts w:ascii="Times New Roman" w:eastAsia="Times New Roman" w:hAnsi="Times New Roman" w:cs="Times New Roman"/>
          </w:rPr>
          <w:t>that of OM10</w:t>
        </w:r>
      </w:ins>
      <w:ins w:id="2633" w:author="Benton, Deon" w:date="2026-03-26T12:33:00Z" w16du:dateUtc="2026-03-26T17:33:00Z">
        <w:r w:rsidR="00E93CDA">
          <w:rPr>
            <w:rFonts w:ascii="Times New Roman" w:eastAsia="Times New Roman" w:hAnsi="Times New Roman" w:cs="Times New Roman"/>
          </w:rPr>
          <w:t>—this is the</w:t>
        </w:r>
      </w:ins>
      <w:ins w:id="2634" w:author="Benton, Deon" w:date="2026-03-26T09:43:00Z" w16du:dateUtc="2026-03-26T14:43:00Z">
        <w:r w:rsidR="00FA55F6">
          <w:rPr>
            <w:rFonts w:ascii="Times New Roman" w:eastAsia="Times New Roman" w:hAnsi="Times New Roman" w:cs="Times New Roman"/>
          </w:rPr>
          <w:t xml:space="preserve"> only ot</w:t>
        </w:r>
      </w:ins>
      <w:ins w:id="2635" w:author="Benton, Deon" w:date="2026-03-26T09:44:00Z" w16du:dateUtc="2026-03-26T14:44:00Z">
        <w:r w:rsidR="00FA55F6">
          <w:rPr>
            <w:rFonts w:ascii="Times New Roman" w:eastAsia="Times New Roman" w:hAnsi="Times New Roman" w:cs="Times New Roman"/>
          </w:rPr>
          <w:t>her existing connectionist model of infant action understanding called OM-10</w:t>
        </w:r>
      </w:ins>
      <w:ins w:id="2636" w:author="Benton, Deon" w:date="2026-03-26T10:08:00Z" w16du:dateUtc="2026-03-26T15:08:00Z">
        <w:r w:rsidR="00DB6811">
          <w:rPr>
            <w:rFonts w:ascii="Times New Roman" w:eastAsia="Times New Roman" w:hAnsi="Times New Roman" w:cs="Times New Roman"/>
          </w:rPr>
          <w:t xml:space="preserve">. </w:t>
        </w:r>
      </w:ins>
      <w:ins w:id="2637"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638" w:author="Benton, Deon" w:date="2026-03-26T12:33:00Z" w16du:dateUtc="2026-03-26T17:33:00Z">
        <w:r w:rsidR="00E93CDA">
          <w:rPr>
            <w:rFonts w:ascii="Times New Roman" w:eastAsia="Times New Roman" w:hAnsi="Times New Roman" w:cs="Times New Roman"/>
          </w:rPr>
          <w:t>a</w:t>
        </w:r>
      </w:ins>
      <w:ins w:id="2639" w:author="Benton, Deon" w:date="2026-03-26T10:52:00Z" w16du:dateUtc="2026-03-26T15:52:00Z">
        <w:r w:rsidR="00CF0FB0">
          <w:rPr>
            <w:rFonts w:ascii="Times New Roman" w:eastAsia="Times New Roman" w:hAnsi="Times New Roman" w:cs="Times New Roman"/>
          </w:rPr>
          <w:t xml:space="preserve"> key assumption of the present account</w:t>
        </w:r>
      </w:ins>
      <w:ins w:id="2640"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641"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642"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w:t>
      </w:r>
      <w:r w:rsidR="00017757">
        <w:rPr>
          <w:rFonts w:ascii="Times New Roman" w:eastAsia="Times New Roman" w:hAnsi="Times New Roman" w:cs="Times New Roman"/>
        </w:rPr>
        <w:lastRenderedPageBreak/>
        <w:t>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1C09315E" w14:textId="00CC7A98" w:rsidR="00DB6811" w:rsidRDefault="0061265A" w:rsidP="007C1AA1">
      <w:pPr>
        <w:spacing w:line="480" w:lineRule="auto"/>
        <w:ind w:firstLine="720"/>
        <w:contextualSpacing/>
        <w:rPr>
          <w:ins w:id="2643" w:author="Benton, Deon" w:date="2026-03-26T10:15:00Z" w16du:dateUtc="2026-03-26T15:15:00Z"/>
          <w:rFonts w:ascii="Times New Roman" w:eastAsia="Times New Roman" w:hAnsi="Times New Roman" w:cs="Times New Roman"/>
        </w:rPr>
      </w:pPr>
      <w:ins w:id="2644" w:author="Benton, Deon" w:date="2026-03-26T10:14:00Z" w16du:dateUtc="2026-03-26T15:14:00Z">
        <w:r>
          <w:rPr>
            <w:rFonts w:ascii="Times New Roman" w:eastAsia="Times New Roman" w:hAnsi="Times New Roman" w:cs="Times New Roman"/>
          </w:rPr>
          <w:t>In terms of the first aim, the results revealed that</w:t>
        </w:r>
      </w:ins>
      <w:ins w:id="2645"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646" w:author="Benton, Deon" w:date="2026-03-26T10:09:00Z" w16du:dateUtc="2026-03-26T15:09:00Z">
        <w:r w:rsidR="00642345">
          <w:rPr>
            <w:rFonts w:ascii="Times New Roman" w:eastAsia="Times New Roman" w:hAnsi="Times New Roman" w:cs="Times New Roman"/>
          </w:rPr>
          <w:t>.</w:t>
        </w:r>
      </w:ins>
      <w:ins w:id="2647"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648" w:author="Benton, Deon" w:date="2026-03-26T10:11:00Z" w16du:dateUtc="2026-03-26T15:11:00Z">
        <w:r w:rsidR="00F8226D">
          <w:rPr>
            <w:rFonts w:ascii="Times New Roman" w:eastAsia="Times New Roman" w:hAnsi="Times New Roman" w:cs="Times New Roman"/>
          </w:rPr>
          <w:t xml:space="preserve">This finding—that an associative learning mechanism </w:t>
        </w:r>
      </w:ins>
      <w:ins w:id="2649" w:author="Benton, Deon" w:date="2026-03-26T10:12:00Z" w16du:dateUtc="2026-03-26T15:12:00Z">
        <w:r w:rsidR="00F8226D">
          <w:rPr>
            <w:rFonts w:ascii="Times New Roman" w:eastAsia="Times New Roman" w:hAnsi="Times New Roman" w:cs="Times New Roman"/>
          </w:rPr>
          <w:t>operating</w:t>
        </w:r>
      </w:ins>
      <w:ins w:id="2650" w:author="Benton, Deon" w:date="2026-03-26T10:11:00Z" w16du:dateUtc="2026-03-26T15:11:00Z">
        <w:r w:rsidR="00F8226D">
          <w:rPr>
            <w:rFonts w:ascii="Times New Roman" w:eastAsia="Times New Roman" w:hAnsi="Times New Roman" w:cs="Times New Roman"/>
          </w:rPr>
          <w:t xml:space="preserve"> over the </w:t>
        </w:r>
      </w:ins>
      <w:ins w:id="2651" w:author="Benton, Deon" w:date="2026-03-26T10:12:00Z" w16du:dateUtc="2026-03-26T15:12:00Z">
        <w:r w:rsidR="00F8226D">
          <w:rPr>
            <w:rFonts w:ascii="Times New Roman" w:eastAsia="Times New Roman" w:hAnsi="Times New Roman" w:cs="Times New Roman"/>
          </w:rPr>
          <w:t>surface-based</w:t>
        </w:r>
      </w:ins>
      <w:ins w:id="2652"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653" w:author="Benton, Deon" w:date="2026-03-26T10:19:00Z" w16du:dateUtc="2026-03-26T15:19:00Z">
        <w:r w:rsidR="00C14D65">
          <w:rPr>
            <w:rFonts w:ascii="Times New Roman" w:eastAsia="Times New Roman" w:hAnsi="Times New Roman" w:cs="Times New Roman"/>
          </w:rPr>
          <w:t>—c</w:t>
        </w:r>
      </w:ins>
      <w:ins w:id="2654" w:author="Benton, Deon" w:date="2026-03-26T10:10:00Z" w16du:dateUtc="2026-03-26T15:10:00Z">
        <w:r w:rsidR="00642345">
          <w:rPr>
            <w:rFonts w:ascii="Times New Roman" w:eastAsia="Times New Roman" w:hAnsi="Times New Roman" w:cs="Times New Roman"/>
          </w:rPr>
          <w:t>alls into question</w:t>
        </w:r>
      </w:ins>
      <w:ins w:id="2655"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656" w:author="Benton, Deon" w:date="2026-03-26T10:14:00Z" w16du:dateUtc="2026-03-26T15:14:00Z">
        <w:r>
          <w:rPr>
            <w:rFonts w:ascii="Times New Roman" w:eastAsia="Times New Roman" w:hAnsi="Times New Roman" w:cs="Times New Roman"/>
          </w:rPr>
          <w:t xml:space="preserve"> by conceptually</w:t>
        </w:r>
      </w:ins>
      <w:ins w:id="2657" w:author="Benton, Deon" w:date="2026-03-26T10:13:00Z" w16du:dateUtc="2026-03-26T15:13:00Z">
        <w:r>
          <w:rPr>
            <w:rFonts w:ascii="Times New Roman" w:eastAsia="Times New Roman" w:hAnsi="Times New Roman" w:cs="Times New Roman"/>
          </w:rPr>
          <w:t xml:space="preserve"> rich notions of action</w:t>
        </w:r>
      </w:ins>
      <w:ins w:id="2658" w:author="Benton, Deon" w:date="2026-03-26T10:14:00Z" w16du:dateUtc="2026-03-26T15:14:00Z">
        <w:r>
          <w:rPr>
            <w:rFonts w:ascii="Times New Roman" w:eastAsia="Times New Roman" w:hAnsi="Times New Roman" w:cs="Times New Roman"/>
          </w:rPr>
          <w:t xml:space="preserve"> </w:t>
        </w:r>
      </w:ins>
      <w:ins w:id="2659" w:author="Benton, Deon" w:date="2026-03-26T10:13:00Z" w16du:dateUtc="2026-03-26T15:13:00Z">
        <w:r>
          <w:rPr>
            <w:rFonts w:ascii="Times New Roman" w:eastAsia="Times New Roman" w:hAnsi="Times New Roman" w:cs="Times New Roman"/>
          </w:rPr>
          <w:t>and efficiency</w:t>
        </w:r>
      </w:ins>
      <w:ins w:id="2660" w:author="Benton, Deon" w:date="2026-03-26T10:14:00Z" w16du:dateUtc="2026-03-26T15:14:00Z">
        <w:r>
          <w:rPr>
            <w:rFonts w:ascii="Times New Roman" w:eastAsia="Times New Roman" w:hAnsi="Times New Roman" w:cs="Times New Roman"/>
          </w:rPr>
          <w:t>.</w:t>
        </w:r>
      </w:ins>
    </w:p>
    <w:p w14:paraId="4D08DD98" w14:textId="79B0D41A" w:rsidR="003A5184" w:rsidRDefault="0061265A" w:rsidP="002B13EE">
      <w:pPr>
        <w:spacing w:line="480" w:lineRule="auto"/>
        <w:contextualSpacing/>
        <w:rPr>
          <w:rFonts w:ascii="Times New Roman" w:hAnsi="Times New Roman" w:cs="Times New Roman"/>
        </w:rPr>
      </w:pPr>
      <w:ins w:id="2661" w:author="Benton, Deon" w:date="2026-03-26T10:15:00Z" w16du:dateUtc="2026-03-26T15:15:00Z">
        <w:r>
          <w:rPr>
            <w:rFonts w:ascii="Times New Roman" w:eastAsia="Times New Roman" w:hAnsi="Times New Roman" w:cs="Times New Roman"/>
          </w:rPr>
          <w:tab/>
          <w:t>In terms of the second aim, it was found that</w:t>
        </w:r>
      </w:ins>
      <w:ins w:id="2662" w:author="Benton, Deon" w:date="2026-03-26T10:24:00Z" w16du:dateUtc="2026-03-26T15:24:00Z">
        <w:r w:rsidR="00FE6C2C">
          <w:rPr>
            <w:rFonts w:ascii="Times New Roman" w:eastAsia="Times New Roman" w:hAnsi="Times New Roman" w:cs="Times New Roman"/>
          </w:rPr>
          <w:t xml:space="preserve"> </w:t>
        </w:r>
      </w:ins>
      <w:r w:rsidR="005D05D0">
        <w:rPr>
          <w:rFonts w:ascii="Times New Roman" w:eastAsia="Times New Roman" w:hAnsi="Times New Roman" w:cs="Times New Roman"/>
        </w:rPr>
        <w:t xml:space="preserve">both </w:t>
      </w:r>
      <w:r w:rsidR="002052C3">
        <w:rPr>
          <w:rFonts w:ascii="Times New Roman" w:eastAsia="Times New Roman" w:hAnsi="Times New Roman" w:cs="Times New Roman"/>
        </w:rPr>
        <w:t>ALIAS</w:t>
      </w:r>
      <w:ins w:id="2663" w:author="Benton, Deon" w:date="2026-03-26T10:15:00Z" w16du:dateUtc="2026-03-26T15:15:00Z">
        <w:r w:rsidR="00A03801">
          <w:rPr>
            <w:rFonts w:ascii="Times New Roman" w:eastAsia="Times New Roman" w:hAnsi="Times New Roman" w:cs="Times New Roman"/>
          </w:rPr>
          <w:t xml:space="preserve"> and OM10</w:t>
        </w:r>
      </w:ins>
      <w:r w:rsidR="005330CC">
        <w:rPr>
          <w:rFonts w:ascii="Times New Roman" w:eastAsia="Times New Roman" w:hAnsi="Times New Roman" w:cs="Times New Roman"/>
        </w:rPr>
        <w:t xml:space="preserve"> </w:t>
      </w:r>
      <w:r w:rsidR="003B7ED1">
        <w:rPr>
          <w:rFonts w:ascii="Times New Roman" w:eastAsia="Times New Roman" w:hAnsi="Times New Roman" w:cs="Times New Roman"/>
        </w:rPr>
        <w:t>could qualitatively reproduce</w:t>
      </w:r>
      <w:r w:rsidR="005330CC">
        <w:rPr>
          <w:rFonts w:ascii="Times New Roman" w:eastAsia="Times New Roman" w:hAnsi="Times New Roman" w:cs="Times New Roman"/>
        </w:rPr>
        <w:t xml:space="preserve"> infants’ looking responses in early action understanding studies</w:t>
      </w:r>
      <w:r w:rsidR="00852A56">
        <w:rPr>
          <w:rFonts w:ascii="Times New Roman" w:eastAsia="Times New Roman" w:hAnsi="Times New Roman" w:cs="Times New Roman"/>
        </w:rPr>
        <w:t>. In particular,</w:t>
      </w:r>
      <w:r w:rsidR="005330CC">
        <w:rPr>
          <w:rFonts w:ascii="Times New Roman" w:eastAsia="Times New Roman" w:hAnsi="Times New Roman" w:cs="Times New Roman"/>
        </w:rPr>
        <w:t xml:space="preserve"> </w:t>
      </w:r>
      <w:r w:rsidR="008233F0">
        <w:rPr>
          <w:rFonts w:ascii="Times New Roman" w:eastAsia="Times New Roman" w:hAnsi="Times New Roman" w:cs="Times New Roman"/>
        </w:rPr>
        <w:t>if</w:t>
      </w:r>
      <w:r w:rsidR="005330CC">
        <w:rPr>
          <w:rFonts w:ascii="Times New Roman" w:eastAsia="Times New Roman" w:hAnsi="Times New Roman" w:cs="Times New Roman"/>
        </w:rPr>
        <w:t xml:space="preserve"> arced motion occur</w:t>
      </w:r>
      <w:r w:rsidR="005D0203">
        <w:rPr>
          <w:rFonts w:ascii="Times New Roman" w:eastAsia="Times New Roman" w:hAnsi="Times New Roman" w:cs="Times New Roman"/>
        </w:rPr>
        <w:t>red</w:t>
      </w:r>
      <w:r w:rsidR="005330CC">
        <w:rPr>
          <w:rFonts w:ascii="Times New Roman" w:eastAsia="Times New Roman" w:hAnsi="Times New Roman" w:cs="Times New Roman"/>
        </w:rPr>
        <w:t xml:space="preserve"> over a barrier</w:t>
      </w:r>
      <w:r w:rsidR="008233F0">
        <w:rPr>
          <w:rFonts w:ascii="Times New Roman" w:eastAsia="Times New Roman" w:hAnsi="Times New Roman" w:cs="Times New Roman"/>
        </w:rPr>
        <w:t xml:space="preserve"> during an initial habituation phase</w:t>
      </w:r>
      <w:r w:rsidR="005D0203">
        <w:rPr>
          <w:rFonts w:ascii="Times New Roman" w:eastAsia="Times New Roman" w:hAnsi="Times New Roman" w:cs="Times New Roman"/>
        </w:rPr>
        <w:t>,</w:t>
      </w:r>
      <w:r w:rsidR="00D441B3">
        <w:rPr>
          <w:rFonts w:ascii="Times New Roman" w:eastAsia="Times New Roman" w:hAnsi="Times New Roman" w:cs="Times New Roman"/>
        </w:rPr>
        <w:t xml:space="preserve"> networks </w:t>
      </w:r>
      <w:ins w:id="2664" w:author="Benton, Deon" w:date="2026-02-13T12:02:00Z" w16du:dateUtc="2026-02-13T18:02:00Z">
        <w:r w:rsidR="005330CC">
          <w:rPr>
            <w:rFonts w:ascii="Times New Roman" w:hAnsi="Times New Roman" w:cs="Times New Roman"/>
          </w:rPr>
          <w:t>look</w:t>
        </w:r>
      </w:ins>
      <w:r w:rsidR="00D441B3">
        <w:rPr>
          <w:rFonts w:ascii="Times New Roman" w:hAnsi="Times New Roman" w:cs="Times New Roman"/>
        </w:rPr>
        <w:t>ed</w:t>
      </w:r>
      <w:ins w:id="2665" w:author="Benton, Deon" w:date="2026-02-13T12:02:00Z" w16du:dateUtc="2026-02-13T18:02:00Z">
        <w:r w:rsidR="005330CC">
          <w:rPr>
            <w:rFonts w:ascii="Times New Roman" w:hAnsi="Times New Roman" w:cs="Times New Roman"/>
          </w:rPr>
          <w:t xml:space="preserve"> longer</w:t>
        </w:r>
      </w:ins>
      <w:r w:rsidR="008233F0">
        <w:rPr>
          <w:rFonts w:ascii="Times New Roman" w:hAnsi="Times New Roman" w:cs="Times New Roman"/>
        </w:rPr>
        <w:t xml:space="preserve"> at a barrierless arced motion test event than a straight motion one</w:t>
      </w:r>
      <w:r w:rsidR="005D0203">
        <w:rPr>
          <w:rFonts w:ascii="Times New Roman" w:hAnsi="Times New Roman" w:cs="Times New Roman"/>
        </w:rPr>
        <w:t xml:space="preserve"> in both ALIAS and OM10</w:t>
      </w:r>
      <w:r w:rsidR="00C63083">
        <w:rPr>
          <w:rFonts w:ascii="Times New Roman" w:hAnsi="Times New Roman" w:cs="Times New Roman"/>
        </w:rPr>
        <w:t xml:space="preserve">, although the effect size was </w:t>
      </w:r>
      <w:ins w:id="2666" w:author="Benton, Deon" w:date="2026-03-30T13:53:00Z" w16du:dateUtc="2026-03-30T18:53:00Z">
        <w:r w:rsidR="00990CEF">
          <w:rPr>
            <w:rFonts w:ascii="Times New Roman" w:hAnsi="Times New Roman" w:cs="Times New Roman"/>
          </w:rPr>
          <w:t xml:space="preserve">larger </w:t>
        </w:r>
      </w:ins>
      <w:r w:rsidR="00C63083">
        <w:rPr>
          <w:rFonts w:ascii="Times New Roman" w:hAnsi="Times New Roman" w:cs="Times New Roman"/>
        </w:rPr>
        <w:t>for ALIAS than OM10. In contrast,</w:t>
      </w:r>
      <w:r w:rsidR="008233F0">
        <w:rPr>
          <w:rFonts w:ascii="Times New Roman" w:hAnsi="Times New Roman" w:cs="Times New Roman"/>
        </w:rPr>
        <w:t xml:space="preserve"> </w:t>
      </w:r>
      <w:r w:rsidR="005D0203">
        <w:rPr>
          <w:rFonts w:ascii="Times New Roman" w:hAnsi="Times New Roman" w:cs="Times New Roman"/>
        </w:rPr>
        <w:t>the same networks</w:t>
      </w:r>
      <w:r w:rsidR="008233F0">
        <w:rPr>
          <w:rFonts w:ascii="Times New Roman" w:hAnsi="Times New Roman" w:cs="Times New Roman"/>
        </w:rPr>
        <w:t xml:space="preserve"> looked about equally long at both test events if arced motion occurred besides a barrier during </w:t>
      </w:r>
      <w:r w:rsidR="005D0203">
        <w:rPr>
          <w:rFonts w:ascii="Times New Roman" w:hAnsi="Times New Roman" w:cs="Times New Roman"/>
        </w:rPr>
        <w:t>the initial habituation phase.</w:t>
      </w:r>
      <w:r w:rsidR="00275FC4">
        <w:rPr>
          <w:rFonts w:ascii="Times New Roman" w:hAnsi="Times New Roman" w:cs="Times New Roman"/>
        </w:rPr>
        <w:t xml:space="preserve"> The fact that OM10’s responses matched those of infants </w:t>
      </w:r>
      <w:r w:rsidR="0079501A">
        <w:rPr>
          <w:rFonts w:ascii="Times New Roman" w:hAnsi="Times New Roman" w:cs="Times New Roman"/>
        </w:rPr>
        <w:t xml:space="preserve">is unsurprising </w:t>
      </w:r>
      <w:r w:rsidR="00275FC4">
        <w:rPr>
          <w:rFonts w:ascii="Times New Roman" w:hAnsi="Times New Roman" w:cs="Times New Roman"/>
        </w:rPr>
        <w:t xml:space="preserve">given that, as noted above, </w:t>
      </w:r>
      <w:ins w:id="2667" w:author="Benton, Deon" w:date="2026-03-26T10:22:00Z" w16du:dateUtc="2026-03-26T15:22:00Z">
        <w:r w:rsidR="00275FC4">
          <w:rPr>
            <w:rFonts w:ascii="Times New Roman" w:hAnsi="Times New Roman" w:cs="Times New Roman"/>
          </w:rPr>
          <w:t>Overwalle (2010)</w:t>
        </w:r>
      </w:ins>
      <w:ins w:id="2668" w:author="Benton, Deon" w:date="2026-03-26T10:18:00Z" w16du:dateUtc="2026-03-26T15:18:00Z">
        <w:r w:rsidR="00275FC4">
          <w:rPr>
            <w:rFonts w:ascii="Times New Roman" w:hAnsi="Times New Roman" w:cs="Times New Roman"/>
          </w:rPr>
          <w:t xml:space="preserve"> designed</w:t>
        </w:r>
      </w:ins>
      <w:ins w:id="2669" w:author="Benton, Deon" w:date="2026-03-26T10:22:00Z" w16du:dateUtc="2026-03-26T15:22:00Z">
        <w:r w:rsidR="00275FC4">
          <w:rPr>
            <w:rFonts w:ascii="Times New Roman" w:hAnsi="Times New Roman" w:cs="Times New Roman"/>
          </w:rPr>
          <w:t xml:space="preserve"> </w:t>
        </w:r>
      </w:ins>
      <w:ins w:id="2670" w:author="Benton, Deon" w:date="2026-03-30T13:53:00Z" w16du:dateUtc="2026-03-30T18:53:00Z">
        <w:r w:rsidR="00990CEF">
          <w:rPr>
            <w:rFonts w:ascii="Times New Roman" w:hAnsi="Times New Roman" w:cs="Times New Roman"/>
          </w:rPr>
          <w:t>this model</w:t>
        </w:r>
      </w:ins>
      <w:ins w:id="2671" w:author="Benton, Deon" w:date="2026-03-26T10:18:00Z" w16du:dateUtc="2026-03-26T15:18:00Z">
        <w:r w:rsidR="00275FC4">
          <w:rPr>
            <w:rFonts w:ascii="Times New Roman" w:hAnsi="Times New Roman" w:cs="Times New Roman"/>
          </w:rPr>
          <w:t xml:space="preserve"> to </w:t>
        </w:r>
      </w:ins>
      <w:ins w:id="2672" w:author="Benton, Deon" w:date="2026-03-26T10:16:00Z" w16du:dateUtc="2026-03-26T15:16:00Z">
        <w:r w:rsidR="00275FC4">
          <w:rPr>
            <w:rFonts w:ascii="Times New Roman" w:hAnsi="Times New Roman" w:cs="Times New Roman"/>
          </w:rPr>
          <w:t>capture infants’ looking behaviors in Gergely et al. (2010).</w:t>
        </w:r>
      </w:ins>
      <w:r w:rsidR="00275FC4">
        <w:rPr>
          <w:rFonts w:ascii="Times New Roman" w:hAnsi="Times New Roman" w:cs="Times New Roman"/>
        </w:rPr>
        <w:t xml:space="preserve"> However,</w:t>
      </w:r>
      <w:r w:rsidR="005330CC">
        <w:rPr>
          <w:rFonts w:ascii="Times New Roman" w:hAnsi="Times New Roman" w:cs="Times New Roman"/>
        </w:rPr>
        <w:t xml:space="preserve"> </w:t>
      </w:r>
      <w:r w:rsidR="00C63083">
        <w:rPr>
          <w:rFonts w:ascii="Times New Roman" w:hAnsi="Times New Roman" w:cs="Times New Roman"/>
        </w:rPr>
        <w:t xml:space="preserve">ALIAS success is notable </w:t>
      </w:r>
      <w:r w:rsidR="00321D85">
        <w:rPr>
          <w:rFonts w:ascii="Times New Roman" w:hAnsi="Times New Roman" w:cs="Times New Roman"/>
        </w:rPr>
        <w:t>for at least two reasons. First,</w:t>
      </w:r>
      <w:r w:rsidR="00D1592D">
        <w:rPr>
          <w:rFonts w:ascii="Times New Roman" w:hAnsi="Times New Roman" w:cs="Times New Roman"/>
        </w:rPr>
        <w:t xml:space="preserve"> it</w:t>
      </w:r>
      <w:r w:rsidR="003916EF">
        <w:rPr>
          <w:rFonts w:ascii="Times New Roman" w:hAnsi="Times New Roman" w:cs="Times New Roman"/>
        </w:rPr>
        <w:t xml:space="preserve"> </w:t>
      </w:r>
      <w:r w:rsidR="003916EF">
        <w:rPr>
          <w:rFonts w:ascii="Times New Roman" w:hAnsi="Times New Roman" w:cs="Times New Roman"/>
        </w:rPr>
        <w:lastRenderedPageBreak/>
        <w:t xml:space="preserve">suggests </w:t>
      </w:r>
      <w:r w:rsidR="00D1592D">
        <w:rPr>
          <w:rFonts w:ascii="Times New Roman" w:hAnsi="Times New Roman" w:cs="Times New Roman"/>
        </w:rPr>
        <w:t xml:space="preserve">that </w:t>
      </w:r>
      <w:r w:rsidR="003916EF">
        <w:rPr>
          <w:rFonts w:ascii="Times New Roman" w:hAnsi="Times New Roman" w:cs="Times New Roman"/>
        </w:rPr>
        <w:t xml:space="preserve">connectionist models </w:t>
      </w:r>
      <w:ins w:id="2673" w:author="Benton, Deon" w:date="2026-03-30T13:54:00Z" w16du:dateUtc="2026-03-30T18:54:00Z">
        <w:r w:rsidR="00990CEF">
          <w:rPr>
            <w:rFonts w:ascii="Times New Roman" w:hAnsi="Times New Roman" w:cs="Times New Roman"/>
          </w:rPr>
          <w:t xml:space="preserve">broadly </w:t>
        </w:r>
      </w:ins>
      <w:r w:rsidR="003916EF">
        <w:rPr>
          <w:rFonts w:ascii="Times New Roman" w:hAnsi="Times New Roman" w:cs="Times New Roman"/>
        </w:rPr>
        <w:t>are well-suited to explaining infants’ looking behaviors in action understanding studies</w:t>
      </w:r>
      <w:r w:rsidR="00D1592D">
        <w:rPr>
          <w:rFonts w:ascii="Times New Roman" w:hAnsi="Times New Roman" w:cs="Times New Roman"/>
        </w:rPr>
        <w:t>. Second, it</w:t>
      </w:r>
      <w:r w:rsidR="003A5184">
        <w:rPr>
          <w:rFonts w:ascii="Times New Roman" w:hAnsi="Times New Roman" w:cs="Times New Roman"/>
        </w:rPr>
        <w:t xml:space="preserve"> </w:t>
      </w:r>
      <w:ins w:id="2674" w:author="Benton, Deon" w:date="2026-03-03T15:48:00Z" w16du:dateUtc="2026-03-03T21:48:00Z">
        <w:r w:rsidR="003A5184">
          <w:rPr>
            <w:rFonts w:ascii="Times New Roman" w:eastAsia="Times New Roman" w:hAnsi="Times New Roman" w:cs="Times New Roman"/>
          </w:rPr>
          <w:t>call</w:t>
        </w:r>
      </w:ins>
      <w:r w:rsidR="003A5184">
        <w:rPr>
          <w:rFonts w:ascii="Times New Roman" w:eastAsia="Times New Roman" w:hAnsi="Times New Roman" w:cs="Times New Roman"/>
        </w:rPr>
        <w:t>s</w:t>
      </w:r>
      <w:ins w:id="2675" w:author="Benton, Deon" w:date="2026-03-03T15:48:00Z" w16du:dateUtc="2026-03-03T21:48:00Z">
        <w:r w:rsidR="003A5184">
          <w:rPr>
            <w:rFonts w:ascii="Times New Roman" w:eastAsia="Times New Roman" w:hAnsi="Times New Roman" w:cs="Times New Roman"/>
          </w:rPr>
          <w:t xml:space="preserve"> into question the necessity of </w:t>
        </w:r>
      </w:ins>
      <w:ins w:id="2676" w:author="Benton, Deon" w:date="2026-03-03T15:47:00Z" w16du:dateUtc="2026-03-03T21:47:00Z">
        <w:r w:rsidR="003A5184">
          <w:rPr>
            <w:rFonts w:ascii="Times New Roman" w:eastAsia="Times New Roman" w:hAnsi="Times New Roman" w:cs="Times New Roman"/>
          </w:rPr>
          <w:t>domain-specific mechanisms</w:t>
        </w:r>
      </w:ins>
      <w:ins w:id="2677" w:author="Benton, Deon" w:date="2026-03-03T15:56:00Z" w16du:dateUtc="2026-03-03T21:56:00Z">
        <w:r w:rsidR="003A5184">
          <w:rPr>
            <w:rFonts w:ascii="Times New Roman" w:eastAsia="Times New Roman" w:hAnsi="Times New Roman" w:cs="Times New Roman"/>
          </w:rPr>
          <w:t>—</w:t>
        </w:r>
      </w:ins>
      <w:ins w:id="2678" w:author="Benton, Deon" w:date="2026-03-03T15:49:00Z" w16du:dateUtc="2026-03-03T21:49:00Z">
        <w:r w:rsidR="003A5184">
          <w:rPr>
            <w:rFonts w:ascii="Times New Roman" w:eastAsia="Times New Roman" w:hAnsi="Times New Roman" w:cs="Times New Roman"/>
          </w:rPr>
          <w:t>such as a teleological stance</w:t>
        </w:r>
      </w:ins>
      <w:ins w:id="2679" w:author="Benton, Deon" w:date="2026-03-03T15:47:00Z" w16du:dateUtc="2026-03-03T21:47:00Z">
        <w:r w:rsidR="003A5184">
          <w:rPr>
            <w:rFonts w:ascii="Times New Roman" w:eastAsia="Times New Roman" w:hAnsi="Times New Roman" w:cs="Times New Roman"/>
          </w:rPr>
          <w:t xml:space="preserve"> or rich notions o</w:t>
        </w:r>
      </w:ins>
      <w:ins w:id="2680" w:author="Benton, Deon" w:date="2026-03-03T15:48:00Z" w16du:dateUtc="2026-03-03T21:48:00Z">
        <w:r w:rsidR="003A5184">
          <w:rPr>
            <w:rFonts w:ascii="Times New Roman" w:eastAsia="Times New Roman" w:hAnsi="Times New Roman" w:cs="Times New Roman"/>
          </w:rPr>
          <w:t xml:space="preserve">f </w:t>
        </w:r>
      </w:ins>
      <w:ins w:id="2681" w:author="Benton, Deon" w:date="2026-03-03T15:49:00Z" w16du:dateUtc="2026-03-03T21:49:00Z">
        <w:r w:rsidR="003A5184">
          <w:rPr>
            <w:rFonts w:ascii="Times New Roman" w:eastAsia="Times New Roman" w:hAnsi="Times New Roman" w:cs="Times New Roman"/>
          </w:rPr>
          <w:t xml:space="preserve">action, </w:t>
        </w:r>
      </w:ins>
      <w:ins w:id="2682" w:author="Benton, Deon" w:date="2026-03-03T15:48:00Z" w16du:dateUtc="2026-03-03T21:48:00Z">
        <w:r w:rsidR="003A5184">
          <w:rPr>
            <w:rFonts w:ascii="Times New Roman" w:eastAsia="Times New Roman" w:hAnsi="Times New Roman" w:cs="Times New Roman"/>
          </w:rPr>
          <w:t>agency</w:t>
        </w:r>
      </w:ins>
      <w:ins w:id="2683" w:author="Benton, Deon" w:date="2026-03-03T15:49:00Z" w16du:dateUtc="2026-03-03T21:49:00Z">
        <w:r w:rsidR="003A5184">
          <w:rPr>
            <w:rFonts w:ascii="Times New Roman" w:eastAsia="Times New Roman" w:hAnsi="Times New Roman" w:cs="Times New Roman"/>
          </w:rPr>
          <w:t>,</w:t>
        </w:r>
      </w:ins>
      <w:ins w:id="2684" w:author="Benton, Deon" w:date="2026-03-03T15:48:00Z" w16du:dateUtc="2026-03-03T21:48:00Z">
        <w:r w:rsidR="003A5184">
          <w:rPr>
            <w:rFonts w:ascii="Times New Roman" w:eastAsia="Times New Roman" w:hAnsi="Times New Roman" w:cs="Times New Roman"/>
          </w:rPr>
          <w:t xml:space="preserve"> or efficiency</w:t>
        </w:r>
      </w:ins>
      <w:ins w:id="2685" w:author="Benton, Deon" w:date="2026-03-03T15:56:00Z" w16du:dateUtc="2026-03-03T21:56:00Z">
        <w:r w:rsidR="003A5184">
          <w:rPr>
            <w:rFonts w:ascii="Times New Roman" w:eastAsia="Times New Roman" w:hAnsi="Times New Roman" w:cs="Times New Roman"/>
          </w:rPr>
          <w:t>—</w:t>
        </w:r>
      </w:ins>
      <w:ins w:id="2686" w:author="Benton, Deon" w:date="2026-03-03T15:49:00Z" w16du:dateUtc="2026-03-03T21:49:00Z">
        <w:r w:rsidR="003A5184">
          <w:rPr>
            <w:rFonts w:ascii="Times New Roman" w:eastAsia="Times New Roman" w:hAnsi="Times New Roman" w:cs="Times New Roman"/>
          </w:rPr>
          <w:t>to explain</w:t>
        </w:r>
      </w:ins>
      <w:ins w:id="2687" w:author="Benton, Deon" w:date="2026-03-03T15:48:00Z" w16du:dateUtc="2026-03-03T21:48:00Z">
        <w:r w:rsidR="003A5184">
          <w:rPr>
            <w:rFonts w:ascii="Times New Roman" w:eastAsia="Times New Roman" w:hAnsi="Times New Roman" w:cs="Times New Roman"/>
          </w:rPr>
          <w:t xml:space="preserve"> infants’ performance in studies that</w:t>
        </w:r>
      </w:ins>
      <w:ins w:id="2688" w:author="Benton, Deon" w:date="2026-03-03T15:49:00Z" w16du:dateUtc="2026-03-03T21:49:00Z">
        <w:r w:rsidR="003A5184">
          <w:rPr>
            <w:rFonts w:ascii="Times New Roman" w:eastAsia="Times New Roman" w:hAnsi="Times New Roman" w:cs="Times New Roman"/>
          </w:rPr>
          <w:t xml:space="preserve"> purport to</w:t>
        </w:r>
      </w:ins>
      <w:ins w:id="2689" w:author="Benton, Deon" w:date="2026-03-03T15:48:00Z" w16du:dateUtc="2026-03-03T21:48:00Z">
        <w:r w:rsidR="003A5184">
          <w:rPr>
            <w:rFonts w:ascii="Times New Roman" w:eastAsia="Times New Roman" w:hAnsi="Times New Roman" w:cs="Times New Roman"/>
          </w:rPr>
          <w:t xml:space="preserve"> evaluate their putative action understanding</w:t>
        </w:r>
      </w:ins>
      <w:ins w:id="2690" w:author="Benton, Deon" w:date="2026-03-30T13:55:00Z" w16du:dateUtc="2026-03-30T18:55:00Z">
        <w:r w:rsidR="00C2376E">
          <w:rPr>
            <w:rFonts w:ascii="Times New Roman" w:eastAsia="Times New Roman" w:hAnsi="Times New Roman" w:cs="Times New Roman"/>
          </w:rPr>
          <w:t xml:space="preserve">. ALIAS’s success also challenges </w:t>
        </w:r>
      </w:ins>
      <w:ins w:id="2691" w:author="Benton, Deon" w:date="2026-03-30T13:57:00Z" w16du:dateUtc="2026-03-30T18:57:00Z">
        <w:r w:rsidR="00033634">
          <w:rPr>
            <w:rFonts w:ascii="Times New Roman" w:eastAsia="Times New Roman" w:hAnsi="Times New Roman" w:cs="Times New Roman"/>
          </w:rPr>
          <w:t xml:space="preserve">one of OM10’s built-in assumptions: By </w:t>
        </w:r>
      </w:ins>
      <w:ins w:id="2692" w:author="Benton, Deon" w:date="2026-03-30T14:01:00Z" w16du:dateUtc="2026-03-30T19:01:00Z">
        <w:r w:rsidR="00720A1B">
          <w:rPr>
            <w:rFonts w:ascii="Times New Roman" w:eastAsia="Times New Roman" w:hAnsi="Times New Roman" w:cs="Times New Roman"/>
          </w:rPr>
          <w:t xml:space="preserve">assigning </w:t>
        </w:r>
      </w:ins>
      <w:ins w:id="2693" w:author="Benton, Deon" w:date="2026-03-30T14:02:00Z" w16du:dateUtc="2026-03-30T19:02:00Z">
        <w:r w:rsidR="00720A1B">
          <w:rPr>
            <w:rFonts w:ascii="Times New Roman" w:eastAsia="Times New Roman" w:hAnsi="Times New Roman" w:cs="Times New Roman"/>
          </w:rPr>
          <w:t xml:space="preserve">separate units in the model for </w:t>
        </w:r>
      </w:ins>
      <w:ins w:id="2694" w:author="Benton, Deon" w:date="2026-03-30T14:01:00Z" w16du:dateUtc="2026-03-30T19:01:00Z">
        <w:r w:rsidR="00720A1B">
          <w:rPr>
            <w:rFonts w:ascii="Times New Roman" w:eastAsia="Times New Roman" w:hAnsi="Times New Roman" w:cs="Times New Roman"/>
          </w:rPr>
          <w:t>agents and goals, OM10</w:t>
        </w:r>
      </w:ins>
      <w:ins w:id="2695" w:author="Benton, Deon" w:date="2026-03-30T14:03:00Z" w16du:dateUtc="2026-03-30T19:03:00Z">
        <w:r w:rsidR="00720A1B">
          <w:rPr>
            <w:rFonts w:ascii="Times New Roman" w:eastAsia="Times New Roman" w:hAnsi="Times New Roman" w:cs="Times New Roman"/>
          </w:rPr>
          <w:t xml:space="preserve"> </w:t>
        </w:r>
      </w:ins>
      <w:ins w:id="2696" w:author="Benton, Deon" w:date="2026-03-30T13:58:00Z" w16du:dateUtc="2026-03-30T18:58:00Z">
        <w:r w:rsidR="00033634">
          <w:rPr>
            <w:rFonts w:ascii="Times New Roman" w:eastAsia="Times New Roman" w:hAnsi="Times New Roman" w:cs="Times New Roman"/>
          </w:rPr>
          <w:t>presupposes</w:t>
        </w:r>
      </w:ins>
      <w:ins w:id="2697" w:author="Benton, Deon" w:date="2026-03-30T14:00:00Z" w16du:dateUtc="2026-03-30T19:00:00Z">
        <w:r w:rsidR="007439EB">
          <w:rPr>
            <w:rFonts w:ascii="Times New Roman" w:eastAsia="Times New Roman" w:hAnsi="Times New Roman" w:cs="Times New Roman"/>
          </w:rPr>
          <w:t xml:space="preserve"> preexisting notions of these concepts. </w:t>
        </w:r>
      </w:ins>
      <w:ins w:id="2698" w:author="Benton, Deon" w:date="2026-03-30T13:59:00Z" w16du:dateUtc="2026-03-30T18:59:00Z">
        <w:r w:rsidR="007439EB">
          <w:rPr>
            <w:rFonts w:ascii="Times New Roman" w:eastAsia="Times New Roman" w:hAnsi="Times New Roman" w:cs="Times New Roman"/>
          </w:rPr>
          <w:t xml:space="preserve">The present account—and the model that implements it—makes no such assumptions. </w:t>
        </w:r>
      </w:ins>
      <w:ins w:id="2699" w:author="Benton, Deon" w:date="2026-03-30T14:03:00Z" w16du:dateUtc="2026-03-30T19:03:00Z">
        <w:r w:rsidR="002B0BEB">
          <w:rPr>
            <w:rFonts w:ascii="Times New Roman" w:eastAsia="Times New Roman" w:hAnsi="Times New Roman" w:cs="Times New Roman"/>
          </w:rPr>
          <w:t>Instead</w:t>
        </w:r>
      </w:ins>
      <w:ins w:id="2700" w:author="Benton, Deon" w:date="2026-03-30T13:59:00Z" w16du:dateUtc="2026-03-30T18:59:00Z">
        <w:r w:rsidR="007439EB">
          <w:rPr>
            <w:rFonts w:ascii="Times New Roman" w:eastAsia="Times New Roman" w:hAnsi="Times New Roman" w:cs="Times New Roman"/>
          </w:rPr>
          <w:t xml:space="preserve">, </w:t>
        </w:r>
      </w:ins>
      <w:r w:rsidR="003A5184">
        <w:rPr>
          <w:rFonts w:ascii="Times New Roman" w:eastAsia="Times New Roman" w:hAnsi="Times New Roman" w:cs="Times New Roman"/>
        </w:rPr>
        <w:t xml:space="preserve">ALIAS’s success suggests that </w:t>
      </w:r>
      <w:r w:rsidR="00321D85">
        <w:rPr>
          <w:rFonts w:ascii="Times New Roman" w:eastAsia="Times New Roman" w:hAnsi="Times New Roman" w:cs="Times New Roman"/>
        </w:rPr>
        <w:t xml:space="preserve">an associative learning mechanism that operates over differentially salient, low-level, conceptually neutral features is sufficient to explain infants’ looking. </w:t>
      </w:r>
    </w:p>
    <w:p w14:paraId="6E5CB6A2" w14:textId="30770A76"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701" w:author="Benton, Deon" w:date="2026-03-30T14:03:00Z" w16du:dateUtc="2026-03-30T19:03:00Z">
        <w:r w:rsidR="002B0BEB">
          <w:rPr>
            <w:rFonts w:ascii="Times New Roman" w:hAnsi="Times New Roman" w:cs="Times New Roman"/>
          </w:rPr>
          <w:tab/>
          <w:t xml:space="preserve">Despite </w:t>
        </w:r>
      </w:ins>
      <w:ins w:id="2702" w:author="Benton, Deon" w:date="2026-03-30T16:36:00Z" w16du:dateUtc="2026-03-30T21:36:00Z">
        <w:r w:rsidR="007F7612">
          <w:rPr>
            <w:rFonts w:ascii="Times New Roman" w:hAnsi="Times New Roman" w:cs="Times New Roman"/>
          </w:rPr>
          <w:t>ALIAS’s success</w:t>
        </w:r>
      </w:ins>
      <w:ins w:id="2703" w:author="Benton, Deon" w:date="2026-03-30T14:04:00Z" w16du:dateUtc="2026-03-30T19:04:00Z">
        <w:r w:rsidR="002B0BEB">
          <w:rPr>
            <w:rFonts w:ascii="Times New Roman" w:hAnsi="Times New Roman" w:cs="Times New Roman"/>
          </w:rPr>
          <w:t xml:space="preserve"> i</w:t>
        </w:r>
      </w:ins>
      <w:ins w:id="2704" w:author="Benton, Deon" w:date="2026-03-30T16:27:00Z" w16du:dateUtc="2026-03-30T21:27:00Z">
        <w:r w:rsidR="004C38F1">
          <w:rPr>
            <w:rFonts w:ascii="Times New Roman" w:hAnsi="Times New Roman" w:cs="Times New Roman"/>
          </w:rPr>
          <w:t>n</w:t>
        </w:r>
      </w:ins>
      <w:ins w:id="2705" w:author="Benton, Deon" w:date="2026-03-30T14:04:00Z" w16du:dateUtc="2026-03-30T19:04:00Z">
        <w:r w:rsidR="002B0BEB">
          <w:rPr>
            <w:rFonts w:ascii="Times New Roman" w:hAnsi="Times New Roman" w:cs="Times New Roman"/>
          </w:rPr>
          <w:t xml:space="preserve"> capturing infants’ looking patterns in</w:t>
        </w:r>
      </w:ins>
      <w:ins w:id="2706"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707" w:author="Benton, Deon" w:date="2026-03-30T16:36:00Z" w16du:dateUtc="2026-03-30T21:36:00Z">
        <w:r w:rsidR="007F7612">
          <w:rPr>
            <w:rFonts w:ascii="Times New Roman" w:eastAsia="Times New Roman" w:hAnsi="Times New Roman" w:cs="Times New Roman"/>
          </w:rPr>
          <w:t xml:space="preserve">a number of issues remain. One issue </w:t>
        </w:r>
      </w:ins>
      <w:ins w:id="2708" w:author="Benton, Deon" w:date="2026-03-30T14:05:00Z" w16du:dateUtc="2026-03-30T19:05:00Z">
        <w:r w:rsidR="00BF6767">
          <w:rPr>
            <w:rFonts w:ascii="Times New Roman" w:eastAsia="Times New Roman" w:hAnsi="Times New Roman" w:cs="Times New Roman"/>
          </w:rPr>
          <w:t>relates to the</w:t>
        </w:r>
      </w:ins>
      <w:ins w:id="2709" w:author="Benton, Deon" w:date="2026-03-03T15:53:00Z" w16du:dateUtc="2026-03-03T21:53:00Z">
        <w:r w:rsidR="0086194C">
          <w:rPr>
            <w:rFonts w:ascii="Times New Roman" w:eastAsia="Times New Roman" w:hAnsi="Times New Roman" w:cs="Times New Roman"/>
          </w:rPr>
          <w:t xml:space="preserve"> fact that</w:t>
        </w:r>
      </w:ins>
      <w:ins w:id="2710" w:author="Benton, Deon" w:date="2026-03-09T18:55:00Z" w16du:dateUtc="2026-03-09T23:55:00Z">
        <w:r w:rsidR="00CC3593">
          <w:rPr>
            <w:rFonts w:ascii="Times New Roman" w:eastAsia="Times New Roman" w:hAnsi="Times New Roman" w:cs="Times New Roman"/>
          </w:rPr>
          <w:t xml:space="preserve"> the network’s “real-world</w:t>
        </w:r>
      </w:ins>
      <w:ins w:id="2711" w:author="Benton, Deon" w:date="2026-03-09T18:56:00Z" w16du:dateUtc="2026-03-09T23:56:00Z">
        <w:r w:rsidR="00CC3593">
          <w:rPr>
            <w:rFonts w:ascii="Times New Roman" w:eastAsia="Times New Roman" w:hAnsi="Times New Roman" w:cs="Times New Roman"/>
          </w:rPr>
          <w:t>”</w:t>
        </w:r>
      </w:ins>
      <w:ins w:id="2712" w:author="Benton, Deon" w:date="2026-03-09T18:55:00Z" w16du:dateUtc="2026-03-09T23:55:00Z">
        <w:r w:rsidR="00CC3593">
          <w:rPr>
            <w:rFonts w:ascii="Times New Roman" w:eastAsia="Times New Roman" w:hAnsi="Times New Roman" w:cs="Times New Roman"/>
          </w:rPr>
          <w:t xml:space="preserve"> experience was considerably purer than that of infants</w:t>
        </w:r>
      </w:ins>
      <w:ins w:id="2713" w:author="Benton, Deon" w:date="2026-03-30T14:06:00Z" w16du:dateUtc="2026-03-30T19:06:00Z">
        <w:r w:rsidR="00BF6767">
          <w:rPr>
            <w:rFonts w:ascii="Times New Roman" w:eastAsia="Times New Roman" w:hAnsi="Times New Roman" w:cs="Times New Roman"/>
          </w:rPr>
          <w:t>; that is, in the current model,</w:t>
        </w:r>
      </w:ins>
      <w:ins w:id="2714" w:author="Benton, Deon" w:date="2026-03-09T18:55:00Z" w16du:dateUtc="2026-03-09T23:55:00Z">
        <w:r w:rsidR="00CC3593">
          <w:rPr>
            <w:rFonts w:ascii="Times New Roman" w:eastAsia="Times New Roman" w:hAnsi="Times New Roman" w:cs="Times New Roman"/>
          </w:rPr>
          <w:t xml:space="preserve"> </w:t>
        </w:r>
      </w:ins>
      <w:ins w:id="2715" w:author="Benton, Deon" w:date="2026-03-09T19:08:00Z" w16du:dateUtc="2026-03-10T00:08:00Z">
        <w:r w:rsidR="00585C9B">
          <w:rPr>
            <w:rFonts w:ascii="Times New Roman" w:eastAsia="Times New Roman" w:hAnsi="Times New Roman" w:cs="Times New Roman"/>
          </w:rPr>
          <w:t xml:space="preserve">arced motion </w:t>
        </w:r>
      </w:ins>
      <w:ins w:id="2716" w:author="Benton, Deon" w:date="2026-03-30T14:06:00Z" w16du:dateUtc="2026-03-30T19:06:00Z">
        <w:r w:rsidR="00BF6767">
          <w:rPr>
            <w:rFonts w:ascii="Times New Roman" w:eastAsia="Times New Roman" w:hAnsi="Times New Roman" w:cs="Times New Roman"/>
          </w:rPr>
          <w:t>never occurred in the absence of obsta</w:t>
        </w:r>
      </w:ins>
      <w:ins w:id="2717" w:author="Benton, Deon" w:date="2026-03-30T14:07:00Z" w16du:dateUtc="2026-03-30T19:07:00Z">
        <w:r w:rsidR="00BF6767">
          <w:rPr>
            <w:rFonts w:ascii="Times New Roman" w:eastAsia="Times New Roman" w:hAnsi="Times New Roman" w:cs="Times New Roman"/>
          </w:rPr>
          <w:t>cles</w:t>
        </w:r>
      </w:ins>
      <w:ins w:id="2718" w:author="Benton, Deon" w:date="2026-03-03T15:52:00Z" w16du:dateUtc="2026-03-03T21:52:00Z">
        <w:r w:rsidR="0086194C">
          <w:rPr>
            <w:rFonts w:ascii="Times New Roman" w:eastAsia="Times New Roman" w:hAnsi="Times New Roman" w:cs="Times New Roman"/>
          </w:rPr>
          <w:t xml:space="preserve"> </w:t>
        </w:r>
      </w:ins>
      <w:ins w:id="2719" w:author="Benton, Deon" w:date="2026-03-03T15:53:00Z" w16du:dateUtc="2026-03-03T21:53:00Z">
        <w:r w:rsidR="0086194C">
          <w:rPr>
            <w:rFonts w:ascii="Times New Roman" w:eastAsia="Times New Roman" w:hAnsi="Times New Roman" w:cs="Times New Roman"/>
          </w:rPr>
          <w:t>during</w:t>
        </w:r>
      </w:ins>
      <w:ins w:id="2720" w:author="Benton, Deon" w:date="2026-03-03T15:50:00Z" w16du:dateUtc="2026-03-03T21:50:00Z">
        <w:r w:rsidR="009E5DAF">
          <w:rPr>
            <w:rFonts w:ascii="Times New Roman" w:eastAsia="Times New Roman" w:hAnsi="Times New Roman" w:cs="Times New Roman"/>
          </w:rPr>
          <w:t xml:space="preserve"> pretraining</w:t>
        </w:r>
      </w:ins>
      <w:ins w:id="2721" w:author="Benton, Deon" w:date="2026-03-09T18:55:00Z" w16du:dateUtc="2026-03-09T23:55:00Z">
        <w:r w:rsidR="00CC3593">
          <w:rPr>
            <w:rFonts w:ascii="Times New Roman" w:eastAsia="Times New Roman" w:hAnsi="Times New Roman" w:cs="Times New Roman"/>
          </w:rPr>
          <w:t>.</w:t>
        </w:r>
      </w:ins>
      <w:ins w:id="2722" w:author="Benton, Deon" w:date="2026-03-09T18:56:00Z" w16du:dateUtc="2026-03-09T23:56:00Z">
        <w:r w:rsidR="00C2212E">
          <w:rPr>
            <w:rFonts w:ascii="Times New Roman" w:eastAsia="Times New Roman" w:hAnsi="Times New Roman" w:cs="Times New Roman"/>
          </w:rPr>
          <w:t xml:space="preserve"> </w:t>
        </w:r>
      </w:ins>
      <w:ins w:id="2723" w:author="Benton, Deon" w:date="2026-03-09T18:57:00Z" w16du:dateUtc="2026-03-09T23:57:00Z">
        <w:r w:rsidR="00C2212E">
          <w:rPr>
            <w:rFonts w:ascii="Times New Roman" w:eastAsia="Times New Roman" w:hAnsi="Times New Roman" w:cs="Times New Roman"/>
          </w:rPr>
          <w:t xml:space="preserve">The trouble here is that </w:t>
        </w:r>
      </w:ins>
      <w:ins w:id="2724" w:author="Benton, Deon" w:date="2026-03-30T14:07:00Z" w16du:dateUtc="2026-03-30T19:07:00Z">
        <w:r w:rsidR="001C40F2">
          <w:rPr>
            <w:rFonts w:ascii="Times New Roman" w:eastAsia="Times New Roman" w:hAnsi="Times New Roman" w:cs="Times New Roman"/>
          </w:rPr>
          <w:t xml:space="preserve">although arced motion in the presence of obstacles is the rule, </w:t>
        </w:r>
      </w:ins>
      <w:ins w:id="2725" w:author="Benton, Deon" w:date="2026-03-09T18:57:00Z" w16du:dateUtc="2026-03-09T23:57:00Z">
        <w:r w:rsidR="00C2212E">
          <w:rPr>
            <w:rFonts w:ascii="Times New Roman" w:eastAsia="Times New Roman" w:hAnsi="Times New Roman" w:cs="Times New Roman"/>
          </w:rPr>
          <w:t>infants</w:t>
        </w:r>
      </w:ins>
      <w:ins w:id="2726" w:author="Benton, Deon" w:date="2026-03-30T14:08:00Z" w16du:dateUtc="2026-03-30T19:08:00Z">
        <w:r w:rsidR="001C40F2">
          <w:rPr>
            <w:rFonts w:ascii="Times New Roman" w:eastAsia="Times New Roman" w:hAnsi="Times New Roman" w:cs="Times New Roman"/>
          </w:rPr>
          <w:t xml:space="preserve">’ action processing experience likely also includes </w:t>
        </w:r>
      </w:ins>
      <w:ins w:id="2727" w:author="Benton, Deon" w:date="2026-03-09T18:56:00Z" w16du:dateUtc="2026-03-09T23:56:00Z">
        <w:r w:rsidR="00C2212E">
          <w:rPr>
            <w:rFonts w:ascii="Times New Roman" w:eastAsia="Times New Roman" w:hAnsi="Times New Roman" w:cs="Times New Roman"/>
          </w:rPr>
          <w:t xml:space="preserve">likely </w:t>
        </w:r>
      </w:ins>
      <w:ins w:id="2728" w:author="Benton, Deon" w:date="2026-03-30T14:08:00Z" w16du:dateUtc="2026-03-30T19:08:00Z">
        <w:r w:rsidR="001C40F2">
          <w:rPr>
            <w:rFonts w:ascii="Times New Roman" w:eastAsia="Times New Roman" w:hAnsi="Times New Roman" w:cs="Times New Roman"/>
          </w:rPr>
          <w:t>includes some amount of</w:t>
        </w:r>
      </w:ins>
      <w:ins w:id="2729" w:author="Benton, Deon" w:date="2026-03-09T18:57:00Z" w16du:dateUtc="2026-03-09T23:57:00Z">
        <w:r w:rsidR="00C2212E">
          <w:rPr>
            <w:rFonts w:ascii="Times New Roman" w:eastAsia="Times New Roman" w:hAnsi="Times New Roman" w:cs="Times New Roman"/>
          </w:rPr>
          <w:t xml:space="preserve"> a</w:t>
        </w:r>
      </w:ins>
      <w:ins w:id="2730" w:author="Benton, Deon" w:date="2026-03-09T18:56:00Z" w16du:dateUtc="2026-03-09T23:56:00Z">
        <w:r w:rsidR="00C2212E">
          <w:rPr>
            <w:rFonts w:ascii="Times New Roman" w:eastAsia="Times New Roman" w:hAnsi="Times New Roman" w:cs="Times New Roman"/>
          </w:rPr>
          <w:t>rced motion in the absence of physical o</w:t>
        </w:r>
      </w:ins>
      <w:ins w:id="2731" w:author="Benton, Deon" w:date="2026-03-09T18:57:00Z" w16du:dateUtc="2026-03-09T23:57:00Z">
        <w:r w:rsidR="00C2212E">
          <w:rPr>
            <w:rFonts w:ascii="Times New Roman" w:eastAsia="Times New Roman" w:hAnsi="Times New Roman" w:cs="Times New Roman"/>
          </w:rPr>
          <w:t xml:space="preserve">bstacles (e.g., when </w:t>
        </w:r>
      </w:ins>
      <w:ins w:id="2732" w:author="Benton, Deon" w:date="2026-03-30T14:08:00Z" w16du:dateUtc="2026-03-30T19:08:00Z">
        <w:r w:rsidR="001C40F2">
          <w:rPr>
            <w:rFonts w:ascii="Times New Roman" w:eastAsia="Times New Roman" w:hAnsi="Times New Roman" w:cs="Times New Roman"/>
          </w:rPr>
          <w:t>an older</w:t>
        </w:r>
      </w:ins>
      <w:ins w:id="2733" w:author="Benton, Deon" w:date="2026-03-09T18:57:00Z" w16du:dateUtc="2026-03-09T23:57:00Z">
        <w:r w:rsidR="00C2212E">
          <w:rPr>
            <w:rFonts w:ascii="Times New Roman" w:eastAsia="Times New Roman" w:hAnsi="Times New Roman" w:cs="Times New Roman"/>
          </w:rPr>
          <w:t xml:space="preserve"> sibling joyfully skips around the yard</w:t>
        </w:r>
      </w:ins>
      <w:ins w:id="2734"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735" w:author="Benton, Deon" w:date="2026-03-09T18:57:00Z" w16du:dateUtc="2026-03-09T23:57:00Z">
        <w:r w:rsidR="00C2212E">
          <w:rPr>
            <w:rFonts w:ascii="Times New Roman" w:eastAsia="Times New Roman" w:hAnsi="Times New Roman" w:cs="Times New Roman"/>
          </w:rPr>
          <w:t>). Thus,</w:t>
        </w:r>
      </w:ins>
      <w:ins w:id="2736" w:author="Benton, Deon" w:date="2026-03-30T16:27:00Z" w16du:dateUtc="2026-03-30T21:27:00Z">
        <w:r w:rsidR="004C38F1">
          <w:rPr>
            <w:rFonts w:ascii="Times New Roman" w:eastAsia="Times New Roman" w:hAnsi="Times New Roman" w:cs="Times New Roman"/>
          </w:rPr>
          <w:t xml:space="preserve"> before</w:t>
        </w:r>
      </w:ins>
      <w:ins w:id="2737"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 </w:t>
        </w:r>
      </w:ins>
      <w:ins w:id="2738" w:author="Benton, Deon" w:date="2026-03-30T16:34:00Z" w16du:dateUtc="2026-03-30T21:34:00Z">
        <w:r w:rsidR="007B44B6">
          <w:rPr>
            <w:rFonts w:ascii="Times New Roman" w:eastAsia="Times New Roman" w:hAnsi="Times New Roman" w:cs="Times New Roman"/>
          </w:rPr>
          <w:t>it</w:t>
        </w:r>
      </w:ins>
      <w:ins w:id="2739" w:author="Benton, Deon" w:date="2026-03-30T14:10:00Z" w16du:dateUtc="2026-03-30T19:10:00Z">
        <w:r w:rsidR="003012FF">
          <w:rPr>
            <w:rFonts w:ascii="Times New Roman" w:eastAsia="Times New Roman" w:hAnsi="Times New Roman" w:cs="Times New Roman"/>
          </w:rPr>
          <w:t xml:space="preserve"> is important to demonstrate the </w:t>
        </w:r>
      </w:ins>
      <w:ins w:id="2740" w:author="Benton, Deon" w:date="2026-03-30T16:29:00Z" w16du:dateUtc="2026-03-30T21:29:00Z">
        <w:r w:rsidR="00AB78AE">
          <w:rPr>
            <w:rFonts w:ascii="Times New Roman" w:eastAsia="Times New Roman" w:hAnsi="Times New Roman" w:cs="Times New Roman"/>
          </w:rPr>
          <w:t>robustness of ALIAS’s performance in a</w:t>
        </w:r>
      </w:ins>
      <w:ins w:id="2741" w:author="Benton, Deon" w:date="2026-03-03T16:03:00Z" w16du:dateUtc="2026-03-03T22:03:00Z">
        <w:r w:rsidR="00C67B37">
          <w:rPr>
            <w:rFonts w:ascii="Times New Roman" w:eastAsia="Times New Roman" w:hAnsi="Times New Roman" w:cs="Times New Roman"/>
          </w:rPr>
          <w:t xml:space="preserve"> simulation that varies</w:t>
        </w:r>
      </w:ins>
      <w:ins w:id="2742" w:author="Benton, Deon" w:date="2026-03-30T16:30:00Z" w16du:dateUtc="2026-03-30T21:30:00Z">
        <w:r w:rsidR="00AB78AE">
          <w:rPr>
            <w:rFonts w:ascii="Times New Roman" w:eastAsia="Times New Roman" w:hAnsi="Times New Roman" w:cs="Times New Roman"/>
          </w:rPr>
          <w:t xml:space="preserve"> during pretraining</w:t>
        </w:r>
      </w:ins>
      <w:ins w:id="2743" w:author="Benton, Deon" w:date="2026-03-03T16:03:00Z" w16du:dateUtc="2026-03-03T22:03:00Z">
        <w:r w:rsidR="00C67B37">
          <w:rPr>
            <w:rFonts w:ascii="Times New Roman" w:eastAsia="Times New Roman" w:hAnsi="Times New Roman" w:cs="Times New Roman"/>
          </w:rPr>
          <w:t xml:space="preserve"> </w:t>
        </w:r>
      </w:ins>
      <w:ins w:id="2744" w:author="Benton, Deon" w:date="2026-03-09T18:58:00Z" w16du:dateUtc="2026-03-09T23:58:00Z">
        <w:r w:rsidR="00C2212E">
          <w:rPr>
            <w:rFonts w:ascii="Times New Roman" w:eastAsia="Times New Roman" w:hAnsi="Times New Roman" w:cs="Times New Roman"/>
          </w:rPr>
          <w:t>the amount of</w:t>
        </w:r>
      </w:ins>
      <w:ins w:id="2745" w:author="Benton, Deon" w:date="2026-03-09T18:59:00Z" w16du:dateUtc="2026-03-09T23:59:00Z">
        <w:r w:rsidR="00C2212E">
          <w:rPr>
            <w:rFonts w:ascii="Times New Roman" w:eastAsia="Times New Roman" w:hAnsi="Times New Roman" w:cs="Times New Roman"/>
          </w:rPr>
          <w:t xml:space="preserve"> </w:t>
        </w:r>
      </w:ins>
      <w:ins w:id="2746" w:author="Benton, Deon" w:date="2026-03-30T16:30:00Z" w16du:dateUtc="2026-03-30T21:30:00Z">
        <w:r w:rsidR="00AB78AE">
          <w:rPr>
            <w:rFonts w:ascii="Times New Roman" w:eastAsia="Times New Roman" w:hAnsi="Times New Roman" w:cs="Times New Roman"/>
          </w:rPr>
          <w:t>constrained arced motion</w:t>
        </w:r>
      </w:ins>
      <w:ins w:id="2747" w:author="Benton, Deon" w:date="2026-03-30T16:43:00Z" w16du:dateUtc="2026-03-30T21:43:00Z">
        <w:r w:rsidR="00661234">
          <w:rPr>
            <w:rFonts w:ascii="Times New Roman" w:eastAsia="Times New Roman" w:hAnsi="Times New Roman" w:cs="Times New Roman"/>
          </w:rPr>
          <w:t>. Note that “constrained arced motion”</w:t>
        </w:r>
      </w:ins>
      <w:ins w:id="2748" w:author="Benton, Deon" w:date="2026-03-30T16:44:00Z" w16du:dateUtc="2026-03-30T21:44:00Z">
        <w:r w:rsidR="00661234">
          <w:rPr>
            <w:rFonts w:ascii="Times New Roman" w:eastAsia="Times New Roman" w:hAnsi="Times New Roman" w:cs="Times New Roman"/>
          </w:rPr>
          <w:t xml:space="preserve"> simply refers to</w:t>
        </w:r>
      </w:ins>
      <w:ins w:id="2749" w:author="Benton, Deon" w:date="2026-03-30T16:30:00Z" w16du:dateUtc="2026-03-30T21:30:00Z">
        <w:r w:rsidR="00AB78AE">
          <w:rPr>
            <w:rFonts w:ascii="Times New Roman" w:eastAsia="Times New Roman" w:hAnsi="Times New Roman" w:cs="Times New Roman"/>
          </w:rPr>
          <w:t xml:space="preserve"> arced trajectories </w:t>
        </w:r>
      </w:ins>
      <w:ins w:id="2750" w:author="Benton, Deon" w:date="2026-03-30T16:44:00Z" w16du:dateUtc="2026-03-30T21:44:00Z">
        <w:r w:rsidR="00661234">
          <w:rPr>
            <w:rFonts w:ascii="Times New Roman" w:eastAsia="Times New Roman" w:hAnsi="Times New Roman" w:cs="Times New Roman"/>
          </w:rPr>
          <w:t xml:space="preserve">that are </w:t>
        </w:r>
      </w:ins>
      <w:ins w:id="2751" w:author="Benton, Deon" w:date="2026-03-30T16:30:00Z" w16du:dateUtc="2026-03-30T21:30:00Z">
        <w:r w:rsidR="00AB78AE">
          <w:rPr>
            <w:rFonts w:ascii="Times New Roman" w:eastAsia="Times New Roman" w:hAnsi="Times New Roman" w:cs="Times New Roman"/>
          </w:rPr>
          <w:t>constrained</w:t>
        </w:r>
      </w:ins>
      <w:ins w:id="2752" w:author="Benton, Deon" w:date="2026-03-30T16:31:00Z" w16du:dateUtc="2026-03-30T21:31:00Z">
        <w:r w:rsidR="00AB78AE">
          <w:rPr>
            <w:rFonts w:ascii="Times New Roman" w:eastAsia="Times New Roman" w:hAnsi="Times New Roman" w:cs="Times New Roman"/>
          </w:rPr>
          <w:t xml:space="preserve"> by obstacles</w:t>
        </w:r>
      </w:ins>
      <w:ins w:id="2753" w:author="Benton, Deon" w:date="2026-03-03T16:06:00Z" w16du:dateUtc="2026-03-03T22:06:00Z">
        <w:r w:rsidR="002306DE">
          <w:rPr>
            <w:rFonts w:ascii="Times New Roman" w:eastAsia="Times New Roman" w:hAnsi="Times New Roman" w:cs="Times New Roman"/>
          </w:rPr>
          <w:t xml:space="preserve">. </w:t>
        </w:r>
      </w:ins>
      <w:r w:rsidR="00524642">
        <w:rPr>
          <w:rFonts w:ascii="Times New Roman" w:eastAsia="Times New Roman" w:hAnsi="Times New Roman" w:cs="Times New Roman"/>
        </w:rPr>
        <w:t xml:space="preserve"> </w:t>
      </w:r>
      <w:ins w:id="2754" w:author="Benton, Deon" w:date="2026-03-30T16:31:00Z" w16du:dateUtc="2026-03-30T21:31:00Z">
        <w:r w:rsidR="00AB78AE">
          <w:rPr>
            <w:rFonts w:ascii="Times New Roman" w:eastAsia="Times New Roman" w:hAnsi="Times New Roman" w:cs="Times New Roman"/>
          </w:rPr>
          <w:t>Simulation 1b addressed this issue.</w:t>
        </w:r>
      </w:ins>
      <w:ins w:id="2755" w:author="Benton, Deon" w:date="2026-03-30T16:32:00Z" w16du:dateUtc="2026-03-30T21:32:00Z">
        <w:r w:rsidR="002306AB">
          <w:rPr>
            <w:rFonts w:ascii="Times New Roman" w:eastAsia="Times New Roman" w:hAnsi="Times New Roman" w:cs="Times New Roman"/>
          </w:rPr>
          <w:t xml:space="preserve"> Another issue</w:t>
        </w:r>
      </w:ins>
      <w:ins w:id="2756" w:author="Benton, Deon" w:date="2026-03-30T16:33:00Z" w16du:dateUtc="2026-03-30T21:33:00Z">
        <w:r w:rsidR="002306AB">
          <w:rPr>
            <w:rFonts w:ascii="Times New Roman" w:eastAsia="Times New Roman" w:hAnsi="Times New Roman" w:cs="Times New Roman"/>
          </w:rPr>
          <w:t xml:space="preserve"> </w:t>
        </w:r>
      </w:ins>
      <w:ins w:id="2757" w:author="Benton, Deon" w:date="2026-03-30T16:32:00Z" w16du:dateUtc="2026-03-30T21:32:00Z">
        <w:r w:rsidR="002306AB">
          <w:rPr>
            <w:rFonts w:ascii="Times New Roman" w:eastAsia="Times New Roman" w:hAnsi="Times New Roman" w:cs="Times New Roman"/>
          </w:rPr>
          <w:t>concerns</w:t>
        </w:r>
      </w:ins>
      <w:ins w:id="2758" w:author="Benton, Deon" w:date="2026-03-30T16:42:00Z" w16du:dateUtc="2026-03-30T21:42:00Z">
        <w:r w:rsidR="00661234">
          <w:rPr>
            <w:rFonts w:ascii="Times New Roman" w:eastAsia="Times New Roman" w:hAnsi="Times New Roman" w:cs="Times New Roman"/>
          </w:rPr>
          <w:t xml:space="preserve"> whether, as was argued in the Introduction,</w:t>
        </w:r>
      </w:ins>
      <w:ins w:id="2759" w:author="Benton, Deon" w:date="2026-03-30T16:38:00Z" w16du:dateUtc="2026-03-30T21:38:00Z">
        <w:r w:rsidR="00F20DF3">
          <w:rPr>
            <w:rFonts w:ascii="Times New Roman" w:eastAsia="Times New Roman" w:hAnsi="Times New Roman" w:cs="Times New Roman"/>
          </w:rPr>
          <w:t xml:space="preserve"> </w:t>
        </w:r>
      </w:ins>
      <w:ins w:id="2760" w:author="Benton, Deon" w:date="2026-03-30T16:42:00Z" w16du:dateUtc="2026-03-30T21:42:00Z">
        <w:r w:rsidR="00661234">
          <w:rPr>
            <w:rFonts w:ascii="Times New Roman" w:eastAsia="Times New Roman" w:hAnsi="Times New Roman" w:cs="Times New Roman"/>
          </w:rPr>
          <w:t xml:space="preserve">ALIAS </w:t>
        </w:r>
      </w:ins>
      <w:ins w:id="2761" w:author="Benton, Deon" w:date="2026-03-30T16:39:00Z" w16du:dateUtc="2026-03-30T21:39:00Z">
        <w:r w:rsidR="00F20DF3">
          <w:rPr>
            <w:rFonts w:ascii="Times New Roman" w:eastAsia="Times New Roman" w:hAnsi="Times New Roman" w:cs="Times New Roman"/>
          </w:rPr>
          <w:t xml:space="preserve">has greater </w:t>
        </w:r>
      </w:ins>
      <w:ins w:id="2762" w:author="Benton, Deon" w:date="2026-03-30T16:32:00Z" w16du:dateUtc="2026-03-30T21:32:00Z">
        <w:r w:rsidR="002306AB">
          <w:rPr>
            <w:rFonts w:ascii="Times New Roman" w:eastAsia="Times New Roman" w:hAnsi="Times New Roman" w:cs="Times New Roman"/>
          </w:rPr>
          <w:lastRenderedPageBreak/>
          <w:t>explanatory breadth</w:t>
        </w:r>
      </w:ins>
      <w:ins w:id="2763" w:author="Benton, Deon" w:date="2026-03-30T16:42:00Z" w16du:dateUtc="2026-03-30T21:42:00Z">
        <w:r w:rsidR="00661234">
          <w:rPr>
            <w:rFonts w:ascii="Times New Roman" w:eastAsia="Times New Roman" w:hAnsi="Times New Roman" w:cs="Times New Roman"/>
          </w:rPr>
          <w:t xml:space="preserve"> than OM10</w:t>
        </w:r>
      </w:ins>
      <w:ins w:id="2764" w:author="Benton, Deon" w:date="2026-03-30T16:44:00Z" w16du:dateUtc="2026-03-30T21:44:00Z">
        <w:r w:rsidR="004235B8">
          <w:rPr>
            <w:rFonts w:ascii="Times New Roman" w:eastAsia="Times New Roman" w:hAnsi="Times New Roman" w:cs="Times New Roman"/>
          </w:rPr>
          <w:t xml:space="preserve">; that is, </w:t>
        </w:r>
      </w:ins>
      <w:ins w:id="2765" w:author="Benton, Deon" w:date="2026-03-30T16:40:00Z" w16du:dateUtc="2026-03-30T21:40:00Z">
        <w:r w:rsidR="00001ABA">
          <w:rPr>
            <w:rFonts w:ascii="Times New Roman" w:eastAsia="Times New Roman" w:hAnsi="Times New Roman" w:cs="Times New Roman"/>
          </w:rPr>
          <w:t xml:space="preserve">it remains to be </w:t>
        </w:r>
      </w:ins>
      <w:ins w:id="2766" w:author="Benton, Deon" w:date="2026-03-30T16:43:00Z" w16du:dateUtc="2026-03-30T21:43:00Z">
        <w:r w:rsidR="00661234">
          <w:rPr>
            <w:rFonts w:ascii="Times New Roman" w:eastAsia="Times New Roman" w:hAnsi="Times New Roman" w:cs="Times New Roman"/>
          </w:rPr>
          <w:t>seen</w:t>
        </w:r>
      </w:ins>
      <w:ins w:id="2767" w:author="Benton, Deon" w:date="2026-03-30T16:40:00Z" w16du:dateUtc="2026-03-30T21:40:00Z">
        <w:r w:rsidR="00001ABA">
          <w:rPr>
            <w:rFonts w:ascii="Times New Roman" w:eastAsia="Times New Roman" w:hAnsi="Times New Roman" w:cs="Times New Roman"/>
          </w:rPr>
          <w:t xml:space="preserve"> whether </w:t>
        </w:r>
      </w:ins>
      <w:ins w:id="2768" w:author="Benton, Deon" w:date="2026-03-30T16:43:00Z" w16du:dateUtc="2026-03-30T21:43:00Z">
        <w:r w:rsidR="00661234">
          <w:rPr>
            <w:rFonts w:ascii="Times New Roman" w:eastAsia="Times New Roman" w:hAnsi="Times New Roman" w:cs="Times New Roman"/>
          </w:rPr>
          <w:t>ALIAS can capture a wider range of key findings than OM10.</w:t>
        </w:r>
      </w:ins>
      <w:ins w:id="2769" w:author="Benton, Deon" w:date="2026-03-30T16:41:00Z" w16du:dateUtc="2026-03-30T21:41:00Z">
        <w:r w:rsidR="00001ABA">
          <w:rPr>
            <w:rFonts w:ascii="Times New Roman" w:eastAsia="Times New Roman" w:hAnsi="Times New Roman" w:cs="Times New Roman"/>
          </w:rPr>
          <w:t xml:space="preserve"> </w:t>
        </w:r>
      </w:ins>
      <w:ins w:id="2770" w:author="Benton, Deon" w:date="2026-03-30T16:43:00Z" w16du:dateUtc="2026-03-30T21:43:00Z">
        <w:r w:rsidR="00661234">
          <w:rPr>
            <w:rFonts w:ascii="Times New Roman" w:eastAsia="Times New Roman" w:hAnsi="Times New Roman" w:cs="Times New Roman"/>
          </w:rPr>
          <w:t>This issue was explored in subsequent simulations.</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771"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772" w:author="Benton, Deon" w:date="2026-03-03T16:07:00Z" w16du:dateUtc="2026-03-03T22:07:00Z">
        <w:r w:rsidR="003C5492">
          <w:rPr>
            <w:rFonts w:ascii="Times New Roman" w:eastAsia="Times New Roman" w:hAnsi="Times New Roman" w:cs="Times New Roman"/>
            <w:b/>
            <w:bCs/>
          </w:rPr>
          <w:t>1b</w:t>
        </w:r>
      </w:ins>
    </w:p>
    <w:p w14:paraId="7654B5CB" w14:textId="0CF1290C" w:rsidR="00D135D3" w:rsidRDefault="00585C9B" w:rsidP="009A08C7">
      <w:pPr>
        <w:spacing w:line="480" w:lineRule="auto"/>
        <w:ind w:firstLine="720"/>
        <w:contextualSpacing/>
        <w:rPr>
          <w:ins w:id="2773" w:author="Benton, Deon" w:date="2026-03-30T17:19:00Z" w16du:dateUtc="2026-03-30T22:19:00Z"/>
          <w:rFonts w:ascii="Times New Roman" w:eastAsia="Times New Roman" w:hAnsi="Times New Roman" w:cs="Times New Roman"/>
        </w:rPr>
      </w:pPr>
      <w:ins w:id="2774"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775" w:author="Benton, Deon" w:date="2026-03-09T19:05:00Z" w16du:dateUtc="2026-03-10T00:05:00Z">
        <w:r>
          <w:rPr>
            <w:rFonts w:ascii="Times New Roman" w:eastAsia="Times New Roman" w:hAnsi="Times New Roman" w:cs="Times New Roman"/>
          </w:rPr>
          <w:t xml:space="preserve">the ratio of arced motion with obstacles to </w:t>
        </w:r>
      </w:ins>
      <w:ins w:id="2776" w:author="Benton, Deon" w:date="2026-03-09T19:06:00Z" w16du:dateUtc="2026-03-10T00:06:00Z">
        <w:r>
          <w:rPr>
            <w:rFonts w:ascii="Times New Roman" w:eastAsia="Times New Roman" w:hAnsi="Times New Roman" w:cs="Times New Roman"/>
          </w:rPr>
          <w:t>that</w:t>
        </w:r>
      </w:ins>
      <w:ins w:id="2777" w:author="Benton, Deon" w:date="2026-03-09T19:05:00Z" w16du:dateUtc="2026-03-10T00:05:00Z">
        <w:r>
          <w:rPr>
            <w:rFonts w:ascii="Times New Roman" w:eastAsia="Times New Roman" w:hAnsi="Times New Roman" w:cs="Times New Roman"/>
          </w:rPr>
          <w:t xml:space="preserve"> without obstacles varie</w:t>
        </w:r>
      </w:ins>
      <w:ins w:id="2778" w:author="Benton, Deon" w:date="2026-03-09T19:06:00Z" w16du:dateUtc="2026-03-10T00:06:00Z">
        <w:r>
          <w:rPr>
            <w:rFonts w:ascii="Times New Roman" w:eastAsia="Times New Roman" w:hAnsi="Times New Roman" w:cs="Times New Roman"/>
          </w:rPr>
          <w:t xml:space="preserve">d across networks. </w:t>
        </w:r>
      </w:ins>
      <w:ins w:id="2779" w:author="Benton, Deon" w:date="2026-03-09T19:12:00Z" w16du:dateUtc="2026-03-10T00:12:00Z">
        <w:r w:rsidR="00560C9F">
          <w:rPr>
            <w:rFonts w:ascii="Times New Roman" w:eastAsia="Times New Roman" w:hAnsi="Times New Roman" w:cs="Times New Roman"/>
          </w:rPr>
          <w:t>Six</w:t>
        </w:r>
      </w:ins>
      <w:ins w:id="2780" w:author="Benton, Deon" w:date="2026-03-03T16:20:00Z" w16du:dateUtc="2026-03-03T22:20:00Z">
        <w:r w:rsidR="0086256F">
          <w:rPr>
            <w:rFonts w:ascii="Times New Roman" w:eastAsia="Times New Roman" w:hAnsi="Times New Roman" w:cs="Times New Roman"/>
          </w:rPr>
          <w:t xml:space="preserve"> different ratio</w:t>
        </w:r>
      </w:ins>
      <w:ins w:id="2781" w:author="Benton, Deon" w:date="2026-03-09T19:07:00Z" w16du:dateUtc="2026-03-10T00:07:00Z">
        <w:r>
          <w:rPr>
            <w:rFonts w:ascii="Times New Roman" w:eastAsia="Times New Roman" w:hAnsi="Times New Roman" w:cs="Times New Roman"/>
          </w:rPr>
          <w:t xml:space="preserve"> conditions</w:t>
        </w:r>
      </w:ins>
      <w:ins w:id="2782"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783" w:author="Benton, Deon" w:date="2026-03-03T16:17:00Z" w16du:dateUtc="2026-03-03T22:17:00Z">
        <w:r w:rsidR="00B208F8">
          <w:rPr>
            <w:rFonts w:ascii="Times New Roman" w:eastAsia="Times New Roman" w:hAnsi="Times New Roman" w:cs="Times New Roman"/>
          </w:rPr>
          <w:t xml:space="preserve"> </w:t>
        </w:r>
      </w:ins>
      <w:ins w:id="2784"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785"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786" w:author="Benton, Deon" w:date="2026-03-09T19:11:00Z" w16du:dateUtc="2026-03-10T00:11:00Z">
        <w:r w:rsidR="00560C9F">
          <w:rPr>
            <w:rFonts w:ascii="Times New Roman" w:eastAsia="Times New Roman" w:hAnsi="Times New Roman" w:cs="Times New Roman"/>
          </w:rPr>
          <w:t xml:space="preserve">; </w:t>
        </w:r>
      </w:ins>
      <w:ins w:id="2787" w:author="Benton, Deon" w:date="2026-03-09T19:12:00Z" w16du:dateUtc="2026-03-10T00:12:00Z">
        <w:r w:rsidR="00560C9F">
          <w:rPr>
            <w:rFonts w:ascii="Times New Roman" w:eastAsia="Times New Roman" w:hAnsi="Times New Roman" w:cs="Times New Roman"/>
          </w:rPr>
          <w:t>7</w:t>
        </w:r>
      </w:ins>
      <w:ins w:id="2788" w:author="Benton, Deon" w:date="2026-03-09T19:11:00Z" w16du:dateUtc="2026-03-10T00:11:00Z">
        <w:r w:rsidR="00560C9F">
          <w:rPr>
            <w:rFonts w:ascii="Times New Roman" w:eastAsia="Times New Roman" w:hAnsi="Times New Roman" w:cs="Times New Roman"/>
          </w:rPr>
          <w:t xml:space="preserve">0% arced motion with obstacles vs. </w:t>
        </w:r>
      </w:ins>
      <w:ins w:id="2789" w:author="Benton, Deon" w:date="2026-03-09T19:12:00Z" w16du:dateUtc="2026-03-10T00:12:00Z">
        <w:r w:rsidR="00560C9F">
          <w:rPr>
            <w:rFonts w:ascii="Times New Roman" w:eastAsia="Times New Roman" w:hAnsi="Times New Roman" w:cs="Times New Roman"/>
          </w:rPr>
          <w:t>3</w:t>
        </w:r>
      </w:ins>
      <w:ins w:id="2790" w:author="Benton, Deon" w:date="2026-03-09T19:11:00Z" w16du:dateUtc="2026-03-10T00:11:00Z">
        <w:r w:rsidR="00560C9F">
          <w:rPr>
            <w:rFonts w:ascii="Times New Roman" w:eastAsia="Times New Roman" w:hAnsi="Times New Roman" w:cs="Times New Roman"/>
          </w:rPr>
          <w:t>0% arced motion without obstacles</w:t>
        </w:r>
      </w:ins>
      <w:ins w:id="2791"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792" w:author="Benton, Deon" w:date="2026-03-09T19:13:00Z" w16du:dateUtc="2026-03-10T00:13:00Z">
        <w:r w:rsidR="00736F05">
          <w:rPr>
            <w:rFonts w:ascii="Times New Roman" w:eastAsia="Times New Roman" w:hAnsi="Times New Roman" w:cs="Times New Roman"/>
          </w:rPr>
          <w:t>5</w:t>
        </w:r>
      </w:ins>
      <w:ins w:id="2793" w:author="Benton, Deon" w:date="2026-03-09T19:12:00Z" w16du:dateUtc="2026-03-10T00:12:00Z">
        <w:r w:rsidR="00736F05">
          <w:rPr>
            <w:rFonts w:ascii="Times New Roman" w:eastAsia="Times New Roman" w:hAnsi="Times New Roman" w:cs="Times New Roman"/>
          </w:rPr>
          <w:t xml:space="preserve">0% arced motion with obstacles vs. </w:t>
        </w:r>
      </w:ins>
      <w:ins w:id="2794" w:author="Benton, Deon" w:date="2026-03-09T19:13:00Z" w16du:dateUtc="2026-03-10T00:13:00Z">
        <w:r w:rsidR="00736F05">
          <w:rPr>
            <w:rFonts w:ascii="Times New Roman" w:eastAsia="Times New Roman" w:hAnsi="Times New Roman" w:cs="Times New Roman"/>
          </w:rPr>
          <w:t>5</w:t>
        </w:r>
      </w:ins>
      <w:ins w:id="2795" w:author="Benton, Deon" w:date="2026-03-09T19:12:00Z" w16du:dateUtc="2026-03-10T00:12:00Z">
        <w:r w:rsidR="00736F05">
          <w:rPr>
            <w:rFonts w:ascii="Times New Roman" w:eastAsia="Times New Roman" w:hAnsi="Times New Roman" w:cs="Times New Roman"/>
          </w:rPr>
          <w:t>0% arced motion without obstacles</w:t>
        </w:r>
      </w:ins>
      <w:ins w:id="2796" w:author="Benton, Deon" w:date="2026-03-09T19:06:00Z" w16du:dateUtc="2026-03-10T00:06:00Z">
        <w:r>
          <w:rPr>
            <w:rFonts w:ascii="Times New Roman" w:eastAsia="Times New Roman" w:hAnsi="Times New Roman" w:cs="Times New Roman"/>
          </w:rPr>
          <w:t xml:space="preserve">. </w:t>
        </w:r>
      </w:ins>
      <w:ins w:id="2797" w:author="Benton, Deon" w:date="2026-03-30T17:02:00Z" w16du:dateUtc="2026-03-30T22:02:00Z">
        <w:r w:rsidR="00902E7F">
          <w:rPr>
            <w:rFonts w:ascii="Times New Roman" w:eastAsia="Times New Roman" w:hAnsi="Times New Roman" w:cs="Times New Roman"/>
          </w:rPr>
          <w:t xml:space="preserve">Here, a given ratio </w:t>
        </w:r>
      </w:ins>
      <w:ins w:id="2798" w:author="Benton, Deon" w:date="2026-03-30T17:11:00Z" w16du:dateUtc="2026-03-30T22:11:00Z">
        <w:r w:rsidR="00426521">
          <w:rPr>
            <w:rFonts w:ascii="Times New Roman" w:eastAsia="Times New Roman" w:hAnsi="Times New Roman" w:cs="Times New Roman"/>
          </w:rPr>
          <w:t>reflects</w:t>
        </w:r>
      </w:ins>
      <w:ins w:id="2799" w:author="Benton, Deon" w:date="2026-03-30T17:04:00Z" w16du:dateUtc="2026-03-30T22:04:00Z">
        <w:r w:rsidR="002E142A">
          <w:rPr>
            <w:rFonts w:ascii="Times New Roman" w:eastAsia="Times New Roman" w:hAnsi="Times New Roman" w:cs="Times New Roman"/>
          </w:rPr>
          <w:t xml:space="preserve"> the proportion of time</w:t>
        </w:r>
      </w:ins>
      <w:ins w:id="2800" w:author="Benton, Deon" w:date="2026-03-30T17:05:00Z" w16du:dateUtc="2026-03-30T22:05:00Z">
        <w:r w:rsidR="002E142A">
          <w:rPr>
            <w:rFonts w:ascii="Times New Roman" w:eastAsia="Times New Roman" w:hAnsi="Times New Roman" w:cs="Times New Roman"/>
          </w:rPr>
          <w:t xml:space="preserve"> during pretraining</w:t>
        </w:r>
      </w:ins>
      <w:ins w:id="2801" w:author="Benton, Deon" w:date="2026-03-30T17:04:00Z" w16du:dateUtc="2026-03-30T22:04:00Z">
        <w:r w:rsidR="002E142A">
          <w:rPr>
            <w:rFonts w:ascii="Times New Roman" w:eastAsia="Times New Roman" w:hAnsi="Times New Roman" w:cs="Times New Roman"/>
          </w:rPr>
          <w:t xml:space="preserve"> that networks experienced </w:t>
        </w:r>
      </w:ins>
      <w:ins w:id="2802" w:author="Benton, Deon" w:date="2026-03-30T17:05:00Z" w16du:dateUtc="2026-03-30T22:05:00Z">
        <w:r w:rsidR="002E142A">
          <w:rPr>
            <w:rFonts w:ascii="Times New Roman" w:eastAsia="Times New Roman" w:hAnsi="Times New Roman" w:cs="Times New Roman"/>
          </w:rPr>
          <w:t>the corresponding motion.</w:t>
        </w:r>
      </w:ins>
      <w:ins w:id="2803" w:author="Benton, Deon" w:date="2026-03-30T17:02:00Z" w16du:dateUtc="2026-03-30T22:02:00Z">
        <w:r w:rsidR="00902E7F">
          <w:rPr>
            <w:rFonts w:ascii="Times New Roman" w:eastAsia="Times New Roman" w:hAnsi="Times New Roman" w:cs="Times New Roman"/>
          </w:rPr>
          <w:t xml:space="preserve"> </w:t>
        </w:r>
      </w:ins>
      <w:ins w:id="2804" w:author="Benton, Deon" w:date="2026-03-30T17:05:00Z" w16du:dateUtc="2026-03-30T22:05:00Z">
        <w:r w:rsidR="002E142A">
          <w:rPr>
            <w:rFonts w:ascii="Times New Roman" w:eastAsia="Times New Roman" w:hAnsi="Times New Roman" w:cs="Times New Roman"/>
          </w:rPr>
          <w:t xml:space="preserve">Consider the </w:t>
        </w:r>
      </w:ins>
      <w:ins w:id="2805" w:author="Benton, Deon" w:date="2026-03-30T17:07:00Z" w16du:dateUtc="2026-03-30T22:07:00Z">
        <w:r w:rsidR="00B627C2">
          <w:rPr>
            <w:rFonts w:ascii="Times New Roman" w:eastAsia="Times New Roman" w:hAnsi="Times New Roman" w:cs="Times New Roman"/>
          </w:rPr>
          <w:t>“</w:t>
        </w:r>
      </w:ins>
      <w:ins w:id="2806" w:author="Benton, Deon" w:date="2026-03-30T17:05:00Z" w16du:dateUtc="2026-03-30T22:05:00Z">
        <w:r w:rsidR="002E142A">
          <w:rPr>
            <w:rFonts w:ascii="Times New Roman" w:eastAsia="Times New Roman" w:hAnsi="Times New Roman" w:cs="Times New Roman"/>
          </w:rPr>
          <w:t>60% arced motion with obstacles vs. 40% arced motion without obstacles</w:t>
        </w:r>
      </w:ins>
      <w:ins w:id="2807" w:author="Benton, Deon" w:date="2026-03-30T17:07:00Z" w16du:dateUtc="2026-03-30T22:07:00Z">
        <w:r w:rsidR="00B627C2">
          <w:rPr>
            <w:rFonts w:ascii="Times New Roman" w:eastAsia="Times New Roman" w:hAnsi="Times New Roman" w:cs="Times New Roman"/>
          </w:rPr>
          <w:t>”</w:t>
        </w:r>
      </w:ins>
      <w:ins w:id="2808" w:author="Benton, Deon" w:date="2026-03-30T17:05:00Z" w16du:dateUtc="2026-03-30T22:05:00Z">
        <w:r w:rsidR="002E142A">
          <w:rPr>
            <w:rFonts w:ascii="Times New Roman" w:eastAsia="Times New Roman" w:hAnsi="Times New Roman" w:cs="Times New Roman"/>
          </w:rPr>
          <w:t xml:space="preserve"> condition, for example. In this condition, </w:t>
        </w:r>
      </w:ins>
      <w:ins w:id="2809" w:author="Benton, Deon" w:date="2026-03-30T17:10:00Z" w16du:dateUtc="2026-03-30T22:10:00Z">
        <w:r w:rsidR="00426521">
          <w:rPr>
            <w:rFonts w:ascii="Times New Roman" w:eastAsia="Times New Roman" w:hAnsi="Times New Roman" w:cs="Times New Roman"/>
          </w:rPr>
          <w:t>arced motion occurred with obstacles 60% of the time; the remaining 40% of the time, arced motion occurred alone.</w:t>
        </w:r>
      </w:ins>
      <w:ins w:id="2810" w:author="Benton, Deon" w:date="2026-03-30T17:11:00Z" w16du:dateUtc="2026-03-30T22:11:00Z">
        <w:r w:rsidR="00426521">
          <w:rPr>
            <w:rFonts w:ascii="Times New Roman" w:eastAsia="Times New Roman" w:hAnsi="Times New Roman" w:cs="Times New Roman"/>
          </w:rPr>
          <w:t xml:space="preserve"> </w:t>
        </w:r>
      </w:ins>
      <w:ins w:id="2811" w:author="Benton, Deon" w:date="2026-03-30T17:16:00Z" w16du:dateUtc="2026-03-30T22:16:00Z">
        <w:r w:rsidR="008764BA">
          <w:rPr>
            <w:rFonts w:ascii="Times New Roman" w:eastAsia="Times New Roman" w:hAnsi="Times New Roman" w:cs="Times New Roman"/>
          </w:rPr>
          <w:t>This approach of</w:t>
        </w:r>
      </w:ins>
      <w:ins w:id="2812" w:author="Benton, Deon" w:date="2026-03-30T17:12:00Z" w16du:dateUtc="2026-03-30T22:12:00Z">
        <w:r w:rsidR="00B62F20">
          <w:rPr>
            <w:rFonts w:ascii="Times New Roman" w:eastAsia="Times New Roman" w:hAnsi="Times New Roman" w:cs="Times New Roman"/>
          </w:rPr>
          <w:t xml:space="preserve"> </w:t>
        </w:r>
      </w:ins>
      <w:ins w:id="2813" w:author="Benton, Deon" w:date="2026-03-30T17:13:00Z" w16du:dateUtc="2026-03-30T22:13:00Z">
        <w:r w:rsidR="00B62F20">
          <w:rPr>
            <w:rFonts w:ascii="Times New Roman" w:eastAsia="Times New Roman" w:hAnsi="Times New Roman" w:cs="Times New Roman"/>
          </w:rPr>
          <w:t xml:space="preserve">parametrically varying the amount of </w:t>
        </w:r>
      </w:ins>
      <w:ins w:id="2814" w:author="Benton, Deon" w:date="2026-03-30T17:16:00Z" w16du:dateUtc="2026-03-30T22:16:00Z">
        <w:r w:rsidR="008764BA">
          <w:rPr>
            <w:rFonts w:ascii="Times New Roman" w:eastAsia="Times New Roman" w:hAnsi="Times New Roman" w:cs="Times New Roman"/>
          </w:rPr>
          <w:t xml:space="preserve">pretraining </w:t>
        </w:r>
      </w:ins>
      <w:ins w:id="2815" w:author="Benton, Deon" w:date="2026-03-30T17:14:00Z" w16du:dateUtc="2026-03-30T22:14:00Z">
        <w:r w:rsidR="0083058F">
          <w:rPr>
            <w:rFonts w:ascii="Times New Roman" w:eastAsia="Times New Roman" w:hAnsi="Times New Roman" w:cs="Times New Roman"/>
          </w:rPr>
          <w:t xml:space="preserve">experience that networks had with each kind of event </w:t>
        </w:r>
      </w:ins>
      <w:ins w:id="2816" w:author="Benton, Deon" w:date="2026-03-30T17:16:00Z" w16du:dateUtc="2026-03-30T22:16:00Z">
        <w:r w:rsidR="008764BA">
          <w:rPr>
            <w:rFonts w:ascii="Times New Roman" w:eastAsia="Times New Roman" w:hAnsi="Times New Roman" w:cs="Times New Roman"/>
          </w:rPr>
          <w:t>was adopted because there is</w:t>
        </w:r>
      </w:ins>
      <w:ins w:id="2817" w:author="Benton, Deon" w:date="2026-03-30T17:12:00Z" w16du:dateUtc="2026-03-30T22:12:00Z">
        <w:r w:rsidR="00B62F20">
          <w:rPr>
            <w:rFonts w:ascii="Times New Roman" w:eastAsia="Times New Roman" w:hAnsi="Times New Roman" w:cs="Times New Roman"/>
          </w:rPr>
          <w:t xml:space="preserve"> no clear way to derive empirically the proportion of each kind of event in the real world</w:t>
        </w:r>
      </w:ins>
      <w:ins w:id="2818"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819" w:author="Benton, Deon" w:date="2026-03-30T17:22:00Z" w16du:dateUtc="2026-03-30T22:22:00Z">
        <w:r w:rsidR="009455FE">
          <w:rPr>
            <w:rFonts w:ascii="Times New Roman" w:eastAsia="Times New Roman" w:hAnsi="Times New Roman" w:cs="Times New Roman"/>
          </w:rPr>
          <w:t>the results reported below</w:t>
        </w:r>
      </w:ins>
      <w:ins w:id="2820" w:author="Benton, Deon" w:date="2026-03-30T17:24:00Z" w16du:dateUtc="2026-03-30T22:24:00Z">
        <w:r w:rsidR="009455FE">
          <w:rPr>
            <w:rFonts w:ascii="Times New Roman" w:eastAsia="Times New Roman" w:hAnsi="Times New Roman" w:cs="Times New Roman"/>
          </w:rPr>
          <w:t xml:space="preserve"> </w:t>
        </w:r>
      </w:ins>
      <w:ins w:id="2821" w:author="Benton, Deon" w:date="2026-03-30T17:25:00Z" w16du:dateUtc="2026-03-30T22:25:00Z">
        <w:r w:rsidR="00BC6629">
          <w:rPr>
            <w:rFonts w:ascii="Times New Roman" w:eastAsia="Times New Roman" w:hAnsi="Times New Roman" w:cs="Times New Roman"/>
          </w:rPr>
          <w:t xml:space="preserve">should </w:t>
        </w:r>
      </w:ins>
      <w:ins w:id="2822"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823" w:author="Benton, Deon" w:date="2026-03-30T17:25:00Z" w16du:dateUtc="2026-03-30T22:25:00Z">
        <w:r w:rsidR="00BC6629">
          <w:rPr>
            <w:rFonts w:ascii="Times New Roman" w:eastAsia="Times New Roman" w:hAnsi="Times New Roman" w:cs="Times New Roman"/>
          </w:rPr>
          <w:t xml:space="preserve"> across this parameter range</w:t>
        </w:r>
      </w:ins>
      <w:ins w:id="2824" w:author="Benton, Deon" w:date="2026-03-30T17:24:00Z" w16du:dateUtc="2026-03-30T22:24:00Z">
        <w:r w:rsidR="009455FE">
          <w:rPr>
            <w:rFonts w:ascii="Times New Roman" w:eastAsia="Times New Roman" w:hAnsi="Times New Roman" w:cs="Times New Roman"/>
          </w:rPr>
          <w:t>.</w:t>
        </w:r>
      </w:ins>
    </w:p>
    <w:p w14:paraId="6A58B730" w14:textId="18A15677" w:rsidR="009A08C7" w:rsidRDefault="00237719" w:rsidP="00F05034">
      <w:pPr>
        <w:spacing w:line="480" w:lineRule="auto"/>
        <w:ind w:firstLine="720"/>
        <w:contextualSpacing/>
        <w:rPr>
          <w:ins w:id="2825" w:author="Benton, Deon" w:date="2026-03-09T19:14:00Z" w16du:dateUtc="2026-03-10T00:14:00Z"/>
          <w:rFonts w:ascii="Times New Roman" w:eastAsia="Times New Roman" w:hAnsi="Times New Roman" w:cs="Times New Roman"/>
        </w:rPr>
      </w:pPr>
      <w:ins w:id="2826" w:author="Benton, Deon" w:date="2026-03-30T17:26:00Z" w16du:dateUtc="2026-03-30T22:26:00Z">
        <w:r>
          <w:rPr>
            <w:rFonts w:ascii="Times New Roman" w:eastAsia="Times New Roman" w:hAnsi="Times New Roman" w:cs="Times New Roman"/>
          </w:rPr>
          <w:t>Two final notes are worth making. First,</w:t>
        </w:r>
      </w:ins>
      <w:ins w:id="2827" w:author="Benton, Deon" w:date="2026-03-30T17:19:00Z" w16du:dateUtc="2026-03-30T22:19:00Z">
        <w:r w:rsidR="00D135D3">
          <w:rPr>
            <w:rFonts w:ascii="Times New Roman" w:eastAsia="Times New Roman" w:hAnsi="Times New Roman" w:cs="Times New Roman"/>
          </w:rPr>
          <w:t xml:space="preserve"> </w:t>
        </w:r>
      </w:ins>
      <w:ins w:id="2828" w:author="Benton, Deon" w:date="2026-03-09T19:13:00Z" w16du:dateUtc="2026-03-10T00:13:00Z">
        <w:r w:rsidR="00DE5B14">
          <w:rPr>
            <w:rFonts w:ascii="Times New Roman" w:eastAsia="Times New Roman" w:hAnsi="Times New Roman" w:cs="Times New Roman"/>
          </w:rPr>
          <w:t>the</w:t>
        </w:r>
      </w:ins>
      <w:ins w:id="2829" w:author="Benton, Deon" w:date="2026-03-09T19:06:00Z" w16du:dateUtc="2026-03-10T00:06:00Z">
        <w:r w:rsidR="00585C9B">
          <w:rPr>
            <w:rFonts w:ascii="Times New Roman" w:eastAsia="Times New Roman" w:hAnsi="Times New Roman" w:cs="Times New Roman"/>
          </w:rPr>
          <w:t xml:space="preserve"> </w:t>
        </w:r>
      </w:ins>
      <w:ins w:id="2830"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831" w:author="Benton, Deon" w:date="2026-03-09T19:07:00Z" w16du:dateUtc="2026-03-10T00:07:00Z">
        <w:r w:rsidR="00585C9B">
          <w:rPr>
            <w:rFonts w:ascii="Times New Roman" w:eastAsia="Times New Roman" w:hAnsi="Times New Roman" w:cs="Times New Roman"/>
          </w:rPr>
          <w:t xml:space="preserve">served as a direct replication of Simulation 1a—networks in that simulation never experienced arced motion </w:t>
        </w:r>
      </w:ins>
      <w:ins w:id="2832" w:author="Benton, Deon" w:date="2026-03-09T19:08:00Z" w16du:dateUtc="2026-03-10T00:08:00Z">
        <w:r w:rsidR="00585C9B">
          <w:rPr>
            <w:rFonts w:ascii="Times New Roman" w:eastAsia="Times New Roman" w:hAnsi="Times New Roman" w:cs="Times New Roman"/>
          </w:rPr>
          <w:t>without</w:t>
        </w:r>
      </w:ins>
      <w:ins w:id="2833" w:author="Benton, Deon" w:date="2026-03-09T19:07:00Z" w16du:dateUtc="2026-03-10T00:07:00Z">
        <w:r w:rsidR="00585C9B">
          <w:rPr>
            <w:rFonts w:ascii="Times New Roman" w:eastAsia="Times New Roman" w:hAnsi="Times New Roman" w:cs="Times New Roman"/>
          </w:rPr>
          <w:t xml:space="preserve"> obstacles. </w:t>
        </w:r>
      </w:ins>
      <w:ins w:id="2834" w:author="Benton, Deon" w:date="2026-03-03T16:20:00Z" w16du:dateUtc="2026-03-03T22:20:00Z">
        <w:r w:rsidR="00AE3FD6">
          <w:rPr>
            <w:rFonts w:ascii="Times New Roman" w:eastAsia="Times New Roman" w:hAnsi="Times New Roman" w:cs="Times New Roman"/>
          </w:rPr>
          <w:t xml:space="preserve"> </w:t>
        </w:r>
      </w:ins>
      <w:ins w:id="2835" w:author="Benton, Deon" w:date="2026-03-09T19:14:00Z" w16du:dateUtc="2026-03-10T00:14:00Z">
        <w:r w:rsidR="009A08C7">
          <w:rPr>
            <w:rFonts w:ascii="Times New Roman" w:eastAsia="Times New Roman" w:hAnsi="Times New Roman" w:cs="Times New Roman"/>
          </w:rPr>
          <w:t xml:space="preserve">All other aspects </w:t>
        </w:r>
        <w:r w:rsidR="009A08C7">
          <w:rPr>
            <w:rFonts w:ascii="Times New Roman" w:eastAsia="Times New Roman" w:hAnsi="Times New Roman" w:cs="Times New Roman"/>
          </w:rPr>
          <w:lastRenderedPageBreak/>
          <w:t>of this simulation were identical to Simulation 1a.</w:t>
        </w:r>
      </w:ins>
      <w:ins w:id="2836" w:author="Benton, Deon" w:date="2026-03-30T17:26:00Z" w16du:dateUtc="2026-03-30T22:26:00Z">
        <w:r>
          <w:rPr>
            <w:rFonts w:ascii="Times New Roman" w:eastAsia="Times New Roman" w:hAnsi="Times New Roman" w:cs="Times New Roman"/>
          </w:rPr>
          <w:t xml:space="preserve"> Second, </w:t>
        </w:r>
      </w:ins>
      <w:ins w:id="2837" w:author="Benton, Deon" w:date="2026-03-30T17:37:00Z" w16du:dateUtc="2026-03-30T22:37:00Z">
        <w:r w:rsidR="00901C0F">
          <w:rPr>
            <w:rFonts w:ascii="Times New Roman" w:eastAsia="Times New Roman" w:hAnsi="Times New Roman" w:cs="Times New Roman"/>
          </w:rPr>
          <w:t xml:space="preserve">because this simulation was designed </w:t>
        </w:r>
      </w:ins>
      <w:ins w:id="2838" w:author="Benton, Deon" w:date="2026-03-30T17:32:00Z" w16du:dateUtc="2026-03-30T22:32:00Z">
        <w:r w:rsidR="003B5301">
          <w:rPr>
            <w:rFonts w:ascii="Times New Roman" w:eastAsia="Times New Roman" w:hAnsi="Times New Roman" w:cs="Times New Roman"/>
          </w:rPr>
          <w:t>to assess the robustness of ALIAS’s responses</w:t>
        </w:r>
      </w:ins>
      <w:ins w:id="2839" w:author="Benton, Deon" w:date="2026-03-30T17:33:00Z" w16du:dateUtc="2026-03-30T22:33:00Z">
        <w:r w:rsidR="003B5301">
          <w:rPr>
            <w:rFonts w:ascii="Times New Roman" w:eastAsia="Times New Roman" w:hAnsi="Times New Roman" w:cs="Times New Roman"/>
          </w:rPr>
          <w:t xml:space="preserve"> and </w:t>
        </w:r>
      </w:ins>
      <w:ins w:id="2840" w:author="Benton, Deon" w:date="2026-03-30T17:37:00Z" w16du:dateUtc="2026-03-30T22:37:00Z">
        <w:r w:rsidR="00901C0F">
          <w:rPr>
            <w:rFonts w:ascii="Times New Roman" w:eastAsia="Times New Roman" w:hAnsi="Times New Roman" w:cs="Times New Roman"/>
          </w:rPr>
          <w:t>given that a comparison with</w:t>
        </w:r>
      </w:ins>
      <w:ins w:id="2841" w:author="Benton, Deon" w:date="2026-03-30T17:33:00Z" w16du:dateUtc="2026-03-30T22:33:00Z">
        <w:r w:rsidR="003B5301">
          <w:rPr>
            <w:rFonts w:ascii="Times New Roman" w:eastAsia="Times New Roman" w:hAnsi="Times New Roman" w:cs="Times New Roman"/>
          </w:rPr>
          <w:t xml:space="preserve"> OM10</w:t>
        </w:r>
      </w:ins>
      <w:ins w:id="2842" w:author="Benton, Deon" w:date="2026-03-30T17:34:00Z" w16du:dateUtc="2026-03-30T22:34:00Z">
        <w:r w:rsidR="00F05034">
          <w:rPr>
            <w:rFonts w:ascii="Times New Roman" w:eastAsia="Times New Roman" w:hAnsi="Times New Roman" w:cs="Times New Roman"/>
          </w:rPr>
          <w:t xml:space="preserve">’s </w:t>
        </w:r>
      </w:ins>
      <w:ins w:id="2843" w:author="Benton, Deon" w:date="2026-03-30T17:35:00Z" w16du:dateUtc="2026-03-30T22:35:00Z">
        <w:r w:rsidR="00F05034">
          <w:rPr>
            <w:rFonts w:ascii="Times New Roman" w:eastAsia="Times New Roman" w:hAnsi="Times New Roman" w:cs="Times New Roman"/>
          </w:rPr>
          <w:t xml:space="preserve">behavior </w:t>
        </w:r>
      </w:ins>
      <w:ins w:id="2844" w:author="Benton, Deon" w:date="2026-03-30T17:33:00Z" w16du:dateUtc="2026-03-30T22:33:00Z">
        <w:r w:rsidR="003B5301">
          <w:rPr>
            <w:rFonts w:ascii="Times New Roman" w:eastAsia="Times New Roman" w:hAnsi="Times New Roman" w:cs="Times New Roman"/>
          </w:rPr>
          <w:t>would not provide any additional</w:t>
        </w:r>
      </w:ins>
      <w:ins w:id="2845" w:author="Benton, Deon" w:date="2026-03-30T17:37:00Z" w16du:dateUtc="2026-03-30T22:37:00Z">
        <w:r w:rsidR="00901C0F">
          <w:rPr>
            <w:rFonts w:ascii="Times New Roman" w:eastAsia="Times New Roman" w:hAnsi="Times New Roman" w:cs="Times New Roman"/>
          </w:rPr>
          <w:t xml:space="preserve"> </w:t>
        </w:r>
      </w:ins>
      <w:ins w:id="2846" w:author="Benton, Deon" w:date="2026-03-30T17:33:00Z" w16du:dateUtc="2026-03-30T22:33:00Z">
        <w:r w:rsidR="003B5301">
          <w:rPr>
            <w:rFonts w:ascii="Times New Roman" w:eastAsia="Times New Roman" w:hAnsi="Times New Roman" w:cs="Times New Roman"/>
          </w:rPr>
          <w:t xml:space="preserve">insights </w:t>
        </w:r>
      </w:ins>
      <w:ins w:id="2847" w:author="Benton, Deon" w:date="2026-03-30T17:34:00Z" w16du:dateUtc="2026-03-30T22:34:00Z">
        <w:r w:rsidR="00F05034">
          <w:rPr>
            <w:rFonts w:ascii="Times New Roman" w:eastAsia="Times New Roman" w:hAnsi="Times New Roman" w:cs="Times New Roman"/>
          </w:rPr>
          <w:t xml:space="preserve">beyond </w:t>
        </w:r>
      </w:ins>
      <w:ins w:id="2848" w:author="Benton, Deon" w:date="2026-03-30T17:36:00Z" w16du:dateUtc="2026-03-30T22:36:00Z">
        <w:r w:rsidR="00901C0F">
          <w:rPr>
            <w:rFonts w:ascii="Times New Roman" w:eastAsia="Times New Roman" w:hAnsi="Times New Roman" w:cs="Times New Roman"/>
          </w:rPr>
          <w:t>th</w:t>
        </w:r>
      </w:ins>
      <w:ins w:id="2849" w:author="Benton, Deon" w:date="2026-03-30T17:52:00Z" w16du:dateUtc="2026-03-30T22:52:00Z">
        <w:r w:rsidR="007D787B">
          <w:rPr>
            <w:rFonts w:ascii="Times New Roman" w:eastAsia="Times New Roman" w:hAnsi="Times New Roman" w:cs="Times New Roman"/>
          </w:rPr>
          <w:t>ose</w:t>
        </w:r>
      </w:ins>
      <w:ins w:id="2850" w:author="Benton, Deon" w:date="2026-03-30T17:34:00Z" w16du:dateUtc="2026-03-30T22:34:00Z">
        <w:r w:rsidR="00F05034">
          <w:rPr>
            <w:rFonts w:ascii="Times New Roman" w:eastAsia="Times New Roman" w:hAnsi="Times New Roman" w:cs="Times New Roman"/>
          </w:rPr>
          <w:t xml:space="preserve"> already reported in Simulation 1</w:t>
        </w:r>
      </w:ins>
      <w:ins w:id="2851" w:author="Benton, Deon" w:date="2026-03-30T17:29:00Z" w16du:dateUtc="2026-03-30T22:29:00Z">
        <w:r w:rsidR="003E0868">
          <w:rPr>
            <w:rFonts w:ascii="Times New Roman" w:eastAsia="Times New Roman" w:hAnsi="Times New Roman" w:cs="Times New Roman"/>
          </w:rPr>
          <w:t xml:space="preserve">, </w:t>
        </w:r>
      </w:ins>
      <w:ins w:id="2852" w:author="Benton, Deon" w:date="2026-03-30T17:38:00Z" w16du:dateUtc="2026-03-30T22:38:00Z">
        <w:r w:rsidR="00901C0F">
          <w:rPr>
            <w:rFonts w:ascii="Times New Roman" w:eastAsia="Times New Roman" w:hAnsi="Times New Roman" w:cs="Times New Roman"/>
          </w:rPr>
          <w:t>ALIAS’s performance</w:t>
        </w:r>
      </w:ins>
      <w:ins w:id="2853" w:author="Benton, Deon" w:date="2026-03-30T17:28:00Z" w16du:dateUtc="2026-03-30T22:28:00Z">
        <w:r w:rsidR="00E148E1">
          <w:rPr>
            <w:rFonts w:ascii="Times New Roman" w:eastAsia="Times New Roman" w:hAnsi="Times New Roman" w:cs="Times New Roman"/>
          </w:rPr>
          <w:t xml:space="preserve"> was not compared to that of OM10.</w:t>
        </w:r>
      </w:ins>
    </w:p>
    <w:p w14:paraId="65DB0E4A" w14:textId="6878975C" w:rsidR="00B208F8" w:rsidRDefault="00B208F8" w:rsidP="00C56F38">
      <w:pPr>
        <w:spacing w:line="480" w:lineRule="auto"/>
        <w:contextualSpacing/>
        <w:rPr>
          <w:ins w:id="2854"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2855" w:author="Benton, Deon" w:date="2026-04-01T15:01:00Z" w16du:dateUtc="2026-04-01T20:01:00Z"/>
          <w:rFonts w:ascii="Times New Roman" w:hAnsi="Times New Roman" w:cs="Times New Roman"/>
          <w:b/>
          <w:bCs/>
        </w:rPr>
      </w:pPr>
      <w:ins w:id="2856" w:author="Benton, Deon" w:date="2026-03-09T19:15:00Z" w16du:dateUtc="2026-03-10T00:15:00Z">
        <w:r>
          <w:rPr>
            <w:rFonts w:ascii="Times New Roman" w:hAnsi="Times New Roman" w:cs="Times New Roman"/>
            <w:b/>
            <w:bCs/>
          </w:rPr>
          <w:t>Results</w:t>
        </w:r>
      </w:ins>
    </w:p>
    <w:p w14:paraId="30824B99" w14:textId="77777777" w:rsidR="0012060D" w:rsidRPr="00857369" w:rsidRDefault="0012060D" w:rsidP="00C56F38">
      <w:pPr>
        <w:tabs>
          <w:tab w:val="left" w:pos="720"/>
          <w:tab w:val="left" w:pos="1440"/>
          <w:tab w:val="left" w:pos="2160"/>
          <w:tab w:val="left" w:pos="2880"/>
          <w:tab w:val="left" w:pos="3600"/>
          <w:tab w:val="center" w:pos="4680"/>
        </w:tabs>
        <w:spacing w:line="480" w:lineRule="auto"/>
        <w:contextualSpacing/>
        <w:rPr>
          <w:ins w:id="2857" w:author="Benton, Deon" w:date="2026-03-09T19:15:00Z" w16du:dateUtc="2026-03-10T00:15:00Z"/>
          <w:rFonts w:ascii="Times New Roman" w:hAnsi="Times New Roman" w:cs="Times New Roman"/>
          <w:b/>
          <w:bCs/>
        </w:rPr>
      </w:pPr>
    </w:p>
    <w:p w14:paraId="299E0064" w14:textId="77777777" w:rsidR="0012060D" w:rsidRDefault="0012060D" w:rsidP="0012060D">
      <w:pPr>
        <w:spacing w:line="480" w:lineRule="auto"/>
        <w:contextualSpacing/>
        <w:rPr>
          <w:ins w:id="2858" w:author="Benton, Deon" w:date="2026-04-01T15:01:00Z" w16du:dateUtc="2026-04-01T20:01:00Z"/>
          <w:rFonts w:ascii="Times New Roman" w:eastAsia="Times New Roman" w:hAnsi="Times New Roman" w:cs="Times New Roman"/>
        </w:rPr>
      </w:pPr>
      <w:ins w:id="2859" w:author="Benton, Deon" w:date="2026-04-01T15:01:00Z" w16du:dateUtc="2026-04-01T20:01:00Z">
        <w:r>
          <w:rPr>
            <w:rFonts w:ascii="Times New Roman" w:eastAsia="Times New Roman" w:hAnsi="Times New Roman" w:cs="Times New Roman"/>
            <w:b/>
            <w:bCs/>
          </w:rPr>
          <w:t xml:space="preserve">Discussion </w:t>
        </w:r>
      </w:ins>
    </w:p>
    <w:p w14:paraId="5B2F7A7F" w14:textId="77777777" w:rsidR="00C56F38" w:rsidRDefault="00C56F38" w:rsidP="00C56F38">
      <w:pPr>
        <w:spacing w:line="480" w:lineRule="auto"/>
        <w:contextualSpacing/>
        <w:rPr>
          <w:ins w:id="2860"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861" w:author="Benton, Deon" w:date="2026-03-03T16:16:00Z" w16du:dateUtc="2026-03-03T22:16:00Z"/>
          <w:rFonts w:ascii="Times New Roman" w:eastAsia="Times New Roman" w:hAnsi="Times New Roman" w:cs="Times New Roman"/>
          <w:b/>
          <w:bCs/>
        </w:rPr>
      </w:pPr>
      <w:ins w:id="2862"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w:t>
      </w:r>
      <w:r w:rsidR="007847D6">
        <w:rPr>
          <w:rFonts w:ascii="Times New Roman" w:hAnsi="Times New Roman" w:cs="Times New Roman"/>
        </w:rPr>
        <w:lastRenderedPageBreak/>
        <w:t>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19E37081"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C1613">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19E37081"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C1613">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Csibra et al. (2003) showed that infants continue to distinguish between inefficient and efficient actions even if the entities involved in the action events do not </w:t>
      </w:r>
      <w:r w:rsidR="00474E38">
        <w:rPr>
          <w:rFonts w:ascii="Times New Roman" w:eastAsia="Times New Roman" w:hAnsi="Times New Roman" w:cs="Times New Roman"/>
        </w:rPr>
        <w:lastRenderedPageBreak/>
        <w:t>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w:t>
      </w:r>
      <w:r w:rsidRPr="00EC6297">
        <w:rPr>
          <w:rFonts w:ascii="Times New Roman" w:hAnsi="Times New Roman" w:cs="Times New Roman"/>
        </w:rPr>
        <w:lastRenderedPageBreak/>
        <w:t>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w:t>
      </w:r>
      <w:r>
        <w:rPr>
          <w:rFonts w:ascii="Times New Roman" w:hAnsi="Times New Roman" w:cs="Times New Roman"/>
        </w:rPr>
        <w:lastRenderedPageBreak/>
        <w:t>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0F23060A"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9</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74A58E29"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10</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326DC7EE"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11</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334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334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2C1E9C4"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2C1E9C4"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4"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7"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8"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0"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3"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6"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9"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1"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4"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6"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2"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4"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7"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8"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2"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7"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1"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3"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5"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7"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8"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3"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4"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5"/>
      <w:headerReference w:type="first" r:id="rId8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7097C" w14:textId="77777777" w:rsidR="000B286C" w:rsidRDefault="000B286C" w:rsidP="00391C7E">
      <w:pPr>
        <w:spacing w:after="0" w:line="240" w:lineRule="auto"/>
      </w:pPr>
      <w:r>
        <w:separator/>
      </w:r>
    </w:p>
  </w:endnote>
  <w:endnote w:type="continuationSeparator" w:id="0">
    <w:p w14:paraId="4041A842" w14:textId="77777777" w:rsidR="000B286C" w:rsidRDefault="000B286C"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20B14" w14:textId="77777777" w:rsidR="000B286C" w:rsidRDefault="000B286C" w:rsidP="00391C7E">
      <w:pPr>
        <w:spacing w:after="0" w:line="240" w:lineRule="auto"/>
      </w:pPr>
      <w:r>
        <w:separator/>
      </w:r>
    </w:p>
  </w:footnote>
  <w:footnote w:type="continuationSeparator" w:id="0">
    <w:p w14:paraId="4C264924" w14:textId="77777777" w:rsidR="000B286C" w:rsidRDefault="000B286C"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524" w:author="Benton, Deon" w:date="2026-03-03T09:45:00Z" w16du:dateUtc="2026-03-03T15:45:00Z">
        <w:r w:rsidRPr="005C21A3">
          <w:rPr>
            <w:rFonts w:ascii="Times New Roman" w:eastAsia="Times New Roman" w:hAnsi="Times New Roman" w:cs="Times New Roman"/>
            <w:sz w:val="24"/>
            <w:szCs w:val="24"/>
          </w:rPr>
          <w:t xml:space="preserve">the </w:t>
        </w:r>
      </w:ins>
      <w:r w:rsidRPr="005C21A3">
        <w:rPr>
          <w:rFonts w:ascii="Times New Roman" w:eastAsia="Times New Roman" w:hAnsi="Times New Roman" w:cs="Times New Roman"/>
          <w:sz w:val="24"/>
          <w:szCs w:val="24"/>
        </w:rPr>
        <w:t xml:space="preserve">developmental </w:t>
      </w:r>
      <w:ins w:id="2525" w:author="Benton, Deon" w:date="2026-03-03T09:45:00Z" w16du:dateUtc="2026-03-03T15:45:00Z">
        <w:r w:rsidRPr="005C21A3">
          <w:rPr>
            <w:rFonts w:ascii="Times New Roman" w:eastAsia="Times New Roman" w:hAnsi="Times New Roman" w:cs="Times New Roman"/>
            <w:sz w:val="24"/>
            <w:szCs w:val="24"/>
          </w:rPr>
          <w:t xml:space="preserve">cognitive </w:t>
        </w:r>
      </w:ins>
      <w:r w:rsidRPr="005C21A3">
        <w:rPr>
          <w:rFonts w:ascii="Times New Roman" w:eastAsia="Times New Roman" w:hAnsi="Times New Roman" w:cs="Times New Roman"/>
          <w:sz w:val="24"/>
          <w:szCs w:val="24"/>
        </w:rPr>
        <w:t>science</w:t>
      </w:r>
      <w:ins w:id="2526" w:author="Benton, Deon" w:date="2026-03-03T09:45:00Z" w16du:dateUtc="2026-03-03T15:45:00Z">
        <w:r w:rsidRPr="005C21A3">
          <w:rPr>
            <w:rFonts w:ascii="Times New Roman" w:eastAsia="Times New Roman" w:hAnsi="Times New Roman" w:cs="Times New Roman"/>
            <w:sz w:val="24"/>
            <w:szCs w:val="24"/>
          </w:rPr>
          <w:t>s</w:t>
        </w:r>
      </w:ins>
      <w:r w:rsidRPr="005C21A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8AF"/>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3E6"/>
    <w:rsid w:val="00156A94"/>
    <w:rsid w:val="001572EE"/>
    <w:rsid w:val="00157975"/>
    <w:rsid w:val="00160829"/>
    <w:rsid w:val="00160EBD"/>
    <w:rsid w:val="001614AB"/>
    <w:rsid w:val="00161B73"/>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4EF4"/>
    <w:rsid w:val="001A55CE"/>
    <w:rsid w:val="001A5F56"/>
    <w:rsid w:val="001A6079"/>
    <w:rsid w:val="001A61AD"/>
    <w:rsid w:val="001A7B4F"/>
    <w:rsid w:val="001A7F1C"/>
    <w:rsid w:val="001B02D5"/>
    <w:rsid w:val="001B034E"/>
    <w:rsid w:val="001B06BB"/>
    <w:rsid w:val="001B0A01"/>
    <w:rsid w:val="001B0D77"/>
    <w:rsid w:val="001B1023"/>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9DD"/>
    <w:rsid w:val="001C7484"/>
    <w:rsid w:val="001C7D07"/>
    <w:rsid w:val="001D02BD"/>
    <w:rsid w:val="001D034B"/>
    <w:rsid w:val="001D05DF"/>
    <w:rsid w:val="001D087E"/>
    <w:rsid w:val="001D0C1B"/>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5261"/>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26B"/>
    <w:rsid w:val="00280367"/>
    <w:rsid w:val="002807A7"/>
    <w:rsid w:val="00281DD5"/>
    <w:rsid w:val="00282505"/>
    <w:rsid w:val="00282527"/>
    <w:rsid w:val="002827E0"/>
    <w:rsid w:val="00282D77"/>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E6A"/>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6552"/>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796"/>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857"/>
    <w:rsid w:val="00364A1A"/>
    <w:rsid w:val="00364CAF"/>
    <w:rsid w:val="00364F6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23B"/>
    <w:rsid w:val="0039042D"/>
    <w:rsid w:val="003904CB"/>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215A"/>
    <w:rsid w:val="003C24AA"/>
    <w:rsid w:val="003C2930"/>
    <w:rsid w:val="003C36B5"/>
    <w:rsid w:val="003C3F81"/>
    <w:rsid w:val="003C4483"/>
    <w:rsid w:val="003C45D4"/>
    <w:rsid w:val="003C5492"/>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547"/>
    <w:rsid w:val="00405854"/>
    <w:rsid w:val="00405C88"/>
    <w:rsid w:val="00406364"/>
    <w:rsid w:val="004069A0"/>
    <w:rsid w:val="00406F1E"/>
    <w:rsid w:val="0040758C"/>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49D"/>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C57"/>
    <w:rsid w:val="005C1411"/>
    <w:rsid w:val="005C14CF"/>
    <w:rsid w:val="005C1ABE"/>
    <w:rsid w:val="005C1DE1"/>
    <w:rsid w:val="005C21A3"/>
    <w:rsid w:val="005C3341"/>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0A7"/>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0433"/>
    <w:rsid w:val="00661234"/>
    <w:rsid w:val="006624D1"/>
    <w:rsid w:val="00662A1E"/>
    <w:rsid w:val="0066373B"/>
    <w:rsid w:val="00663890"/>
    <w:rsid w:val="00663F95"/>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14F1"/>
    <w:rsid w:val="0073183C"/>
    <w:rsid w:val="00731ADA"/>
    <w:rsid w:val="00732101"/>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022"/>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258F"/>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6622"/>
    <w:rsid w:val="0083671A"/>
    <w:rsid w:val="00836EA6"/>
    <w:rsid w:val="00837114"/>
    <w:rsid w:val="00837327"/>
    <w:rsid w:val="00837A23"/>
    <w:rsid w:val="00837F81"/>
    <w:rsid w:val="008403E8"/>
    <w:rsid w:val="0084040E"/>
    <w:rsid w:val="00840921"/>
    <w:rsid w:val="00840FE5"/>
    <w:rsid w:val="00841430"/>
    <w:rsid w:val="008414EA"/>
    <w:rsid w:val="00841801"/>
    <w:rsid w:val="008418FE"/>
    <w:rsid w:val="00841A7E"/>
    <w:rsid w:val="00842450"/>
    <w:rsid w:val="00842627"/>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2452"/>
    <w:rsid w:val="008F3092"/>
    <w:rsid w:val="008F3601"/>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30D6"/>
    <w:rsid w:val="00913512"/>
    <w:rsid w:val="009135CF"/>
    <w:rsid w:val="009136A9"/>
    <w:rsid w:val="009139C0"/>
    <w:rsid w:val="00913D5E"/>
    <w:rsid w:val="00914763"/>
    <w:rsid w:val="00914A32"/>
    <w:rsid w:val="00914A3A"/>
    <w:rsid w:val="00914D5A"/>
    <w:rsid w:val="0091568C"/>
    <w:rsid w:val="009163C4"/>
    <w:rsid w:val="009165B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D07"/>
    <w:rsid w:val="009C23FD"/>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68A9"/>
    <w:rsid w:val="00A178AE"/>
    <w:rsid w:val="00A20504"/>
    <w:rsid w:val="00A20AA8"/>
    <w:rsid w:val="00A20DC8"/>
    <w:rsid w:val="00A22499"/>
    <w:rsid w:val="00A2336B"/>
    <w:rsid w:val="00A23A9C"/>
    <w:rsid w:val="00A23D9B"/>
    <w:rsid w:val="00A23E8A"/>
    <w:rsid w:val="00A244C1"/>
    <w:rsid w:val="00A24716"/>
    <w:rsid w:val="00A24724"/>
    <w:rsid w:val="00A24C05"/>
    <w:rsid w:val="00A251F2"/>
    <w:rsid w:val="00A25948"/>
    <w:rsid w:val="00A26747"/>
    <w:rsid w:val="00A273F5"/>
    <w:rsid w:val="00A27B5E"/>
    <w:rsid w:val="00A30FB2"/>
    <w:rsid w:val="00A31190"/>
    <w:rsid w:val="00A318A3"/>
    <w:rsid w:val="00A31C2C"/>
    <w:rsid w:val="00A34693"/>
    <w:rsid w:val="00A3511B"/>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926"/>
    <w:rsid w:val="00A67D28"/>
    <w:rsid w:val="00A67E7E"/>
    <w:rsid w:val="00A703F3"/>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5B41"/>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1613"/>
    <w:rsid w:val="00AC2BE6"/>
    <w:rsid w:val="00AC2DF9"/>
    <w:rsid w:val="00AC2F10"/>
    <w:rsid w:val="00AC3525"/>
    <w:rsid w:val="00AC361E"/>
    <w:rsid w:val="00AC3D23"/>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3D4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3"/>
    <w:rsid w:val="00B37F94"/>
    <w:rsid w:val="00B40634"/>
    <w:rsid w:val="00B40710"/>
    <w:rsid w:val="00B40E70"/>
    <w:rsid w:val="00B4104B"/>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108"/>
    <w:rsid w:val="00B64262"/>
    <w:rsid w:val="00B6525C"/>
    <w:rsid w:val="00B6552F"/>
    <w:rsid w:val="00B659E3"/>
    <w:rsid w:val="00B66DC6"/>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879"/>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2A5"/>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6E5"/>
    <w:rsid w:val="00DA0ABD"/>
    <w:rsid w:val="00DA0B7C"/>
    <w:rsid w:val="00DA1506"/>
    <w:rsid w:val="00DA1F8A"/>
    <w:rsid w:val="00DA2268"/>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65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C4C"/>
    <w:rsid w:val="00E22F89"/>
    <w:rsid w:val="00E230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F57"/>
    <w:rsid w:val="00E67560"/>
    <w:rsid w:val="00E678BA"/>
    <w:rsid w:val="00E67BCC"/>
    <w:rsid w:val="00E67C60"/>
    <w:rsid w:val="00E67D87"/>
    <w:rsid w:val="00E67ED9"/>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44E7"/>
    <w:rsid w:val="00EC46FB"/>
    <w:rsid w:val="00EC4799"/>
    <w:rsid w:val="00EC4AC0"/>
    <w:rsid w:val="00EC4BE5"/>
    <w:rsid w:val="00EC6297"/>
    <w:rsid w:val="00EC6A4A"/>
    <w:rsid w:val="00EC6A71"/>
    <w:rsid w:val="00EC6AB6"/>
    <w:rsid w:val="00EC6B36"/>
    <w:rsid w:val="00EC6F53"/>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20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362"/>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10-0277(85)90008-3" TargetMode="External"/><Relationship Id="rId21" Type="http://schemas.openxmlformats.org/officeDocument/2006/relationships/image" Target="media/image13.png"/><Relationship Id="rId42" Type="http://schemas.openxmlformats.org/officeDocument/2006/relationships/hyperlink" Target="https://doi.org/10.1177/0963721412470687" TargetMode="External"/><Relationship Id="rId47" Type="http://schemas.openxmlformats.org/officeDocument/2006/relationships/hyperlink" Target="https://doi.org/10.1016/0885-2014(93)90008-S" TargetMode="External"/><Relationship Id="rId63" Type="http://schemas.openxmlformats.org/officeDocument/2006/relationships/hyperlink" Target="https://doi.org/10.1037/1089-2680.1.3.271" TargetMode="External"/><Relationship Id="rId68" Type="http://schemas.openxmlformats.org/officeDocument/2006/relationships/hyperlink" Target="https://doi.org/10.1098/rsos.191795" TargetMode="External"/><Relationship Id="rId84" Type="http://schemas.openxmlformats.org/officeDocument/2006/relationships/hyperlink" Target="https://psycnet.apa.org/doi/10.1037/a0032150" TargetMode="External"/><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1467-7687.00220" TargetMode="External"/><Relationship Id="rId37" Type="http://schemas.openxmlformats.org/officeDocument/2006/relationships/hyperlink" Target="https://doi.org/10.1207/s15516709cog1401_5" TargetMode="External"/><Relationship Id="rId53" Type="http://schemas.openxmlformats.org/officeDocument/2006/relationships/hyperlink" Target="https://doi.org/10.1016/j.cognition.2016.12.007" TargetMode="External"/><Relationship Id="rId58" Type="http://schemas.openxmlformats.org/officeDocument/2006/relationships/hyperlink" Target="https://doi.org/10.1016/S0010-0277(96)00727-5" TargetMode="External"/><Relationship Id="rId74" Type="http://schemas.openxmlformats.org/officeDocument/2006/relationships/hyperlink" Target="https://doi.org/10.1146/annurev.ph.25.030163.002553" TargetMode="External"/><Relationship Id="rId79" Type="http://schemas.openxmlformats.org/officeDocument/2006/relationships/hyperlink" Target="https://doi.org/10.1016/j.cogdev.2012.08.004" TargetMode="External"/><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37/xge0001656" TargetMode="External"/><Relationship Id="rId30" Type="http://schemas.openxmlformats.org/officeDocument/2006/relationships/hyperlink" Target="https://psycnet.apa.org/doi/10.1016/S1364-6613(99)01356-X" TargetMode="External"/><Relationship Id="rId35" Type="http://schemas.openxmlformats.org/officeDocument/2006/relationships/hyperlink" Target="https://doi.org/10.1016/S0010-0277(99)00039-6" TargetMode="External"/><Relationship Id="rId43" Type="http://schemas.openxmlformats.org/officeDocument/2006/relationships/hyperlink" Target="https://doi.org/10.1016/j.cogdev.2010.09.001" TargetMode="External"/><Relationship Id="rId48" Type="http://schemas.openxmlformats.org/officeDocument/2006/relationships/hyperlink" Target="https://doi.org/10.1016/j.cogdev.2005.04.004" TargetMode="External"/><Relationship Id="rId56" Type="http://schemas.openxmlformats.org/officeDocument/2006/relationships/hyperlink" Target="https://doi.org/10.1111/j.0956-7976.2004.00755.x" TargetMode="External"/><Relationship Id="rId64" Type="http://schemas.openxmlformats.org/officeDocument/2006/relationships/hyperlink" Target="http://www.jstor.org/stable/30162860" TargetMode="External"/><Relationship Id="rId69" Type="http://schemas.openxmlformats.org/officeDocument/2006/relationships/hyperlink" Target="https://doi.org/10.1371/journal.pone.0023223" TargetMode="External"/><Relationship Id="rId77" Type="http://schemas.openxmlformats.org/officeDocument/2006/relationships/hyperlink" Target="https://doi.org/10.1371/journal.pbio.0030208" TargetMode="External"/><Relationship Id="rId8" Type="http://schemas.openxmlformats.org/officeDocument/2006/relationships/image" Target="media/image1.jpg"/><Relationship Id="rId51" Type="http://schemas.openxmlformats.org/officeDocument/2006/relationships/hyperlink" Target="https://doi.org/10.1016/S0010-0277(87)80006-9" TargetMode="External"/><Relationship Id="rId72" Type="http://schemas.openxmlformats.org/officeDocument/2006/relationships/hyperlink" Target="https://doi.org/10.1016/S1364-6613(02)01926-5" TargetMode="External"/><Relationship Id="rId80" Type="http://schemas.openxmlformats.org/officeDocument/2006/relationships/hyperlink" Target="https://doi.org/10.1016/j.cognition.2017.06.029"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j.1467-8624.1991.tb01602.x" TargetMode="External"/><Relationship Id="rId33" Type="http://schemas.openxmlformats.org/officeDocument/2006/relationships/hyperlink" Target="https://psycnet.apa.org/doi/10.1037/0033-295X.112.2.347" TargetMode="External"/><Relationship Id="rId38" Type="http://schemas.openxmlformats.org/officeDocument/2006/relationships/hyperlink" Target="https://doi.org/10.1111/j.1467-7687.2011.01048.x" TargetMode="External"/><Relationship Id="rId46" Type="http://schemas.openxmlformats.org/officeDocument/2006/relationships/hyperlink" Target="https://psycnet.apa.org/doi/10.1037/0012-1649.19.3.338" TargetMode="External"/><Relationship Id="rId59" Type="http://schemas.openxmlformats.org/officeDocument/2006/relationships/hyperlink" Target="https://doi.org/10.1126/science.1107621" TargetMode="External"/><Relationship Id="rId67" Type="http://schemas.openxmlformats.org/officeDocument/2006/relationships/hyperlink" Target="https://doi.org/10.1080/09540090310001655093" TargetMode="External"/><Relationship Id="rId20" Type="http://schemas.openxmlformats.org/officeDocument/2006/relationships/image" Target="media/image12.jpeg"/><Relationship Id="rId41" Type="http://schemas.openxmlformats.org/officeDocument/2006/relationships/hyperlink" Target="https://doi.org/10.1016/0010-0277(95)00661-H" TargetMode="External"/><Relationship Id="rId54" Type="http://schemas.openxmlformats.org/officeDocument/2006/relationships/hyperlink" Target="https://doi.org/10.1037/0012-1649.36.5.635" TargetMode="External"/><Relationship Id="rId62" Type="http://schemas.openxmlformats.org/officeDocument/2006/relationships/hyperlink" Target="https://doi.org/10.1016/j.cognition.2017.09.007" TargetMode="External"/><Relationship Id="rId70" Type="http://schemas.openxmlformats.org/officeDocument/2006/relationships/hyperlink" Target="https://doi.org/10.1207/s15327078in1003_6" TargetMode="External"/><Relationship Id="rId75" Type="http://schemas.openxmlformats.org/officeDocument/2006/relationships/hyperlink" Target="https://psycnet.apa.org/doi/10.1037/0033-295X.99.4.605" TargetMode="External"/><Relationship Id="rId83" Type="http://schemas.openxmlformats.org/officeDocument/2006/relationships/hyperlink" Target="https://doi.org/10.1111/1467-8721.ep10772615"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16/0010-0277(86)90052-1" TargetMode="External"/><Relationship Id="rId28" Type="http://schemas.openxmlformats.org/officeDocument/2006/relationships/hyperlink" Target="https://doi.org/10.1016/j.cogdev.2022.101164" TargetMode="External"/><Relationship Id="rId36" Type="http://schemas.openxmlformats.org/officeDocument/2006/relationships/hyperlink" Target="https://doi.org/10.1207/s15516709cog2701_4" TargetMode="External"/><Relationship Id="rId49" Type="http://schemas.openxmlformats.org/officeDocument/2006/relationships/hyperlink" Target="https://doi.org/10.1016/0010-0285(83)90017-8" TargetMode="External"/><Relationship Id="rId57" Type="http://schemas.openxmlformats.org/officeDocument/2006/relationships/hyperlink" Target="https://doi.org/10.1016/j.cogpsych.2010.02.001"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016/S0885-2014(02)00124-7" TargetMode="External"/><Relationship Id="rId44" Type="http://schemas.openxmlformats.org/officeDocument/2006/relationships/hyperlink" Target="https://doi.org/10.1038/nature06288" TargetMode="External"/><Relationship Id="rId52" Type="http://schemas.openxmlformats.org/officeDocument/2006/relationships/hyperlink" Target="https://doi.org/10.1111/desc.13581" TargetMode="External"/><Relationship Id="rId60" Type="http://schemas.openxmlformats.org/officeDocument/2006/relationships/hyperlink" Target="https://doi.org/10.1126/science.1111656" TargetMode="External"/><Relationship Id="rId65" Type="http://schemas.openxmlformats.org/officeDocument/2006/relationships/hyperlink" Target="https://doi.org/10.1038/323533a0" TargetMode="External"/><Relationship Id="rId73" Type="http://schemas.openxmlformats.org/officeDocument/2006/relationships/hyperlink" Target="https://doi.org/10.1111/j.1551-6709.2010.01129.x" TargetMode="External"/><Relationship Id="rId78" Type="http://schemas.openxmlformats.org/officeDocument/2006/relationships/hyperlink" Target="https://doi.org/10.1016/j.neuroimage.2010.05.028" TargetMode="External"/><Relationship Id="rId81" Type="http://schemas.openxmlformats.org/officeDocument/2006/relationships/hyperlink" Target="https://doi.org/10.1111/1467-9280.00218"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38/s41467-025-61517-3" TargetMode="External"/><Relationship Id="rId34" Type="http://schemas.openxmlformats.org/officeDocument/2006/relationships/hyperlink" Target="https://doi.org/10.1111/1467-7687.00039" TargetMode="External"/><Relationship Id="rId50" Type="http://schemas.openxmlformats.org/officeDocument/2006/relationships/hyperlink" Target="https://doi.org/10.1016/S0010-0277(98)00036-5" TargetMode="External"/><Relationship Id="rId55" Type="http://schemas.openxmlformats.org/officeDocument/2006/relationships/hyperlink" Target="https://doi.org/10.1080/095400999116322" TargetMode="External"/><Relationship Id="rId76" Type="http://schemas.openxmlformats.org/officeDocument/2006/relationships/hyperlink" Target="https://doi.org/10.1002/icd.2359" TargetMode="External"/><Relationship Id="rId7" Type="http://schemas.openxmlformats.org/officeDocument/2006/relationships/endnotes" Target="endnotes.xml"/><Relationship Id="rId71" Type="http://schemas.openxmlformats.org/officeDocument/2006/relationships/hyperlink" Target="https://doi.org/10.1521/soco.2025.43.3.152" TargetMode="External"/><Relationship Id="rId2" Type="http://schemas.openxmlformats.org/officeDocument/2006/relationships/numbering" Target="numbering.xml"/><Relationship Id="rId29" Type="http://schemas.openxmlformats.org/officeDocument/2006/relationships/hyperlink" Target="https://doi.org/10.1207/S15327078IN0104_3" TargetMode="External"/><Relationship Id="rId24" Type="http://schemas.openxmlformats.org/officeDocument/2006/relationships/hyperlink" Target="https://psycnet.apa.org/doi/10.1037/0012-1649.23.5.655" TargetMode="External"/><Relationship Id="rId40" Type="http://schemas.openxmlformats.org/officeDocument/2006/relationships/hyperlink" Target="https://doi.org/10.1016/S1364-6613(03)00128-1" TargetMode="External"/><Relationship Id="rId45" Type="http://schemas.openxmlformats.org/officeDocument/2006/relationships/hyperlink" Target="https://doi.org/10.1162/neco.1989.1.1.143" TargetMode="External"/><Relationship Id="rId66" Type="http://schemas.openxmlformats.org/officeDocument/2006/relationships/hyperlink" Target="https://doi.org/10.1371/journal.pone.0042698" TargetMode="External"/><Relationship Id="rId87" Type="http://schemas.openxmlformats.org/officeDocument/2006/relationships/fontTable" Target="fontTable.xml"/><Relationship Id="rId61" Type="http://schemas.openxmlformats.org/officeDocument/2006/relationships/hyperlink" Target="https://doi.org/10.1016/j.cognition.2004.11.005" TargetMode="External"/><Relationship Id="rId82" Type="http://schemas.openxmlformats.org/officeDocument/2006/relationships/hyperlink" Target="https://doi.org/10.1038/358749a0"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89</Pages>
  <Words>25738</Words>
  <Characters>141817</Characters>
  <Application>Microsoft Office Word</Application>
  <DocSecurity>0</DocSecurity>
  <Lines>1942</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7</cp:revision>
  <dcterms:created xsi:type="dcterms:W3CDTF">2026-04-10T13:33:00Z</dcterms:created>
  <dcterms:modified xsi:type="dcterms:W3CDTF">2026-04-10T16:26:00Z</dcterms:modified>
</cp:coreProperties>
</file>