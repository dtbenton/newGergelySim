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xml:space="preserv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proofErr w:type="gramStart"/>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proofErr w:type="gramEnd"/>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3614F788"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tab/>
        <w:t xml:space="preserve">As the discussion </w:t>
      </w:r>
      <w:ins w:id="235"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6"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7" w:author="Benton, Deon" w:date="2026-02-11T10:37:00Z" w16du:dateUtc="2026-02-11T16:37:00Z">
        <w:r w:rsidR="00F55CCA">
          <w:rPr>
            <w:rFonts w:ascii="Times New Roman" w:hAnsi="Times New Roman" w:cs="Times New Roman"/>
          </w:rPr>
          <w:t xml:space="preserve">their </w:t>
        </w:r>
      </w:ins>
      <w:ins w:id="238"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 xml:space="preserve">action </w:t>
      </w:r>
      <w:proofErr w:type="gramStart"/>
      <w:r>
        <w:rPr>
          <w:rFonts w:ascii="Times New Roman" w:hAnsi="Times New Roman" w:cs="Times New Roman"/>
        </w:rPr>
        <w:t>understanding</w:t>
      </w:r>
      <w:ins w:id="239" w:author="Benton, Deon" w:date="2026-03-14T20:12:00Z" w16du:dateUtc="2026-03-15T01:12:00Z">
        <w:r w:rsidR="00482F22">
          <w:rPr>
            <w:rFonts w:ascii="Times New Roman" w:hAnsi="Times New Roman" w:cs="Times New Roman"/>
          </w:rPr>
          <w:t>—</w:t>
        </w:r>
        <w:proofErr w:type="gramEnd"/>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0" w:author="Benton, Deon" w:date="2026-03-14T20:13:00Z" w16du:dateUtc="2026-03-15T01:13:00Z">
        <w:r w:rsidR="00482F22">
          <w:rPr>
            <w:rFonts w:ascii="Times New Roman" w:hAnsi="Times New Roman" w:cs="Times New Roman"/>
          </w:rPr>
          <w:t>—</w:t>
        </w:r>
      </w:ins>
      <w:del w:id="241" w:author="Benton, Deon" w:date="2026-03-14T20:13:00Z" w16du:dateUtc="2026-03-15T01:13:00Z">
        <w:r w:rsidR="00E7463E" w:rsidDel="00482F22">
          <w:rPr>
            <w:rFonts w:ascii="Times New Roman" w:hAnsi="Times New Roman" w:cs="Times New Roman"/>
          </w:rPr>
          <w:delText xml:space="preserve"> </w:delText>
        </w:r>
      </w:del>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42" w:author="Benton, Deon" w:date="2026-02-11T10:37:00Z" w16du:dateUtc="2026-02-11T16:37:00Z">
        <w:r w:rsidR="00F55CCA">
          <w:rPr>
            <w:rFonts w:ascii="Times New Roman" w:hAnsi="Times New Roman" w:cs="Times New Roman"/>
          </w:rPr>
          <w:t xml:space="preserve"> domain-specific mechanisms that </w:t>
        </w:r>
      </w:ins>
      <w:ins w:id="243"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4"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5"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143EB68" w14:textId="678FD201" w:rsidR="00811174" w:rsidRDefault="00DA57F6" w:rsidP="00780892">
      <w:pPr>
        <w:spacing w:line="480" w:lineRule="auto"/>
        <w:ind w:firstLine="720"/>
        <w:contextualSpacing/>
        <w:rPr>
          <w:ins w:id="246" w:author="Benton, Deon" w:date="2026-02-11T12:56:00Z" w16du:dateUtc="2026-02-11T18:56:00Z"/>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w:t>
      </w:r>
      <w:ins w:id="247" w:author="Benton, Deon" w:date="2026-03-09T20:21:00Z" w16du:dateUtc="2026-03-10T01:21:00Z">
        <w:r w:rsidR="0001141F">
          <w:rPr>
            <w:rFonts w:ascii="Times New Roman" w:hAnsi="Times New Roman" w:cs="Times New Roman"/>
          </w:rPr>
          <w:t xml:space="preserve"> based on their model</w:t>
        </w:r>
      </w:ins>
      <w:r w:rsidR="000B60E2">
        <w:rPr>
          <w:rFonts w:ascii="Times New Roman" w:hAnsi="Times New Roman" w:cs="Times New Roman"/>
        </w:rPr>
        <w:t xml:space="preserve"> for</w:t>
      </w:r>
      <w:r w:rsidR="00B474F5">
        <w:rPr>
          <w:rFonts w:ascii="Times New Roman" w:hAnsi="Times New Roman" w:cs="Times New Roman"/>
        </w:rPr>
        <w:t xml:space="preserve"> </w:t>
      </w:r>
      <w:ins w:id="248" w:author="Benton, Deon" w:date="2026-03-09T20:27:00Z" w16du:dateUtc="2026-03-10T01:27:00Z">
        <w:r w:rsidR="00DD3688">
          <w:rPr>
            <w:rFonts w:ascii="Times New Roman" w:hAnsi="Times New Roman" w:cs="Times New Roman"/>
          </w:rPr>
          <w:t>one important reason: The</w:t>
        </w:r>
      </w:ins>
      <w:r w:rsidR="006D4C64">
        <w:rPr>
          <w:rFonts w:ascii="Times New Roman" w:hAnsi="Times New Roman" w:cs="Times New Roman"/>
        </w:rPr>
        <w:t xml:space="preserve"> model </w:t>
      </w:r>
      <w:ins w:id="249"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250" w:author="Benton, Deon" w:date="2026-03-09T20:22:00Z" w16du:dateUtc="2026-03-10T01:22:00Z">
        <w:r w:rsidR="009202A3">
          <w:rPr>
            <w:rFonts w:ascii="Times New Roman" w:hAnsi="Times New Roman" w:cs="Times New Roman"/>
          </w:rPr>
          <w:t xml:space="preserve">had any action experience prior to its experience in a simulation analogue of Gergely et al. (1995; </w:t>
        </w:r>
      </w:ins>
      <w:ins w:id="251" w:author="Benton, Deon" w:date="2026-03-09T20:14:00Z" w16du:dateUtc="2026-03-10T01:14:00Z">
        <w:r w:rsidR="007A106B">
          <w:rPr>
            <w:rFonts w:ascii="Times New Roman" w:hAnsi="Times New Roman" w:cs="Times New Roman"/>
          </w:rPr>
          <w:t>see below)</w:t>
        </w:r>
      </w:ins>
      <w:r w:rsidR="009539FA">
        <w:rPr>
          <w:rFonts w:ascii="Times New Roman" w:hAnsi="Times New Roman" w:cs="Times New Roman"/>
        </w:rPr>
        <w:t>,</w:t>
      </w:r>
      <w:r w:rsidR="006D4C64">
        <w:rPr>
          <w:rFonts w:ascii="Times New Roman" w:hAnsi="Times New Roman" w:cs="Times New Roman"/>
        </w:rPr>
        <w:t xml:space="preserve"> it could not develop internal representations</w:t>
      </w:r>
      <w:ins w:id="252" w:author="Benton, Deon" w:date="2026-03-09T20:14:00Z" w16du:dateUtc="2026-03-10T01:14:00Z">
        <w:r w:rsidR="006A3D7F">
          <w:rPr>
            <w:rFonts w:ascii="Times New Roman" w:hAnsi="Times New Roman" w:cs="Times New Roman"/>
          </w:rPr>
          <w:t xml:space="preserve"> or bring to bear in its processing of the habituation and test events its prior </w:t>
        </w:r>
      </w:ins>
      <w:ins w:id="253"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254" w:author="Benton, Deon" w:date="2026-03-09T20:15:00Z" w16du:dateUtc="2026-03-10T01:15:00Z">
        <w:r w:rsidR="0079351C">
          <w:rPr>
            <w:rFonts w:ascii="Times New Roman" w:hAnsi="Times New Roman" w:cs="Times New Roman"/>
          </w:rPr>
          <w:t xml:space="preserve">The specific concern here is that </w:t>
        </w:r>
      </w:ins>
      <w:ins w:id="255" w:author="Benton, Deon" w:date="2026-03-09T20:28:00Z" w16du:dateUtc="2026-03-10T01:28:00Z">
        <w:r w:rsidR="00DD3688">
          <w:rPr>
            <w:rFonts w:ascii="Times New Roman" w:eastAsia="Times New Roman" w:hAnsi="Times New Roman" w:cs="Times New Roman"/>
          </w:rPr>
          <w:t xml:space="preserve">although a recurrent model that lacks a hidden layer or prior experience processing actions in the “real world” </w:t>
        </w:r>
      </w:ins>
      <w:ins w:id="256" w:author="Benton, Deon" w:date="2026-03-09T20:29:00Z" w16du:dateUtc="2026-03-10T01:29:00Z">
        <w:r w:rsidR="00DD3688">
          <w:rPr>
            <w:rFonts w:ascii="Times New Roman" w:eastAsia="Times New Roman" w:hAnsi="Times New Roman" w:cs="Times New Roman"/>
          </w:rPr>
          <w:t xml:space="preserve">can </w:t>
        </w:r>
      </w:ins>
      <w:ins w:id="257" w:author="Benton, Deon" w:date="2026-03-09T20:28:00Z" w16du:dateUtc="2026-03-10T01:28:00Z">
        <w:r w:rsidR="00DD3688">
          <w:rPr>
            <w:rFonts w:ascii="Times New Roman" w:eastAsia="Times New Roman" w:hAnsi="Times New Roman" w:cs="Times New Roman"/>
          </w:rPr>
          <w:t xml:space="preserve">reproduce infants’ looking behaviors in Gergely et al. (1995), one or both factors may be necessary to capture infants’ looking behaviors in a </w:t>
        </w:r>
      </w:ins>
      <w:ins w:id="258" w:author="Benton, Deon" w:date="2026-03-09T20:29:00Z" w16du:dateUtc="2026-03-10T01:29:00Z">
        <w:r w:rsidR="00DD3688">
          <w:rPr>
            <w:rFonts w:ascii="Times New Roman" w:eastAsia="Times New Roman" w:hAnsi="Times New Roman" w:cs="Times New Roman"/>
          </w:rPr>
          <w:t xml:space="preserve">range of other studies on this topic. </w:t>
        </w:r>
      </w:ins>
      <w:ins w:id="259" w:author="Benton, Deon" w:date="2026-03-09T20:30:00Z" w16du:dateUtc="2026-03-10T01:30:00Z">
        <w:r w:rsidR="00DD3688">
          <w:rPr>
            <w:rFonts w:ascii="Times New Roman" w:eastAsia="Times New Roman" w:hAnsi="Times New Roman" w:cs="Times New Roman"/>
          </w:rPr>
          <w:t xml:space="preserve">In the absence of these factors, </w:t>
        </w:r>
      </w:ins>
      <w:ins w:id="260" w:author="Benton, Deon" w:date="2026-03-09T20:31:00Z" w16du:dateUtc="2026-03-10T01:31:00Z">
        <w:r w:rsidR="00DD3688">
          <w:rPr>
            <w:rFonts w:ascii="Times New Roman" w:eastAsia="Times New Roman" w:hAnsi="Times New Roman" w:cs="Times New Roman"/>
          </w:rPr>
          <w:t xml:space="preserve">a </w:t>
        </w:r>
      </w:ins>
      <w:ins w:id="261" w:author="Benton, Deon" w:date="2026-03-09T20:30:00Z" w16du:dateUtc="2026-03-10T01:30:00Z">
        <w:r w:rsidR="00DD3688">
          <w:rPr>
            <w:rFonts w:ascii="Times New Roman" w:eastAsia="Times New Roman" w:hAnsi="Times New Roman" w:cs="Times New Roman"/>
          </w:rPr>
          <w:t xml:space="preserve">model </w:t>
        </w:r>
      </w:ins>
      <w:ins w:id="262" w:author="Benton, Deon" w:date="2026-03-09T20:31:00Z" w16du:dateUtc="2026-03-10T01:31:00Z">
        <w:r w:rsidR="00DD3688">
          <w:rPr>
            <w:rFonts w:ascii="Times New Roman" w:eastAsia="Times New Roman" w:hAnsi="Times New Roman" w:cs="Times New Roman"/>
          </w:rPr>
          <w:t xml:space="preserve">like that by </w:t>
        </w:r>
        <w:proofErr w:type="spellStart"/>
        <w:r w:rsidR="00DD3688">
          <w:rPr>
            <w:rFonts w:ascii="Times New Roman" w:eastAsia="Times New Roman" w:hAnsi="Times New Roman" w:cs="Times New Roman"/>
          </w:rPr>
          <w:t>Overwalle</w:t>
        </w:r>
        <w:proofErr w:type="spellEnd"/>
        <w:r w:rsidR="00DD3688">
          <w:rPr>
            <w:rFonts w:ascii="Times New Roman" w:eastAsia="Times New Roman" w:hAnsi="Times New Roman" w:cs="Times New Roman"/>
          </w:rPr>
          <w:t xml:space="preserve"> (2010) </w:t>
        </w:r>
      </w:ins>
      <w:ins w:id="263" w:author="Benton, Deon" w:date="2026-03-09T20:30:00Z" w16du:dateUtc="2026-03-10T01:30:00Z">
        <w:r w:rsidR="00DD3688">
          <w:rPr>
            <w:rFonts w:ascii="Times New Roman" w:eastAsia="Times New Roman" w:hAnsi="Times New Roman" w:cs="Times New Roman"/>
          </w:rPr>
          <w:t xml:space="preserve">may struggle </w:t>
        </w:r>
      </w:ins>
      <w:ins w:id="264" w:author="Benton, Deon" w:date="2026-03-09T20:29:00Z" w16du:dateUtc="2026-03-10T01:29:00Z">
        <w:r w:rsidR="00DD3688">
          <w:rPr>
            <w:rFonts w:ascii="Times New Roman" w:eastAsia="Times New Roman" w:hAnsi="Times New Roman" w:cs="Times New Roman"/>
          </w:rPr>
          <w:t xml:space="preserve">to capture </w:t>
        </w:r>
      </w:ins>
      <w:ins w:id="265" w:author="Benton, Deon" w:date="2026-03-09T20:30:00Z" w16du:dateUtc="2026-03-10T01:30:00Z">
        <w:r w:rsidR="00DD3688">
          <w:rPr>
            <w:rFonts w:ascii="Times New Roman" w:eastAsia="Times New Roman" w:hAnsi="Times New Roman" w:cs="Times New Roman"/>
          </w:rPr>
          <w:t xml:space="preserve">infants’ </w:t>
        </w:r>
        <w:r w:rsidR="00DD3688">
          <w:rPr>
            <w:rFonts w:ascii="Times New Roman" w:eastAsia="Times New Roman" w:hAnsi="Times New Roman" w:cs="Times New Roman"/>
          </w:rPr>
          <w:lastRenderedPageBreak/>
          <w:t>looking responses in at least some of the studies on this topic.</w:t>
        </w:r>
      </w:ins>
      <w:ins w:id="266" w:author="Benton, Deon" w:date="2026-03-09T20:28:00Z" w16du:dateUtc="2026-03-10T01:28:00Z">
        <w:r w:rsidR="00DD3688">
          <w:rPr>
            <w:rFonts w:ascii="Times New Roman" w:eastAsia="Times New Roman" w:hAnsi="Times New Roman" w:cs="Times New Roman"/>
          </w:rPr>
          <w:t xml:space="preserve"> </w:t>
        </w:r>
      </w:ins>
      <w:ins w:id="267" w:author="Benton, Deon" w:date="2026-02-11T13:18:00Z" w16du:dateUtc="2026-02-11T19:18:00Z">
        <w:r w:rsidR="00AC6F16">
          <w:rPr>
            <w:rFonts w:ascii="Times New Roman" w:eastAsia="Times New Roman" w:hAnsi="Times New Roman" w:cs="Times New Roman"/>
          </w:rPr>
          <w:t xml:space="preserve"> </w:t>
        </w:r>
      </w:ins>
      <w:ins w:id="268" w:author="Benton, Deon" w:date="2026-02-11T13:46:00Z" w16du:dateUtc="2026-02-11T19:46:00Z">
        <w:r w:rsidR="005541AB" w:rsidRPr="005541AB">
          <w:rPr>
            <w:rFonts w:ascii="Times New Roman" w:eastAsia="Times New Roman" w:hAnsi="Times New Roman" w:cs="Times New Roman"/>
          </w:rPr>
          <w:t xml:space="preserve">One </w:t>
        </w:r>
      </w:ins>
      <w:ins w:id="269" w:author="Benton, Deon" w:date="2026-03-09T20:32:00Z" w16du:dateUtc="2026-03-10T01:32:00Z">
        <w:r w:rsidR="00DD3688">
          <w:rPr>
            <w:rFonts w:ascii="Times New Roman" w:eastAsia="Times New Roman" w:hAnsi="Times New Roman" w:cs="Times New Roman"/>
          </w:rPr>
          <w:t>study</w:t>
        </w:r>
      </w:ins>
      <w:ins w:id="270" w:author="Benton, Deon" w:date="2026-02-11T13:46:00Z" w16du:dateUtc="2026-02-11T19:46:00Z">
        <w:r w:rsidR="005541AB" w:rsidRPr="005541AB">
          <w:rPr>
            <w:rFonts w:ascii="Times New Roman" w:eastAsia="Times New Roman" w:hAnsi="Times New Roman" w:cs="Times New Roman"/>
          </w:rPr>
          <w:t xml:space="preserve"> </w:t>
        </w:r>
      </w:ins>
      <w:ins w:id="271" w:author="Benton, Deon" w:date="2026-03-09T20:33:00Z" w16du:dateUtc="2026-03-10T01:33:00Z">
        <w:r w:rsidR="00DD3688">
          <w:rPr>
            <w:rFonts w:ascii="Times New Roman" w:eastAsia="Times New Roman" w:hAnsi="Times New Roman" w:cs="Times New Roman"/>
          </w:rPr>
          <w:t xml:space="preserve">that comes to mind—which </w:t>
        </w:r>
      </w:ins>
      <w:ins w:id="272" w:author="Benton, Deon" w:date="2026-03-09T20:32:00Z" w16du:dateUtc="2026-03-10T01:32:00Z">
        <w:r w:rsidR="00DD3688">
          <w:rPr>
            <w:rFonts w:ascii="Times New Roman" w:eastAsia="Times New Roman" w:hAnsi="Times New Roman" w:cs="Times New Roman"/>
          </w:rPr>
          <w:t xml:space="preserve">a recurrent model that lacks prior action </w:t>
        </w:r>
      </w:ins>
      <w:ins w:id="273" w:author="Benton, Deon" w:date="2026-03-09T20:34:00Z" w16du:dateUtc="2026-03-10T01:34:00Z">
        <w:r w:rsidR="00DD3688">
          <w:rPr>
            <w:rFonts w:ascii="Times New Roman" w:eastAsia="Times New Roman" w:hAnsi="Times New Roman" w:cs="Times New Roman"/>
          </w:rPr>
          <w:t xml:space="preserve">observation </w:t>
        </w:r>
      </w:ins>
      <w:ins w:id="274" w:author="Benton, Deon" w:date="2026-03-09T20:32:00Z" w16du:dateUtc="2026-03-10T01:32:00Z">
        <w:r w:rsidR="00DD3688">
          <w:rPr>
            <w:rFonts w:ascii="Times New Roman" w:eastAsia="Times New Roman" w:hAnsi="Times New Roman" w:cs="Times New Roman"/>
          </w:rPr>
          <w:t xml:space="preserve">experience </w:t>
        </w:r>
      </w:ins>
      <w:ins w:id="275" w:author="Benton, Deon" w:date="2026-03-09T20:34:00Z" w16du:dateUtc="2026-03-10T01:34:00Z">
        <w:r w:rsidR="00DD3688">
          <w:rPr>
            <w:rFonts w:ascii="Times New Roman" w:eastAsia="Times New Roman" w:hAnsi="Times New Roman" w:cs="Times New Roman"/>
          </w:rPr>
          <w:t xml:space="preserve">like the </w:t>
        </w:r>
        <w:proofErr w:type="spellStart"/>
        <w:r w:rsidR="00DD3688">
          <w:rPr>
            <w:rFonts w:ascii="Times New Roman" w:eastAsia="Times New Roman" w:hAnsi="Times New Roman" w:cs="Times New Roman"/>
          </w:rPr>
          <w:t>Overwalle</w:t>
        </w:r>
        <w:proofErr w:type="spellEnd"/>
        <w:r w:rsidR="00DD3688">
          <w:rPr>
            <w:rFonts w:ascii="Times New Roman" w:eastAsia="Times New Roman" w:hAnsi="Times New Roman" w:cs="Times New Roman"/>
          </w:rPr>
          <w:t xml:space="preserve"> (201) model would be expected to struggle—</w:t>
        </w:r>
      </w:ins>
      <w:ins w:id="276" w:author="Benton, Deon" w:date="2026-02-11T13:46:00Z" w16du:dateUtc="2026-02-11T19:46:00Z">
        <w:r w:rsidR="005541AB" w:rsidRPr="005541AB">
          <w:rPr>
            <w:rFonts w:ascii="Times New Roman" w:eastAsia="Times New Roman" w:hAnsi="Times New Roman" w:cs="Times New Roman"/>
          </w:rPr>
          <w:t xml:space="preserve">is that by </w:t>
        </w:r>
      </w:ins>
      <w:proofErr w:type="spellStart"/>
      <w:ins w:id="277"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278" w:author="Benton, Deon" w:date="2026-02-11T14:08:00Z" w16du:dateUtc="2026-02-11T20:08:00Z">
        <w:r w:rsidR="00DE5587">
          <w:rPr>
            <w:rFonts w:ascii="Times New Roman" w:hAnsi="Times New Roman" w:cs="Times New Roman"/>
          </w:rPr>
          <w:t>12-month-olds</w:t>
        </w:r>
      </w:ins>
      <w:ins w:id="279"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80" w:author="Benton, Deon" w:date="2026-02-11T13:48:00Z" w16du:dateUtc="2026-02-11T19:48:00Z">
        <w:r w:rsidR="0095228B">
          <w:rPr>
            <w:rFonts w:ascii="Times New Roman" w:hAnsi="Times New Roman" w:cs="Times New Roman"/>
          </w:rPr>
          <w:t xml:space="preserve">an opaque screen. However, infants could still see the second object and portions of the first object’s curved motion path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w:t>
        </w:r>
      </w:ins>
      <w:proofErr w:type="spellStart"/>
      <w:ins w:id="281"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282"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3" w:author="Benton, Deon" w:date="2026-02-11T13:53:00Z" w16du:dateUtc="2026-02-11T19:53:00Z">
        <w:r w:rsidR="00B00200">
          <w:rPr>
            <w:rFonts w:ascii="Times New Roman" w:hAnsi="Times New Roman" w:cs="Times New Roman"/>
          </w:rPr>
          <w:t xml:space="preserve"> There is reason to suspect that </w:t>
        </w:r>
        <w:proofErr w:type="spellStart"/>
        <w:r w:rsidR="00B00200">
          <w:rPr>
            <w:rFonts w:ascii="Times New Roman" w:hAnsi="Times New Roman" w:cs="Times New Roman"/>
          </w:rPr>
          <w:t>Overwalle’s</w:t>
        </w:r>
        <w:proofErr w:type="spellEnd"/>
        <w:r w:rsidR="00B00200">
          <w:rPr>
            <w:rFonts w:ascii="Times New Roman" w:hAnsi="Times New Roman" w:cs="Times New Roman"/>
          </w:rPr>
          <w:t xml:space="preserve"> (2010) would struggle to reproduce infants’ responses in this study.</w:t>
        </w:r>
      </w:ins>
      <w:ins w:id="284" w:author="Benton, Deon" w:date="2026-02-11T13:51:00Z" w16du:dateUtc="2026-02-11T19:51:00Z">
        <w:r w:rsidR="00B00200">
          <w:rPr>
            <w:rFonts w:ascii="Times New Roman" w:eastAsia="Times New Roman" w:hAnsi="Times New Roman" w:cs="Times New Roman"/>
          </w:rPr>
          <w:t xml:space="preserve"> </w:t>
        </w:r>
      </w:ins>
      <w:ins w:id="285" w:author="Benton, Deon" w:date="2026-02-11T13:52:00Z" w16du:dateUtc="2026-02-11T19:52:00Z">
        <w:r w:rsidR="00B00200">
          <w:rPr>
            <w:rFonts w:ascii="Times New Roman" w:eastAsia="Times New Roman" w:hAnsi="Times New Roman" w:cs="Times New Roman"/>
          </w:rPr>
          <w:t>This is because</w:t>
        </w:r>
      </w:ins>
      <w:ins w:id="286" w:author="Benton, Deon" w:date="2026-02-11T13:55:00Z" w16du:dateUtc="2026-02-11T19:55:00Z">
        <w:r w:rsidR="00AC7DF7">
          <w:rPr>
            <w:rFonts w:ascii="Times New Roman" w:eastAsia="Times New Roman" w:hAnsi="Times New Roman" w:cs="Times New Roman"/>
          </w:rPr>
          <w:t xml:space="preserve"> to succeed in capturing such response</w:t>
        </w:r>
      </w:ins>
      <w:ins w:id="287" w:author="Benton, Deon" w:date="2026-02-11T14:59:00Z" w16du:dateUtc="2026-02-11T20:59:00Z">
        <w:r w:rsidR="009A322E">
          <w:rPr>
            <w:rFonts w:ascii="Times New Roman" w:eastAsia="Times New Roman" w:hAnsi="Times New Roman" w:cs="Times New Roman"/>
          </w:rPr>
          <w:t>s</w:t>
        </w:r>
      </w:ins>
      <w:ins w:id="288" w:author="Benton, Deon" w:date="2026-02-11T13:55:00Z" w16du:dateUtc="2026-02-11T19:55:00Z">
        <w:r w:rsidR="00AC7DF7">
          <w:rPr>
            <w:rFonts w:ascii="Times New Roman" w:eastAsia="Times New Roman" w:hAnsi="Times New Roman" w:cs="Times New Roman"/>
          </w:rPr>
          <w:t>,</w:t>
        </w:r>
      </w:ins>
      <w:ins w:id="289" w:author="Benton, Deon" w:date="2026-02-11T13:52:00Z" w16du:dateUtc="2026-02-11T19:52:00Z">
        <w:r w:rsidR="00B00200">
          <w:rPr>
            <w:rFonts w:ascii="Times New Roman" w:eastAsia="Times New Roman" w:hAnsi="Times New Roman" w:cs="Times New Roman"/>
          </w:rPr>
          <w:t xml:space="preserve"> </w:t>
        </w:r>
      </w:ins>
      <w:ins w:id="290" w:author="Benton, Deon" w:date="2026-02-11T14:59:00Z" w16du:dateUtc="2026-02-11T20:59:00Z">
        <w:r w:rsidR="009A322E">
          <w:rPr>
            <w:rFonts w:ascii="Times New Roman" w:eastAsia="Times New Roman" w:hAnsi="Times New Roman" w:cs="Times New Roman"/>
          </w:rPr>
          <w:t>it is necessary for the model</w:t>
        </w:r>
      </w:ins>
      <w:ins w:id="291" w:author="Benton, Deon" w:date="2026-02-11T13:51:00Z" w16du:dateUtc="2026-02-11T19:51:00Z">
        <w:r w:rsidR="00B00200" w:rsidRPr="00B00200">
          <w:rPr>
            <w:rFonts w:ascii="Times New Roman" w:eastAsia="Times New Roman" w:hAnsi="Times New Roman" w:cs="Times New Roman"/>
          </w:rPr>
          <w:t xml:space="preserve"> spontaneously </w:t>
        </w:r>
      </w:ins>
      <w:ins w:id="292" w:author="Benton, Deon" w:date="2026-02-11T13:56:00Z" w16du:dateUtc="2026-02-11T19:56:00Z">
        <w:r w:rsidR="00173688">
          <w:rPr>
            <w:rFonts w:ascii="Times New Roman" w:eastAsia="Times New Roman" w:hAnsi="Times New Roman" w:cs="Times New Roman"/>
          </w:rPr>
          <w:t>to</w:t>
        </w:r>
      </w:ins>
      <w:ins w:id="293" w:author="Benton, Deon" w:date="2026-02-11T13:51:00Z" w16du:dateUtc="2026-02-11T19:51:00Z">
        <w:r w:rsidR="00B00200" w:rsidRPr="00B00200">
          <w:rPr>
            <w:rFonts w:ascii="Times New Roman" w:eastAsia="Times New Roman" w:hAnsi="Times New Roman" w:cs="Times New Roman"/>
          </w:rPr>
          <w:t xml:space="preserve"> </w:t>
        </w:r>
      </w:ins>
      <w:ins w:id="294" w:author="Benton, Deon" w:date="2026-02-11T13:56:00Z" w16du:dateUtc="2026-02-11T19:56:00Z">
        <w:r w:rsidR="00173688">
          <w:rPr>
            <w:rFonts w:ascii="Times New Roman" w:eastAsia="Times New Roman" w:hAnsi="Times New Roman" w:cs="Times New Roman"/>
          </w:rPr>
          <w:t>infer aspects</w:t>
        </w:r>
      </w:ins>
      <w:ins w:id="295"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6" w:author="Benton, Deon" w:date="2026-02-11T13:56:00Z" w16du:dateUtc="2026-02-11T19:56:00Z">
        <w:r w:rsidR="00173688">
          <w:rPr>
            <w:rFonts w:ascii="Times New Roman" w:eastAsia="Times New Roman" w:hAnsi="Times New Roman" w:cs="Times New Roman"/>
          </w:rPr>
          <w:t xml:space="preserve"> that </w:t>
        </w:r>
      </w:ins>
      <w:ins w:id="297" w:author="Benton, Deon" w:date="2026-02-11T13:51:00Z" w16du:dateUtc="2026-02-11T19:51:00Z">
        <w:r w:rsidR="00B00200" w:rsidRPr="00B00200">
          <w:rPr>
            <w:rFonts w:ascii="Times New Roman" w:eastAsia="Times New Roman" w:hAnsi="Times New Roman" w:cs="Times New Roman"/>
          </w:rPr>
          <w:t xml:space="preserve">could only be predicted </w:t>
        </w:r>
      </w:ins>
      <w:ins w:id="298" w:author="Benton, Deon" w:date="2026-02-11T13:56:00Z" w16du:dateUtc="2026-02-11T19:56:00Z">
        <w:r w:rsidR="00173688">
          <w:rPr>
            <w:rFonts w:ascii="Times New Roman" w:eastAsia="Times New Roman" w:hAnsi="Times New Roman" w:cs="Times New Roman"/>
          </w:rPr>
          <w:t xml:space="preserve">either </w:t>
        </w:r>
      </w:ins>
      <w:ins w:id="299" w:author="Benton, Deon" w:date="2026-02-11T13:51:00Z" w16du:dateUtc="2026-02-11T19:51:00Z">
        <w:r w:rsidR="00B00200" w:rsidRPr="00B00200">
          <w:rPr>
            <w:rFonts w:ascii="Times New Roman" w:eastAsia="Times New Roman" w:hAnsi="Times New Roman" w:cs="Times New Roman"/>
          </w:rPr>
          <w:t>from prior experience</w:t>
        </w:r>
      </w:ins>
      <w:ins w:id="300" w:author="Benton, Deon" w:date="2026-02-11T13:56:00Z" w16du:dateUtc="2026-02-11T19:56:00Z">
        <w:r w:rsidR="00173688">
          <w:rPr>
            <w:rFonts w:ascii="Times New Roman" w:eastAsia="Times New Roman" w:hAnsi="Times New Roman" w:cs="Times New Roman"/>
          </w:rPr>
          <w:t xml:space="preserve"> or</w:t>
        </w:r>
      </w:ins>
      <w:ins w:id="301" w:author="Benton, Deon" w:date="2026-02-11T15:00:00Z" w16du:dateUtc="2026-02-11T21:00:00Z">
        <w:r w:rsidR="00926560">
          <w:rPr>
            <w:rFonts w:ascii="Times New Roman" w:eastAsia="Times New Roman" w:hAnsi="Times New Roman" w:cs="Times New Roman"/>
          </w:rPr>
          <w:t xml:space="preserve"> from</w:t>
        </w:r>
      </w:ins>
      <w:ins w:id="302" w:author="Benton, Deon" w:date="2026-02-11T13:57:00Z" w16du:dateUtc="2026-02-11T19:57:00Z">
        <w:r w:rsidR="00173688">
          <w:rPr>
            <w:rFonts w:ascii="Times New Roman" w:eastAsia="Times New Roman" w:hAnsi="Times New Roman" w:cs="Times New Roman"/>
          </w:rPr>
          <w:t xml:space="preserve"> </w:t>
        </w:r>
      </w:ins>
      <w:ins w:id="303" w:author="Benton, Deon" w:date="2026-02-11T15:00:00Z" w16du:dateUtc="2026-02-11T21:00:00Z">
        <w:r w:rsidR="00926560">
          <w:rPr>
            <w:rFonts w:ascii="Times New Roman" w:eastAsia="Times New Roman" w:hAnsi="Times New Roman" w:cs="Times New Roman"/>
          </w:rPr>
          <w:t>innate knowledge</w:t>
        </w:r>
      </w:ins>
      <w:ins w:id="304" w:author="Benton, Deon" w:date="2026-02-11T13:57:00Z" w16du:dateUtc="2026-02-11T19:57:00Z">
        <w:r w:rsidR="00173688">
          <w:rPr>
            <w:rFonts w:ascii="Times New Roman" w:eastAsia="Times New Roman" w:hAnsi="Times New Roman" w:cs="Times New Roman"/>
          </w:rPr>
          <w:t>.</w:t>
        </w:r>
      </w:ins>
      <w:ins w:id="305" w:author="Benton, Deon" w:date="2026-02-11T13:54:00Z" w16du:dateUtc="2026-02-11T19:54:00Z">
        <w:r w:rsidR="00AC7DF7">
          <w:rPr>
            <w:rFonts w:ascii="Times New Roman" w:eastAsia="Times New Roman" w:hAnsi="Times New Roman" w:cs="Times New Roman"/>
          </w:rPr>
          <w:t xml:space="preserve"> Given that a barrier would need to be a</w:t>
        </w:r>
      </w:ins>
      <w:ins w:id="306" w:author="Benton, Deon" w:date="2026-02-11T13:55:00Z" w16du:dateUtc="2026-02-11T19:55:00Z">
        <w:r w:rsidR="00AC7DF7">
          <w:rPr>
            <w:rFonts w:ascii="Times New Roman" w:eastAsia="Times New Roman" w:hAnsi="Times New Roman" w:cs="Times New Roman"/>
          </w:rPr>
          <w:t>bsent</w:t>
        </w:r>
      </w:ins>
      <w:ins w:id="307" w:author="Benton, Deon" w:date="2026-02-11T15:47:00Z" w16du:dateUtc="2026-02-11T21:47:00Z">
        <w:r w:rsidR="00F46D12">
          <w:rPr>
            <w:rFonts w:ascii="Times New Roman" w:eastAsia="Times New Roman" w:hAnsi="Times New Roman" w:cs="Times New Roman"/>
          </w:rPr>
          <w:t xml:space="preserve"> during the habituation phase</w:t>
        </w:r>
      </w:ins>
      <w:ins w:id="308" w:author="Benton, Deon" w:date="2026-02-11T13:55:00Z" w16du:dateUtc="2026-02-11T19:55:00Z">
        <w:r w:rsidR="00AC7DF7">
          <w:rPr>
            <w:rFonts w:ascii="Times New Roman" w:eastAsia="Times New Roman" w:hAnsi="Times New Roman" w:cs="Times New Roman"/>
          </w:rPr>
          <w:t xml:space="preserve"> in a model analogue of </w:t>
        </w:r>
        <w:proofErr w:type="spellStart"/>
        <w:r w:rsidR="00AC7DF7">
          <w:rPr>
            <w:rFonts w:ascii="Times New Roman" w:eastAsia="Times New Roman" w:hAnsi="Times New Roman" w:cs="Times New Roman"/>
          </w:rPr>
          <w:t>Csibra</w:t>
        </w:r>
        <w:proofErr w:type="spellEnd"/>
        <w:r w:rsidR="00AC7DF7">
          <w:rPr>
            <w:rFonts w:ascii="Times New Roman" w:eastAsia="Times New Roman" w:hAnsi="Times New Roman" w:cs="Times New Roman"/>
          </w:rPr>
          <w:t xml:space="preserve"> et al. (2010),</w:t>
        </w:r>
      </w:ins>
      <w:ins w:id="309" w:author="Benton, Deon" w:date="2026-02-11T13:59:00Z" w16du:dateUtc="2026-02-11T19:59:00Z">
        <w:r w:rsidR="00381B79">
          <w:rPr>
            <w:rFonts w:ascii="Times New Roman" w:eastAsia="Times New Roman" w:hAnsi="Times New Roman" w:cs="Times New Roman"/>
          </w:rPr>
          <w:t xml:space="preserve"> </w:t>
        </w:r>
      </w:ins>
      <w:ins w:id="310" w:author="Benton, Deon" w:date="2026-02-11T14:03:00Z" w16du:dateUtc="2026-02-11T20:03:00Z">
        <w:r w:rsidR="000163C0" w:rsidRPr="000163C0">
          <w:rPr>
            <w:rFonts w:ascii="Times New Roman" w:eastAsia="Times New Roman" w:hAnsi="Times New Roman" w:cs="Times New Roman"/>
          </w:rPr>
          <w:t xml:space="preserve">it is unlikely that </w:t>
        </w:r>
        <w:proofErr w:type="spellStart"/>
        <w:r w:rsidR="000163C0" w:rsidRPr="000163C0">
          <w:rPr>
            <w:rFonts w:ascii="Times New Roman" w:eastAsia="Times New Roman" w:hAnsi="Times New Roman" w:cs="Times New Roman"/>
          </w:rPr>
          <w:t>Overwalle’s</w:t>
        </w:r>
        <w:proofErr w:type="spellEnd"/>
        <w:r w:rsidR="000163C0" w:rsidRPr="000163C0">
          <w:rPr>
            <w:rFonts w:ascii="Times New Roman" w:eastAsia="Times New Roman" w:hAnsi="Times New Roman" w:cs="Times New Roman"/>
          </w:rPr>
          <w:t xml:space="preserve"> (2010)</w:t>
        </w:r>
      </w:ins>
      <w:ins w:id="311" w:author="Benton, Deon" w:date="2026-02-11T15:00:00Z" w16du:dateUtc="2026-02-11T21:00:00Z">
        <w:r w:rsidR="005B79AB">
          <w:rPr>
            <w:rFonts w:ascii="Times New Roman" w:eastAsia="Times New Roman" w:hAnsi="Times New Roman" w:cs="Times New Roman"/>
          </w:rPr>
          <w:t xml:space="preserve"> model</w:t>
        </w:r>
      </w:ins>
      <w:ins w:id="312"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3" w:author="Benton, Deon" w:date="2026-02-11T15:47:00Z" w16du:dateUtc="2026-02-11T21:47:00Z">
        <w:r w:rsidR="00F46D12">
          <w:rPr>
            <w:rFonts w:ascii="Times New Roman" w:eastAsia="Times New Roman" w:hAnsi="Times New Roman" w:cs="Times New Roman"/>
          </w:rPr>
          <w:t xml:space="preserve"> (</w:t>
        </w:r>
      </w:ins>
      <w:ins w:id="314" w:author="Benton, Deon" w:date="2026-02-11T15:48:00Z" w16du:dateUtc="2026-02-11T21:48:00Z">
        <w:r w:rsidR="00F46D12">
          <w:rPr>
            <w:rFonts w:ascii="Times New Roman" w:eastAsia="Times New Roman" w:hAnsi="Times New Roman" w:cs="Times New Roman"/>
          </w:rPr>
          <w:t>i.e., habituation)</w:t>
        </w:r>
      </w:ins>
      <w:ins w:id="315" w:author="Benton, Deon" w:date="2026-02-11T14:03:00Z" w16du:dateUtc="2026-02-11T20:03:00Z">
        <w:r w:rsidR="00780892">
          <w:rPr>
            <w:rFonts w:ascii="Times New Roman" w:eastAsia="Times New Roman" w:hAnsi="Times New Roman" w:cs="Times New Roman"/>
          </w:rPr>
          <w:t>.</w:t>
        </w:r>
      </w:ins>
    </w:p>
    <w:p w14:paraId="6BEE43CD" w14:textId="0A7B899F" w:rsidR="002450CA" w:rsidRDefault="009248A1" w:rsidP="007E1A4C">
      <w:pPr>
        <w:spacing w:line="480" w:lineRule="auto"/>
        <w:ind w:firstLine="720"/>
        <w:contextualSpacing/>
        <w:rPr>
          <w:ins w:id="316" w:author="Benton, Deon" w:date="2026-02-11T15:52:00Z" w16du:dateUtc="2026-02-11T21:52:00Z"/>
          <w:rFonts w:ascii="Times New Roman" w:hAnsi="Times New Roman" w:cs="Times New Roman"/>
        </w:rPr>
      </w:pPr>
      <w:ins w:id="317" w:author="Benton, Deon" w:date="2026-03-09T20:35:00Z" w16du:dateUtc="2026-03-10T01:35:00Z">
        <w:r>
          <w:rPr>
            <w:rFonts w:ascii="Times New Roman" w:eastAsia="Times New Roman" w:hAnsi="Times New Roman" w:cs="Times New Roman"/>
          </w:rPr>
          <w:t xml:space="preserve">Based on </w:t>
        </w:r>
      </w:ins>
      <w:ins w:id="318" w:author="Benton, Deon" w:date="2026-03-09T20:39:00Z" w16du:dateUtc="2026-03-10T01:39:00Z">
        <w:r w:rsidR="00D14B96">
          <w:rPr>
            <w:rFonts w:ascii="Times New Roman" w:eastAsia="Times New Roman" w:hAnsi="Times New Roman" w:cs="Times New Roman"/>
          </w:rPr>
          <w:t>this limitation</w:t>
        </w:r>
      </w:ins>
      <w:ins w:id="319" w:author="Benton, Deon" w:date="2026-03-09T20:38:00Z" w16du:dateUtc="2026-03-10T01:38:00Z">
        <w:r w:rsidR="000334A7">
          <w:rPr>
            <w:rFonts w:ascii="Times New Roman" w:eastAsia="Times New Roman" w:hAnsi="Times New Roman" w:cs="Times New Roman"/>
          </w:rPr>
          <w:t xml:space="preserve"> and the fact that no other lean account exists that can explain infants’ looking behaviors in putative action-understanding studies</w:t>
        </w:r>
      </w:ins>
      <w:r w:rsidR="00524642">
        <w:rPr>
          <w:rFonts w:ascii="Times New Roman" w:hAnsi="Times New Roman" w:cs="Times New Roman"/>
        </w:rPr>
        <w:t>, the</w:t>
      </w:r>
      <w:ins w:id="320" w:author="Benton, Deon" w:date="2026-02-11T16:10:00Z" w16du:dateUtc="2026-02-11T22:10:00Z">
        <w:r w:rsidR="002265B0">
          <w:rPr>
            <w:rFonts w:ascii="Times New Roman" w:hAnsi="Times New Roman" w:cs="Times New Roman"/>
          </w:rPr>
          <w:t xml:space="preserve"> </w:t>
        </w:r>
      </w:ins>
      <w:ins w:id="321" w:author="Benton, Deon" w:date="2026-02-11T16:12:00Z" w16du:dateUtc="2026-02-11T22:12:00Z">
        <w:r w:rsidR="00431A61">
          <w:rPr>
            <w:rFonts w:ascii="Times New Roman" w:hAnsi="Times New Roman" w:cs="Times New Roman"/>
          </w:rPr>
          <w:t>goals</w:t>
        </w:r>
      </w:ins>
      <w:ins w:id="322" w:author="Benton, Deon" w:date="2026-02-11T16:10:00Z" w16du:dateUtc="2026-02-11T22:10:00Z">
        <w:r w:rsidR="002265B0">
          <w:rPr>
            <w:rFonts w:ascii="Times New Roman" w:hAnsi="Times New Roman" w:cs="Times New Roman"/>
          </w:rPr>
          <w:t xml:space="preserve"> of the </w:t>
        </w:r>
      </w:ins>
      <w:ins w:id="323" w:author="Benton, Deon" w:date="2026-02-11T14:10:00Z" w16du:dateUtc="2026-02-11T20:10:00Z">
        <w:r w:rsidR="00BC654B">
          <w:rPr>
            <w:rFonts w:ascii="Times New Roman" w:hAnsi="Times New Roman" w:cs="Times New Roman"/>
          </w:rPr>
          <w:t>present paper</w:t>
        </w:r>
      </w:ins>
      <w:ins w:id="324" w:author="Benton, Deon" w:date="2026-02-11T16:10:00Z" w16du:dateUtc="2026-02-11T22:10:00Z">
        <w:r w:rsidR="002265B0">
          <w:rPr>
            <w:rFonts w:ascii="Times New Roman" w:hAnsi="Times New Roman" w:cs="Times New Roman"/>
          </w:rPr>
          <w:t xml:space="preserve"> </w:t>
        </w:r>
      </w:ins>
      <w:ins w:id="325" w:author="Benton, Deon" w:date="2026-02-11T16:12:00Z" w16du:dateUtc="2026-02-11T22:12:00Z">
        <w:r w:rsidR="00431A61">
          <w:rPr>
            <w:rFonts w:ascii="Times New Roman" w:hAnsi="Times New Roman" w:cs="Times New Roman"/>
          </w:rPr>
          <w:t>were twofold. The first goal was to</w:t>
        </w:r>
      </w:ins>
      <w:ins w:id="326" w:author="Benton, Deon" w:date="2026-02-11T16:10:00Z" w16du:dateUtc="2026-02-11T22:10:00Z">
        <w:r w:rsidR="002265B0">
          <w:rPr>
            <w:rFonts w:ascii="Times New Roman" w:hAnsi="Times New Roman" w:cs="Times New Roman"/>
          </w:rPr>
          <w:t xml:space="preserve"> develop </w:t>
        </w:r>
      </w:ins>
      <w:ins w:id="327" w:author="Benton, Deon" w:date="2026-02-11T16:11:00Z" w16du:dateUtc="2026-02-11T22:11:00Z">
        <w:r w:rsidR="002265B0">
          <w:rPr>
            <w:rFonts w:ascii="Times New Roman" w:hAnsi="Times New Roman" w:cs="Times New Roman"/>
          </w:rPr>
          <w:t>an alternative lean account that</w:t>
        </w:r>
      </w:ins>
      <w:ins w:id="328" w:author="Benton, Deon" w:date="2026-02-11T16:22:00Z" w16du:dateUtc="2026-02-11T22:22:00Z">
        <w:r w:rsidR="002C5F74">
          <w:rPr>
            <w:rFonts w:ascii="Times New Roman" w:hAnsi="Times New Roman" w:cs="Times New Roman"/>
          </w:rPr>
          <w:t xml:space="preserve"> addresses many of the limitations mentioned above and</w:t>
        </w:r>
      </w:ins>
      <w:ins w:id="329"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w:t>
        </w:r>
        <w:r w:rsidR="002265B0">
          <w:rPr>
            <w:rFonts w:ascii="Times New Roman" w:hAnsi="Times New Roman" w:cs="Times New Roman"/>
          </w:rPr>
          <w:lastRenderedPageBreak/>
          <w:t>perceptual features</w:t>
        </w:r>
      </w:ins>
      <w:ins w:id="330" w:author="Benton, Deon" w:date="2026-02-11T16:12:00Z" w16du:dateUtc="2026-02-11T22:12:00Z">
        <w:r w:rsidR="00431A61">
          <w:rPr>
            <w:rFonts w:ascii="Times New Roman" w:hAnsi="Times New Roman" w:cs="Times New Roman"/>
          </w:rPr>
          <w:t xml:space="preserve">. The second goal was </w:t>
        </w:r>
      </w:ins>
      <w:ins w:id="331" w:author="Benton, Deon" w:date="2026-02-11T16:13:00Z" w16du:dateUtc="2026-02-11T22:13:00Z">
        <w:r w:rsidR="00431A61">
          <w:rPr>
            <w:rFonts w:ascii="Times New Roman" w:hAnsi="Times New Roman" w:cs="Times New Roman"/>
          </w:rPr>
          <w:t xml:space="preserve">to </w:t>
        </w:r>
      </w:ins>
      <w:ins w:id="332" w:author="Benton, Deon" w:date="2026-02-11T16:14:00Z" w16du:dateUtc="2026-02-11T22:14:00Z">
        <w:r w:rsidR="00431A61">
          <w:rPr>
            <w:rFonts w:ascii="Times New Roman" w:hAnsi="Times New Roman" w:cs="Times New Roman"/>
          </w:rPr>
          <w:t xml:space="preserve">challenge the </w:t>
        </w:r>
      </w:ins>
      <w:ins w:id="333" w:author="Benton, Deon" w:date="2026-02-11T16:17:00Z" w16du:dateUtc="2026-02-11T22:17:00Z">
        <w:r w:rsidR="002F0A86">
          <w:rPr>
            <w:rFonts w:ascii="Times New Roman" w:hAnsi="Times New Roman" w:cs="Times New Roman"/>
          </w:rPr>
          <w:t xml:space="preserve">notion that infants’ action understanding is underpinned by </w:t>
        </w:r>
      </w:ins>
      <w:ins w:id="334" w:author="Benton, Deon" w:date="2026-02-11T16:18:00Z" w16du:dateUtc="2026-02-11T22:18:00Z">
        <w:r w:rsidR="002F0A86">
          <w:rPr>
            <w:rFonts w:ascii="Times New Roman" w:hAnsi="Times New Roman" w:cs="Times New Roman"/>
          </w:rPr>
          <w:t>domain</w:t>
        </w:r>
      </w:ins>
      <w:ins w:id="335" w:author="Benton, Deon" w:date="2026-02-11T16:14:00Z" w16du:dateUtc="2026-02-11T22:14:00Z">
        <w:r w:rsidR="00431A61">
          <w:rPr>
            <w:rFonts w:ascii="Times New Roman" w:hAnsi="Times New Roman" w:cs="Times New Roman"/>
          </w:rPr>
          <w:t xml:space="preserve">-specific mechanisms </w:t>
        </w:r>
      </w:ins>
      <w:ins w:id="336" w:author="Benton, Deon" w:date="2026-02-11T16:15:00Z" w16du:dateUtc="2026-02-11T22:15:00Z">
        <w:r w:rsidR="00137227">
          <w:rPr>
            <w:rFonts w:ascii="Times New Roman" w:hAnsi="Times New Roman" w:cs="Times New Roman"/>
          </w:rPr>
          <w:t>and</w:t>
        </w:r>
      </w:ins>
      <w:ins w:id="337" w:author="Benton, Deon" w:date="2026-02-11T16:18:00Z" w16du:dateUtc="2026-02-11T22:18:00Z">
        <w:r w:rsidR="002F0A86">
          <w:rPr>
            <w:rFonts w:ascii="Times New Roman" w:hAnsi="Times New Roman" w:cs="Times New Roman"/>
          </w:rPr>
          <w:t xml:space="preserve"> abstract and</w:t>
        </w:r>
      </w:ins>
      <w:ins w:id="338"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9" w:author="Benton, Deon" w:date="2026-02-11T16:18:00Z" w16du:dateUtc="2026-02-11T22:18:00Z">
        <w:r w:rsidR="002F0A86">
          <w:rPr>
            <w:rFonts w:ascii="Times New Roman" w:hAnsi="Times New Roman" w:cs="Times New Roman"/>
          </w:rPr>
          <w:t>. I make this case</w:t>
        </w:r>
      </w:ins>
      <w:ins w:id="340" w:author="Benton, Deon" w:date="2026-02-11T16:14:00Z" w16du:dateUtc="2026-02-11T22:14:00Z">
        <w:r w:rsidR="00431A61">
          <w:rPr>
            <w:rFonts w:ascii="Times New Roman" w:hAnsi="Times New Roman" w:cs="Times New Roman"/>
          </w:rPr>
          <w:t xml:space="preserve"> by demonstrating that </w:t>
        </w:r>
      </w:ins>
      <w:ins w:id="341" w:author="Benton, Deon" w:date="2026-02-11T16:12:00Z" w16du:dateUtc="2026-02-11T22:12:00Z">
        <w:r w:rsidR="00431A61">
          <w:rPr>
            <w:rFonts w:ascii="Times New Roman" w:hAnsi="Times New Roman" w:cs="Times New Roman"/>
          </w:rPr>
          <w:t>a</w:t>
        </w:r>
      </w:ins>
      <w:ins w:id="342" w:author="Benton, Deon" w:date="2026-02-11T16:26:00Z" w16du:dateUtc="2026-02-11T22:26:00Z">
        <w:r w:rsidR="00C47923">
          <w:rPr>
            <w:rFonts w:ascii="Times New Roman" w:hAnsi="Times New Roman" w:cs="Times New Roman"/>
          </w:rPr>
          <w:t xml:space="preserve"> connectionist instantiation of this theory in</w:t>
        </w:r>
      </w:ins>
      <w:ins w:id="343" w:author="Benton, Deon" w:date="2026-02-11T16:24:00Z" w16du:dateUtc="2026-02-11T22:24:00Z">
        <w:r w:rsidR="00696E83">
          <w:rPr>
            <w:rFonts w:ascii="Times New Roman" w:hAnsi="Times New Roman" w:cs="Times New Roman"/>
          </w:rPr>
          <w:t xml:space="preserve"> </w:t>
        </w:r>
      </w:ins>
      <w:ins w:id="344" w:author="Benton, Deon" w:date="2026-02-11T16:26:00Z" w16du:dateUtc="2026-02-11T22:26:00Z">
        <w:r w:rsidR="00C47923">
          <w:rPr>
            <w:rFonts w:ascii="Times New Roman" w:hAnsi="Times New Roman" w:cs="Times New Roman"/>
          </w:rPr>
          <w:t>a new</w:t>
        </w:r>
      </w:ins>
      <w:ins w:id="345" w:author="Benton, Deon" w:date="2026-02-11T16:24:00Z" w16du:dateUtc="2026-02-11T22:24:00Z">
        <w:r w:rsidR="00696E83">
          <w:rPr>
            <w:rFonts w:ascii="Times New Roman" w:hAnsi="Times New Roman" w:cs="Times New Roman"/>
          </w:rPr>
          <w:t xml:space="preserve"> model </w:t>
        </w:r>
      </w:ins>
      <w:r w:rsidR="00696E83">
        <w:rPr>
          <w:rFonts w:ascii="Times New Roman" w:hAnsi="Times New Roman" w:cs="Times New Roman"/>
        </w:rPr>
        <w:t xml:space="preserve">called ALIAS </w:t>
      </w:r>
      <w:r w:rsidR="002A46F8">
        <w:rPr>
          <w:rFonts w:ascii="Times New Roman" w:hAnsi="Times New Roman" w:cs="Times New Roman"/>
        </w:rPr>
        <w:t xml:space="preserve">(for </w:t>
      </w:r>
      <w:r w:rsidR="002A46F8" w:rsidRPr="00C749FF">
        <w:rPr>
          <w:rFonts w:ascii="Times New Roman" w:hAnsi="Times New Roman" w:cs="Times New Roman"/>
          <w:u w:val="single"/>
        </w:rPr>
        <w:t>A</w:t>
      </w:r>
      <w:r w:rsidR="002A46F8">
        <w:rPr>
          <w:rFonts w:ascii="Times New Roman" w:hAnsi="Times New Roman" w:cs="Times New Roman"/>
        </w:rPr>
        <w:t xml:space="preserve">ssociative </w:t>
      </w:r>
      <w:r w:rsidR="002A46F8" w:rsidRPr="00C749FF">
        <w:rPr>
          <w:rFonts w:ascii="Times New Roman" w:hAnsi="Times New Roman" w:cs="Times New Roman"/>
          <w:u w:val="single"/>
        </w:rPr>
        <w:t>L</w:t>
      </w:r>
      <w:r w:rsidR="002A46F8">
        <w:rPr>
          <w:rFonts w:ascii="Times New Roman" w:hAnsi="Times New Roman" w:cs="Times New Roman"/>
        </w:rPr>
        <w:t xml:space="preserve">earning for </w:t>
      </w:r>
      <w:r w:rsidR="002A46F8" w:rsidRPr="00C749FF">
        <w:rPr>
          <w:rFonts w:ascii="Times New Roman" w:hAnsi="Times New Roman" w:cs="Times New Roman"/>
          <w:u w:val="single"/>
        </w:rPr>
        <w:t>I</w:t>
      </w:r>
      <w:r w:rsidR="002A46F8">
        <w:rPr>
          <w:rFonts w:ascii="Times New Roman" w:hAnsi="Times New Roman" w:cs="Times New Roman"/>
        </w:rPr>
        <w:t xml:space="preserve">nfant </w:t>
      </w:r>
      <w:r w:rsidR="002A46F8" w:rsidRPr="00C749FF">
        <w:rPr>
          <w:rFonts w:ascii="Times New Roman" w:hAnsi="Times New Roman" w:cs="Times New Roman"/>
          <w:u w:val="single"/>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r w:rsidR="00696E83">
        <w:rPr>
          <w:rFonts w:ascii="Times New Roman" w:hAnsi="Times New Roman" w:cs="Times New Roman"/>
        </w:rPr>
        <w:t xml:space="preserve"> </w:t>
      </w:r>
      <w:ins w:id="346" w:author="Benton, Deon" w:date="2026-02-11T16:13:00Z" w16du:dateUtc="2026-02-11T22:13:00Z">
        <w:r w:rsidR="00431A61">
          <w:rPr>
            <w:rFonts w:ascii="Times New Roman" w:hAnsi="Times New Roman" w:cs="Times New Roman"/>
          </w:rPr>
          <w:t xml:space="preserve">can </w:t>
        </w:r>
      </w:ins>
      <w:ins w:id="347" w:author="Benton, Deon" w:date="2026-02-11T16:24:00Z" w16du:dateUtc="2026-02-11T22:24:00Z">
        <w:r w:rsidR="00696E83">
          <w:rPr>
            <w:rFonts w:ascii="Times New Roman" w:hAnsi="Times New Roman" w:cs="Times New Roman"/>
          </w:rPr>
          <w:t xml:space="preserve">readily </w:t>
        </w:r>
      </w:ins>
      <w:ins w:id="348"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7853E329" w14:textId="4D522817" w:rsidR="002428A9" w:rsidRDefault="00B80D3D" w:rsidP="00220755">
      <w:pPr>
        <w:spacing w:line="480" w:lineRule="auto"/>
        <w:ind w:firstLine="720"/>
        <w:contextualSpacing/>
        <w:rPr>
          <w:ins w:id="349" w:author="Benton, Deon" w:date="2026-02-11T16:58:00Z" w16du:dateUtc="2026-02-11T22:58:00Z"/>
          <w:rFonts w:ascii="Times New Roman" w:hAnsi="Times New Roman" w:cs="Times New Roman"/>
        </w:rPr>
      </w:pPr>
      <w:ins w:id="350"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51"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352" w:author="Benton, Deon" w:date="2026-02-11T16:28:00Z" w16du:dateUtc="2026-02-11T22:28:00Z">
        <w:r w:rsidRPr="00B80D3D">
          <w:rPr>
            <w:rFonts w:ascii="Times New Roman" w:hAnsi="Times New Roman" w:cs="Times New Roman"/>
          </w:rPr>
          <w:t xml:space="preserve"> can be explained by </w:t>
        </w:r>
      </w:ins>
      <w:ins w:id="353" w:author="Benton, Deon" w:date="2026-02-11T16:44:00Z" w16du:dateUtc="2026-02-11T22:44:00Z">
        <w:r w:rsidR="00077880">
          <w:rPr>
            <w:rFonts w:ascii="Times New Roman" w:hAnsi="Times New Roman" w:cs="Times New Roman"/>
          </w:rPr>
          <w:t xml:space="preserve">two factors. The first factor relates to </w:t>
        </w:r>
      </w:ins>
      <w:ins w:id="354" w:author="Benton, Deon" w:date="2026-02-11T16:47:00Z" w16du:dateUtc="2026-02-11T22:47:00Z">
        <w:r w:rsidR="00273B30">
          <w:rPr>
            <w:rFonts w:ascii="Times New Roman" w:hAnsi="Times New Roman" w:cs="Times New Roman"/>
          </w:rPr>
          <w:t>infants’ experience observing different kinds of motion in the real world</w:t>
        </w:r>
      </w:ins>
      <w:ins w:id="355" w:author="Benton, Deon" w:date="2026-02-11T16:44:00Z" w16du:dateUtc="2026-02-11T22:44:00Z">
        <w:r w:rsidR="00B80B47">
          <w:rPr>
            <w:rFonts w:ascii="Times New Roman" w:hAnsi="Times New Roman" w:cs="Times New Roman"/>
          </w:rPr>
          <w:t>.</w:t>
        </w:r>
      </w:ins>
      <w:ins w:id="356" w:author="Benton, Deon" w:date="2026-02-11T16:45:00Z" w16du:dateUtc="2026-02-11T22:45:00Z">
        <w:r w:rsidR="00B80B47">
          <w:rPr>
            <w:rFonts w:ascii="Times New Roman" w:hAnsi="Times New Roman" w:cs="Times New Roman"/>
          </w:rPr>
          <w:t xml:space="preserve"> Specifically, infants’ </w:t>
        </w:r>
      </w:ins>
      <w:ins w:id="357" w:author="Benton, Deon" w:date="2026-02-12T09:40:00Z" w16du:dateUtc="2026-02-12T15:40:00Z">
        <w:r w:rsidR="00465943">
          <w:rPr>
            <w:rFonts w:ascii="Times New Roman" w:hAnsi="Times New Roman" w:cs="Times New Roman"/>
          </w:rPr>
          <w:t>performance</w:t>
        </w:r>
      </w:ins>
      <w:ins w:id="358" w:author="Benton, Deon" w:date="2026-02-11T16:45:00Z" w16du:dateUtc="2026-02-11T22:45:00Z">
        <w:r w:rsidR="00B80B47">
          <w:rPr>
            <w:rFonts w:ascii="Times New Roman" w:hAnsi="Times New Roman" w:cs="Times New Roman"/>
          </w:rPr>
          <w:t xml:space="preserve"> during the test phase of a typical action understanding study</w:t>
        </w:r>
      </w:ins>
      <w:ins w:id="359" w:author="Benton, Deon" w:date="2026-02-11T16:51:00Z" w16du:dateUtc="2026-02-11T22:51:00Z">
        <w:r w:rsidR="00F6074B">
          <w:rPr>
            <w:rFonts w:ascii="Times New Roman" w:hAnsi="Times New Roman" w:cs="Times New Roman"/>
          </w:rPr>
          <w:t xml:space="preserve"> presumably</w:t>
        </w:r>
      </w:ins>
      <w:ins w:id="360" w:author="Benton, Deon" w:date="2026-02-11T16:45:00Z" w16du:dateUtc="2026-02-11T22:45:00Z">
        <w:r w:rsidR="00B80B47">
          <w:rPr>
            <w:rFonts w:ascii="Times New Roman" w:hAnsi="Times New Roman" w:cs="Times New Roman"/>
          </w:rPr>
          <w:t xml:space="preserve"> not only reflects what </w:t>
        </w:r>
      </w:ins>
      <w:ins w:id="361" w:author="Benton, Deon" w:date="2026-02-11T16:51:00Z" w16du:dateUtc="2026-02-11T22:51:00Z">
        <w:r w:rsidR="00F6074B">
          <w:rPr>
            <w:rFonts w:ascii="Times New Roman" w:hAnsi="Times New Roman" w:cs="Times New Roman"/>
          </w:rPr>
          <w:t>is learned</w:t>
        </w:r>
      </w:ins>
      <w:ins w:id="362" w:author="Benton, Deon" w:date="2026-02-11T16:45:00Z" w16du:dateUtc="2026-02-11T22:45:00Z">
        <w:r w:rsidR="00B80B47">
          <w:rPr>
            <w:rFonts w:ascii="Times New Roman" w:hAnsi="Times New Roman" w:cs="Times New Roman"/>
          </w:rPr>
          <w:t xml:space="preserve"> during </w:t>
        </w:r>
      </w:ins>
      <w:ins w:id="363" w:author="Benton, Deon" w:date="2026-02-11T16:54:00Z" w16du:dateUtc="2026-02-11T22:54:00Z">
        <w:r w:rsidR="00D910E2">
          <w:rPr>
            <w:rFonts w:ascii="Times New Roman" w:hAnsi="Times New Roman" w:cs="Times New Roman"/>
          </w:rPr>
          <w:t>habituation,</w:t>
        </w:r>
      </w:ins>
      <w:ins w:id="364" w:author="Benton, Deon" w:date="2026-02-11T16:45:00Z" w16du:dateUtc="2026-02-11T22:45:00Z">
        <w:r w:rsidR="00B80B47">
          <w:rPr>
            <w:rFonts w:ascii="Times New Roman" w:hAnsi="Times New Roman" w:cs="Times New Roman"/>
          </w:rPr>
          <w:t xml:space="preserve"> but it reflects </w:t>
        </w:r>
      </w:ins>
      <w:ins w:id="365" w:author="Benton, Deon" w:date="2026-02-11T16:28:00Z" w16du:dateUtc="2026-02-11T22:28:00Z">
        <w:r w:rsidRPr="00B80D3D">
          <w:rPr>
            <w:rFonts w:ascii="Times New Roman" w:hAnsi="Times New Roman" w:cs="Times New Roman"/>
          </w:rPr>
          <w:t>th</w:t>
        </w:r>
      </w:ins>
      <w:ins w:id="366" w:author="Benton, Deon" w:date="2026-02-11T16:30:00Z" w16du:dateUtc="2026-02-11T22:30:00Z">
        <w:r w:rsidR="001976DC">
          <w:rPr>
            <w:rFonts w:ascii="Times New Roman" w:hAnsi="Times New Roman" w:cs="Times New Roman"/>
          </w:rPr>
          <w:t>eir extens</w:t>
        </w:r>
      </w:ins>
      <w:ins w:id="367" w:author="Benton, Deon" w:date="2026-02-11T16:31:00Z" w16du:dateUtc="2026-02-11T22:31:00Z">
        <w:r w:rsidR="001976DC">
          <w:rPr>
            <w:rFonts w:ascii="Times New Roman" w:hAnsi="Times New Roman" w:cs="Times New Roman"/>
          </w:rPr>
          <w:t xml:space="preserve">ive, </w:t>
        </w:r>
      </w:ins>
      <w:ins w:id="368" w:author="Benton, Deon" w:date="2026-02-11T16:28:00Z" w16du:dateUtc="2026-02-11T22:28:00Z">
        <w:r w:rsidRPr="00B80D3D">
          <w:rPr>
            <w:rFonts w:ascii="Times New Roman" w:hAnsi="Times New Roman" w:cs="Times New Roman"/>
          </w:rPr>
          <w:t>real-world, third-person experience</w:t>
        </w:r>
      </w:ins>
      <w:ins w:id="369" w:author="Benton, Deon" w:date="2026-02-11T16:52:00Z" w16du:dateUtc="2026-02-11T22:52:00Z">
        <w:r w:rsidR="00F6074B">
          <w:rPr>
            <w:rFonts w:ascii="Times New Roman" w:hAnsi="Times New Roman" w:cs="Times New Roman"/>
          </w:rPr>
          <w:t xml:space="preserve"> observing individuals interact with one another via </w:t>
        </w:r>
      </w:ins>
      <w:ins w:id="370" w:author="Benton, Deon" w:date="2026-02-11T16:46:00Z" w16du:dateUtc="2026-02-11T22:46:00Z">
        <w:r w:rsidR="00273B30">
          <w:rPr>
            <w:rFonts w:ascii="Times New Roman" w:hAnsi="Times New Roman" w:cs="Times New Roman"/>
          </w:rPr>
          <w:t>straight and curved motion paths</w:t>
        </w:r>
      </w:ins>
      <w:ins w:id="371" w:author="Benton, Deon" w:date="2026-02-11T16:52:00Z" w16du:dateUtc="2026-02-11T22:52:00Z">
        <w:r w:rsidR="00F6074B">
          <w:rPr>
            <w:rFonts w:ascii="Times New Roman" w:hAnsi="Times New Roman" w:cs="Times New Roman"/>
          </w:rPr>
          <w:t>.</w:t>
        </w:r>
      </w:ins>
      <w:ins w:id="372" w:author="Benton, Deon" w:date="2026-02-11T16:28:00Z" w16du:dateUtc="2026-02-11T22:28:00Z">
        <w:r w:rsidRPr="00B80D3D">
          <w:rPr>
            <w:rFonts w:ascii="Times New Roman" w:hAnsi="Times New Roman" w:cs="Times New Roman"/>
          </w:rPr>
          <w:t xml:space="preserve"> </w:t>
        </w:r>
      </w:ins>
      <w:ins w:id="373" w:author="Benton, Deon" w:date="2026-02-12T09:40:00Z" w16du:dateUtc="2026-02-12T15:40:00Z">
        <w:r w:rsidR="00F47A07">
          <w:rPr>
            <w:rFonts w:ascii="Times New Roman" w:hAnsi="Times New Roman" w:cs="Times New Roman"/>
          </w:rPr>
          <w:t>For example</w:t>
        </w:r>
      </w:ins>
      <w:ins w:id="374" w:author="Benton, Deon" w:date="2026-02-11T16:53:00Z" w16du:dateUtc="2026-02-11T22:53:00Z">
        <w:r w:rsidR="00F6074B">
          <w:rPr>
            <w:rFonts w:ascii="Times New Roman" w:hAnsi="Times New Roman" w:cs="Times New Roman"/>
          </w:rPr>
          <w:t>, infants may learn that</w:t>
        </w:r>
      </w:ins>
      <w:ins w:id="375" w:author="Benton, Deon" w:date="2026-02-11T16:48:00Z" w16du:dateUtc="2026-02-11T22:48:00Z">
        <w:r w:rsidR="00044173">
          <w:rPr>
            <w:rFonts w:ascii="Times New Roman" w:hAnsi="Times New Roman" w:cs="Times New Roman"/>
          </w:rPr>
          <w:t xml:space="preserve"> </w:t>
        </w:r>
      </w:ins>
      <w:ins w:id="376" w:author="Benton, Deon" w:date="2026-02-11T16:49:00Z" w16du:dateUtc="2026-02-11T22:49:00Z">
        <w:r w:rsidR="00044173">
          <w:rPr>
            <w:rFonts w:ascii="Times New Roman" w:hAnsi="Times New Roman" w:cs="Times New Roman"/>
          </w:rPr>
          <w:t xml:space="preserve">people </w:t>
        </w:r>
      </w:ins>
      <w:ins w:id="377" w:author="Benton, Deon" w:date="2026-02-12T09:41:00Z" w16du:dateUtc="2026-02-12T15:41:00Z">
        <w:r w:rsidR="00E27F47">
          <w:rPr>
            <w:rFonts w:ascii="Times New Roman" w:hAnsi="Times New Roman" w:cs="Times New Roman"/>
          </w:rPr>
          <w:t xml:space="preserve">mostly, but not always, </w:t>
        </w:r>
      </w:ins>
      <w:ins w:id="378" w:author="Benton, Deon" w:date="2026-02-12T09:43:00Z" w16du:dateUtc="2026-02-12T15:43:00Z">
        <w:r w:rsidR="00885D4C">
          <w:rPr>
            <w:rFonts w:ascii="Times New Roman" w:hAnsi="Times New Roman" w:cs="Times New Roman"/>
          </w:rPr>
          <w:t xml:space="preserve">move along straight motion paths </w:t>
        </w:r>
      </w:ins>
      <w:ins w:id="379" w:author="Benton, Deon" w:date="2026-02-11T16:49:00Z" w16du:dateUtc="2026-02-11T22:49:00Z">
        <w:r w:rsidR="00044173">
          <w:rPr>
            <w:rFonts w:ascii="Times New Roman" w:hAnsi="Times New Roman" w:cs="Times New Roman"/>
          </w:rPr>
          <w:t>in the absence of physical barriers</w:t>
        </w:r>
      </w:ins>
      <w:ins w:id="380" w:author="Benton, Deon" w:date="2026-02-12T09:42:00Z" w16du:dateUtc="2026-02-12T15:42:00Z">
        <w:r w:rsidR="00E27F47">
          <w:rPr>
            <w:rFonts w:ascii="Times New Roman" w:hAnsi="Times New Roman" w:cs="Times New Roman"/>
          </w:rPr>
          <w:t xml:space="preserve">. </w:t>
        </w:r>
      </w:ins>
      <w:ins w:id="381" w:author="Benton, Deon" w:date="2026-02-12T13:09:00Z" w16du:dateUtc="2026-02-12T19:09:00Z">
        <w:r w:rsidR="00806261" w:rsidRPr="00806261">
          <w:rPr>
            <w:rFonts w:ascii="Times New Roman" w:hAnsi="Times New Roman" w:cs="Times New Roman"/>
          </w:rPr>
          <w:t xml:space="preserve">In contrast, because solid objects cannot </w:t>
        </w:r>
      </w:ins>
      <w:ins w:id="382" w:author="Benton, Deon" w:date="2026-02-12T13:10:00Z" w16du:dateUtc="2026-02-12T19:10:00Z">
        <w:r w:rsidR="00806261">
          <w:rPr>
            <w:rFonts w:ascii="Times New Roman" w:hAnsi="Times New Roman" w:cs="Times New Roman"/>
          </w:rPr>
          <w:t xml:space="preserve">simultaneously </w:t>
        </w:r>
      </w:ins>
      <w:ins w:id="383" w:author="Benton, Deon" w:date="2026-02-12T13:09:00Z" w16du:dateUtc="2026-02-12T19:09:00Z">
        <w:r w:rsidR="00806261" w:rsidRPr="00806261">
          <w:rPr>
            <w:rFonts w:ascii="Times New Roman" w:hAnsi="Times New Roman" w:cs="Times New Roman"/>
          </w:rPr>
          <w:t>occupy the same</w:t>
        </w:r>
      </w:ins>
      <w:ins w:id="384" w:author="Benton, Deon" w:date="2026-02-12T13:10:00Z" w16du:dateUtc="2026-02-12T19:10:00Z">
        <w:r w:rsidR="00806261">
          <w:rPr>
            <w:rFonts w:ascii="Times New Roman" w:hAnsi="Times New Roman" w:cs="Times New Roman"/>
          </w:rPr>
          <w:t xml:space="preserve"> position in</w:t>
        </w:r>
      </w:ins>
      <w:ins w:id="385"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386" w:author="Benton, Deon" w:date="2026-02-12T13:10:00Z" w16du:dateUtc="2026-02-12T19:10:00Z">
        <w:r w:rsidR="00806261">
          <w:rPr>
            <w:rFonts w:ascii="Times New Roman" w:hAnsi="Times New Roman" w:cs="Times New Roman"/>
          </w:rPr>
          <w:t>.</w:t>
        </w:r>
      </w:ins>
      <w:ins w:id="387" w:author="Benton, Deon" w:date="2026-02-27T17:26:00Z" w16du:dateUtc="2026-02-27T23:26:00Z">
        <w:r w:rsidR="005335FD">
          <w:rPr>
            <w:rFonts w:ascii="Times New Roman" w:hAnsi="Times New Roman" w:cs="Times New Roman"/>
          </w:rPr>
          <w:t xml:space="preserve"> Additionally, when entities move over barriers</w:t>
        </w:r>
      </w:ins>
      <w:ins w:id="388" w:author="Benton, Deon" w:date="2026-02-27T17:27:00Z" w16du:dateUtc="2026-02-27T23:27:00Z">
        <w:r w:rsidR="005335FD">
          <w:rPr>
            <w:rFonts w:ascii="Times New Roman" w:hAnsi="Times New Roman" w:cs="Times New Roman"/>
          </w:rPr>
          <w:t xml:space="preserve"> such as when </w:t>
        </w:r>
      </w:ins>
      <w:ins w:id="389" w:author="Benton, Deon" w:date="2026-02-27T17:30:00Z" w16du:dateUtc="2026-02-27T23:30:00Z">
        <w:r w:rsidR="007B18A4">
          <w:rPr>
            <w:rFonts w:ascii="Times New Roman" w:hAnsi="Times New Roman" w:cs="Times New Roman"/>
          </w:rPr>
          <w:t>the babysitter</w:t>
        </w:r>
      </w:ins>
      <w:ins w:id="390" w:author="Benton, Deon" w:date="2026-02-27T17:27:00Z" w16du:dateUtc="2026-02-27T23:27:00Z">
        <w:r w:rsidR="005335FD">
          <w:rPr>
            <w:rFonts w:ascii="Times New Roman" w:hAnsi="Times New Roman" w:cs="Times New Roman"/>
          </w:rPr>
          <w:t xml:space="preserve"> </w:t>
        </w:r>
      </w:ins>
      <w:ins w:id="391" w:author="Benton, Deon" w:date="2026-02-27T17:28:00Z" w16du:dateUtc="2026-02-27T23:28:00Z">
        <w:r w:rsidR="007B18A4">
          <w:rPr>
            <w:rFonts w:ascii="Times New Roman" w:hAnsi="Times New Roman" w:cs="Times New Roman"/>
          </w:rPr>
          <w:t xml:space="preserve">steps or </w:t>
        </w:r>
      </w:ins>
      <w:ins w:id="392" w:author="Benton, Deon" w:date="2026-02-27T17:27:00Z" w16du:dateUtc="2026-02-27T23:27:00Z">
        <w:r w:rsidR="005335FD">
          <w:rPr>
            <w:rFonts w:ascii="Times New Roman" w:hAnsi="Times New Roman" w:cs="Times New Roman"/>
          </w:rPr>
          <w:t xml:space="preserve">jumps over </w:t>
        </w:r>
      </w:ins>
      <w:ins w:id="393" w:author="Benton, Deon" w:date="2026-02-27T17:30:00Z" w16du:dateUtc="2026-02-27T23:30:00Z">
        <w:r w:rsidR="00E376E6">
          <w:rPr>
            <w:rFonts w:ascii="Times New Roman" w:hAnsi="Times New Roman" w:cs="Times New Roman"/>
          </w:rPr>
          <w:t>a tricycle that was left out</w:t>
        </w:r>
      </w:ins>
      <w:ins w:id="394" w:author="Benton, Deon" w:date="2026-02-27T17:26:00Z" w16du:dateUtc="2026-02-27T23:26:00Z">
        <w:r w:rsidR="005335FD">
          <w:rPr>
            <w:rFonts w:ascii="Times New Roman" w:hAnsi="Times New Roman" w:cs="Times New Roman"/>
          </w:rPr>
          <w:t>,</w:t>
        </w:r>
      </w:ins>
      <w:ins w:id="395" w:author="Benton, Deon" w:date="2026-02-27T17:28:00Z" w16du:dateUtc="2026-02-27T23:28:00Z">
        <w:r w:rsidR="007B18A4">
          <w:rPr>
            <w:rFonts w:ascii="Times New Roman" w:hAnsi="Times New Roman" w:cs="Times New Roman"/>
          </w:rPr>
          <w:t xml:space="preserve"> the vertical distance between the apex of th</w:t>
        </w:r>
      </w:ins>
      <w:ins w:id="396" w:author="Benton, Deon" w:date="2026-02-27T17:29:00Z" w16du:dateUtc="2026-02-27T23:29:00Z">
        <w:r w:rsidR="007B18A4">
          <w:rPr>
            <w:rFonts w:ascii="Times New Roman" w:hAnsi="Times New Roman" w:cs="Times New Roman"/>
          </w:rPr>
          <w:t xml:space="preserve">e </w:t>
        </w:r>
      </w:ins>
      <w:ins w:id="397" w:author="Benton, Deon" w:date="2026-02-27T17:30:00Z" w16du:dateUtc="2026-02-27T23:30:00Z">
        <w:r w:rsidR="007B18A4">
          <w:rPr>
            <w:rFonts w:ascii="Times New Roman" w:hAnsi="Times New Roman" w:cs="Times New Roman"/>
          </w:rPr>
          <w:t>trajectory</w:t>
        </w:r>
      </w:ins>
      <w:ins w:id="398" w:author="Benton, Deon" w:date="2026-02-27T17:29:00Z" w16du:dateUtc="2026-02-27T23:29:00Z">
        <w:r w:rsidR="007B18A4">
          <w:rPr>
            <w:rFonts w:ascii="Times New Roman" w:hAnsi="Times New Roman" w:cs="Times New Roman"/>
          </w:rPr>
          <w:t xml:space="preserve"> and the top of the obstacle is often minimal. </w:t>
        </w:r>
      </w:ins>
      <w:ins w:id="399" w:author="Benton, Deon" w:date="2026-02-11T17:00:00Z" w16du:dateUtc="2026-02-11T23:00:00Z">
        <w:r w:rsidR="00863400">
          <w:rPr>
            <w:rFonts w:ascii="Times New Roman" w:hAnsi="Times New Roman" w:cs="Times New Roman"/>
          </w:rPr>
          <w:t>In terms of how infants represent</w:t>
        </w:r>
      </w:ins>
      <w:ins w:id="400" w:author="Benton, Deon" w:date="2026-02-11T17:01:00Z" w16du:dateUtc="2026-02-11T23:01:00Z">
        <w:r w:rsidR="00863400">
          <w:rPr>
            <w:rFonts w:ascii="Times New Roman" w:hAnsi="Times New Roman" w:cs="Times New Roman"/>
          </w:rPr>
          <w:t xml:space="preserve"> and process </w:t>
        </w:r>
      </w:ins>
      <w:ins w:id="401" w:author="Benton, Deon" w:date="2026-02-12T13:10:00Z" w16du:dateUtc="2026-02-12T19:10:00Z">
        <w:r w:rsidR="005F4438">
          <w:rPr>
            <w:rFonts w:ascii="Times New Roman" w:hAnsi="Times New Roman" w:cs="Times New Roman"/>
          </w:rPr>
          <w:t>these different motion paths</w:t>
        </w:r>
      </w:ins>
      <w:ins w:id="402" w:author="Benton, Deon" w:date="2026-02-11T17:01:00Z" w16du:dateUtc="2026-02-11T23:01:00Z">
        <w:r w:rsidR="00863400">
          <w:rPr>
            <w:rFonts w:ascii="Times New Roman" w:hAnsi="Times New Roman" w:cs="Times New Roman"/>
          </w:rPr>
          <w:t>,</w:t>
        </w:r>
      </w:ins>
      <w:ins w:id="403" w:author="Benton, Deon" w:date="2026-02-11T16:50:00Z" w16du:dateUtc="2026-02-11T22:50:00Z">
        <w:r w:rsidR="00044173">
          <w:rPr>
            <w:rFonts w:ascii="Times New Roman" w:hAnsi="Times New Roman" w:cs="Times New Roman"/>
          </w:rPr>
          <w:t xml:space="preserve"> it is assumed here that infants process such actions</w:t>
        </w:r>
      </w:ins>
      <w:ins w:id="404" w:author="Benton, Deon" w:date="2026-02-11T16:55:00Z" w16du:dateUtc="2026-02-11T22:55:00Z">
        <w:r w:rsidR="00D910E2">
          <w:rPr>
            <w:rFonts w:ascii="Times New Roman" w:hAnsi="Times New Roman" w:cs="Times New Roman"/>
          </w:rPr>
          <w:t xml:space="preserve">—along with the actors involved in </w:t>
        </w:r>
      </w:ins>
      <w:ins w:id="405" w:author="Benton, Deon" w:date="2026-02-11T17:01:00Z" w16du:dateUtc="2026-02-11T23:01:00Z">
        <w:r w:rsidR="00863400">
          <w:rPr>
            <w:rFonts w:ascii="Times New Roman" w:hAnsi="Times New Roman" w:cs="Times New Roman"/>
          </w:rPr>
          <w:t>them</w:t>
        </w:r>
      </w:ins>
      <w:ins w:id="406" w:author="Benton, Deon" w:date="2026-02-11T16:55:00Z" w16du:dateUtc="2026-02-11T22:55:00Z">
        <w:r w:rsidR="00D910E2">
          <w:rPr>
            <w:rFonts w:ascii="Times New Roman" w:hAnsi="Times New Roman" w:cs="Times New Roman"/>
          </w:rPr>
          <w:t>—</w:t>
        </w:r>
      </w:ins>
      <w:ins w:id="407" w:author="Benton, Deon" w:date="2026-02-11T16:50:00Z" w16du:dateUtc="2026-02-11T22:50:00Z">
        <w:r w:rsidR="00044173">
          <w:rPr>
            <w:rFonts w:ascii="Times New Roman" w:hAnsi="Times New Roman" w:cs="Times New Roman"/>
          </w:rPr>
          <w:t>not in terms</w:t>
        </w:r>
      </w:ins>
      <w:ins w:id="408" w:author="Benton, Deon" w:date="2026-02-11T16:53:00Z" w16du:dateUtc="2026-02-11T22:53:00Z">
        <w:r w:rsidR="00D910E2">
          <w:rPr>
            <w:rFonts w:ascii="Times New Roman" w:hAnsi="Times New Roman" w:cs="Times New Roman"/>
          </w:rPr>
          <w:t xml:space="preserve"> </w:t>
        </w:r>
      </w:ins>
      <w:ins w:id="409" w:author="Benton, Deon" w:date="2026-02-11T16:50:00Z" w16du:dateUtc="2026-02-11T22:50:00Z">
        <w:r w:rsidR="00044173">
          <w:rPr>
            <w:rFonts w:ascii="Times New Roman" w:hAnsi="Times New Roman" w:cs="Times New Roman"/>
          </w:rPr>
          <w:t xml:space="preserve">of </w:t>
        </w:r>
      </w:ins>
      <w:ins w:id="410" w:author="Benton, Deon" w:date="2026-02-11T16:53:00Z" w16du:dateUtc="2026-02-11T22:53:00Z">
        <w:r w:rsidR="00D910E2">
          <w:rPr>
            <w:rFonts w:ascii="Times New Roman" w:hAnsi="Times New Roman" w:cs="Times New Roman"/>
          </w:rPr>
          <w:t xml:space="preserve">their </w:t>
        </w:r>
      </w:ins>
      <w:ins w:id="411" w:author="Benton, Deon" w:date="2026-02-11T16:50:00Z" w16du:dateUtc="2026-02-11T22:50:00Z">
        <w:r w:rsidR="00044173">
          <w:rPr>
            <w:rFonts w:ascii="Times New Roman" w:hAnsi="Times New Roman" w:cs="Times New Roman"/>
          </w:rPr>
          <w:t>efficiency</w:t>
        </w:r>
      </w:ins>
      <w:ins w:id="412" w:author="Benton, Deon" w:date="2026-02-11T16:55:00Z" w16du:dateUtc="2026-02-11T22:55:00Z">
        <w:r w:rsidR="00D910E2">
          <w:rPr>
            <w:rFonts w:ascii="Times New Roman" w:hAnsi="Times New Roman" w:cs="Times New Roman"/>
          </w:rPr>
          <w:t>, utility,</w:t>
        </w:r>
      </w:ins>
      <w:ins w:id="413" w:author="Benton, Deon" w:date="2026-02-11T16:50:00Z" w16du:dateUtc="2026-02-11T22:50:00Z">
        <w:r w:rsidR="00044173">
          <w:rPr>
            <w:rFonts w:ascii="Times New Roman" w:hAnsi="Times New Roman" w:cs="Times New Roman"/>
          </w:rPr>
          <w:t xml:space="preserve"> or deeper, conceptual meaning</w:t>
        </w:r>
      </w:ins>
      <w:ins w:id="414" w:author="Benton, Deon" w:date="2026-02-11T16:48:00Z" w16du:dateUtc="2026-02-11T22:48:00Z">
        <w:r w:rsidR="00044173">
          <w:rPr>
            <w:rFonts w:ascii="Times New Roman" w:hAnsi="Times New Roman" w:cs="Times New Roman"/>
          </w:rPr>
          <w:t xml:space="preserve"> </w:t>
        </w:r>
      </w:ins>
      <w:ins w:id="415" w:author="Benton, Deon" w:date="2026-02-11T16:50:00Z" w16du:dateUtc="2026-02-11T22:50:00Z">
        <w:r w:rsidR="00044173">
          <w:rPr>
            <w:rFonts w:ascii="Times New Roman" w:hAnsi="Times New Roman" w:cs="Times New Roman"/>
          </w:rPr>
          <w:t xml:space="preserve">but rather in terms of their </w:t>
        </w:r>
      </w:ins>
      <w:ins w:id="416" w:author="Benton, Deon" w:date="2026-02-11T16:51:00Z" w16du:dateUtc="2026-02-11T22:51:00Z">
        <w:r w:rsidR="00F6074B">
          <w:rPr>
            <w:rFonts w:ascii="Times New Roman" w:hAnsi="Times New Roman" w:cs="Times New Roman"/>
          </w:rPr>
          <w:t xml:space="preserve">semantically neutral </w:t>
        </w:r>
      </w:ins>
      <w:ins w:id="417" w:author="Benton, Deon" w:date="2026-02-11T16:50:00Z" w16du:dateUtc="2026-02-11T22:50:00Z">
        <w:r w:rsidR="00F6074B">
          <w:rPr>
            <w:rFonts w:ascii="Times New Roman" w:hAnsi="Times New Roman" w:cs="Times New Roman"/>
          </w:rPr>
          <w:t xml:space="preserve">kinematics (i.e., </w:t>
        </w:r>
      </w:ins>
      <w:ins w:id="418" w:author="Benton, Deon" w:date="2026-02-11T16:53:00Z" w16du:dateUtc="2026-02-11T22:53:00Z">
        <w:r w:rsidR="00D910E2">
          <w:rPr>
            <w:rFonts w:ascii="Times New Roman" w:hAnsi="Times New Roman" w:cs="Times New Roman"/>
          </w:rPr>
          <w:t>spatiotemporal propert</w:t>
        </w:r>
      </w:ins>
      <w:ins w:id="419" w:author="Benton, Deon" w:date="2026-02-11T16:54:00Z" w16du:dateUtc="2026-02-11T22:54:00Z">
        <w:r w:rsidR="00D910E2">
          <w:rPr>
            <w:rFonts w:ascii="Times New Roman" w:hAnsi="Times New Roman" w:cs="Times New Roman"/>
          </w:rPr>
          <w:t>ies</w:t>
        </w:r>
      </w:ins>
      <w:ins w:id="420" w:author="Benton, Deon" w:date="2026-02-11T16:50:00Z" w16du:dateUtc="2026-02-11T22:50:00Z">
        <w:r w:rsidR="00F6074B">
          <w:rPr>
            <w:rFonts w:ascii="Times New Roman" w:hAnsi="Times New Roman" w:cs="Times New Roman"/>
          </w:rPr>
          <w:t xml:space="preserve">) and visible, </w:t>
        </w:r>
      </w:ins>
      <w:ins w:id="421" w:author="Benton, Deon" w:date="2026-02-11T16:55:00Z" w16du:dateUtc="2026-02-11T22:55:00Z">
        <w:r w:rsidR="006C33A3">
          <w:rPr>
            <w:rFonts w:ascii="Times New Roman" w:hAnsi="Times New Roman" w:cs="Times New Roman"/>
          </w:rPr>
          <w:t xml:space="preserve">low-level </w:t>
        </w:r>
      </w:ins>
      <w:ins w:id="422" w:author="Benton, Deon" w:date="2026-02-11T16:50:00Z" w16du:dateUtc="2026-02-11T22:50:00Z">
        <w:r w:rsidR="00F6074B">
          <w:rPr>
            <w:rFonts w:ascii="Times New Roman" w:hAnsi="Times New Roman" w:cs="Times New Roman"/>
          </w:rPr>
          <w:t>surface features.</w:t>
        </w:r>
      </w:ins>
      <w:ins w:id="423" w:author="Benton, Deon" w:date="2026-02-11T16:56:00Z" w16du:dateUtc="2026-02-11T22:56:00Z">
        <w:r w:rsidR="006C33A3">
          <w:rPr>
            <w:rFonts w:ascii="Times New Roman" w:hAnsi="Times New Roman" w:cs="Times New Roman"/>
          </w:rPr>
          <w:t xml:space="preserve"> </w:t>
        </w:r>
      </w:ins>
      <w:ins w:id="424" w:author="Benton, Deon" w:date="2026-02-27T17:32:00Z" w16du:dateUtc="2026-02-27T23:32:00Z">
        <w:r w:rsidR="000B1F17">
          <w:rPr>
            <w:rFonts w:ascii="Times New Roman" w:hAnsi="Times New Roman" w:cs="Times New Roman"/>
          </w:rPr>
          <w:t>My co</w:t>
        </w:r>
      </w:ins>
      <w:ins w:id="425" w:author="Benton, Deon" w:date="2026-02-27T17:33:00Z" w16du:dateUtc="2026-02-27T23:33:00Z">
        <w:r w:rsidR="000B1F17">
          <w:rPr>
            <w:rFonts w:ascii="Times New Roman" w:hAnsi="Times New Roman" w:cs="Times New Roman"/>
          </w:rPr>
          <w:t>ntention is that this kind of perceptually grounded</w:t>
        </w:r>
      </w:ins>
      <w:ins w:id="426"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w:t>
        </w:r>
        <w:r w:rsidR="002E183C" w:rsidRPr="002E183C">
          <w:rPr>
            <w:rFonts w:ascii="Times New Roman" w:hAnsi="Times New Roman" w:cs="Times New Roman"/>
          </w:rPr>
          <w:lastRenderedPageBreak/>
          <w:t xml:space="preserve">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427" w:author="Benton, Deon" w:date="2026-02-11T17:08:00Z" w16du:dateUtc="2026-02-11T23:08:00Z">
        <w:r w:rsidR="004565E7">
          <w:rPr>
            <w:rFonts w:ascii="Times New Roman" w:hAnsi="Times New Roman" w:cs="Times New Roman"/>
          </w:rPr>
          <w:t>If infants learned in the real world that</w:t>
        </w:r>
      </w:ins>
      <w:ins w:id="428" w:author="Benton, Deon" w:date="2026-02-11T17:04:00Z" w16du:dateUtc="2026-02-11T23:04:00Z">
        <w:r w:rsidR="00586774">
          <w:rPr>
            <w:rFonts w:ascii="Times New Roman" w:hAnsi="Times New Roman" w:cs="Times New Roman"/>
          </w:rPr>
          <w:t xml:space="preserve"> </w:t>
        </w:r>
      </w:ins>
      <w:ins w:id="429"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430" w:author="Benton, Deon" w:date="2026-02-27T17:35:00Z" w16du:dateUtc="2026-02-27T23:35:00Z">
        <w:r w:rsidR="00573FA5">
          <w:rPr>
            <w:rFonts w:ascii="Times New Roman" w:hAnsi="Times New Roman" w:cs="Times New Roman"/>
          </w:rPr>
          <w:t xml:space="preserve">or other things </w:t>
        </w:r>
      </w:ins>
      <w:ins w:id="431" w:author="Benton, Deon" w:date="2026-02-11T17:05:00Z" w16du:dateUtc="2026-02-11T23:05:00Z">
        <w:r w:rsidR="00586774">
          <w:rPr>
            <w:rFonts w:ascii="Times New Roman" w:hAnsi="Times New Roman" w:cs="Times New Roman"/>
          </w:rPr>
          <w:t xml:space="preserve">when a physical barrier is present, </w:t>
        </w:r>
      </w:ins>
      <w:ins w:id="432" w:author="Benton, Deon" w:date="2026-02-11T17:08:00Z" w16du:dateUtc="2026-02-11T23:08:00Z">
        <w:r w:rsidR="004565E7">
          <w:rPr>
            <w:rFonts w:ascii="Times New Roman" w:hAnsi="Times New Roman" w:cs="Times New Roman"/>
          </w:rPr>
          <w:t>they may have looked longer at</w:t>
        </w:r>
      </w:ins>
      <w:ins w:id="433"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434"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but simply because </w:t>
        </w:r>
      </w:ins>
      <w:ins w:id="435" w:author="Benton, Deon" w:date="2026-02-12T13:19:00Z" w16du:dateUtc="2026-02-12T19:19:00Z">
        <w:r w:rsidR="00FF6ED3">
          <w:rPr>
            <w:rFonts w:ascii="Times New Roman" w:hAnsi="Times New Roman" w:cs="Times New Roman"/>
          </w:rPr>
          <w:t>curved motion is associated with barriers</w:t>
        </w:r>
      </w:ins>
      <w:ins w:id="436"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437"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438" w:author="Benton, Deon" w:date="2026-02-12T13:49:00Z" w16du:dateUtc="2026-02-12T19:49:00Z"/>
          <w:rFonts w:ascii="Times New Roman" w:hAnsi="Times New Roman" w:cs="Times New Roman"/>
        </w:rPr>
      </w:pPr>
      <w:ins w:id="439" w:author="Benton, Deon" w:date="2026-02-11T16:56:00Z" w16du:dateUtc="2026-02-11T22:56:00Z">
        <w:r>
          <w:rPr>
            <w:rFonts w:ascii="Times New Roman" w:hAnsi="Times New Roman" w:cs="Times New Roman"/>
          </w:rPr>
          <w:t xml:space="preserve">The second </w:t>
        </w:r>
      </w:ins>
      <w:ins w:id="440" w:author="Benton, Deon" w:date="2026-02-26T13:38:00Z" w16du:dateUtc="2026-02-26T19:38:00Z">
        <w:r w:rsidR="00F25C80">
          <w:rPr>
            <w:rFonts w:ascii="Times New Roman" w:hAnsi="Times New Roman" w:cs="Times New Roman"/>
          </w:rPr>
          <w:t xml:space="preserve">and related factor </w:t>
        </w:r>
      </w:ins>
      <w:ins w:id="441" w:author="Benton, Deon" w:date="2026-02-11T16:56:00Z" w16du:dateUtc="2026-02-11T22:56:00Z">
        <w:r>
          <w:rPr>
            <w:rFonts w:ascii="Times New Roman" w:hAnsi="Times New Roman" w:cs="Times New Roman"/>
          </w:rPr>
          <w:t>concerns</w:t>
        </w:r>
      </w:ins>
      <w:ins w:id="442" w:author="Benton, Deon" w:date="2026-02-12T13:19:00Z" w16du:dateUtc="2026-02-12T19:19:00Z">
        <w:r w:rsidR="00FF6ED3">
          <w:rPr>
            <w:rFonts w:ascii="Times New Roman" w:hAnsi="Times New Roman" w:cs="Times New Roman"/>
          </w:rPr>
          <w:t xml:space="preserve"> the </w:t>
        </w:r>
      </w:ins>
      <w:ins w:id="443" w:author="Benton, Deon" w:date="2026-02-12T13:20:00Z" w16du:dateUtc="2026-02-12T19:20:00Z">
        <w:r w:rsidR="00FF6ED3">
          <w:rPr>
            <w:rFonts w:ascii="Times New Roman" w:hAnsi="Times New Roman" w:cs="Times New Roman"/>
          </w:rPr>
          <w:t>relation between what infants learn during the habituation phase in</w:t>
        </w:r>
      </w:ins>
      <w:ins w:id="444" w:author="Benton, Deon" w:date="2026-02-11T16:56:00Z" w16du:dateUtc="2026-02-11T22:56:00Z">
        <w:r>
          <w:rPr>
            <w:rFonts w:ascii="Times New Roman" w:hAnsi="Times New Roman" w:cs="Times New Roman"/>
          </w:rPr>
          <w:t xml:space="preserve"> </w:t>
        </w:r>
      </w:ins>
      <w:ins w:id="445" w:author="Benton, Deon" w:date="2026-02-11T16:59:00Z" w16du:dateUtc="2026-02-11T22:59:00Z">
        <w:r w:rsidR="002428A9">
          <w:rPr>
            <w:rFonts w:ascii="Times New Roman" w:hAnsi="Times New Roman" w:cs="Times New Roman"/>
          </w:rPr>
          <w:t xml:space="preserve">action understanding studies </w:t>
        </w:r>
      </w:ins>
      <w:ins w:id="446" w:author="Benton, Deon" w:date="2026-02-12T13:20:00Z" w16du:dateUtc="2026-02-12T19:20:00Z">
        <w:r w:rsidR="00FF6ED3">
          <w:rPr>
            <w:rFonts w:ascii="Times New Roman" w:hAnsi="Times New Roman" w:cs="Times New Roman"/>
          </w:rPr>
          <w:t xml:space="preserve">and their subsequent looking behaviors during the test phase. </w:t>
        </w:r>
      </w:ins>
      <w:ins w:id="447"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448"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49"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450"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451" w:author="Benton, Deon" w:date="2026-02-11T16:36:00Z" w16du:dateUtc="2026-02-11T22:36:00Z">
        <w:r w:rsidR="00DB4A47">
          <w:rPr>
            <w:rFonts w:ascii="Times New Roman" w:hAnsi="Times New Roman" w:cs="Times New Roman"/>
          </w:rPr>
          <w:t>p</w:t>
        </w:r>
      </w:ins>
      <w:ins w:id="452" w:author="Benton, Deon" w:date="2026-02-11T16:37:00Z" w16du:dateUtc="2026-02-11T22:37:00Z">
        <w:r w:rsidR="00A376CF">
          <w:rPr>
            <w:rFonts w:ascii="Times New Roman" w:hAnsi="Times New Roman" w:cs="Times New Roman"/>
          </w:rPr>
          <w:t>erceptual features</w:t>
        </w:r>
      </w:ins>
      <w:ins w:id="453" w:author="Benton, Deon" w:date="2026-02-11T16:38:00Z" w16du:dateUtc="2026-02-11T22:38:00Z">
        <w:r w:rsidR="00A376CF">
          <w:rPr>
            <w:rFonts w:ascii="Times New Roman" w:hAnsi="Times New Roman" w:cs="Times New Roman"/>
          </w:rPr>
          <w:t xml:space="preserve"> of a</w:t>
        </w:r>
      </w:ins>
      <w:ins w:id="454"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455" w:author="Benton, Deon" w:date="2026-02-12T13:31:00Z" w16du:dateUtc="2026-02-12T19:31:00Z">
        <w:r w:rsidR="009507E8">
          <w:rPr>
            <w:rFonts w:ascii="Times New Roman" w:hAnsi="Times New Roman" w:cs="Times New Roman"/>
          </w:rPr>
          <w:t xml:space="preserve"> If this association is sufficiently strong</w:t>
        </w:r>
      </w:ins>
      <w:ins w:id="456" w:author="Benton, Deon" w:date="2026-02-12T13:32:00Z" w16du:dateUtc="2026-02-12T19:32:00Z">
        <w:r w:rsidR="00965B05">
          <w:rPr>
            <w:rFonts w:ascii="Times New Roman" w:hAnsi="Times New Roman" w:cs="Times New Roman"/>
          </w:rPr>
          <w:t>, the</w:t>
        </w:r>
      </w:ins>
      <w:ins w:id="457" w:author="Benton, Deon" w:date="2026-02-12T13:33:00Z" w16du:dateUtc="2026-02-12T19:33:00Z">
        <w:r w:rsidR="00965B05">
          <w:rPr>
            <w:rFonts w:ascii="Times New Roman" w:hAnsi="Times New Roman" w:cs="Times New Roman"/>
          </w:rPr>
          <w:t>n</w:t>
        </w:r>
      </w:ins>
      <w:ins w:id="458" w:author="Benton, Deon" w:date="2026-02-12T13:32:00Z" w16du:dateUtc="2026-02-12T19:32:00Z">
        <w:r w:rsidR="00965B05">
          <w:rPr>
            <w:rFonts w:ascii="Times New Roman" w:hAnsi="Times New Roman" w:cs="Times New Roman"/>
          </w:rPr>
          <w:t xml:space="preserve"> presence of one </w:t>
        </w:r>
      </w:ins>
      <w:ins w:id="459" w:author="Benton, Deon" w:date="2026-02-12T13:33:00Z" w16du:dateUtc="2026-02-12T19:33:00Z">
        <w:r w:rsidR="00965B05">
          <w:rPr>
            <w:rFonts w:ascii="Times New Roman" w:hAnsi="Times New Roman" w:cs="Times New Roman"/>
          </w:rPr>
          <w:t>component of the association (e.g., the kinematics of curved motion) should lead to</w:t>
        </w:r>
      </w:ins>
      <w:ins w:id="460" w:author="Benton, Deon" w:date="2026-02-12T13:37:00Z" w16du:dateUtc="2026-02-12T19:37:00Z">
        <w:r w:rsidR="00D6098E">
          <w:rPr>
            <w:rFonts w:ascii="Times New Roman" w:hAnsi="Times New Roman" w:cs="Times New Roman"/>
          </w:rPr>
          <w:t xml:space="preserve"> an</w:t>
        </w:r>
      </w:ins>
      <w:ins w:id="461" w:author="Benton, Deon" w:date="2026-02-12T13:33:00Z" w16du:dateUtc="2026-02-12T19:33:00Z">
        <w:r w:rsidR="00965B05">
          <w:rPr>
            <w:rFonts w:ascii="Times New Roman" w:hAnsi="Times New Roman" w:cs="Times New Roman"/>
          </w:rPr>
          <w:t xml:space="preserve"> expectation of the other component (namely, a barrier).</w:t>
        </w:r>
      </w:ins>
      <w:ins w:id="462" w:author="Benton, Deon" w:date="2026-02-12T13:34:00Z" w16du:dateUtc="2026-02-12T19:34:00Z">
        <w:r w:rsidR="00965B05">
          <w:rPr>
            <w:rFonts w:ascii="Times New Roman" w:hAnsi="Times New Roman" w:cs="Times New Roman"/>
          </w:rPr>
          <w:t xml:space="preserve"> A test event that subsequently meets this </w:t>
        </w:r>
      </w:ins>
      <w:ins w:id="463" w:author="Benton, Deon" w:date="2026-02-12T13:36:00Z" w16du:dateUtc="2026-02-12T19:36:00Z">
        <w:r w:rsidR="006C2D16">
          <w:rPr>
            <w:rFonts w:ascii="Times New Roman" w:hAnsi="Times New Roman" w:cs="Times New Roman"/>
          </w:rPr>
          <w:t>expectation or</w:t>
        </w:r>
      </w:ins>
      <w:ins w:id="464" w:author="Benton, Deon" w:date="2026-02-12T13:35:00Z" w16du:dateUtc="2026-02-12T19:35:00Z">
        <w:r w:rsidR="006C2D16">
          <w:rPr>
            <w:rFonts w:ascii="Times New Roman" w:hAnsi="Times New Roman" w:cs="Times New Roman"/>
          </w:rPr>
          <w:t xml:space="preserve"> aligns with prior </w:t>
        </w:r>
      </w:ins>
      <w:ins w:id="465" w:author="Benton, Deon" w:date="2026-02-12T13:36:00Z" w16du:dateUtc="2026-02-12T19:36:00Z">
        <w:r w:rsidR="006C2D16">
          <w:rPr>
            <w:rFonts w:ascii="Times New Roman" w:hAnsi="Times New Roman" w:cs="Times New Roman"/>
          </w:rPr>
          <w:t xml:space="preserve">real-world </w:t>
        </w:r>
      </w:ins>
      <w:ins w:id="466" w:author="Benton, Deon" w:date="2026-02-12T13:35:00Z" w16du:dateUtc="2026-02-12T19:35:00Z">
        <w:r w:rsidR="006C2D16">
          <w:rPr>
            <w:rFonts w:ascii="Times New Roman" w:hAnsi="Times New Roman" w:cs="Times New Roman"/>
          </w:rPr>
          <w:t xml:space="preserve">experience (e.g., the new action event in Gergely et al. [1995]) </w:t>
        </w:r>
      </w:ins>
      <w:ins w:id="467" w:author="Benton, Deon" w:date="2026-02-12T13:34:00Z" w16du:dateUtc="2026-02-12T19:34:00Z">
        <w:r w:rsidR="00965B05">
          <w:rPr>
            <w:rFonts w:ascii="Times New Roman" w:hAnsi="Times New Roman" w:cs="Times New Roman"/>
          </w:rPr>
          <w:t xml:space="preserve">should evoke much less looking than one </w:t>
        </w:r>
      </w:ins>
      <w:ins w:id="468" w:author="Benton, Deon" w:date="2026-02-12T13:35:00Z" w16du:dateUtc="2026-02-12T19:35:00Z">
        <w:r w:rsidR="006C2D16">
          <w:rPr>
            <w:rFonts w:ascii="Times New Roman" w:hAnsi="Times New Roman" w:cs="Times New Roman"/>
          </w:rPr>
          <w:t>that violates this expectation</w:t>
        </w:r>
      </w:ins>
      <w:ins w:id="469" w:author="Benton, Deon" w:date="2026-02-12T13:36:00Z" w16du:dateUtc="2026-02-12T19:36:00Z">
        <w:r w:rsidR="006C2D16">
          <w:rPr>
            <w:rFonts w:ascii="Times New Roman" w:hAnsi="Times New Roman" w:cs="Times New Roman"/>
          </w:rPr>
          <w:t xml:space="preserve"> </w:t>
        </w:r>
      </w:ins>
      <w:ins w:id="470" w:author="Benton, Deon" w:date="2026-02-12T13:35:00Z" w16du:dateUtc="2026-02-12T19:35:00Z">
        <w:r w:rsidR="006C2D16">
          <w:rPr>
            <w:rFonts w:ascii="Times New Roman" w:hAnsi="Times New Roman" w:cs="Times New Roman"/>
          </w:rPr>
          <w:t xml:space="preserve">(e.g., the old action event in Gergely et al. </w:t>
        </w:r>
      </w:ins>
      <w:ins w:id="471" w:author="Benton, Deon" w:date="2026-02-12T13:36:00Z" w16du:dateUtc="2026-02-12T19:36:00Z">
        <w:r w:rsidR="006C2D16">
          <w:rPr>
            <w:rFonts w:ascii="Times New Roman" w:hAnsi="Times New Roman" w:cs="Times New Roman"/>
          </w:rPr>
          <w:t>[1995]).</w:t>
        </w:r>
      </w:ins>
      <w:ins w:id="472" w:author="Benton, Deon" w:date="2026-02-12T13:38:00Z" w16du:dateUtc="2026-02-12T19:38:00Z">
        <w:r w:rsidR="00D6098E">
          <w:rPr>
            <w:rFonts w:ascii="Times New Roman" w:hAnsi="Times New Roman" w:cs="Times New Roman"/>
          </w:rPr>
          <w:t xml:space="preserve"> Given that infants in the </w:t>
        </w:r>
      </w:ins>
      <w:ins w:id="473" w:author="Benton, Deon" w:date="2026-02-12T13:39:00Z" w16du:dateUtc="2026-02-12T19:39:00Z">
        <w:r w:rsidR="00D6098E">
          <w:rPr>
            <w:rFonts w:ascii="Times New Roman" w:hAnsi="Times New Roman" w:cs="Times New Roman"/>
          </w:rPr>
          <w:t xml:space="preserve">Control condition </w:t>
        </w:r>
      </w:ins>
      <w:ins w:id="474" w:author="Benton, Deon" w:date="2026-02-12T13:43:00Z" w16du:dateUtc="2026-02-12T19:43:00Z">
        <w:r w:rsidR="00EB7174">
          <w:rPr>
            <w:rFonts w:ascii="Times New Roman" w:hAnsi="Times New Roman" w:cs="Times New Roman"/>
          </w:rPr>
          <w:t>were</w:t>
        </w:r>
      </w:ins>
      <w:ins w:id="475" w:author="Benton, Deon" w:date="2026-02-12T13:39:00Z" w16du:dateUtc="2026-02-12T19:39:00Z">
        <w:r w:rsidR="00B12EBA">
          <w:rPr>
            <w:rFonts w:ascii="Times New Roman" w:hAnsi="Times New Roman" w:cs="Times New Roman"/>
          </w:rPr>
          <w:t xml:space="preserve"> </w:t>
        </w:r>
      </w:ins>
      <w:ins w:id="476" w:author="Benton, Deon" w:date="2026-02-12T13:41:00Z" w16du:dateUtc="2026-02-12T19:41:00Z">
        <w:r w:rsidR="00B12EBA">
          <w:rPr>
            <w:rFonts w:ascii="Times New Roman" w:hAnsi="Times New Roman" w:cs="Times New Roman"/>
          </w:rPr>
          <w:t>also being</w:t>
        </w:r>
      </w:ins>
      <w:ins w:id="477" w:author="Benton, Deon" w:date="2026-02-12T13:39:00Z" w16du:dateUtc="2026-02-12T19:39:00Z">
        <w:r w:rsidR="00B12EBA">
          <w:rPr>
            <w:rFonts w:ascii="Times New Roman" w:hAnsi="Times New Roman" w:cs="Times New Roman"/>
          </w:rPr>
          <w:t xml:space="preserve"> habituated to an event that included curved motion and a barrier, </w:t>
        </w:r>
      </w:ins>
      <w:ins w:id="478" w:author="Benton, Deon" w:date="2026-02-12T14:27:00Z" w16du:dateUtc="2026-02-12T20:27:00Z">
        <w:r w:rsidR="00DF3E6A">
          <w:rPr>
            <w:rFonts w:ascii="Times New Roman" w:hAnsi="Times New Roman" w:cs="Times New Roman"/>
          </w:rPr>
          <w:t>one might expect</w:t>
        </w:r>
      </w:ins>
      <w:ins w:id="479" w:author="Benton, Deon" w:date="2026-02-12T13:43:00Z" w16du:dateUtc="2026-02-12T19:43:00Z">
        <w:r w:rsidR="00D90A05">
          <w:rPr>
            <w:rFonts w:ascii="Times New Roman" w:hAnsi="Times New Roman" w:cs="Times New Roman"/>
          </w:rPr>
          <w:t xml:space="preserve"> </w:t>
        </w:r>
      </w:ins>
      <w:ins w:id="480" w:author="Benton, Deon" w:date="2026-02-12T14:27:00Z" w16du:dateUtc="2026-02-12T20:27:00Z">
        <w:r w:rsidR="00DF3E6A">
          <w:rPr>
            <w:rFonts w:ascii="Times New Roman" w:hAnsi="Times New Roman" w:cs="Times New Roman"/>
          </w:rPr>
          <w:t xml:space="preserve">infants in this condition also to look longer </w:t>
        </w:r>
      </w:ins>
      <w:ins w:id="481" w:author="Benton, Deon" w:date="2026-02-12T13:42:00Z" w16du:dateUtc="2026-02-12T19:42:00Z">
        <w:r w:rsidR="00EB7174">
          <w:rPr>
            <w:rFonts w:ascii="Times New Roman" w:hAnsi="Times New Roman" w:cs="Times New Roman"/>
          </w:rPr>
          <w:t>at the old action test event than at the new one.</w:t>
        </w:r>
      </w:ins>
      <w:ins w:id="482" w:author="Benton, Deon" w:date="2026-02-12T13:44:00Z" w16du:dateUtc="2026-02-12T19:44:00Z">
        <w:r w:rsidR="00D90A05">
          <w:rPr>
            <w:rFonts w:ascii="Times New Roman" w:hAnsi="Times New Roman" w:cs="Times New Roman"/>
          </w:rPr>
          <w:t xml:space="preserve"> </w:t>
        </w:r>
      </w:ins>
      <w:ins w:id="483" w:author="Benton, Deon" w:date="2026-02-12T14:27:00Z" w16du:dateUtc="2026-02-12T20:27:00Z">
        <w:r w:rsidR="00DF3E6A">
          <w:rPr>
            <w:rFonts w:ascii="Times New Roman" w:hAnsi="Times New Roman" w:cs="Times New Roman"/>
          </w:rPr>
          <w:t xml:space="preserve">However, </w:t>
        </w:r>
      </w:ins>
      <w:ins w:id="484" w:author="Benton, Deon" w:date="2026-02-12T14:28:00Z" w16du:dateUtc="2026-02-12T20:28:00Z">
        <w:r w:rsidR="0003467C">
          <w:rPr>
            <w:rFonts w:ascii="Times New Roman" w:hAnsi="Times New Roman" w:cs="Times New Roman"/>
          </w:rPr>
          <w:t>s</w:t>
        </w:r>
      </w:ins>
      <w:ins w:id="485" w:author="Benton, Deon" w:date="2026-02-12T13:44:00Z" w16du:dateUtc="2026-02-12T19:44:00Z">
        <w:r w:rsidR="00D90A05">
          <w:rPr>
            <w:rFonts w:ascii="Times New Roman" w:hAnsi="Times New Roman" w:cs="Times New Roman"/>
          </w:rPr>
          <w:t xml:space="preserve">uch a prediction would </w:t>
        </w:r>
      </w:ins>
      <w:ins w:id="486" w:author="Benton, Deon" w:date="2026-02-12T14:28:00Z" w16du:dateUtc="2026-02-12T20:28:00Z">
        <w:r w:rsidR="0003467C">
          <w:rPr>
            <w:rFonts w:ascii="Times New Roman" w:hAnsi="Times New Roman" w:cs="Times New Roman"/>
          </w:rPr>
          <w:t>conflict with the</w:t>
        </w:r>
      </w:ins>
      <w:ins w:id="487" w:author="Benton, Deon" w:date="2026-02-12T13:44:00Z" w16du:dateUtc="2026-02-12T19:44:00Z">
        <w:r w:rsidR="00D90A05">
          <w:rPr>
            <w:rFonts w:ascii="Times New Roman" w:hAnsi="Times New Roman" w:cs="Times New Roman"/>
          </w:rPr>
          <w:t xml:space="preserve"> observed data. </w:t>
        </w:r>
      </w:ins>
      <w:ins w:id="488" w:author="Benton, Deon" w:date="2026-02-12T14:28:00Z" w16du:dateUtc="2026-02-12T20:28:00Z">
        <w:r w:rsidR="0003467C">
          <w:rPr>
            <w:rFonts w:ascii="Times New Roman" w:hAnsi="Times New Roman" w:cs="Times New Roman"/>
          </w:rPr>
          <w:t>It will be recalled that</w:t>
        </w:r>
      </w:ins>
      <w:ins w:id="489" w:author="Benton, Deon" w:date="2026-02-12T13:44:00Z" w16du:dateUtc="2026-02-12T19:44:00Z">
        <w:r w:rsidR="00D90A05">
          <w:rPr>
            <w:rFonts w:ascii="Times New Roman" w:hAnsi="Times New Roman" w:cs="Times New Roman"/>
          </w:rPr>
          <w:t xml:space="preserve"> infants in </w:t>
        </w:r>
      </w:ins>
      <w:ins w:id="490" w:author="Benton, Deon" w:date="2026-02-12T14:28:00Z" w16du:dateUtc="2026-02-12T20:28:00Z">
        <w:r w:rsidR="0003467C">
          <w:rPr>
            <w:rFonts w:ascii="Times New Roman" w:hAnsi="Times New Roman" w:cs="Times New Roman"/>
          </w:rPr>
          <w:t>the Control condition</w:t>
        </w:r>
      </w:ins>
      <w:ins w:id="491" w:author="Benton, Deon" w:date="2026-02-12T13:44:00Z" w16du:dateUtc="2026-02-12T19:44:00Z">
        <w:r w:rsidR="00D90A05">
          <w:rPr>
            <w:rFonts w:ascii="Times New Roman" w:hAnsi="Times New Roman" w:cs="Times New Roman"/>
          </w:rPr>
          <w:t xml:space="preserve"> looked equally long at both test events. </w:t>
        </w:r>
      </w:ins>
    </w:p>
    <w:p w14:paraId="7AC9BDD3" w14:textId="2A35B8D0" w:rsidR="00F10AA5" w:rsidRDefault="00244267" w:rsidP="00244267">
      <w:pPr>
        <w:spacing w:line="480" w:lineRule="auto"/>
        <w:ind w:firstLine="720"/>
        <w:contextualSpacing/>
        <w:rPr>
          <w:ins w:id="492" w:author="Benton, Deon" w:date="2026-02-12T13:58:00Z" w16du:dateUtc="2026-02-12T19:58:00Z"/>
          <w:rFonts w:ascii="Times New Roman" w:hAnsi="Times New Roman" w:cs="Times New Roman"/>
        </w:rPr>
      </w:pPr>
      <w:ins w:id="493" w:author="Benton, Deon" w:date="2026-02-12T13:45:00Z" w16du:dateUtc="2026-02-12T19:45:00Z">
        <w:r>
          <w:rPr>
            <w:rFonts w:ascii="Times New Roman" w:hAnsi="Times New Roman" w:cs="Times New Roman"/>
          </w:rPr>
          <w:lastRenderedPageBreak/>
          <w:t xml:space="preserve">Although it is true that infants </w:t>
        </w:r>
      </w:ins>
      <w:ins w:id="494" w:author="Benton, Deon" w:date="2026-02-12T13:48:00Z" w16du:dateUtc="2026-02-12T19:48:00Z">
        <w:r w:rsidR="00F45A64">
          <w:rPr>
            <w:rFonts w:ascii="Times New Roman" w:hAnsi="Times New Roman" w:cs="Times New Roman"/>
          </w:rPr>
          <w:t>in both conditions saw curved motion and a barrier during habituation</w:t>
        </w:r>
      </w:ins>
      <w:ins w:id="495" w:author="Benton, Deon" w:date="2026-02-12T13:45:00Z" w16du:dateUtc="2026-02-12T19:45:00Z">
        <w:r>
          <w:rPr>
            <w:rFonts w:ascii="Times New Roman" w:hAnsi="Times New Roman" w:cs="Times New Roman"/>
          </w:rPr>
          <w:t>, a key difference between</w:t>
        </w:r>
      </w:ins>
      <w:ins w:id="496" w:author="Benton, Deon" w:date="2026-02-12T13:48:00Z" w16du:dateUtc="2026-02-12T19:48:00Z">
        <w:r w:rsidR="00F45A64">
          <w:rPr>
            <w:rFonts w:ascii="Times New Roman" w:hAnsi="Times New Roman" w:cs="Times New Roman"/>
          </w:rPr>
          <w:t xml:space="preserve"> the habituation experiences of infants in</w:t>
        </w:r>
      </w:ins>
      <w:ins w:id="497"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498" w:author="Benton, Deon" w:date="2026-02-12T13:46:00Z" w16du:dateUtc="2026-02-12T19:46:00Z">
        <w:r>
          <w:rPr>
            <w:rFonts w:ascii="Times New Roman" w:hAnsi="Times New Roman" w:cs="Times New Roman"/>
          </w:rPr>
          <w:t>ondition</w:t>
        </w:r>
      </w:ins>
      <w:ins w:id="499" w:author="Benton, Deon" w:date="2026-02-26T13:39:00Z" w16du:dateUtc="2026-02-26T19:39:00Z">
        <w:r w:rsidR="00E63FA9">
          <w:rPr>
            <w:rFonts w:ascii="Times New Roman" w:hAnsi="Times New Roman" w:cs="Times New Roman"/>
          </w:rPr>
          <w:t>; this motion</w:t>
        </w:r>
      </w:ins>
      <w:ins w:id="500" w:author="Benton, Deon" w:date="2026-02-12T13:49:00Z" w16du:dateUtc="2026-02-12T19:49:00Z">
        <w:r w:rsidR="00F45A64">
          <w:rPr>
            <w:rFonts w:ascii="Times New Roman" w:hAnsi="Times New Roman" w:cs="Times New Roman"/>
          </w:rPr>
          <w:t xml:space="preserve"> occurred some distance to the side of the barrier</w:t>
        </w:r>
      </w:ins>
      <w:ins w:id="501" w:author="Benton, Deon" w:date="2026-02-12T13:46:00Z" w16du:dateUtc="2026-02-12T19:46:00Z">
        <w:r>
          <w:rPr>
            <w:rFonts w:ascii="Times New Roman" w:hAnsi="Times New Roman" w:cs="Times New Roman"/>
          </w:rPr>
          <w:t xml:space="preserve"> in the Control condition. A corollary of this is that</w:t>
        </w:r>
      </w:ins>
      <w:del w:id="502" w:author="Benton, Deon" w:date="2026-02-12T13:46:00Z" w16du:dateUtc="2026-02-12T19:46:00Z">
        <w:r w:rsidR="00524642" w:rsidDel="00244267">
          <w:rPr>
            <w:rFonts w:ascii="Times New Roman" w:hAnsi="Times New Roman" w:cs="Times New Roman"/>
          </w:rPr>
          <w:delText xml:space="preserve"> </w:delText>
        </w:r>
      </w:del>
      <w:ins w:id="503" w:author="Benton, Deon" w:date="2026-02-12T13:46:00Z" w16du:dateUtc="2026-02-12T19:46:00Z">
        <w:r>
          <w:rPr>
            <w:rFonts w:ascii="Times New Roman" w:hAnsi="Times New Roman" w:cs="Times New Roman"/>
          </w:rPr>
          <w:t xml:space="preserve"> </w:t>
        </w:r>
      </w:ins>
      <w:ins w:id="504"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505" w:author="Benton, Deon" w:date="2026-02-12T13:48:00Z" w16du:dateUtc="2026-02-12T19:48:00Z">
        <w:r w:rsidR="00F45A64">
          <w:rPr>
            <w:rFonts w:ascii="Times New Roman" w:hAnsi="Times New Roman" w:cs="Times New Roman"/>
          </w:rPr>
          <w:t xml:space="preserve"> stronger when the curved motion</w:t>
        </w:r>
      </w:ins>
      <w:ins w:id="506"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507" w:author="Benton, Deon" w:date="2026-02-12T13:50:00Z" w16du:dateUtc="2026-02-12T19:50:00Z">
        <w:r w:rsidR="00F45A64">
          <w:rPr>
            <w:rFonts w:ascii="Times New Roman" w:hAnsi="Times New Roman" w:cs="Times New Roman"/>
          </w:rPr>
          <w:t>The 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508"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509" w:author="Benton, Deon" w:date="2026-02-12T13:50:00Z" w16du:dateUtc="2026-02-12T19:50:00Z">
        <w:r w:rsidR="00037ED7" w:rsidDel="00A23E8A">
          <w:rPr>
            <w:rFonts w:ascii="Times New Roman" w:hAnsi="Times New Roman" w:cs="Times New Roman"/>
          </w:rPr>
          <w:delText xml:space="preserve"> </w:delText>
        </w:r>
      </w:del>
      <w:ins w:id="510"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511" w:author="Benton, Deon" w:date="2026-02-12T13:59:00Z" w16du:dateUtc="2026-02-12T19:59:00Z">
        <w:r w:rsidR="00F10AA5">
          <w:rPr>
            <w:rFonts w:ascii="Times New Roman" w:hAnsi="Times New Roman" w:cs="Times New Roman"/>
          </w:rPr>
          <w:t>the</w:t>
        </w:r>
      </w:ins>
      <w:ins w:id="512" w:author="Benton, Deon" w:date="2026-02-12T14:23:00Z" w16du:dateUtc="2026-02-12T20:23:00Z">
        <w:r w:rsidR="002C4F63">
          <w:rPr>
            <w:rFonts w:ascii="Times New Roman" w:hAnsi="Times New Roman" w:cs="Times New Roman"/>
          </w:rPr>
          <w:t xml:space="preserve"> </w:t>
        </w:r>
      </w:ins>
      <w:ins w:id="513" w:author="Benton, Deon" w:date="2026-02-12T14:24:00Z" w16du:dateUtc="2026-02-12T20:24:00Z">
        <w:r w:rsidR="002C4F63">
          <w:rPr>
            <w:rFonts w:ascii="Times New Roman" w:hAnsi="Times New Roman" w:cs="Times New Roman"/>
          </w:rPr>
          <w:t>intrinsic</w:t>
        </w:r>
      </w:ins>
      <w:ins w:id="514" w:author="Benton, Deon" w:date="2026-02-12T13:59:00Z" w16du:dateUtc="2026-02-12T19:59:00Z">
        <w:r w:rsidR="00F10AA5">
          <w:rPr>
            <w:rFonts w:ascii="Times New Roman" w:hAnsi="Times New Roman" w:cs="Times New Roman"/>
          </w:rPr>
          <w:t xml:space="preserve"> </w:t>
        </w:r>
      </w:ins>
      <w:ins w:id="515" w:author="Benton, Deon" w:date="2026-02-12T14:19:00Z" w16du:dateUtc="2026-02-12T20:19:00Z">
        <w:r w:rsidR="00345E3E">
          <w:rPr>
            <w:rFonts w:ascii="Times New Roman" w:hAnsi="Times New Roman" w:cs="Times New Roman"/>
          </w:rPr>
          <w:t>attention-grabbing</w:t>
        </w:r>
      </w:ins>
      <w:ins w:id="516" w:author="Benton, Deon" w:date="2026-02-12T14:16:00Z" w16du:dateUtc="2026-02-12T20:16:00Z">
        <w:r w:rsidR="00455D04">
          <w:rPr>
            <w:rFonts w:ascii="Times New Roman" w:hAnsi="Times New Roman" w:cs="Times New Roman"/>
          </w:rPr>
          <w:t xml:space="preserve"> nature of</w:t>
        </w:r>
      </w:ins>
      <w:ins w:id="517" w:author="Benton, Deon" w:date="2026-02-12T14:18:00Z" w16du:dateUtc="2026-02-12T20:18:00Z">
        <w:r w:rsidR="00345E3E">
          <w:rPr>
            <w:rFonts w:ascii="Times New Roman" w:hAnsi="Times New Roman" w:cs="Times New Roman"/>
          </w:rPr>
          <w:t xml:space="preserve"> the</w:t>
        </w:r>
      </w:ins>
      <w:ins w:id="518" w:author="Benton, Deon" w:date="2026-02-12T14:22:00Z" w16du:dateUtc="2026-02-12T20:22:00Z">
        <w:r w:rsidR="00AD68D7">
          <w:rPr>
            <w:rFonts w:ascii="Times New Roman" w:hAnsi="Times New Roman" w:cs="Times New Roman"/>
          </w:rPr>
          <w:t xml:space="preserve"> curved</w:t>
        </w:r>
      </w:ins>
      <w:ins w:id="519" w:author="Benton, Deon" w:date="2026-02-12T14:18:00Z" w16du:dateUtc="2026-02-12T20:18:00Z">
        <w:r w:rsidR="00345E3E">
          <w:rPr>
            <w:rFonts w:ascii="Times New Roman" w:hAnsi="Times New Roman" w:cs="Times New Roman"/>
          </w:rPr>
          <w:t xml:space="preserve"> </w:t>
        </w:r>
      </w:ins>
      <w:ins w:id="520" w:author="Benton, Deon" w:date="2026-02-12T14:01:00Z" w16du:dateUtc="2026-02-12T20:01:00Z">
        <w:r w:rsidR="00291A4B">
          <w:rPr>
            <w:rFonts w:ascii="Times New Roman" w:hAnsi="Times New Roman" w:cs="Times New Roman"/>
          </w:rPr>
          <w:t>motion</w:t>
        </w:r>
      </w:ins>
      <w:ins w:id="521" w:author="Benton, Deon" w:date="2026-02-12T14:20:00Z" w16du:dateUtc="2026-02-12T20:20:00Z">
        <w:r w:rsidR="00345E3E">
          <w:rPr>
            <w:rFonts w:ascii="Times New Roman" w:hAnsi="Times New Roman" w:cs="Times New Roman"/>
          </w:rPr>
          <w:t xml:space="preserve"> (e.g., Slater</w:t>
        </w:r>
      </w:ins>
      <w:ins w:id="522" w:author="Benton, Deon" w:date="2026-02-12T14:22:00Z" w16du:dateUtc="2026-02-12T20:22:00Z">
        <w:r w:rsidR="00AD68D7">
          <w:rPr>
            <w:rFonts w:ascii="Times New Roman" w:hAnsi="Times New Roman" w:cs="Times New Roman"/>
          </w:rPr>
          <w:t xml:space="preserve"> et al., 1985) </w:t>
        </w:r>
      </w:ins>
      <w:ins w:id="523" w:author="Benton, Deon" w:date="2026-02-12T14:16:00Z" w16du:dateUtc="2026-02-12T20:16:00Z">
        <w:r w:rsidR="00455D04">
          <w:rPr>
            <w:rFonts w:ascii="Times New Roman" w:hAnsi="Times New Roman" w:cs="Times New Roman"/>
          </w:rPr>
          <w:t>may</w:t>
        </w:r>
      </w:ins>
      <w:ins w:id="524" w:author="Benton, Deon" w:date="2026-02-12T14:18:00Z" w16du:dateUtc="2026-02-12T20:18:00Z">
        <w:r w:rsidR="00345E3E">
          <w:rPr>
            <w:rFonts w:ascii="Times New Roman" w:hAnsi="Times New Roman" w:cs="Times New Roman"/>
          </w:rPr>
          <w:t xml:space="preserve"> </w:t>
        </w:r>
      </w:ins>
      <w:ins w:id="525" w:author="Benton, Deon" w:date="2026-02-12T14:22:00Z" w16du:dateUtc="2026-02-12T20:22:00Z">
        <w:r w:rsidR="00AD68D7">
          <w:rPr>
            <w:rFonts w:ascii="Times New Roman" w:hAnsi="Times New Roman" w:cs="Times New Roman"/>
          </w:rPr>
          <w:t xml:space="preserve">easily </w:t>
        </w:r>
      </w:ins>
      <w:ins w:id="526" w:author="Benton, Deon" w:date="2026-02-12T14:18:00Z" w16du:dateUtc="2026-02-12T20:18:00Z">
        <w:r w:rsidR="00345E3E">
          <w:rPr>
            <w:rFonts w:ascii="Times New Roman" w:hAnsi="Times New Roman" w:cs="Times New Roman"/>
          </w:rPr>
          <w:t>ext</w:t>
        </w:r>
      </w:ins>
      <w:ins w:id="527" w:author="Benton, Deon" w:date="2026-02-12T14:19:00Z" w16du:dateUtc="2026-02-12T20:19:00Z">
        <w:r w:rsidR="00345E3E">
          <w:rPr>
            <w:rFonts w:ascii="Times New Roman" w:hAnsi="Times New Roman" w:cs="Times New Roman"/>
          </w:rPr>
          <w:t xml:space="preserve">end to </w:t>
        </w:r>
      </w:ins>
      <w:ins w:id="528" w:author="Benton, Deon" w:date="2026-02-12T14:23:00Z" w16du:dateUtc="2026-02-12T20:23:00Z">
        <w:r w:rsidR="00AD68D7">
          <w:rPr>
            <w:rFonts w:ascii="Times New Roman" w:hAnsi="Times New Roman" w:cs="Times New Roman"/>
          </w:rPr>
          <w:t xml:space="preserve">and thereby boost the salience of </w:t>
        </w:r>
      </w:ins>
      <w:ins w:id="529" w:author="Benton, Deon" w:date="2026-02-12T14:19:00Z" w16du:dateUtc="2026-02-12T20:19:00Z">
        <w:r w:rsidR="00345E3E">
          <w:rPr>
            <w:rFonts w:ascii="Times New Roman" w:hAnsi="Times New Roman" w:cs="Times New Roman"/>
          </w:rPr>
          <w:t>the barrier beneath it.</w:t>
        </w:r>
      </w:ins>
      <w:ins w:id="530" w:author="Benton, Deon" w:date="2026-02-12T14:16:00Z" w16du:dateUtc="2026-02-12T20:16:00Z">
        <w:r w:rsidR="00455D04">
          <w:rPr>
            <w:rFonts w:ascii="Times New Roman" w:hAnsi="Times New Roman" w:cs="Times New Roman"/>
          </w:rPr>
          <w:t xml:space="preserve"> </w:t>
        </w:r>
      </w:ins>
      <w:ins w:id="531" w:author="Benton, Deon" w:date="2026-02-12T14:19:00Z" w16du:dateUtc="2026-02-12T20:19:00Z">
        <w:r w:rsidR="00345E3E">
          <w:rPr>
            <w:rFonts w:ascii="Times New Roman" w:hAnsi="Times New Roman" w:cs="Times New Roman"/>
          </w:rPr>
          <w:t>Such a boost</w:t>
        </w:r>
      </w:ins>
      <w:ins w:id="532" w:author="Benton, Deon" w:date="2026-02-12T14:18:00Z" w16du:dateUtc="2026-02-12T20:18:00Z">
        <w:r w:rsidR="00455D04">
          <w:rPr>
            <w:rFonts w:ascii="Times New Roman" w:hAnsi="Times New Roman" w:cs="Times New Roman"/>
          </w:rPr>
          <w:t xml:space="preserve"> </w:t>
        </w:r>
      </w:ins>
      <w:ins w:id="533" w:author="Benton, Deon" w:date="2026-02-12T14:19:00Z" w16du:dateUtc="2026-02-12T20:19:00Z">
        <w:r w:rsidR="00345E3E">
          <w:rPr>
            <w:rFonts w:ascii="Times New Roman" w:hAnsi="Times New Roman" w:cs="Times New Roman"/>
          </w:rPr>
          <w:t xml:space="preserve">may increase the </w:t>
        </w:r>
      </w:ins>
      <w:ins w:id="534" w:author="Benton, Deon" w:date="2026-02-12T14:18:00Z" w16du:dateUtc="2026-02-12T20:18:00Z">
        <w:r w:rsidR="00455D04">
          <w:rPr>
            <w:rFonts w:ascii="Times New Roman" w:hAnsi="Times New Roman" w:cs="Times New Roman"/>
          </w:rPr>
          <w:t>likelihood that infants</w:t>
        </w:r>
      </w:ins>
      <w:ins w:id="535" w:author="Benton, Deon" w:date="2026-02-12T14:19:00Z" w16du:dateUtc="2026-02-12T20:19:00Z">
        <w:r w:rsidR="00345E3E">
          <w:rPr>
            <w:rFonts w:ascii="Times New Roman" w:hAnsi="Times New Roman" w:cs="Times New Roman"/>
          </w:rPr>
          <w:t xml:space="preserve"> both notice and encode the barrier.</w:t>
        </w:r>
      </w:ins>
      <w:del w:id="536"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537" w:author="Benton, Deon" w:date="2026-02-12T13:52:00Z" w16du:dateUtc="2026-02-12T19:52:00Z">
        <w:r w:rsidR="00C1546E">
          <w:rPr>
            <w:rFonts w:ascii="Times New Roman" w:hAnsi="Times New Roman" w:cs="Times New Roman"/>
          </w:rPr>
          <w:t xml:space="preserve"> </w:t>
        </w:r>
      </w:ins>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ins w:id="538" w:author="Benton, Deon" w:date="2026-02-12T13:53:00Z" w16du:dateUtc="2026-02-12T19:53:00Z">
        <w:r w:rsidR="00C1546E">
          <w:rPr>
            <w:rFonts w:ascii="Times New Roman" w:hAnsi="Times New Roman" w:cs="Times New Roman"/>
          </w:rPr>
          <w:t>Establishing an association</w:t>
        </w:r>
      </w:ins>
      <w:ins w:id="539"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540"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541" w:author="Benton, Deon" w:date="2026-02-12T13:53:00Z" w16du:dateUtc="2026-02-12T19:53:00Z">
        <w:r w:rsidR="00C1546E">
          <w:rPr>
            <w:rFonts w:ascii="Times New Roman" w:hAnsi="Times New Roman" w:cs="Times New Roman"/>
          </w:rPr>
          <w:t xml:space="preserve"> </w:t>
        </w:r>
      </w:ins>
      <w:ins w:id="542" w:author="Benton, Deon" w:date="2026-02-12T13:55:00Z" w16du:dateUtc="2026-02-12T19:55:00Z">
        <w:r w:rsidR="00487841">
          <w:rPr>
            <w:rFonts w:ascii="Times New Roman" w:hAnsi="Times New Roman" w:cs="Times New Roman"/>
          </w:rPr>
          <w:t xml:space="preserve">would </w:t>
        </w:r>
      </w:ins>
      <w:ins w:id="543" w:author="Benton, Deon" w:date="2026-02-12T13:53:00Z" w16du:dateUtc="2026-02-12T19:53:00Z">
        <w:r w:rsidR="00C1546E">
          <w:rPr>
            <w:rFonts w:ascii="Times New Roman" w:hAnsi="Times New Roman" w:cs="Times New Roman"/>
          </w:rPr>
          <w:t>entail i</w:t>
        </w:r>
      </w:ins>
      <w:ins w:id="544"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545"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546"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547"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548" w:author="Benton, Deon" w:date="2026-02-12T13:55:00Z" w16du:dateUtc="2026-02-12T19:55:00Z">
        <w:r w:rsidR="004F3228">
          <w:rPr>
            <w:rFonts w:ascii="Times New Roman" w:hAnsi="Times New Roman" w:cs="Times New Roman"/>
          </w:rPr>
          <w:t xml:space="preserve">gaze </w:t>
        </w:r>
      </w:ins>
      <w:ins w:id="549" w:author="Benton, Deon" w:date="2026-02-11T16:39:00Z" w16du:dateUtc="2026-02-11T22:39:00Z">
        <w:r w:rsidR="00B86AE9">
          <w:rPr>
            <w:rFonts w:ascii="Times New Roman" w:hAnsi="Times New Roman" w:cs="Times New Roman"/>
          </w:rPr>
          <w:t>between the curved motion and barrier</w:t>
        </w:r>
      </w:ins>
      <w:ins w:id="550" w:author="Benton, Deon" w:date="2026-02-11T16:42:00Z" w16du:dateUtc="2026-02-11T22:42:00Z">
        <w:r w:rsidR="005D6AE0">
          <w:rPr>
            <w:rFonts w:ascii="Times New Roman" w:hAnsi="Times New Roman" w:cs="Times New Roman"/>
          </w:rPr>
          <w:t xml:space="preserve"> </w:t>
        </w:r>
      </w:ins>
      <w:ins w:id="551" w:author="Benton, Deon" w:date="2026-02-11T16:43:00Z" w16du:dateUtc="2026-02-11T22:43:00Z">
        <w:r w:rsidR="00077880">
          <w:rPr>
            <w:rFonts w:ascii="Times New Roman" w:hAnsi="Times New Roman" w:cs="Times New Roman"/>
          </w:rPr>
          <w:t xml:space="preserve">in order </w:t>
        </w:r>
      </w:ins>
      <w:ins w:id="552"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553"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554" w:author="Benton, Deon" w:date="2026-02-12T13:57:00Z" w16du:dateUtc="2026-02-12T19:57:00Z">
        <w:r w:rsidR="00722EFF">
          <w:rPr>
            <w:rFonts w:ascii="Times New Roman" w:hAnsi="Times New Roman" w:cs="Times New Roman"/>
          </w:rPr>
          <w:t xml:space="preserve"> (i.e., it is </w:t>
        </w:r>
      </w:ins>
      <w:ins w:id="555" w:author="Benton, Deon" w:date="2026-02-12T14:25:00Z" w16du:dateUtc="2026-02-12T20:25:00Z">
        <w:r w:rsidR="00DF3E6A">
          <w:rPr>
            <w:rFonts w:ascii="Times New Roman" w:hAnsi="Times New Roman" w:cs="Times New Roman"/>
          </w:rPr>
          <w:t>more difficult for the salience of the motion to extent to the barrier</w:t>
        </w:r>
      </w:ins>
      <w:ins w:id="556"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557"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w:t>
      </w:r>
      <w:r w:rsidR="00146CEE">
        <w:rPr>
          <w:rFonts w:ascii="Times New Roman" w:hAnsi="Times New Roman" w:cs="Times New Roman"/>
        </w:rPr>
        <w:lastRenderedPageBreak/>
        <w:t>motion</w:t>
      </w:r>
      <w:ins w:id="558" w:author="Benton, Deon" w:date="2026-02-12T13:56:00Z" w16du:dateUtc="2026-02-12T19:56:00Z">
        <w:r w:rsidR="00722EFF">
          <w:rPr>
            <w:rFonts w:ascii="Times New Roman" w:hAnsi="Times New Roman" w:cs="Times New Roman"/>
          </w:rPr>
          <w:t xml:space="preserve"> and because</w:t>
        </w:r>
      </w:ins>
      <w:ins w:id="559"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560"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10E899A7" w:rsidR="0096761D" w:rsidRDefault="00BE48FB" w:rsidP="0096761D">
      <w:pPr>
        <w:spacing w:line="480" w:lineRule="auto"/>
        <w:ind w:firstLine="720"/>
        <w:contextualSpacing/>
        <w:rPr>
          <w:ins w:id="561" w:author="Benton, Deon" w:date="2026-03-10T19:33:00Z" w16du:dateUtc="2026-03-11T00:33:00Z"/>
          <w:rFonts w:ascii="Times New Roman" w:hAnsi="Times New Roman" w:cs="Times New Roman"/>
        </w:rPr>
      </w:pPr>
      <w:ins w:id="562" w:author="Benton, Deon" w:date="2026-02-12T14:32:00Z" w16du:dateUtc="2026-02-12T20:32:00Z">
        <w:r>
          <w:rPr>
            <w:rFonts w:ascii="Times New Roman" w:hAnsi="Times New Roman" w:cs="Times New Roman"/>
          </w:rPr>
          <w:t>These two factors—</w:t>
        </w:r>
      </w:ins>
      <w:ins w:id="563" w:author="Benton, Deon" w:date="2026-02-12T14:37:00Z" w16du:dateUtc="2026-02-12T20:37:00Z">
        <w:r w:rsidR="00570519">
          <w:rPr>
            <w:rFonts w:ascii="Times New Roman" w:hAnsi="Times New Roman" w:cs="Times New Roman"/>
          </w:rPr>
          <w:t xml:space="preserve">that is, </w:t>
        </w:r>
      </w:ins>
      <w:ins w:id="564" w:author="Benton, Deon" w:date="2026-02-12T14:32:00Z" w16du:dateUtc="2026-02-12T20:32:00Z">
        <w:r>
          <w:rPr>
            <w:rFonts w:ascii="Times New Roman" w:hAnsi="Times New Roman" w:cs="Times New Roman"/>
          </w:rPr>
          <w:t xml:space="preserve">online associative learning together </w:t>
        </w:r>
      </w:ins>
      <w:ins w:id="565" w:author="Benton, Deon" w:date="2026-02-12T14:38:00Z" w16du:dateUtc="2026-02-12T20:38:00Z">
        <w:r w:rsidR="00570519">
          <w:rPr>
            <w:rFonts w:ascii="Times New Roman" w:hAnsi="Times New Roman" w:cs="Times New Roman"/>
          </w:rPr>
          <w:t xml:space="preserve">with </w:t>
        </w:r>
      </w:ins>
      <w:ins w:id="566" w:author="Benton, Deon" w:date="2026-02-12T14:47:00Z" w16du:dateUtc="2026-02-12T20:47:00Z">
        <w:r w:rsidR="00AD265E">
          <w:rPr>
            <w:rFonts w:ascii="Times New Roman" w:hAnsi="Times New Roman" w:cs="Times New Roman"/>
          </w:rPr>
          <w:t>barrier sal</w:t>
        </w:r>
      </w:ins>
      <w:ins w:id="567" w:author="Benton, Deon" w:date="2026-02-12T14:48:00Z" w16du:dateUtc="2026-02-12T20:48:00Z">
        <w:r w:rsidR="00AD265E">
          <w:rPr>
            <w:rFonts w:ascii="Times New Roman" w:hAnsi="Times New Roman" w:cs="Times New Roman"/>
          </w:rPr>
          <w:t>ience</w:t>
        </w:r>
      </w:ins>
      <w:ins w:id="568" w:author="Benton, Deon" w:date="2026-02-12T14:33:00Z" w16du:dateUtc="2026-02-12T20:33:00Z">
        <w:r w:rsidR="000A276E">
          <w:rPr>
            <w:rFonts w:ascii="Times New Roman" w:hAnsi="Times New Roman" w:cs="Times New Roman"/>
          </w:rPr>
          <w:t>—can explain why</w:t>
        </w:r>
      </w:ins>
      <w:ins w:id="569"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570" w:author="Benton, Deon" w:date="2026-02-12T14:33:00Z" w16du:dateUtc="2026-02-12T20:33:00Z">
        <w:r w:rsidR="000A276E">
          <w:rPr>
            <w:rFonts w:ascii="Times New Roman" w:hAnsi="Times New Roman" w:cs="Times New Roman"/>
          </w:rPr>
          <w:t xml:space="preserve">, </w:t>
        </w:r>
      </w:ins>
      <w:ins w:id="571" w:author="Benton, Deon" w:date="2026-03-07T18:57:00Z" w16du:dateUtc="2026-03-08T00:57:00Z">
        <w:r w:rsidR="009B0551">
          <w:rPr>
            <w:rFonts w:ascii="Times New Roman" w:hAnsi="Times New Roman" w:cs="Times New Roman"/>
          </w:rPr>
          <w:t>even though</w:t>
        </w:r>
      </w:ins>
      <w:ins w:id="572" w:author="Benton, Deon" w:date="2026-02-12T14:33:00Z" w16du:dateUtc="2026-02-12T20:33:00Z">
        <w:r w:rsidR="000A276E">
          <w:rPr>
            <w:rFonts w:ascii="Times New Roman" w:hAnsi="Times New Roman" w:cs="Times New Roman"/>
          </w:rPr>
          <w:t xml:space="preserve"> both </w:t>
        </w:r>
      </w:ins>
      <w:ins w:id="573" w:author="Benton, Deon" w:date="2026-02-12T14:46:00Z" w16du:dateUtc="2026-02-12T20:46:00Z">
        <w:r w:rsidR="0017525B">
          <w:rPr>
            <w:rFonts w:ascii="Times New Roman" w:hAnsi="Times New Roman" w:cs="Times New Roman"/>
          </w:rPr>
          <w:t xml:space="preserve">groups </w:t>
        </w:r>
      </w:ins>
      <w:ins w:id="574" w:author="Benton, Deon" w:date="2026-02-12T14:33:00Z" w16du:dateUtc="2026-02-12T20:33:00Z">
        <w:r w:rsidR="000A276E">
          <w:rPr>
            <w:rFonts w:ascii="Times New Roman" w:hAnsi="Times New Roman" w:cs="Times New Roman"/>
          </w:rPr>
          <w:t xml:space="preserve">saw </w:t>
        </w:r>
      </w:ins>
      <w:ins w:id="575" w:author="Benton, Deon" w:date="2026-02-12T14:34:00Z" w16du:dateUtc="2026-02-12T20:34:00Z">
        <w:r w:rsidR="000A276E">
          <w:rPr>
            <w:rFonts w:ascii="Times New Roman" w:hAnsi="Times New Roman" w:cs="Times New Roman"/>
          </w:rPr>
          <w:t xml:space="preserve">a barrier and curved motion during habituation. </w:t>
        </w:r>
      </w:ins>
      <w:ins w:id="576" w:author="Benton, Deon" w:date="2026-02-12T14:48:00Z" w16du:dateUtc="2026-02-12T20:48:00Z">
        <w:r w:rsidR="00AD265E">
          <w:rPr>
            <w:rFonts w:ascii="Times New Roman" w:hAnsi="Times New Roman" w:cs="Times New Roman"/>
          </w:rPr>
          <w:t xml:space="preserve">For example, </w:t>
        </w:r>
      </w:ins>
      <w:ins w:id="577" w:author="Benton, Deon" w:date="2026-02-12T14:51:00Z" w16du:dateUtc="2026-02-12T20:51:00Z">
        <w:r w:rsidR="001F61B4">
          <w:rPr>
            <w:rFonts w:ascii="Times New Roman" w:hAnsi="Times New Roman" w:cs="Times New Roman"/>
          </w:rPr>
          <w:t>infants in the</w:t>
        </w:r>
      </w:ins>
      <w:ins w:id="578" w:author="Benton, Deon" w:date="2026-02-12T14:48:00Z" w16du:dateUtc="2026-02-12T20:48:00Z">
        <w:r w:rsidR="00AD265E">
          <w:rPr>
            <w:rFonts w:ascii="Times New Roman" w:hAnsi="Times New Roman" w:cs="Times New Roman"/>
          </w:rPr>
          <w:t xml:space="preserve"> Experimental condition </w:t>
        </w:r>
      </w:ins>
      <w:ins w:id="579" w:author="Benton, Deon" w:date="2026-02-12T14:51:00Z" w16du:dateUtc="2026-02-12T20:51:00Z">
        <w:r w:rsidR="001F61B4">
          <w:rPr>
            <w:rFonts w:ascii="Times New Roman" w:hAnsi="Times New Roman" w:cs="Times New Roman"/>
          </w:rPr>
          <w:t>were able to form a robust association between the curved</w:t>
        </w:r>
      </w:ins>
      <w:ins w:id="580"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581" w:author="Benton, Deon" w:date="2026-02-12T14:54:00Z" w16du:dateUtc="2026-02-12T20:54:00Z">
        <w:r w:rsidR="00F61DB4">
          <w:rPr>
            <w:rFonts w:ascii="Times New Roman" w:hAnsi="Times New Roman" w:cs="Times New Roman"/>
          </w:rPr>
          <w:t>salience</w:t>
        </w:r>
      </w:ins>
      <w:ins w:id="582" w:author="Benton, Deon" w:date="2026-02-12T14:53:00Z" w16du:dateUtc="2026-02-12T20:53:00Z">
        <w:r w:rsidR="00F61DB4">
          <w:rPr>
            <w:rFonts w:ascii="Times New Roman" w:hAnsi="Times New Roman" w:cs="Times New Roman"/>
          </w:rPr>
          <w:t xml:space="preserve"> of the </w:t>
        </w:r>
      </w:ins>
      <w:ins w:id="583" w:author="Benton, Deon" w:date="2026-02-12T14:52:00Z" w16du:dateUtc="2026-02-12T20:52:00Z">
        <w:r w:rsidR="00F61DB4">
          <w:rPr>
            <w:rFonts w:ascii="Times New Roman" w:hAnsi="Times New Roman" w:cs="Times New Roman"/>
          </w:rPr>
          <w:t xml:space="preserve">barrier </w:t>
        </w:r>
      </w:ins>
      <w:ins w:id="584" w:author="Benton, Deon" w:date="2026-02-12T14:53:00Z" w16du:dateUtc="2026-02-12T20:53:00Z">
        <w:r w:rsidR="00F61DB4">
          <w:rPr>
            <w:rFonts w:ascii="Times New Roman" w:hAnsi="Times New Roman" w:cs="Times New Roman"/>
          </w:rPr>
          <w:t>was boosted due to the fact that it and the c</w:t>
        </w:r>
      </w:ins>
      <w:ins w:id="585" w:author="Benton, Deon" w:date="2026-02-12T14:49:00Z" w16du:dateUtc="2026-02-12T20:49:00Z">
        <w:r w:rsidR="001F61B4">
          <w:rPr>
            <w:rFonts w:ascii="Times New Roman" w:hAnsi="Times New Roman" w:cs="Times New Roman"/>
          </w:rPr>
          <w:t>urved motion were located in the same region of the vis</w:t>
        </w:r>
      </w:ins>
      <w:ins w:id="586" w:author="Benton, Deon" w:date="2026-02-12T14:50:00Z" w16du:dateUtc="2026-02-12T20:50:00Z">
        <w:r w:rsidR="001F61B4">
          <w:rPr>
            <w:rFonts w:ascii="Times New Roman" w:hAnsi="Times New Roman" w:cs="Times New Roman"/>
          </w:rPr>
          <w:t>ual field</w:t>
        </w:r>
      </w:ins>
      <w:ins w:id="587" w:author="Benton, Deon" w:date="2026-02-12T14:53:00Z" w16du:dateUtc="2026-02-12T20:53:00Z">
        <w:r w:rsidR="00F61DB4">
          <w:rPr>
            <w:rFonts w:ascii="Times New Roman" w:hAnsi="Times New Roman" w:cs="Times New Roman"/>
          </w:rPr>
          <w:t>.</w:t>
        </w:r>
      </w:ins>
      <w:ins w:id="588" w:author="Benton, Deon" w:date="2026-02-12T14:50:00Z" w16du:dateUtc="2026-02-12T20:50:00Z">
        <w:r w:rsidR="001F61B4">
          <w:rPr>
            <w:rFonts w:ascii="Times New Roman" w:hAnsi="Times New Roman" w:cs="Times New Roman"/>
          </w:rPr>
          <w:t xml:space="preserve"> </w:t>
        </w:r>
      </w:ins>
      <w:ins w:id="589"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590"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591" w:author="Benton, Deon" w:date="2026-02-12T14:55:00Z" w16du:dateUtc="2026-02-12T20:55:00Z">
        <w:r w:rsidR="004D009C">
          <w:rPr>
            <w:rFonts w:ascii="Times New Roman" w:hAnsi="Times New Roman" w:cs="Times New Roman"/>
          </w:rPr>
          <w:t>s well as</w:t>
        </w:r>
      </w:ins>
      <w:ins w:id="592" w:author="Benton, Deon" w:date="2026-02-12T14:43:00Z" w16du:dateUtc="2026-02-12T20:43:00Z">
        <w:r w:rsidR="000E700A" w:rsidRPr="000E700A">
          <w:rPr>
            <w:rFonts w:ascii="Times New Roman" w:hAnsi="Times New Roman" w:cs="Times New Roman"/>
          </w:rPr>
          <w:t xml:space="preserve"> with infants’ broader real-world experience</w:t>
        </w:r>
      </w:ins>
      <w:ins w:id="593"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594" w:author="Benton, Deon" w:date="2026-02-12T14:56:00Z" w16du:dateUtc="2026-02-12T20:56:00Z">
        <w:r w:rsidR="004D009C">
          <w:rPr>
            <w:rFonts w:ascii="Times New Roman" w:hAnsi="Times New Roman" w:cs="Times New Roman"/>
          </w:rPr>
          <w:t>tion than at the new action test event. In contrast, because</w:t>
        </w:r>
      </w:ins>
      <w:ins w:id="595" w:author="Benton, Deon" w:date="2026-02-12T14:58:00Z" w16du:dateUtc="2026-02-12T20:58:00Z">
        <w:r w:rsidR="003E4BC8">
          <w:rPr>
            <w:rFonts w:ascii="Times New Roman" w:hAnsi="Times New Roman" w:cs="Times New Roman"/>
          </w:rPr>
          <w:t xml:space="preserve"> </w:t>
        </w:r>
      </w:ins>
      <w:ins w:id="596" w:author="Benton, Deon" w:date="2026-02-12T14:56:00Z" w16du:dateUtc="2026-02-12T20:56:00Z">
        <w:r w:rsidR="004D009C">
          <w:rPr>
            <w:rFonts w:ascii="Times New Roman" w:hAnsi="Times New Roman" w:cs="Times New Roman"/>
          </w:rPr>
          <w:t>the curved motion and barrier occupied different regions of the screen</w:t>
        </w:r>
      </w:ins>
      <w:ins w:id="597" w:author="Benton, Deon" w:date="2026-02-12T14:57:00Z" w16du:dateUtc="2026-02-12T20:57:00Z">
        <w:r w:rsidR="003E4BC8">
          <w:rPr>
            <w:rFonts w:ascii="Times New Roman" w:hAnsi="Times New Roman" w:cs="Times New Roman"/>
          </w:rPr>
          <w:t xml:space="preserve"> during habituation for infants in the Control condition</w:t>
        </w:r>
      </w:ins>
      <w:ins w:id="598" w:author="Benton, Deon" w:date="2026-02-12T14:56:00Z" w16du:dateUtc="2026-02-12T20:56:00Z">
        <w:r w:rsidR="004D009C">
          <w:rPr>
            <w:rFonts w:ascii="Times New Roman" w:hAnsi="Times New Roman" w:cs="Times New Roman"/>
          </w:rPr>
          <w:t xml:space="preserve">, </w:t>
        </w:r>
      </w:ins>
      <w:ins w:id="599" w:author="Benton, Deon" w:date="2026-02-12T14:57:00Z" w16du:dateUtc="2026-02-12T20:57:00Z">
        <w:r w:rsidR="003E4BC8">
          <w:rPr>
            <w:rFonts w:ascii="Times New Roman" w:hAnsi="Times New Roman" w:cs="Times New Roman"/>
          </w:rPr>
          <w:t xml:space="preserve">the </w:t>
        </w:r>
      </w:ins>
      <w:ins w:id="600" w:author="Benton, Deon" w:date="2026-02-12T14:58:00Z" w16du:dateUtc="2026-02-12T20:58:00Z">
        <w:r w:rsidR="003E4BC8">
          <w:rPr>
            <w:rFonts w:ascii="Times New Roman" w:hAnsi="Times New Roman" w:cs="Times New Roman"/>
          </w:rPr>
          <w:t>barrier accrued l</w:t>
        </w:r>
      </w:ins>
      <w:ins w:id="601" w:author="Benton, Deon" w:date="2026-02-12T14:59:00Z" w16du:dateUtc="2026-02-12T20:59:00Z">
        <w:r w:rsidR="003E4BC8">
          <w:rPr>
            <w:rFonts w:ascii="Times New Roman" w:hAnsi="Times New Roman" w:cs="Times New Roman"/>
          </w:rPr>
          <w:t>ess salience and the</w:t>
        </w:r>
      </w:ins>
      <w:ins w:id="602" w:author="Benton, Deon" w:date="2026-02-12T15:00:00Z" w16du:dateUtc="2026-02-12T21:00:00Z">
        <w:r w:rsidR="00DD1664">
          <w:rPr>
            <w:rFonts w:ascii="Times New Roman" w:hAnsi="Times New Roman" w:cs="Times New Roman"/>
          </w:rPr>
          <w:t xml:space="preserve"> resulting association between the barrier and curved motion was weaker.</w:t>
        </w:r>
      </w:ins>
      <w:ins w:id="603" w:author="Benton, Deon" w:date="2026-02-12T14:59:00Z" w16du:dateUtc="2026-02-12T20:59:00Z">
        <w:r w:rsidR="003E4BC8">
          <w:rPr>
            <w:rFonts w:ascii="Times New Roman" w:hAnsi="Times New Roman" w:cs="Times New Roman"/>
          </w:rPr>
          <w:t xml:space="preserve"> </w:t>
        </w:r>
      </w:ins>
      <w:ins w:id="604"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605"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606" w:author="Benton, Deon" w:date="2026-02-12T15:06:00Z" w16du:dateUtc="2026-02-12T21:06:00Z">
        <w:r w:rsidR="008E3767">
          <w:rPr>
            <w:rFonts w:ascii="Times New Roman" w:hAnsi="Times New Roman" w:cs="Times New Roman"/>
          </w:rPr>
          <w:t xml:space="preserve"> </w:t>
        </w:r>
      </w:ins>
      <w:ins w:id="607"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608" w:author="Benton, Deon" w:date="2026-02-12T15:28:00Z" w16du:dateUtc="2026-02-12T21:28:00Z">
        <w:r w:rsidR="00152F19">
          <w:rPr>
            <w:rFonts w:ascii="Times New Roman" w:hAnsi="Times New Roman" w:cs="Times New Roman"/>
          </w:rPr>
          <w:t xml:space="preserve">notions of agents, objects, action efficiency, or subjective utility. </w:t>
        </w:r>
      </w:ins>
      <w:ins w:id="609" w:author="Benton, Deon" w:date="2026-02-12T15:29:00Z" w16du:dateUtc="2026-02-12T21:29:00Z">
        <w:r w:rsidR="007B6A4E">
          <w:rPr>
            <w:rFonts w:ascii="Times New Roman" w:hAnsi="Times New Roman" w:cs="Times New Roman"/>
          </w:rPr>
          <w:t xml:space="preserve">To make this case, I will show that </w:t>
        </w:r>
        <w:r w:rsidR="007B6A4E">
          <w:rPr>
            <w:rFonts w:ascii="Times New Roman" w:hAnsi="Times New Roman" w:cs="Times New Roman"/>
          </w:rPr>
          <w:lastRenderedPageBreak/>
          <w:t>ALIAS—a connectionis</w:t>
        </w:r>
      </w:ins>
      <w:ins w:id="610"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611" w:author="Benton, Deon" w:date="2026-02-12T15:31:00Z" w16du:dateUtc="2026-02-12T21:31:00Z">
        <w:r w:rsidR="007B6A4E">
          <w:rPr>
            <w:rFonts w:ascii="Times New Roman" w:hAnsi="Times New Roman" w:cs="Times New Roman"/>
          </w:rPr>
          <w:t xml:space="preserve">is literature. </w:t>
        </w:r>
      </w:ins>
    </w:p>
    <w:p w14:paraId="17173E8C" w14:textId="01C3658F" w:rsidR="009E7771" w:rsidRDefault="009E7771" w:rsidP="0096761D">
      <w:pPr>
        <w:spacing w:line="480" w:lineRule="auto"/>
        <w:ind w:firstLine="720"/>
        <w:contextualSpacing/>
        <w:rPr>
          <w:ins w:id="612" w:author="Benton, Deon" w:date="2026-03-10T19:49:00Z" w16du:dateUtc="2026-03-11T00:49:00Z"/>
          <w:rFonts w:ascii="Times New Roman" w:hAnsi="Times New Roman" w:cs="Times New Roman"/>
        </w:rPr>
      </w:pPr>
      <w:ins w:id="613" w:author="Benton, Deon" w:date="2026-03-10T19:47:00Z" w16du:dateUtc="2026-03-11T00:47:00Z">
        <w:r w:rsidRPr="009E7771">
          <w:rPr>
            <w:rFonts w:ascii="Times New Roman" w:hAnsi="Times New Roman" w:cs="Times New Roman"/>
          </w:rPr>
          <w:t xml:space="preserve">One potential critique of the present account concerns its ability to explain findings showing that infants as young as 3 months of age display the same pattern of responses to efficient and inefficient actions as older infants when they are provided with first-person action experience (e.g., via sticky-mittens training; </w:t>
        </w:r>
      </w:ins>
      <w:ins w:id="614" w:author="Benton, Deon" w:date="2026-03-10T19:48:00Z" w16du:dateUtc="2026-03-11T00:48:00Z">
        <w:r>
          <w:rPr>
            <w:rFonts w:ascii="Times New Roman" w:hAnsi="Times New Roman" w:cs="Times New Roman"/>
          </w:rPr>
          <w:t xml:space="preserve">Liu et al., 2019; </w:t>
        </w:r>
      </w:ins>
      <w:ins w:id="615" w:author="Benton, Deon" w:date="2026-03-10T19:47:00Z" w16du:dateUtc="2026-03-11T00:47:00Z">
        <w:r w:rsidRPr="009E7771">
          <w:rPr>
            <w:rFonts w:ascii="Times New Roman" w:hAnsi="Times New Roman" w:cs="Times New Roman"/>
          </w:rPr>
          <w:t xml:space="preserve">Skerry et al., 2013). The </w:t>
        </w:r>
        <w:proofErr w:type="gramStart"/>
        <w:r w:rsidRPr="009E7771">
          <w:rPr>
            <w:rFonts w:ascii="Times New Roman" w:hAnsi="Times New Roman" w:cs="Times New Roman"/>
          </w:rPr>
          <w:t>thrust</w:t>
        </w:r>
        <w:proofErr w:type="gramEnd"/>
        <w:r w:rsidRPr="009E7771">
          <w:rPr>
            <w:rFonts w:ascii="Times New Roman" w:hAnsi="Times New Roman" w:cs="Times New Roman"/>
          </w:rPr>
          <w:t xml:space="preserve"> of this criticism is that if infants’ looking behaviors in these studies reflect learning from experience, it is unclear how infants with relatively limited real-world experience could exhibit the same pattern of responses as older infants.</w:t>
        </w:r>
      </w:ins>
    </w:p>
    <w:p w14:paraId="50DC21D5" w14:textId="5FDD2650" w:rsidR="009E7771" w:rsidRPr="003C042C" w:rsidRDefault="009E7771" w:rsidP="0096761D">
      <w:pPr>
        <w:spacing w:line="480" w:lineRule="auto"/>
        <w:ind w:firstLine="720"/>
        <w:contextualSpacing/>
        <w:rPr>
          <w:ins w:id="616" w:author="Benton, Deon" w:date="2026-03-10T19:49:00Z" w16du:dateUtc="2026-03-11T00:49:00Z"/>
          <w:rFonts w:ascii="Times New Roman" w:hAnsi="Times New Roman" w:cs="Times New Roman"/>
          <w:b/>
          <w:bCs/>
        </w:rPr>
      </w:pPr>
      <w:ins w:id="617" w:author="Benton, Deon" w:date="2026-03-10T19:49:00Z" w16du:dateUtc="2026-03-11T00:49:00Z">
        <w:r w:rsidRPr="003C042C">
          <w:rPr>
            <w:rFonts w:ascii="Times New Roman" w:hAnsi="Times New Roman" w:cs="Times New Roman"/>
            <w:b/>
            <w:bCs/>
          </w:rPr>
          <w:t>[modify the below because of ChatGPT]</w:t>
        </w:r>
      </w:ins>
    </w:p>
    <w:p w14:paraId="0ED4BB56" w14:textId="4FAD7BC2" w:rsidR="009E7771" w:rsidRPr="009E7771" w:rsidRDefault="007C115F" w:rsidP="009E7771">
      <w:pPr>
        <w:spacing w:line="480" w:lineRule="auto"/>
        <w:ind w:firstLine="720"/>
        <w:contextualSpacing/>
        <w:rPr>
          <w:ins w:id="618" w:author="Benton, Deon" w:date="2026-03-10T19:49:00Z" w16du:dateUtc="2026-03-11T00:49:00Z"/>
          <w:rFonts w:ascii="Times New Roman" w:hAnsi="Times New Roman" w:cs="Times New Roman"/>
        </w:rPr>
      </w:pPr>
      <w:ins w:id="619" w:author="Benton, Deon" w:date="2026-03-10T19:49:00Z" w16du:dateUtc="2026-03-11T00:49:00Z">
        <w:r>
          <w:rPr>
            <w:rFonts w:ascii="Times New Roman" w:hAnsi="Times New Roman" w:cs="Times New Roman"/>
          </w:rPr>
          <w:t>“</w:t>
        </w:r>
        <w:r w:rsidR="009E7771" w:rsidRPr="009E7771">
          <w:rPr>
            <w:rFonts w:ascii="Times New Roman" w:hAnsi="Times New Roman" w:cs="Times New Roman"/>
          </w:rPr>
          <w:t>From the perspective advanced here, however, providing infants with opportunities to act on objects may alter how they process the visual events presented during the experiment itself. In particular, giving infants the opportunity to grasp objects using sticky mittens may increase their overall engagement with the scene and thereby boost the encoding of the visible features of the objects and events involved. Consistent with this possibility, research has shown that providing young infants with object-directed action experience can enhance their attention to and learning about object properties (e.g., Needham et al., 2002). A consequence of this increased engagement is that infants may not only encode the objects more strongly but may also incidentally encode aspects of their own reaching movements. Because infant reaches tend to follow relatively straight trajectories, this experience may strengthen infants’ representations of straight motion paths.</w:t>
        </w:r>
      </w:ins>
    </w:p>
    <w:p w14:paraId="1223869F" w14:textId="77777777" w:rsidR="009E7771" w:rsidRPr="009E7771" w:rsidRDefault="009E7771" w:rsidP="009E7771">
      <w:pPr>
        <w:spacing w:line="480" w:lineRule="auto"/>
        <w:ind w:firstLine="720"/>
        <w:contextualSpacing/>
        <w:rPr>
          <w:ins w:id="620" w:author="Benton, Deon" w:date="2026-03-10T19:49:00Z" w16du:dateUtc="2026-03-11T00:49:00Z"/>
          <w:rFonts w:ascii="Times New Roman" w:hAnsi="Times New Roman" w:cs="Times New Roman"/>
        </w:rPr>
      </w:pPr>
    </w:p>
    <w:p w14:paraId="77F033F6" w14:textId="77777777" w:rsidR="009E7771" w:rsidRPr="009E7771" w:rsidRDefault="009E7771" w:rsidP="009E7771">
      <w:pPr>
        <w:spacing w:line="480" w:lineRule="auto"/>
        <w:ind w:firstLine="720"/>
        <w:contextualSpacing/>
        <w:rPr>
          <w:ins w:id="621" w:author="Benton, Deon" w:date="2026-03-10T19:49:00Z" w16du:dateUtc="2026-03-11T00:49:00Z"/>
          <w:rFonts w:ascii="Times New Roman" w:hAnsi="Times New Roman" w:cs="Times New Roman"/>
        </w:rPr>
      </w:pPr>
      <w:ins w:id="622" w:author="Benton, Deon" w:date="2026-03-10T19:49:00Z" w16du:dateUtc="2026-03-11T00:49:00Z">
        <w:r w:rsidRPr="009E7771">
          <w:rPr>
            <w:rFonts w:ascii="Times New Roman" w:hAnsi="Times New Roman" w:cs="Times New Roman"/>
          </w:rPr>
          <w:lastRenderedPageBreak/>
          <w:t>If straight trajectories become more familiar through this experience, then curved trajectories may appear relatively novel or unexpected during the subsequent test phase. This difference in familiarity could lead infants to look longer at the curved motion path, even at 3 months of age. At the same time, the salience considerations discussed above may still play an important role. Specifically, when curved motion occurs beside rather than over a barrier, the weaker association between the barrier and the curved motion may limit the extent to which infants form strong expectations about the relation between these elements. As a result, infants may look equally long at the two test events in the control condition despite their increased attention to the scene.</w:t>
        </w:r>
      </w:ins>
    </w:p>
    <w:p w14:paraId="55065908" w14:textId="77777777" w:rsidR="009E7771" w:rsidRPr="009E7771" w:rsidRDefault="009E7771" w:rsidP="009E7771">
      <w:pPr>
        <w:spacing w:line="480" w:lineRule="auto"/>
        <w:ind w:firstLine="720"/>
        <w:contextualSpacing/>
        <w:rPr>
          <w:ins w:id="623" w:author="Benton, Deon" w:date="2026-03-10T19:49:00Z" w16du:dateUtc="2026-03-11T00:49:00Z"/>
          <w:rFonts w:ascii="Times New Roman" w:hAnsi="Times New Roman" w:cs="Times New Roman"/>
        </w:rPr>
      </w:pPr>
    </w:p>
    <w:p w14:paraId="546520B9" w14:textId="00A6ED32" w:rsidR="009E7771" w:rsidRDefault="009E7771" w:rsidP="009E7771">
      <w:pPr>
        <w:spacing w:line="480" w:lineRule="auto"/>
        <w:ind w:firstLine="720"/>
        <w:contextualSpacing/>
        <w:rPr>
          <w:ins w:id="624" w:author="Benton, Deon" w:date="2026-03-10T19:49:00Z" w16du:dateUtc="2026-03-11T00:49:00Z"/>
          <w:rFonts w:ascii="Times New Roman" w:hAnsi="Times New Roman" w:cs="Times New Roman"/>
        </w:rPr>
      </w:pPr>
      <w:ins w:id="625" w:author="Benton, Deon" w:date="2026-03-10T19:49:00Z" w16du:dateUtc="2026-03-11T00:49:00Z">
        <w:r w:rsidRPr="009E7771">
          <w:rPr>
            <w:rFonts w:ascii="Times New Roman" w:hAnsi="Times New Roman" w:cs="Times New Roman"/>
          </w:rPr>
          <w:t xml:space="preserve">Taken together, this interpretation suggests that the early emergence of this pattern of responses following action experience does not necessarily imply the presence of an early-emerging concept of action efficiency. Instead, it may reflect the combined effects of increased attentional engagement with the scene, incidental encoding of infants’ </w:t>
        </w:r>
        <w:proofErr w:type="gramStart"/>
        <w:r w:rsidRPr="009E7771">
          <w:rPr>
            <w:rFonts w:ascii="Times New Roman" w:hAnsi="Times New Roman" w:cs="Times New Roman"/>
          </w:rPr>
          <w:t>own</w:t>
        </w:r>
        <w:proofErr w:type="gramEnd"/>
        <w:r w:rsidRPr="009E7771">
          <w:rPr>
            <w:rFonts w:ascii="Times New Roman" w:hAnsi="Times New Roman" w:cs="Times New Roman"/>
          </w:rPr>
          <w:t xml:space="preserve"> reaching trajectories, and the same associative processes described </w:t>
        </w:r>
        <w:proofErr w:type="gramStart"/>
        <w:r w:rsidRPr="009E7771">
          <w:rPr>
            <w:rFonts w:ascii="Times New Roman" w:hAnsi="Times New Roman" w:cs="Times New Roman"/>
          </w:rPr>
          <w:t>above.</w:t>
        </w:r>
        <w:r w:rsidR="007C115F">
          <w:rPr>
            <w:rFonts w:ascii="Times New Roman" w:hAnsi="Times New Roman" w:cs="Times New Roman"/>
          </w:rPr>
          <w:t>”</w:t>
        </w:r>
        <w:proofErr w:type="gramEnd"/>
      </w:ins>
    </w:p>
    <w:p w14:paraId="305E1902" w14:textId="77777777" w:rsidR="007C115F" w:rsidRDefault="007C115F" w:rsidP="009E7771">
      <w:pPr>
        <w:spacing w:line="480" w:lineRule="auto"/>
        <w:ind w:firstLine="720"/>
        <w:contextualSpacing/>
        <w:rPr>
          <w:ins w:id="626" w:author="Benton, Deon" w:date="2026-03-10T19:49:00Z" w16du:dateUtc="2026-03-11T00:49:00Z"/>
          <w:rFonts w:ascii="Times New Roman" w:hAnsi="Times New Roman" w:cs="Times New Roman"/>
        </w:rPr>
      </w:pPr>
    </w:p>
    <w:p w14:paraId="61A5BBF3" w14:textId="77777777" w:rsidR="007C115F" w:rsidRDefault="007C115F" w:rsidP="009E7771">
      <w:pPr>
        <w:spacing w:line="480" w:lineRule="auto"/>
        <w:ind w:firstLine="720"/>
        <w:contextualSpacing/>
        <w:rPr>
          <w:ins w:id="627" w:author="Benton, Deon" w:date="2026-03-10T19:47:00Z" w16du:dateUtc="2026-03-11T00:47:00Z"/>
          <w:rFonts w:ascii="Times New Roman" w:hAnsi="Times New Roman" w:cs="Times New Roman"/>
        </w:rPr>
      </w:pPr>
    </w:p>
    <w:p w14:paraId="59A5325D" w14:textId="3832FCC1" w:rsidR="00524642" w:rsidRDefault="00635C87" w:rsidP="0096761D">
      <w:pPr>
        <w:spacing w:line="480" w:lineRule="auto"/>
        <w:ind w:firstLine="720"/>
        <w:contextualSpacing/>
        <w:rPr>
          <w:rFonts w:ascii="Times New Roman" w:hAnsi="Times New Roman" w:cs="Times New Roman"/>
        </w:rPr>
      </w:pPr>
      <w:ins w:id="628" w:author="Benton, Deon" w:date="2026-02-11T16:20:00Z" w16du:dateUtc="2026-02-11T22:20:00Z">
        <w:r>
          <w:rPr>
            <w:rFonts w:ascii="Times New Roman" w:hAnsi="Times New Roman" w:cs="Times New Roman"/>
          </w:rPr>
          <w:t>T</w:t>
        </w:r>
      </w:ins>
      <w:ins w:id="629" w:author="Benton, Deon" w:date="2026-03-10T19:33:00Z" w16du:dateUtc="2026-03-11T00:33:00Z">
        <w:r w:rsidR="00837A23">
          <w:rPr>
            <w:rFonts w:ascii="Times New Roman" w:hAnsi="Times New Roman" w:cs="Times New Roman"/>
          </w:rPr>
          <w:t>wo</w:t>
        </w:r>
      </w:ins>
      <w:ins w:id="630" w:author="Benton, Deon" w:date="2026-02-11T16:20:00Z" w16du:dateUtc="2026-02-11T22:20:00Z">
        <w:r>
          <w:rPr>
            <w:rFonts w:ascii="Times New Roman" w:hAnsi="Times New Roman" w:cs="Times New Roman"/>
          </w:rPr>
          <w:t xml:space="preserve"> points are worth clarifying before </w:t>
        </w:r>
      </w:ins>
      <w:ins w:id="631" w:author="Benton, Deon" w:date="2026-02-12T15:32:00Z" w16du:dateUtc="2026-02-12T21:32:00Z">
        <w:r w:rsidR="0096761D">
          <w:rPr>
            <w:rFonts w:ascii="Times New Roman" w:hAnsi="Times New Roman" w:cs="Times New Roman"/>
          </w:rPr>
          <w:t>proceeding</w:t>
        </w:r>
      </w:ins>
      <w:ins w:id="632"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633" w:author="Benton, Deon" w:date="2026-02-12T15:32:00Z" w16du:dateUtc="2026-02-12T21:32:00Z">
        <w:r w:rsidR="0096761D">
          <w:rPr>
            <w:rFonts w:ascii="Times New Roman" w:hAnsi="Times New Roman" w:cs="Times New Roman"/>
          </w:rPr>
          <w:t xml:space="preserve">is it </w:t>
        </w:r>
      </w:ins>
      <w:ins w:id="634"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1E340B">
        <w:rPr>
          <w:rFonts w:ascii="Times New Roman" w:hAnsi="Times New Roman" w:cs="Times New Roman"/>
        </w:rPr>
        <w:t>; this issue, although important, is beyond the scope of the present paper</w:t>
      </w:r>
      <w:ins w:id="635"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636" w:author="Benton, Deon" w:date="2026-02-12T15:33:00Z" w16du:dateUtc="2026-02-12T21:33:00Z">
        <w:r w:rsidR="0096761D">
          <w:rPr>
            <w:rFonts w:ascii="Times New Roman" w:hAnsi="Times New Roman" w:cs="Times New Roman"/>
          </w:rPr>
          <w:t xml:space="preserve"> visible, low-level, and conceptually neutral</w:t>
        </w:r>
      </w:ins>
      <w:ins w:id="637" w:author="Benton, Deon" w:date="2026-02-11T16:20:00Z" w16du:dateUtc="2026-02-11T22:20:00Z">
        <w:r>
          <w:rPr>
            <w:rFonts w:ascii="Times New Roman" w:hAnsi="Times New Roman" w:cs="Times New Roman"/>
          </w:rPr>
          <w:t xml:space="preserve"> </w:t>
        </w:r>
      </w:ins>
      <w:ins w:id="638" w:author="Benton, Deon" w:date="2026-02-12T15:33:00Z" w16du:dateUtc="2026-02-12T21:33:00Z">
        <w:r w:rsidR="0096761D">
          <w:rPr>
            <w:rFonts w:ascii="Times New Roman" w:hAnsi="Times New Roman" w:cs="Times New Roman"/>
          </w:rPr>
          <w:t>features</w:t>
        </w:r>
      </w:ins>
      <w:ins w:id="639" w:author="Benton, Deon" w:date="2026-02-11T16:20:00Z" w16du:dateUtc="2026-02-11T22:20:00Z">
        <w:r>
          <w:rPr>
            <w:rFonts w:ascii="Times New Roman" w:hAnsi="Times New Roman" w:cs="Times New Roman"/>
          </w:rPr>
          <w:t xml:space="preserve"> </w:t>
        </w:r>
      </w:ins>
      <w:ins w:id="640" w:author="Benton, Deon" w:date="2026-02-12T15:33:00Z" w16du:dateUtc="2026-02-12T21:33:00Z">
        <w:r w:rsidR="0096761D">
          <w:rPr>
            <w:rFonts w:ascii="Times New Roman" w:hAnsi="Times New Roman" w:cs="Times New Roman"/>
          </w:rPr>
          <w:t xml:space="preserve">and kinematics </w:t>
        </w:r>
      </w:ins>
      <w:ins w:id="641" w:author="Benton, Deon" w:date="2026-02-11T16:20:00Z" w16du:dateUtc="2026-02-11T22:20:00Z">
        <w:r>
          <w:rPr>
            <w:rFonts w:ascii="Times New Roman" w:hAnsi="Times New Roman" w:cs="Times New Roman"/>
          </w:rPr>
          <w:t>of visual scenes</w:t>
        </w:r>
      </w:ins>
      <w:ins w:id="642" w:author="Benton, Deon" w:date="2026-02-12T15:33:00Z" w16du:dateUtc="2026-02-12T21:33:00Z">
        <w:r w:rsidR="0096761D">
          <w:rPr>
            <w:rFonts w:ascii="Times New Roman" w:hAnsi="Times New Roman" w:cs="Times New Roman"/>
          </w:rPr>
          <w:t>.</w:t>
        </w:r>
      </w:ins>
      <w:ins w:id="643"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644" w:author="Benton, Deon" w:date="2026-02-12T15:34:00Z" w16du:dateUtc="2026-02-12T21:34:00Z">
        <w:r w:rsidR="00105BB1">
          <w:rPr>
            <w:rFonts w:ascii="Times New Roman" w:hAnsi="Times New Roman" w:cs="Times New Roman"/>
          </w:rPr>
          <w:t>the overarching goal of the current paper is</w:t>
        </w:r>
      </w:ins>
      <w:ins w:id="645" w:author="Benton, Deon" w:date="2026-02-11T16:20:00Z" w16du:dateUtc="2026-02-11T22:20:00Z">
        <w:r w:rsidRPr="009A322E">
          <w:rPr>
            <w:rFonts w:ascii="Times New Roman" w:hAnsi="Times New Roman" w:cs="Times New Roman"/>
          </w:rPr>
          <w:t xml:space="preserve"> to offer a lean perspective </w:t>
        </w:r>
        <w:r w:rsidRPr="009A322E">
          <w:rPr>
            <w:rFonts w:ascii="Times New Roman" w:hAnsi="Times New Roman" w:cs="Times New Roman"/>
          </w:rPr>
          <w:lastRenderedPageBreak/>
          <w:t xml:space="preserve">on infants’ behavior in studies designed to assess their ostensibly rich action understanding, I contend that the proposed account and accompanying simulations support the broader claim that infants’ behavior in </w:t>
        </w:r>
      </w:ins>
      <w:ins w:id="646" w:author="Benton, Deon" w:date="2026-02-12T15:34:00Z" w16du:dateUtc="2026-02-12T21:34:00Z">
        <w:r w:rsidR="00105BB1">
          <w:rPr>
            <w:rFonts w:ascii="Times New Roman" w:hAnsi="Times New Roman" w:cs="Times New Roman"/>
          </w:rPr>
          <w:t>studies on this topic</w:t>
        </w:r>
      </w:ins>
      <w:ins w:id="647"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648" w:author="Benton, Deon" w:date="2026-02-12T15:35:00Z" w16du:dateUtc="2026-02-12T21:35:00Z">
        <w:r w:rsidR="00105BB1">
          <w:rPr>
            <w:rFonts w:ascii="Times New Roman" w:hAnsi="Times New Roman" w:cs="Times New Roman"/>
          </w:rPr>
          <w:t xml:space="preserve"> (e.g., </w:t>
        </w:r>
      </w:ins>
      <w:ins w:id="649" w:author="Benton, Deon" w:date="2026-02-12T15:40:00Z" w16du:dateUtc="2026-02-12T21:40:00Z">
        <w:r w:rsidR="00F67E24">
          <w:rPr>
            <w:rFonts w:ascii="Times New Roman" w:hAnsi="Times New Roman" w:cs="Times New Roman"/>
          </w:rPr>
          <w:t xml:space="preserve">Altmann &amp; Dienes, 1999; </w:t>
        </w:r>
      </w:ins>
      <w:ins w:id="650" w:author="Benton, Deon" w:date="2026-02-12T15:36:00Z" w16du:dateUtc="2026-02-12T21:36:00Z">
        <w:r w:rsidR="000E3F68">
          <w:rPr>
            <w:rFonts w:ascii="Times New Roman" w:hAnsi="Times New Roman" w:cs="Times New Roman"/>
          </w:rPr>
          <w:t>Benton, 2024;</w:t>
        </w:r>
      </w:ins>
      <w:ins w:id="651" w:author="Benton, Deon" w:date="2026-02-12T15:41:00Z" w16du:dateUtc="2026-02-12T21:41:00Z">
        <w:r w:rsidR="00FC5CD7">
          <w:rPr>
            <w:rFonts w:ascii="Times New Roman" w:hAnsi="Times New Roman" w:cs="Times New Roman"/>
          </w:rPr>
          <w:t xml:space="preserve"> Benton et al., 2024;</w:t>
        </w:r>
      </w:ins>
      <w:ins w:id="652" w:author="Benton, Deon" w:date="2026-02-12T15:36:00Z" w16du:dateUtc="2026-02-12T21:36:00Z">
        <w:r w:rsidR="000E3F68">
          <w:rPr>
            <w:rFonts w:ascii="Times New Roman" w:hAnsi="Times New Roman" w:cs="Times New Roman"/>
          </w:rPr>
          <w:t xml:space="preserve"> </w:t>
        </w:r>
      </w:ins>
      <w:ins w:id="653"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654" w:author="Benton, Deon" w:date="2026-02-12T15:36:00Z" w16du:dateUtc="2026-02-12T21:36:00Z">
        <w:r w:rsidR="000E3F68">
          <w:rPr>
            <w:rFonts w:ascii="Times New Roman" w:hAnsi="Times New Roman" w:cs="Times New Roman"/>
          </w:rPr>
          <w:t>McClelland &amp; Thompson, 2007;</w:t>
        </w:r>
      </w:ins>
      <w:ins w:id="655" w:author="Benton, Deon" w:date="2026-02-12T15:38:00Z" w16du:dateUtc="2026-02-12T21:38:00Z">
        <w:r w:rsidR="00F67E24">
          <w:rPr>
            <w:rFonts w:ascii="Times New Roman" w:hAnsi="Times New Roman" w:cs="Times New Roman"/>
          </w:rPr>
          <w:t xml:space="preserve"> </w:t>
        </w:r>
      </w:ins>
      <w:ins w:id="656" w:author="Benton, Deon" w:date="2026-02-12T15:43:00Z" w16du:dateUtc="2026-02-12T21:43:00Z">
        <w:r w:rsidR="008E4B8C">
          <w:rPr>
            <w:rFonts w:ascii="Times New Roman" w:hAnsi="Times New Roman" w:cs="Times New Roman"/>
          </w:rPr>
          <w:t xml:space="preserve">Munakata, 1998; </w:t>
        </w:r>
      </w:ins>
      <w:ins w:id="657" w:author="Benton, Deon" w:date="2026-02-12T15:42:00Z" w16du:dateUtc="2026-02-12T21:42:00Z">
        <w:r w:rsidR="008E4B8C">
          <w:rPr>
            <w:rFonts w:ascii="Times New Roman" w:hAnsi="Times New Roman" w:cs="Times New Roman"/>
          </w:rPr>
          <w:t xml:space="preserve">Munakata et al., 1997; </w:t>
        </w:r>
      </w:ins>
      <w:ins w:id="658" w:author="Benton, Deon" w:date="2026-02-12T15:38:00Z" w16du:dateUtc="2026-02-12T21:38:00Z">
        <w:r w:rsidR="00F67E24">
          <w:rPr>
            <w:rFonts w:ascii="Times New Roman" w:hAnsi="Times New Roman" w:cs="Times New Roman"/>
          </w:rPr>
          <w:t>Orhan &amp; Lake, 2024;</w:t>
        </w:r>
      </w:ins>
      <w:ins w:id="659"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660" w:author="Benton, Deon" w:date="2026-02-25T10:05:00Z" w16du:dateUtc="2026-02-25T16:05:00Z">
        <w:r w:rsidR="00797E75">
          <w:rPr>
            <w:rFonts w:ascii="Times New Roman" w:hAnsi="Times New Roman" w:cs="Times New Roman"/>
          </w:rPr>
          <w:t>;</w:t>
        </w:r>
      </w:ins>
      <w:ins w:id="661" w:author="Benton, Deon" w:date="2026-02-12T15:36:00Z" w16du:dateUtc="2026-02-12T21:36:00Z">
        <w:r w:rsidR="000E3F68">
          <w:rPr>
            <w:rFonts w:ascii="Times New Roman" w:hAnsi="Times New Roman" w:cs="Times New Roman"/>
          </w:rPr>
          <w:t xml:space="preserve"> </w:t>
        </w:r>
      </w:ins>
      <w:proofErr w:type="spellStart"/>
      <w:ins w:id="662"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663" w:author="Benton, Deon" w:date="2026-02-12T15:36:00Z" w16du:dateUtc="2026-02-12T21:36:00Z">
        <w:r w:rsidR="000E3F68">
          <w:rPr>
            <w:rFonts w:ascii="Times New Roman" w:hAnsi="Times New Roman" w:cs="Times New Roman"/>
          </w:rPr>
          <w:t>Rumelhart &amp; McClelland, 1985</w:t>
        </w:r>
      </w:ins>
      <w:ins w:id="664" w:author="Benton, Deon" w:date="2026-02-12T15:37:00Z" w16du:dateUtc="2026-02-12T21:37:00Z">
        <w:r w:rsidR="000E3F68">
          <w:rPr>
            <w:rFonts w:ascii="Times New Roman" w:hAnsi="Times New Roman" w:cs="Times New Roman"/>
          </w:rPr>
          <w:t>; Vong et al., 2004</w:t>
        </w:r>
      </w:ins>
      <w:ins w:id="665" w:author="Benton, Deon" w:date="2026-02-12T15:47:00Z" w16du:dateUtc="2026-02-12T21:47:00Z">
        <w:r w:rsidR="009130D6">
          <w:rPr>
            <w:rFonts w:ascii="Times New Roman" w:hAnsi="Times New Roman" w:cs="Times New Roman"/>
          </w:rPr>
          <w:t xml:space="preserve">; for excellent reviews see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xml:space="preserve">, 2014 and </w:t>
        </w:r>
      </w:ins>
      <w:ins w:id="666" w:author="Benton, Deon" w:date="2026-02-12T15:48:00Z" w16du:dateUtc="2026-02-12T21:48:00Z">
        <w:r w:rsidR="009130D6">
          <w:rPr>
            <w:rFonts w:ascii="Times New Roman" w:hAnsi="Times New Roman" w:cs="Times New Roman"/>
          </w:rPr>
          <w:t>Elman et al., 1996</w:t>
        </w:r>
      </w:ins>
      <w:ins w:id="667" w:author="Benton, Deon" w:date="2026-02-12T15:36:00Z" w16du:dateUtc="2026-02-12T21:36:00Z">
        <w:r w:rsidR="000E3F68">
          <w:rPr>
            <w:rFonts w:ascii="Times New Roman" w:hAnsi="Times New Roman" w:cs="Times New Roman"/>
          </w:rPr>
          <w:t>)</w:t>
        </w:r>
      </w:ins>
      <w:ins w:id="668"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669" w:author="Benton, Deon" w:date="2026-02-12T15:34:00Z" w16du:dateUtc="2026-02-12T21:34:00Z">
        <w:r w:rsidR="00105BB1">
          <w:rPr>
            <w:rFonts w:ascii="Times New Roman" w:hAnsi="Times New Roman" w:cs="Times New Roman"/>
          </w:rPr>
          <w:t>I</w:t>
        </w:r>
      </w:ins>
      <w:ins w:id="670"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671"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482D064" w:rsidR="00524642" w:rsidRDefault="00F83FBE" w:rsidP="00A318A3">
      <w:pPr>
        <w:spacing w:line="480" w:lineRule="auto"/>
        <w:ind w:firstLine="720"/>
        <w:contextualSpacing/>
        <w:rPr>
          <w:rFonts w:ascii="Times New Roman" w:hAnsi="Times New Roman" w:cs="Times New Roman"/>
        </w:rPr>
      </w:pPr>
      <w:ins w:id="672"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673" w:author="Benton, Deon" w:date="2026-02-12T15:57:00Z" w16du:dateUtc="2026-02-12T21:57:00Z">
        <w:r>
          <w:rPr>
            <w:rFonts w:ascii="Times New Roman" w:hAnsi="Times New Roman" w:cs="Times New Roman"/>
          </w:rPr>
          <w:t xml:space="preserve">lled ALIAS </w:t>
        </w:r>
      </w:ins>
      <w:ins w:id="674"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proofErr w:type="spellStart"/>
      <w:ins w:id="675" w:author="Benton, Deon" w:date="2026-02-12T15:57:00Z" w16du:dateUtc="2026-02-12T21:57:00Z">
        <w:r>
          <w:rPr>
            <w:rFonts w:ascii="Times New Roman" w:hAnsi="Times New Roman" w:cs="Times New Roman"/>
          </w:rPr>
          <w:t>VoE</w:t>
        </w:r>
      </w:ins>
      <w:proofErr w:type="spellEnd"/>
      <w:ins w:id="676" w:author="Benton, Deon" w:date="2026-02-12T15:56:00Z" w16du:dateUtc="2026-02-12T21:56:00Z">
        <w:r w:rsidRPr="00F83FBE">
          <w:rPr>
            <w:rFonts w:ascii="Times New Roman" w:hAnsi="Times New Roman" w:cs="Times New Roman"/>
          </w:rPr>
          <w:t xml:space="preserve"> studies </w:t>
        </w:r>
      </w:ins>
      <w:ins w:id="677" w:author="Benton, Deon" w:date="2026-02-12T15:57:00Z" w16du:dateUtc="2026-02-12T21:57:00Z">
        <w:r>
          <w:rPr>
            <w:rFonts w:ascii="Times New Roman" w:hAnsi="Times New Roman" w:cs="Times New Roman"/>
          </w:rPr>
          <w:t xml:space="preserve">assessing infant </w:t>
        </w:r>
      </w:ins>
      <w:ins w:id="678" w:author="Benton, Deon" w:date="2026-02-12T15:56:00Z" w16du:dateUtc="2026-02-12T21:56:00Z">
        <w:r w:rsidRPr="00F83FBE">
          <w:rPr>
            <w:rFonts w:ascii="Times New Roman" w:hAnsi="Times New Roman" w:cs="Times New Roman"/>
          </w:rPr>
          <w:t>action understanding</w:t>
        </w:r>
      </w:ins>
      <w:ins w:id="679" w:author="Benton, Deon" w:date="2026-02-12T15:57:00Z" w16du:dateUtc="2026-02-12T21:57:00Z">
        <w:r>
          <w:rPr>
            <w:rFonts w:ascii="Times New Roman" w:hAnsi="Times New Roman" w:cs="Times New Roman"/>
          </w:rPr>
          <w:t>.</w:t>
        </w:r>
      </w:ins>
      <w:ins w:id="680" w:author="Benton, Deon" w:date="2026-02-13T11:09:00Z" w16du:dateUtc="2026-02-13T17:09:00Z">
        <w:r w:rsidR="00FC2F2A">
          <w:rPr>
            <w:rFonts w:ascii="Times New Roman" w:hAnsi="Times New Roman" w:cs="Times New Roman"/>
          </w:rPr>
          <w:t xml:space="preserve"> </w:t>
        </w:r>
      </w:ins>
      <w:del w:id="68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682" w:author="Benton, Deon" w:date="2026-02-13T11:09:00Z" w16du:dateUtc="2026-02-13T17:09:00Z">
        <w:r w:rsidR="00FC2F2A">
          <w:rPr>
            <w:rFonts w:ascii="Times New Roman" w:eastAsia="Times New Roman" w:hAnsi="Times New Roman" w:cs="Times New Roman"/>
          </w:rPr>
          <w:t>because ALIAS was developed to capture</w:t>
        </w:r>
      </w:ins>
      <w:ins w:id="683" w:author="Benton, Deon" w:date="2026-02-13T11:11:00Z" w16du:dateUtc="2026-02-13T17:11:00Z">
        <w:r w:rsidR="00E35E64">
          <w:rPr>
            <w:rFonts w:ascii="Times New Roman" w:eastAsia="Times New Roman" w:hAnsi="Times New Roman" w:cs="Times New Roman"/>
          </w:rPr>
          <w:t xml:space="preserve"> a broad set of</w:t>
        </w:r>
      </w:ins>
      <w:ins w:id="684" w:author="Benton, Deon" w:date="2026-02-13T11:09:00Z" w16du:dateUtc="2026-02-13T17:09:00Z">
        <w:r w:rsidR="00FC2F2A">
          <w:rPr>
            <w:rFonts w:ascii="Times New Roman" w:eastAsia="Times New Roman" w:hAnsi="Times New Roman" w:cs="Times New Roman"/>
          </w:rPr>
          <w:t xml:space="preserve"> key findings in this literature,</w:t>
        </w:r>
      </w:ins>
      <w:ins w:id="685" w:author="Benton, Deon" w:date="2026-02-13T11:48:00Z" w16du:dateUtc="2026-02-13T17:48:00Z">
        <w:r w:rsidR="00841A7E">
          <w:rPr>
            <w:rFonts w:ascii="Times New Roman" w:eastAsia="Times New Roman" w:hAnsi="Times New Roman" w:cs="Times New Roman"/>
          </w:rPr>
          <w:t xml:space="preserve"> the simulations reported below were not intended to reproduce the full details of any one study or every experiment within it.</w:t>
        </w:r>
      </w:ins>
      <w:ins w:id="686" w:author="Benton, Deon" w:date="2026-02-13T11:09:00Z" w16du:dateUtc="2026-02-13T17:09:00Z">
        <w:r w:rsidR="00FC2F2A">
          <w:rPr>
            <w:rFonts w:ascii="Times New Roman" w:eastAsia="Times New Roman" w:hAnsi="Times New Roman" w:cs="Times New Roman"/>
          </w:rPr>
          <w:t xml:space="preserve"> </w:t>
        </w:r>
      </w:ins>
      <w:ins w:id="687"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688" w:author="Benton, Deon" w:date="2026-02-13T11:26:00Z" w16du:dateUtc="2026-02-13T17:26:00Z">
        <w:r w:rsidR="00D213F8">
          <w:rPr>
            <w:rFonts w:ascii="Times New Roman" w:eastAsia="Times New Roman" w:hAnsi="Times New Roman" w:cs="Times New Roman"/>
          </w:rPr>
          <w:t>targeted here</w:t>
        </w:r>
      </w:ins>
      <w:ins w:id="689"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690" w:author="Benton, Deon" w:date="2026-02-13T11:32:00Z" w16du:dateUtc="2026-02-13T17:32:00Z">
        <w:r w:rsidR="007B777A">
          <w:rPr>
            <w:rFonts w:ascii="Times New Roman" w:eastAsia="Times New Roman" w:hAnsi="Times New Roman" w:cs="Times New Roman"/>
          </w:rPr>
          <w:t>thought</w:t>
        </w:r>
      </w:ins>
      <w:ins w:id="691" w:author="Benton, Deon" w:date="2026-02-13T11:24:00Z" w16du:dateUtc="2026-02-13T17:24:00Z">
        <w:r w:rsidR="00F90C60" w:rsidRPr="00F90C60">
          <w:rPr>
            <w:rFonts w:ascii="Times New Roman" w:eastAsia="Times New Roman" w:hAnsi="Times New Roman" w:cs="Times New Roman"/>
          </w:rPr>
          <w:t xml:space="preserve"> to drive infants’ behavior</w:t>
        </w:r>
      </w:ins>
      <w:ins w:id="692" w:author="Benton, Deon" w:date="2026-02-13T11:22:00Z" w16du:dateUtc="2026-02-13T17:22:00Z">
        <w:r w:rsidR="00A318A3">
          <w:rPr>
            <w:rFonts w:ascii="Times New Roman" w:eastAsia="Times New Roman" w:hAnsi="Times New Roman" w:cs="Times New Roman"/>
          </w:rPr>
          <w:t>.</w:t>
        </w:r>
      </w:ins>
      <w:ins w:id="693" w:author="Benton, Deon" w:date="2026-02-13T11:17:00Z" w16du:dateUtc="2026-02-13T17:17:00Z">
        <w:r w:rsidR="00F121C3">
          <w:rPr>
            <w:rFonts w:ascii="Times New Roman" w:eastAsia="Times New Roman" w:hAnsi="Times New Roman" w:cs="Times New Roman"/>
          </w:rPr>
          <w:t xml:space="preserve"> </w:t>
        </w:r>
      </w:ins>
      <w:ins w:id="694" w:author="Benton, Deon" w:date="2026-02-13T11:22:00Z" w16du:dateUtc="2026-02-13T17:22:00Z">
        <w:r w:rsidR="00A318A3">
          <w:rPr>
            <w:rFonts w:ascii="Times New Roman" w:eastAsia="Times New Roman" w:hAnsi="Times New Roman" w:cs="Times New Roman"/>
          </w:rPr>
          <w:t xml:space="preserve">Additionally, </w:t>
        </w:r>
      </w:ins>
      <w:ins w:id="695"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696"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697"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698" w:author="Benton, Deon" w:date="2026-02-13T11:53:00Z" w16du:dateUtc="2026-02-13T17:53:00Z">
        <w:r>
          <w:rPr>
            <w:rFonts w:ascii="Times New Roman" w:hAnsi="Times New Roman" w:cs="Times New Roman"/>
            <w:b/>
            <w:bCs/>
          </w:rPr>
          <w:lastRenderedPageBreak/>
          <w:t>Selective long</w:t>
        </w:r>
      </w:ins>
      <w:ins w:id="699" w:author="Benton, Deon" w:date="2026-02-13T11:54:00Z" w16du:dateUtc="2026-02-13T17:54:00Z">
        <w:r>
          <w:rPr>
            <w:rFonts w:ascii="Times New Roman" w:hAnsi="Times New Roman" w:cs="Times New Roman"/>
            <w:b/>
            <w:bCs/>
          </w:rPr>
          <w:t>er looking to inefficient actions following</w:t>
        </w:r>
      </w:ins>
      <w:ins w:id="700"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701" w:author="Benton, Deon" w:date="2026-02-13T11:54:00Z" w16du:dateUtc="2026-02-13T17:54:00Z">
        <w:r>
          <w:rPr>
            <w:rFonts w:ascii="Times New Roman" w:hAnsi="Times New Roman" w:cs="Times New Roman"/>
            <w:b/>
            <w:bCs/>
          </w:rPr>
          <w:t xml:space="preserve">. </w:t>
        </w:r>
      </w:ins>
      <w:ins w:id="702" w:author="Benton, Deon" w:date="2026-02-13T12:02:00Z" w16du:dateUtc="2026-02-13T18:02:00Z">
        <w:r w:rsidR="00953FA9">
          <w:rPr>
            <w:rFonts w:ascii="Times New Roman" w:hAnsi="Times New Roman" w:cs="Times New Roman"/>
          </w:rPr>
          <w:t>I</w:t>
        </w:r>
      </w:ins>
      <w:ins w:id="703" w:author="Benton, Deon" w:date="2026-02-13T11:54:00Z" w16du:dateUtc="2026-02-13T17:54:00Z">
        <w:r>
          <w:rPr>
            <w:rFonts w:ascii="Times New Roman" w:hAnsi="Times New Roman" w:cs="Times New Roman"/>
          </w:rPr>
          <w:t>n the absence of a physical barrier</w:t>
        </w:r>
      </w:ins>
      <w:ins w:id="704"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705" w:author="Benton, Deon" w:date="2026-02-13T11:33:00Z" w16du:dateUtc="2026-02-13T17:33:00Z">
        <w:r w:rsidR="007B777A">
          <w:rPr>
            <w:rFonts w:ascii="Times New Roman" w:hAnsi="Times New Roman" w:cs="Times New Roman"/>
          </w:rPr>
          <w:t>when</w:t>
        </w:r>
      </w:ins>
      <w:ins w:id="706" w:author="Benton, Deon" w:date="2026-02-13T11:55:00Z" w16du:dateUtc="2026-02-13T17:55:00Z">
        <w:r>
          <w:rPr>
            <w:rFonts w:ascii="Times New Roman" w:hAnsi="Times New Roman" w:cs="Times New Roman"/>
          </w:rPr>
          <w:t xml:space="preserve"> </w:t>
        </w:r>
      </w:ins>
      <w:ins w:id="707" w:author="Benton, Deon" w:date="2026-02-13T11:33:00Z" w16du:dateUtc="2026-02-13T17:33:00Z">
        <w:r w:rsidR="007B777A">
          <w:rPr>
            <w:rFonts w:ascii="Times New Roman" w:hAnsi="Times New Roman" w:cs="Times New Roman"/>
          </w:rPr>
          <w:t>a</w:t>
        </w:r>
      </w:ins>
      <w:ins w:id="708" w:author="Benton, Deon" w:date="2026-02-13T11:34:00Z" w16du:dateUtc="2026-02-13T17:34:00Z">
        <w:r w:rsidR="007B777A">
          <w:rPr>
            <w:rFonts w:ascii="Times New Roman" w:hAnsi="Times New Roman" w:cs="Times New Roman"/>
          </w:rPr>
          <w:t xml:space="preserve"> first character </w:t>
        </w:r>
      </w:ins>
      <w:ins w:id="709" w:author="Benton, Deon" w:date="2026-02-13T11:33:00Z" w16du:dateUtc="2026-02-13T17:33:00Z">
        <w:r w:rsidR="007B777A">
          <w:rPr>
            <w:rFonts w:ascii="Times New Roman" w:hAnsi="Times New Roman" w:cs="Times New Roman"/>
          </w:rPr>
          <w:t>follows a curved path to reach</w:t>
        </w:r>
      </w:ins>
      <w:ins w:id="710"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711" w:author="Benton, Deon" w:date="2026-02-13T11:36:00Z" w16du:dateUtc="2026-02-13T17:36:00Z">
        <w:r w:rsidR="00D0227A">
          <w:rPr>
            <w:rFonts w:ascii="Times New Roman" w:hAnsi="Times New Roman" w:cs="Times New Roman"/>
          </w:rPr>
          <w:t>.</w:t>
        </w:r>
      </w:ins>
      <w:ins w:id="712" w:author="Benton, Deon" w:date="2026-02-13T11:39:00Z" w16du:dateUtc="2026-02-13T17:39:00Z">
        <w:r w:rsidR="00190D1A">
          <w:rPr>
            <w:rFonts w:ascii="Times New Roman" w:hAnsi="Times New Roman" w:cs="Times New Roman"/>
          </w:rPr>
          <w:t xml:space="preserve"> </w:t>
        </w:r>
      </w:ins>
      <w:ins w:id="713" w:author="Benton, Deon" w:date="2026-02-13T11:40:00Z" w16du:dateUtc="2026-02-13T17:40:00Z">
        <w:r w:rsidR="00190D1A">
          <w:rPr>
            <w:rFonts w:ascii="Times New Roman" w:hAnsi="Times New Roman" w:cs="Times New Roman"/>
          </w:rPr>
          <w:t xml:space="preserve">Crucially, this pattern </w:t>
        </w:r>
      </w:ins>
      <w:ins w:id="714" w:author="Benton, Deon" w:date="2026-02-13T12:10:00Z" w16du:dateUtc="2026-02-13T18:10:00Z">
        <w:r w:rsidR="00C66C18">
          <w:rPr>
            <w:rFonts w:ascii="Times New Roman" w:hAnsi="Times New Roman" w:cs="Times New Roman"/>
          </w:rPr>
          <w:t>only holds</w:t>
        </w:r>
      </w:ins>
      <w:ins w:id="715" w:author="Benton, Deon" w:date="2026-02-13T11:40:00Z" w16du:dateUtc="2026-02-13T17:40:00Z">
        <w:r w:rsidR="00190D1A">
          <w:rPr>
            <w:rFonts w:ascii="Times New Roman" w:hAnsi="Times New Roman" w:cs="Times New Roman"/>
          </w:rPr>
          <w:t xml:space="preserve"> when </w:t>
        </w:r>
      </w:ins>
      <w:ins w:id="716" w:author="Benton, Deon" w:date="2026-02-13T11:35:00Z" w16du:dateUtc="2026-02-13T17:35:00Z">
        <w:r w:rsidR="00445048">
          <w:rPr>
            <w:rFonts w:ascii="Times New Roman" w:hAnsi="Times New Roman" w:cs="Times New Roman"/>
          </w:rPr>
          <w:t>the curved action occur</w:t>
        </w:r>
      </w:ins>
      <w:ins w:id="717" w:author="Benton, Deon" w:date="2026-02-13T11:40:00Z" w16du:dateUtc="2026-02-13T17:40:00Z">
        <w:r w:rsidR="00190D1A">
          <w:rPr>
            <w:rFonts w:ascii="Times New Roman" w:hAnsi="Times New Roman" w:cs="Times New Roman"/>
          </w:rPr>
          <w:t>s</w:t>
        </w:r>
      </w:ins>
      <w:ins w:id="718" w:author="Benton, Deon" w:date="2026-02-13T11:35:00Z" w16du:dateUtc="2026-02-13T17:35:00Z">
        <w:r w:rsidR="00445048">
          <w:rPr>
            <w:rFonts w:ascii="Times New Roman" w:hAnsi="Times New Roman" w:cs="Times New Roman"/>
          </w:rPr>
          <w:t xml:space="preserve"> over a barrier </w:t>
        </w:r>
      </w:ins>
      <w:ins w:id="719" w:author="Benton, Deon" w:date="2026-02-13T11:40:00Z" w16du:dateUtc="2026-02-13T17:40:00Z">
        <w:r w:rsidR="00190D1A">
          <w:rPr>
            <w:rFonts w:ascii="Times New Roman" w:hAnsi="Times New Roman" w:cs="Times New Roman"/>
          </w:rPr>
          <w:t>during an initial habituation phase</w:t>
        </w:r>
      </w:ins>
      <w:ins w:id="720" w:author="Benton, Deon" w:date="2026-02-13T12:10:00Z" w16du:dateUtc="2026-02-13T18:10:00Z">
        <w:r w:rsidR="00C66C18">
          <w:rPr>
            <w:rFonts w:ascii="Times New Roman" w:hAnsi="Times New Roman" w:cs="Times New Roman"/>
          </w:rPr>
          <w:t xml:space="preserve">; infants look equally long at both actions when the </w:t>
        </w:r>
      </w:ins>
      <w:ins w:id="721"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722"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723" w:author="Benton, Deon" w:date="2026-02-13T12:02:00Z" w16du:dateUtc="2026-02-13T18:02:00Z">
        <w:r w:rsidR="002E379E">
          <w:rPr>
            <w:rFonts w:ascii="Times New Roman" w:hAnsi="Times New Roman" w:cs="Times New Roman"/>
            <w:b/>
            <w:bCs/>
          </w:rPr>
          <w:t>Independence f</w:t>
        </w:r>
      </w:ins>
      <w:ins w:id="724" w:author="Benton, Deon" w:date="2026-02-13T12:09:00Z" w16du:dateUtc="2026-02-13T18:09:00Z">
        <w:r w:rsidR="00C66C18">
          <w:rPr>
            <w:rFonts w:ascii="Times New Roman" w:hAnsi="Times New Roman" w:cs="Times New Roman"/>
            <w:b/>
            <w:bCs/>
          </w:rPr>
          <w:t>rom</w:t>
        </w:r>
      </w:ins>
      <w:ins w:id="725" w:author="Benton, Deon" w:date="2026-02-13T12:02:00Z" w16du:dateUtc="2026-02-13T18:02:00Z">
        <w:r w:rsidR="002E379E">
          <w:rPr>
            <w:rFonts w:ascii="Times New Roman" w:hAnsi="Times New Roman" w:cs="Times New Roman"/>
            <w:b/>
            <w:bCs/>
          </w:rPr>
          <w:t xml:space="preserve"> animacy</w:t>
        </w:r>
      </w:ins>
      <w:ins w:id="726" w:author="Benton, Deon" w:date="2026-02-13T11:56:00Z" w16du:dateUtc="2026-02-13T17:56:00Z">
        <w:r w:rsidR="005F561E">
          <w:rPr>
            <w:rFonts w:ascii="Times New Roman" w:hAnsi="Times New Roman" w:cs="Times New Roman"/>
            <w:b/>
            <w:bCs/>
          </w:rPr>
          <w:t>.</w:t>
        </w:r>
      </w:ins>
      <w:ins w:id="727" w:author="Benton, Deon" w:date="2026-02-13T12:03:00Z" w16du:dateUtc="2026-02-13T18:03:00Z">
        <w:r w:rsidR="002E379E">
          <w:rPr>
            <w:rFonts w:ascii="Times New Roman" w:hAnsi="Times New Roman" w:cs="Times New Roman"/>
            <w:b/>
            <w:bCs/>
          </w:rPr>
          <w:t xml:space="preserve"> </w:t>
        </w:r>
      </w:ins>
      <w:ins w:id="728" w:author="Benton, Deon" w:date="2026-02-13T11:56:00Z" w16du:dateUtc="2026-02-13T17:56:00Z">
        <w:r w:rsidR="005F561E">
          <w:rPr>
            <w:rFonts w:ascii="Times New Roman" w:hAnsi="Times New Roman" w:cs="Times New Roman"/>
          </w:rPr>
          <w:t>Infants’ looking behaviors adhere to the pattern d</w:t>
        </w:r>
      </w:ins>
      <w:ins w:id="729" w:author="Benton, Deon" w:date="2026-02-13T11:57:00Z" w16du:dateUtc="2026-02-13T17:57:00Z">
        <w:r w:rsidR="005F561E">
          <w:rPr>
            <w:rFonts w:ascii="Times New Roman" w:hAnsi="Times New Roman" w:cs="Times New Roman"/>
          </w:rPr>
          <w:t xml:space="preserve">escribed in (1) </w:t>
        </w:r>
      </w:ins>
      <w:ins w:id="730"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731"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4F7619C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732"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733"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0773D093" w:rsidR="00807B0F" w:rsidRDefault="009A232F" w:rsidP="00807B0F">
      <w:pPr>
        <w:spacing w:line="480" w:lineRule="auto"/>
        <w:ind w:firstLine="720"/>
        <w:contextualSpacing/>
        <w:rPr>
          <w:rFonts w:ascii="Times New Roman" w:hAnsi="Times New Roman" w:cs="Times New Roman"/>
        </w:rPr>
      </w:pPr>
      <w:ins w:id="734"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735"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w:t>
      </w:r>
      <w:r w:rsidR="00524642">
        <w:rPr>
          <w:rFonts w:ascii="Times New Roman" w:hAnsi="Times New Roman" w:cs="Times New Roman"/>
        </w:rPr>
        <w:lastRenderedPageBreak/>
        <w:t xml:space="preserve">Another reason is that it was possible to test the explanatory scope of the current account with the same basic architecture. </w:t>
      </w:r>
      <w:ins w:id="736"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737" w:author="Benton, Deon" w:date="2026-02-25T12:20:00Z" w16du:dateUtc="2026-02-25T18:20:00Z">
        <w:r w:rsidR="006F4E6E">
          <w:rPr>
            <w:rFonts w:ascii="Times New Roman" w:hAnsi="Times New Roman" w:cs="Times New Roman"/>
          </w:rPr>
          <w:t xml:space="preserve">present </w:t>
        </w:r>
      </w:ins>
      <w:ins w:id="738"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ins w:id="739" w:author="Benton, Deon" w:date="2026-02-25T12:20:00Z" w16du:dateUtc="2026-02-25T18:20:00Z">
        <w:r w:rsidR="006F4E6E">
          <w:rPr>
            <w:rFonts w:ascii="Times New Roman" w:eastAsia="Times New Roman" w:hAnsi="Times New Roman" w:cs="Times New Roman"/>
          </w:rPr>
          <w:t>That said, I see</w:t>
        </w:r>
      </w:ins>
      <w:r w:rsidR="00807B0F">
        <w:rPr>
          <w:rFonts w:ascii="Times New Roman" w:eastAsia="Times New Roman" w:hAnsi="Times New Roman" w:cs="Times New Roman"/>
        </w:rPr>
        <w:t xml:space="preserve"> present </w:t>
      </w:r>
      <w:ins w:id="740" w:author="Benton, Deon" w:date="2026-02-25T12:21:00Z" w16du:dateUtc="2026-02-25T18:21:00Z">
        <w:r w:rsidR="006F4E6E">
          <w:rPr>
            <w:rFonts w:ascii="Times New Roman" w:eastAsia="Times New Roman" w:hAnsi="Times New Roman" w:cs="Times New Roman"/>
          </w:rPr>
          <w:t>model</w:t>
        </w:r>
      </w:ins>
      <w:r w:rsidR="00807B0F">
        <w:rPr>
          <w:rFonts w:ascii="Times New Roman" w:eastAsia="Times New Roman" w:hAnsi="Times New Roman" w:cs="Times New Roman"/>
        </w:rPr>
        <w:t xml:space="preserve">—and the theoretical proposal </w:t>
      </w:r>
      <w:ins w:id="741" w:author="Benton, Deon" w:date="2026-02-25T12:21:00Z" w16du:dateUtc="2026-02-25T18:21:00Z">
        <w:r w:rsidR="006F4E6E">
          <w:rPr>
            <w:rFonts w:ascii="Times New Roman" w:eastAsia="Times New Roman" w:hAnsi="Times New Roman" w:cs="Times New Roman"/>
          </w:rPr>
          <w:t xml:space="preserve">it </w:t>
        </w:r>
      </w:ins>
      <w:r w:rsidR="00807B0F">
        <w:rPr>
          <w:rFonts w:ascii="Times New Roman" w:eastAsia="Times New Roman" w:hAnsi="Times New Roman" w:cs="Times New Roman"/>
        </w:rPr>
        <w:t>implement</w:t>
      </w:r>
      <w:ins w:id="742" w:author="Benton, Deon" w:date="2026-02-25T12:21:00Z" w16du:dateUtc="2026-02-25T18:21:00Z">
        <w:r w:rsidR="006F4E6E">
          <w:rPr>
            <w:rFonts w:ascii="Times New Roman" w:eastAsia="Times New Roman" w:hAnsi="Times New Roman" w:cs="Times New Roman"/>
          </w:rPr>
          <w:t>s</w:t>
        </w:r>
      </w:ins>
      <w:r w:rsidR="00807B0F">
        <w:rPr>
          <w:rFonts w:ascii="Times New Roman" w:eastAsia="Times New Roman" w:hAnsi="Times New Roman" w:cs="Times New Roman"/>
        </w:rPr>
        <w:t xml:space="preserve">—as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 xml:space="preserve">mechanisms may suffice to explain infants’ behaviors in </w:t>
      </w:r>
      <w:proofErr w:type="spellStart"/>
      <w:r w:rsidR="00807B0F">
        <w:rPr>
          <w:rFonts w:ascii="Times New Roman" w:eastAsia="Times New Roman" w:hAnsi="Times New Roman" w:cs="Times New Roman"/>
        </w:rPr>
        <w:t>VoE</w:t>
      </w:r>
      <w:proofErr w:type="spellEnd"/>
      <w:r w:rsidR="00807B0F">
        <w:rPr>
          <w:rFonts w:ascii="Times New Roman" w:eastAsia="Times New Roman" w:hAnsi="Times New Roman" w:cs="Times New Roman"/>
        </w:rPr>
        <w:t xml:space="preserve"> tasks</w:t>
      </w:r>
      <w:ins w:id="743" w:author="Benton, Deon" w:date="2026-02-25T12:22:00Z" w16du:dateUtc="2026-02-25T18:22:00Z">
        <w:r w:rsidR="004A6F4E">
          <w:rPr>
            <w:rFonts w:ascii="Times New Roman" w:eastAsia="Times New Roman" w:hAnsi="Times New Roman" w:cs="Times New Roman"/>
          </w:rPr>
          <w:t>.</w:t>
        </w:r>
      </w:ins>
    </w:p>
    <w:p w14:paraId="3003D899" w14:textId="29542D57"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744" w:author="Benton, Deon" w:date="2026-02-25T12:25:00Z" w16du:dateUtc="2026-02-25T18:25:00Z">
        <w:r w:rsidR="00050686">
          <w:rPr>
            <w:rFonts w:ascii="Times New Roman" w:hAnsi="Times New Roman" w:cs="Times New Roman"/>
          </w:rPr>
          <w:t xml:space="preserve">next section, I describe the </w:t>
        </w:r>
      </w:ins>
      <w:ins w:id="745" w:author="Benton, Deon" w:date="2026-02-25T12:26:00Z" w16du:dateUtc="2026-02-25T18:26:00Z">
        <w:r w:rsidR="00050686">
          <w:rPr>
            <w:rFonts w:ascii="Times New Roman" w:hAnsi="Times New Roman" w:cs="Times New Roman"/>
          </w:rPr>
          <w:t>shared model architecture and the pretraining experience common to all simulations.</w:t>
        </w:r>
      </w:ins>
      <w:r>
        <w:rPr>
          <w:rFonts w:ascii="Times New Roman" w:hAnsi="Times New Roman" w:cs="Times New Roman"/>
        </w:rPr>
        <w:t xml:space="preserve"> I then present </w:t>
      </w:r>
      <w:ins w:id="746" w:author="Benton, Deon" w:date="2026-02-25T12:28:00Z" w16du:dateUtc="2026-02-25T18:28:00Z">
        <w:r w:rsidR="00E129B7">
          <w:rPr>
            <w:rFonts w:ascii="Times New Roman" w:hAnsi="Times New Roman" w:cs="Times New Roman"/>
          </w:rPr>
          <w:t xml:space="preserve">19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Given that the focus here was to show that a model that implements the current perspective can capture </w:t>
      </w:r>
      <w:ins w:id="747"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748"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749" w:author="Benton, Deon" w:date="2026-02-25T12:31:00Z" w16du:dateUtc="2026-02-25T18:31:00Z">
        <w:r w:rsidR="00C90067">
          <w:rPr>
            <w:rFonts w:ascii="Times New Roman" w:hAnsi="Times New Roman" w:cs="Times New Roman"/>
          </w:rPr>
          <w:t xml:space="preserve"> (e.g., the length of the action phase in Skerry et</w:t>
        </w:r>
      </w:ins>
      <w:ins w:id="750" w:author="Benton, Deon" w:date="2026-02-25T12:32:00Z" w16du:dateUtc="2026-02-25T18:32:00Z">
        <w:r w:rsidR="00C90067">
          <w:rPr>
            <w:rFonts w:ascii="Times New Roman" w:hAnsi="Times New Roman" w:cs="Times New Roman"/>
          </w:rPr>
          <w:t xml:space="preserve"> al., 2013)</w:t>
        </w:r>
      </w:ins>
      <w:ins w:id="751" w:author="Benton, Deon" w:date="2026-02-25T12:30:00Z" w16du:dateUtc="2026-02-25T18:30:00Z">
        <w:r w:rsidR="004B22DC">
          <w:rPr>
            <w:rFonts w:ascii="Times New Roman" w:hAnsi="Times New Roman" w:cs="Times New Roman"/>
          </w:rPr>
          <w:t xml:space="preserve">, </w:t>
        </w:r>
      </w:ins>
      <w:ins w:id="752"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ins w:id="753" w:author="Benton, Deon" w:date="2026-02-25T12:36:00Z" w16du:dateUtc="2026-02-25T18:36:00Z">
        <w:r w:rsidR="00181ADB">
          <w:rPr>
            <w:rFonts w:ascii="Times New Roman" w:hAnsi="Times New Roman" w:cs="Times New Roman"/>
          </w:rPr>
          <w:t>The Associative Learning in Actio</w:t>
        </w:r>
      </w:ins>
      <w:ins w:id="754" w:author="Benton, Deon" w:date="2026-02-25T12:37:00Z" w16du:dateUtc="2026-02-25T18:37:00Z">
        <w:r w:rsidR="00181ADB">
          <w:rPr>
            <w:rFonts w:ascii="Times New Roman" w:hAnsi="Times New Roman" w:cs="Times New Roman"/>
          </w:rPr>
          <w:t xml:space="preserve">n Studies (i.e., </w:t>
        </w:r>
      </w:ins>
      <w:ins w:id="755" w:author="Benton, Deon" w:date="2026-02-25T12:36:00Z" w16du:dateUtc="2026-02-25T18:36:00Z">
        <w:r w:rsidR="00181ADB">
          <w:rPr>
            <w:rFonts w:ascii="Times New Roman" w:hAnsi="Times New Roman" w:cs="Times New Roman"/>
          </w:rPr>
          <w:t>ALIAS</w:t>
        </w:r>
      </w:ins>
      <w:ins w:id="756" w:author="Benton, Deon" w:date="2026-02-25T12:37:00Z" w16du:dateUtc="2026-02-25T18:37:00Z">
        <w:r w:rsidR="00181ADB">
          <w:rPr>
            <w:rFonts w:ascii="Times New Roman" w:hAnsi="Times New Roman" w:cs="Times New Roman"/>
          </w:rPr>
          <w:t xml:space="preserve">) model </w:t>
        </w:r>
      </w:ins>
      <w:ins w:id="757"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758" w:author="Benton, Deon" w:date="2026-02-25T13:09:00Z" w16du:dateUtc="2026-02-25T19:09:00Z">
        <w:r w:rsidR="001F704D">
          <w:rPr>
            <w:rFonts w:ascii="Times New Roman" w:hAnsi="Times New Roman" w:cs="Times New Roman"/>
          </w:rPr>
          <w:t>a connectionist model</w:t>
        </w:r>
      </w:ins>
      <w:ins w:id="759" w:author="Benton, Deon" w:date="2026-02-25T12:33:00Z" w16du:dateUtc="2026-02-25T18:33:00Z">
        <w:r w:rsidR="00840921">
          <w:rPr>
            <w:rFonts w:ascii="Times New Roman" w:hAnsi="Times New Roman" w:cs="Times New Roman"/>
          </w:rPr>
          <w:t xml:space="preserve"> that combined an </w:t>
        </w:r>
      </w:ins>
      <w:ins w:id="760" w:author="Benton, Deon" w:date="2026-02-25T12:35:00Z" w16du:dateUtc="2026-02-25T18:35:00Z">
        <w:r w:rsidR="00181ADB">
          <w:rPr>
            <w:rFonts w:ascii="Times New Roman" w:hAnsi="Times New Roman" w:cs="Times New Roman"/>
          </w:rPr>
          <w:t>autoencoder</w:t>
        </w:r>
      </w:ins>
      <w:ins w:id="761" w:author="Benton, Deon" w:date="2026-02-25T12:33:00Z" w16du:dateUtc="2026-02-25T18:33:00Z">
        <w:r w:rsidR="00840921">
          <w:rPr>
            <w:rFonts w:ascii="Times New Roman" w:hAnsi="Times New Roman" w:cs="Times New Roman"/>
          </w:rPr>
          <w:t xml:space="preserve"> (e.g., Mareschal et al., 2000) with a simple</w:t>
        </w:r>
      </w:ins>
      <w:ins w:id="762" w:author="Benton, Deon" w:date="2026-02-25T12:34:00Z" w16du:dateUtc="2026-02-25T18:34:00Z">
        <w:r w:rsidR="00840921">
          <w:rPr>
            <w:rFonts w:ascii="Times New Roman" w:hAnsi="Times New Roman" w:cs="Times New Roman"/>
          </w:rPr>
          <w:t xml:space="preserve"> recurrent network (</w:t>
        </w:r>
      </w:ins>
      <w:ins w:id="763" w:author="Benton, Deon" w:date="2026-02-25T12:44:00Z" w16du:dateUtc="2026-02-25T18:44:00Z">
        <w:r w:rsidR="006B0C8E">
          <w:rPr>
            <w:rFonts w:ascii="Times New Roman" w:hAnsi="Times New Roman" w:cs="Times New Roman"/>
          </w:rPr>
          <w:t xml:space="preserve">i.e., an </w:t>
        </w:r>
      </w:ins>
      <w:proofErr w:type="gramStart"/>
      <w:ins w:id="764"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765"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766" w:author="Benton, Deon" w:date="2026-02-25T12:34:00Z" w16du:dateUtc="2026-02-25T18:34:00Z">
        <w:r w:rsidR="00840921">
          <w:rPr>
            <w:rFonts w:ascii="Times New Roman" w:hAnsi="Times New Roman" w:cs="Times New Roman"/>
          </w:rPr>
          <w:t xml:space="preserve">The job of the autoencoder component of the network was to </w:t>
        </w:r>
      </w:ins>
      <w:ins w:id="767" w:author="Benton, Deon" w:date="2026-02-25T12:35:00Z" w16du:dateUtc="2026-02-25T18:35:00Z">
        <w:r w:rsidR="00840921">
          <w:rPr>
            <w:rFonts w:ascii="Times New Roman" w:hAnsi="Times New Roman" w:cs="Times New Roman"/>
          </w:rPr>
          <w:t>learn a compact representation of th</w:t>
        </w:r>
      </w:ins>
      <w:ins w:id="768" w:author="Benton, Deon" w:date="2026-02-25T12:45:00Z" w16du:dateUtc="2026-02-25T18:45:00Z">
        <w:r w:rsidR="00020260">
          <w:rPr>
            <w:rFonts w:ascii="Times New Roman" w:hAnsi="Times New Roman" w:cs="Times New Roman"/>
          </w:rPr>
          <w:t>e</w:t>
        </w:r>
      </w:ins>
      <w:ins w:id="769" w:author="Benton, Deon" w:date="2026-02-25T12:35:00Z" w16du:dateUtc="2026-02-25T18:35:00Z">
        <w:r w:rsidR="00840921">
          <w:rPr>
            <w:rFonts w:ascii="Times New Roman" w:hAnsi="Times New Roman" w:cs="Times New Roman"/>
          </w:rPr>
          <w:t xml:space="preserve"> input along </w:t>
        </w:r>
      </w:ins>
      <w:ins w:id="770" w:author="Benton, Deon" w:date="2026-02-25T12:37:00Z" w16du:dateUtc="2026-02-25T18:37:00Z">
        <w:r w:rsidR="00181ADB">
          <w:rPr>
            <w:rFonts w:ascii="Times New Roman" w:hAnsi="Times New Roman" w:cs="Times New Roman"/>
          </w:rPr>
          <w:t>one or more hidden layers</w:t>
        </w:r>
      </w:ins>
      <w:ins w:id="771" w:author="Benton, Deon" w:date="2026-02-25T12:35:00Z" w16du:dateUtc="2026-02-25T18:35:00Z">
        <w:r w:rsidR="00840921">
          <w:rPr>
            <w:rFonts w:ascii="Times New Roman" w:hAnsi="Times New Roman" w:cs="Times New Roman"/>
          </w:rPr>
          <w:t xml:space="preserve"> that was sufficient to reproduce the input at the output layer.</w:t>
        </w:r>
      </w:ins>
      <w:ins w:id="772" w:author="Benton, Deon" w:date="2026-02-25T12:38:00Z" w16du:dateUtc="2026-02-25T18:38:00Z">
        <w:r w:rsidR="00BA4C0B">
          <w:rPr>
            <w:rFonts w:ascii="Times New Roman" w:hAnsi="Times New Roman" w:cs="Times New Roman"/>
          </w:rPr>
          <w:t xml:space="preserve"> </w:t>
        </w:r>
      </w:ins>
      <w:ins w:id="773" w:author="Benton, Deon" w:date="2026-02-25T12:43:00Z" w16du:dateUtc="2026-02-25T18:43:00Z">
        <w:r w:rsidR="00226F49" w:rsidRPr="00226F49">
          <w:rPr>
            <w:rFonts w:ascii="Times New Roman" w:hAnsi="Times New Roman" w:cs="Times New Roman"/>
          </w:rPr>
          <w:t>An autoencoder was chosen because it is assumed here that infants</w:t>
        </w:r>
      </w:ins>
      <w:ins w:id="774"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—rather than an explicit teaching signal—</w:t>
        </w:r>
        <w:r w:rsidR="00020260">
          <w:rPr>
            <w:rFonts w:ascii="Times New Roman" w:hAnsi="Times New Roman" w:cs="Times New Roman"/>
          </w:rPr>
          <w:t xml:space="preserve">to learn about the </w:t>
        </w:r>
      </w:ins>
      <w:ins w:id="775" w:author="Benton, Deon" w:date="2026-02-25T12:47:00Z" w16du:dateUtc="2026-02-25T18:47:00Z">
        <w:r w:rsidR="00D50803">
          <w:rPr>
            <w:rFonts w:ascii="Times New Roman" w:hAnsi="Times New Roman" w:cs="Times New Roman"/>
          </w:rPr>
          <w:t xml:space="preserve">perceptual </w:t>
        </w:r>
      </w:ins>
      <w:ins w:id="776" w:author="Benton, Deon" w:date="2026-02-25T12:46:00Z" w16du:dateUtc="2026-02-25T18:46:00Z">
        <w:r w:rsidR="00020260">
          <w:rPr>
            <w:rFonts w:ascii="Times New Roman" w:hAnsi="Times New Roman" w:cs="Times New Roman"/>
          </w:rPr>
          <w:t>appearance</w:t>
        </w:r>
      </w:ins>
      <w:ins w:id="777" w:author="Benton, Deon" w:date="2026-02-25T12:47:00Z" w16du:dateUtc="2026-02-25T18:47:00Z">
        <w:r w:rsidR="00D50803">
          <w:rPr>
            <w:rFonts w:ascii="Times New Roman" w:hAnsi="Times New Roman" w:cs="Times New Roman"/>
          </w:rPr>
          <w:t xml:space="preserve"> of people and the kinematics of their actions. </w:t>
        </w:r>
      </w:ins>
      <w:ins w:id="778" w:author="Benton, Deon" w:date="2026-02-25T12:36:00Z" w16du:dateUtc="2026-02-25T18:36:00Z">
        <w:r w:rsidR="00181ADB">
          <w:rPr>
            <w:rFonts w:ascii="Times New Roman" w:hAnsi="Times New Roman" w:cs="Times New Roman"/>
          </w:rPr>
          <w:t>In contrast, the task of the</w:t>
        </w:r>
      </w:ins>
      <w:ins w:id="779" w:author="Benton, Deon" w:date="2026-02-25T12:37:00Z" w16du:dateUtc="2026-02-25T18:37:00Z">
        <w:r w:rsidR="00181ADB">
          <w:rPr>
            <w:rFonts w:ascii="Times New Roman" w:hAnsi="Times New Roman" w:cs="Times New Roman"/>
          </w:rPr>
          <w:t xml:space="preserve"> SRN was to predict </w:t>
        </w:r>
      </w:ins>
      <w:ins w:id="780" w:author="Benton, Deon" w:date="2026-02-25T12:38:00Z" w16du:dateUtc="2026-02-25T18:38:00Z">
        <w:r w:rsidR="00BA4C0B">
          <w:rPr>
            <w:rFonts w:ascii="Times New Roman" w:hAnsi="Times New Roman" w:cs="Times New Roman"/>
          </w:rPr>
          <w:t>an object’s position at the next time point given its current position.</w:t>
        </w:r>
      </w:ins>
      <w:ins w:id="781"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782"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783"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784" w:author="Benton, Deon" w:date="2026-02-25T13:01:00Z" w16du:dateUtc="2026-02-25T19:01:00Z">
        <w:r w:rsidR="00CE59AD">
          <w:rPr>
            <w:rFonts w:ascii="Times New Roman" w:hAnsi="Times New Roman" w:cs="Times New Roman"/>
          </w:rPr>
          <w:t>There were 11 clusters or groups of units in the input and output</w:t>
        </w:r>
      </w:ins>
      <w:ins w:id="785" w:author="Benton, Deon" w:date="2026-02-25T13:03:00Z" w16du:dateUtc="2026-02-25T19:03:00Z">
        <w:r w:rsidR="004C47A9">
          <w:rPr>
            <w:rFonts w:ascii="Times New Roman" w:hAnsi="Times New Roman" w:cs="Times New Roman"/>
          </w:rPr>
          <w:t xml:space="preserve"> layers, and both layers used a localist</w:t>
        </w:r>
      </w:ins>
      <w:ins w:id="786" w:author="Benton, Deon" w:date="2026-02-26T13:47:00Z" w16du:dateUtc="2026-02-26T19:47:00Z">
        <w:r w:rsidR="00DA73F5">
          <w:rPr>
            <w:rFonts w:ascii="Times New Roman" w:hAnsi="Times New Roman" w:cs="Times New Roman"/>
          </w:rPr>
          <w:t xml:space="preserve"> or “one-hot”</w:t>
        </w:r>
      </w:ins>
      <w:ins w:id="787" w:author="Benton, Deon" w:date="2026-02-25T13:03:00Z" w16du:dateUtc="2026-02-25T19:03:00Z">
        <w:r w:rsidR="004C47A9">
          <w:rPr>
            <w:rFonts w:ascii="Times New Roman" w:hAnsi="Times New Roman" w:cs="Times New Roman"/>
          </w:rPr>
          <w:t xml:space="preserve"> coding scheme. A localist encod</w:t>
        </w:r>
      </w:ins>
      <w:ins w:id="788" w:author="Benton, Deon" w:date="2026-02-25T13:04:00Z" w16du:dateUtc="2026-02-25T19:04:00Z">
        <w:r w:rsidR="004C47A9">
          <w:rPr>
            <w:rFonts w:ascii="Times New Roman" w:hAnsi="Times New Roman" w:cs="Times New Roman"/>
          </w:rPr>
          <w:t>ing scheme—in which a single unit is used to represent a given concept or feature—was</w:t>
        </w:r>
      </w:ins>
      <w:ins w:id="789"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790" w:author="Benton, Deon" w:date="2026-02-25T13:04:00Z" w16du:dateUtc="2026-02-25T19:04:00Z">
        <w:r w:rsidR="004C47A9">
          <w:rPr>
            <w:rFonts w:ascii="Times New Roman" w:hAnsi="Times New Roman" w:cs="Times New Roman"/>
          </w:rPr>
          <w:t>t</w:t>
        </w:r>
      </w:ins>
      <w:ins w:id="791"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792" w:author="Benton, Deon" w:date="2026-02-25T13:06:00Z" w16du:dateUtc="2026-02-25T19:06:00Z">
        <w:r w:rsidR="00B9047B">
          <w:rPr>
            <w:rFonts w:ascii="Times New Roman" w:hAnsi="Times New Roman" w:cs="Times New Roman"/>
          </w:rPr>
          <w:t xml:space="preserve"> being due</w:t>
        </w:r>
      </w:ins>
      <w:ins w:id="793" w:author="Benton, Deon" w:date="2026-02-25T13:05:00Z" w16du:dateUtc="2026-02-25T19:05:00Z">
        <w:r w:rsidR="00B9047B">
          <w:rPr>
            <w:rFonts w:ascii="Times New Roman" w:hAnsi="Times New Roman" w:cs="Times New Roman"/>
          </w:rPr>
          <w:t xml:space="preserve"> </w:t>
        </w:r>
      </w:ins>
      <w:ins w:id="794" w:author="Benton, Deon" w:date="2026-02-25T13:06:00Z" w16du:dateUtc="2026-02-25T19:06:00Z">
        <w:r w:rsidR="00B9047B">
          <w:rPr>
            <w:rFonts w:ascii="Times New Roman" w:hAnsi="Times New Roman" w:cs="Times New Roman"/>
          </w:rPr>
          <w:t xml:space="preserve">to arbitrary </w:t>
        </w:r>
        <w:proofErr w:type="gramStart"/>
        <w:r w:rsidR="00B9047B">
          <w:rPr>
            <w:rFonts w:ascii="Times New Roman" w:hAnsi="Times New Roman" w:cs="Times New Roman"/>
          </w:rPr>
          <w:t>similarity</w:t>
        </w:r>
        <w:proofErr w:type="gramEnd"/>
        <w:r w:rsidR="00B9047B">
          <w:rPr>
            <w:rFonts w:ascii="Times New Roman" w:hAnsi="Times New Roman" w:cs="Times New Roman"/>
          </w:rPr>
          <w:t xml:space="preserve"> relations among the objects</w:t>
        </w:r>
      </w:ins>
      <w:r>
        <w:rPr>
          <w:rFonts w:ascii="Times New Roman" w:hAnsi="Times New Roman" w:cs="Times New Roman"/>
        </w:rPr>
        <w:t>.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795" w:author="Benton, Deon" w:date="2026-02-25T12:50:00Z" w16du:dateUtc="2026-02-25T18:50:00Z">
        <w:r w:rsidR="00BE5DC9">
          <w:rPr>
            <w:rFonts w:ascii="Times New Roman" w:hAnsi="Times New Roman" w:cs="Times New Roman"/>
          </w:rPr>
          <w:t xml:space="preserve">—which used a RELU activation function to prevent </w:t>
        </w:r>
      </w:ins>
      <w:ins w:id="796" w:author="Benton, Deon" w:date="2026-02-26T14:44:00Z" w16du:dateUtc="2026-02-26T20:44:00Z">
        <w:r w:rsidR="007F7EE0">
          <w:rPr>
            <w:rFonts w:ascii="Times New Roman" w:hAnsi="Times New Roman" w:cs="Times New Roman"/>
          </w:rPr>
          <w:t>the grad</w:t>
        </w:r>
      </w:ins>
      <w:ins w:id="797" w:author="Benton, Deon" w:date="2026-02-26T14:45:00Z" w16du:dateUtc="2026-02-26T20:45:00Z">
        <w:r w:rsidR="007F7EE0">
          <w:rPr>
            <w:rFonts w:ascii="Times New Roman" w:hAnsi="Times New Roman" w:cs="Times New Roman"/>
          </w:rPr>
          <w:t xml:space="preserve">ients from </w:t>
        </w:r>
      </w:ins>
      <w:ins w:id="798" w:author="Benton, Deon" w:date="2026-02-26T14:44:00Z" w16du:dateUtc="2026-02-26T20:44:00Z">
        <w:r w:rsidR="007F7EE0">
          <w:rPr>
            <w:rFonts w:ascii="Times New Roman" w:hAnsi="Times New Roman" w:cs="Times New Roman"/>
          </w:rPr>
          <w:t>vanishing</w:t>
        </w:r>
      </w:ins>
      <w:ins w:id="799"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800" w:author="Benton, Deon" w:date="2026-02-26T14:48:00Z" w16du:dateUtc="2026-02-26T20:48:00Z">
        <w:r w:rsidR="002D00A1">
          <w:rPr>
            <w:rFonts w:ascii="Times New Roman" w:hAnsi="Times New Roman" w:cs="Times New Roman"/>
          </w:rPr>
          <w:t>hrough time</w:t>
        </w:r>
      </w:ins>
      <w:ins w:id="801"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802" w:author="Benton, Deon" w:date="2026-02-25T12:51:00Z" w16du:dateUtc="2026-02-25T18:51:00Z">
        <w:r w:rsidR="00E45DBA">
          <w:rPr>
            <w:rFonts w:ascii="Times New Roman" w:hAnsi="Times New Roman" w:cs="Times New Roman"/>
          </w:rPr>
          <w:t xml:space="preserve">In contrast, the output layer used a sigmoid activation function. </w:t>
        </w:r>
      </w:ins>
      <w:ins w:id="803"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t>
      </w:r>
      <w:r w:rsidR="00E17375" w:rsidRPr="001547A5">
        <w:rPr>
          <w:rFonts w:ascii="Times New Roman" w:hAnsi="Times New Roman" w:cs="Times New Roman"/>
        </w:rPr>
        <w:lastRenderedPageBreak/>
        <w:t xml:space="preserve">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8">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F2B64E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804"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w:t>
      </w:r>
      <w:r>
        <w:rPr>
          <w:rFonts w:ascii="Times New Roman" w:hAnsi="Times New Roman" w:cs="Times New Roman"/>
        </w:rPr>
        <w:lastRenderedPageBreak/>
        <w:t>Right). A single unit was used to represent a given object.</w:t>
      </w:r>
      <w:ins w:id="805"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806" w:author="Benton, Deon" w:date="2026-02-26T15:28:00Z" w16du:dateUtc="2026-02-26T21:28:00Z">
        <w:r w:rsidDel="00D838CA">
          <w:rPr>
            <w:rFonts w:ascii="Times New Roman" w:hAnsi="Times New Roman" w:cs="Times New Roman"/>
          </w:rPr>
          <w:delText xml:space="preserve"> </w:delText>
        </w:r>
      </w:del>
      <w:ins w:id="807"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808" w:author="Benton, Deon" w:date="2026-02-26T15:10:00Z" w16du:dateUtc="2026-02-26T21:10:00Z">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ins>
      <w:ins w:id="809" w:author="Benton, Deon" w:date="2026-03-07T18:57:00Z" w16du:dateUtc="2026-03-08T00:57:00Z">
        <w:r w:rsidR="009B0551">
          <w:rPr>
            <w:rFonts w:ascii="Times New Roman" w:hAnsi="Times New Roman" w:cs="Times New Roman"/>
          </w:rPr>
          <w:t>all</w:t>
        </w:r>
        <w:proofErr w:type="gramEnd"/>
        <w:r w:rsidR="009B0551">
          <w:rPr>
            <w:rFonts w:ascii="Times New Roman" w:hAnsi="Times New Roman" w:cs="Times New Roman"/>
          </w:rPr>
          <w:t xml:space="preserve"> repor</w:t>
        </w:r>
      </w:ins>
      <w:ins w:id="810" w:author="Benton, Deon" w:date="2026-03-07T18:58:00Z" w16du:dateUtc="2026-03-08T00:58:00Z">
        <w:r w:rsidR="009B0551">
          <w:rPr>
            <w:rFonts w:ascii="Times New Roman" w:hAnsi="Times New Roman" w:cs="Times New Roman"/>
          </w:rPr>
          <w:t xml:space="preserve">ted </w:t>
        </w:r>
      </w:ins>
      <w:proofErr w:type="gramStart"/>
      <w:ins w:id="811" w:author="Benton, Deon" w:date="2026-02-26T15:10:00Z" w16du:dateUtc="2026-02-26T21:10:00Z">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real-world experience.</w:t>
        </w:r>
      </w:ins>
      <w:ins w:id="812"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813" w:author="Benton, Deon" w:date="2026-02-26T15:28:00Z" w16du:dateUtc="2026-02-26T21:28:00Z">
        <w:r w:rsidR="00D838CA">
          <w:rPr>
            <w:rFonts w:ascii="Times New Roman" w:hAnsi="Times New Roman" w:cs="Times New Roman"/>
          </w:rPr>
          <w:t>this phase</w:t>
        </w:r>
      </w:ins>
      <w:ins w:id="814" w:author="Benton, Deon" w:date="2026-02-26T15:12:00Z" w16du:dateUtc="2026-02-26T21:12:00Z">
        <w:r w:rsidR="000F1DD4">
          <w:rPr>
            <w:rFonts w:ascii="Times New Roman" w:hAnsi="Times New Roman" w:cs="Times New Roman"/>
          </w:rPr>
          <w:t xml:space="preserve">, this number was chosen to </w:t>
        </w:r>
      </w:ins>
      <w:ins w:id="815" w:author="Benton, Deon" w:date="2026-02-26T15:13:00Z" w16du:dateUtc="2026-02-26T21:13:00Z">
        <w:r w:rsidR="000F1DD4">
          <w:rPr>
            <w:rFonts w:ascii="Times New Roman" w:hAnsi="Times New Roman" w:cs="Times New Roman"/>
          </w:rPr>
          <w:t>simplify the current model</w:t>
        </w:r>
      </w:ins>
      <w:ins w:id="816" w:author="Benton, Deon" w:date="2026-03-07T18:58:00Z" w16du:dateUtc="2026-03-08T00:58:00Z">
        <w:r w:rsidR="009B0551">
          <w:rPr>
            <w:rFonts w:ascii="Times New Roman" w:hAnsi="Times New Roman" w:cs="Times New Roman"/>
          </w:rPr>
          <w:t xml:space="preserve"> and </w:t>
        </w:r>
      </w:ins>
      <w:ins w:id="817" w:author="Benton, Deon" w:date="2026-03-07T18:59:00Z" w16du:dateUtc="2026-03-08T00:59:00Z">
        <w:r w:rsidR="009B0551">
          <w:rPr>
            <w:rFonts w:ascii="Times New Roman" w:hAnsi="Times New Roman" w:cs="Times New Roman"/>
          </w:rPr>
          <w:t>interpretation of its dynamics as well as to</w:t>
        </w:r>
      </w:ins>
      <w:ins w:id="818" w:author="Benton, Deon" w:date="2026-02-26T15:13:00Z" w16du:dateUtc="2026-02-26T21:13:00Z">
        <w:r w:rsidR="000F1DD4">
          <w:rPr>
            <w:rFonts w:ascii="Times New Roman" w:hAnsi="Times New Roman" w:cs="Times New Roman"/>
          </w:rPr>
          <w:t xml:space="preserve"> keep the training time within reasonable limits.</w:t>
        </w:r>
      </w:ins>
      <w:ins w:id="819" w:author="Benton, Deon" w:date="2026-02-26T15:28:00Z" w16du:dateUtc="2026-02-26T21:28:00Z">
        <w:r w:rsidR="00D838CA">
          <w:rPr>
            <w:rFonts w:ascii="Times New Roman" w:hAnsi="Times New Roman" w:cs="Times New Roman"/>
          </w:rPr>
          <w:t xml:space="preserve"> There is n</w:t>
        </w:r>
      </w:ins>
      <w:ins w:id="820"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821" w:author="Benton, Deon" w:date="2026-02-26T15:10:00Z" w16du:dateUtc="2026-02-26T21:10:00Z">
        <w:r w:rsidR="0016301B">
          <w:rPr>
            <w:rFonts w:ascii="Times New Roman" w:hAnsi="Times New Roman" w:cs="Times New Roman"/>
          </w:rPr>
          <w:t xml:space="preserve"> I</w:t>
        </w:r>
      </w:ins>
      <w:ins w:id="822"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823" w:author="Benton, Deon" w:date="2026-02-26T15:11:00Z" w16du:dateUtc="2026-02-26T21:11:00Z">
        <w:r w:rsidR="0016301B">
          <w:rPr>
            <w:rFonts w:ascii="Times New Roman" w:hAnsi="Times New Roman" w:cs="Times New Roman"/>
          </w:rPr>
          <w:t xml:space="preserve">objects were shown </w:t>
        </w:r>
      </w:ins>
      <w:ins w:id="824"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77777777" w:rsidR="00A94DF8" w:rsidRDefault="00971B09" w:rsidP="00A94DF8">
      <w:pPr>
        <w:spacing w:line="480" w:lineRule="auto"/>
        <w:ind w:firstLine="720"/>
        <w:contextualSpacing/>
        <w:rPr>
          <w:ins w:id="825" w:author="Benton, Deon" w:date="2026-03-07T20:57:00Z" w16du:dateUtc="2026-03-08T02:57:00Z"/>
          <w:rFonts w:ascii="Times New Roman" w:hAnsi="Times New Roman" w:cs="Times New Roman"/>
        </w:rPr>
      </w:pPr>
      <w:ins w:id="826" w:author="Benton, Deon" w:date="2026-02-26T15:39:00Z" w16du:dateUtc="2026-02-26T21:39:00Z">
        <w:r>
          <w:rPr>
            <w:rFonts w:ascii="Times New Roman" w:hAnsi="Times New Roman" w:cs="Times New Roman"/>
          </w:rPr>
          <w:t xml:space="preserve">Surface Property </w:t>
        </w:r>
      </w:ins>
      <w:ins w:id="827" w:author="Benton, Deon" w:date="2026-02-26T15:40:00Z" w16du:dateUtc="2026-02-26T21:40:00Z">
        <w:r>
          <w:rPr>
            <w:rFonts w:ascii="Times New Roman" w:hAnsi="Times New Roman" w:cs="Times New Roman"/>
          </w:rPr>
          <w:t>Left and Surface Property Right</w:t>
        </w:r>
      </w:ins>
      <w:ins w:id="828"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829"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830"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831" w:author="Benton, Deon" w:date="2026-02-26T16:28:00Z" w16du:dateUtc="2026-02-26T22:28:00Z">
        <w:r w:rsidR="003000D0">
          <w:rPr>
            <w:rFonts w:ascii="Times New Roman" w:hAnsi="Times New Roman" w:cs="Times New Roman"/>
          </w:rPr>
          <w:t xml:space="preserve"> </w:t>
        </w:r>
      </w:ins>
      <w:del w:id="832"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833" w:author="Benton, Deon" w:date="2026-02-26T15:40:00Z" w16du:dateUtc="2026-02-26T21:40:00Z">
        <w:r>
          <w:rPr>
            <w:rFonts w:ascii="Times New Roman" w:hAnsi="Times New Roman" w:cs="Times New Roman"/>
          </w:rPr>
          <w:t xml:space="preserve">represented </w:t>
        </w:r>
      </w:ins>
      <w:ins w:id="834" w:author="Benton, Deon" w:date="2026-02-26T16:06:00Z" w16du:dateUtc="2026-02-26T22:06:00Z">
        <w:r w:rsidR="009D1FA7">
          <w:rPr>
            <w:rFonts w:ascii="Times New Roman" w:hAnsi="Times New Roman" w:cs="Times New Roman"/>
          </w:rPr>
          <w:t xml:space="preserve">one class of </w:t>
        </w:r>
      </w:ins>
      <w:ins w:id="835" w:author="Benton, Deon" w:date="2026-02-26T15:46:00Z" w16du:dateUtc="2026-02-26T21:46:00Z">
        <w:r w:rsidR="00523168">
          <w:rPr>
            <w:rFonts w:ascii="Times New Roman" w:hAnsi="Times New Roman" w:cs="Times New Roman"/>
          </w:rPr>
          <w:t>visible, surface</w:t>
        </w:r>
      </w:ins>
      <w:ins w:id="836" w:author="Benton, Deon" w:date="2026-02-26T16:06:00Z" w16du:dateUtc="2026-02-26T22:06:00Z">
        <w:r w:rsidR="009D1FA7">
          <w:rPr>
            <w:rFonts w:ascii="Times New Roman" w:hAnsi="Times New Roman" w:cs="Times New Roman"/>
          </w:rPr>
          <w:t xml:space="preserve">-level perceptual features </w:t>
        </w:r>
      </w:ins>
      <w:ins w:id="837" w:author="Benton, Deon" w:date="2026-02-26T15:44:00Z" w16du:dateUtc="2026-02-26T21:44:00Z">
        <w:r w:rsidR="00367E30">
          <w:rPr>
            <w:rFonts w:ascii="Times New Roman" w:hAnsi="Times New Roman" w:cs="Times New Roman"/>
          </w:rPr>
          <w:t xml:space="preserve">(e.g., </w:t>
        </w:r>
      </w:ins>
      <w:ins w:id="838" w:author="Benton, Deon" w:date="2026-02-26T16:09:00Z" w16du:dateUtc="2026-02-26T22:09:00Z">
        <w:r w:rsidR="003248FE">
          <w:rPr>
            <w:rFonts w:ascii="Times New Roman" w:hAnsi="Times New Roman" w:cs="Times New Roman"/>
          </w:rPr>
          <w:t>elongated appendage-like extensions [e.g., legs], high-contrast, ovular elements [</w:t>
        </w:r>
      </w:ins>
      <w:ins w:id="839" w:author="Benton, Deon" w:date="2026-02-26T16:10:00Z" w16du:dateUtc="2026-02-26T22:10:00Z">
        <w:r w:rsidR="003248FE">
          <w:rPr>
            <w:rFonts w:ascii="Times New Roman" w:hAnsi="Times New Roman" w:cs="Times New Roman"/>
          </w:rPr>
          <w:t>e.g., eyes], etc</w:t>
        </w:r>
      </w:ins>
      <w:ins w:id="840" w:author="Benton, Deon" w:date="2026-02-26T15:44:00Z" w16du:dateUtc="2026-02-26T21:44:00Z">
        <w:r w:rsidR="00367E30">
          <w:rPr>
            <w:rFonts w:ascii="Times New Roman" w:hAnsi="Times New Roman" w:cs="Times New Roman"/>
          </w:rPr>
          <w:t>.)</w:t>
        </w:r>
      </w:ins>
      <w:ins w:id="841" w:author="Benton, Deon" w:date="2026-02-26T16:28:00Z" w16du:dateUtc="2026-02-26T22:28:00Z">
        <w:r w:rsidR="003000D0">
          <w:rPr>
            <w:rFonts w:ascii="Times New Roman" w:hAnsi="Times New Roman" w:cs="Times New Roman"/>
          </w:rPr>
          <w:t xml:space="preserve">. </w:t>
        </w:r>
      </w:ins>
      <w:ins w:id="842" w:author="Benton, Deon" w:date="2026-02-26T16:29:00Z" w16du:dateUtc="2026-02-26T22:29:00Z">
        <w:r w:rsidR="003000D0">
          <w:rPr>
            <w:rFonts w:ascii="Times New Roman" w:hAnsi="Times New Roman" w:cs="Times New Roman"/>
          </w:rPr>
          <w:t>This unit corresponds to Surface Feature A.</w:t>
        </w:r>
      </w:ins>
      <w:ins w:id="843" w:author="Benton, Deon" w:date="2026-02-26T16:28:00Z" w16du:dateUtc="2026-02-26T22:28:00Z">
        <w:r w:rsidR="003000D0">
          <w:rPr>
            <w:rFonts w:ascii="Times New Roman" w:hAnsi="Times New Roman" w:cs="Times New Roman"/>
          </w:rPr>
          <w:t xml:space="preserve"> </w:t>
        </w:r>
      </w:ins>
      <w:ins w:id="844" w:author="Benton, Deon" w:date="2026-02-26T16:30:00Z" w16du:dateUtc="2026-02-26T22:30:00Z">
        <w:r w:rsidR="003000D0">
          <w:rPr>
            <w:rFonts w:ascii="Times New Roman" w:hAnsi="Times New Roman" w:cs="Times New Roman"/>
          </w:rPr>
          <w:t>In contrast, the</w:t>
        </w:r>
      </w:ins>
      <w:ins w:id="845"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846" w:author="Benton, Deon" w:date="2026-02-26T15:44:00Z" w16du:dateUtc="2026-02-26T21:44:00Z">
        <w:r w:rsidR="00367E30">
          <w:rPr>
            <w:rFonts w:ascii="Times New Roman" w:hAnsi="Times New Roman" w:cs="Times New Roman"/>
          </w:rPr>
          <w:t xml:space="preserve">represented </w:t>
        </w:r>
      </w:ins>
      <w:ins w:id="847"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848" w:author="Benton, Deon" w:date="2026-02-26T15:43:00Z" w16du:dateUtc="2026-02-26T21:43:00Z">
        <w:r w:rsidR="00367E30">
          <w:rPr>
            <w:rFonts w:ascii="Times New Roman" w:hAnsi="Times New Roman" w:cs="Times New Roman"/>
          </w:rPr>
          <w:t xml:space="preserve"> (e.g., </w:t>
        </w:r>
      </w:ins>
      <w:ins w:id="849" w:author="Benton, Deon" w:date="2026-02-26T16:11:00Z" w16du:dateUtc="2026-02-26T22:11:00Z">
        <w:r w:rsidR="00823362">
          <w:rPr>
            <w:rFonts w:ascii="Times New Roman" w:hAnsi="Times New Roman" w:cs="Times New Roman"/>
          </w:rPr>
          <w:t xml:space="preserve">rigid and </w:t>
        </w:r>
      </w:ins>
      <w:ins w:id="850" w:author="Benton, Deon" w:date="2026-02-26T16:10:00Z" w16du:dateUtc="2026-02-26T22:10:00Z">
        <w:r w:rsidR="00823362">
          <w:rPr>
            <w:rFonts w:ascii="Times New Roman" w:hAnsi="Times New Roman" w:cs="Times New Roman"/>
          </w:rPr>
          <w:t>compact</w:t>
        </w:r>
      </w:ins>
      <w:ins w:id="851" w:author="Benton, Deon" w:date="2026-02-26T16:11:00Z" w16du:dateUtc="2026-02-26T22:11:00Z">
        <w:r w:rsidR="00823362">
          <w:rPr>
            <w:rFonts w:ascii="Times New Roman" w:hAnsi="Times New Roman" w:cs="Times New Roman"/>
          </w:rPr>
          <w:t xml:space="preserve"> [e.g., solid geometric shapes], uniform</w:t>
        </w:r>
      </w:ins>
      <w:ins w:id="852" w:author="Benton, Deon" w:date="2026-02-26T16:12:00Z" w16du:dateUtc="2026-02-26T22:12:00Z">
        <w:r w:rsidR="00823362">
          <w:rPr>
            <w:rFonts w:ascii="Times New Roman" w:hAnsi="Times New Roman" w:cs="Times New Roman"/>
          </w:rPr>
          <w:t xml:space="preserve"> contour structure [e.g., the smooth</w:t>
        </w:r>
      </w:ins>
      <w:ins w:id="853" w:author="Benton, Deon" w:date="2026-03-02T16:23:00Z" w16du:dateUtc="2026-03-02T22:23:00Z">
        <w:r w:rsidR="009F774E">
          <w:rPr>
            <w:rFonts w:ascii="Times New Roman" w:hAnsi="Times New Roman" w:cs="Times New Roman"/>
          </w:rPr>
          <w:t>, rectilinear</w:t>
        </w:r>
      </w:ins>
      <w:ins w:id="854" w:author="Benton, Deon" w:date="2026-02-26T16:12:00Z" w16du:dateUtc="2026-02-26T22:12:00Z">
        <w:r w:rsidR="00823362">
          <w:rPr>
            <w:rFonts w:ascii="Times New Roman" w:hAnsi="Times New Roman" w:cs="Times New Roman"/>
          </w:rPr>
          <w:t xml:space="preserve"> edges of a block]</w:t>
        </w:r>
      </w:ins>
      <w:ins w:id="855"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856" w:author="Benton, Deon" w:date="2026-02-26T16:29:00Z" w16du:dateUtc="2026-02-26T22:29:00Z">
        <w:r w:rsidR="003000D0">
          <w:rPr>
            <w:rFonts w:ascii="Times New Roman" w:hAnsi="Times New Roman" w:cs="Times New Roman"/>
          </w:rPr>
          <w:t xml:space="preserve">This unit corresponds to Surface Feature B. </w:t>
        </w:r>
      </w:ins>
      <w:ins w:id="857"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858" w:author="Benton, Deon" w:date="2026-03-07T20:45:00Z" w16du:dateUtc="2026-03-08T02:45:00Z">
        <w:r>
          <w:rPr>
            <w:rFonts w:ascii="Times New Roman" w:hAnsi="Times New Roman" w:cs="Times New Roman"/>
          </w:rPr>
          <w:t>A point that is worth noting is that</w:t>
        </w:r>
      </w:ins>
      <w:ins w:id="859" w:author="Benton, Deon" w:date="2026-03-07T20:46:00Z" w16du:dateUtc="2026-03-08T02:46:00Z">
        <w:r>
          <w:rPr>
            <w:rFonts w:ascii="Times New Roman" w:hAnsi="Times New Roman" w:cs="Times New Roman"/>
          </w:rPr>
          <w:t xml:space="preserve"> because the current</w:t>
        </w:r>
      </w:ins>
      <w:ins w:id="860" w:author="Benton, Deon" w:date="2026-02-26T16:17:00Z" w16du:dateUtc="2026-02-26T22:17:00Z">
        <w:r w:rsidR="00BA7139">
          <w:rPr>
            <w:rFonts w:ascii="Times New Roman" w:hAnsi="Times New Roman" w:cs="Times New Roman"/>
          </w:rPr>
          <w:t xml:space="preserve"> simulations were </w:t>
        </w:r>
      </w:ins>
      <w:ins w:id="861"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862" w:author="Benton, Deon" w:date="2026-02-26T16:19:00Z" w16du:dateUtc="2026-02-26T22:19:00Z">
        <w:r w:rsidR="00F70864">
          <w:rPr>
            <w:rFonts w:ascii="Times New Roman" w:hAnsi="Times New Roman" w:cs="Times New Roman"/>
          </w:rPr>
          <w:t xml:space="preserve">one or more </w:t>
        </w:r>
      </w:ins>
      <w:ins w:id="863" w:author="Benton, Deon" w:date="2026-03-07T20:48:00Z" w16du:dateUtc="2026-03-08T02:48:00Z">
        <w:r w:rsidR="007E006B">
          <w:rPr>
            <w:rFonts w:ascii="Times New Roman" w:hAnsi="Times New Roman" w:cs="Times New Roman"/>
          </w:rPr>
          <w:t xml:space="preserve">visible </w:t>
        </w:r>
      </w:ins>
      <w:ins w:id="864" w:author="Benton, Deon" w:date="2026-02-26T16:19:00Z" w16du:dateUtc="2026-02-26T22:19:00Z">
        <w:r w:rsidR="00F70864">
          <w:rPr>
            <w:rFonts w:ascii="Times New Roman" w:hAnsi="Times New Roman" w:cs="Times New Roman"/>
          </w:rPr>
          <w:t xml:space="preserve">features and </w:t>
        </w:r>
      </w:ins>
      <w:ins w:id="865" w:author="Benton, Deon" w:date="2026-03-07T19:07:00Z" w16du:dateUtc="2026-03-08T01:07:00Z">
        <w:r w:rsidR="009351F3">
          <w:rPr>
            <w:rFonts w:ascii="Times New Roman" w:hAnsi="Times New Roman" w:cs="Times New Roman"/>
          </w:rPr>
          <w:t>the k</w:t>
        </w:r>
      </w:ins>
      <w:ins w:id="866" w:author="Benton, Deon" w:date="2026-03-07T19:08:00Z" w16du:dateUtc="2026-03-08T01:08:00Z">
        <w:r w:rsidR="009351F3">
          <w:rPr>
            <w:rFonts w:ascii="Times New Roman" w:hAnsi="Times New Roman" w:cs="Times New Roman"/>
          </w:rPr>
          <w:t>inematics of different actions</w:t>
        </w:r>
      </w:ins>
      <w:ins w:id="867" w:author="Benton, Deon" w:date="2026-02-26T16:19:00Z" w16du:dateUtc="2026-02-26T22:19:00Z">
        <w:r w:rsidR="00F70864">
          <w:rPr>
            <w:rFonts w:ascii="Times New Roman" w:hAnsi="Times New Roman" w:cs="Times New Roman"/>
          </w:rPr>
          <w:t xml:space="preserve"> can explain infants’ looking patterns in</w:t>
        </w:r>
      </w:ins>
      <w:ins w:id="868" w:author="Benton, Deon" w:date="2026-02-26T16:30:00Z" w16du:dateUtc="2026-02-26T22:30:00Z">
        <w:r w:rsidR="003000D0">
          <w:rPr>
            <w:rFonts w:ascii="Times New Roman" w:hAnsi="Times New Roman" w:cs="Times New Roman"/>
          </w:rPr>
          <w:t xml:space="preserve"> </w:t>
        </w:r>
      </w:ins>
      <w:ins w:id="869" w:author="Benton, Deon" w:date="2026-03-07T20:46:00Z" w16du:dateUtc="2026-03-08T02:46:00Z">
        <w:r>
          <w:rPr>
            <w:rFonts w:ascii="Times New Roman" w:hAnsi="Times New Roman" w:cs="Times New Roman"/>
          </w:rPr>
          <w:t>studies assessing their putative action understanding</w:t>
        </w:r>
      </w:ins>
      <w:ins w:id="870" w:author="Benton, Deon" w:date="2026-03-07T20:20:00Z" w16du:dateUtc="2026-03-08T02:20:00Z">
        <w:r w:rsidR="00BA0306">
          <w:rPr>
            <w:rFonts w:ascii="Times New Roman" w:hAnsi="Times New Roman" w:cs="Times New Roman"/>
          </w:rPr>
          <w:t xml:space="preserve">, </w:t>
        </w:r>
      </w:ins>
      <w:ins w:id="871" w:author="Benton, Deon" w:date="2026-03-07T19:03:00Z" w16du:dateUtc="2026-03-08T01:03:00Z">
        <w:r w:rsidR="00481F13">
          <w:rPr>
            <w:rFonts w:ascii="Times New Roman" w:hAnsi="Times New Roman" w:cs="Times New Roman"/>
          </w:rPr>
          <w:t>no attempt was made</w:t>
        </w:r>
      </w:ins>
      <w:ins w:id="872" w:author="Benton, Deon" w:date="2026-03-07T20:48:00Z" w16du:dateUtc="2026-03-08T02:48:00Z">
        <w:r w:rsidR="007E006B">
          <w:rPr>
            <w:rFonts w:ascii="Times New Roman" w:hAnsi="Times New Roman" w:cs="Times New Roman"/>
          </w:rPr>
          <w:t xml:space="preserve"> here</w:t>
        </w:r>
      </w:ins>
      <w:ins w:id="873" w:author="Benton, Deon" w:date="2026-03-07T19:03:00Z" w16du:dateUtc="2026-03-08T01:03:00Z">
        <w:r w:rsidR="00481F13">
          <w:rPr>
            <w:rFonts w:ascii="Times New Roman" w:hAnsi="Times New Roman" w:cs="Times New Roman"/>
          </w:rPr>
          <w:t xml:space="preserve"> to model</w:t>
        </w:r>
      </w:ins>
      <w:ins w:id="874" w:author="Benton, Deon" w:date="2026-02-26T16:21:00Z" w16du:dateUtc="2026-02-26T22:21:00Z">
        <w:r w:rsidR="00FB1CF6">
          <w:rPr>
            <w:rFonts w:ascii="Times New Roman" w:hAnsi="Times New Roman" w:cs="Times New Roman"/>
          </w:rPr>
          <w:t xml:space="preserve"> specific </w:t>
        </w:r>
      </w:ins>
      <w:ins w:id="875" w:author="Benton, Deon" w:date="2026-03-07T19:04:00Z" w16du:dateUtc="2026-03-08T01:04:00Z">
        <w:r w:rsidR="00481F13">
          <w:rPr>
            <w:rFonts w:ascii="Times New Roman" w:hAnsi="Times New Roman" w:cs="Times New Roman"/>
          </w:rPr>
          <w:t xml:space="preserve">surface </w:t>
        </w:r>
      </w:ins>
      <w:ins w:id="876" w:author="Benton, Deon" w:date="2026-02-26T16:21:00Z" w16du:dateUtc="2026-02-26T22:21:00Z">
        <w:r w:rsidR="00FB1CF6">
          <w:rPr>
            <w:rFonts w:ascii="Times New Roman" w:hAnsi="Times New Roman" w:cs="Times New Roman"/>
          </w:rPr>
          <w:t>features</w:t>
        </w:r>
      </w:ins>
      <w:ins w:id="877" w:author="Benton, Deon" w:date="2026-02-26T16:22:00Z" w16du:dateUtc="2026-02-26T22:22:00Z">
        <w:r w:rsidR="00FB1CF6">
          <w:rPr>
            <w:rFonts w:ascii="Times New Roman" w:hAnsi="Times New Roman" w:cs="Times New Roman"/>
          </w:rPr>
          <w:t>.</w:t>
        </w:r>
      </w:ins>
      <w:ins w:id="878" w:author="Benton, Deon" w:date="2026-02-26T16:23:00Z" w16du:dateUtc="2026-02-26T22:23:00Z">
        <w:r w:rsidR="0097153C">
          <w:rPr>
            <w:rFonts w:ascii="Times New Roman" w:hAnsi="Times New Roman" w:cs="Times New Roman"/>
          </w:rPr>
          <w:t xml:space="preserve"> Instead, </w:t>
        </w:r>
      </w:ins>
      <w:ins w:id="879" w:author="Benton, Deon" w:date="2026-03-07T20:15:00Z" w16du:dateUtc="2026-03-08T02:15:00Z">
        <w:r w:rsidR="00BA0306">
          <w:rPr>
            <w:rFonts w:ascii="Times New Roman" w:hAnsi="Times New Roman" w:cs="Times New Roman"/>
          </w:rPr>
          <w:t xml:space="preserve">the first and </w:t>
        </w:r>
        <w:r w:rsidR="00BA0306">
          <w:rPr>
            <w:rFonts w:ascii="Times New Roman" w:hAnsi="Times New Roman" w:cs="Times New Roman"/>
          </w:rPr>
          <w:lastRenderedPageBreak/>
          <w:t>second units</w:t>
        </w:r>
      </w:ins>
      <w:ins w:id="880" w:author="Benton, Deon" w:date="2026-03-07T19:31:00Z" w16du:dateUtc="2026-03-08T01:31:00Z">
        <w:r w:rsidR="007636E8">
          <w:rPr>
            <w:rFonts w:ascii="Times New Roman" w:hAnsi="Times New Roman" w:cs="Times New Roman"/>
          </w:rPr>
          <w:t xml:space="preserve"> in </w:t>
        </w:r>
      </w:ins>
      <w:ins w:id="881" w:author="Benton, Deon" w:date="2026-03-07T20:46:00Z" w16du:dateUtc="2026-03-08T02:46:00Z">
        <w:r w:rsidR="007E006B">
          <w:rPr>
            <w:rFonts w:ascii="Times New Roman" w:hAnsi="Times New Roman" w:cs="Times New Roman"/>
          </w:rPr>
          <w:t>the Surface Property Left and Surface Property Right groups</w:t>
        </w:r>
      </w:ins>
      <w:ins w:id="882" w:author="Benton, Deon" w:date="2026-03-07T19:31:00Z" w16du:dateUtc="2026-03-08T01:31:00Z">
        <w:r w:rsidR="007636E8">
          <w:rPr>
            <w:rFonts w:ascii="Times New Roman" w:hAnsi="Times New Roman" w:cs="Times New Roman"/>
          </w:rPr>
          <w:t xml:space="preserve"> </w:t>
        </w:r>
      </w:ins>
      <w:ins w:id="883" w:author="Benton, Deon" w:date="2026-02-26T16:23:00Z" w16du:dateUtc="2026-02-26T22:23:00Z">
        <w:r w:rsidR="0097153C">
          <w:rPr>
            <w:rFonts w:ascii="Times New Roman" w:hAnsi="Times New Roman" w:cs="Times New Roman"/>
          </w:rPr>
          <w:t>served</w:t>
        </w:r>
      </w:ins>
      <w:ins w:id="884" w:author="Benton, Deon" w:date="2026-03-07T20:16:00Z" w16du:dateUtc="2026-03-08T02:16:00Z">
        <w:r w:rsidR="00BA0306">
          <w:rPr>
            <w:rFonts w:ascii="Times New Roman" w:hAnsi="Times New Roman" w:cs="Times New Roman"/>
          </w:rPr>
          <w:t>, respectively,</w:t>
        </w:r>
      </w:ins>
      <w:ins w:id="885" w:author="Benton, Deon" w:date="2026-02-26T16:23:00Z" w16du:dateUtc="2026-02-26T22:23:00Z">
        <w:r w:rsidR="0097153C">
          <w:rPr>
            <w:rFonts w:ascii="Times New Roman" w:hAnsi="Times New Roman" w:cs="Times New Roman"/>
          </w:rPr>
          <w:t xml:space="preserve"> as</w:t>
        </w:r>
      </w:ins>
      <w:ins w:id="886" w:author="Benton, Deon" w:date="2026-03-07T19:31:00Z" w16du:dateUtc="2026-03-08T01:31:00Z">
        <w:r w:rsidR="007636E8">
          <w:rPr>
            <w:rFonts w:ascii="Times New Roman" w:hAnsi="Times New Roman" w:cs="Times New Roman"/>
          </w:rPr>
          <w:t xml:space="preserve"> plac</w:t>
        </w:r>
      </w:ins>
      <w:ins w:id="887" w:author="Benton, Deon" w:date="2026-03-07T19:32:00Z" w16du:dateUtc="2026-03-08T01:32:00Z">
        <w:r w:rsidR="007636E8">
          <w:rPr>
            <w:rFonts w:ascii="Times New Roman" w:hAnsi="Times New Roman" w:cs="Times New Roman"/>
          </w:rPr>
          <w:t>eholder</w:t>
        </w:r>
      </w:ins>
      <w:ins w:id="888" w:author="Benton, Deon" w:date="2026-03-07T20:15:00Z" w16du:dateUtc="2026-03-08T02:15:00Z">
        <w:r w:rsidR="00BA0306">
          <w:rPr>
            <w:rFonts w:ascii="Times New Roman" w:hAnsi="Times New Roman" w:cs="Times New Roman"/>
          </w:rPr>
          <w:t>s</w:t>
        </w:r>
      </w:ins>
      <w:ins w:id="889" w:author="Benton, Deon" w:date="2026-03-07T19:29:00Z" w16du:dateUtc="2026-03-08T01:29:00Z">
        <w:r w:rsidR="007636E8">
          <w:rPr>
            <w:rFonts w:ascii="Times New Roman" w:hAnsi="Times New Roman" w:cs="Times New Roman"/>
          </w:rPr>
          <w:t xml:space="preserve"> for the surface features</w:t>
        </w:r>
      </w:ins>
      <w:ins w:id="890" w:author="Benton, Deon" w:date="2026-03-07T20:16:00Z" w16du:dateUtc="2026-03-08T02:16:00Z">
        <w:r w:rsidR="00BA0306">
          <w:rPr>
            <w:rFonts w:ascii="Times New Roman" w:hAnsi="Times New Roman" w:cs="Times New Roman"/>
          </w:rPr>
          <w:t xml:space="preserve"> possessed by animate entities </w:t>
        </w:r>
      </w:ins>
      <w:ins w:id="891" w:author="Benton, Deon" w:date="2026-03-07T20:17:00Z" w16du:dateUtc="2026-03-08T02:17:00Z">
        <w:r w:rsidR="00BA0306">
          <w:rPr>
            <w:rFonts w:ascii="Times New Roman" w:hAnsi="Times New Roman" w:cs="Times New Roman"/>
          </w:rPr>
          <w:t xml:space="preserve">(e.g., elongated appendage-like extensions) </w:t>
        </w:r>
      </w:ins>
      <w:ins w:id="892" w:author="Benton, Deon" w:date="2026-03-07T20:16:00Z" w16du:dateUtc="2026-03-08T02:16:00Z">
        <w:r w:rsidR="00BA0306">
          <w:rPr>
            <w:rFonts w:ascii="Times New Roman" w:hAnsi="Times New Roman" w:cs="Times New Roman"/>
          </w:rPr>
          <w:t>and inanimate objects</w:t>
        </w:r>
      </w:ins>
      <w:ins w:id="893" w:author="Benton, Deon" w:date="2026-03-07T20:17:00Z" w16du:dateUtc="2026-03-08T02:17:00Z">
        <w:r w:rsidR="00BA0306">
          <w:rPr>
            <w:rFonts w:ascii="Times New Roman" w:hAnsi="Times New Roman" w:cs="Times New Roman"/>
          </w:rPr>
          <w:t xml:space="preserve"> (e.g., rigidity and compactness)</w:t>
        </w:r>
      </w:ins>
      <w:ins w:id="894" w:author="Benton, Deon" w:date="2026-03-07T20:52:00Z" w16du:dateUtc="2026-03-08T02:52:00Z">
        <w:r w:rsidR="007E006B">
          <w:rPr>
            <w:rFonts w:ascii="Times New Roman" w:hAnsi="Times New Roman" w:cs="Times New Roman"/>
          </w:rPr>
          <w:t xml:space="preserve">; </w:t>
        </w:r>
      </w:ins>
      <w:ins w:id="895" w:author="Benton, Deon" w:date="2026-03-07T20:51:00Z" w16du:dateUtc="2026-03-08T02:51:00Z">
        <w:r w:rsidR="007E006B">
          <w:rPr>
            <w:rFonts w:ascii="Times New Roman" w:hAnsi="Times New Roman" w:cs="Times New Roman"/>
          </w:rPr>
          <w:t xml:space="preserve">these units did not serve as placeholders </w:t>
        </w:r>
      </w:ins>
      <w:ins w:id="896" w:author="Benton, Deon" w:date="2026-03-07T20:52:00Z" w16du:dateUtc="2026-03-08T02:52:00Z">
        <w:r w:rsidR="007E006B">
          <w:rPr>
            <w:rFonts w:ascii="Times New Roman" w:hAnsi="Times New Roman" w:cs="Times New Roman"/>
          </w:rPr>
          <w:t xml:space="preserve">for </w:t>
        </w:r>
      </w:ins>
      <w:ins w:id="897" w:author="Benton, Deon" w:date="2026-03-07T20:51:00Z" w16du:dateUtc="2026-03-08T02:51:00Z">
        <w:r w:rsidR="007E006B">
          <w:rPr>
            <w:rFonts w:ascii="Times New Roman" w:hAnsi="Times New Roman" w:cs="Times New Roman"/>
          </w:rPr>
          <w:t>the categories themselves</w:t>
        </w:r>
      </w:ins>
      <w:ins w:id="898" w:author="Benton, Deon" w:date="2026-03-07T20:17:00Z" w16du:dateUtc="2026-03-08T02:17:00Z">
        <w:r w:rsidR="00BA0306">
          <w:rPr>
            <w:rFonts w:ascii="Times New Roman" w:hAnsi="Times New Roman" w:cs="Times New Roman"/>
          </w:rPr>
          <w:t>.</w:t>
        </w:r>
      </w:ins>
      <w:ins w:id="899" w:author="Benton, Deon" w:date="2026-03-07T20:49:00Z" w16du:dateUtc="2026-03-08T02:49:00Z">
        <w:r w:rsidR="007E006B">
          <w:rPr>
            <w:rFonts w:ascii="Times New Roman" w:hAnsi="Times New Roman" w:cs="Times New Roman"/>
          </w:rPr>
          <w:t xml:space="preserve"> </w:t>
        </w:r>
      </w:ins>
      <w:ins w:id="900" w:author="Benton, Deon" w:date="2026-03-07T20:20:00Z" w16du:dateUtc="2026-03-08T02:20:00Z">
        <w:r w:rsidR="00BA0306">
          <w:rPr>
            <w:rFonts w:ascii="Times New Roman" w:hAnsi="Times New Roman" w:cs="Times New Roman"/>
          </w:rPr>
          <w:t>A chief advantage of</w:t>
        </w:r>
      </w:ins>
      <w:ins w:id="901" w:author="Benton, Deon" w:date="2026-03-07T19:27:00Z" w16du:dateUtc="2026-03-08T01:27:00Z">
        <w:r w:rsidR="007636E8">
          <w:rPr>
            <w:rFonts w:ascii="Times New Roman" w:hAnsi="Times New Roman" w:cs="Times New Roman"/>
          </w:rPr>
          <w:t xml:space="preserve"> not modeling specific surface features </w:t>
        </w:r>
      </w:ins>
      <w:ins w:id="902" w:author="Benton, Deon" w:date="2026-02-26T16:32:00Z" w16du:dateUtc="2026-02-26T22:32:00Z">
        <w:r w:rsidR="00733C83">
          <w:rPr>
            <w:rFonts w:ascii="Times New Roman" w:hAnsi="Times New Roman" w:cs="Times New Roman"/>
          </w:rPr>
          <w:t xml:space="preserve">is that it </w:t>
        </w:r>
      </w:ins>
      <w:ins w:id="903" w:author="Benton, Deon" w:date="2026-03-07T20:20:00Z" w16du:dateUtc="2026-03-08T02:20:00Z">
        <w:r w:rsidR="00BA0306">
          <w:rPr>
            <w:rFonts w:ascii="Times New Roman" w:hAnsi="Times New Roman" w:cs="Times New Roman"/>
          </w:rPr>
          <w:t xml:space="preserve">eschewed the need to </w:t>
        </w:r>
      </w:ins>
      <w:ins w:id="904" w:author="Benton, Deon" w:date="2026-02-26T16:24:00Z" w16du:dateUtc="2026-02-26T22:24:00Z">
        <w:r w:rsidR="002D6839">
          <w:rPr>
            <w:rFonts w:ascii="Times New Roman" w:hAnsi="Times New Roman" w:cs="Times New Roman"/>
          </w:rPr>
          <w:t xml:space="preserve">commit to any </w:t>
        </w:r>
      </w:ins>
      <w:ins w:id="905" w:author="Benton, Deon" w:date="2026-02-26T16:25:00Z" w16du:dateUtc="2026-02-26T22:25:00Z">
        <w:r w:rsidR="002D6839">
          <w:rPr>
            <w:rFonts w:ascii="Times New Roman" w:hAnsi="Times New Roman" w:cs="Times New Roman"/>
          </w:rPr>
          <w:t>specific</w:t>
        </w:r>
      </w:ins>
      <w:ins w:id="906" w:author="Benton, Deon" w:date="2026-02-26T16:24:00Z" w16du:dateUtc="2026-02-26T22:24:00Z">
        <w:r w:rsidR="002D6839">
          <w:rPr>
            <w:rFonts w:ascii="Times New Roman" w:hAnsi="Times New Roman" w:cs="Times New Roman"/>
          </w:rPr>
          <w:t xml:space="preserve"> feature</w:t>
        </w:r>
      </w:ins>
      <w:ins w:id="907" w:author="Benton, Deon" w:date="2026-03-07T20:21:00Z" w16du:dateUtc="2026-03-08T02:21:00Z">
        <w:r w:rsidR="00BA0306">
          <w:rPr>
            <w:rFonts w:ascii="Times New Roman" w:hAnsi="Times New Roman" w:cs="Times New Roman"/>
          </w:rPr>
          <w:t xml:space="preserve">. </w:t>
        </w:r>
      </w:ins>
      <w:ins w:id="908" w:author="Benton, Deon" w:date="2026-03-07T20:36:00Z" w16du:dateUtc="2026-03-08T02:36:00Z">
        <w:r w:rsidR="003770EC">
          <w:rPr>
            <w:rFonts w:ascii="Times New Roman" w:hAnsi="Times New Roman" w:cs="Times New Roman"/>
          </w:rPr>
          <w:t>Such a commitment would also be premature given that</w:t>
        </w:r>
      </w:ins>
      <w:ins w:id="909" w:author="Benton, Deon" w:date="2026-03-07T20:37:00Z" w16du:dateUtc="2026-03-08T02:37:00Z">
        <w:r w:rsidR="003770EC">
          <w:rPr>
            <w:rFonts w:ascii="Times New Roman" w:hAnsi="Times New Roman" w:cs="Times New Roman"/>
          </w:rPr>
          <w:t xml:space="preserve"> it would first</w:t>
        </w:r>
      </w:ins>
      <w:ins w:id="910" w:author="Benton, Deon" w:date="2026-03-07T20:32:00Z" w16du:dateUtc="2026-03-08T02:32:00Z">
        <w:r w:rsidR="0049328D">
          <w:rPr>
            <w:rFonts w:ascii="Times New Roman" w:hAnsi="Times New Roman" w:cs="Times New Roman"/>
          </w:rPr>
          <w:t xml:space="preserve"> need to be </w:t>
        </w:r>
      </w:ins>
      <w:ins w:id="911" w:author="Benton, Deon" w:date="2026-03-07T20:33:00Z" w16du:dateUtc="2026-03-08T02:33:00Z">
        <w:r w:rsidR="0049328D">
          <w:rPr>
            <w:rFonts w:ascii="Times New Roman" w:hAnsi="Times New Roman" w:cs="Times New Roman"/>
          </w:rPr>
          <w:t xml:space="preserve">determined which </w:t>
        </w:r>
      </w:ins>
      <w:ins w:id="912" w:author="Benton, Deon" w:date="2026-03-07T20:35:00Z" w16du:dateUtc="2026-03-08T02:35:00Z">
        <w:r w:rsidR="003770EC">
          <w:rPr>
            <w:rFonts w:ascii="Times New Roman" w:hAnsi="Times New Roman" w:cs="Times New Roman"/>
          </w:rPr>
          <w:t>surface features infants attend to in action understanding studies</w:t>
        </w:r>
      </w:ins>
      <w:ins w:id="913" w:author="Benton, Deon" w:date="2026-03-07T20:38:00Z" w16du:dateUtc="2026-03-08T02:38:00Z">
        <w:r w:rsidR="003770EC">
          <w:rPr>
            <w:rFonts w:ascii="Times New Roman" w:hAnsi="Times New Roman" w:cs="Times New Roman"/>
          </w:rPr>
          <w:t>.</w:t>
        </w:r>
      </w:ins>
      <w:ins w:id="914" w:author="Benton, Deon" w:date="2026-03-07T20:42:00Z" w16du:dateUtc="2026-03-08T02:42:00Z">
        <w:r w:rsidR="003770EC">
          <w:rPr>
            <w:rFonts w:ascii="Times New Roman" w:hAnsi="Times New Roman" w:cs="Times New Roman"/>
          </w:rPr>
          <w:t xml:space="preserve"> Th</w:t>
        </w:r>
      </w:ins>
      <w:ins w:id="915" w:author="Benton, Deon" w:date="2026-03-07T20:43:00Z" w16du:dateUtc="2026-03-08T02:43:00Z">
        <w:r w:rsidR="003770EC">
          <w:rPr>
            <w:rFonts w:ascii="Times New Roman" w:hAnsi="Times New Roman" w:cs="Times New Roman"/>
          </w:rPr>
          <w:t xml:space="preserve">e reason </w:t>
        </w:r>
      </w:ins>
      <w:ins w:id="916" w:author="Benton, Deon" w:date="2026-03-07T20:53:00Z" w16du:dateUtc="2026-03-08T02:53:00Z">
        <w:r w:rsidR="007E006B">
          <w:rPr>
            <w:rFonts w:ascii="Times New Roman" w:hAnsi="Times New Roman" w:cs="Times New Roman"/>
          </w:rPr>
          <w:t>such evidence is lacking is</w:t>
        </w:r>
      </w:ins>
      <w:ins w:id="917" w:author="Benton, Deon" w:date="2026-03-07T20:43:00Z" w16du:dateUtc="2026-03-08T02:43:00Z">
        <w:r w:rsidR="003770EC">
          <w:rPr>
            <w:rFonts w:ascii="Times New Roman" w:hAnsi="Times New Roman" w:cs="Times New Roman"/>
          </w:rPr>
          <w:t xml:space="preserve"> that</w:t>
        </w:r>
      </w:ins>
      <w:ins w:id="918" w:author="Benton, Deon" w:date="2026-03-07T20:54:00Z" w16du:dateUtc="2026-03-08T02:54:00Z">
        <w:r w:rsidR="007E006B">
          <w:rPr>
            <w:rFonts w:ascii="Times New Roman" w:hAnsi="Times New Roman" w:cs="Times New Roman"/>
          </w:rPr>
          <w:t xml:space="preserve"> existing accounts have interpreted</w:t>
        </w:r>
      </w:ins>
      <w:ins w:id="919" w:author="Benton, Deon" w:date="2026-03-07T20:38:00Z" w16du:dateUtc="2026-03-08T02:38:00Z">
        <w:r w:rsidR="003770EC">
          <w:rPr>
            <w:rFonts w:ascii="Times New Roman" w:hAnsi="Times New Roman" w:cs="Times New Roman"/>
          </w:rPr>
          <w:t xml:space="preserve"> infants’ looking </w:t>
        </w:r>
      </w:ins>
      <w:ins w:id="920" w:author="Benton, Deon" w:date="2026-03-07T20:42:00Z" w16du:dateUtc="2026-03-08T02:42:00Z">
        <w:r w:rsidR="003770EC">
          <w:rPr>
            <w:rFonts w:ascii="Times New Roman" w:hAnsi="Times New Roman" w:cs="Times New Roman"/>
          </w:rPr>
          <w:t>behaviors</w:t>
        </w:r>
      </w:ins>
      <w:ins w:id="921" w:author="Benton, Deon" w:date="2026-03-07T20:38:00Z" w16du:dateUtc="2026-03-08T02:38:00Z">
        <w:r w:rsidR="003770EC">
          <w:rPr>
            <w:rFonts w:ascii="Times New Roman" w:hAnsi="Times New Roman" w:cs="Times New Roman"/>
          </w:rPr>
          <w:t xml:space="preserve"> in studies on this topic as arising from </w:t>
        </w:r>
      </w:ins>
      <w:ins w:id="922" w:author="Benton, Deon" w:date="2026-03-07T20:39:00Z" w16du:dateUtc="2026-03-08T02:39:00Z">
        <w:r w:rsidR="003770EC">
          <w:rPr>
            <w:rFonts w:ascii="Times New Roman" w:hAnsi="Times New Roman" w:cs="Times New Roman"/>
          </w:rPr>
          <w:t>abstract</w:t>
        </w:r>
      </w:ins>
      <w:ins w:id="923" w:author="Benton, Deon" w:date="2026-03-07T20:38:00Z" w16du:dateUtc="2026-03-08T02:38:00Z">
        <w:r w:rsidR="003770EC">
          <w:rPr>
            <w:rFonts w:ascii="Times New Roman" w:hAnsi="Times New Roman" w:cs="Times New Roman"/>
          </w:rPr>
          <w:t>, conceptual</w:t>
        </w:r>
      </w:ins>
      <w:ins w:id="924" w:author="Benton, Deon" w:date="2026-03-07T20:39:00Z" w16du:dateUtc="2026-03-08T02:39:00Z">
        <w:r w:rsidR="003770EC">
          <w:rPr>
            <w:rFonts w:ascii="Times New Roman" w:hAnsi="Times New Roman" w:cs="Times New Roman"/>
          </w:rPr>
          <w:t>ly rich notions of acti</w:t>
        </w:r>
      </w:ins>
      <w:ins w:id="925" w:author="Benton, Deon" w:date="2026-03-07T20:54:00Z" w16du:dateUtc="2026-03-08T02:54:00Z">
        <w:r w:rsidR="007E006B">
          <w:rPr>
            <w:rFonts w:ascii="Times New Roman" w:hAnsi="Times New Roman" w:cs="Times New Roman"/>
          </w:rPr>
          <w:t>on rather than from associations formed</w:t>
        </w:r>
      </w:ins>
      <w:ins w:id="926" w:author="Benton, Deon" w:date="2026-03-07T20:55:00Z" w16du:dateUtc="2026-03-08T02:55:00Z">
        <w:r w:rsidR="007E006B">
          <w:rPr>
            <w:rFonts w:ascii="Times New Roman" w:hAnsi="Times New Roman" w:cs="Times New Roman"/>
          </w:rPr>
          <w:t xml:space="preserve"> over semantically neutral, visible, surface features.</w:t>
        </w:r>
      </w:ins>
      <w:ins w:id="927" w:author="Benton, Deon" w:date="2026-03-07T20:42:00Z" w16du:dateUtc="2026-03-08T02:42:00Z">
        <w:r w:rsidR="003770EC">
          <w:rPr>
            <w:rFonts w:ascii="Times New Roman" w:hAnsi="Times New Roman" w:cs="Times New Roman"/>
          </w:rPr>
          <w:t xml:space="preserve"> </w:t>
        </w:r>
      </w:ins>
    </w:p>
    <w:p w14:paraId="7BCA20BA" w14:textId="2B8945A0" w:rsidR="00524642" w:rsidRDefault="008F6102" w:rsidP="00652EF0">
      <w:pPr>
        <w:spacing w:line="480" w:lineRule="auto"/>
        <w:ind w:firstLine="720"/>
        <w:contextualSpacing/>
        <w:rPr>
          <w:rFonts w:ascii="Times New Roman" w:hAnsi="Times New Roman" w:cs="Times New Roman"/>
        </w:rPr>
      </w:pPr>
      <w:ins w:id="928" w:author="Benton, Deon" w:date="2026-03-07T20:58:00Z" w16du:dateUtc="2026-03-08T02:58:00Z">
        <w:r>
          <w:rPr>
            <w:rFonts w:ascii="Times New Roman" w:hAnsi="Times New Roman" w:cs="Times New Roman"/>
          </w:rPr>
          <w:t>Horizontal Posit</w:t>
        </w:r>
      </w:ins>
      <w:ins w:id="929" w:author="Benton, Deon" w:date="2026-03-07T21:00:00Z" w16du:dateUtc="2026-03-08T03:00:00Z">
        <w:r>
          <w:rPr>
            <w:rFonts w:ascii="Times New Roman" w:hAnsi="Times New Roman" w:cs="Times New Roman"/>
          </w:rPr>
          <w:t>i</w:t>
        </w:r>
      </w:ins>
      <w:ins w:id="930" w:author="Benton, Deon" w:date="2026-03-07T20:58:00Z" w16du:dateUtc="2026-03-08T02:58:00Z">
        <w:r>
          <w:rPr>
            <w:rFonts w:ascii="Times New Roman" w:hAnsi="Times New Roman" w:cs="Times New Roman"/>
          </w:rPr>
          <w:t>on</w:t>
        </w:r>
      </w:ins>
      <w:ins w:id="931" w:author="Benton, Deon" w:date="2026-03-07T21:00:00Z" w16du:dateUtc="2026-03-08T03:00:00Z">
        <w:r>
          <w:rPr>
            <w:rFonts w:ascii="Times New Roman" w:hAnsi="Times New Roman" w:cs="Times New Roman"/>
          </w:rPr>
          <w:t xml:space="preserve"> </w:t>
        </w:r>
      </w:ins>
      <w:ins w:id="932" w:author="Benton, Deon" w:date="2026-03-07T20:58:00Z" w16du:dateUtc="2026-03-08T02:58:00Z">
        <w:r>
          <w:rPr>
            <w:rFonts w:ascii="Times New Roman" w:hAnsi="Times New Roman" w:cs="Times New Roman"/>
          </w:rPr>
          <w:t>w</w:t>
        </w:r>
      </w:ins>
      <w:ins w:id="933" w:author="Benton, Deon" w:date="2026-03-07T20:59:00Z" w16du:dateUtc="2026-03-08T02:59:00Z">
        <w:r>
          <w:rPr>
            <w:rFonts w:ascii="Times New Roman" w:hAnsi="Times New Roman" w:cs="Times New Roman"/>
          </w:rPr>
          <w:t>a</w:t>
        </w:r>
      </w:ins>
      <w:ins w:id="934"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935" w:author="Benton, Deon" w:date="2026-03-07T20:59:00Z" w16du:dateUtc="2026-03-08T02:59:00Z">
        <w:r>
          <w:rPr>
            <w:rFonts w:ascii="Times New Roman" w:hAnsi="Times New Roman" w:cs="Times New Roman"/>
          </w:rPr>
          <w:t>.</w:t>
        </w:r>
      </w:ins>
      <w:ins w:id="936"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937"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938" w:author="Benton, Deon" w:date="2026-02-27T13:09:00Z" w16du:dateUtc="2026-02-27T19:09:00Z">
        <w:r w:rsidR="00CF4781">
          <w:rPr>
            <w:rFonts w:ascii="Times New Roman" w:eastAsia="Times New Roman" w:hAnsi="Times New Roman" w:cs="Times New Roman"/>
          </w:rPr>
          <w:t>group that captured the</w:t>
        </w:r>
      </w:ins>
      <w:ins w:id="939" w:author="Benton, Deon" w:date="2026-03-07T21:00:00Z" w16du:dateUtc="2026-03-08T03:00:00Z">
        <w:r>
          <w:rPr>
            <w:rFonts w:ascii="Times New Roman" w:eastAsia="Times New Roman" w:hAnsi="Times New Roman" w:cs="Times New Roman"/>
          </w:rPr>
          <w:t xml:space="preserve"> horizontal</w:t>
        </w:r>
      </w:ins>
      <w:ins w:id="940"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941" w:author="Benton, Deon" w:date="2026-02-27T13:10:00Z" w16du:dateUtc="2026-02-27T19:10:00Z">
        <w:r w:rsidR="005E2925">
          <w:rPr>
            <w:rFonts w:ascii="Times New Roman" w:eastAsia="Times New Roman" w:hAnsi="Times New Roman" w:cs="Times New Roman"/>
          </w:rPr>
          <w:t xml:space="preserve">proach, </w:t>
        </w:r>
      </w:ins>
      <w:ins w:id="942" w:author="Benton, Deon" w:date="2026-02-27T13:09:00Z" w16du:dateUtc="2026-02-27T19:09:00Z">
        <w:r w:rsidR="005E2925">
          <w:rPr>
            <w:rFonts w:ascii="Times New Roman" w:eastAsia="Times New Roman" w:hAnsi="Times New Roman" w:cs="Times New Roman"/>
          </w:rPr>
          <w:t xml:space="preserve">see </w:t>
        </w:r>
      </w:ins>
      <w:ins w:id="943" w:author="Benton, Deon" w:date="2026-03-07T20:59:00Z" w16du:dateUtc="2026-03-08T02:59:00Z">
        <w:r>
          <w:rPr>
            <w:rFonts w:ascii="Times New Roman" w:eastAsia="Times New Roman" w:hAnsi="Times New Roman" w:cs="Times New Roman"/>
          </w:rPr>
          <w:t xml:space="preserve">Benton, 2024 and </w:t>
        </w:r>
      </w:ins>
      <w:proofErr w:type="spellStart"/>
      <w:ins w:id="944" w:author="Benton, Deon" w:date="2026-02-27T13:09:00Z" w16du:dateUtc="2026-02-27T19:09:00Z">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945"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946" w:author="Benton, Deon" w:date="2026-03-07T21:00:00Z" w16du:dateUtc="2026-03-08T03:00:00Z">
        <w:r>
          <w:rPr>
            <w:rFonts w:ascii="Times New Roman" w:eastAsia="Times New Roman" w:hAnsi="Times New Roman" w:cs="Times New Roman"/>
          </w:rPr>
          <w:t>th</w:t>
        </w:r>
      </w:ins>
      <w:ins w:id="947"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948"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949" w:author="Benton, Deon" w:date="2026-03-07T21:01:00Z" w16du:dateUtc="2026-03-08T03:01:00Z">
        <w:r>
          <w:rPr>
            <w:rFonts w:ascii="Times New Roman" w:eastAsia="Times New Roman" w:hAnsi="Times New Roman" w:cs="Times New Roman"/>
          </w:rPr>
          <w:t xml:space="preserve">is </w:t>
        </w:r>
      </w:ins>
      <w:del w:id="950" w:author="Benton, Deon" w:date="2026-03-07T21:01:00Z" w16du:dateUtc="2026-03-08T03:01:00Z">
        <w:r w:rsidR="00AF1530" w:rsidDel="008F6102">
          <w:rPr>
            <w:rFonts w:ascii="Times New Roman" w:eastAsia="Times New Roman" w:hAnsi="Times New Roman" w:cs="Times New Roman"/>
          </w:rPr>
          <w:delText xml:space="preserve">e </w:delText>
        </w:r>
      </w:del>
      <w:ins w:id="951"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952"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953"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w:t>
      </w:r>
      <w:r w:rsidR="00AF1530">
        <w:rPr>
          <w:rFonts w:ascii="Times New Roman" w:eastAsia="Times New Roman" w:hAnsi="Times New Roman" w:cs="Times New Roman"/>
        </w:rPr>
        <w:lastRenderedPageBreak/>
        <w:t>left) in the corresponding output group.</w:t>
      </w:r>
      <w:r w:rsidR="00125E54">
        <w:rPr>
          <w:rFonts w:ascii="Times New Roman" w:eastAsia="Times New Roman" w:hAnsi="Times New Roman" w:cs="Times New Roman"/>
        </w:rPr>
        <w:t xml:space="preserve"> </w:t>
      </w:r>
      <w:ins w:id="954"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955"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956"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957"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958"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959"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960" w:author="Benton, Deon" w:date="2026-02-27T13:41:00Z" w16du:dateUtc="2026-02-27T19:41:00Z">
        <w:r w:rsidR="00773EE1">
          <w:rPr>
            <w:rFonts w:ascii="Times New Roman" w:hAnsi="Times New Roman" w:cs="Times New Roman"/>
          </w:rPr>
          <w:t xml:space="preserve">Separating these </w:t>
        </w:r>
      </w:ins>
      <w:ins w:id="961" w:author="Benton, Deon" w:date="2026-02-27T13:39:00Z" w16du:dateUtc="2026-02-27T19:39:00Z">
        <w:r w:rsidR="00DD510D">
          <w:rPr>
            <w:rFonts w:ascii="Times New Roman" w:hAnsi="Times New Roman" w:cs="Times New Roman"/>
          </w:rPr>
          <w:t>two aspects of motion—that is, hori</w:t>
        </w:r>
      </w:ins>
      <w:ins w:id="962" w:author="Benton, Deon" w:date="2026-02-27T13:40:00Z" w16du:dateUtc="2026-02-27T19:40:00Z">
        <w:r w:rsidR="00DD510D">
          <w:rPr>
            <w:rFonts w:ascii="Times New Roman" w:hAnsi="Times New Roman" w:cs="Times New Roman"/>
          </w:rPr>
          <w:t>zontal translation from curvature—</w:t>
        </w:r>
      </w:ins>
      <w:ins w:id="963" w:author="Benton, Deon" w:date="2026-02-27T13:42:00Z" w16du:dateUtc="2026-02-27T19:42:00Z">
        <w:r w:rsidR="00773EE1">
          <w:rPr>
            <w:rFonts w:ascii="Times New Roman" w:hAnsi="Times New Roman" w:cs="Times New Roman"/>
          </w:rPr>
          <w:t>in this way enabled</w:t>
        </w:r>
      </w:ins>
      <w:ins w:id="964" w:author="Benton, Deon" w:date="2026-02-27T13:41:00Z" w16du:dateUtc="2026-02-27T19:41:00Z">
        <w:r w:rsidR="00773EE1">
          <w:rPr>
            <w:rFonts w:ascii="Times New Roman" w:hAnsi="Times New Roman" w:cs="Times New Roman"/>
          </w:rPr>
          <w:t xml:space="preserve"> </w:t>
        </w:r>
      </w:ins>
      <w:ins w:id="965" w:author="Benton, Deon" w:date="2026-02-27T13:42:00Z" w16du:dateUtc="2026-02-27T19:42:00Z">
        <w:r w:rsidR="00773EE1">
          <w:rPr>
            <w:rFonts w:ascii="Times New Roman" w:hAnsi="Times New Roman" w:cs="Times New Roman"/>
          </w:rPr>
          <w:t>the</w:t>
        </w:r>
      </w:ins>
      <w:ins w:id="966" w:author="Benton, Deon" w:date="2026-02-27T13:40:00Z" w16du:dateUtc="2026-02-27T19:40:00Z">
        <w:r w:rsidR="00773EE1">
          <w:rPr>
            <w:rFonts w:ascii="Times New Roman" w:hAnsi="Times New Roman" w:cs="Times New Roman"/>
          </w:rPr>
          <w:t xml:space="preserve"> model to represent </w:t>
        </w:r>
      </w:ins>
      <w:ins w:id="967" w:author="Benton, Deon" w:date="2026-02-27T13:43:00Z" w16du:dateUtc="2026-02-27T19:43:00Z">
        <w:r w:rsidR="008E11CA">
          <w:rPr>
            <w:rFonts w:ascii="Times New Roman" w:hAnsi="Times New Roman" w:cs="Times New Roman"/>
          </w:rPr>
          <w:t>heading direction</w:t>
        </w:r>
      </w:ins>
      <w:ins w:id="968" w:author="Benton, Deon" w:date="2026-02-27T13:41:00Z" w16du:dateUtc="2026-02-27T19:41:00Z">
        <w:r w:rsidR="00773EE1">
          <w:rPr>
            <w:rFonts w:ascii="Times New Roman" w:hAnsi="Times New Roman" w:cs="Times New Roman"/>
          </w:rPr>
          <w:t xml:space="preserve"> independently from </w:t>
        </w:r>
      </w:ins>
      <w:ins w:id="969" w:author="Benton, Deon" w:date="2026-02-27T13:44:00Z" w16du:dateUtc="2026-02-27T19:44:00Z">
        <w:r w:rsidR="008E11CA">
          <w:rPr>
            <w:rFonts w:ascii="Times New Roman" w:hAnsi="Times New Roman" w:cs="Times New Roman"/>
          </w:rPr>
          <w:t xml:space="preserve">its </w:t>
        </w:r>
      </w:ins>
      <w:ins w:id="970" w:author="Benton, Deon" w:date="2026-02-27T13:41:00Z" w16du:dateUtc="2026-02-27T19:41:00Z">
        <w:r w:rsidR="00773EE1">
          <w:rPr>
            <w:rFonts w:ascii="Times New Roman" w:hAnsi="Times New Roman" w:cs="Times New Roman"/>
          </w:rPr>
          <w:t>geometry</w:t>
        </w:r>
      </w:ins>
      <w:ins w:id="971"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972"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973"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974"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975"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976"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977"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978"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979"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980" w:author="Benton, Deon" w:date="2026-02-27T13:54:00Z" w16du:dateUtc="2026-02-27T19:54:00Z">
        <w:r w:rsidR="007C37CB">
          <w:rPr>
            <w:rFonts w:ascii="Times New Roman" w:hAnsi="Times New Roman" w:cs="Times New Roman"/>
          </w:rPr>
          <w:t>Obstacle Horizontal</w:t>
        </w:r>
      </w:ins>
      <w:ins w:id="981" w:author="Benton, Deon" w:date="2026-02-27T14:03:00Z" w16du:dateUtc="2026-02-27T20:03:00Z">
        <w:r w:rsidR="00334B9E">
          <w:rPr>
            <w:rFonts w:ascii="Times New Roman" w:hAnsi="Times New Roman" w:cs="Times New Roman"/>
          </w:rPr>
          <w:t xml:space="preserve"> Spatial</w:t>
        </w:r>
      </w:ins>
      <w:ins w:id="982"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983" w:author="Benton, Deon" w:date="2026-02-27T16:06:00Z" w16du:dateUtc="2026-02-27T22:06:00Z">
        <w:r w:rsidR="000D00F9">
          <w:rPr>
            <w:rFonts w:ascii="Times New Roman" w:hAnsi="Times New Roman" w:cs="Times New Roman"/>
          </w:rPr>
          <w:t xml:space="preserve">Arc </w:t>
        </w:r>
      </w:ins>
      <w:ins w:id="984"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985"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986"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987"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988"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989"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99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991"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992"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993"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994"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995"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996" w:author="Benton, Deon" w:date="2026-02-27T13:57:00Z" w16du:dateUtc="2026-02-27T19:57:00Z">
        <w:r w:rsidR="00A858D9">
          <w:rPr>
            <w:rFonts w:ascii="Times New Roman" w:hAnsi="Times New Roman" w:cs="Times New Roman"/>
          </w:rPr>
          <w:t xml:space="preserve"> the absence of a</w:t>
        </w:r>
      </w:ins>
      <w:ins w:id="997" w:author="Benton, Deon" w:date="2026-02-27T13:58:00Z" w16du:dateUtc="2026-02-27T19:58:00Z">
        <w:r w:rsidR="003730F6">
          <w:rPr>
            <w:rFonts w:ascii="Times New Roman" w:hAnsi="Times New Roman" w:cs="Times New Roman"/>
          </w:rPr>
          <w:t xml:space="preserve">n </w:t>
        </w:r>
      </w:ins>
      <w:ins w:id="998" w:author="Benton, Deon" w:date="2026-02-27T14:00:00Z" w16du:dateUtc="2026-02-27T20:00:00Z">
        <w:r w:rsidR="003730F6">
          <w:rPr>
            <w:rFonts w:ascii="Times New Roman" w:hAnsi="Times New Roman" w:cs="Times New Roman"/>
          </w:rPr>
          <w:t>o</w:t>
        </w:r>
      </w:ins>
      <w:ins w:id="999"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000"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001"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002" w:author="Benton, Deon" w:date="2026-02-27T16:19:00Z" w16du:dateUtc="2026-02-27T22:19:00Z">
        <w:r w:rsidR="002D1FB6">
          <w:rPr>
            <w:rFonts w:ascii="Times New Roman" w:hAnsi="Times New Roman" w:cs="Times New Roman"/>
          </w:rPr>
          <w:t>Arced Peak and Obstacle Heights</w:t>
        </w:r>
      </w:ins>
      <w:ins w:id="1003"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004"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005"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006"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007"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008"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009"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010" w:author="Benton, Deon" w:date="2026-02-27T14:04:00Z" w16du:dateUtc="2026-02-27T20:04:00Z">
        <w:r w:rsidR="00334B9E">
          <w:rPr>
            <w:rFonts w:ascii="Times New Roman" w:hAnsi="Times New Roman" w:cs="Times New Roman"/>
          </w:rPr>
          <w:t xml:space="preserve">(i.e., the </w:t>
        </w:r>
        <w:r w:rsidR="00334B9E">
          <w:rPr>
            <w:rFonts w:ascii="Times New Roman" w:hAnsi="Times New Roman" w:cs="Times New Roman"/>
          </w:rPr>
          <w:lastRenderedPageBreak/>
          <w:t xml:space="preserve">obstacle was positioned in the middle of the screen) </w:t>
        </w:r>
      </w:ins>
      <w:r>
        <w:rPr>
          <w:rFonts w:ascii="Times New Roman" w:hAnsi="Times New Roman" w:cs="Times New Roman"/>
        </w:rPr>
        <w:t xml:space="preserve">and </w:t>
      </w:r>
      <w:ins w:id="1011"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012" w:author="Benton, Deon" w:date="2026-02-27T14:04:00Z" w16du:dateUtc="2026-02-27T20:04:00Z">
        <w:r w:rsidR="00334B9E">
          <w:rPr>
            <w:rFonts w:ascii="Times New Roman" w:hAnsi="Times New Roman" w:cs="Times New Roman"/>
          </w:rPr>
          <w:t xml:space="preserve">(i.e., the obstacle was positioned to </w:t>
        </w:r>
      </w:ins>
      <w:ins w:id="1013"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014"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1015" w:author="Benton, Deon" w:date="2026-02-27T16:07:00Z" w16du:dateUtc="2026-02-27T22:07:00Z">
        <w:r w:rsidR="000D00F9">
          <w:rPr>
            <w:rFonts w:ascii="Times New Roman" w:hAnsi="Times New Roman" w:cs="Times New Roman"/>
          </w:rPr>
          <w:t xml:space="preserve">was No </w:t>
        </w:r>
      </w:ins>
      <w:ins w:id="1016"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017" w:author="Benton, Deon" w:date="2026-02-27T16:07:00Z" w16du:dateUtc="2026-02-27T22:07:00Z">
        <w:r w:rsidR="00597AD3">
          <w:rPr>
            <w:rFonts w:ascii="Times New Roman" w:hAnsi="Times New Roman" w:cs="Times New Roman"/>
          </w:rPr>
          <w:t xml:space="preserve">an </w:t>
        </w:r>
      </w:ins>
      <w:ins w:id="1018" w:author="Benton, Deon" w:date="2026-02-27T16:08:00Z" w16du:dateUtc="2026-02-27T22:08:00Z">
        <w:r w:rsidR="00597AD3">
          <w:rPr>
            <w:rFonts w:ascii="Times New Roman" w:hAnsi="Times New Roman" w:cs="Times New Roman"/>
          </w:rPr>
          <w:t>object</w:t>
        </w:r>
      </w:ins>
      <w:ins w:id="1019" w:author="Benton, Deon" w:date="2026-02-27T16:07:00Z" w16du:dateUtc="2026-02-27T22:07:00Z">
        <w:r w:rsidR="00597AD3">
          <w:rPr>
            <w:rFonts w:ascii="Times New Roman" w:hAnsi="Times New Roman" w:cs="Times New Roman"/>
          </w:rPr>
          <w:t xml:space="preserve"> did n</w:t>
        </w:r>
      </w:ins>
      <w:ins w:id="1020"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021"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022"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023"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024"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025" w:author="Benton, Deon" w:date="2026-03-10T16:26:00Z" w16du:dateUtc="2026-03-10T21:26:00Z">
        <w:r w:rsidR="00D45295">
          <w:rPr>
            <w:rFonts w:ascii="Times New Roman" w:hAnsi="Times New Roman" w:cs="Times New Roman"/>
          </w:rPr>
          <w:t>). The</w:t>
        </w:r>
      </w:ins>
      <w:ins w:id="1026"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027"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028" w:author="Benton, Deon" w:date="2026-02-27T16:15:00Z" w16du:dateUtc="2026-02-27T22:15:00Z">
        <w:r w:rsidR="00305A74">
          <w:rPr>
            <w:rFonts w:ascii="Times New Roman" w:hAnsi="Times New Roman" w:cs="Times New Roman"/>
          </w:rPr>
          <w:t xml:space="preserve">whether the first and second object were </w:t>
        </w:r>
      </w:ins>
      <w:ins w:id="1029" w:author="Benton, Deon" w:date="2026-03-10T16:33:00Z" w16du:dateUtc="2026-03-10T21:33:00Z">
        <w:r w:rsidR="00362066">
          <w:rPr>
            <w:rFonts w:ascii="Times New Roman" w:hAnsi="Times New Roman" w:cs="Times New Roman"/>
          </w:rPr>
          <w:t>spatially abutted at</w:t>
        </w:r>
      </w:ins>
      <w:ins w:id="1030" w:author="Benton, Deon" w:date="2026-02-27T16:15:00Z" w16du:dateUtc="2026-02-27T22:15:00Z">
        <w:r w:rsidR="00305A74">
          <w:rPr>
            <w:rFonts w:ascii="Times New Roman" w:hAnsi="Times New Roman" w:cs="Times New Roman"/>
          </w:rPr>
          <w:t xml:space="preserve"> the end of a motion sequence</w:t>
        </w:r>
      </w:ins>
      <w:ins w:id="1031" w:author="Benton, Deon" w:date="2026-02-27T16:14:00Z" w16du:dateUtc="2026-02-27T22:14:00Z">
        <w:r w:rsidR="00305A74">
          <w:rPr>
            <w:rFonts w:ascii="Times New Roman" w:hAnsi="Times New Roman" w:cs="Times New Roman"/>
          </w:rPr>
          <w:t xml:space="preserve">. </w:t>
        </w:r>
      </w:ins>
      <w:ins w:id="1032"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033" w:author="Benton, Deon" w:date="2026-03-10T16:33:00Z" w16du:dateUtc="2026-03-10T21:33:00Z">
        <w:r w:rsidR="00362066">
          <w:rPr>
            <w:rFonts w:ascii="Times New Roman" w:hAnsi="Times New Roman" w:cs="Times New Roman"/>
          </w:rPr>
          <w:t>this was true</w:t>
        </w:r>
      </w:ins>
      <w:ins w:id="1034" w:author="Benton, Deon" w:date="2026-02-27T16:19:00Z" w16du:dateUtc="2026-02-27T22:19:00Z">
        <w:r w:rsidR="00774EFB">
          <w:rPr>
            <w:rFonts w:ascii="Times New Roman" w:hAnsi="Times New Roman" w:cs="Times New Roman"/>
          </w:rPr>
          <w:t>.</w:t>
        </w:r>
      </w:ins>
      <w:ins w:id="1035" w:author="Benton, Deon" w:date="2026-03-10T16:26:00Z" w16du:dateUtc="2026-03-10T21:26:00Z">
        <w:r w:rsidR="00D45295">
          <w:rPr>
            <w:rFonts w:ascii="Times New Roman" w:hAnsi="Times New Roman" w:cs="Times New Roman"/>
          </w:rPr>
          <w:t xml:space="preserve"> </w:t>
        </w:r>
      </w:ins>
      <w:ins w:id="1036"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AB206C5" w:rsidR="00A5450C" w:rsidRDefault="002204AE" w:rsidP="0050622B">
      <w:pPr>
        <w:spacing w:line="480" w:lineRule="auto"/>
        <w:ind w:firstLine="720"/>
        <w:contextualSpacing/>
        <w:rPr>
          <w:ins w:id="1037" w:author="Benton, Deon" w:date="2026-03-10T18:53:00Z" w16du:dateUtc="2026-03-10T23:53:00Z"/>
          <w:rFonts w:ascii="Times New Roman" w:hAnsi="Times New Roman" w:cs="Times New Roman"/>
        </w:rPr>
      </w:pPr>
      <w:ins w:id="1038" w:author="Benton, Deon" w:date="2026-03-10T17:49:00Z" w16du:dateUtc="2026-03-10T22:49:00Z">
        <w:r>
          <w:rPr>
            <w:rFonts w:ascii="Times New Roman" w:hAnsi="Times New Roman" w:cs="Times New Roman"/>
          </w:rPr>
          <w:t xml:space="preserve">As it relates to the final two </w:t>
        </w:r>
      </w:ins>
      <w:ins w:id="1039" w:author="Benton, Deon" w:date="2026-03-10T18:01:00Z" w16du:dateUtc="2026-03-10T23:01:00Z">
        <w:r w:rsidR="003E09E4">
          <w:rPr>
            <w:rFonts w:ascii="Times New Roman" w:hAnsi="Times New Roman" w:cs="Times New Roman"/>
          </w:rPr>
          <w:t>(</w:t>
        </w:r>
      </w:ins>
      <w:ins w:id="1040" w:author="Benton, Deon" w:date="2026-03-10T17:49:00Z" w16du:dateUtc="2026-03-10T22:49:00Z">
        <w:r>
          <w:rPr>
            <w:rFonts w:ascii="Times New Roman" w:hAnsi="Times New Roman" w:cs="Times New Roman"/>
          </w:rPr>
          <w:t>of the</w:t>
        </w:r>
      </w:ins>
      <w:ins w:id="1041" w:author="Benton, Deon" w:date="2026-03-10T18:02:00Z" w16du:dateUtc="2026-03-10T23:02:00Z">
        <w:r w:rsidR="003E09E4">
          <w:rPr>
            <w:rFonts w:ascii="Times New Roman" w:hAnsi="Times New Roman" w:cs="Times New Roman"/>
          </w:rPr>
          <w:t xml:space="preserve"> </w:t>
        </w:r>
      </w:ins>
      <w:ins w:id="1042" w:author="Benton, Deon" w:date="2026-03-10T17:49:00Z" w16du:dateUtc="2026-03-10T22:49:00Z">
        <w:r>
          <w:rPr>
            <w:rFonts w:ascii="Times New Roman" w:hAnsi="Times New Roman" w:cs="Times New Roman"/>
          </w:rPr>
          <w:t>seven</w:t>
        </w:r>
      </w:ins>
      <w:ins w:id="1043" w:author="Benton, Deon" w:date="2026-03-10T18:02:00Z" w16du:dateUtc="2026-03-10T23:02:00Z">
        <w:r w:rsidR="003E09E4">
          <w:rPr>
            <w:rFonts w:ascii="Times New Roman" w:hAnsi="Times New Roman" w:cs="Times New Roman"/>
          </w:rPr>
          <w:t>)</w:t>
        </w:r>
      </w:ins>
      <w:ins w:id="1044" w:author="Benton, Deon" w:date="2026-03-10T17:49:00Z" w16du:dateUtc="2026-03-10T22:49:00Z">
        <w:r>
          <w:rPr>
            <w:rFonts w:ascii="Times New Roman" w:hAnsi="Times New Roman" w:cs="Times New Roman"/>
          </w:rPr>
          <w:t xml:space="preserve"> groups, the </w:t>
        </w:r>
      </w:ins>
      <w:ins w:id="1045" w:author="Benton, Deon" w:date="2026-03-10T16:26:00Z" w16du:dateUtc="2026-03-10T21:26:00Z">
        <w:r w:rsidR="00D45295">
          <w:rPr>
            <w:rFonts w:ascii="Times New Roman" w:hAnsi="Times New Roman" w:cs="Times New Roman"/>
          </w:rPr>
          <w:t>single unit in the Looking System group</w:t>
        </w:r>
      </w:ins>
      <w:ins w:id="1046" w:author="Benton, Deon" w:date="2026-03-10T16:41:00Z" w16du:dateUtc="2026-03-10T21:41:00Z">
        <w:r w:rsidR="00226665">
          <w:rPr>
            <w:rFonts w:ascii="Times New Roman" w:hAnsi="Times New Roman" w:cs="Times New Roman"/>
          </w:rPr>
          <w:t xml:space="preserve"> served as a rough proxy for infants’</w:t>
        </w:r>
      </w:ins>
      <w:ins w:id="1047" w:author="Benton, Deon" w:date="2026-03-10T17:25:00Z" w16du:dateUtc="2026-03-10T22:25:00Z">
        <w:r w:rsidR="000D6F38">
          <w:rPr>
            <w:rFonts w:ascii="Times New Roman" w:hAnsi="Times New Roman" w:cs="Times New Roman"/>
          </w:rPr>
          <w:t xml:space="preserve"> general</w:t>
        </w:r>
      </w:ins>
      <w:ins w:id="1048" w:author="Benton, Deon" w:date="2026-03-10T16:41:00Z" w16du:dateUtc="2026-03-10T21:41:00Z">
        <w:r w:rsidR="00226665">
          <w:rPr>
            <w:rFonts w:ascii="Times New Roman" w:hAnsi="Times New Roman" w:cs="Times New Roman"/>
          </w:rPr>
          <w:t xml:space="preserve"> visual attention</w:t>
        </w:r>
      </w:ins>
      <w:ins w:id="1049" w:author="Benton, Deon" w:date="2026-03-10T17:26:00Z" w16du:dateUtc="2026-03-10T22:26:00Z">
        <w:r w:rsidR="000D6F38">
          <w:rPr>
            <w:rFonts w:ascii="Times New Roman" w:hAnsi="Times New Roman" w:cs="Times New Roman"/>
          </w:rPr>
          <w:t xml:space="preserve">. Although this </w:t>
        </w:r>
      </w:ins>
      <w:ins w:id="1050" w:author="Benton, Deon" w:date="2026-03-10T17:32:00Z" w16du:dateUtc="2026-03-10T22:32:00Z">
        <w:r w:rsidR="004D5FF4">
          <w:rPr>
            <w:rFonts w:ascii="Times New Roman" w:hAnsi="Times New Roman" w:cs="Times New Roman"/>
          </w:rPr>
          <w:t xml:space="preserve">simplification </w:t>
        </w:r>
      </w:ins>
      <w:ins w:id="1051" w:author="Benton, Deon" w:date="2026-03-10T17:33:00Z" w16du:dateUtc="2026-03-10T22:33:00Z">
        <w:r w:rsidR="004D5FF4">
          <w:rPr>
            <w:rFonts w:ascii="Times New Roman" w:hAnsi="Times New Roman" w:cs="Times New Roman"/>
          </w:rPr>
          <w:t>clearly omits important aspects</w:t>
        </w:r>
      </w:ins>
      <w:ins w:id="1052" w:author="Benton, Deon" w:date="2026-03-10T17:28:00Z" w16du:dateUtc="2026-03-10T22:28:00Z">
        <w:r w:rsidR="003B6663">
          <w:rPr>
            <w:rFonts w:ascii="Times New Roman" w:hAnsi="Times New Roman" w:cs="Times New Roman"/>
          </w:rPr>
          <w:t xml:space="preserve"> </w:t>
        </w:r>
      </w:ins>
      <w:ins w:id="1053" w:author="Benton, Deon" w:date="2026-03-10T17:39:00Z" w16du:dateUtc="2026-03-10T22:39:00Z">
        <w:r w:rsidR="009C18CF">
          <w:rPr>
            <w:rFonts w:ascii="Times New Roman" w:hAnsi="Times New Roman" w:cs="Times New Roman"/>
          </w:rPr>
          <w:t xml:space="preserve">of infant </w:t>
        </w:r>
      </w:ins>
      <w:ins w:id="1054" w:author="Benton, Deon" w:date="2026-03-10T17:28:00Z" w16du:dateUtc="2026-03-10T22:28:00Z">
        <w:r w:rsidR="003B6663">
          <w:rPr>
            <w:rFonts w:ascii="Times New Roman" w:hAnsi="Times New Roman" w:cs="Times New Roman"/>
          </w:rPr>
          <w:t>looking</w:t>
        </w:r>
      </w:ins>
      <w:ins w:id="1055" w:author="Benton, Deon" w:date="2026-03-10T17:34:00Z" w16du:dateUtc="2026-03-10T22:34:00Z">
        <w:r w:rsidR="00663890">
          <w:rPr>
            <w:rFonts w:ascii="Times New Roman" w:hAnsi="Times New Roman" w:cs="Times New Roman"/>
          </w:rPr>
          <w:t xml:space="preserve"> such as</w:t>
        </w:r>
      </w:ins>
      <w:ins w:id="1056" w:author="Benton, Deon" w:date="2026-03-10T17:39:00Z" w16du:dateUtc="2026-03-10T22:39:00Z">
        <w:r w:rsidR="009C18CF">
          <w:rPr>
            <w:rFonts w:ascii="Times New Roman" w:hAnsi="Times New Roman" w:cs="Times New Roman"/>
          </w:rPr>
          <w:t xml:space="preserve"> their selective spatial attention</w:t>
        </w:r>
      </w:ins>
      <w:ins w:id="1057" w:author="Benton, Deon" w:date="2026-03-10T17:26:00Z" w16du:dateUtc="2026-03-10T22:26:00Z">
        <w:r w:rsidR="000D6F38">
          <w:rPr>
            <w:rFonts w:ascii="Times New Roman" w:hAnsi="Times New Roman" w:cs="Times New Roman"/>
          </w:rPr>
          <w:t xml:space="preserve">, </w:t>
        </w:r>
      </w:ins>
      <w:ins w:id="1058" w:author="Benton, Deon" w:date="2026-03-10T17:33:00Z" w16du:dateUtc="2026-03-10T22:33:00Z">
        <w:r w:rsidR="004D5FF4" w:rsidRPr="004D5FF4">
          <w:rPr>
            <w:rFonts w:ascii="Times New Roman" w:hAnsi="Times New Roman" w:cs="Times New Roman"/>
          </w:rPr>
          <w:t xml:space="preserve">it </w:t>
        </w:r>
      </w:ins>
      <w:ins w:id="1059" w:author="Benton, Deon" w:date="2026-03-10T17:36:00Z" w16du:dateUtc="2026-03-10T22:36:00Z">
        <w:r w:rsidR="006A7B62">
          <w:rPr>
            <w:rFonts w:ascii="Times New Roman" w:hAnsi="Times New Roman" w:cs="Times New Roman"/>
          </w:rPr>
          <w:t>did capture the notion</w:t>
        </w:r>
      </w:ins>
      <w:ins w:id="1060" w:author="Benton, Deon" w:date="2026-03-10T17:39:00Z" w16du:dateUtc="2026-03-10T22:39:00Z">
        <w:r w:rsidR="00D72B1C">
          <w:rPr>
            <w:rFonts w:ascii="Times New Roman" w:hAnsi="Times New Roman" w:cs="Times New Roman"/>
          </w:rPr>
          <w:t>—as stip</w:t>
        </w:r>
      </w:ins>
      <w:ins w:id="1061" w:author="Benton, Deon" w:date="2026-03-10T17:40:00Z" w16du:dateUtc="2026-03-10T22:40:00Z">
        <w:r w:rsidR="00D72B1C">
          <w:rPr>
            <w:rFonts w:ascii="Times New Roman" w:hAnsi="Times New Roman" w:cs="Times New Roman"/>
          </w:rPr>
          <w:t>ulated in the present account—</w:t>
        </w:r>
      </w:ins>
      <w:ins w:id="1062" w:author="Benton, Deon" w:date="2026-03-10T17:36:00Z" w16du:dateUtc="2026-03-10T22:36:00Z">
        <w:r w:rsidR="006A7B62">
          <w:rPr>
            <w:rFonts w:ascii="Times New Roman" w:hAnsi="Times New Roman" w:cs="Times New Roman"/>
          </w:rPr>
          <w:t>that</w:t>
        </w:r>
      </w:ins>
      <w:ins w:id="1063" w:author="Benton, Deon" w:date="2026-03-10T17:37:00Z" w16du:dateUtc="2026-03-10T22:37:00Z">
        <w:r w:rsidR="006A7B62">
          <w:rPr>
            <w:rFonts w:ascii="Times New Roman" w:hAnsi="Times New Roman" w:cs="Times New Roman"/>
          </w:rPr>
          <w:t xml:space="preserve"> infants’ behaviors during </w:t>
        </w:r>
      </w:ins>
      <w:ins w:id="1064" w:author="Benton, Deon" w:date="2026-03-10T17:40:00Z" w16du:dateUtc="2026-03-10T22:40:00Z">
        <w:r w:rsidR="009352CD">
          <w:rPr>
            <w:rFonts w:ascii="Times New Roman" w:hAnsi="Times New Roman" w:cs="Times New Roman"/>
          </w:rPr>
          <w:t>action-understanding studies</w:t>
        </w:r>
      </w:ins>
      <w:ins w:id="1065"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066" w:author="Benton, Deon" w:date="2026-03-10T17:40:00Z" w16du:dateUtc="2026-03-10T22:40:00Z">
        <w:r w:rsidR="000079D0">
          <w:rPr>
            <w:rFonts w:ascii="Times New Roman" w:hAnsi="Times New Roman" w:cs="Times New Roman"/>
          </w:rPr>
          <w:t xml:space="preserve"> real-world</w:t>
        </w:r>
      </w:ins>
      <w:ins w:id="1067" w:author="Benton, Deon" w:date="2026-03-10T17:36:00Z" w16du:dateUtc="2026-03-10T22:36:00Z">
        <w:r w:rsidR="006A7B62">
          <w:rPr>
            <w:rFonts w:ascii="Times New Roman" w:hAnsi="Times New Roman" w:cs="Times New Roman"/>
          </w:rPr>
          <w:t xml:space="preserve"> </w:t>
        </w:r>
      </w:ins>
      <w:ins w:id="1068" w:author="Benton, Deon" w:date="2026-03-10T18:52:00Z" w16du:dateUtc="2026-03-10T23:52:00Z">
        <w:r w:rsidR="00241352">
          <w:rPr>
            <w:rFonts w:ascii="Times New Roman" w:hAnsi="Times New Roman" w:cs="Times New Roman"/>
          </w:rPr>
          <w:t>experience visually processing</w:t>
        </w:r>
      </w:ins>
      <w:ins w:id="1069" w:author="Benton, Deon" w:date="2026-03-10T17:36:00Z" w16du:dateUtc="2026-03-10T22:36:00Z">
        <w:r w:rsidR="006A7B62">
          <w:rPr>
            <w:rFonts w:ascii="Times New Roman" w:hAnsi="Times New Roman" w:cs="Times New Roman"/>
          </w:rPr>
          <w:t xml:space="preserve"> different motion events</w:t>
        </w:r>
      </w:ins>
      <w:ins w:id="1070" w:author="Benton, Deon" w:date="2026-03-10T17:37:00Z" w16du:dateUtc="2026-03-10T22:37:00Z">
        <w:r w:rsidR="00E84C42">
          <w:rPr>
            <w:rFonts w:ascii="Times New Roman" w:hAnsi="Times New Roman" w:cs="Times New Roman"/>
          </w:rPr>
          <w:t>.</w:t>
        </w:r>
      </w:ins>
      <w:ins w:id="1071" w:author="Benton, Deon" w:date="2026-03-10T17:36:00Z" w16du:dateUtc="2026-03-10T22:36:00Z">
        <w:r w:rsidR="006A7B62">
          <w:rPr>
            <w:rFonts w:ascii="Times New Roman" w:hAnsi="Times New Roman" w:cs="Times New Roman"/>
          </w:rPr>
          <w:t xml:space="preserve"> </w:t>
        </w:r>
      </w:ins>
      <w:ins w:id="1072" w:author="Benton, Deon" w:date="2026-03-10T17:47:00Z" w16du:dateUtc="2026-03-10T22:47:00Z">
        <w:r w:rsidR="00771E48">
          <w:rPr>
            <w:rFonts w:ascii="Times New Roman" w:hAnsi="Times New Roman" w:cs="Times New Roman"/>
          </w:rPr>
          <w:t>Crucially, given that looking is an action that awake infants engage in from birth—despite the fact that their visual acuity is poor (e.g., Ayzenberg &amp; Behrmann, 2023)—in the simulations reported below, this system remained on at all times.</w:t>
        </w:r>
      </w:ins>
      <w:ins w:id="1073" w:author="Benton, Deon" w:date="2026-03-10T18:53:00Z" w16du:dateUtc="2026-03-10T23:53:00Z">
        <w:r w:rsidR="00A5450C">
          <w:rPr>
            <w:rFonts w:ascii="Times New Roman" w:hAnsi="Times New Roman" w:cs="Times New Roman"/>
          </w:rPr>
          <w:t xml:space="preserve"> </w:t>
        </w:r>
      </w:ins>
      <w:ins w:id="1074"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075" w:author="Benton, Deon" w:date="2026-03-10T19:00:00Z" w16du:dateUtc="2026-03-11T00:00:00Z">
        <w:r w:rsidR="002C7217">
          <w:rPr>
            <w:rFonts w:ascii="Times New Roman" w:hAnsi="Times New Roman" w:cs="Times New Roman"/>
          </w:rPr>
          <w:t>attending</w:t>
        </w:r>
      </w:ins>
      <w:ins w:id="1076" w:author="Benton, Deon" w:date="2026-03-10T18:54:00Z" w16du:dateUtc="2026-03-10T23:54:00Z">
        <w:r w:rsidR="00A5450C">
          <w:rPr>
            <w:rFonts w:ascii="Times New Roman" w:hAnsi="Times New Roman" w:cs="Times New Roman"/>
          </w:rPr>
          <w:t xml:space="preserve"> an event rather than where spatially that attention was directed, </w:t>
        </w:r>
      </w:ins>
      <w:ins w:id="1077" w:author="Benton, Deon" w:date="2026-03-10T18:59:00Z" w16du:dateUtc="2026-03-10T23:59:00Z">
        <w:r w:rsidR="002C7217">
          <w:rPr>
            <w:rFonts w:ascii="Times New Roman" w:hAnsi="Times New Roman" w:cs="Times New Roman"/>
          </w:rPr>
          <w:t xml:space="preserve">the differential salience of elements in a scene (e.g., the salience of an obstacle when it is beneath rather than beside curved motion) was </w:t>
        </w:r>
        <w:r w:rsidR="002C7217">
          <w:rPr>
            <w:rFonts w:ascii="Times New Roman" w:hAnsi="Times New Roman" w:cs="Times New Roman"/>
          </w:rPr>
          <w:lastRenderedPageBreak/>
          <w:t>not represented within the system itself.</w:t>
        </w:r>
      </w:ins>
      <w:ins w:id="1078"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1079" w:author="Benton, Deon" w:date="2026-03-10T18:55:00Z" w16du:dateUtc="2026-03-10T23:55:00Z">
        <w:r w:rsidR="00EB031A">
          <w:rPr>
            <w:rFonts w:ascii="Times New Roman" w:hAnsi="Times New Roman" w:cs="Times New Roman"/>
          </w:rPr>
          <w:t xml:space="preserve"> </w:t>
        </w:r>
      </w:ins>
    </w:p>
    <w:p w14:paraId="23B98B00" w14:textId="615ABFFC" w:rsidR="00410230" w:rsidRDefault="00771E48" w:rsidP="00DB1E68">
      <w:pPr>
        <w:spacing w:line="480" w:lineRule="auto"/>
        <w:ind w:firstLine="720"/>
        <w:contextualSpacing/>
        <w:rPr>
          <w:ins w:id="1080" w:author="Benton, Deon" w:date="2026-03-10T18:50:00Z" w16du:dateUtc="2026-03-10T23:50:00Z"/>
          <w:rFonts w:ascii="Times New Roman" w:hAnsi="Times New Roman" w:cs="Times New Roman"/>
        </w:rPr>
      </w:pPr>
      <w:ins w:id="1081" w:author="Benton, Deon" w:date="2026-03-10T17:47:00Z" w16du:dateUtc="2026-03-10T22:47:00Z">
        <w:r>
          <w:rPr>
            <w:rFonts w:ascii="Times New Roman" w:hAnsi="Times New Roman" w:cs="Times New Roman"/>
          </w:rPr>
          <w:t xml:space="preserve"> </w:t>
        </w:r>
      </w:ins>
      <w:ins w:id="1082" w:author="Benton, Deon" w:date="2026-03-10T17:40:00Z" w16du:dateUtc="2026-03-10T22:40:00Z">
        <w:r w:rsidR="000079D0">
          <w:rPr>
            <w:rFonts w:ascii="Times New Roman" w:hAnsi="Times New Roman" w:cs="Times New Roman"/>
          </w:rPr>
          <w:t>The final group was the Reaching System. This group</w:t>
        </w:r>
      </w:ins>
      <w:ins w:id="1083" w:author="Benton, Deon" w:date="2026-03-10T17:41:00Z" w16du:dateUtc="2026-03-10T22:41:00Z">
        <w:r w:rsidR="000079D0">
          <w:rPr>
            <w:rFonts w:ascii="Times New Roman" w:hAnsi="Times New Roman" w:cs="Times New Roman"/>
          </w:rPr>
          <w:t xml:space="preserve"> implemented a rudimentary model of infant reaching during</w:t>
        </w:r>
      </w:ins>
      <w:ins w:id="1084" w:author="Benton, Deon" w:date="2026-03-10T17:40:00Z" w16du:dateUtc="2026-03-10T22:40:00Z">
        <w:r w:rsidR="000079D0">
          <w:rPr>
            <w:rFonts w:ascii="Times New Roman" w:hAnsi="Times New Roman" w:cs="Times New Roman"/>
          </w:rPr>
          <w:t xml:space="preserve"> a motion event</w:t>
        </w:r>
      </w:ins>
      <w:ins w:id="1085"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aspects of reaching such as the target or effectiveness of a r</w:t>
        </w:r>
      </w:ins>
      <w:ins w:id="1086" w:author="Benton, Deon" w:date="2026-03-10T17:52:00Z" w16du:dateUtc="2026-03-10T22:52:00Z">
        <w:r w:rsidR="003E497A">
          <w:rPr>
            <w:rFonts w:ascii="Times New Roman" w:hAnsi="Times New Roman" w:cs="Times New Roman"/>
          </w:rPr>
          <w:t>each, this system, like the</w:t>
        </w:r>
      </w:ins>
      <w:ins w:id="1087" w:author="Benton, Deon" w:date="2026-03-10T17:50:00Z" w16du:dateUtc="2026-03-10T22:50:00Z">
        <w:r w:rsidR="002204AE">
          <w:rPr>
            <w:rFonts w:ascii="Times New Roman" w:hAnsi="Times New Roman" w:cs="Times New Roman"/>
          </w:rPr>
          <w:t xml:space="preserve"> </w:t>
        </w:r>
      </w:ins>
      <w:ins w:id="1088" w:author="Benton, Deon" w:date="2026-03-10T17:41:00Z" w16du:dateUtc="2026-03-10T22:41:00Z">
        <w:r w:rsidR="000079D0">
          <w:rPr>
            <w:rFonts w:ascii="Times New Roman" w:hAnsi="Times New Roman" w:cs="Times New Roman"/>
          </w:rPr>
          <w:t xml:space="preserve">Looking System, grossly oversimplifies </w:t>
        </w:r>
      </w:ins>
      <w:ins w:id="1089" w:author="Benton, Deon" w:date="2026-03-10T17:43:00Z" w16du:dateUtc="2026-03-10T22:43:00Z">
        <w:r w:rsidR="00947FC3">
          <w:rPr>
            <w:rFonts w:ascii="Times New Roman" w:hAnsi="Times New Roman" w:cs="Times New Roman"/>
          </w:rPr>
          <w:t>infants’ real-world reaching behaviors.</w:t>
        </w:r>
      </w:ins>
      <w:ins w:id="1090" w:author="Benton, Deon" w:date="2026-03-10T18:34:00Z" w16du:dateUtc="2026-03-10T23:34:00Z">
        <w:r w:rsidR="00207271">
          <w:rPr>
            <w:rFonts w:ascii="Times New Roman" w:hAnsi="Times New Roman" w:cs="Times New Roman"/>
          </w:rPr>
          <w:t xml:space="preserve"> Nonetheless, t</w:t>
        </w:r>
      </w:ins>
      <w:ins w:id="1091" w:author="Benton, Deon" w:date="2026-03-10T17:52:00Z" w16du:dateUtc="2026-03-10T22:52:00Z">
        <w:r w:rsidR="003E497A">
          <w:rPr>
            <w:rFonts w:ascii="Times New Roman" w:hAnsi="Times New Roman" w:cs="Times New Roman"/>
          </w:rPr>
          <w:t xml:space="preserve">his system was included </w:t>
        </w:r>
      </w:ins>
      <w:ins w:id="1092" w:author="Benton, Deon" w:date="2026-03-10T18:34:00Z" w16du:dateUtc="2026-03-10T23:34:00Z">
        <w:r w:rsidR="00207271">
          <w:rPr>
            <w:rFonts w:ascii="Times New Roman" w:hAnsi="Times New Roman" w:cs="Times New Roman"/>
          </w:rPr>
          <w:t>for two reasons. First,</w:t>
        </w:r>
      </w:ins>
      <w:ins w:id="1093" w:author="Benton, Deon" w:date="2026-03-10T18:40:00Z" w16du:dateUtc="2026-03-10T23:40:00Z">
        <w:r w:rsidR="00B5101D">
          <w:rPr>
            <w:rFonts w:ascii="Times New Roman" w:hAnsi="Times New Roman" w:cs="Times New Roman"/>
          </w:rPr>
          <w:t xml:space="preserve"> it is unlikely </w:t>
        </w:r>
      </w:ins>
      <w:ins w:id="1094" w:author="Benton, Deon" w:date="2026-03-10T18:43:00Z" w16du:dateUtc="2026-03-10T23:43:00Z">
        <w:r w:rsidR="003960B5">
          <w:rPr>
            <w:rFonts w:ascii="Times New Roman" w:hAnsi="Times New Roman" w:cs="Times New Roman"/>
          </w:rPr>
          <w:t>that infants are</w:t>
        </w:r>
      </w:ins>
      <w:ins w:id="1095" w:author="Benton, Deon" w:date="2026-03-10T18:41:00Z" w16du:dateUtc="2026-03-10T23:41:00Z">
        <w:r w:rsidR="003960B5">
          <w:rPr>
            <w:rFonts w:ascii="Times New Roman" w:hAnsi="Times New Roman" w:cs="Times New Roman"/>
          </w:rPr>
          <w:t xml:space="preserve"> limited to observing motion events</w:t>
        </w:r>
      </w:ins>
      <w:ins w:id="1096" w:author="Benton, Deon" w:date="2026-03-10T18:43:00Z" w16du:dateUtc="2026-03-10T23:43:00Z">
        <w:r w:rsidR="003960B5">
          <w:rPr>
            <w:rFonts w:ascii="Times New Roman" w:hAnsi="Times New Roman" w:cs="Times New Roman"/>
          </w:rPr>
          <w:t xml:space="preserve"> as they unfold in the real</w:t>
        </w:r>
      </w:ins>
      <w:ins w:id="1097" w:author="Benton, Deon" w:date="2026-03-10T18:44:00Z" w16du:dateUtc="2026-03-10T23:44:00Z">
        <w:r w:rsidR="00F2764F">
          <w:rPr>
            <w:rFonts w:ascii="Times New Roman" w:hAnsi="Times New Roman" w:cs="Times New Roman"/>
          </w:rPr>
          <w:t xml:space="preserve"> world. Instead, </w:t>
        </w:r>
      </w:ins>
      <w:ins w:id="1098" w:author="Benton, Deon" w:date="2026-03-10T18:46:00Z" w16du:dateUtc="2026-03-10T23:46:00Z">
        <w:r w:rsidR="00AC6F71">
          <w:rPr>
            <w:rFonts w:ascii="Times New Roman" w:hAnsi="Times New Roman" w:cs="Times New Roman"/>
          </w:rPr>
          <w:t>it seems likely that infants also</w:t>
        </w:r>
      </w:ins>
      <w:ins w:id="1099" w:author="Benton, Deon" w:date="2026-03-10T18:44:00Z" w16du:dateUtc="2026-03-10T23:44:00Z">
        <w:r w:rsidR="00F2764F">
          <w:rPr>
            <w:rFonts w:ascii="Times New Roman" w:hAnsi="Times New Roman" w:cs="Times New Roman"/>
          </w:rPr>
          <w:t xml:space="preserve"> engage in</w:t>
        </w:r>
      </w:ins>
      <w:ins w:id="1100" w:author="Benton, Deon" w:date="2026-03-10T18:38:00Z" w16du:dateUtc="2026-03-10T23:38:00Z">
        <w:r w:rsidR="00023046">
          <w:rPr>
            <w:rFonts w:ascii="Times New Roman" w:hAnsi="Times New Roman" w:cs="Times New Roman"/>
          </w:rPr>
          <w:t xml:space="preserve"> some amount of </w:t>
        </w:r>
      </w:ins>
      <w:ins w:id="1101" w:author="Benton, Deon" w:date="2026-03-10T18:47:00Z" w16du:dateUtc="2026-03-10T23:47:00Z">
        <w:r w:rsidR="00CB18B4">
          <w:rPr>
            <w:rFonts w:ascii="Times New Roman" w:hAnsi="Times New Roman" w:cs="Times New Roman"/>
          </w:rPr>
          <w:t xml:space="preserve">intentional </w:t>
        </w:r>
      </w:ins>
      <w:ins w:id="1102" w:author="Benton, Deon" w:date="2026-03-10T18:38:00Z" w16du:dateUtc="2026-03-10T23:38:00Z">
        <w:r w:rsidR="00023046">
          <w:rPr>
            <w:rFonts w:ascii="Times New Roman" w:hAnsi="Times New Roman" w:cs="Times New Roman"/>
          </w:rPr>
          <w:t>reaching</w:t>
        </w:r>
      </w:ins>
      <w:ins w:id="1103" w:author="Benton, Deon" w:date="2026-03-10T18:43:00Z" w16du:dateUtc="2026-03-10T23:43:00Z">
        <w:r w:rsidR="00F2764F">
          <w:rPr>
            <w:rFonts w:ascii="Times New Roman" w:hAnsi="Times New Roman" w:cs="Times New Roman"/>
          </w:rPr>
          <w:t xml:space="preserve"> during these events</w:t>
        </w:r>
      </w:ins>
      <w:ins w:id="1104" w:author="Benton, Deon" w:date="2026-03-10T18:38:00Z" w16du:dateUtc="2026-03-10T23:38:00Z">
        <w:r w:rsidR="00023046">
          <w:rPr>
            <w:rFonts w:ascii="Times New Roman" w:hAnsi="Times New Roman" w:cs="Times New Roman"/>
          </w:rPr>
          <w:t xml:space="preserve">. </w:t>
        </w:r>
      </w:ins>
      <w:ins w:id="1105" w:author="Benton, Deon" w:date="2026-03-10T18:47:00Z" w16du:dateUtc="2026-03-10T23:47:00Z">
        <w:r w:rsidR="008E3560">
          <w:rPr>
            <w:rFonts w:ascii="Times New Roman" w:hAnsi="Times New Roman" w:cs="Times New Roman"/>
          </w:rPr>
          <w:t>Here, this</w:t>
        </w:r>
      </w:ins>
      <w:ins w:id="1106" w:author="Benton, Deon" w:date="2026-03-10T18:39:00Z" w16du:dateUtc="2026-03-10T23:39:00Z">
        <w:r w:rsidR="00B5101D">
          <w:rPr>
            <w:rFonts w:ascii="Times New Roman" w:hAnsi="Times New Roman" w:cs="Times New Roman"/>
          </w:rPr>
          <w:t xml:space="preserve"> meant that it was critical that </w:t>
        </w:r>
      </w:ins>
      <w:ins w:id="1107" w:author="Benton, Deon" w:date="2026-03-10T18:47:00Z" w16du:dateUtc="2026-03-10T23:47:00Z">
        <w:r w:rsidR="00A556CC">
          <w:rPr>
            <w:rFonts w:ascii="Times New Roman" w:hAnsi="Times New Roman" w:cs="Times New Roman"/>
          </w:rPr>
          <w:t>networks</w:t>
        </w:r>
      </w:ins>
      <w:ins w:id="1108" w:author="Benton, Deon" w:date="2026-03-10T18:45:00Z" w16du:dateUtc="2026-03-10T23:45:00Z">
        <w:r w:rsidR="000A599D">
          <w:rPr>
            <w:rFonts w:ascii="Times New Roman" w:hAnsi="Times New Roman" w:cs="Times New Roman"/>
          </w:rPr>
          <w:t xml:space="preserve"> </w:t>
        </w:r>
      </w:ins>
      <w:ins w:id="1109"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1110" w:author="Benton, Deon" w:date="2026-03-10T18:40:00Z" w16du:dateUtc="2026-03-10T23:40:00Z">
        <w:r w:rsidR="00B5101D">
          <w:rPr>
            <w:rFonts w:ascii="Times New Roman" w:hAnsi="Times New Roman" w:cs="Times New Roman"/>
          </w:rPr>
          <w:t xml:space="preserve">. </w:t>
        </w:r>
      </w:ins>
      <w:ins w:id="1111" w:author="Benton, Deon" w:date="2026-03-10T18:34:00Z" w16du:dateUtc="2026-03-10T23:34:00Z">
        <w:r w:rsidR="00207271">
          <w:rPr>
            <w:rFonts w:ascii="Times New Roman" w:hAnsi="Times New Roman" w:cs="Times New Roman"/>
          </w:rPr>
          <w:t xml:space="preserve">Second, </w:t>
        </w:r>
      </w:ins>
      <w:ins w:id="1112" w:author="Benton, Deon" w:date="2026-03-10T18:47:00Z" w16du:dateUtc="2026-03-10T23:47:00Z">
        <w:r w:rsidR="00CB18B4">
          <w:rPr>
            <w:rFonts w:ascii="Times New Roman" w:hAnsi="Times New Roman" w:cs="Times New Roman"/>
          </w:rPr>
          <w:t>i</w:t>
        </w:r>
      </w:ins>
      <w:ins w:id="1113" w:author="Benton, Deon" w:date="2026-03-10T18:48:00Z" w16du:dateUtc="2026-03-10T23:48:00Z">
        <w:r w:rsidR="00CB18B4">
          <w:rPr>
            <w:rFonts w:ascii="Times New Roman" w:hAnsi="Times New Roman" w:cs="Times New Roman"/>
          </w:rPr>
          <w:t>ncluding a Reaching System permitted modeling</w:t>
        </w:r>
      </w:ins>
      <w:ins w:id="1114" w:author="Benton, Deon" w:date="2026-03-10T17:45:00Z" w16du:dateUtc="2026-03-10T22:45:00Z">
        <w:r w:rsidR="005046E7">
          <w:rPr>
            <w:rFonts w:ascii="Times New Roman" w:hAnsi="Times New Roman" w:cs="Times New Roman"/>
          </w:rPr>
          <w:t xml:space="preserve"> studies </w:t>
        </w:r>
      </w:ins>
      <w:r w:rsidR="004401C7">
        <w:rPr>
          <w:rFonts w:ascii="Times New Roman" w:hAnsi="Times New Roman" w:cs="Times New Roman"/>
        </w:rPr>
        <w:t>suggesting that</w:t>
      </w:r>
      <w:ins w:id="1115" w:author="Benton, Deon" w:date="2026-03-10T17:45:00Z" w16du:dateUtc="2026-03-10T22:45:00Z">
        <w:r w:rsidR="005046E7">
          <w:rPr>
            <w:rFonts w:ascii="Times New Roman" w:hAnsi="Times New Roman" w:cs="Times New Roman"/>
          </w:rPr>
          <w:t xml:space="preserve"> first-person motor experience </w:t>
        </w:r>
      </w:ins>
      <w:ins w:id="1116" w:author="Benton, Deon" w:date="2026-03-10T17:53:00Z" w16du:dateUtc="2026-03-10T22:53:00Z">
        <w:r w:rsidR="003E497A">
          <w:rPr>
            <w:rFonts w:ascii="Times New Roman" w:hAnsi="Times New Roman" w:cs="Times New Roman"/>
          </w:rPr>
          <w:t xml:space="preserve">may </w:t>
        </w:r>
      </w:ins>
      <w:ins w:id="1117" w:author="Benton, Deon" w:date="2026-03-10T18:49:00Z" w16du:dateUtc="2026-03-10T23:49:00Z">
        <w:r w:rsidR="00D7233A">
          <w:rPr>
            <w:rFonts w:ascii="Times New Roman" w:hAnsi="Times New Roman" w:cs="Times New Roman"/>
          </w:rPr>
          <w:t>causally influence</w:t>
        </w:r>
      </w:ins>
      <w:ins w:id="1118" w:author="Benton, Deon" w:date="2026-03-10T17:53:00Z" w16du:dateUtc="2026-03-10T22:53:00Z">
        <w:r w:rsidR="003E497A">
          <w:rPr>
            <w:rFonts w:ascii="Times New Roman" w:hAnsi="Times New Roman" w:cs="Times New Roman"/>
          </w:rPr>
          <w:t xml:space="preserve"> how</w:t>
        </w:r>
      </w:ins>
      <w:ins w:id="1119" w:author="Benton, Deon" w:date="2026-03-10T17:54:00Z" w16du:dateUtc="2026-03-10T22:54:00Z">
        <w:r w:rsidR="00937374">
          <w:rPr>
            <w:rFonts w:ascii="Times New Roman" w:hAnsi="Times New Roman" w:cs="Times New Roman"/>
          </w:rPr>
          <w:t xml:space="preserve"> young</w:t>
        </w:r>
      </w:ins>
      <w:ins w:id="1120" w:author="Benton, Deon" w:date="2026-03-10T17:53:00Z" w16du:dateUtc="2026-03-10T22:53:00Z">
        <w:r w:rsidR="003E497A">
          <w:rPr>
            <w:rFonts w:ascii="Times New Roman" w:hAnsi="Times New Roman" w:cs="Times New Roman"/>
          </w:rPr>
          <w:t xml:space="preserve"> infants</w:t>
        </w:r>
      </w:ins>
      <w:ins w:id="1121" w:author="Benton, Deon" w:date="2026-03-10T18:49:00Z" w16du:dateUtc="2026-03-10T23:49:00Z">
        <w:r w:rsidR="00410230">
          <w:rPr>
            <w:rFonts w:ascii="Times New Roman" w:hAnsi="Times New Roman" w:cs="Times New Roman"/>
          </w:rPr>
          <w:t>—</w:t>
        </w:r>
      </w:ins>
      <w:ins w:id="1122" w:author="Benton, Deon" w:date="2026-03-10T17:55:00Z" w16du:dateUtc="2026-03-10T22:55:00Z">
        <w:r w:rsidR="000D5B81">
          <w:rPr>
            <w:rFonts w:ascii="Times New Roman" w:hAnsi="Times New Roman" w:cs="Times New Roman"/>
          </w:rPr>
          <w:t xml:space="preserve">who </w:t>
        </w:r>
      </w:ins>
      <w:ins w:id="1123" w:author="Benton, Deon" w:date="2026-03-10T18:49:00Z" w16du:dateUtc="2026-03-10T23:49:00Z">
        <w:r w:rsidR="00410230">
          <w:rPr>
            <w:rFonts w:ascii="Times New Roman" w:hAnsi="Times New Roman" w:cs="Times New Roman"/>
          </w:rPr>
          <w:t>may be unable to enact an intentional</w:t>
        </w:r>
      </w:ins>
      <w:ins w:id="1124" w:author="Benton, Deon" w:date="2026-03-10T17:55:00Z" w16du:dateUtc="2026-03-10T22:55:00Z">
        <w:r w:rsidR="000D5B81">
          <w:rPr>
            <w:rFonts w:ascii="Times New Roman" w:hAnsi="Times New Roman" w:cs="Times New Roman"/>
          </w:rPr>
          <w:t xml:space="preserve"> reach themselves</w:t>
        </w:r>
      </w:ins>
      <w:ins w:id="1125" w:author="Benton, Deon" w:date="2026-03-10T18:49:00Z" w16du:dateUtc="2026-03-10T23:49:00Z">
        <w:r w:rsidR="00410230">
          <w:rPr>
            <w:rFonts w:ascii="Times New Roman" w:hAnsi="Times New Roman" w:cs="Times New Roman"/>
          </w:rPr>
          <w:t>—</w:t>
        </w:r>
      </w:ins>
      <w:ins w:id="1126"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1127" w:author="Benton, Deon" w:date="2026-03-10T17:54:00Z" w16du:dateUtc="2026-03-10T22:54:00Z">
        <w:r w:rsidR="00937374">
          <w:rPr>
            <w:rFonts w:ascii="Times New Roman" w:hAnsi="Times New Roman" w:cs="Times New Roman"/>
          </w:rPr>
          <w:t xml:space="preserve"> Li</w:t>
        </w:r>
      </w:ins>
      <w:ins w:id="1128" w:author="Benton, Deon" w:date="2026-03-10T17:55:00Z" w16du:dateUtc="2026-03-10T22:55:00Z">
        <w:r w:rsidR="00937374">
          <w:rPr>
            <w:rFonts w:ascii="Times New Roman" w:hAnsi="Times New Roman" w:cs="Times New Roman"/>
          </w:rPr>
          <w:t>u et al., 2019;</w:t>
        </w:r>
      </w:ins>
      <w:ins w:id="1129" w:author="Benton, Deon" w:date="2026-03-10T17:53:00Z" w16du:dateUtc="2026-03-10T22:53:00Z">
        <w:r w:rsidR="00937374">
          <w:rPr>
            <w:rFonts w:ascii="Times New Roman" w:hAnsi="Times New Roman" w:cs="Times New Roman"/>
          </w:rPr>
          <w:t xml:space="preserve"> Skerry, Carey, &amp; </w:t>
        </w:r>
        <w:proofErr w:type="spellStart"/>
        <w:r w:rsidR="00937374">
          <w:rPr>
            <w:rFonts w:ascii="Times New Roman" w:hAnsi="Times New Roman" w:cs="Times New Roman"/>
          </w:rPr>
          <w:t>Spelke</w:t>
        </w:r>
        <w:proofErr w:type="spellEnd"/>
        <w:r w:rsidR="00937374">
          <w:rPr>
            <w:rFonts w:ascii="Times New Roman" w:hAnsi="Times New Roman" w:cs="Times New Roman"/>
          </w:rPr>
          <w:t>, 2013)</w:t>
        </w:r>
      </w:ins>
      <w:ins w:id="1130" w:author="Benton, Deon" w:date="2026-03-10T17:55:00Z" w16du:dateUtc="2026-03-10T22:55:00Z">
        <w:r w:rsidR="000A4963">
          <w:rPr>
            <w:rFonts w:ascii="Times New Roman" w:hAnsi="Times New Roman" w:cs="Times New Roman"/>
          </w:rPr>
          <w:t>.</w:t>
        </w:r>
      </w:ins>
      <w:ins w:id="1131" w:author="Benton, Deon" w:date="2026-03-10T17:46:00Z" w16du:dateUtc="2026-03-10T22:46:00Z">
        <w:r>
          <w:rPr>
            <w:rFonts w:ascii="Times New Roman" w:hAnsi="Times New Roman" w:cs="Times New Roman"/>
          </w:rPr>
          <w:t xml:space="preserve"> </w:t>
        </w:r>
      </w:ins>
    </w:p>
    <w:p w14:paraId="54F7E61B" w14:textId="5136418A" w:rsidR="00524642" w:rsidDel="004C1969" w:rsidRDefault="000F726E" w:rsidP="00DB1E68">
      <w:pPr>
        <w:spacing w:line="480" w:lineRule="auto"/>
        <w:ind w:firstLine="720"/>
        <w:contextualSpacing/>
        <w:rPr>
          <w:del w:id="1132" w:author="Benton, Deon" w:date="2026-03-10T19:09:00Z" w16du:dateUtc="2026-03-11T00:09:00Z"/>
          <w:rFonts w:ascii="Times New Roman" w:hAnsi="Times New Roman" w:cs="Times New Roman"/>
        </w:rPr>
      </w:pPr>
      <w:ins w:id="1133" w:author="Benton, Deon" w:date="2026-03-10T17:56:00Z" w16du:dateUtc="2026-03-10T22:56:00Z">
        <w:r>
          <w:rPr>
            <w:rFonts w:ascii="Times New Roman" w:hAnsi="Times New Roman" w:cs="Times New Roman"/>
          </w:rPr>
          <w:t>A key difference between these two systems</w:t>
        </w:r>
      </w:ins>
      <w:ins w:id="1134" w:author="Benton, Deon" w:date="2026-03-10T18:02:00Z" w16du:dateUtc="2026-03-10T23:02:00Z">
        <w:r w:rsidR="003633B5">
          <w:rPr>
            <w:rFonts w:ascii="Times New Roman" w:hAnsi="Times New Roman" w:cs="Times New Roman"/>
          </w:rPr>
          <w:t xml:space="preserve"> concerns their onset. </w:t>
        </w:r>
      </w:ins>
      <w:ins w:id="1135"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1136" w:author="Benton, Deon" w:date="2026-03-10T18:29:00Z" w16du:dateUtc="2026-03-10T23:29:00Z">
        <w:r w:rsidR="001E3924">
          <w:rPr>
            <w:rFonts w:ascii="Times New Roman" w:hAnsi="Times New Roman" w:cs="Times New Roman"/>
          </w:rPr>
          <w:t xml:space="preserve"> the activation of the single unit in this group was set to “1”</w:t>
        </w:r>
      </w:ins>
      <w:ins w:id="1137" w:author="Benton, Deon" w:date="2026-03-10T18:03:00Z" w16du:dateUtc="2026-03-10T23:03:00Z">
        <w:r w:rsidR="003633B5">
          <w:rPr>
            <w:rFonts w:ascii="Times New Roman" w:hAnsi="Times New Roman" w:cs="Times New Roman"/>
          </w:rPr>
          <w:t>).</w:t>
        </w:r>
      </w:ins>
      <w:ins w:id="1138" w:author="Benton, Deon" w:date="2026-03-10T18:07:00Z" w16du:dateUtc="2026-03-10T23:07:00Z">
        <w:r w:rsidR="00162040">
          <w:rPr>
            <w:rFonts w:ascii="Times New Roman" w:hAnsi="Times New Roman" w:cs="Times New Roman"/>
          </w:rPr>
          <w:t xml:space="preserve"> </w:t>
        </w:r>
      </w:ins>
      <w:ins w:id="1139" w:author="Benton, Deon" w:date="2026-03-10T18:08:00Z" w16du:dateUtc="2026-03-10T23:08:00Z">
        <w:r w:rsidR="00162040">
          <w:rPr>
            <w:rFonts w:ascii="Times New Roman" w:hAnsi="Times New Roman" w:cs="Times New Roman"/>
          </w:rPr>
          <w:t xml:space="preserve">This </w:t>
        </w:r>
      </w:ins>
      <w:ins w:id="1140" w:author="Benton, Deon" w:date="2026-03-10T18:10:00Z" w16du:dateUtc="2026-03-10T23:10:00Z">
        <w:r w:rsidR="00162040">
          <w:rPr>
            <w:rFonts w:ascii="Times New Roman" w:hAnsi="Times New Roman" w:cs="Times New Roman"/>
          </w:rPr>
          <w:t>is consistent with</w:t>
        </w:r>
      </w:ins>
      <w:ins w:id="1141" w:author="Benton, Deon" w:date="2026-03-10T18:11:00Z" w16du:dateUtc="2026-03-10T23:11:00Z">
        <w:r w:rsidR="00C27F62">
          <w:rPr>
            <w:rFonts w:ascii="Times New Roman" w:hAnsi="Times New Roman" w:cs="Times New Roman"/>
          </w:rPr>
          <w:t xml:space="preserve"> </w:t>
        </w:r>
      </w:ins>
      <w:ins w:id="1142" w:author="Benton, Deon" w:date="2026-03-10T18:12:00Z" w16du:dateUtc="2026-03-10T23:12:00Z">
        <w:r w:rsidR="00C27F62">
          <w:rPr>
            <w:rFonts w:ascii="Times New Roman" w:hAnsi="Times New Roman" w:cs="Times New Roman"/>
          </w:rPr>
          <w:t xml:space="preserve">the fact that </w:t>
        </w:r>
      </w:ins>
      <w:ins w:id="1143" w:author="Benton, Deon" w:date="2026-03-10T18:21:00Z" w16du:dateUtc="2026-03-10T23:21:00Z">
        <w:r w:rsidR="00ED4AB7">
          <w:rPr>
            <w:rFonts w:ascii="Times New Roman" w:hAnsi="Times New Roman" w:cs="Times New Roman"/>
          </w:rPr>
          <w:t>looking is a behavior that awake infants can engage in</w:t>
        </w:r>
      </w:ins>
      <w:ins w:id="1144" w:author="Benton, Deon" w:date="2026-03-10T18:14:00Z" w16du:dateUtc="2026-03-10T23:14:00Z">
        <w:r w:rsidR="004958D3">
          <w:rPr>
            <w:rFonts w:ascii="Times New Roman" w:hAnsi="Times New Roman" w:cs="Times New Roman"/>
          </w:rPr>
          <w:t xml:space="preserve"> </w:t>
        </w:r>
      </w:ins>
      <w:ins w:id="1145" w:author="Benton, Deon" w:date="2026-03-10T18:13:00Z" w16du:dateUtc="2026-03-10T23:13:00Z">
        <w:r w:rsidR="004958D3">
          <w:rPr>
            <w:rFonts w:ascii="Times New Roman" w:hAnsi="Times New Roman" w:cs="Times New Roman"/>
          </w:rPr>
          <w:t>from birth</w:t>
        </w:r>
      </w:ins>
      <w:ins w:id="1146" w:author="Benton, Deon" w:date="2026-03-10T18:21:00Z" w16du:dateUtc="2026-03-10T23:21:00Z">
        <w:r w:rsidR="00ED4AB7">
          <w:rPr>
            <w:rFonts w:ascii="Times New Roman" w:hAnsi="Times New Roman" w:cs="Times New Roman"/>
          </w:rPr>
          <w:t>,</w:t>
        </w:r>
      </w:ins>
      <w:ins w:id="1147" w:author="Benton, Deon" w:date="2026-03-10T18:11:00Z" w16du:dateUtc="2026-03-10T23:11:00Z">
        <w:r w:rsidR="00C27F62">
          <w:rPr>
            <w:rFonts w:ascii="Times New Roman" w:hAnsi="Times New Roman" w:cs="Times New Roman"/>
          </w:rPr>
          <w:t xml:space="preserve"> </w:t>
        </w:r>
      </w:ins>
      <w:ins w:id="1148" w:author="Benton, Deon" w:date="2026-03-10T18:10:00Z" w16du:dateUtc="2026-03-10T23:10:00Z">
        <w:r w:rsidR="00162040">
          <w:rPr>
            <w:rFonts w:ascii="Times New Roman" w:hAnsi="Times New Roman" w:cs="Times New Roman"/>
          </w:rPr>
          <w:t xml:space="preserve">despite </w:t>
        </w:r>
      </w:ins>
      <w:ins w:id="1149" w:author="Benton, Deon" w:date="2026-03-10T18:14:00Z" w16du:dateUtc="2026-03-10T23:14:00Z">
        <w:r w:rsidR="004958D3">
          <w:rPr>
            <w:rFonts w:ascii="Times New Roman" w:hAnsi="Times New Roman" w:cs="Times New Roman"/>
          </w:rPr>
          <w:t xml:space="preserve">early </w:t>
        </w:r>
      </w:ins>
      <w:ins w:id="1150" w:author="Benton, Deon" w:date="2026-03-10T18:10:00Z" w16du:dateUtc="2026-03-10T23:10:00Z">
        <w:r w:rsidR="00162040">
          <w:rPr>
            <w:rFonts w:ascii="Times New Roman" w:hAnsi="Times New Roman" w:cs="Times New Roman"/>
          </w:rPr>
          <w:t xml:space="preserve">poor visual acuity (e.g., Ayzenberg &amp; Behrmann, 2023). </w:t>
        </w:r>
      </w:ins>
      <w:ins w:id="1151" w:author="Benton, Deon" w:date="2026-03-10T18:14:00Z" w16du:dateUtc="2026-03-10T23:14:00Z">
        <w:r w:rsidR="004958D3">
          <w:rPr>
            <w:rFonts w:ascii="Times New Roman" w:hAnsi="Times New Roman" w:cs="Times New Roman"/>
          </w:rPr>
          <w:t>In contrast, the reaching system became</w:t>
        </w:r>
      </w:ins>
      <w:ins w:id="1152"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1153" w:author="Benton, Deon" w:date="2026-03-10T18:14:00Z" w16du:dateUtc="2026-03-10T23:14:00Z">
        <w:r w:rsidR="004958D3">
          <w:rPr>
            <w:rFonts w:ascii="Times New Roman" w:hAnsi="Times New Roman" w:cs="Times New Roman"/>
          </w:rPr>
          <w:t xml:space="preserve"> only later in a simulation</w:t>
        </w:r>
      </w:ins>
      <w:ins w:id="1154" w:author="Benton, Deon" w:date="2026-03-10T18:15:00Z" w16du:dateUtc="2026-03-10T23:15:00Z">
        <w:r w:rsidR="00AA4760">
          <w:rPr>
            <w:rFonts w:ascii="Times New Roman" w:hAnsi="Times New Roman" w:cs="Times New Roman"/>
          </w:rPr>
          <w:t>.</w:t>
        </w:r>
      </w:ins>
      <w:ins w:id="1155" w:author="Benton, Deon" w:date="2026-03-10T17:58:00Z" w16du:dateUtc="2026-03-10T22:58:00Z">
        <w:r w:rsidR="00296023">
          <w:rPr>
            <w:rFonts w:ascii="Times New Roman" w:hAnsi="Times New Roman" w:cs="Times New Roman"/>
          </w:rPr>
          <w:t xml:space="preserve"> </w:t>
        </w:r>
      </w:ins>
      <w:ins w:id="1156" w:author="Benton, Deon" w:date="2026-03-10T18:24:00Z" w16du:dateUtc="2026-03-10T23:24:00Z">
        <w:r w:rsidR="00186BE8">
          <w:rPr>
            <w:rFonts w:ascii="Times New Roman" w:hAnsi="Times New Roman" w:cs="Times New Roman"/>
          </w:rPr>
          <w:t>This delay captured the</w:t>
        </w:r>
      </w:ins>
      <w:ins w:id="1157" w:author="Benton, Deon" w:date="2026-03-10T18:19:00Z" w16du:dateUtc="2026-03-10T23:19:00Z">
        <w:r w:rsidR="00080691">
          <w:rPr>
            <w:rFonts w:ascii="Times New Roman" w:hAnsi="Times New Roman" w:cs="Times New Roman"/>
          </w:rPr>
          <w:t xml:space="preserve"> fact that reaching emerges later </w:t>
        </w:r>
      </w:ins>
      <w:ins w:id="1158" w:author="Benton, Deon" w:date="2026-03-10T18:20:00Z" w16du:dateUtc="2026-03-10T23:20:00Z">
        <w:r w:rsidR="00080691">
          <w:rPr>
            <w:rFonts w:ascii="Times New Roman" w:hAnsi="Times New Roman" w:cs="Times New Roman"/>
          </w:rPr>
          <w:t>in development than looking, typically</w:t>
        </w:r>
      </w:ins>
      <w:ins w:id="1159" w:author="Benton, Deon" w:date="2026-03-10T18:24:00Z" w16du:dateUtc="2026-03-10T23:24:00Z">
        <w:r w:rsidR="00186BE8">
          <w:rPr>
            <w:rFonts w:ascii="Times New Roman" w:hAnsi="Times New Roman" w:cs="Times New Roman"/>
          </w:rPr>
          <w:t xml:space="preserve"> by</w:t>
        </w:r>
      </w:ins>
      <w:ins w:id="1160" w:author="Benton, Deon" w:date="2026-03-10T18:20:00Z" w16du:dateUtc="2026-03-10T23:20:00Z">
        <w:r w:rsidR="00080691">
          <w:rPr>
            <w:rFonts w:ascii="Times New Roman" w:hAnsi="Times New Roman" w:cs="Times New Roman"/>
          </w:rPr>
          <w:t xml:space="preserve"> around </w:t>
        </w:r>
      </w:ins>
      <w:ins w:id="1161"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1162" w:author="Benton, Deon" w:date="2026-03-10T18:16:00Z" w16du:dateUtc="2026-03-10T23:16:00Z">
        <w:r w:rsidR="00AA4760">
          <w:rPr>
            <w:rFonts w:ascii="Times New Roman" w:hAnsi="Times New Roman" w:cs="Times New Roman"/>
          </w:rPr>
          <w:t>von</w:t>
        </w:r>
      </w:ins>
      <w:ins w:id="1163"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1164" w:author="Benton, Deon" w:date="2026-03-10T18:20:00Z" w16du:dateUtc="2026-03-10T23:20:00Z">
        <w:r w:rsidR="00080691">
          <w:rPr>
            <w:rFonts w:ascii="Times New Roman" w:hAnsi="Times New Roman" w:cs="Times New Roman"/>
          </w:rPr>
          <w:t>).</w:t>
        </w:r>
      </w:ins>
      <w:ins w:id="1165"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1166" w:author="Benton, Deon" w:date="2026-03-10T18:25:00Z" w16du:dateUtc="2026-03-10T23:25:00Z">
        <w:r w:rsidR="00186BE8">
          <w:rPr>
            <w:rFonts w:ascii="Times New Roman" w:hAnsi="Times New Roman" w:cs="Times New Roman"/>
          </w:rPr>
          <w:t xml:space="preserve"> by</w:t>
        </w:r>
      </w:ins>
      <w:ins w:id="1167" w:author="Benton, Deon" w:date="2026-03-10T18:31:00Z" w16du:dateUtc="2026-03-10T23:31:00Z">
        <w:r w:rsidR="00742FC0">
          <w:rPr>
            <w:rFonts w:ascii="Times New Roman" w:hAnsi="Times New Roman" w:cs="Times New Roman"/>
          </w:rPr>
          <w:t xml:space="preserve"> only</w:t>
        </w:r>
      </w:ins>
      <w:ins w:id="1168" w:author="Benton, Deon" w:date="2026-03-10T18:25:00Z" w16du:dateUtc="2026-03-10T23:25:00Z">
        <w:r w:rsidR="00186BE8">
          <w:rPr>
            <w:rFonts w:ascii="Times New Roman" w:hAnsi="Times New Roman" w:cs="Times New Roman"/>
          </w:rPr>
          <w:t xml:space="preserve"> </w:t>
        </w:r>
      </w:ins>
      <w:ins w:id="1169" w:author="Benton, Deon" w:date="2026-03-10T18:30:00Z" w16du:dateUtc="2026-03-10T23:30:00Z">
        <w:r w:rsidR="00F40A74">
          <w:rPr>
            <w:rFonts w:ascii="Times New Roman" w:hAnsi="Times New Roman" w:cs="Times New Roman"/>
          </w:rPr>
          <w:t>allowing the</w:t>
        </w:r>
      </w:ins>
      <w:ins w:id="1170" w:author="Benton, Deon" w:date="2026-03-10T18:25:00Z" w16du:dateUtc="2026-03-10T23:25:00Z">
        <w:r w:rsidR="00687FF6">
          <w:rPr>
            <w:rFonts w:ascii="Times New Roman" w:hAnsi="Times New Roman" w:cs="Times New Roman"/>
          </w:rPr>
          <w:t xml:space="preserve"> Reaching System</w:t>
        </w:r>
      </w:ins>
      <w:ins w:id="1171"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1172" w:author="Benton, Deon" w:date="2026-03-10T18:30:00Z" w16du:dateUtc="2026-03-10T23:30:00Z">
        <w:r w:rsidR="00F40A74">
          <w:rPr>
            <w:rFonts w:ascii="Times New Roman" w:hAnsi="Times New Roman" w:cs="Times New Roman"/>
          </w:rPr>
          <w:t xml:space="preserve"> learning</w:t>
        </w:r>
      </w:ins>
      <w:ins w:id="1173" w:author="Benton, Deon" w:date="2026-03-10T18:28:00Z" w16du:dateUtc="2026-03-10T23:28:00Z">
        <w:r w:rsidR="00BE1F57">
          <w:rPr>
            <w:rFonts w:ascii="Times New Roman" w:hAnsi="Times New Roman" w:cs="Times New Roman"/>
          </w:rPr>
          <w:t xml:space="preserve"> </w:t>
        </w:r>
      </w:ins>
      <w:ins w:id="1174" w:author="Benton, Deon" w:date="2026-03-10T18:30:00Z" w16du:dateUtc="2026-03-10T23:30:00Z">
        <w:r w:rsidR="00F40A74">
          <w:rPr>
            <w:rFonts w:ascii="Times New Roman" w:hAnsi="Times New Roman" w:cs="Times New Roman"/>
          </w:rPr>
          <w:t xml:space="preserve">starting </w:t>
        </w:r>
      </w:ins>
      <w:ins w:id="1175" w:author="Benton, Deon" w:date="2026-03-10T18:25:00Z" w16du:dateUtc="2026-03-10T23:25:00Z">
        <w:r w:rsidR="00687FF6">
          <w:rPr>
            <w:rFonts w:ascii="Times New Roman" w:hAnsi="Times New Roman" w:cs="Times New Roman"/>
          </w:rPr>
          <w:t>at 400 epochs</w:t>
        </w:r>
      </w:ins>
      <w:ins w:id="1176" w:author="Benton, Deon" w:date="2026-03-10T18:29:00Z" w16du:dateUtc="2026-03-10T23:29:00Z">
        <w:r w:rsidR="00BE1F57">
          <w:rPr>
            <w:rFonts w:ascii="Times New Roman" w:hAnsi="Times New Roman" w:cs="Times New Roman"/>
          </w:rPr>
          <w:t>—</w:t>
        </w:r>
      </w:ins>
      <w:ins w:id="1177"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1178" w:author="Benton, Deon" w:date="2026-03-10T18:31:00Z" w16du:dateUtc="2026-03-10T23:31:00Z">
        <w:r w:rsidR="008211D3">
          <w:rPr>
            <w:rFonts w:ascii="Times New Roman" w:hAnsi="Times New Roman" w:cs="Times New Roman"/>
          </w:rPr>
          <w:t xml:space="preserve"> this system</w:t>
        </w:r>
      </w:ins>
      <w:ins w:id="1179" w:author="Benton, Deon" w:date="2026-03-10T18:27:00Z" w16du:dateUtc="2026-03-10T23:27:00Z">
        <w:r w:rsidR="00687FF6">
          <w:rPr>
            <w:rFonts w:ascii="Times New Roman" w:hAnsi="Times New Roman" w:cs="Times New Roman"/>
          </w:rPr>
          <w:t xml:space="preserve"> remained frozen</w:t>
        </w:r>
      </w:ins>
      <w:ins w:id="1180" w:author="Benton, Deon" w:date="2026-03-10T18:29:00Z" w16du:dateUtc="2026-03-10T23:29:00Z">
        <w:r w:rsidR="00BE1F57">
          <w:rPr>
            <w:rFonts w:ascii="Times New Roman" w:hAnsi="Times New Roman" w:cs="Times New Roman"/>
          </w:rPr>
          <w:t xml:space="preserve"> prior to this point</w:t>
        </w:r>
      </w:ins>
      <w:ins w:id="1181"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w:t>
        </w:r>
        <w:r w:rsidR="004C1969" w:rsidRPr="004C1969">
          <w:rPr>
            <w:rFonts w:ascii="Times New Roman" w:hAnsi="Times New Roman" w:cs="Times New Roman"/>
          </w:rPr>
          <w:lastRenderedPageBreak/>
          <w:t>networks’ processing of motion events was not represented within the Reaching System itself</w:t>
        </w:r>
      </w:ins>
      <w:r w:rsidR="00BA27F0">
        <w:rPr>
          <w:rFonts w:ascii="Times New Roman" w:hAnsi="Times New Roman" w:cs="Times New Roman"/>
        </w:rPr>
        <w:t>; this system simply represented that a reach could happen</w:t>
      </w:r>
      <w:ins w:id="1182" w:author="Benton, Deon" w:date="2026-03-10T19:09:00Z" w16du:dateUtc="2026-03-11T00:09:00Z">
        <w:r w:rsidR="004C1969" w:rsidRPr="004C1969">
          <w:rPr>
            <w:rFonts w:ascii="Times New Roman" w:hAnsi="Times New Roman" w:cs="Times New Roman"/>
          </w:rPr>
          <w:t xml:space="preserve">. Instead, that influence was 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183"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184" w:author="Benton, Deon" w:date="2026-02-27T16:21:00Z" w16du:dateUtc="2026-02-27T22:21:00Z">
        <w:r w:rsidR="00F12553">
          <w:rPr>
            <w:rFonts w:ascii="Times New Roman" w:hAnsi="Times New Roman" w:cs="Times New Roman"/>
          </w:rPr>
          <w:t xml:space="preserve"> is that</w:t>
        </w:r>
      </w:ins>
      <w:ins w:id="1185"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186" w:author="Benton, Deon" w:date="2026-02-27T16:29:00Z" w16du:dateUtc="2026-02-27T22:29:00Z">
        <w:r w:rsidR="00123CA6">
          <w:rPr>
            <w:rFonts w:ascii="Times New Roman" w:hAnsi="Times New Roman" w:cs="Times New Roman"/>
          </w:rPr>
          <w:t>are</w:t>
        </w:r>
      </w:ins>
      <w:ins w:id="1187"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188" w:author="Benton, Deon" w:date="2026-02-27T16:23:00Z" w16du:dateUtc="2026-02-27T22:23:00Z">
        <w:r w:rsidR="00F12553">
          <w:rPr>
            <w:rFonts w:ascii="Times New Roman" w:hAnsi="Times New Roman" w:cs="Times New Roman"/>
          </w:rPr>
          <w:t xml:space="preserve"> </w:t>
        </w:r>
      </w:ins>
      <w:del w:id="1189" w:author="Benton, Deon" w:date="2026-02-27T16:24:00Z" w16du:dateUtc="2026-02-27T22:24:00Z">
        <w:r w:rsidDel="00B25E66">
          <w:rPr>
            <w:rFonts w:ascii="Times New Roman" w:hAnsi="Times New Roman" w:cs="Times New Roman"/>
          </w:rPr>
          <w:delText xml:space="preserve"> </w:delText>
        </w:r>
      </w:del>
      <w:ins w:id="1190" w:author="Benton, Deon" w:date="2026-02-27T16:22:00Z" w16du:dateUtc="2026-02-27T22:22:00Z">
        <w:r w:rsidR="00F12553">
          <w:rPr>
            <w:rFonts w:ascii="Times New Roman" w:hAnsi="Times New Roman" w:cs="Times New Roman"/>
          </w:rPr>
          <w:t xml:space="preserve">processing and encoding the kinematics of different </w:t>
        </w:r>
      </w:ins>
      <w:ins w:id="1191" w:author="Benton, Deon" w:date="2026-02-27T16:46:00Z" w16du:dateUtc="2026-02-27T22:46:00Z">
        <w:r w:rsidR="005D4226">
          <w:rPr>
            <w:rFonts w:ascii="Times New Roman" w:hAnsi="Times New Roman" w:cs="Times New Roman"/>
          </w:rPr>
          <w:t>movements</w:t>
        </w:r>
      </w:ins>
      <w:ins w:id="1192" w:author="Benton, Deon" w:date="2026-02-27T16:23:00Z" w16du:dateUtc="2026-02-27T22:23:00Z">
        <w:r w:rsidR="00B25E66">
          <w:rPr>
            <w:rFonts w:ascii="Times New Roman" w:hAnsi="Times New Roman" w:cs="Times New Roman"/>
          </w:rPr>
          <w:t xml:space="preserve">, </w:t>
        </w:r>
      </w:ins>
      <w:ins w:id="1193" w:author="Benton, Deon" w:date="2026-02-27T16:22:00Z" w16du:dateUtc="2026-02-27T22:22:00Z">
        <w:r w:rsidR="00F12553">
          <w:rPr>
            <w:rFonts w:ascii="Times New Roman" w:hAnsi="Times New Roman" w:cs="Times New Roman"/>
          </w:rPr>
          <w:t xml:space="preserve">the perceptual appearance of </w:t>
        </w:r>
      </w:ins>
      <w:ins w:id="1194" w:author="Benton, Deon" w:date="2026-02-27T16:23:00Z" w16du:dateUtc="2026-02-27T22:23:00Z">
        <w:r w:rsidR="00B25E66">
          <w:rPr>
            <w:rFonts w:ascii="Times New Roman" w:hAnsi="Times New Roman" w:cs="Times New Roman"/>
          </w:rPr>
          <w:t>the different objects</w:t>
        </w:r>
      </w:ins>
      <w:ins w:id="1195" w:author="Benton, Deon" w:date="2026-02-27T16:25:00Z" w16du:dateUtc="2026-02-27T22:25:00Z">
        <w:r w:rsidR="00B25E66">
          <w:rPr>
            <w:rFonts w:ascii="Times New Roman" w:hAnsi="Times New Roman" w:cs="Times New Roman"/>
          </w:rPr>
          <w:t xml:space="preserve"> and entities</w:t>
        </w:r>
      </w:ins>
      <w:ins w:id="1196" w:author="Benton, Deon" w:date="2026-02-27T16:24:00Z" w16du:dateUtc="2026-02-27T22:24:00Z">
        <w:r w:rsidR="00B25E66">
          <w:rPr>
            <w:rFonts w:ascii="Times New Roman" w:hAnsi="Times New Roman" w:cs="Times New Roman"/>
          </w:rPr>
          <w:t xml:space="preserve"> </w:t>
        </w:r>
      </w:ins>
      <w:ins w:id="1197" w:author="Benton, Deon" w:date="2026-02-27T16:22:00Z" w16du:dateUtc="2026-02-27T22:22:00Z">
        <w:r w:rsidR="00F12553">
          <w:rPr>
            <w:rFonts w:ascii="Times New Roman" w:hAnsi="Times New Roman" w:cs="Times New Roman"/>
          </w:rPr>
          <w:t xml:space="preserve">that engage in those </w:t>
        </w:r>
      </w:ins>
      <w:ins w:id="1198" w:author="Benton, Deon" w:date="2026-02-27T16:46:00Z" w16du:dateUtc="2026-02-27T22:46:00Z">
        <w:r w:rsidR="005D4226">
          <w:rPr>
            <w:rFonts w:ascii="Times New Roman" w:hAnsi="Times New Roman" w:cs="Times New Roman"/>
          </w:rPr>
          <w:t>movements</w:t>
        </w:r>
      </w:ins>
      <w:ins w:id="1199" w:author="Benton, Deon" w:date="2026-02-27T16:24:00Z" w16du:dateUtc="2026-02-27T22:24:00Z">
        <w:r w:rsidR="00B25E66">
          <w:rPr>
            <w:rFonts w:ascii="Times New Roman" w:hAnsi="Times New Roman" w:cs="Times New Roman"/>
          </w:rPr>
          <w:t>, as well as the associative relation</w:t>
        </w:r>
      </w:ins>
      <w:ins w:id="1200" w:author="Benton, Deon" w:date="2026-02-27T16:25:00Z" w16du:dateUtc="2026-02-27T22:25:00Z">
        <w:r w:rsidR="00B25E66">
          <w:rPr>
            <w:rFonts w:ascii="Times New Roman" w:hAnsi="Times New Roman" w:cs="Times New Roman"/>
          </w:rPr>
          <w:t>s</w:t>
        </w:r>
      </w:ins>
      <w:ins w:id="1201" w:author="Benton, Deon" w:date="2026-02-27T16:24:00Z" w16du:dateUtc="2026-02-27T22:24:00Z">
        <w:r w:rsidR="00B25E66">
          <w:rPr>
            <w:rFonts w:ascii="Times New Roman" w:hAnsi="Times New Roman" w:cs="Times New Roman"/>
          </w:rPr>
          <w:t xml:space="preserve"> among the</w:t>
        </w:r>
      </w:ins>
      <w:ins w:id="1202" w:author="Benton, Deon" w:date="2026-02-27T16:29:00Z" w16du:dateUtc="2026-02-27T22:29:00Z">
        <w:r w:rsidR="00123CA6">
          <w:rPr>
            <w:rFonts w:ascii="Times New Roman" w:hAnsi="Times New Roman" w:cs="Times New Roman"/>
          </w:rPr>
          <w:t>se elements</w:t>
        </w:r>
      </w:ins>
      <w:ins w:id="1203" w:author="Benton, Deon" w:date="2026-02-27T16:25:00Z" w16du:dateUtc="2026-02-27T22:25:00Z">
        <w:r w:rsidR="00B25E66">
          <w:rPr>
            <w:rFonts w:ascii="Times New Roman" w:hAnsi="Times New Roman" w:cs="Times New Roman"/>
          </w:rPr>
          <w:t>.</w:t>
        </w:r>
      </w:ins>
      <w:ins w:id="1204" w:author="Benton, Deon" w:date="2026-02-27T16:22:00Z" w16du:dateUtc="2026-02-27T22:22:00Z">
        <w:r w:rsidR="00F12553">
          <w:rPr>
            <w:rFonts w:ascii="Times New Roman" w:hAnsi="Times New Roman" w:cs="Times New Roman"/>
          </w:rPr>
          <w:t xml:space="preserve"> </w:t>
        </w:r>
      </w:ins>
      <w:ins w:id="1205" w:author="Benton, Deon" w:date="2026-02-27T16:26:00Z" w16du:dateUtc="2026-02-27T22:26:00Z">
        <w:r w:rsidR="00864BDF">
          <w:rPr>
            <w:rFonts w:ascii="Times New Roman" w:hAnsi="Times New Roman" w:cs="Times New Roman"/>
          </w:rPr>
          <w:t xml:space="preserve">To implement this aspect of the </w:t>
        </w:r>
      </w:ins>
      <w:ins w:id="1206" w:author="Benton, Deon" w:date="2026-02-27T16:29:00Z" w16du:dateUtc="2026-02-27T22:29:00Z">
        <w:r w:rsidR="00F10356">
          <w:rPr>
            <w:rFonts w:ascii="Times New Roman" w:hAnsi="Times New Roman" w:cs="Times New Roman"/>
          </w:rPr>
          <w:t>proposal</w:t>
        </w:r>
      </w:ins>
      <w:ins w:id="1207" w:author="Benton, Deon" w:date="2026-02-27T16:26:00Z" w16du:dateUtc="2026-02-27T22:26:00Z">
        <w:r w:rsidR="00864BDF">
          <w:rPr>
            <w:rFonts w:ascii="Times New Roman" w:hAnsi="Times New Roman" w:cs="Times New Roman"/>
          </w:rPr>
          <w:t xml:space="preserve"> in the m</w:t>
        </w:r>
      </w:ins>
      <w:ins w:id="1208"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1209" w:author="Benton, Deon" w:date="2026-02-27T16:27:00Z" w16du:dateUtc="2026-02-27T22:27:00Z">
        <w:r w:rsidR="00864BDF">
          <w:rPr>
            <w:rFonts w:ascii="Times New Roman" w:hAnsi="Times New Roman" w:cs="Times New Roman"/>
          </w:rPr>
          <w:t xml:space="preserve"> a model analogue </w:t>
        </w:r>
      </w:ins>
      <w:ins w:id="1210" w:author="Benton, Deon" w:date="2026-02-27T16:29:00Z" w16du:dateUtc="2026-02-27T22:29:00Z">
        <w:r w:rsidR="00F10356">
          <w:rPr>
            <w:rFonts w:ascii="Times New Roman" w:hAnsi="Times New Roman" w:cs="Times New Roman"/>
          </w:rPr>
          <w:t>of the real</w:t>
        </w:r>
      </w:ins>
      <w:ins w:id="1211"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1212" w:author="Benton, Deon" w:date="2026-02-27T16:44:00Z" w16du:dateUtc="2026-02-27T22:44:00Z">
        <w:r w:rsidR="00C04DFD">
          <w:rPr>
            <w:rFonts w:ascii="Times New Roman" w:hAnsi="Times New Roman" w:cs="Times New Roman"/>
          </w:rPr>
          <w:t xml:space="preserve"> Here,</w:t>
        </w:r>
      </w:ins>
      <w:ins w:id="1213" w:author="Benton, Deon" w:date="2026-02-27T16:31:00Z" w16du:dateUtc="2026-02-27T22:31:00Z">
        <w:r w:rsidR="008614DA">
          <w:rPr>
            <w:rFonts w:ascii="Times New Roman" w:hAnsi="Times New Roman" w:cs="Times New Roman"/>
          </w:rPr>
          <w:t xml:space="preserve"> I refer to this </w:t>
        </w:r>
      </w:ins>
      <w:ins w:id="1214" w:author="Benton, Deon" w:date="2026-02-27T16:44:00Z" w16du:dateUtc="2026-02-27T22:44:00Z">
        <w:r w:rsidR="00C04DFD">
          <w:rPr>
            <w:rFonts w:ascii="Times New Roman" w:hAnsi="Times New Roman" w:cs="Times New Roman"/>
          </w:rPr>
          <w:t xml:space="preserve">aspect of </w:t>
        </w:r>
      </w:ins>
      <w:ins w:id="1215" w:author="Benton, Deon" w:date="2026-02-27T16:45:00Z" w16du:dateUtc="2026-02-27T22:45:00Z">
        <w:r w:rsidR="008D0B80">
          <w:rPr>
            <w:rFonts w:ascii="Times New Roman" w:hAnsi="Times New Roman" w:cs="Times New Roman"/>
          </w:rPr>
          <w:t xml:space="preserve">a network’s </w:t>
        </w:r>
      </w:ins>
      <w:ins w:id="1216" w:author="Benton, Deon" w:date="2026-02-27T16:44:00Z" w16du:dateUtc="2026-02-27T22:44:00Z">
        <w:r w:rsidR="00C04DFD">
          <w:rPr>
            <w:rFonts w:ascii="Times New Roman" w:hAnsi="Times New Roman" w:cs="Times New Roman"/>
          </w:rPr>
          <w:t xml:space="preserve">experience </w:t>
        </w:r>
      </w:ins>
      <w:ins w:id="1217" w:author="Benton, Deon" w:date="2026-02-27T16:31:00Z" w16du:dateUtc="2026-02-27T22:31:00Z">
        <w:r w:rsidR="008614DA">
          <w:rPr>
            <w:rFonts w:ascii="Times New Roman" w:hAnsi="Times New Roman" w:cs="Times New Roman"/>
          </w:rPr>
          <w:t xml:space="preserve">as </w:t>
        </w:r>
      </w:ins>
      <w:ins w:id="1218" w:author="Benton, Deon" w:date="2026-02-27T16:44:00Z" w16du:dateUtc="2026-02-27T22:44:00Z">
        <w:r w:rsidR="00C04DFD">
          <w:rPr>
            <w:rFonts w:ascii="Times New Roman" w:hAnsi="Times New Roman" w:cs="Times New Roman"/>
          </w:rPr>
          <w:t xml:space="preserve">the </w:t>
        </w:r>
      </w:ins>
      <w:ins w:id="1219" w:author="Benton, Deon" w:date="2026-02-27T16:31:00Z" w16du:dateUtc="2026-02-27T22:31:00Z">
        <w:r w:rsidR="008614DA">
          <w:rPr>
            <w:rFonts w:ascii="Times New Roman" w:hAnsi="Times New Roman" w:cs="Times New Roman"/>
          </w:rPr>
          <w:t>pretraining</w:t>
        </w:r>
      </w:ins>
      <w:ins w:id="1220"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1221" w:author="Benton, Deon" w:date="2026-02-27T16:31:00Z" w16du:dateUtc="2026-02-27T22:31:00Z">
        <w:r w:rsidR="008614DA">
          <w:rPr>
            <w:rFonts w:ascii="Times New Roman" w:hAnsi="Times New Roman" w:cs="Times New Roman"/>
          </w:rPr>
          <w:t>.</w:t>
        </w:r>
      </w:ins>
      <w:ins w:id="1222"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223"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1224" w:author="Benton, Deon" w:date="2026-02-27T16:45:00Z" w16du:dateUtc="2026-02-27T22:45:00Z">
        <w:r w:rsidR="00A7703B">
          <w:rPr>
            <w:rFonts w:ascii="Times New Roman" w:hAnsi="Times New Roman" w:cs="Times New Roman"/>
          </w:rPr>
          <w:t xml:space="preserve"> </w:t>
        </w:r>
      </w:ins>
      <w:ins w:id="1225" w:author="Benton, Deon" w:date="2026-02-27T16:32:00Z" w16du:dateUtc="2026-02-27T22:32:00Z">
        <w:r w:rsidR="001335A3">
          <w:rPr>
            <w:rFonts w:ascii="Times New Roman" w:hAnsi="Times New Roman" w:cs="Times New Roman"/>
          </w:rPr>
          <w:t>linearly along a horizontal mo</w:t>
        </w:r>
      </w:ins>
      <w:ins w:id="1226" w:author="Benton, Deon" w:date="2026-02-27T16:33:00Z" w16du:dateUtc="2026-02-27T22:33:00Z">
        <w:r w:rsidR="001335A3">
          <w:rPr>
            <w:rFonts w:ascii="Times New Roman" w:hAnsi="Times New Roman" w:cs="Times New Roman"/>
          </w:rPr>
          <w:t>tion path</w:t>
        </w:r>
      </w:ins>
      <w:ins w:id="1227" w:author="Benton, Deon" w:date="2026-02-27T16:32:00Z" w16du:dateUtc="2026-02-27T22:32:00Z">
        <w:r w:rsidR="00C546B9">
          <w:rPr>
            <w:rFonts w:ascii="Times New Roman" w:hAnsi="Times New Roman" w:cs="Times New Roman"/>
          </w:rPr>
          <w:t xml:space="preserve"> towards the other object</w:t>
        </w:r>
      </w:ins>
      <w:ins w:id="1228" w:author="Benton, Deon" w:date="2026-02-27T16:33:00Z" w16du:dateUtc="2026-02-27T22:33:00Z">
        <w:r w:rsidR="001335A3">
          <w:rPr>
            <w:rFonts w:ascii="Times New Roman" w:hAnsi="Times New Roman" w:cs="Times New Roman"/>
          </w:rPr>
          <w:t>. This event was instantiated by activating</w:t>
        </w:r>
      </w:ins>
      <w:ins w:id="1229"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1230"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1231" w:author="Benton, Deon" w:date="2026-02-27T16:34:00Z" w16du:dateUtc="2026-02-27T22:34:00Z">
        <w:r w:rsidR="001335A3">
          <w:rPr>
            <w:rFonts w:ascii="Times New Roman" w:hAnsi="Times New Roman" w:cs="Times New Roman"/>
          </w:rPr>
          <w:t>Object Left</w:t>
        </w:r>
      </w:ins>
      <w:ins w:id="1232" w:author="Benton, Deon" w:date="2026-02-27T16:52:00Z" w16du:dateUtc="2026-02-27T22:52:00Z">
        <w:r w:rsidR="00BF289A">
          <w:rPr>
            <w:rFonts w:ascii="Times New Roman" w:hAnsi="Times New Roman" w:cs="Times New Roman"/>
          </w:rPr>
          <w:t xml:space="preserve"> and Right</w:t>
        </w:r>
      </w:ins>
      <w:ins w:id="1233" w:author="Benton, Deon" w:date="2026-02-27T16:34:00Z" w16du:dateUtc="2026-02-27T22:34:00Z">
        <w:r w:rsidR="001335A3">
          <w:rPr>
            <w:rFonts w:ascii="Times New Roman" w:hAnsi="Times New Roman" w:cs="Times New Roman"/>
          </w:rPr>
          <w:t xml:space="preserve"> input group</w:t>
        </w:r>
      </w:ins>
      <w:ins w:id="1234" w:author="Benton, Deon" w:date="2026-02-27T16:52:00Z" w16du:dateUtc="2026-02-27T22:52:00Z">
        <w:r w:rsidR="00BF289A">
          <w:rPr>
            <w:rFonts w:ascii="Times New Roman" w:hAnsi="Times New Roman" w:cs="Times New Roman"/>
          </w:rPr>
          <w:t>s</w:t>
        </w:r>
      </w:ins>
      <w:ins w:id="1235"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1236"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1237" w:author="Benton, Deon" w:date="2026-02-27T16:35:00Z" w16du:dateUtc="2026-02-27T22:35:00Z">
        <w:r w:rsidR="008979EA">
          <w:rPr>
            <w:rFonts w:ascii="Times New Roman" w:hAnsi="Times New Roman" w:cs="Times New Roman"/>
          </w:rPr>
          <w:t>input group</w:t>
        </w:r>
      </w:ins>
      <w:ins w:id="1238"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1239"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1240"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1241"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1242"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1243" w:author="Benton, Deon" w:date="2026-02-27T16:49:00Z" w16du:dateUtc="2026-02-27T22:49:00Z">
        <w:r w:rsidR="004916FE">
          <w:rPr>
            <w:rFonts w:ascii="Times New Roman" w:hAnsi="Times New Roman" w:cs="Times New Roman"/>
          </w:rPr>
          <w:t xml:space="preserve"> moved horizontally along a</w:t>
        </w:r>
      </w:ins>
      <w:ins w:id="1244" w:author="Benton, Deon" w:date="2026-02-27T16:50:00Z" w16du:dateUtc="2026-02-27T22:50:00Z">
        <w:r w:rsidR="004916FE">
          <w:rPr>
            <w:rFonts w:ascii="Times New Roman" w:hAnsi="Times New Roman" w:cs="Times New Roman"/>
          </w:rPr>
          <w:t>n</w:t>
        </w:r>
      </w:ins>
      <w:ins w:id="1245" w:author="Benton, Deon" w:date="2026-02-27T16:49:00Z" w16du:dateUtc="2026-02-27T22:49:00Z">
        <w:r w:rsidR="004916FE">
          <w:rPr>
            <w:rFonts w:ascii="Times New Roman" w:hAnsi="Times New Roman" w:cs="Times New Roman"/>
          </w:rPr>
          <w:t xml:space="preserve"> arced path towards</w:t>
        </w:r>
      </w:ins>
      <w:ins w:id="1246" w:author="Benton, Deon" w:date="2026-02-27T16:50:00Z" w16du:dateUtc="2026-02-27T22:50:00Z">
        <w:r w:rsidR="004916FE">
          <w:rPr>
            <w:rFonts w:ascii="Times New Roman" w:hAnsi="Times New Roman" w:cs="Times New Roman"/>
          </w:rPr>
          <w:t xml:space="preserve"> and over an obstacle until it came to rest next to</w:t>
        </w:r>
      </w:ins>
      <w:ins w:id="1247" w:author="Benton, Deon" w:date="2026-02-27T16:49:00Z" w16du:dateUtc="2026-02-27T22:49:00Z">
        <w:r w:rsidR="004916FE">
          <w:rPr>
            <w:rFonts w:ascii="Times New Roman" w:hAnsi="Times New Roman" w:cs="Times New Roman"/>
          </w:rPr>
          <w:t xml:space="preserve"> a </w:t>
        </w:r>
        <w:r w:rsidR="004916FE">
          <w:rPr>
            <w:rFonts w:ascii="Times New Roman" w:hAnsi="Times New Roman" w:cs="Times New Roman"/>
          </w:rPr>
          <w:lastRenderedPageBreak/>
          <w:t>second object</w:t>
        </w:r>
      </w:ins>
      <w:r>
        <w:rPr>
          <w:rFonts w:ascii="Times New Roman" w:hAnsi="Times New Roman" w:cs="Times New Roman"/>
        </w:rPr>
        <w:t xml:space="preserve">. </w:t>
      </w:r>
      <w:ins w:id="1248" w:author="Benton, Deon" w:date="2026-02-27T16:51:00Z" w16du:dateUtc="2026-02-27T22:51:00Z">
        <w:r w:rsidR="004916FE">
          <w:rPr>
            <w:rFonts w:ascii="Times New Roman" w:hAnsi="Times New Roman" w:cs="Times New Roman"/>
          </w:rPr>
          <w:t xml:space="preserve">This event was instantiated by turning on </w:t>
        </w:r>
      </w:ins>
      <w:ins w:id="1249"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1250" w:author="Benton, Deon" w:date="2026-02-27T16:53:00Z" w16du:dateUtc="2026-02-27T22:53:00Z">
        <w:r w:rsidR="00BF289A">
          <w:rPr>
            <w:rFonts w:ascii="Times New Roman" w:hAnsi="Times New Roman" w:cs="Times New Roman"/>
          </w:rPr>
          <w:t>1</w:t>
        </w:r>
      </w:ins>
      <w:ins w:id="1251" w:author="Benton, Deon" w:date="2026-02-27T16:52:00Z" w16du:dateUtc="2026-02-27T22:52:00Z">
        <w:r w:rsidR="00BF289A">
          <w:rPr>
            <w:rFonts w:ascii="Times New Roman" w:hAnsi="Times New Roman" w:cs="Times New Roman"/>
          </w:rPr>
          <w:t xml:space="preserve"> unit in the Obstacle Height input group; the Arc Peak Height </w:t>
        </w:r>
      </w:ins>
      <w:ins w:id="1252" w:author="Benton, Deon" w:date="2026-02-27T16:53:00Z" w16du:dateUtc="2026-02-27T22:53:00Z">
        <w:r w:rsidR="00BF289A">
          <w:rPr>
            <w:rFonts w:ascii="Times New Roman" w:hAnsi="Times New Roman" w:cs="Times New Roman"/>
          </w:rPr>
          <w:t>1</w:t>
        </w:r>
      </w:ins>
      <w:ins w:id="1253" w:author="Benton, Deon" w:date="2026-02-27T16:52:00Z" w16du:dateUtc="2026-02-27T22:52:00Z">
        <w:r w:rsidR="00BF289A">
          <w:rPr>
            <w:rFonts w:ascii="Times New Roman" w:hAnsi="Times New Roman" w:cs="Times New Roman"/>
          </w:rPr>
          <w:t xml:space="preserve"> unit in the Arc Peak Height input group; the Obstacle Mi</w:t>
        </w:r>
      </w:ins>
      <w:ins w:id="1254" w:author="Benton, Deon" w:date="2026-02-27T16:53:00Z" w16du:dateUtc="2026-02-27T22:53:00Z">
        <w:r w:rsidR="00BF289A">
          <w:rPr>
            <w:rFonts w:ascii="Times New Roman" w:hAnsi="Times New Roman" w:cs="Times New Roman"/>
          </w:rPr>
          <w:t>ddle</w:t>
        </w:r>
      </w:ins>
      <w:ins w:id="1255" w:author="Benton, Deon" w:date="2026-02-27T16:52:00Z" w16du:dateUtc="2026-02-27T22:52:00Z">
        <w:r w:rsidR="00BF289A">
          <w:rPr>
            <w:rFonts w:ascii="Times New Roman" w:hAnsi="Times New Roman" w:cs="Times New Roman"/>
          </w:rPr>
          <w:t xml:space="preserve"> unit in the Obstacle Horizontal Spatial Position  group; the </w:t>
        </w:r>
      </w:ins>
      <w:ins w:id="1256" w:author="Benton, Deon" w:date="2026-02-27T16:53:00Z" w16du:dateUtc="2026-02-27T22:53:00Z">
        <w:r w:rsidR="00BF289A">
          <w:rPr>
            <w:rFonts w:ascii="Times New Roman" w:hAnsi="Times New Roman" w:cs="Times New Roman"/>
          </w:rPr>
          <w:t>Small</w:t>
        </w:r>
      </w:ins>
      <w:ins w:id="1257"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1258"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1259"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1260"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1261"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1262"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1263" w:author="Benton, Deon" w:date="2026-02-27T17:01:00Z" w16du:dateUtc="2026-02-27T23:01:00Z">
        <w:r w:rsidR="00130626">
          <w:rPr>
            <w:rFonts w:ascii="Times New Roman" w:hAnsi="Times New Roman" w:cs="Times New Roman"/>
          </w:rPr>
          <w:t xml:space="preserve">move along arced </w:t>
        </w:r>
      </w:ins>
      <w:ins w:id="1264" w:author="Benton, Deon" w:date="2026-02-27T16:55:00Z" w16du:dateUtc="2026-02-27T22:55:00Z">
        <w:r w:rsidR="001A2E10">
          <w:rPr>
            <w:rFonts w:ascii="Times New Roman" w:hAnsi="Times New Roman" w:cs="Times New Roman"/>
          </w:rPr>
          <w:t>(e.g., a</w:t>
        </w:r>
      </w:ins>
      <w:ins w:id="1265" w:author="Benton, Deon" w:date="2026-02-27T16:59:00Z" w16du:dateUtc="2026-02-27T22:59:00Z">
        <w:r w:rsidR="00580981">
          <w:rPr>
            <w:rFonts w:ascii="Times New Roman" w:hAnsi="Times New Roman" w:cs="Times New Roman"/>
          </w:rPr>
          <w:t xml:space="preserve">n object with elongated appendage-like extensions [e.g., a </w:t>
        </w:r>
      </w:ins>
      <w:ins w:id="1266" w:author="Benton, Deon" w:date="2026-02-27T16:55:00Z" w16du:dateUtc="2026-02-27T22:55:00Z">
        <w:r w:rsidR="001A2E10">
          <w:rPr>
            <w:rFonts w:ascii="Times New Roman" w:hAnsi="Times New Roman" w:cs="Times New Roman"/>
          </w:rPr>
          <w:t>sibling</w:t>
        </w:r>
      </w:ins>
      <w:ins w:id="1267" w:author="Benton, Deon" w:date="2026-02-27T16:59:00Z" w16du:dateUtc="2026-02-27T22:59:00Z">
        <w:r w:rsidR="00580981">
          <w:rPr>
            <w:rFonts w:ascii="Times New Roman" w:hAnsi="Times New Roman" w:cs="Times New Roman"/>
          </w:rPr>
          <w:t>]</w:t>
        </w:r>
      </w:ins>
      <w:ins w:id="1268" w:author="Benton, Deon" w:date="2026-02-27T16:55:00Z" w16du:dateUtc="2026-02-27T22:55:00Z">
        <w:r w:rsidR="001A2E10">
          <w:rPr>
            <w:rFonts w:ascii="Times New Roman" w:hAnsi="Times New Roman" w:cs="Times New Roman"/>
          </w:rPr>
          <w:t xml:space="preserve"> jumping over a toy left on the floor or </w:t>
        </w:r>
      </w:ins>
      <w:ins w:id="1269"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1270" w:author="Benton, Deon" w:date="2026-02-27T16:56:00Z" w16du:dateUtc="2026-02-27T22:56:00Z">
        <w:r w:rsidR="00FC216C">
          <w:rPr>
            <w:rFonts w:ascii="Times New Roman" w:hAnsi="Times New Roman" w:cs="Times New Roman"/>
          </w:rPr>
          <w:t xml:space="preserve">(e.g., </w:t>
        </w:r>
      </w:ins>
      <w:ins w:id="1271" w:author="Benton, Deon" w:date="2026-02-27T16:57:00Z" w16du:dateUtc="2026-02-27T22:57:00Z">
        <w:r w:rsidR="00FC216C">
          <w:rPr>
            <w:rFonts w:ascii="Times New Roman" w:hAnsi="Times New Roman" w:cs="Times New Roman"/>
          </w:rPr>
          <w:t>a</w:t>
        </w:r>
      </w:ins>
      <w:ins w:id="1272" w:author="Benton, Deon" w:date="2026-02-27T17:00:00Z" w16du:dateUtc="2026-02-27T23:00:00Z">
        <w:r w:rsidR="00580981">
          <w:rPr>
            <w:rFonts w:ascii="Times New Roman" w:hAnsi="Times New Roman" w:cs="Times New Roman"/>
          </w:rPr>
          <w:t>n object with elongated appendage-like extensions</w:t>
        </w:r>
      </w:ins>
      <w:ins w:id="1273" w:author="Benton, Deon" w:date="2026-02-27T16:57:00Z" w16du:dateUtc="2026-02-27T22:57:00Z">
        <w:r w:rsidR="00FC216C">
          <w:rPr>
            <w:rFonts w:ascii="Times New Roman" w:hAnsi="Times New Roman" w:cs="Times New Roman"/>
          </w:rPr>
          <w:t xml:space="preserve"> </w:t>
        </w:r>
      </w:ins>
      <w:ins w:id="1274"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1275" w:author="Benton, Deon" w:date="2026-02-27T16:57:00Z" w16du:dateUtc="2026-02-27T22:57:00Z">
        <w:r w:rsidR="00FC216C">
          <w:rPr>
            <w:rFonts w:ascii="Times New Roman" w:hAnsi="Times New Roman" w:cs="Times New Roman"/>
          </w:rPr>
          <w:t xml:space="preserve"> mom</w:t>
        </w:r>
      </w:ins>
      <w:ins w:id="1276" w:author="Benton, Deon" w:date="2026-02-27T17:00:00Z" w16du:dateUtc="2026-02-27T23:00:00Z">
        <w:r w:rsidR="00130626">
          <w:rPr>
            <w:rFonts w:ascii="Times New Roman" w:hAnsi="Times New Roman" w:cs="Times New Roman"/>
          </w:rPr>
          <w:t>]</w:t>
        </w:r>
      </w:ins>
      <w:ins w:id="1277" w:author="Benton, Deon" w:date="2026-02-27T16:57:00Z" w16du:dateUtc="2026-02-27T22:57:00Z">
        <w:r w:rsidR="00FC216C">
          <w:rPr>
            <w:rFonts w:ascii="Times New Roman" w:hAnsi="Times New Roman" w:cs="Times New Roman"/>
          </w:rPr>
          <w:t xml:space="preserve"> or a </w:t>
        </w:r>
      </w:ins>
      <w:ins w:id="1278" w:author="Benton, Deon" w:date="2026-02-27T17:01:00Z" w16du:dateUtc="2026-02-27T23:01:00Z">
        <w:r w:rsidR="00130626">
          <w:rPr>
            <w:rFonts w:ascii="Times New Roman" w:hAnsi="Times New Roman" w:cs="Times New Roman"/>
          </w:rPr>
          <w:t xml:space="preserve">rigid, small object </w:t>
        </w:r>
      </w:ins>
      <w:ins w:id="1279" w:author="Benton, Deon" w:date="2026-02-27T17:03:00Z" w16du:dateUtc="2026-02-27T23:03:00Z">
        <w:r w:rsidR="00FA25D6">
          <w:rPr>
            <w:rFonts w:ascii="Times New Roman" w:hAnsi="Times New Roman" w:cs="Times New Roman"/>
          </w:rPr>
          <w:t xml:space="preserve">[e.g., toy car] </w:t>
        </w:r>
      </w:ins>
      <w:ins w:id="1280" w:author="Benton, Deon" w:date="2026-02-27T17:01:00Z" w16du:dateUtc="2026-02-27T23:01:00Z">
        <w:r w:rsidR="00130626">
          <w:rPr>
            <w:rFonts w:ascii="Times New Roman" w:hAnsi="Times New Roman" w:cs="Times New Roman"/>
          </w:rPr>
          <w:t xml:space="preserve">with </w:t>
        </w:r>
      </w:ins>
      <w:ins w:id="1281" w:author="Benton, Deon" w:date="2026-02-27T17:03:00Z" w16du:dateUtc="2026-02-27T23:03:00Z">
        <w:r w:rsidR="00FA25D6">
          <w:rPr>
            <w:rFonts w:ascii="Times New Roman" w:hAnsi="Times New Roman" w:cs="Times New Roman"/>
          </w:rPr>
          <w:t>paired circular elements</w:t>
        </w:r>
      </w:ins>
      <w:ins w:id="1282" w:author="Benton, Deon" w:date="2026-02-27T17:02:00Z" w16du:dateUtc="2026-02-27T23:02:00Z">
        <w:r w:rsidR="00960944">
          <w:rPr>
            <w:rFonts w:ascii="Times New Roman" w:hAnsi="Times New Roman" w:cs="Times New Roman"/>
          </w:rPr>
          <w:t xml:space="preserve"> [e.g., </w:t>
        </w:r>
      </w:ins>
      <w:ins w:id="1283" w:author="Benton, Deon" w:date="2026-02-27T17:04:00Z" w16du:dateUtc="2026-02-27T23:04:00Z">
        <w:r w:rsidR="00FA25D6">
          <w:rPr>
            <w:rFonts w:ascii="Times New Roman" w:hAnsi="Times New Roman" w:cs="Times New Roman"/>
          </w:rPr>
          <w:t>wheels</w:t>
        </w:r>
      </w:ins>
      <w:ins w:id="1284"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1285"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1286"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1287"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1288"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1289"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1290" w:author="Benton, Deon" w:date="2026-02-27T17:08:00Z" w16du:dateUtc="2026-02-27T23:08:00Z">
        <w:r>
          <w:rPr>
            <w:rFonts w:ascii="Times New Roman" w:hAnsi="Times New Roman" w:cs="Times New Roman"/>
          </w:rPr>
          <w:t xml:space="preserve">Other key assumptions </w:t>
        </w:r>
      </w:ins>
      <w:ins w:id="1291"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occurs over them than beside them, and </w:t>
        </w:r>
      </w:ins>
      <w:ins w:id="1292" w:author="Benton, Deon" w:date="2026-02-27T17:10:00Z" w16du:dateUtc="2026-02-27T23:10:00Z">
        <w:r w:rsidR="006160C1">
          <w:rPr>
            <w:rFonts w:ascii="Times New Roman" w:hAnsi="Times New Roman" w:cs="Times New Roman"/>
          </w:rPr>
          <w:t>the vertical distance between the apex of the arced motion and the top of an obstacle is</w:t>
        </w:r>
      </w:ins>
      <w:ins w:id="1293"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w:t>
        </w:r>
        <w:r w:rsidR="00594485">
          <w:rPr>
            <w:rFonts w:ascii="Times New Roman" w:hAnsi="Times New Roman" w:cs="Times New Roman"/>
          </w:rPr>
          <w:lastRenderedPageBreak/>
          <w:t>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1294"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1295"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proofErr w:type="gramStart"/>
      <w:ins w:id="1296"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ins>
      <w:r w:rsidR="00524642" w:rsidRPr="00CE5A7B">
        <w:rPr>
          <w:rFonts w:ascii="Times New Roman" w:hAnsi="Times New Roman" w:cs="Times New Roman"/>
        </w:rPr>
        <w:t xml:space="preserve">implemented by assigning a higher learning rate to the incoming and outgoing weights of the </w:t>
      </w:r>
      <w:ins w:id="1297"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1298"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1299"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1300"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1301"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1302"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1303"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1304" w:author="Benton, Deon" w:date="2026-02-27T17:45:00Z" w16du:dateUtc="2026-02-27T23:45:00Z">
        <w:r w:rsidR="00D26206">
          <w:rPr>
            <w:rFonts w:ascii="Times New Roman" w:hAnsi="Times New Roman" w:cs="Times New Roman"/>
          </w:rPr>
          <w:t xml:space="preserve"> (which captured the notion that infants att</w:t>
        </w:r>
      </w:ins>
      <w:ins w:id="1305"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1306"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1307"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1308"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1309"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1310" w:author="Benton, Deon" w:date="2026-03-02T11:31:00Z" w16du:dateUtc="2026-03-02T17:31:00Z">
        <w:r w:rsidR="000512B7">
          <w:rPr>
            <w:rFonts w:ascii="Times New Roman" w:hAnsi="Times New Roman" w:cs="Times New Roman"/>
          </w:rPr>
          <w:t>obstacles</w:t>
        </w:r>
      </w:ins>
      <w:ins w:id="1311"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1312"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1313" w:author="Benton, Deon" w:date="2026-03-02T13:24:00Z" w16du:dateUtc="2026-03-02T19:24:00Z">
        <w:r>
          <w:rPr>
            <w:rFonts w:ascii="Times New Roman" w:hAnsi="Times New Roman" w:cs="Times New Roman"/>
          </w:rPr>
          <w:t xml:space="preserve">Given that the studies </w:t>
        </w:r>
      </w:ins>
      <w:ins w:id="1314" w:author="Benton, Deon" w:date="2026-03-02T13:46:00Z" w16du:dateUtc="2026-03-02T19:46:00Z">
        <w:r w:rsidR="009F1E54">
          <w:rPr>
            <w:rFonts w:ascii="Times New Roman" w:hAnsi="Times New Roman" w:cs="Times New Roman"/>
          </w:rPr>
          <w:t>associated with</w:t>
        </w:r>
      </w:ins>
      <w:ins w:id="1315" w:author="Benton, Deon" w:date="2026-03-02T13:24:00Z" w16du:dateUtc="2026-03-02T19:24:00Z">
        <w:r>
          <w:rPr>
            <w:rFonts w:ascii="Times New Roman" w:hAnsi="Times New Roman" w:cs="Times New Roman"/>
          </w:rPr>
          <w:t xml:space="preserve"> </w:t>
        </w:r>
      </w:ins>
      <w:ins w:id="1316" w:author="Benton, Deon" w:date="2026-03-02T13:25:00Z" w16du:dateUtc="2026-03-02T19:25:00Z">
        <w:r>
          <w:rPr>
            <w:rFonts w:ascii="Times New Roman" w:hAnsi="Times New Roman" w:cs="Times New Roman"/>
          </w:rPr>
          <w:t>each of the five target findings</w:t>
        </w:r>
      </w:ins>
      <w:ins w:id="1317" w:author="Benton, Deon" w:date="2026-03-02T13:24:00Z" w16du:dateUtc="2026-03-02T19:24:00Z">
        <w:r>
          <w:rPr>
            <w:rFonts w:ascii="Times New Roman" w:hAnsi="Times New Roman" w:cs="Times New Roman"/>
          </w:rPr>
          <w:t>—which the current series of simulations were designed to capture—tested infants at different ages, the</w:t>
        </w:r>
      </w:ins>
      <w:ins w:id="1318" w:author="Benton, Deon" w:date="2026-03-02T13:22:00Z" w16du:dateUtc="2026-03-02T19:22:00Z">
        <w:r w:rsidR="005319EB">
          <w:rPr>
            <w:rFonts w:ascii="Times New Roman" w:hAnsi="Times New Roman" w:cs="Times New Roman"/>
          </w:rPr>
          <w:t xml:space="preserve"> length of the </w:t>
        </w:r>
        <w:r w:rsidR="005319EB">
          <w:rPr>
            <w:rFonts w:ascii="Times New Roman" w:hAnsi="Times New Roman" w:cs="Times New Roman"/>
          </w:rPr>
          <w:lastRenderedPageBreak/>
          <w:t xml:space="preserve">pretraining phase varied across simulations. </w:t>
        </w:r>
      </w:ins>
      <w:ins w:id="1319" w:author="Benton, Deon" w:date="2026-03-02T13:32:00Z" w16du:dateUtc="2026-03-02T19:32:00Z">
        <w:r w:rsidR="00564104">
          <w:rPr>
            <w:rFonts w:ascii="Times New Roman" w:hAnsi="Times New Roman" w:cs="Times New Roman"/>
          </w:rPr>
          <w:t>In particular,</w:t>
        </w:r>
      </w:ins>
      <w:ins w:id="1320" w:author="Benton, Deon" w:date="2026-03-02T13:30:00Z" w16du:dateUtc="2026-03-02T19:30:00Z">
        <w:r w:rsidR="005B4EEF">
          <w:rPr>
            <w:rFonts w:ascii="Times New Roman" w:hAnsi="Times New Roman" w:cs="Times New Roman"/>
          </w:rPr>
          <w:t xml:space="preserve"> pretraining </w:t>
        </w:r>
      </w:ins>
      <w:ins w:id="1321" w:author="Benton, Deon" w:date="2026-03-02T13:17:00Z" w16du:dateUtc="2026-03-02T19:17:00Z">
        <w:r w:rsidR="00452801">
          <w:rPr>
            <w:rFonts w:ascii="Times New Roman" w:hAnsi="Times New Roman" w:cs="Times New Roman"/>
          </w:rPr>
          <w:t>duration was scaled linearly with age</w:t>
        </w:r>
      </w:ins>
      <w:ins w:id="1322" w:author="Benton, Deon" w:date="2026-03-02T14:06:00Z" w16du:dateUtc="2026-03-02T20:06:00Z">
        <w:r w:rsidR="002C7405">
          <w:rPr>
            <w:rFonts w:ascii="Times New Roman" w:hAnsi="Times New Roman" w:cs="Times New Roman"/>
          </w:rPr>
          <w:t xml:space="preserve"> across simulations</w:t>
        </w:r>
      </w:ins>
      <w:ins w:id="1323" w:author="Benton, Deon" w:date="2026-03-02T13:33:00Z" w16du:dateUtc="2026-03-02T19:33:00Z">
        <w:r w:rsidR="00564104">
          <w:rPr>
            <w:rFonts w:ascii="Times New Roman" w:hAnsi="Times New Roman" w:cs="Times New Roman"/>
          </w:rPr>
          <w:t xml:space="preserve">, </w:t>
        </w:r>
      </w:ins>
      <w:ins w:id="1324" w:author="Benton, Deon" w:date="2026-03-02T13:17:00Z" w16du:dateUtc="2026-03-02T19:17:00Z">
        <w:r w:rsidR="00452801">
          <w:rPr>
            <w:rFonts w:ascii="Times New Roman" w:hAnsi="Times New Roman" w:cs="Times New Roman"/>
          </w:rPr>
          <w:t>such that simulations</w:t>
        </w:r>
      </w:ins>
      <w:ins w:id="1325" w:author="Benton, Deon" w:date="2026-03-02T13:30:00Z" w16du:dateUtc="2026-03-02T19:30:00Z">
        <w:r w:rsidR="005B4EEF">
          <w:rPr>
            <w:rFonts w:ascii="Times New Roman" w:hAnsi="Times New Roman" w:cs="Times New Roman"/>
          </w:rPr>
          <w:t xml:space="preserve"> </w:t>
        </w:r>
      </w:ins>
      <w:ins w:id="1326" w:author="Benton, Deon" w:date="2026-03-02T13:33:00Z" w16du:dateUtc="2026-03-02T19:33:00Z">
        <w:r w:rsidR="00564104">
          <w:rPr>
            <w:rFonts w:ascii="Times New Roman" w:hAnsi="Times New Roman" w:cs="Times New Roman"/>
          </w:rPr>
          <w:t>corresponding</w:t>
        </w:r>
      </w:ins>
      <w:ins w:id="1327" w:author="Benton, Deon" w:date="2026-03-02T13:30:00Z" w16du:dateUtc="2026-03-02T19:30:00Z">
        <w:r w:rsidR="005B4EEF">
          <w:rPr>
            <w:rFonts w:ascii="Times New Roman" w:hAnsi="Times New Roman" w:cs="Times New Roman"/>
          </w:rPr>
          <w:t xml:space="preserve"> to studies that tested older ages received </w:t>
        </w:r>
      </w:ins>
      <w:ins w:id="1328" w:author="Benton, Deon" w:date="2026-03-02T13:34:00Z" w16du:dateUtc="2026-03-02T19:34:00Z">
        <w:r w:rsidR="00564104">
          <w:rPr>
            <w:rFonts w:ascii="Times New Roman" w:hAnsi="Times New Roman" w:cs="Times New Roman"/>
          </w:rPr>
          <w:t xml:space="preserve">proportionally </w:t>
        </w:r>
      </w:ins>
      <w:ins w:id="1329" w:author="Benton, Deon" w:date="2026-03-02T13:30:00Z" w16du:dateUtc="2026-03-02T19:30:00Z">
        <w:r w:rsidR="005B4EEF">
          <w:rPr>
            <w:rFonts w:ascii="Times New Roman" w:hAnsi="Times New Roman" w:cs="Times New Roman"/>
          </w:rPr>
          <w:t xml:space="preserve">more pretraining </w:t>
        </w:r>
      </w:ins>
      <w:ins w:id="1330" w:author="Benton, Deon" w:date="2026-03-02T13:34:00Z" w16du:dateUtc="2026-03-02T19:34:00Z">
        <w:r w:rsidR="00564104">
          <w:rPr>
            <w:rFonts w:ascii="Times New Roman" w:hAnsi="Times New Roman" w:cs="Times New Roman"/>
          </w:rPr>
          <w:t>epochs</w:t>
        </w:r>
      </w:ins>
      <w:ins w:id="1331" w:author="Benton, Deon" w:date="2026-03-02T13:30:00Z" w16du:dateUtc="2026-03-02T19:30:00Z">
        <w:r w:rsidR="005B4EEF">
          <w:rPr>
            <w:rFonts w:ascii="Times New Roman" w:hAnsi="Times New Roman" w:cs="Times New Roman"/>
          </w:rPr>
          <w:t xml:space="preserve">. </w:t>
        </w:r>
      </w:ins>
      <w:ins w:id="1332" w:author="Benton, Deon" w:date="2026-03-02T13:17:00Z" w16du:dateUtc="2026-03-02T19:17:00Z">
        <w:r w:rsidR="00452801">
          <w:rPr>
            <w:rFonts w:ascii="Times New Roman" w:hAnsi="Times New Roman" w:cs="Times New Roman"/>
          </w:rPr>
          <w:t xml:space="preserve"> </w:t>
        </w:r>
      </w:ins>
      <w:ins w:id="1333" w:author="Benton, Deon" w:date="2026-03-02T14:11:00Z" w16du:dateUtc="2026-03-02T20:11:00Z">
        <w:r w:rsidR="009E3E0A">
          <w:rPr>
            <w:rFonts w:ascii="Times New Roman" w:hAnsi="Times New Roman" w:cs="Times New Roman"/>
          </w:rPr>
          <w:t xml:space="preserve">As with pretraining duration, the learning rate for </w:t>
        </w:r>
      </w:ins>
      <w:ins w:id="1334"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1335"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1336"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1337" w:author="Benton, Deon" w:date="2026-03-02T14:14:00Z" w16du:dateUtc="2026-03-02T20:14:00Z">
        <w:r w:rsidR="003D48D0">
          <w:rPr>
            <w:rFonts w:ascii="Times New Roman" w:hAnsi="Times New Roman" w:cs="Times New Roman"/>
          </w:rPr>
          <w:t>.</w:t>
        </w:r>
      </w:ins>
      <w:ins w:id="1338" w:author="Benton, Deon" w:date="2026-03-02T14:13:00Z" w16du:dateUtc="2026-03-02T20:13:00Z">
        <w:r w:rsidR="003D48D0">
          <w:rPr>
            <w:rFonts w:ascii="Times New Roman" w:hAnsi="Times New Roman" w:cs="Times New Roman"/>
          </w:rPr>
          <w:t xml:space="preserve">  </w:t>
        </w:r>
      </w:ins>
      <w:ins w:id="1339" w:author="Benton, Deon" w:date="2026-03-02T14:55:00Z" w16du:dateUtc="2026-03-02T20:55:00Z">
        <w:r w:rsidR="00C54E36">
          <w:rPr>
            <w:rFonts w:ascii="Times New Roman" w:hAnsi="Times New Roman" w:cs="Times New Roman"/>
          </w:rPr>
          <w:t xml:space="preserve">In all of the simulations, </w:t>
        </w:r>
      </w:ins>
      <w:del w:id="1340" w:author="Benton, Deon" w:date="2026-03-02T14:55:00Z" w16du:dateUtc="2026-03-02T20:55:00Z">
        <w:r w:rsidR="00EA7F5F" w:rsidDel="00C54E36">
          <w:rPr>
            <w:rFonts w:ascii="Times New Roman" w:hAnsi="Times New Roman" w:cs="Times New Roman"/>
          </w:rPr>
          <w:delText>T</w:delText>
        </w:r>
      </w:del>
      <w:ins w:id="1341"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1342" w:author="Benton, Deon" w:date="2026-03-02T14:55:00Z" w16du:dateUtc="2026-03-02T20:55:00Z">
        <w:r w:rsidR="00C54E36">
          <w:rPr>
            <w:rFonts w:ascii="Times New Roman" w:hAnsi="Times New Roman" w:cs="Times New Roman"/>
          </w:rPr>
          <w:t xml:space="preserve"> (see </w:t>
        </w:r>
      </w:ins>
      <w:ins w:id="1343" w:author="Benton, Deon" w:date="2026-03-02T14:56:00Z" w16du:dateUtc="2026-03-02T20:56:00Z">
        <w:r w:rsidR="00C54E36">
          <w:rPr>
            <w:rFonts w:ascii="Times New Roman" w:hAnsi="Times New Roman" w:cs="Times New Roman"/>
          </w:rPr>
          <w:t>below for details about the n</w:t>
        </w:r>
      </w:ins>
      <w:ins w:id="1344" w:author="Benton, Deon" w:date="2026-03-02T14:57:00Z" w16du:dateUtc="2026-03-02T20:57:00Z">
        <w:r w:rsidR="00C54E36">
          <w:rPr>
            <w:rFonts w:ascii="Times New Roman" w:hAnsi="Times New Roman" w:cs="Times New Roman"/>
          </w:rPr>
          <w:t xml:space="preserve">ature </w:t>
        </w:r>
      </w:ins>
      <w:ins w:id="1345" w:author="Benton, Deon" w:date="2026-03-02T14:56:00Z" w16du:dateUtc="2026-03-02T20:56:00Z">
        <w:r w:rsidR="00C54E36">
          <w:rPr>
            <w:rFonts w:ascii="Times New Roman" w:hAnsi="Times New Roman" w:cs="Times New Roman"/>
          </w:rPr>
          <w:t>of the habituation experien</w:t>
        </w:r>
      </w:ins>
      <w:ins w:id="1346"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1347" w:author="Benton, Deon" w:date="2026-03-02T14:58:00Z" w16du:dateUtc="2026-03-02T20:58:00Z">
        <w:r w:rsidR="00FF0FF5">
          <w:rPr>
            <w:rFonts w:ascii="Times New Roman" w:hAnsi="Times New Roman" w:cs="Times New Roman"/>
          </w:rPr>
          <w:t>This is consistent with existing developmental models</w:t>
        </w:r>
      </w:ins>
      <w:ins w:id="1348" w:author="Benton, Deon" w:date="2026-03-02T15:01:00Z" w16du:dateUtc="2026-03-02T21:01:00Z">
        <w:r w:rsidR="00864247">
          <w:rPr>
            <w:rFonts w:ascii="Times New Roman" w:hAnsi="Times New Roman" w:cs="Times New Roman"/>
          </w:rPr>
          <w:t xml:space="preserve">. </w:t>
        </w:r>
      </w:ins>
      <w:ins w:id="1349" w:author="Benton, Deon" w:date="2026-03-02T15:06:00Z" w16du:dateUtc="2026-03-02T21:06:00Z">
        <w:r w:rsidR="00A91FBA">
          <w:rPr>
            <w:rFonts w:ascii="Times New Roman" w:hAnsi="Times New Roman" w:cs="Times New Roman"/>
          </w:rPr>
          <w:t xml:space="preserve">As is typical </w:t>
        </w:r>
      </w:ins>
      <w:ins w:id="1350"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w:t>
        </w:r>
      </w:ins>
      <w:ins w:id="1351"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1352"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1353"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1354"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1355" w:author="Benton, Deon" w:date="2026-03-02T15:09:00Z" w16du:dateUtc="2026-03-02T21:09:00Z">
        <w:r w:rsidR="00F52B7C">
          <w:rPr>
            <w:rFonts w:ascii="Times New Roman" w:hAnsi="Times New Roman" w:cs="Times New Roman"/>
          </w:rPr>
          <w:t>instructive briefl</w:t>
        </w:r>
      </w:ins>
      <w:ins w:id="1356"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1357"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1358"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1359"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1360"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1361"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1362"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1363"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1364"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1365" w:author="Benton, Deon" w:date="2026-03-02T15:14:00Z" w16du:dateUtc="2026-03-02T21:14:00Z">
        <w:r w:rsidR="005D29D3">
          <w:rPr>
            <w:rFonts w:ascii="Times New Roman" w:hAnsi="Times New Roman" w:cs="Times New Roman"/>
          </w:rPr>
          <w:t>Given that s</w:t>
        </w:r>
      </w:ins>
      <w:ins w:id="1366" w:author="Benton, Deon" w:date="2026-03-02T15:15:00Z" w16du:dateUtc="2026-03-02T21:15:00Z">
        <w:r w:rsidR="005D29D3">
          <w:rPr>
            <w:rFonts w:ascii="Times New Roman" w:hAnsi="Times New Roman" w:cs="Times New Roman"/>
          </w:rPr>
          <w:t xml:space="preserve">ome amount of time is </w:t>
        </w:r>
        <w:r w:rsidR="005D29D3">
          <w:rPr>
            <w:rFonts w:ascii="Times New Roman" w:hAnsi="Times New Roman" w:cs="Times New Roman"/>
          </w:rPr>
          <w:lastRenderedPageBreak/>
          <w:t xml:space="preserve">needed for </w:t>
        </w:r>
      </w:ins>
      <w:ins w:id="1367" w:author="Benton, Deon" w:date="2026-03-02T15:16:00Z" w16du:dateUtc="2026-03-02T21:16:00Z">
        <w:r w:rsidR="00A26747">
          <w:rPr>
            <w:rFonts w:ascii="Times New Roman" w:hAnsi="Times New Roman" w:cs="Times New Roman"/>
          </w:rPr>
          <w:t>infants’</w:t>
        </w:r>
      </w:ins>
      <w:ins w:id="1368" w:author="Benton, Deon" w:date="2026-03-02T15:14:00Z" w16du:dateUtc="2026-03-02T21:14:00Z">
        <w:r w:rsidR="005D29D3">
          <w:rPr>
            <w:rFonts w:ascii="Times New Roman" w:hAnsi="Times New Roman" w:cs="Times New Roman"/>
          </w:rPr>
          <w:t xml:space="preserve"> internal representation</w:t>
        </w:r>
      </w:ins>
      <w:ins w:id="1369" w:author="Benton, Deon" w:date="2026-03-02T15:16:00Z" w16du:dateUtc="2026-03-02T21:16:00Z">
        <w:r w:rsidR="00A26747">
          <w:rPr>
            <w:rFonts w:ascii="Times New Roman" w:hAnsi="Times New Roman" w:cs="Times New Roman"/>
          </w:rPr>
          <w:t xml:space="preserve"> of the external stimulus</w:t>
        </w:r>
      </w:ins>
      <w:ins w:id="1370" w:author="Benton, Deon" w:date="2026-03-02T15:14:00Z" w16du:dateUtc="2026-03-02T21:14:00Z">
        <w:r w:rsidR="005D29D3">
          <w:rPr>
            <w:rFonts w:ascii="Times New Roman" w:hAnsi="Times New Roman" w:cs="Times New Roman"/>
          </w:rPr>
          <w:t xml:space="preserve"> </w:t>
        </w:r>
      </w:ins>
      <w:ins w:id="1371" w:author="Benton, Deon" w:date="2026-03-02T15:15:00Z" w16du:dateUtc="2026-03-02T21:15:00Z">
        <w:r w:rsidR="00A26747">
          <w:rPr>
            <w:rFonts w:ascii="Times New Roman" w:hAnsi="Times New Roman" w:cs="Times New Roman"/>
          </w:rPr>
          <w:t>to be constructed</w:t>
        </w:r>
      </w:ins>
      <w:ins w:id="1372" w:author="Benton, Deon" w:date="2026-03-02T15:14:00Z" w16du:dateUtc="2026-03-02T21:14:00Z">
        <w:r w:rsidR="005D29D3">
          <w:rPr>
            <w:rFonts w:ascii="Times New Roman" w:hAnsi="Times New Roman" w:cs="Times New Roman"/>
          </w:rPr>
          <w:t>,</w:t>
        </w:r>
      </w:ins>
      <w:ins w:id="1373" w:author="Benton, Deon" w:date="2026-03-02T15:15:00Z" w16du:dateUtc="2026-03-02T21:15:00Z">
        <w:r w:rsidR="00A26747">
          <w:rPr>
            <w:rFonts w:ascii="Times New Roman" w:hAnsi="Times New Roman" w:cs="Times New Roman"/>
          </w:rPr>
          <w:t xml:space="preserve"> during the first few trials of the habituation phase</w:t>
        </w:r>
      </w:ins>
      <w:ins w:id="1374"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1375" w:author="Benton, Deon" w:date="2026-03-02T15:17:00Z" w16du:dateUtc="2026-03-02T21:17:00Z">
        <w:r w:rsidR="00824236">
          <w:rPr>
            <w:rFonts w:ascii="Times New Roman" w:hAnsi="Times New Roman" w:cs="Times New Roman"/>
          </w:rPr>
          <w:t xml:space="preserve">A </w:t>
        </w:r>
      </w:ins>
      <w:ins w:id="1376" w:author="Benton, Deon" w:date="2026-03-02T15:18:00Z" w16du:dateUtc="2026-03-02T21:18:00Z">
        <w:r w:rsidR="00824236">
          <w:rPr>
            <w:rFonts w:ascii="Times New Roman" w:hAnsi="Times New Roman" w:cs="Times New Roman"/>
          </w:rPr>
          <w:t>consequence of this is that infants will continue attending to</w:t>
        </w:r>
      </w:ins>
      <w:ins w:id="1377" w:author="Benton, Deon" w:date="2026-03-02T15:19:00Z" w16du:dateUtc="2026-03-02T21:19:00Z">
        <w:r w:rsidR="00824236">
          <w:rPr>
            <w:rFonts w:ascii="Times New Roman" w:hAnsi="Times New Roman" w:cs="Times New Roman"/>
          </w:rPr>
          <w:t xml:space="preserve">—and thus </w:t>
        </w:r>
      </w:ins>
      <w:ins w:id="1378"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1379"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1380" w:author="Benton, Deon" w:date="2026-03-02T15:18:00Z" w16du:dateUtc="2026-03-02T21:18:00Z">
        <w:r w:rsidR="00824236">
          <w:rPr>
            <w:rFonts w:ascii="Times New Roman" w:hAnsi="Times New Roman" w:cs="Times New Roman"/>
          </w:rPr>
          <w:t xml:space="preserve"> </w:t>
        </w:r>
      </w:ins>
      <w:ins w:id="1381"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1382" w:author="Benton, Deon" w:date="2026-03-02T15:21:00Z" w16du:dateUtc="2026-03-02T21:21:00Z">
        <w:r w:rsidR="00723920">
          <w:rPr>
            <w:rFonts w:ascii="Times New Roman" w:hAnsi="Times New Roman" w:cs="Times New Roman"/>
          </w:rPr>
          <w:t>that infants disengage f</w:t>
        </w:r>
      </w:ins>
      <w:ins w:id="1383"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1384" w:author="Benton, Deon" w:date="2026-03-02T15:23:00Z" w16du:dateUtc="2026-03-02T21:23:00Z">
        <w:r w:rsidR="009915E8">
          <w:rPr>
            <w:rFonts w:ascii="Times New Roman" w:hAnsi="Times New Roman" w:cs="Times New Roman"/>
          </w:rPr>
          <w:t>Recall that the main task of aut</w:t>
        </w:r>
      </w:ins>
      <w:ins w:id="1385" w:author="Benton, Deon" w:date="2026-03-02T15:24:00Z" w16du:dateUtc="2026-03-02T21:24:00Z">
        <w:r w:rsidR="009915E8">
          <w:rPr>
            <w:rFonts w:ascii="Times New Roman" w:hAnsi="Times New Roman" w:cs="Times New Roman"/>
          </w:rPr>
          <w:t>o</w:t>
        </w:r>
      </w:ins>
      <w:ins w:id="1386" w:author="Benton, Deon" w:date="2026-03-02T15:23:00Z" w16du:dateUtc="2026-03-02T21:23:00Z">
        <w:r w:rsidR="009915E8">
          <w:rPr>
            <w:rFonts w:ascii="Times New Roman" w:hAnsi="Times New Roman" w:cs="Times New Roman"/>
          </w:rPr>
          <w:t xml:space="preserve">encoder models is </w:t>
        </w:r>
      </w:ins>
      <w:ins w:id="1387"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1388" w:author="Benton, Deon" w:date="2026-03-02T15:24:00Z" w16du:dateUtc="2026-03-02T21:24:00Z">
        <w:r w:rsidR="00354B64">
          <w:rPr>
            <w:rFonts w:ascii="Times New Roman" w:hAnsi="Times New Roman" w:cs="Times New Roman"/>
          </w:rPr>
          <w:t xml:space="preserve"> This input is akin to an external stimulus. To achieve this </w:t>
        </w:r>
      </w:ins>
      <w:ins w:id="1389" w:author="Benton, Deon" w:date="2026-03-02T15:28:00Z" w16du:dateUtc="2026-03-02T21:28:00Z">
        <w:r w:rsidR="000A0E69">
          <w:rPr>
            <w:rFonts w:ascii="Times New Roman" w:hAnsi="Times New Roman" w:cs="Times New Roman"/>
          </w:rPr>
          <w:t>objective, these</w:t>
        </w:r>
      </w:ins>
      <w:ins w:id="1390"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1391"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1392"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1393"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1394" w:author="Benton, Deon" w:date="2026-03-02T15:29:00Z" w16du:dateUtc="2026-03-02T21:29:00Z">
        <w:r w:rsidR="00E50B4C">
          <w:rPr>
            <w:rFonts w:ascii="Times New Roman" w:hAnsi="Times New Roman" w:cs="Times New Roman"/>
          </w:rPr>
          <w:t xml:space="preserve">the model’s internal representation of the input. </w:t>
        </w:r>
      </w:ins>
      <w:ins w:id="1395" w:author="Benton, Deon" w:date="2026-03-02T15:26:00Z" w16du:dateUtc="2026-03-02T21:26:00Z">
        <w:r w:rsidR="000A0E69">
          <w:rPr>
            <w:rFonts w:ascii="Times New Roman" w:hAnsi="Times New Roman" w:cs="Times New Roman"/>
          </w:rPr>
          <w:t>Given that learning in an autoencoder continues until the network is able rel</w:t>
        </w:r>
      </w:ins>
      <w:ins w:id="1396" w:author="Benton, Deon" w:date="2026-03-02T15:27:00Z" w16du:dateUtc="2026-03-02T21:27:00Z">
        <w:r w:rsidR="000A0E69">
          <w:rPr>
            <w:rFonts w:ascii="Times New Roman" w:hAnsi="Times New Roman" w:cs="Times New Roman"/>
          </w:rPr>
          <w:t>iably to reproduce the input at the output layer</w:t>
        </w:r>
      </w:ins>
      <w:ins w:id="1397"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1398"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1399"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5434B064" w:rsidR="00524642" w:rsidRPr="00AE207C" w:rsidRDefault="001D4A75" w:rsidP="007F7477">
      <w:pPr>
        <w:spacing w:line="480" w:lineRule="auto"/>
        <w:ind w:firstLine="720"/>
        <w:contextualSpacing/>
        <w:rPr>
          <w:rFonts w:ascii="Times New Roman" w:hAnsi="Times New Roman" w:cs="Times New Roman"/>
        </w:rPr>
      </w:pPr>
      <w:ins w:id="1400" w:author="Benton, Deon" w:date="2026-03-03T13:28:00Z" w16du:dateUtc="2026-03-03T19:28:00Z">
        <w:r>
          <w:rPr>
            <w:rFonts w:ascii="Times New Roman" w:hAnsi="Times New Roman" w:cs="Times New Roman"/>
          </w:rPr>
          <w:t>The aim</w:t>
        </w:r>
      </w:ins>
      <w:ins w:id="1401" w:author="Benton, Deon" w:date="2026-03-03T14:36:00Z" w16du:dateUtc="2026-03-03T20:36:00Z">
        <w:r w:rsidR="00457D05">
          <w:rPr>
            <w:rFonts w:ascii="Times New Roman" w:hAnsi="Times New Roman" w:cs="Times New Roman"/>
          </w:rPr>
          <w:t>s</w:t>
        </w:r>
      </w:ins>
      <w:ins w:id="1402" w:author="Benton, Deon" w:date="2026-03-03T13:28:00Z" w16du:dateUtc="2026-03-03T19:28:00Z">
        <w:r>
          <w:rPr>
            <w:rFonts w:ascii="Times New Roman" w:hAnsi="Times New Roman" w:cs="Times New Roman"/>
          </w:rPr>
          <w:t xml:space="preserve"> of the following simulations were </w:t>
        </w:r>
      </w:ins>
      <w:ins w:id="1403" w:author="Benton, Deon" w:date="2026-03-03T14:36:00Z" w16du:dateUtc="2026-03-03T20:36:00Z">
        <w:r w:rsidR="00F92D7F">
          <w:rPr>
            <w:rFonts w:ascii="Times New Roman" w:hAnsi="Times New Roman" w:cs="Times New Roman"/>
          </w:rPr>
          <w:t>fivefold</w:t>
        </w:r>
      </w:ins>
      <w:ins w:id="1404" w:author="Benton, Deon" w:date="2026-03-03T13:28:00Z" w16du:dateUtc="2026-03-03T19:28:00Z">
        <w:r>
          <w:rPr>
            <w:rFonts w:ascii="Times New Roman" w:hAnsi="Times New Roman" w:cs="Times New Roman"/>
          </w:rPr>
          <w:t>.</w:t>
        </w:r>
      </w:ins>
      <w:ins w:id="1405" w:author="Benton, Deon" w:date="2026-03-03T13:29:00Z" w16du:dateUtc="2026-03-03T19:29:00Z">
        <w:r>
          <w:rPr>
            <w:rFonts w:ascii="Times New Roman" w:hAnsi="Times New Roman" w:cs="Times New Roman"/>
          </w:rPr>
          <w:t xml:space="preserve"> </w:t>
        </w:r>
      </w:ins>
      <w:ins w:id="1406" w:author="Benton, Deon" w:date="2026-03-03T13:38:00Z" w16du:dateUtc="2026-03-03T19:38:00Z">
        <w:r w:rsidR="00D4193A">
          <w:rPr>
            <w:rFonts w:ascii="Times New Roman" w:hAnsi="Times New Roman" w:cs="Times New Roman"/>
          </w:rPr>
          <w:t>The first</w:t>
        </w:r>
      </w:ins>
      <w:ins w:id="1407" w:author="Benton, Deon" w:date="2026-03-03T13:40:00Z" w16du:dateUtc="2026-03-03T19:40:00Z">
        <w:r w:rsidR="00A94D82">
          <w:rPr>
            <w:rFonts w:ascii="Times New Roman" w:hAnsi="Times New Roman" w:cs="Times New Roman"/>
          </w:rPr>
          <w:t>—and most important—</w:t>
        </w:r>
      </w:ins>
      <w:ins w:id="1408" w:author="Benton, Deon" w:date="2026-03-09T19:00:00Z" w16du:dateUtc="2026-03-10T00:00:00Z">
        <w:r w:rsidR="00E31864">
          <w:rPr>
            <w:rFonts w:ascii="Times New Roman" w:hAnsi="Times New Roman" w:cs="Times New Roman"/>
          </w:rPr>
          <w:t>aim</w:t>
        </w:r>
      </w:ins>
      <w:ins w:id="1409" w:author="Benton, Deon" w:date="2026-03-03T13:38:00Z" w16du:dateUtc="2026-03-03T19:38:00Z">
        <w:r w:rsidR="00D4193A">
          <w:rPr>
            <w:rFonts w:ascii="Times New Roman" w:hAnsi="Times New Roman" w:cs="Times New Roman"/>
          </w:rPr>
          <w:t xml:space="preserve"> was </w:t>
        </w:r>
      </w:ins>
      <w:ins w:id="1410" w:author="Benton, Deon" w:date="2026-03-03T13:29:00Z" w16du:dateUtc="2026-03-03T19:29:00Z">
        <w:r>
          <w:rPr>
            <w:rFonts w:ascii="Times New Roman" w:hAnsi="Times New Roman" w:cs="Times New Roman"/>
          </w:rPr>
          <w:t xml:space="preserve">to determine whether </w:t>
        </w:r>
      </w:ins>
      <w:ins w:id="1411" w:author="Benton, Deon" w:date="2026-03-03T13:30:00Z" w16du:dateUtc="2026-03-03T19:30:00Z">
        <w:r w:rsidR="00102DDA">
          <w:rPr>
            <w:rFonts w:ascii="Times New Roman" w:hAnsi="Times New Roman" w:cs="Times New Roman"/>
          </w:rPr>
          <w:t xml:space="preserve">ALIAS—a connectionist computational instantiation of the </w:t>
        </w:r>
      </w:ins>
      <w:ins w:id="1412" w:author="Benton, Deon" w:date="2026-03-03T13:40:00Z" w16du:dateUtc="2026-03-03T19:40:00Z">
        <w:r w:rsidR="00A94D82">
          <w:rPr>
            <w:rFonts w:ascii="Times New Roman" w:hAnsi="Times New Roman" w:cs="Times New Roman"/>
          </w:rPr>
          <w:t xml:space="preserve">current </w:t>
        </w:r>
      </w:ins>
      <w:ins w:id="1413" w:author="Benton, Deon" w:date="2026-03-03T13:30:00Z" w16du:dateUtc="2026-03-03T19:30:00Z">
        <w:r w:rsidR="00102DDA">
          <w:rPr>
            <w:rFonts w:ascii="Times New Roman" w:hAnsi="Times New Roman" w:cs="Times New Roman"/>
          </w:rPr>
          <w:t xml:space="preserve">proposal—is sufficient to </w:t>
        </w:r>
      </w:ins>
      <w:ins w:id="1414" w:author="Benton, Deon" w:date="2026-03-03T13:32:00Z" w16du:dateUtc="2026-03-03T19:32:00Z">
        <w:r w:rsidR="00102DDA">
          <w:rPr>
            <w:rFonts w:ascii="Times New Roman" w:hAnsi="Times New Roman" w:cs="Times New Roman"/>
          </w:rPr>
          <w:t xml:space="preserve">account for a range of key findings </w:t>
        </w:r>
      </w:ins>
      <w:ins w:id="1415" w:author="Benton, Deon" w:date="2026-03-03T13:34:00Z" w16du:dateUtc="2026-03-03T19:34:00Z">
        <w:r w:rsidR="00785EE2">
          <w:rPr>
            <w:rFonts w:ascii="Times New Roman" w:hAnsi="Times New Roman" w:cs="Times New Roman"/>
          </w:rPr>
          <w:t xml:space="preserve">in </w:t>
        </w:r>
      </w:ins>
      <w:ins w:id="1416" w:author="Benton, Deon" w:date="2026-03-03T13:31:00Z" w16du:dateUtc="2026-03-03T19:31:00Z">
        <w:r w:rsidR="00102DDA">
          <w:rPr>
            <w:rFonts w:ascii="Times New Roman" w:hAnsi="Times New Roman" w:cs="Times New Roman"/>
          </w:rPr>
          <w:t xml:space="preserve">studies that </w:t>
        </w:r>
      </w:ins>
      <w:ins w:id="1417" w:author="Benton, Deon" w:date="2026-03-03T13:32:00Z" w16du:dateUtc="2026-03-03T19:32:00Z">
        <w:r w:rsidR="00102DDA">
          <w:rPr>
            <w:rFonts w:ascii="Times New Roman" w:hAnsi="Times New Roman" w:cs="Times New Roman"/>
          </w:rPr>
          <w:t xml:space="preserve">putatively assess infants’ action understanding. </w:t>
        </w:r>
      </w:ins>
      <w:ins w:id="1418" w:author="Benton, Deon" w:date="2026-03-03T13:38:00Z" w16du:dateUtc="2026-03-03T19:38:00Z">
        <w:r w:rsidR="00D4193A">
          <w:rPr>
            <w:rFonts w:ascii="Times New Roman" w:hAnsi="Times New Roman" w:cs="Times New Roman"/>
          </w:rPr>
          <w:t>The second aim was to demonstrate</w:t>
        </w:r>
      </w:ins>
      <w:ins w:id="1419" w:author="Benton, Deon" w:date="2026-03-03T13:45:00Z" w16du:dateUtc="2026-03-03T19:45:00Z">
        <w:r w:rsidR="00EF2B5E">
          <w:rPr>
            <w:rFonts w:ascii="Times New Roman" w:hAnsi="Times New Roman" w:cs="Times New Roman"/>
          </w:rPr>
          <w:t xml:space="preserve"> that ALIAS’</w:t>
        </w:r>
      </w:ins>
      <w:ins w:id="1420" w:author="Benton, Deon" w:date="2026-03-03T13:46:00Z" w16du:dateUtc="2026-03-03T19:46:00Z">
        <w:r w:rsidR="00EF2B5E">
          <w:rPr>
            <w:rFonts w:ascii="Times New Roman" w:hAnsi="Times New Roman" w:cs="Times New Roman"/>
          </w:rPr>
          <w:t xml:space="preserve"> success in capturing these key findings </w:t>
        </w:r>
      </w:ins>
      <w:ins w:id="1421" w:author="Benton, Deon" w:date="2026-03-03T13:48:00Z" w16du:dateUtc="2026-03-03T19:48:00Z">
        <w:r w:rsidR="00DE2443">
          <w:rPr>
            <w:rFonts w:ascii="Times New Roman" w:hAnsi="Times New Roman" w:cs="Times New Roman"/>
          </w:rPr>
          <w:t>wa</w:t>
        </w:r>
      </w:ins>
      <w:ins w:id="1422" w:author="Benton, Deon" w:date="2026-03-03T13:46:00Z" w16du:dateUtc="2026-03-03T19:46:00Z">
        <w:r w:rsidR="00EF2B5E">
          <w:rPr>
            <w:rFonts w:ascii="Times New Roman" w:hAnsi="Times New Roman" w:cs="Times New Roman"/>
          </w:rPr>
          <w:t>s not drive</w:t>
        </w:r>
      </w:ins>
      <w:ins w:id="1423" w:author="Benton, Deon" w:date="2026-03-03T13:48:00Z" w16du:dateUtc="2026-03-03T19:48:00Z">
        <w:r w:rsidR="00DE2443">
          <w:rPr>
            <w:rFonts w:ascii="Times New Roman" w:hAnsi="Times New Roman" w:cs="Times New Roman"/>
          </w:rPr>
          <w:t>n</w:t>
        </w:r>
      </w:ins>
      <w:ins w:id="1424" w:author="Benton, Deon" w:date="2026-03-03T13:46:00Z" w16du:dateUtc="2026-03-03T19:46:00Z">
        <w:r w:rsidR="00EF2B5E">
          <w:rPr>
            <w:rFonts w:ascii="Times New Roman" w:hAnsi="Times New Roman" w:cs="Times New Roman"/>
          </w:rPr>
          <w:t xml:space="preserve"> by in-lab learning alone but </w:t>
        </w:r>
      </w:ins>
      <w:ins w:id="1425" w:author="Benton, Deon" w:date="2026-03-03T14:38:00Z" w16du:dateUtc="2026-03-03T20:38:00Z">
        <w:r w:rsidR="00457D05">
          <w:rPr>
            <w:rFonts w:ascii="Times New Roman" w:hAnsi="Times New Roman" w:cs="Times New Roman"/>
          </w:rPr>
          <w:t>depended instead</w:t>
        </w:r>
      </w:ins>
      <w:ins w:id="1426" w:author="Benton, Deon" w:date="2026-03-03T13:47:00Z" w16du:dateUtc="2026-03-03T19:47:00Z">
        <w:r w:rsidR="00EF2B5E">
          <w:rPr>
            <w:rFonts w:ascii="Times New Roman" w:hAnsi="Times New Roman" w:cs="Times New Roman"/>
          </w:rPr>
          <w:t xml:space="preserve"> on </w:t>
        </w:r>
      </w:ins>
      <w:ins w:id="1427" w:author="Benton, Deon" w:date="2026-03-03T13:48:00Z" w16du:dateUtc="2026-03-03T19:48:00Z">
        <w:r w:rsidR="00DE2443">
          <w:rPr>
            <w:rFonts w:ascii="Times New Roman" w:hAnsi="Times New Roman" w:cs="Times New Roman"/>
          </w:rPr>
          <w:t>pretraining experience</w:t>
        </w:r>
      </w:ins>
      <w:ins w:id="1428" w:author="Benton, Deon" w:date="2026-03-03T13:50:00Z" w16du:dateUtc="2026-03-03T19:50:00Z">
        <w:r w:rsidR="008C15D0">
          <w:rPr>
            <w:rFonts w:ascii="Times New Roman" w:hAnsi="Times New Roman" w:cs="Times New Roman"/>
          </w:rPr>
          <w:t xml:space="preserve"> that approximated infants’ real-world experience</w:t>
        </w:r>
      </w:ins>
      <w:ins w:id="1429" w:author="Benton, Deon" w:date="2026-03-03T13:48:00Z" w16du:dateUtc="2026-03-03T19:48:00Z">
        <w:r w:rsidR="00DE2443">
          <w:rPr>
            <w:rFonts w:ascii="Times New Roman" w:hAnsi="Times New Roman" w:cs="Times New Roman"/>
          </w:rPr>
          <w:t xml:space="preserve"> with different action kinematics</w:t>
        </w:r>
      </w:ins>
      <w:ins w:id="1430" w:author="Benton, Deon" w:date="2026-03-03T13:47:00Z" w16du:dateUtc="2026-03-03T19:47:00Z">
        <w:r w:rsidR="00EF2B5E">
          <w:rPr>
            <w:rFonts w:ascii="Times New Roman" w:hAnsi="Times New Roman" w:cs="Times New Roman"/>
          </w:rPr>
          <w:t xml:space="preserve">. </w:t>
        </w:r>
      </w:ins>
      <w:ins w:id="1431" w:author="Benton, Deon" w:date="2026-03-03T13:51:00Z" w16du:dateUtc="2026-03-03T19:51:00Z">
        <w:r w:rsidR="008C15D0">
          <w:rPr>
            <w:rFonts w:ascii="Times New Roman" w:hAnsi="Times New Roman" w:cs="Times New Roman"/>
          </w:rPr>
          <w:t xml:space="preserve"> </w:t>
        </w:r>
      </w:ins>
      <w:ins w:id="1432"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w:t>
        </w:r>
        <w:r w:rsidR="00F87705" w:rsidRPr="00F87705">
          <w:rPr>
            <w:rFonts w:ascii="Times New Roman" w:hAnsi="Times New Roman" w:cs="Times New Roman"/>
          </w:rPr>
          <w:lastRenderedPageBreak/>
          <w:t xml:space="preserve">habituation and test performance. To provide a stringent test of the current proposal, networks in the first simulation were not exposed to such events. </w:t>
        </w:r>
      </w:ins>
      <w:ins w:id="1433" w:author="Benton, Deon" w:date="2026-03-03T14:17:00Z" w16du:dateUtc="2026-03-03T20:17:00Z">
        <w:r w:rsidR="00416815">
          <w:rPr>
            <w:rFonts w:ascii="Times New Roman" w:hAnsi="Times New Roman" w:cs="Times New Roman"/>
          </w:rPr>
          <w:t>Yet, a limitation of this approach is that i</w:t>
        </w:r>
      </w:ins>
      <w:ins w:id="1434" w:author="Benton, Deon" w:date="2026-03-03T14:37:00Z" w16du:dateUtc="2026-03-03T20:37:00Z">
        <w:r w:rsidR="00457D05">
          <w:rPr>
            <w:rFonts w:ascii="Times New Roman" w:hAnsi="Times New Roman" w:cs="Times New Roman"/>
          </w:rPr>
          <w:t>t</w:t>
        </w:r>
      </w:ins>
      <w:ins w:id="1435" w:author="Benton, Deon" w:date="2026-03-03T14:17:00Z" w16du:dateUtc="2026-03-03T20:17:00Z">
        <w:r w:rsidR="00416815">
          <w:rPr>
            <w:rFonts w:ascii="Times New Roman" w:hAnsi="Times New Roman" w:cs="Times New Roman"/>
          </w:rPr>
          <w:t xml:space="preserve"> likely poorly approximates infants’ real-world experience</w:t>
        </w:r>
      </w:ins>
      <w:ins w:id="1436" w:author="Benton, Deon" w:date="2026-03-03T14:39:00Z" w16du:dateUtc="2026-03-03T20:39:00Z">
        <w:r w:rsidR="003C67CE">
          <w:rPr>
            <w:rFonts w:ascii="Times New Roman" w:hAnsi="Times New Roman" w:cs="Times New Roman"/>
          </w:rPr>
          <w:t>—it seems</w:t>
        </w:r>
      </w:ins>
      <w:ins w:id="1437" w:author="Benton, Deon" w:date="2026-03-03T14:21:00Z" w16du:dateUtc="2026-03-03T20:21:00Z">
        <w:r w:rsidR="00C42363">
          <w:rPr>
            <w:rFonts w:ascii="Times New Roman" w:hAnsi="Times New Roman" w:cs="Times New Roman"/>
          </w:rPr>
          <w:t xml:space="preserve"> likely </w:t>
        </w:r>
      </w:ins>
      <w:ins w:id="1438" w:author="Benton, Deon" w:date="2026-03-03T14:40:00Z" w16du:dateUtc="2026-03-03T20:40:00Z">
        <w:r w:rsidR="003C67CE">
          <w:rPr>
            <w:rFonts w:ascii="Times New Roman" w:hAnsi="Times New Roman" w:cs="Times New Roman"/>
          </w:rPr>
          <w:t xml:space="preserve">that infants </w:t>
        </w:r>
      </w:ins>
      <w:ins w:id="1439" w:author="Benton, Deon" w:date="2026-03-03T14:21:00Z" w16du:dateUtc="2026-03-03T20:21:00Z">
        <w:r w:rsidR="00C42363">
          <w:rPr>
            <w:rFonts w:ascii="Times New Roman" w:hAnsi="Times New Roman" w:cs="Times New Roman"/>
          </w:rPr>
          <w:t xml:space="preserve">observe, </w:t>
        </w:r>
      </w:ins>
      <w:ins w:id="1440" w:author="Benton, Deon" w:date="2026-03-03T14:20:00Z" w16du:dateUtc="2026-03-03T20:20:00Z">
        <w:r w:rsidR="00C42363">
          <w:rPr>
            <w:rFonts w:ascii="Times New Roman" w:hAnsi="Times New Roman" w:cs="Times New Roman"/>
          </w:rPr>
          <w:t xml:space="preserve">even if infrequently, </w:t>
        </w:r>
      </w:ins>
      <w:ins w:id="1441" w:author="Benton, Deon" w:date="2026-03-03T14:16:00Z" w16du:dateUtc="2026-03-03T20:16:00Z">
        <w:r w:rsidR="00F87705" w:rsidRPr="00F87705">
          <w:rPr>
            <w:rFonts w:ascii="Times New Roman" w:hAnsi="Times New Roman" w:cs="Times New Roman"/>
          </w:rPr>
          <w:t>arced motion without obstacles.</w:t>
        </w:r>
      </w:ins>
      <w:ins w:id="1442" w:author="Benton, Deon" w:date="2026-03-03T14:19:00Z" w16du:dateUtc="2026-03-03T20:19:00Z">
        <w:r w:rsidR="00C42363">
          <w:rPr>
            <w:rFonts w:ascii="Times New Roman" w:hAnsi="Times New Roman" w:cs="Times New Roman"/>
          </w:rPr>
          <w:t xml:space="preserve"> </w:t>
        </w:r>
      </w:ins>
      <w:ins w:id="1443" w:author="Benton, Deon" w:date="2026-03-03T14:22:00Z" w16du:dateUtc="2026-03-03T20:22:00Z">
        <w:r w:rsidR="005F3F02">
          <w:rPr>
            <w:rFonts w:ascii="Times New Roman" w:hAnsi="Times New Roman" w:cs="Times New Roman"/>
          </w:rPr>
          <w:t>The fourth</w:t>
        </w:r>
      </w:ins>
      <w:ins w:id="1444" w:author="Benton, Deon" w:date="2026-03-03T14:35:00Z" w16du:dateUtc="2026-03-03T20:35:00Z">
        <w:r w:rsidR="00F92D7F">
          <w:rPr>
            <w:rFonts w:ascii="Times New Roman" w:hAnsi="Times New Roman" w:cs="Times New Roman"/>
          </w:rPr>
          <w:t xml:space="preserve"> </w:t>
        </w:r>
      </w:ins>
      <w:ins w:id="1445" w:author="Benton, Deon" w:date="2026-03-03T14:22:00Z" w16du:dateUtc="2026-03-03T20:22:00Z">
        <w:r w:rsidR="005F3F02">
          <w:rPr>
            <w:rFonts w:ascii="Times New Roman" w:hAnsi="Times New Roman" w:cs="Times New Roman"/>
          </w:rPr>
          <w:t>aim</w:t>
        </w:r>
      </w:ins>
      <w:ins w:id="1446" w:author="Benton, Deon" w:date="2026-03-03T13:51:00Z" w16du:dateUtc="2026-03-03T19:51:00Z">
        <w:r w:rsidR="008C15D0">
          <w:rPr>
            <w:rFonts w:ascii="Times New Roman" w:hAnsi="Times New Roman" w:cs="Times New Roman"/>
          </w:rPr>
          <w:t xml:space="preserve"> was to test </w:t>
        </w:r>
      </w:ins>
      <w:ins w:id="1447"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1448" w:author="Benton, Deon" w:date="2026-03-03T13:55:00Z" w16du:dateUtc="2026-03-03T19:55:00Z">
        <w:r w:rsidR="0000495B">
          <w:rPr>
            <w:rFonts w:ascii="Times New Roman" w:hAnsi="Times New Roman" w:cs="Times New Roman"/>
          </w:rPr>
          <w:t xml:space="preserve">the inclusion of a hidden layer—which was </w:t>
        </w:r>
      </w:ins>
      <w:ins w:id="1449" w:author="Benton, Deon" w:date="2026-03-03T14:21:00Z" w16du:dateUtc="2026-03-03T20:21:00Z">
        <w:r w:rsidR="005F3F02">
          <w:rPr>
            <w:rFonts w:ascii="Times New Roman" w:hAnsi="Times New Roman" w:cs="Times New Roman"/>
          </w:rPr>
          <w:t xml:space="preserve">notably </w:t>
        </w:r>
      </w:ins>
      <w:ins w:id="1450" w:author="Benton, Deon" w:date="2026-03-03T13:55:00Z" w16du:dateUtc="2026-03-03T19:55:00Z">
        <w:r w:rsidR="0000495B">
          <w:rPr>
            <w:rFonts w:ascii="Times New Roman" w:hAnsi="Times New Roman" w:cs="Times New Roman"/>
          </w:rPr>
          <w:t xml:space="preserve">absent in </w:t>
        </w:r>
        <w:proofErr w:type="spellStart"/>
        <w:r w:rsidR="0000495B">
          <w:rPr>
            <w:rFonts w:ascii="Times New Roman" w:hAnsi="Times New Roman" w:cs="Times New Roman"/>
          </w:rPr>
          <w:t>Overwalle’s</w:t>
        </w:r>
        <w:proofErr w:type="spellEnd"/>
        <w:r w:rsidR="0000495B">
          <w:rPr>
            <w:rFonts w:ascii="Times New Roman" w:hAnsi="Times New Roman" w:cs="Times New Roman"/>
          </w:rPr>
          <w:t xml:space="preserve"> (2010) model</w:t>
        </w:r>
      </w:ins>
      <w:ins w:id="1451" w:author="Benton, Deon" w:date="2026-03-03T13:56:00Z" w16du:dateUtc="2026-03-03T19:56:00Z">
        <w:r w:rsidR="0000495B">
          <w:rPr>
            <w:rFonts w:ascii="Times New Roman" w:hAnsi="Times New Roman" w:cs="Times New Roman"/>
          </w:rPr>
          <w:t>—</w:t>
        </w:r>
      </w:ins>
      <w:ins w:id="1452" w:author="Benton, Deon" w:date="2026-03-03T13:55:00Z" w16du:dateUtc="2026-03-03T19:55:00Z">
        <w:r w:rsidR="0000495B">
          <w:rPr>
            <w:rFonts w:ascii="Times New Roman" w:hAnsi="Times New Roman" w:cs="Times New Roman"/>
          </w:rPr>
          <w:t xml:space="preserve">was </w:t>
        </w:r>
      </w:ins>
      <w:ins w:id="1453"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1454" w:author="Benton, Deon" w:date="2026-03-03T13:56:00Z" w16du:dateUtc="2026-03-03T19:56:00Z">
        <w:r w:rsidR="0000495B">
          <w:rPr>
            <w:rFonts w:ascii="Times New Roman" w:hAnsi="Times New Roman" w:cs="Times New Roman"/>
          </w:rPr>
          <w:t xml:space="preserve">capture a range of </w:t>
        </w:r>
      </w:ins>
      <w:ins w:id="1455" w:author="Benton, Deon" w:date="2026-03-03T13:52:00Z" w16du:dateUtc="2026-03-03T19:52:00Z">
        <w:r w:rsidR="008C15D0">
          <w:rPr>
            <w:rFonts w:ascii="Times New Roman" w:hAnsi="Times New Roman" w:cs="Times New Roman"/>
          </w:rPr>
          <w:t>key findings in this literature</w:t>
        </w:r>
      </w:ins>
      <w:ins w:id="1456" w:author="Benton, Deon" w:date="2026-03-03T13:58:00Z" w16du:dateUtc="2026-03-03T19:58:00Z">
        <w:r w:rsidR="004C2AD2">
          <w:rPr>
            <w:rFonts w:ascii="Times New Roman" w:hAnsi="Times New Roman" w:cs="Times New Roman"/>
          </w:rPr>
          <w:t xml:space="preserve">. If a model </w:t>
        </w:r>
      </w:ins>
      <w:ins w:id="1457" w:author="Benton, Deon" w:date="2026-03-03T14:03:00Z" w16du:dateUtc="2026-03-03T20:03:00Z">
        <w:r w:rsidR="004822A8">
          <w:rPr>
            <w:rFonts w:ascii="Times New Roman" w:hAnsi="Times New Roman" w:cs="Times New Roman"/>
          </w:rPr>
          <w:t>lacking a</w:t>
        </w:r>
      </w:ins>
      <w:ins w:id="1458" w:author="Benton, Deon" w:date="2026-03-03T13:59:00Z" w16du:dateUtc="2026-03-03T19:59:00Z">
        <w:r w:rsidR="004C2AD2">
          <w:rPr>
            <w:rFonts w:ascii="Times New Roman" w:hAnsi="Times New Roman" w:cs="Times New Roman"/>
          </w:rPr>
          <w:t xml:space="preserve"> hidden layer is nonetheless able to capture the</w:t>
        </w:r>
      </w:ins>
      <w:ins w:id="1459" w:author="Benton, Deon" w:date="2026-03-03T14:03:00Z" w16du:dateUtc="2026-03-03T20:03:00Z">
        <w:r w:rsidR="004D6B7F">
          <w:rPr>
            <w:rFonts w:ascii="Times New Roman" w:hAnsi="Times New Roman" w:cs="Times New Roman"/>
          </w:rPr>
          <w:t xml:space="preserve">se findings, </w:t>
        </w:r>
      </w:ins>
      <w:ins w:id="1460" w:author="Benton, Deon" w:date="2026-03-03T13:59:00Z" w16du:dateUtc="2026-03-03T19:59:00Z">
        <w:r w:rsidR="004C2AD2">
          <w:rPr>
            <w:rFonts w:ascii="Times New Roman" w:hAnsi="Times New Roman" w:cs="Times New Roman"/>
          </w:rPr>
          <w:t xml:space="preserve">then this would speak to the explanatory scope of </w:t>
        </w:r>
        <w:proofErr w:type="spellStart"/>
        <w:r w:rsidR="004C2AD2">
          <w:rPr>
            <w:rFonts w:ascii="Times New Roman" w:hAnsi="Times New Roman" w:cs="Times New Roman"/>
          </w:rPr>
          <w:t>Overwalle’s</w:t>
        </w:r>
        <w:proofErr w:type="spellEnd"/>
        <w:r w:rsidR="004C2AD2">
          <w:rPr>
            <w:rFonts w:ascii="Times New Roman" w:hAnsi="Times New Roman" w:cs="Times New Roman"/>
          </w:rPr>
          <w:t xml:space="preserve"> model</w:t>
        </w:r>
      </w:ins>
      <w:ins w:id="1461" w:author="Benton, Deon" w:date="2026-03-03T14:03:00Z" w16du:dateUtc="2026-03-03T20:03:00Z">
        <w:r w:rsidR="00211ACD">
          <w:rPr>
            <w:rFonts w:ascii="Times New Roman" w:hAnsi="Times New Roman" w:cs="Times New Roman"/>
          </w:rPr>
          <w:t xml:space="preserve"> and the necessity of internal repres</w:t>
        </w:r>
      </w:ins>
      <w:ins w:id="1462" w:author="Benton, Deon" w:date="2026-03-03T14:04:00Z" w16du:dateUtc="2026-03-03T20:04:00Z">
        <w:r w:rsidR="00211ACD">
          <w:rPr>
            <w:rFonts w:ascii="Times New Roman" w:hAnsi="Times New Roman" w:cs="Times New Roman"/>
          </w:rPr>
          <w:t>entations</w:t>
        </w:r>
      </w:ins>
      <w:ins w:id="1463" w:author="Benton, Deon" w:date="2026-03-03T14:01:00Z" w16du:dateUtc="2026-03-03T20:01:00Z">
        <w:r w:rsidR="004C2AD2">
          <w:rPr>
            <w:rFonts w:ascii="Times New Roman" w:hAnsi="Times New Roman" w:cs="Times New Roman"/>
          </w:rPr>
          <w:t>. At</w:t>
        </w:r>
      </w:ins>
      <w:ins w:id="1464" w:author="Benton, Deon" w:date="2026-03-03T14:00:00Z" w16du:dateUtc="2026-03-03T20:00:00Z">
        <w:r w:rsidR="004C2AD2">
          <w:rPr>
            <w:rFonts w:ascii="Times New Roman" w:hAnsi="Times New Roman" w:cs="Times New Roman"/>
          </w:rPr>
          <w:t xml:space="preserve"> present</w:t>
        </w:r>
      </w:ins>
      <w:ins w:id="1465" w:author="Benton, Deon" w:date="2026-03-03T14:01:00Z" w16du:dateUtc="2026-03-03T20:01:00Z">
        <w:r w:rsidR="004C2AD2">
          <w:rPr>
            <w:rFonts w:ascii="Times New Roman" w:hAnsi="Times New Roman" w:cs="Times New Roman"/>
          </w:rPr>
          <w:t>,</w:t>
        </w:r>
      </w:ins>
      <w:ins w:id="1466" w:author="Benton, Deon" w:date="2026-03-03T14:04:00Z" w16du:dateUtc="2026-03-03T20:04:00Z">
        <w:r w:rsidR="00CF7353">
          <w:rPr>
            <w:rFonts w:ascii="Times New Roman" w:hAnsi="Times New Roman" w:cs="Times New Roman"/>
          </w:rPr>
          <w:t xml:space="preserve"> however,</w:t>
        </w:r>
      </w:ins>
      <w:ins w:id="1467" w:author="Benton, Deon" w:date="2026-03-03T14:00:00Z" w16du:dateUtc="2026-03-03T20:00:00Z">
        <w:r w:rsidR="004C2AD2">
          <w:rPr>
            <w:rFonts w:ascii="Times New Roman" w:hAnsi="Times New Roman" w:cs="Times New Roman"/>
          </w:rPr>
          <w:t xml:space="preserve"> it remains </w:t>
        </w:r>
      </w:ins>
      <w:ins w:id="1468" w:author="Benton, Deon" w:date="2026-03-03T14:02:00Z" w16du:dateUtc="2026-03-03T20:02:00Z">
        <w:r w:rsidR="004822A8">
          <w:rPr>
            <w:rFonts w:ascii="Times New Roman" w:hAnsi="Times New Roman" w:cs="Times New Roman"/>
          </w:rPr>
          <w:t xml:space="preserve">unclear whether </w:t>
        </w:r>
      </w:ins>
      <w:proofErr w:type="spellStart"/>
      <w:ins w:id="1469" w:author="Benton, Deon" w:date="2026-03-03T14:00:00Z" w16du:dateUtc="2026-03-03T20:00:00Z">
        <w:r w:rsidR="004C2AD2">
          <w:rPr>
            <w:rFonts w:ascii="Times New Roman" w:hAnsi="Times New Roman" w:cs="Times New Roman"/>
          </w:rPr>
          <w:t>Overwalle’s</w:t>
        </w:r>
        <w:proofErr w:type="spellEnd"/>
        <w:r w:rsidR="004C2AD2">
          <w:rPr>
            <w:rFonts w:ascii="Times New Roman" w:hAnsi="Times New Roman" w:cs="Times New Roman"/>
          </w:rPr>
          <w:t xml:space="preserve"> (2010) can account for infants’ looking behavior </w:t>
        </w:r>
      </w:ins>
      <w:ins w:id="1470" w:author="Benton, Deon" w:date="2026-03-03T14:04:00Z" w16du:dateUtc="2026-03-03T20:04:00Z">
        <w:r w:rsidR="00C1152B">
          <w:rPr>
            <w:rFonts w:ascii="Times New Roman" w:hAnsi="Times New Roman" w:cs="Times New Roman"/>
          </w:rPr>
          <w:t xml:space="preserve">in studies </w:t>
        </w:r>
      </w:ins>
      <w:ins w:id="1471" w:author="Benton, Deon" w:date="2026-03-03T14:01:00Z" w16du:dateUtc="2026-03-03T20:01:00Z">
        <w:r w:rsidR="004C2AD2">
          <w:rPr>
            <w:rFonts w:ascii="Times New Roman" w:hAnsi="Times New Roman" w:cs="Times New Roman"/>
          </w:rPr>
          <w:t xml:space="preserve">beyond </w:t>
        </w:r>
      </w:ins>
      <w:ins w:id="1472" w:author="Benton, Deon" w:date="2026-03-03T14:04:00Z" w16du:dateUtc="2026-03-03T20:04:00Z">
        <w:r w:rsidR="00C1152B">
          <w:rPr>
            <w:rFonts w:ascii="Times New Roman" w:hAnsi="Times New Roman" w:cs="Times New Roman"/>
          </w:rPr>
          <w:t xml:space="preserve">that by </w:t>
        </w:r>
      </w:ins>
      <w:ins w:id="1473" w:author="Benton, Deon" w:date="2026-03-03T14:00:00Z" w16du:dateUtc="2026-03-03T20:00:00Z">
        <w:r w:rsidR="004C2AD2">
          <w:rPr>
            <w:rFonts w:ascii="Times New Roman" w:hAnsi="Times New Roman" w:cs="Times New Roman"/>
          </w:rPr>
          <w:t>Gergely et al. (1995).</w:t>
        </w:r>
      </w:ins>
      <w:ins w:id="1474" w:author="Benton, Deon" w:date="2026-03-03T14:07:00Z" w16du:dateUtc="2026-03-03T20:07:00Z">
        <w:r w:rsidR="00A02315">
          <w:rPr>
            <w:rFonts w:ascii="Times New Roman" w:hAnsi="Times New Roman" w:cs="Times New Roman"/>
          </w:rPr>
          <w:t xml:space="preserve"> </w:t>
        </w:r>
      </w:ins>
      <w:ins w:id="1475" w:author="Benton, Deon" w:date="2026-03-03T16:14:00Z" w16du:dateUtc="2026-03-03T22:14:00Z">
        <w:r w:rsidR="00BC6780">
          <w:rPr>
            <w:rFonts w:ascii="Times New Roman" w:hAnsi="Times New Roman" w:cs="Times New Roman"/>
          </w:rPr>
          <w:t>The final</w:t>
        </w:r>
      </w:ins>
      <w:ins w:id="1476" w:author="Benton, Deon" w:date="2026-03-03T14:22:00Z" w16du:dateUtc="2026-03-03T20:22:00Z">
        <w:r w:rsidR="005F3F02">
          <w:rPr>
            <w:rFonts w:ascii="Times New Roman" w:hAnsi="Times New Roman" w:cs="Times New Roman"/>
          </w:rPr>
          <w:t xml:space="preserve"> aim was to determine </w:t>
        </w:r>
      </w:ins>
      <w:ins w:id="1477" w:author="Benton, Deon" w:date="2026-03-03T14:23:00Z" w16du:dateUtc="2026-03-03T20:23:00Z">
        <w:r w:rsidR="005F3F02">
          <w:rPr>
            <w:rFonts w:ascii="Times New Roman" w:hAnsi="Times New Roman" w:cs="Times New Roman"/>
          </w:rPr>
          <w:t xml:space="preserve">whether it </w:t>
        </w:r>
      </w:ins>
      <w:ins w:id="1478" w:author="Benton, Deon" w:date="2026-03-03T14:25:00Z" w16du:dateUtc="2026-03-03T20:25:00Z">
        <w:r w:rsidR="00A1134F">
          <w:rPr>
            <w:rFonts w:ascii="Times New Roman" w:hAnsi="Times New Roman" w:cs="Times New Roman"/>
          </w:rPr>
          <w:t>was</w:t>
        </w:r>
      </w:ins>
      <w:ins w:id="1479"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1480" w:author="Benton, Deon" w:date="2026-03-03T14:24:00Z" w16du:dateUtc="2026-03-03T20:24:00Z">
        <w:r w:rsidR="001C3E68">
          <w:rPr>
            <w:rFonts w:ascii="Times New Roman" w:hAnsi="Times New Roman" w:cs="Times New Roman"/>
          </w:rPr>
          <w:t xml:space="preserve"> are more salient when they occur directly beneath</w:t>
        </w:r>
      </w:ins>
      <w:ins w:id="1481" w:author="Benton, Deon" w:date="2026-03-03T14:32:00Z" w16du:dateUtc="2026-03-03T20:32:00Z">
        <w:r w:rsidR="00BB0FD1">
          <w:rPr>
            <w:rFonts w:ascii="Times New Roman" w:hAnsi="Times New Roman" w:cs="Times New Roman"/>
          </w:rPr>
          <w:t xml:space="preserve">, rather than </w:t>
        </w:r>
      </w:ins>
      <w:ins w:id="1482" w:author="Benton, Deon" w:date="2026-03-03T14:33:00Z" w16du:dateUtc="2026-03-03T20:33:00Z">
        <w:r w:rsidR="00BB0FD1">
          <w:rPr>
            <w:rFonts w:ascii="Times New Roman" w:hAnsi="Times New Roman" w:cs="Times New Roman"/>
          </w:rPr>
          <w:t>to the side of</w:t>
        </w:r>
      </w:ins>
      <w:ins w:id="1483" w:author="Benton, Deon" w:date="2026-03-03T14:32:00Z" w16du:dateUtc="2026-03-03T20:32:00Z">
        <w:r w:rsidR="00BB0FD1">
          <w:rPr>
            <w:rFonts w:ascii="Times New Roman" w:hAnsi="Times New Roman" w:cs="Times New Roman"/>
          </w:rPr>
          <w:t>,</w:t>
        </w:r>
      </w:ins>
      <w:ins w:id="1484" w:author="Benton, Deon" w:date="2026-03-03T14:24:00Z" w16du:dateUtc="2026-03-03T20:24:00Z">
        <w:r w:rsidR="001C3E68">
          <w:rPr>
            <w:rFonts w:ascii="Times New Roman" w:hAnsi="Times New Roman" w:cs="Times New Roman"/>
          </w:rPr>
          <w:t xml:space="preserve"> arced motion</w:t>
        </w:r>
      </w:ins>
      <w:ins w:id="1485" w:author="Benton, Deon" w:date="2026-03-03T14:23:00Z" w16du:dateUtc="2026-03-03T20:23:00Z">
        <w:r w:rsidR="001C3E68">
          <w:rPr>
            <w:rFonts w:ascii="Times New Roman" w:hAnsi="Times New Roman" w:cs="Times New Roman"/>
          </w:rPr>
          <w:t xml:space="preserve"> </w:t>
        </w:r>
      </w:ins>
      <w:ins w:id="1486" w:author="Benton, Deon" w:date="2026-03-03T14:24:00Z" w16du:dateUtc="2026-03-03T20:24:00Z">
        <w:r w:rsidR="001C3E68">
          <w:rPr>
            <w:rFonts w:ascii="Times New Roman" w:hAnsi="Times New Roman" w:cs="Times New Roman"/>
          </w:rPr>
          <w:t>for ALIAS</w:t>
        </w:r>
      </w:ins>
      <w:ins w:id="1487" w:author="Benton, Deon" w:date="2026-03-03T14:23:00Z" w16du:dateUtc="2026-03-03T20:23:00Z">
        <w:r w:rsidR="001C3E68">
          <w:rPr>
            <w:rFonts w:ascii="Times New Roman" w:hAnsi="Times New Roman" w:cs="Times New Roman"/>
          </w:rPr>
          <w:t xml:space="preserve"> to capture the target findings. </w:t>
        </w:r>
      </w:ins>
      <w:ins w:id="1488" w:author="Benton, Deon" w:date="2026-03-03T14:26:00Z" w16du:dateUtc="2026-03-03T20:26:00Z">
        <w:r w:rsidR="00A1134F">
          <w:rPr>
            <w:rFonts w:ascii="Times New Roman" w:hAnsi="Times New Roman" w:cs="Times New Roman"/>
          </w:rPr>
          <w:t xml:space="preserve">If ALIAS </w:t>
        </w:r>
      </w:ins>
      <w:ins w:id="1489" w:author="Benton, Deon" w:date="2026-03-03T14:33:00Z" w16du:dateUtc="2026-03-03T20:33:00Z">
        <w:r w:rsidR="00F92D7F">
          <w:rPr>
            <w:rFonts w:ascii="Times New Roman" w:hAnsi="Times New Roman" w:cs="Times New Roman"/>
          </w:rPr>
          <w:t>accounts for these findings more successfully</w:t>
        </w:r>
      </w:ins>
      <w:ins w:id="1490" w:author="Benton, Deon" w:date="2026-03-03T14:26:00Z" w16du:dateUtc="2026-03-03T20:26:00Z">
        <w:r w:rsidR="00A1134F">
          <w:rPr>
            <w:rFonts w:ascii="Times New Roman" w:hAnsi="Times New Roman" w:cs="Times New Roman"/>
          </w:rPr>
          <w:t xml:space="preserve"> when </w:t>
        </w:r>
      </w:ins>
      <w:ins w:id="1491" w:author="Benton, Deon" w:date="2026-03-03T14:30:00Z" w16du:dateUtc="2026-03-03T20:30:00Z">
        <w:r w:rsidR="005048EE">
          <w:rPr>
            <w:rFonts w:ascii="Times New Roman" w:hAnsi="Times New Roman" w:cs="Times New Roman"/>
          </w:rPr>
          <w:t>differential salience is i</w:t>
        </w:r>
      </w:ins>
      <w:ins w:id="1492" w:author="Benton, Deon" w:date="2026-03-03T14:33:00Z" w16du:dateUtc="2026-03-03T20:33:00Z">
        <w:r w:rsidR="00F92D7F">
          <w:rPr>
            <w:rFonts w:ascii="Times New Roman" w:hAnsi="Times New Roman" w:cs="Times New Roman"/>
          </w:rPr>
          <w:t>mplemented</w:t>
        </w:r>
      </w:ins>
      <w:ins w:id="1493" w:author="Benton, Deon" w:date="2026-03-03T14:30:00Z" w16du:dateUtc="2026-03-03T20:30:00Z">
        <w:r w:rsidR="005048EE">
          <w:rPr>
            <w:rFonts w:ascii="Times New Roman" w:hAnsi="Times New Roman" w:cs="Times New Roman"/>
          </w:rPr>
          <w:t xml:space="preserve"> than when </w:t>
        </w:r>
      </w:ins>
      <w:ins w:id="1494" w:author="Benton, Deon" w:date="2026-03-03T14:34:00Z" w16du:dateUtc="2026-03-03T20:34:00Z">
        <w:r w:rsidR="00F92D7F">
          <w:rPr>
            <w:rFonts w:ascii="Times New Roman" w:hAnsi="Times New Roman" w:cs="Times New Roman"/>
          </w:rPr>
          <w:t>salience is removed as a factor</w:t>
        </w:r>
      </w:ins>
      <w:ins w:id="1495" w:author="Benton, Deon" w:date="2026-03-03T14:35:00Z" w16du:dateUtc="2026-03-03T20:35:00Z">
        <w:r w:rsidR="00F92D7F">
          <w:rPr>
            <w:rFonts w:ascii="Times New Roman" w:hAnsi="Times New Roman" w:cs="Times New Roman"/>
          </w:rPr>
          <w:t xml:space="preserve"> altogether</w:t>
        </w:r>
      </w:ins>
      <w:ins w:id="1496" w:author="Benton, Deon" w:date="2026-03-03T14:27:00Z" w16du:dateUtc="2026-03-03T20:27:00Z">
        <w:r w:rsidR="00371F66">
          <w:rPr>
            <w:rFonts w:ascii="Times New Roman" w:hAnsi="Times New Roman" w:cs="Times New Roman"/>
          </w:rPr>
          <w:t xml:space="preserve">, </w:t>
        </w:r>
      </w:ins>
      <w:ins w:id="1497" w:author="Benton, Deon" w:date="2026-03-03T14:35:00Z" w16du:dateUtc="2026-03-03T20:35:00Z">
        <w:r w:rsidR="00F92D7F">
          <w:rPr>
            <w:rFonts w:ascii="Times New Roman" w:hAnsi="Times New Roman" w:cs="Times New Roman"/>
          </w:rPr>
          <w:t xml:space="preserve">then </w:t>
        </w:r>
      </w:ins>
      <w:ins w:id="1498" w:author="Benton, Deon" w:date="2026-03-03T14:27:00Z" w16du:dateUtc="2026-03-03T20:27:00Z">
        <w:r w:rsidR="00371F66">
          <w:rPr>
            <w:rFonts w:ascii="Times New Roman" w:hAnsi="Times New Roman" w:cs="Times New Roman"/>
          </w:rPr>
          <w:t>this would suggest that salience</w:t>
        </w:r>
      </w:ins>
      <w:ins w:id="1499"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1500" w:author="Benton, Deon" w:date="2026-03-03T14:32:00Z" w16du:dateUtc="2026-03-03T20:32:00Z">
        <w:r w:rsidR="00BB0FD1">
          <w:rPr>
            <w:rFonts w:ascii="Times New Roman" w:hAnsi="Times New Roman" w:cs="Times New Roman"/>
          </w:rPr>
          <w:t xml:space="preserve">merely </w:t>
        </w:r>
      </w:ins>
      <w:ins w:id="1501" w:author="Benton, Deon" w:date="2026-03-03T14:30:00Z" w16du:dateUtc="2026-03-03T20:30:00Z">
        <w:r w:rsidR="005048EE">
          <w:rPr>
            <w:rFonts w:ascii="Times New Roman" w:hAnsi="Times New Roman" w:cs="Times New Roman"/>
          </w:rPr>
          <w:t xml:space="preserve">as a modeling convenience. </w:t>
        </w:r>
      </w:ins>
      <w:ins w:id="1502" w:author="Benton, Deon" w:date="2026-03-03T14:27:00Z" w16du:dateUtc="2026-03-03T20:27:00Z">
        <w:r w:rsidR="00371F66">
          <w:rPr>
            <w:rFonts w:ascii="Times New Roman" w:hAnsi="Times New Roman" w:cs="Times New Roman"/>
          </w:rPr>
          <w:t xml:space="preserve"> </w:t>
        </w:r>
      </w:ins>
      <w:ins w:id="1503"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1504"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505"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1506"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1507"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w:t>
      </w:r>
      <w:r>
        <w:rPr>
          <w:rFonts w:ascii="Times New Roman" w:hAnsi="Times New Roman" w:cs="Times New Roman"/>
        </w:rPr>
        <w:lastRenderedPageBreak/>
        <w:t xml:space="preserve">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w:t>
      </w:r>
      <w:ins w:id="1508" w:author="Benton, Deon" w:date="2026-03-02T16:03:00Z" w16du:dateUtc="2026-03-02T22:03:00Z">
        <w:r w:rsidR="00474D88">
          <w:rPr>
            <w:rFonts w:ascii="Times New Roman" w:hAnsi="Times New Roman" w:cs="Times New Roman"/>
          </w:rPr>
          <w:t>Subsequent control experiments</w:t>
        </w:r>
      </w:ins>
      <w:ins w:id="1509" w:author="Benton, Deon" w:date="2026-03-02T16:04:00Z" w16du:dateUtc="2026-03-02T22:04:00Z">
        <w:r w:rsidR="00C46A81">
          <w:rPr>
            <w:rFonts w:ascii="Times New Roman" w:hAnsi="Times New Roman" w:cs="Times New Roman"/>
          </w:rPr>
          <w:t xml:space="preserve"> revealed</w:t>
        </w:r>
      </w:ins>
      <w:ins w:id="1510"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1511"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w:t>
      </w:r>
      <w:ins w:id="1512"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1513"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1514"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1515"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1516"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1517"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1518"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1519" w:author="Benton, Deon" w:date="2026-03-02T16:17:00Z" w16du:dateUtc="2026-03-02T22:17:00Z">
        <w:r w:rsidR="00D61E19">
          <w:rPr>
            <w:rFonts w:ascii="Times New Roman" w:hAnsi="Times New Roman" w:cs="Times New Roman"/>
          </w:rPr>
          <w:t xml:space="preserve"> </w:t>
        </w:r>
      </w:ins>
      <w:ins w:id="1520" w:author="Benton, Deon" w:date="2026-03-02T16:21:00Z" w16du:dateUtc="2026-03-02T22:21:00Z">
        <w:r w:rsidR="002E1B46">
          <w:rPr>
            <w:rFonts w:ascii="Times New Roman" w:hAnsi="Times New Roman" w:cs="Times New Roman"/>
          </w:rPr>
          <w:t>that</w:t>
        </w:r>
      </w:ins>
      <w:ins w:id="1521"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1522" w:author="Benton, Deon" w:date="2026-03-02T16:19:00Z" w16du:dateUtc="2026-03-02T22:19:00Z">
        <w:r w:rsidR="00D61E19">
          <w:rPr>
            <w:rFonts w:ascii="Times New Roman" w:hAnsi="Times New Roman" w:cs="Times New Roman"/>
          </w:rPr>
          <w:t xml:space="preserve">and </w:t>
        </w:r>
      </w:ins>
      <w:ins w:id="1523"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1524" w:author="Benton, Deon" w:date="2026-03-02T16:19:00Z" w16du:dateUtc="2026-03-02T22:19:00Z">
        <w:r w:rsidR="00D61E19">
          <w:rPr>
            <w:rFonts w:ascii="Times New Roman" w:hAnsi="Times New Roman" w:cs="Times New Roman"/>
          </w:rPr>
          <w:t xml:space="preserve">animate entities and inanimate objects possess </w:t>
        </w:r>
      </w:ins>
      <w:ins w:id="1525" w:author="Benton, Deon" w:date="2026-03-02T16:21:00Z" w16du:dateUtc="2026-03-02T22:21:00Z">
        <w:r w:rsidR="002E1B46">
          <w:rPr>
            <w:rFonts w:ascii="Times New Roman" w:hAnsi="Times New Roman" w:cs="Times New Roman"/>
          </w:rPr>
          <w:t xml:space="preserve">largely </w:t>
        </w:r>
      </w:ins>
      <w:ins w:id="1526" w:author="Benton, Deon" w:date="2026-03-02T16:22:00Z" w16du:dateUtc="2026-03-02T22:22:00Z">
        <w:r w:rsidR="002E1B46">
          <w:rPr>
            <w:rFonts w:ascii="Times New Roman" w:hAnsi="Times New Roman" w:cs="Times New Roman"/>
          </w:rPr>
          <w:t>surface features</w:t>
        </w:r>
      </w:ins>
      <w:ins w:id="1527" w:author="Benton, Deon" w:date="2026-03-02T16:23:00Z" w16du:dateUtc="2026-03-02T22:23:00Z">
        <w:r w:rsidR="009F774E">
          <w:rPr>
            <w:rFonts w:ascii="Times New Roman" w:hAnsi="Times New Roman" w:cs="Times New Roman"/>
          </w:rPr>
          <w:t xml:space="preserve"> (e.g., elongated appendage-like extensions for animate e</w:t>
        </w:r>
      </w:ins>
      <w:ins w:id="1528" w:author="Benton, Deon" w:date="2026-03-02T16:24:00Z" w16du:dateUtc="2026-03-02T22:24:00Z">
        <w:r w:rsidR="009F774E">
          <w:rPr>
            <w:rFonts w:ascii="Times New Roman" w:hAnsi="Times New Roman" w:cs="Times New Roman"/>
          </w:rPr>
          <w:t>ntities and smooth, rectilinear edges for objects)</w:t>
        </w:r>
      </w:ins>
      <w:ins w:id="1529"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1530" w:author="Benton, Deon" w:date="2026-03-02T16:25:00Z" w16du:dateUtc="2026-03-02T22:25:00Z">
        <w:r w:rsidR="003B6FA9">
          <w:rPr>
            <w:rFonts w:ascii="Times New Roman" w:hAnsi="Times New Roman" w:cs="Times New Roman"/>
          </w:rPr>
          <w:t xml:space="preserve"> To ensure that </w:t>
        </w:r>
      </w:ins>
      <w:ins w:id="1531" w:author="Benton, Deon" w:date="2026-03-03T09:29:00Z" w16du:dateUtc="2026-03-03T15:29:00Z">
        <w:r w:rsidR="006B6709">
          <w:rPr>
            <w:rFonts w:ascii="Times New Roman" w:hAnsi="Times New Roman" w:cs="Times New Roman"/>
          </w:rPr>
          <w:t>networks’</w:t>
        </w:r>
      </w:ins>
      <w:ins w:id="1532" w:author="Benton, Deon" w:date="2026-03-02T16:25:00Z" w16du:dateUtc="2026-03-02T22:25:00Z">
        <w:r w:rsidR="003B6FA9">
          <w:rPr>
            <w:rFonts w:ascii="Times New Roman" w:hAnsi="Times New Roman" w:cs="Times New Roman"/>
          </w:rPr>
          <w:t xml:space="preserve"> looking behaviors in the current simulations were not due to</w:t>
        </w:r>
      </w:ins>
      <w:ins w:id="1533" w:author="Benton, Deon" w:date="2026-03-02T16:36:00Z" w16du:dateUtc="2026-03-02T22:36:00Z">
        <w:r w:rsidR="00A43CF8">
          <w:rPr>
            <w:rFonts w:ascii="Times New Roman" w:hAnsi="Times New Roman" w:cs="Times New Roman"/>
          </w:rPr>
          <w:t xml:space="preserve"> prior experience with</w:t>
        </w:r>
      </w:ins>
      <w:ins w:id="1534" w:author="Benton, Deon" w:date="2026-03-02T16:40:00Z" w16du:dateUtc="2026-03-02T22:40:00Z">
        <w:r w:rsidR="00C545A0">
          <w:rPr>
            <w:rFonts w:ascii="Times New Roman" w:hAnsi="Times New Roman" w:cs="Times New Roman"/>
          </w:rPr>
          <w:t xml:space="preserve"> </w:t>
        </w:r>
      </w:ins>
      <w:ins w:id="1535"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1536"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1537" w:author="Benton, Deon" w:date="2026-03-02T16:24:00Z" w16du:dateUtc="2026-03-02T22:24:00Z">
        <w:r w:rsidR="00925285">
          <w:rPr>
            <w:rFonts w:ascii="Times New Roman" w:hAnsi="Times New Roman" w:cs="Times New Roman"/>
          </w:rPr>
          <w:t>O</w:t>
        </w:r>
      </w:ins>
      <w:ins w:id="1538"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1539"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1540"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1541"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1542"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1543"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1544"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1545"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w:t>
      </w:r>
      <w:ins w:id="1549" w:author="Benton, Deon" w:date="2026-03-03T15:28:00Z" w16du:dateUtc="2026-03-03T21:28:00Z">
        <w:r w:rsidR="004D27DA">
          <w:rPr>
            <w:rFonts w:ascii="Times New Roman" w:hAnsi="Times New Roman" w:cs="Times New Roman"/>
          </w:rPr>
          <w:t xml:space="preserve">assigned to </w:t>
        </w:r>
      </w:ins>
      <w:proofErr w:type="gramStart"/>
      <w:ins w:id="1550" w:author="Benton, Deon" w:date="2026-03-03T16:14:00Z" w16du:dateUtc="2026-03-03T22:14:00Z">
        <w:r w:rsidR="00C97A19">
          <w:rPr>
            <w:rFonts w:ascii="Times New Roman" w:hAnsi="Times New Roman" w:cs="Times New Roman"/>
          </w:rPr>
          <w:t>the Experimental</w:t>
        </w:r>
      </w:ins>
      <w:proofErr w:type="gramEnd"/>
      <w:r w:rsidR="00605525">
        <w:rPr>
          <w:rFonts w:ascii="Times New Roman" w:hAnsi="Times New Roman" w:cs="Times New Roman"/>
        </w:rPr>
        <w:t xml:space="preserve"> </w:t>
      </w:r>
      <w:proofErr w:type="gramStart"/>
      <w:r w:rsidR="00605525">
        <w:rPr>
          <w:rFonts w:ascii="Times New Roman" w:hAnsi="Times New Roman" w:cs="Times New Roman"/>
        </w:rPr>
        <w:t>condition</w:t>
      </w:r>
      <w:proofErr w:type="gramEnd"/>
      <w:r w:rsidR="00605525">
        <w:rPr>
          <w:rFonts w:ascii="Times New Roman" w:hAnsi="Times New Roman" w:cs="Times New Roman"/>
        </w:rPr>
        <w:t xml:space="preserve"> consistently looked longer at (i.e., produce greater </w:t>
      </w:r>
      <w:proofErr w:type="gramStart"/>
      <w:r w:rsidR="00605525">
        <w:rPr>
          <w:rFonts w:ascii="Times New Roman" w:hAnsi="Times New Roman" w:cs="Times New Roman"/>
        </w:rPr>
        <w:t>error</w:t>
      </w:r>
      <w:proofErr w:type="gramEnd"/>
      <w:r w:rsidR="00605525">
        <w:rPr>
          <w:rFonts w:ascii="Times New Roman" w:hAnsi="Times New Roman" w:cs="Times New Roman"/>
        </w:rPr>
        <w:t xml:space="preserve"> in response to) the Inefficient </w:t>
      </w:r>
      <w:proofErr w:type="gramStart"/>
      <w:r w:rsidR="00605525">
        <w:rPr>
          <w:rFonts w:ascii="Times New Roman" w:hAnsi="Times New Roman" w:cs="Times New Roman"/>
        </w:rPr>
        <w:t>test event</w:t>
      </w:r>
      <w:proofErr w:type="gramEnd"/>
      <w:r w:rsidR="0071635A">
        <w:rPr>
          <w:rFonts w:ascii="Times New Roman" w:hAnsi="Times New Roman" w:cs="Times New Roman"/>
        </w:rPr>
        <w:t xml:space="preserve"> </w:t>
      </w:r>
      <w:r w:rsidR="00605525">
        <w:rPr>
          <w:rFonts w:ascii="Times New Roman" w:hAnsi="Times New Roman" w:cs="Times New Roman"/>
        </w:rPr>
        <w:t xml:space="preserve">than the Efficient </w:t>
      </w:r>
      <w:proofErr w:type="gramStart"/>
      <w:r w:rsidR="00605525">
        <w:rPr>
          <w:rFonts w:ascii="Times New Roman" w:hAnsi="Times New Roman" w:cs="Times New Roman"/>
        </w:rPr>
        <w:t>test event</w:t>
      </w:r>
      <w:proofErr w:type="gramEnd"/>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lastRenderedPageBreak/>
        <w:t>Specifically</w:t>
      </w:r>
      <w:r w:rsidR="000C66BC">
        <w:rPr>
          <w:rFonts w:ascii="Times New Roman" w:hAnsi="Times New Roman" w:cs="Times New Roman"/>
        </w:rPr>
        <w:t>,</w:t>
      </w:r>
      <w:r w:rsidR="00651513">
        <w:rPr>
          <w:rFonts w:ascii="Times New Roman" w:hAnsi="Times New Roman" w:cs="Times New Roman"/>
        </w:rPr>
        <w:t xml:space="preserve"> </w:t>
      </w:r>
      <w:ins w:id="1551" w:author="Benton, Deon" w:date="2026-03-03T15:31:00Z" w16du:dateUtc="2026-03-03T21:31:00Z">
        <w:r w:rsidR="008C5D38">
          <w:rPr>
            <w:rFonts w:ascii="Times New Roman" w:hAnsi="Times New Roman" w:cs="Times New Roman"/>
          </w:rPr>
          <w:t>networks assigned to this condition overall looked about equall</w:t>
        </w:r>
      </w:ins>
      <w:ins w:id="1552"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553" w:author="Benton, Deon" w:date="2026-03-03T15:32:00Z" w16du:dateUtc="2026-03-03T21:32:00Z">
        <w:r w:rsidR="001450B7">
          <w:rPr>
            <w:rFonts w:ascii="Times New Roman" w:eastAsia="Times New Roman" w:hAnsi="Times New Roman" w:cs="Times New Roman"/>
          </w:rPr>
          <w:t>Simulation 1</w:t>
        </w:r>
      </w:ins>
      <w:ins w:id="1554" w:author="Benton, Deon" w:date="2026-03-03T16:07:00Z" w16du:dateUtc="2026-03-03T22:07:00Z">
        <w:r w:rsidR="003C5492">
          <w:rPr>
            <w:rFonts w:ascii="Times New Roman" w:eastAsia="Times New Roman" w:hAnsi="Times New Roman" w:cs="Times New Roman"/>
          </w:rPr>
          <w:t>a</w:t>
        </w:r>
      </w:ins>
      <w:ins w:id="1555" w:author="Benton, Deon" w:date="2026-03-03T15:32:00Z" w16du:dateUtc="2026-03-03T21:32:00Z">
        <w:r w:rsidR="001450B7">
          <w:rPr>
            <w:rFonts w:ascii="Times New Roman" w:eastAsia="Times New Roman" w:hAnsi="Times New Roman" w:cs="Times New Roman"/>
          </w:rPr>
          <w:t xml:space="preserve"> </w:t>
        </w:r>
      </w:ins>
      <w:ins w:id="1556" w:author="Benton, Deon" w:date="2026-03-03T15:35:00Z" w16du:dateUtc="2026-03-03T21:35:00Z">
        <w:r w:rsidR="00C238C5">
          <w:rPr>
            <w:rFonts w:ascii="Times New Roman" w:eastAsia="Times New Roman" w:hAnsi="Times New Roman" w:cs="Times New Roman"/>
          </w:rPr>
          <w:t>tested</w:t>
        </w:r>
      </w:ins>
      <w:ins w:id="1557" w:author="Benton, Deon" w:date="2026-03-03T15:32:00Z" w16du:dateUtc="2026-03-03T21:32:00Z">
        <w:r w:rsidR="001450B7">
          <w:rPr>
            <w:rFonts w:ascii="Times New Roman" w:eastAsia="Times New Roman" w:hAnsi="Times New Roman" w:cs="Times New Roman"/>
          </w:rPr>
          <w:t xml:space="preserve"> whether</w:t>
        </w:r>
      </w:ins>
      <w:ins w:id="1558" w:author="Benton, Deon" w:date="2026-03-03T15:35:00Z" w16du:dateUtc="2026-03-03T21:35:00Z">
        <w:r w:rsidR="00C238C5">
          <w:rPr>
            <w:rFonts w:ascii="Times New Roman" w:eastAsia="Times New Roman" w:hAnsi="Times New Roman" w:cs="Times New Roman"/>
          </w:rPr>
          <w:t xml:space="preserve"> infants’ </w:t>
        </w:r>
      </w:ins>
      <w:ins w:id="1559" w:author="Benton, Deon" w:date="2026-03-03T16:13:00Z" w16du:dateUtc="2026-03-03T22:13:00Z">
        <w:r w:rsidR="00C1774E">
          <w:rPr>
            <w:rFonts w:ascii="Times New Roman" w:eastAsia="Times New Roman" w:hAnsi="Times New Roman" w:cs="Times New Roman"/>
          </w:rPr>
          <w:t>performance</w:t>
        </w:r>
      </w:ins>
      <w:ins w:id="1560" w:author="Benton, Deon" w:date="2026-03-03T15:35:00Z" w16du:dateUtc="2026-03-03T21:35:00Z">
        <w:r w:rsidR="00C238C5">
          <w:rPr>
            <w:rFonts w:ascii="Times New Roman" w:eastAsia="Times New Roman" w:hAnsi="Times New Roman" w:cs="Times New Roman"/>
          </w:rPr>
          <w:t xml:space="preserve"> in </w:t>
        </w:r>
      </w:ins>
      <w:ins w:id="1561" w:author="Benton, Deon" w:date="2026-03-03T16:13:00Z" w16du:dateUtc="2026-03-03T22:13:00Z">
        <w:r w:rsidR="00110DF9">
          <w:rPr>
            <w:rFonts w:ascii="Times New Roman" w:eastAsia="Times New Roman" w:hAnsi="Times New Roman" w:cs="Times New Roman"/>
          </w:rPr>
          <w:t>action-</w:t>
        </w:r>
      </w:ins>
      <w:ins w:id="1562" w:author="Benton, Deon" w:date="2026-03-03T15:41:00Z" w16du:dateUtc="2026-03-03T21:41:00Z">
        <w:r w:rsidR="00D969E0">
          <w:rPr>
            <w:rFonts w:ascii="Times New Roman" w:eastAsia="Times New Roman" w:hAnsi="Times New Roman" w:cs="Times New Roman"/>
          </w:rPr>
          <w:t>understanding studies that use animate-like entities</w:t>
        </w:r>
      </w:ins>
      <w:ins w:id="1563" w:author="Benton, Deon" w:date="2026-03-03T15:36:00Z" w16du:dateUtc="2026-03-03T21:36:00Z">
        <w:r w:rsidR="00837327">
          <w:rPr>
            <w:rFonts w:ascii="Times New Roman" w:eastAsia="Times New Roman" w:hAnsi="Times New Roman" w:cs="Times New Roman"/>
          </w:rPr>
          <w:t xml:space="preserve"> can be explained </w:t>
        </w:r>
      </w:ins>
      <w:ins w:id="1564" w:author="Benton, Deon" w:date="2026-03-03T15:43:00Z" w16du:dateUtc="2026-03-03T21:43:00Z">
        <w:r w:rsidR="00773F36">
          <w:rPr>
            <w:rFonts w:ascii="Times New Roman" w:eastAsia="Times New Roman" w:hAnsi="Times New Roman" w:cs="Times New Roman"/>
          </w:rPr>
          <w:t>by</w:t>
        </w:r>
      </w:ins>
      <w:ins w:id="1565" w:author="Benton, Deon" w:date="2026-03-03T15:36:00Z" w16du:dateUtc="2026-03-03T21:36:00Z">
        <w:r w:rsidR="00837327">
          <w:rPr>
            <w:rFonts w:ascii="Times New Roman" w:eastAsia="Times New Roman" w:hAnsi="Times New Roman" w:cs="Times New Roman"/>
          </w:rPr>
          <w:t xml:space="preserve"> </w:t>
        </w:r>
      </w:ins>
      <w:ins w:id="1566"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1567" w:author="Benton, Deon" w:date="2026-03-03T15:42:00Z" w16du:dateUtc="2026-03-03T21:42:00Z">
        <w:r w:rsidR="00D969E0">
          <w:rPr>
            <w:rFonts w:ascii="Times New Roman" w:eastAsia="Times New Roman" w:hAnsi="Times New Roman" w:cs="Times New Roman"/>
          </w:rPr>
          <w:t>the</w:t>
        </w:r>
      </w:ins>
      <w:ins w:id="1568" w:author="Benton, Deon" w:date="2026-03-03T15:39:00Z" w16du:dateUtc="2026-03-03T21:39:00Z">
        <w:r w:rsidR="00931876">
          <w:rPr>
            <w:rFonts w:ascii="Times New Roman" w:eastAsia="Times New Roman" w:hAnsi="Times New Roman" w:cs="Times New Roman"/>
          </w:rPr>
          <w:t xml:space="preserve"> low-level, perceptually grounded</w:t>
        </w:r>
      </w:ins>
      <w:ins w:id="1569" w:author="Benton, Deon" w:date="2026-03-03T15:44:00Z" w16du:dateUtc="2026-03-03T21:44:00Z">
        <w:r w:rsidR="00773F36">
          <w:rPr>
            <w:rFonts w:ascii="Times New Roman" w:eastAsia="Times New Roman" w:hAnsi="Times New Roman" w:cs="Times New Roman"/>
          </w:rPr>
          <w:t xml:space="preserve"> </w:t>
        </w:r>
      </w:ins>
      <w:ins w:id="1570" w:author="Benton, Deon" w:date="2026-03-03T15:37:00Z" w16du:dateUtc="2026-03-03T21:37:00Z">
        <w:r w:rsidR="00837327">
          <w:rPr>
            <w:rFonts w:ascii="Times New Roman" w:eastAsia="Times New Roman" w:hAnsi="Times New Roman" w:cs="Times New Roman"/>
          </w:rPr>
          <w:t>kinematics</w:t>
        </w:r>
      </w:ins>
      <w:ins w:id="1571"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1572" w:author="Benton, Deon" w:date="2026-03-03T15:45:00Z" w16du:dateUtc="2026-03-03T21:45:00Z">
        <w:r w:rsidR="00773F36">
          <w:rPr>
            <w:rFonts w:ascii="Times New Roman" w:eastAsia="Times New Roman" w:hAnsi="Times New Roman" w:cs="Times New Roman"/>
          </w:rPr>
          <w:t>—information that</w:t>
        </w:r>
      </w:ins>
      <w:ins w:id="1573" w:author="Benton, Deon" w:date="2026-03-03T15:40:00Z" w16du:dateUtc="2026-03-03T21:40:00Z">
        <w:r w:rsidR="00931876">
          <w:rPr>
            <w:rFonts w:ascii="Times New Roman" w:eastAsia="Times New Roman" w:hAnsi="Times New Roman" w:cs="Times New Roman"/>
          </w:rPr>
          <w:t xml:space="preserve"> infants experience </w:t>
        </w:r>
      </w:ins>
      <w:ins w:id="1574" w:author="Benton, Deon" w:date="2026-03-09T19:00:00Z" w16du:dateUtc="2026-03-10T00:00:00Z">
        <w:r w:rsidR="00C34543">
          <w:rPr>
            <w:rFonts w:ascii="Times New Roman" w:eastAsia="Times New Roman" w:hAnsi="Times New Roman" w:cs="Times New Roman"/>
          </w:rPr>
          <w:t xml:space="preserve">both </w:t>
        </w:r>
      </w:ins>
      <w:ins w:id="1575"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1576" w:author="Benton, Deon" w:date="2026-03-09T19:00:00Z" w16du:dateUtc="2026-03-10T00:00:00Z">
        <w:r w:rsidR="00C34543">
          <w:rPr>
            <w:rFonts w:ascii="Times New Roman" w:eastAsia="Times New Roman" w:hAnsi="Times New Roman" w:cs="Times New Roman"/>
          </w:rPr>
          <w:t>. Specifically, n</w:t>
        </w:r>
      </w:ins>
      <w:ins w:id="1577" w:author="Benton, Deon" w:date="2026-03-03T15:45:00Z" w16du:dateUtc="2026-03-03T21:45:00Z">
        <w:r w:rsidR="00773F36">
          <w:rPr>
            <w:rFonts w:ascii="Times New Roman" w:eastAsia="Times New Roman" w:hAnsi="Times New Roman" w:cs="Times New Roman"/>
          </w:rPr>
          <w:t>etworks</w:t>
        </w:r>
      </w:ins>
      <w:ins w:id="1578" w:author="Benton, Deon" w:date="2026-03-09T18:53:00Z" w16du:dateUtc="2026-03-09T23:53:00Z">
        <w:r w:rsidR="009F7F31">
          <w:rPr>
            <w:rFonts w:ascii="Times New Roman" w:eastAsia="Times New Roman" w:hAnsi="Times New Roman" w:cs="Times New Roman"/>
          </w:rPr>
          <w:t xml:space="preserve"> </w:t>
        </w:r>
      </w:ins>
      <w:ins w:id="1579"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1580" w:author="Benton, Deon" w:date="2026-03-03T15:46:00Z" w16du:dateUtc="2026-03-03T21:46:00Z">
        <w:r w:rsidR="00A77F7B">
          <w:rPr>
            <w:rFonts w:ascii="Times New Roman" w:eastAsia="Times New Roman" w:hAnsi="Times New Roman" w:cs="Times New Roman"/>
          </w:rPr>
          <w:t xml:space="preserve">one; networks looked equally long at both </w:t>
        </w:r>
      </w:ins>
      <w:ins w:id="1581" w:author="Benton, Deon" w:date="2026-03-03T15:47:00Z" w16du:dateUtc="2026-03-03T21:47:00Z">
        <w:r w:rsidR="00A77F7B">
          <w:rPr>
            <w:rFonts w:ascii="Times New Roman" w:eastAsia="Times New Roman" w:hAnsi="Times New Roman" w:cs="Times New Roman"/>
          </w:rPr>
          <w:t xml:space="preserve">test </w:t>
        </w:r>
      </w:ins>
      <w:ins w:id="1582" w:author="Benton, Deon" w:date="2026-03-03T15:46:00Z" w16du:dateUtc="2026-03-03T21:46:00Z">
        <w:r w:rsidR="00A77F7B">
          <w:rPr>
            <w:rFonts w:ascii="Times New Roman" w:eastAsia="Times New Roman" w:hAnsi="Times New Roman" w:cs="Times New Roman"/>
          </w:rPr>
          <w:t>events if the arced motion occurred beside the barrier</w:t>
        </w:r>
      </w:ins>
      <w:ins w:id="1583" w:author="Benton, Deon" w:date="2026-03-09T18:54:00Z" w16du:dateUtc="2026-03-09T23:54:00Z">
        <w:r w:rsidR="009F7F31">
          <w:rPr>
            <w:rFonts w:ascii="Times New Roman" w:eastAsia="Times New Roman" w:hAnsi="Times New Roman" w:cs="Times New Roman"/>
          </w:rPr>
          <w:t xml:space="preserve"> during habituation</w:t>
        </w:r>
      </w:ins>
      <w:ins w:id="1584"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1585" w:author="Benton, Deon" w:date="2026-03-03T15:47:00Z" w16du:dateUtc="2026-03-03T21:47:00Z">
        <w:r w:rsidR="00A77F7B">
          <w:rPr>
            <w:rFonts w:ascii="Times New Roman" w:eastAsia="Times New Roman" w:hAnsi="Times New Roman" w:cs="Times New Roman"/>
          </w:rPr>
          <w:t xml:space="preserve">These findings </w:t>
        </w:r>
      </w:ins>
      <w:ins w:id="1586" w:author="Benton, Deon" w:date="2026-03-03T15:48:00Z" w16du:dateUtc="2026-03-03T21:48:00Z">
        <w:r w:rsidR="00E74F16">
          <w:rPr>
            <w:rFonts w:ascii="Times New Roman" w:eastAsia="Times New Roman" w:hAnsi="Times New Roman" w:cs="Times New Roman"/>
          </w:rPr>
          <w:t xml:space="preserve">call into question the necessity of </w:t>
        </w:r>
      </w:ins>
      <w:ins w:id="1587" w:author="Benton, Deon" w:date="2026-03-03T15:47:00Z" w16du:dateUtc="2026-03-03T21:47:00Z">
        <w:r w:rsidR="00E74F16">
          <w:rPr>
            <w:rFonts w:ascii="Times New Roman" w:eastAsia="Times New Roman" w:hAnsi="Times New Roman" w:cs="Times New Roman"/>
          </w:rPr>
          <w:t>domain-specific mechanisms</w:t>
        </w:r>
      </w:ins>
      <w:ins w:id="1588" w:author="Benton, Deon" w:date="2026-03-03T15:56:00Z" w16du:dateUtc="2026-03-03T21:56:00Z">
        <w:r w:rsidR="00616A6A">
          <w:rPr>
            <w:rFonts w:ascii="Times New Roman" w:eastAsia="Times New Roman" w:hAnsi="Times New Roman" w:cs="Times New Roman"/>
          </w:rPr>
          <w:t>—</w:t>
        </w:r>
      </w:ins>
      <w:ins w:id="1589" w:author="Benton, Deon" w:date="2026-03-03T15:49:00Z" w16du:dateUtc="2026-03-03T21:49:00Z">
        <w:r w:rsidR="00E74F16">
          <w:rPr>
            <w:rFonts w:ascii="Times New Roman" w:eastAsia="Times New Roman" w:hAnsi="Times New Roman" w:cs="Times New Roman"/>
          </w:rPr>
          <w:t>such as a teleological stance</w:t>
        </w:r>
      </w:ins>
      <w:ins w:id="1590" w:author="Benton, Deon" w:date="2026-03-03T15:47:00Z" w16du:dateUtc="2026-03-03T21:47:00Z">
        <w:r w:rsidR="00E74F16">
          <w:rPr>
            <w:rFonts w:ascii="Times New Roman" w:eastAsia="Times New Roman" w:hAnsi="Times New Roman" w:cs="Times New Roman"/>
          </w:rPr>
          <w:t xml:space="preserve"> or rich notions o</w:t>
        </w:r>
      </w:ins>
      <w:ins w:id="1591" w:author="Benton, Deon" w:date="2026-03-03T15:48:00Z" w16du:dateUtc="2026-03-03T21:48:00Z">
        <w:r w:rsidR="00E74F16">
          <w:rPr>
            <w:rFonts w:ascii="Times New Roman" w:eastAsia="Times New Roman" w:hAnsi="Times New Roman" w:cs="Times New Roman"/>
          </w:rPr>
          <w:t xml:space="preserve">f </w:t>
        </w:r>
      </w:ins>
      <w:ins w:id="1592" w:author="Benton, Deon" w:date="2026-03-03T15:49:00Z" w16du:dateUtc="2026-03-03T21:49:00Z">
        <w:r w:rsidR="00E74F16">
          <w:rPr>
            <w:rFonts w:ascii="Times New Roman" w:eastAsia="Times New Roman" w:hAnsi="Times New Roman" w:cs="Times New Roman"/>
          </w:rPr>
          <w:t xml:space="preserve">action, </w:t>
        </w:r>
      </w:ins>
      <w:ins w:id="1593" w:author="Benton, Deon" w:date="2026-03-03T15:48:00Z" w16du:dateUtc="2026-03-03T21:48:00Z">
        <w:r w:rsidR="00E74F16">
          <w:rPr>
            <w:rFonts w:ascii="Times New Roman" w:eastAsia="Times New Roman" w:hAnsi="Times New Roman" w:cs="Times New Roman"/>
          </w:rPr>
          <w:t>agency</w:t>
        </w:r>
      </w:ins>
      <w:ins w:id="1594" w:author="Benton, Deon" w:date="2026-03-03T15:49:00Z" w16du:dateUtc="2026-03-03T21:49:00Z">
        <w:r w:rsidR="00E74F16">
          <w:rPr>
            <w:rFonts w:ascii="Times New Roman" w:eastAsia="Times New Roman" w:hAnsi="Times New Roman" w:cs="Times New Roman"/>
          </w:rPr>
          <w:t>,</w:t>
        </w:r>
      </w:ins>
      <w:ins w:id="1595" w:author="Benton, Deon" w:date="2026-03-03T15:48:00Z" w16du:dateUtc="2026-03-03T21:48:00Z">
        <w:r w:rsidR="00E74F16">
          <w:rPr>
            <w:rFonts w:ascii="Times New Roman" w:eastAsia="Times New Roman" w:hAnsi="Times New Roman" w:cs="Times New Roman"/>
          </w:rPr>
          <w:t xml:space="preserve"> or efficiency</w:t>
        </w:r>
      </w:ins>
      <w:ins w:id="1596" w:author="Benton, Deon" w:date="2026-03-03T15:56:00Z" w16du:dateUtc="2026-03-03T21:56:00Z">
        <w:r w:rsidR="00616A6A">
          <w:rPr>
            <w:rFonts w:ascii="Times New Roman" w:eastAsia="Times New Roman" w:hAnsi="Times New Roman" w:cs="Times New Roman"/>
          </w:rPr>
          <w:t>—</w:t>
        </w:r>
      </w:ins>
      <w:ins w:id="1597" w:author="Benton, Deon" w:date="2026-03-03T15:49:00Z" w16du:dateUtc="2026-03-03T21:49:00Z">
        <w:r w:rsidR="00E74F16">
          <w:rPr>
            <w:rFonts w:ascii="Times New Roman" w:eastAsia="Times New Roman" w:hAnsi="Times New Roman" w:cs="Times New Roman"/>
          </w:rPr>
          <w:t>to explain</w:t>
        </w:r>
      </w:ins>
      <w:ins w:id="1598" w:author="Benton, Deon" w:date="2026-03-03T15:48:00Z" w16du:dateUtc="2026-03-03T21:48:00Z">
        <w:r w:rsidR="00E74F16">
          <w:rPr>
            <w:rFonts w:ascii="Times New Roman" w:eastAsia="Times New Roman" w:hAnsi="Times New Roman" w:cs="Times New Roman"/>
          </w:rPr>
          <w:t xml:space="preserve"> infants’ performance in studies that</w:t>
        </w:r>
      </w:ins>
      <w:ins w:id="1599" w:author="Benton, Deon" w:date="2026-03-03T15:49:00Z" w16du:dateUtc="2026-03-03T21:49:00Z">
        <w:r w:rsidR="00E74F16">
          <w:rPr>
            <w:rFonts w:ascii="Times New Roman" w:eastAsia="Times New Roman" w:hAnsi="Times New Roman" w:cs="Times New Roman"/>
          </w:rPr>
          <w:t xml:space="preserve"> purport to</w:t>
        </w:r>
      </w:ins>
      <w:ins w:id="1600" w:author="Benton, Deon" w:date="2026-03-03T15:48:00Z" w16du:dateUtc="2026-03-03T21:48:00Z">
        <w:r w:rsidR="00E74F16">
          <w:rPr>
            <w:rFonts w:ascii="Times New Roman" w:eastAsia="Times New Roman" w:hAnsi="Times New Roman" w:cs="Times New Roman"/>
          </w:rPr>
          <w:t xml:space="preserve"> evaluate their putative action understanding. </w:t>
        </w:r>
      </w:ins>
      <w:ins w:id="1601" w:author="Benton, Deon" w:date="2026-03-03T15:50:00Z" w16du:dateUtc="2026-03-03T21:50:00Z">
        <w:r w:rsidR="009E5DAF">
          <w:rPr>
            <w:rFonts w:ascii="Times New Roman" w:eastAsia="Times New Roman" w:hAnsi="Times New Roman" w:cs="Times New Roman"/>
          </w:rPr>
          <w:t xml:space="preserve">At the same time, a potential critique of this </w:t>
        </w:r>
      </w:ins>
      <w:ins w:id="1602" w:author="Benton, Deon" w:date="2026-03-09T19:08:00Z" w16du:dateUtc="2026-03-10T00:08:00Z">
        <w:r w:rsidR="000F3AF0">
          <w:rPr>
            <w:rFonts w:ascii="Times New Roman" w:eastAsia="Times New Roman" w:hAnsi="Times New Roman" w:cs="Times New Roman"/>
          </w:rPr>
          <w:t xml:space="preserve">initial </w:t>
        </w:r>
      </w:ins>
      <w:ins w:id="1603" w:author="Benton, Deon" w:date="2026-03-03T15:50:00Z" w16du:dateUtc="2026-03-03T21:50:00Z">
        <w:r w:rsidR="009E5DAF">
          <w:rPr>
            <w:rFonts w:ascii="Times New Roman" w:eastAsia="Times New Roman" w:hAnsi="Times New Roman" w:cs="Times New Roman"/>
          </w:rPr>
          <w:t xml:space="preserve">simulation </w:t>
        </w:r>
      </w:ins>
      <w:ins w:id="1604" w:author="Benton, Deon" w:date="2026-03-03T15:53:00Z" w16du:dateUtc="2026-03-03T21:53:00Z">
        <w:r w:rsidR="0086194C">
          <w:rPr>
            <w:rFonts w:ascii="Times New Roman" w:eastAsia="Times New Roman" w:hAnsi="Times New Roman" w:cs="Times New Roman"/>
          </w:rPr>
          <w:t>concerns the fact that</w:t>
        </w:r>
      </w:ins>
      <w:ins w:id="1605" w:author="Benton, Deon" w:date="2026-03-09T18:55:00Z" w16du:dateUtc="2026-03-09T23:55:00Z">
        <w:r w:rsidR="00CC3593">
          <w:rPr>
            <w:rFonts w:ascii="Times New Roman" w:eastAsia="Times New Roman" w:hAnsi="Times New Roman" w:cs="Times New Roman"/>
          </w:rPr>
          <w:t xml:space="preserve"> the network’s “real-world</w:t>
        </w:r>
      </w:ins>
      <w:ins w:id="1606" w:author="Benton, Deon" w:date="2026-03-09T18:56:00Z" w16du:dateUtc="2026-03-09T23:56:00Z">
        <w:r w:rsidR="00CC3593">
          <w:rPr>
            <w:rFonts w:ascii="Times New Roman" w:eastAsia="Times New Roman" w:hAnsi="Times New Roman" w:cs="Times New Roman"/>
          </w:rPr>
          <w:t>”</w:t>
        </w:r>
      </w:ins>
      <w:ins w:id="1607"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1608" w:author="Benton, Deon" w:date="2026-03-09T19:08:00Z" w16du:dateUtc="2026-03-10T00:08:00Z">
        <w:r w:rsidR="00585C9B">
          <w:rPr>
            <w:rFonts w:ascii="Times New Roman" w:eastAsia="Times New Roman" w:hAnsi="Times New Roman" w:cs="Times New Roman"/>
          </w:rPr>
          <w:t>arced motion always occurred with obstacles</w:t>
        </w:r>
      </w:ins>
      <w:ins w:id="1609" w:author="Benton, Deon" w:date="2026-03-03T15:52:00Z" w16du:dateUtc="2026-03-03T21:52:00Z">
        <w:r w:rsidR="0086194C">
          <w:rPr>
            <w:rFonts w:ascii="Times New Roman" w:eastAsia="Times New Roman" w:hAnsi="Times New Roman" w:cs="Times New Roman"/>
          </w:rPr>
          <w:t xml:space="preserve"> </w:t>
        </w:r>
      </w:ins>
      <w:ins w:id="1610" w:author="Benton, Deon" w:date="2026-03-03T15:53:00Z" w16du:dateUtc="2026-03-03T21:53:00Z">
        <w:r w:rsidR="0086194C">
          <w:rPr>
            <w:rFonts w:ascii="Times New Roman" w:eastAsia="Times New Roman" w:hAnsi="Times New Roman" w:cs="Times New Roman"/>
          </w:rPr>
          <w:t>during</w:t>
        </w:r>
      </w:ins>
      <w:ins w:id="1611" w:author="Benton, Deon" w:date="2026-03-03T15:50:00Z" w16du:dateUtc="2026-03-03T21:50:00Z">
        <w:r w:rsidR="009E5DAF">
          <w:rPr>
            <w:rFonts w:ascii="Times New Roman" w:eastAsia="Times New Roman" w:hAnsi="Times New Roman" w:cs="Times New Roman"/>
          </w:rPr>
          <w:t xml:space="preserve"> pretraining</w:t>
        </w:r>
      </w:ins>
      <w:ins w:id="1612" w:author="Benton, Deon" w:date="2026-03-09T18:55:00Z" w16du:dateUtc="2026-03-09T23:55:00Z">
        <w:r w:rsidR="00CC3593">
          <w:rPr>
            <w:rFonts w:ascii="Times New Roman" w:eastAsia="Times New Roman" w:hAnsi="Times New Roman" w:cs="Times New Roman"/>
          </w:rPr>
          <w:t>.</w:t>
        </w:r>
      </w:ins>
      <w:ins w:id="1613" w:author="Benton, Deon" w:date="2026-03-09T18:56:00Z" w16du:dateUtc="2026-03-09T23:56:00Z">
        <w:r w:rsidR="00C2212E">
          <w:rPr>
            <w:rFonts w:ascii="Times New Roman" w:eastAsia="Times New Roman" w:hAnsi="Times New Roman" w:cs="Times New Roman"/>
          </w:rPr>
          <w:t xml:space="preserve"> </w:t>
        </w:r>
      </w:ins>
      <w:ins w:id="1614" w:author="Benton, Deon" w:date="2026-03-09T18:57:00Z" w16du:dateUtc="2026-03-09T23:57:00Z">
        <w:r w:rsidR="00C2212E">
          <w:rPr>
            <w:rFonts w:ascii="Times New Roman" w:eastAsia="Times New Roman" w:hAnsi="Times New Roman" w:cs="Times New Roman"/>
          </w:rPr>
          <w:t>The trouble here is that infants</w:t>
        </w:r>
      </w:ins>
      <w:ins w:id="1615" w:author="Benton, Deon" w:date="2026-03-09T18:56:00Z" w16du:dateUtc="2026-03-09T23:56:00Z">
        <w:r w:rsidR="00C2212E">
          <w:rPr>
            <w:rFonts w:ascii="Times New Roman" w:eastAsia="Times New Roman" w:hAnsi="Times New Roman" w:cs="Times New Roman"/>
          </w:rPr>
          <w:t xml:space="preserve"> likely do observe </w:t>
        </w:r>
      </w:ins>
      <w:ins w:id="1616" w:author="Benton, Deon" w:date="2026-03-09T18:57:00Z" w16du:dateUtc="2026-03-09T23:57:00Z">
        <w:r w:rsidR="00C2212E">
          <w:rPr>
            <w:rFonts w:ascii="Times New Roman" w:eastAsia="Times New Roman" w:hAnsi="Times New Roman" w:cs="Times New Roman"/>
          </w:rPr>
          <w:t>instances of a</w:t>
        </w:r>
      </w:ins>
      <w:ins w:id="1617" w:author="Benton, Deon" w:date="2026-03-09T18:56:00Z" w16du:dateUtc="2026-03-09T23:56:00Z">
        <w:r w:rsidR="00C2212E">
          <w:rPr>
            <w:rFonts w:ascii="Times New Roman" w:eastAsia="Times New Roman" w:hAnsi="Times New Roman" w:cs="Times New Roman"/>
          </w:rPr>
          <w:t>rced motion in the absence of physical o</w:t>
        </w:r>
      </w:ins>
      <w:ins w:id="1618"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1619" w:author="Benton, Deon" w:date="2026-03-09T18:58:00Z" w16du:dateUtc="2026-03-09T23:58:00Z">
        <w:r w:rsidR="00C2212E">
          <w:rPr>
            <w:rFonts w:ascii="Times New Roman" w:eastAsia="Times New Roman" w:hAnsi="Times New Roman" w:cs="Times New Roman"/>
          </w:rPr>
          <w:t>f</w:t>
        </w:r>
      </w:ins>
      <w:ins w:id="1620" w:author="Benton, Deon" w:date="2026-03-03T16:00:00Z" w16du:dateUtc="2026-03-03T22:00:00Z">
        <w:r w:rsidR="0063061E">
          <w:rPr>
            <w:rFonts w:ascii="Times New Roman" w:eastAsia="Times New Roman" w:hAnsi="Times New Roman" w:cs="Times New Roman"/>
          </w:rPr>
          <w:t xml:space="preserve"> the current </w:t>
        </w:r>
      </w:ins>
      <w:ins w:id="1621" w:author="Benton, Deon" w:date="2026-03-09T18:58:00Z" w16du:dateUtc="2026-03-09T23:58:00Z">
        <w:r w:rsidR="00C2212E">
          <w:rPr>
            <w:rFonts w:ascii="Times New Roman" w:eastAsia="Times New Roman" w:hAnsi="Times New Roman" w:cs="Times New Roman"/>
          </w:rPr>
          <w:t>proposal</w:t>
        </w:r>
      </w:ins>
      <w:ins w:id="1622" w:author="Benton, Deon" w:date="2026-03-03T16:01:00Z" w16du:dateUtc="2026-03-03T22:01:00Z">
        <w:r w:rsidR="0063061E">
          <w:rPr>
            <w:rFonts w:ascii="Times New Roman" w:eastAsia="Times New Roman" w:hAnsi="Times New Roman" w:cs="Times New Roman"/>
          </w:rPr>
          <w:t xml:space="preserve"> </w:t>
        </w:r>
      </w:ins>
      <w:ins w:id="1623" w:author="Benton, Deon" w:date="2026-03-03T16:12:00Z" w16du:dateUtc="2026-03-03T22:12:00Z">
        <w:r w:rsidR="000F3686">
          <w:rPr>
            <w:rFonts w:ascii="Times New Roman" w:eastAsia="Times New Roman" w:hAnsi="Times New Roman" w:cs="Times New Roman"/>
          </w:rPr>
          <w:t>provides</w:t>
        </w:r>
      </w:ins>
      <w:ins w:id="1624"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1625" w:author="Benton, Deon" w:date="2026-03-09T18:58:00Z" w16du:dateUtc="2026-03-09T23:58:00Z">
        <w:r w:rsidR="00C2212E">
          <w:rPr>
            <w:rFonts w:ascii="Times New Roman" w:eastAsia="Times New Roman" w:hAnsi="Times New Roman" w:cs="Times New Roman"/>
          </w:rPr>
          <w:t xml:space="preserve"> broadly</w:t>
        </w:r>
      </w:ins>
      <w:ins w:id="1626" w:author="Benton, Deon" w:date="2026-03-03T16:01:00Z" w16du:dateUtc="2026-03-03T22:01:00Z">
        <w:r w:rsidR="0063061E">
          <w:rPr>
            <w:rFonts w:ascii="Times New Roman" w:eastAsia="Times New Roman" w:hAnsi="Times New Roman" w:cs="Times New Roman"/>
          </w:rPr>
          <w:t xml:space="preserve">, then it is important to show that </w:t>
        </w:r>
      </w:ins>
      <w:ins w:id="1627" w:author="Benton, Deon" w:date="2026-03-03T16:02:00Z" w16du:dateUtc="2026-03-03T22:02:00Z">
        <w:r w:rsidR="0063061E">
          <w:rPr>
            <w:rFonts w:ascii="Times New Roman" w:eastAsia="Times New Roman" w:hAnsi="Times New Roman" w:cs="Times New Roman"/>
          </w:rPr>
          <w:t xml:space="preserve">the results </w:t>
        </w:r>
      </w:ins>
      <w:ins w:id="1628" w:author="Benton, Deon" w:date="2026-03-03T16:04:00Z" w16du:dateUtc="2026-03-03T22:04:00Z">
        <w:r w:rsidR="00C67B37">
          <w:rPr>
            <w:rFonts w:ascii="Times New Roman" w:eastAsia="Times New Roman" w:hAnsi="Times New Roman" w:cs="Times New Roman"/>
          </w:rPr>
          <w:t>reported above</w:t>
        </w:r>
      </w:ins>
      <w:ins w:id="1629" w:author="Benton, Deon" w:date="2026-03-03T16:03:00Z" w16du:dateUtc="2026-03-03T22:03:00Z">
        <w:r w:rsidR="00C67B37">
          <w:rPr>
            <w:rFonts w:ascii="Times New Roman" w:eastAsia="Times New Roman" w:hAnsi="Times New Roman" w:cs="Times New Roman"/>
          </w:rPr>
          <w:t xml:space="preserve"> can be </w:t>
        </w:r>
        <w:r w:rsidR="00C67B37">
          <w:rPr>
            <w:rFonts w:ascii="Times New Roman" w:eastAsia="Times New Roman" w:hAnsi="Times New Roman" w:cs="Times New Roman"/>
          </w:rPr>
          <w:lastRenderedPageBreak/>
          <w:t xml:space="preserve">obtained in a simulation that varies </w:t>
        </w:r>
      </w:ins>
      <w:ins w:id="1630" w:author="Benton, Deon" w:date="2026-03-09T18:58:00Z" w16du:dateUtc="2026-03-09T23:58:00Z">
        <w:r w:rsidR="00C2212E">
          <w:rPr>
            <w:rFonts w:ascii="Times New Roman" w:eastAsia="Times New Roman" w:hAnsi="Times New Roman" w:cs="Times New Roman"/>
          </w:rPr>
          <w:t>the amount of</w:t>
        </w:r>
      </w:ins>
      <w:ins w:id="1631" w:author="Benton, Deon" w:date="2026-03-09T18:59:00Z" w16du:dateUtc="2026-03-09T23:59:00Z">
        <w:r w:rsidR="00C2212E">
          <w:rPr>
            <w:rFonts w:ascii="Times New Roman" w:eastAsia="Times New Roman" w:hAnsi="Times New Roman" w:cs="Times New Roman"/>
          </w:rPr>
          <w:t xml:space="preserve"> arced </w:t>
        </w:r>
      </w:ins>
      <w:ins w:id="1632" w:author="Benton, Deon" w:date="2026-03-03T16:05:00Z" w16du:dateUtc="2026-03-03T22:05:00Z">
        <w:r w:rsidR="002306DE">
          <w:rPr>
            <w:rFonts w:ascii="Times New Roman" w:eastAsia="Times New Roman" w:hAnsi="Times New Roman" w:cs="Times New Roman"/>
          </w:rPr>
          <w:t>motion with and without barriers</w:t>
        </w:r>
      </w:ins>
      <w:ins w:id="1633" w:author="Benton, Deon" w:date="2026-03-09T18:58:00Z" w16du:dateUtc="2026-03-09T23:58:00Z">
        <w:r w:rsidR="00C2212E">
          <w:rPr>
            <w:rFonts w:ascii="Times New Roman" w:eastAsia="Times New Roman" w:hAnsi="Times New Roman" w:cs="Times New Roman"/>
          </w:rPr>
          <w:t xml:space="preserve"> that networks experience during pretraining</w:t>
        </w:r>
      </w:ins>
      <w:ins w:id="1634" w:author="Benton, Deon" w:date="2026-03-03T16:05:00Z" w16du:dateUtc="2026-03-03T22:05:00Z">
        <w:r w:rsidR="002306DE">
          <w:rPr>
            <w:rFonts w:ascii="Times New Roman" w:eastAsia="Times New Roman" w:hAnsi="Times New Roman" w:cs="Times New Roman"/>
          </w:rPr>
          <w:t xml:space="preserve">. </w:t>
        </w:r>
      </w:ins>
      <w:ins w:id="1635" w:author="Benton, Deon" w:date="2026-03-03T16:06:00Z" w16du:dateUtc="2026-03-03T22:06:00Z">
        <w:r w:rsidR="002306DE">
          <w:rPr>
            <w:rFonts w:ascii="Times New Roman" w:eastAsia="Times New Roman" w:hAnsi="Times New Roman" w:cs="Times New Roman"/>
          </w:rPr>
          <w:t xml:space="preserve">Simulation </w:t>
        </w:r>
      </w:ins>
      <w:ins w:id="1636" w:author="Benton, Deon" w:date="2026-03-03T16:07:00Z" w16du:dateUtc="2026-03-03T22:07:00Z">
        <w:r w:rsidR="003C5492">
          <w:rPr>
            <w:rFonts w:ascii="Times New Roman" w:eastAsia="Times New Roman" w:hAnsi="Times New Roman" w:cs="Times New Roman"/>
          </w:rPr>
          <w:t>1b</w:t>
        </w:r>
      </w:ins>
      <w:ins w:id="1637"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1638"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1639"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1640" w:author="Benton, Deon" w:date="2026-03-09T19:14:00Z" w16du:dateUtc="2026-03-10T00:14:00Z"/>
          <w:rFonts w:ascii="Times New Roman" w:eastAsia="Times New Roman" w:hAnsi="Times New Roman" w:cs="Times New Roman"/>
        </w:rPr>
      </w:pPr>
      <w:ins w:id="1641"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1642" w:author="Benton, Deon" w:date="2026-03-09T19:05:00Z" w16du:dateUtc="2026-03-10T00:05:00Z">
        <w:r>
          <w:rPr>
            <w:rFonts w:ascii="Times New Roman" w:eastAsia="Times New Roman" w:hAnsi="Times New Roman" w:cs="Times New Roman"/>
          </w:rPr>
          <w:t xml:space="preserve">the ratio of arced motion with obstacles to </w:t>
        </w:r>
      </w:ins>
      <w:ins w:id="1643" w:author="Benton, Deon" w:date="2026-03-09T19:06:00Z" w16du:dateUtc="2026-03-10T00:06:00Z">
        <w:r>
          <w:rPr>
            <w:rFonts w:ascii="Times New Roman" w:eastAsia="Times New Roman" w:hAnsi="Times New Roman" w:cs="Times New Roman"/>
          </w:rPr>
          <w:t>that</w:t>
        </w:r>
      </w:ins>
      <w:ins w:id="1644" w:author="Benton, Deon" w:date="2026-03-09T19:05:00Z" w16du:dateUtc="2026-03-10T00:05:00Z">
        <w:r>
          <w:rPr>
            <w:rFonts w:ascii="Times New Roman" w:eastAsia="Times New Roman" w:hAnsi="Times New Roman" w:cs="Times New Roman"/>
          </w:rPr>
          <w:t xml:space="preserve"> without obstacles varie</w:t>
        </w:r>
      </w:ins>
      <w:ins w:id="1645" w:author="Benton, Deon" w:date="2026-03-09T19:06:00Z" w16du:dateUtc="2026-03-10T00:06:00Z">
        <w:r>
          <w:rPr>
            <w:rFonts w:ascii="Times New Roman" w:eastAsia="Times New Roman" w:hAnsi="Times New Roman" w:cs="Times New Roman"/>
          </w:rPr>
          <w:t xml:space="preserve">d across networks. </w:t>
        </w:r>
      </w:ins>
      <w:ins w:id="1646" w:author="Benton, Deon" w:date="2026-03-09T19:12:00Z" w16du:dateUtc="2026-03-10T00:12:00Z">
        <w:r w:rsidR="00560C9F">
          <w:rPr>
            <w:rFonts w:ascii="Times New Roman" w:eastAsia="Times New Roman" w:hAnsi="Times New Roman" w:cs="Times New Roman"/>
          </w:rPr>
          <w:t>Six</w:t>
        </w:r>
      </w:ins>
      <w:ins w:id="1647" w:author="Benton, Deon" w:date="2026-03-03T16:20:00Z" w16du:dateUtc="2026-03-03T22:20:00Z">
        <w:r w:rsidR="0086256F">
          <w:rPr>
            <w:rFonts w:ascii="Times New Roman" w:eastAsia="Times New Roman" w:hAnsi="Times New Roman" w:cs="Times New Roman"/>
          </w:rPr>
          <w:t xml:space="preserve"> different ratio</w:t>
        </w:r>
      </w:ins>
      <w:ins w:id="1648" w:author="Benton, Deon" w:date="2026-03-09T19:07:00Z" w16du:dateUtc="2026-03-10T00:07:00Z">
        <w:r>
          <w:rPr>
            <w:rFonts w:ascii="Times New Roman" w:eastAsia="Times New Roman" w:hAnsi="Times New Roman" w:cs="Times New Roman"/>
          </w:rPr>
          <w:t xml:space="preserve"> conditions</w:t>
        </w:r>
      </w:ins>
      <w:ins w:id="1649"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1650" w:author="Benton, Deon" w:date="2026-03-03T16:17:00Z" w16du:dateUtc="2026-03-03T22:17:00Z">
        <w:r w:rsidR="00B208F8">
          <w:rPr>
            <w:rFonts w:ascii="Times New Roman" w:eastAsia="Times New Roman" w:hAnsi="Times New Roman" w:cs="Times New Roman"/>
          </w:rPr>
          <w:t xml:space="preserve"> </w:t>
        </w:r>
      </w:ins>
      <w:ins w:id="1651"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1652"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1653" w:author="Benton, Deon" w:date="2026-03-09T19:11:00Z" w16du:dateUtc="2026-03-10T00:11:00Z">
        <w:r w:rsidR="00560C9F">
          <w:rPr>
            <w:rFonts w:ascii="Times New Roman" w:eastAsia="Times New Roman" w:hAnsi="Times New Roman" w:cs="Times New Roman"/>
          </w:rPr>
          <w:t xml:space="preserve">; </w:t>
        </w:r>
      </w:ins>
      <w:ins w:id="1654" w:author="Benton, Deon" w:date="2026-03-09T19:12:00Z" w16du:dateUtc="2026-03-10T00:12:00Z">
        <w:r w:rsidR="00560C9F">
          <w:rPr>
            <w:rFonts w:ascii="Times New Roman" w:eastAsia="Times New Roman" w:hAnsi="Times New Roman" w:cs="Times New Roman"/>
          </w:rPr>
          <w:t>7</w:t>
        </w:r>
      </w:ins>
      <w:ins w:id="1655" w:author="Benton, Deon" w:date="2026-03-09T19:11:00Z" w16du:dateUtc="2026-03-10T00:11:00Z">
        <w:r w:rsidR="00560C9F">
          <w:rPr>
            <w:rFonts w:ascii="Times New Roman" w:eastAsia="Times New Roman" w:hAnsi="Times New Roman" w:cs="Times New Roman"/>
          </w:rPr>
          <w:t xml:space="preserve">0% arced motion with obstacles vs. </w:t>
        </w:r>
      </w:ins>
      <w:ins w:id="1656" w:author="Benton, Deon" w:date="2026-03-09T19:12:00Z" w16du:dateUtc="2026-03-10T00:12:00Z">
        <w:r w:rsidR="00560C9F">
          <w:rPr>
            <w:rFonts w:ascii="Times New Roman" w:eastAsia="Times New Roman" w:hAnsi="Times New Roman" w:cs="Times New Roman"/>
          </w:rPr>
          <w:t>3</w:t>
        </w:r>
      </w:ins>
      <w:ins w:id="1657" w:author="Benton, Deon" w:date="2026-03-09T19:11:00Z" w16du:dateUtc="2026-03-10T00:11:00Z">
        <w:r w:rsidR="00560C9F">
          <w:rPr>
            <w:rFonts w:ascii="Times New Roman" w:eastAsia="Times New Roman" w:hAnsi="Times New Roman" w:cs="Times New Roman"/>
          </w:rPr>
          <w:t>0% arced motion without obstacles</w:t>
        </w:r>
      </w:ins>
      <w:ins w:id="1658"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1659" w:author="Benton, Deon" w:date="2026-03-09T19:13:00Z" w16du:dateUtc="2026-03-10T00:13:00Z">
        <w:r w:rsidR="00736F05">
          <w:rPr>
            <w:rFonts w:ascii="Times New Roman" w:eastAsia="Times New Roman" w:hAnsi="Times New Roman" w:cs="Times New Roman"/>
          </w:rPr>
          <w:t>5</w:t>
        </w:r>
      </w:ins>
      <w:ins w:id="1660" w:author="Benton, Deon" w:date="2026-03-09T19:12:00Z" w16du:dateUtc="2026-03-10T00:12:00Z">
        <w:r w:rsidR="00736F05">
          <w:rPr>
            <w:rFonts w:ascii="Times New Roman" w:eastAsia="Times New Roman" w:hAnsi="Times New Roman" w:cs="Times New Roman"/>
          </w:rPr>
          <w:t xml:space="preserve">0% arced motion with obstacles vs. </w:t>
        </w:r>
      </w:ins>
      <w:ins w:id="1661" w:author="Benton, Deon" w:date="2026-03-09T19:13:00Z" w16du:dateUtc="2026-03-10T00:13:00Z">
        <w:r w:rsidR="00736F05">
          <w:rPr>
            <w:rFonts w:ascii="Times New Roman" w:eastAsia="Times New Roman" w:hAnsi="Times New Roman" w:cs="Times New Roman"/>
          </w:rPr>
          <w:t>5</w:t>
        </w:r>
      </w:ins>
      <w:ins w:id="1662" w:author="Benton, Deon" w:date="2026-03-09T19:12:00Z" w16du:dateUtc="2026-03-10T00:12:00Z">
        <w:r w:rsidR="00736F05">
          <w:rPr>
            <w:rFonts w:ascii="Times New Roman" w:eastAsia="Times New Roman" w:hAnsi="Times New Roman" w:cs="Times New Roman"/>
          </w:rPr>
          <w:t>0% arced motion without obstacles</w:t>
        </w:r>
      </w:ins>
      <w:ins w:id="1663" w:author="Benton, Deon" w:date="2026-03-09T19:06:00Z" w16du:dateUtc="2026-03-10T00:06:00Z">
        <w:r>
          <w:rPr>
            <w:rFonts w:ascii="Times New Roman" w:eastAsia="Times New Roman" w:hAnsi="Times New Roman" w:cs="Times New Roman"/>
          </w:rPr>
          <w:t xml:space="preserve">. </w:t>
        </w:r>
      </w:ins>
      <w:ins w:id="1664" w:author="Benton, Deon" w:date="2026-03-09T19:13:00Z" w16du:dateUtc="2026-03-10T00:13:00Z">
        <w:r w:rsidR="00DE5B14">
          <w:rPr>
            <w:rFonts w:ascii="Times New Roman" w:eastAsia="Times New Roman" w:hAnsi="Times New Roman" w:cs="Times New Roman"/>
          </w:rPr>
          <w:t>It should be noted that the</w:t>
        </w:r>
      </w:ins>
      <w:ins w:id="1665" w:author="Benton, Deon" w:date="2026-03-09T19:06:00Z" w16du:dateUtc="2026-03-10T00:06:00Z">
        <w:r>
          <w:rPr>
            <w:rFonts w:ascii="Times New Roman" w:eastAsia="Times New Roman" w:hAnsi="Times New Roman" w:cs="Times New Roman"/>
          </w:rPr>
          <w:t xml:space="preserve"> first ratio</w:t>
        </w:r>
      </w:ins>
      <w:ins w:id="1666" w:author="Benton, Deon" w:date="2026-03-09T19:07:00Z" w16du:dateUtc="2026-03-10T00:07:00Z">
        <w:r>
          <w:rPr>
            <w:rFonts w:ascii="Times New Roman" w:eastAsia="Times New Roman" w:hAnsi="Times New Roman" w:cs="Times New Roman"/>
          </w:rPr>
          <w:t xml:space="preserve"> condition</w:t>
        </w:r>
      </w:ins>
      <w:ins w:id="1667" w:author="Benton, Deon" w:date="2026-03-09T19:06:00Z" w16du:dateUtc="2026-03-10T00:06:00Z">
        <w:r>
          <w:rPr>
            <w:rFonts w:ascii="Times New Roman" w:eastAsia="Times New Roman" w:hAnsi="Times New Roman" w:cs="Times New Roman"/>
          </w:rPr>
          <w:t xml:space="preserve"> </w:t>
        </w:r>
      </w:ins>
      <w:ins w:id="1668"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1669" w:author="Benton, Deon" w:date="2026-03-09T19:08:00Z" w16du:dateUtc="2026-03-10T00:08:00Z">
        <w:r>
          <w:rPr>
            <w:rFonts w:ascii="Times New Roman" w:eastAsia="Times New Roman" w:hAnsi="Times New Roman" w:cs="Times New Roman"/>
          </w:rPr>
          <w:t>without</w:t>
        </w:r>
      </w:ins>
      <w:ins w:id="1670" w:author="Benton, Deon" w:date="2026-03-09T19:07:00Z" w16du:dateUtc="2026-03-10T00:07:00Z">
        <w:r>
          <w:rPr>
            <w:rFonts w:ascii="Times New Roman" w:eastAsia="Times New Roman" w:hAnsi="Times New Roman" w:cs="Times New Roman"/>
          </w:rPr>
          <w:t xml:space="preserve"> obstacles. </w:t>
        </w:r>
      </w:ins>
      <w:ins w:id="1671" w:author="Benton, Deon" w:date="2026-03-03T16:20:00Z" w16du:dateUtc="2026-03-03T22:20:00Z">
        <w:r w:rsidR="00AE3FD6">
          <w:rPr>
            <w:rFonts w:ascii="Times New Roman" w:eastAsia="Times New Roman" w:hAnsi="Times New Roman" w:cs="Times New Roman"/>
          </w:rPr>
          <w:t xml:space="preserve"> </w:t>
        </w:r>
      </w:ins>
      <w:ins w:id="1672"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1673"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1674" w:author="Benton, Deon" w:date="2026-03-09T19:15:00Z" w16du:dateUtc="2026-03-10T00:15:00Z"/>
          <w:rFonts w:ascii="Times New Roman" w:hAnsi="Times New Roman" w:cs="Times New Roman"/>
          <w:b/>
          <w:bCs/>
        </w:rPr>
      </w:pPr>
      <w:ins w:id="1675"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1676"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1677" w:author="Benton, Deon" w:date="2026-03-03T16:16:00Z" w16du:dateUtc="2026-03-03T22:16:00Z"/>
          <w:rFonts w:ascii="Times New Roman" w:eastAsia="Times New Roman" w:hAnsi="Times New Roman" w:cs="Times New Roman"/>
          <w:b/>
          <w:bCs/>
        </w:rPr>
      </w:pPr>
      <w:ins w:id="1678"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 xml:space="preserve">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3"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6"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7"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9"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2"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5"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8"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0"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3"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5"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1"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3"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6"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7"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1"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6"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0"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2"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4"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6"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7"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2"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3"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4"/>
      <w:headerReference w:type="first" r:id="rId8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D3C39" w14:textId="77777777" w:rsidR="00CA0675" w:rsidRDefault="00CA0675" w:rsidP="00391C7E">
      <w:pPr>
        <w:spacing w:after="0" w:line="240" w:lineRule="auto"/>
      </w:pPr>
      <w:r>
        <w:separator/>
      </w:r>
    </w:p>
  </w:endnote>
  <w:endnote w:type="continuationSeparator" w:id="0">
    <w:p w14:paraId="311D2C1B" w14:textId="77777777" w:rsidR="00CA0675" w:rsidRDefault="00CA0675"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545A" w14:textId="77777777" w:rsidR="00CA0675" w:rsidRDefault="00CA0675" w:rsidP="00391C7E">
      <w:pPr>
        <w:spacing w:after="0" w:line="240" w:lineRule="auto"/>
      </w:pPr>
      <w:r>
        <w:separator/>
      </w:r>
    </w:p>
  </w:footnote>
  <w:footnote w:type="continuationSeparator" w:id="0">
    <w:p w14:paraId="56AE95E6" w14:textId="77777777" w:rsidR="00CA0675" w:rsidRDefault="00CA0675" w:rsidP="00391C7E">
      <w:pPr>
        <w:spacing w:after="0" w:line="240" w:lineRule="auto"/>
      </w:pPr>
      <w:r>
        <w:continuationSeparator/>
      </w:r>
    </w:p>
  </w:footnote>
  <w:footnote w:id="1">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1546"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1547"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1548"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F8F"/>
    <w:rsid w:val="00010A55"/>
    <w:rsid w:val="0001141F"/>
    <w:rsid w:val="00011DAB"/>
    <w:rsid w:val="0001298D"/>
    <w:rsid w:val="00012AA5"/>
    <w:rsid w:val="00012E70"/>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30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E5"/>
    <w:rsid w:val="000A0E69"/>
    <w:rsid w:val="000A1184"/>
    <w:rsid w:val="000A11D4"/>
    <w:rsid w:val="000A170D"/>
    <w:rsid w:val="000A1B95"/>
    <w:rsid w:val="000A276E"/>
    <w:rsid w:val="000A29F2"/>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4399"/>
    <w:rsid w:val="000B4DD6"/>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00F9"/>
    <w:rsid w:val="000D1213"/>
    <w:rsid w:val="000D148B"/>
    <w:rsid w:val="000D1EAC"/>
    <w:rsid w:val="000D22BE"/>
    <w:rsid w:val="000D3BCD"/>
    <w:rsid w:val="000D41A4"/>
    <w:rsid w:val="000D45E6"/>
    <w:rsid w:val="000D4C01"/>
    <w:rsid w:val="000D4FF3"/>
    <w:rsid w:val="000D5358"/>
    <w:rsid w:val="000D5598"/>
    <w:rsid w:val="000D5B81"/>
    <w:rsid w:val="000D5F92"/>
    <w:rsid w:val="000D6788"/>
    <w:rsid w:val="000D6F3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686"/>
    <w:rsid w:val="000F3AF0"/>
    <w:rsid w:val="000F3F9C"/>
    <w:rsid w:val="000F43CD"/>
    <w:rsid w:val="000F4505"/>
    <w:rsid w:val="000F4507"/>
    <w:rsid w:val="000F4814"/>
    <w:rsid w:val="000F566F"/>
    <w:rsid w:val="000F5BC5"/>
    <w:rsid w:val="000F65EB"/>
    <w:rsid w:val="000F68C8"/>
    <w:rsid w:val="000F6EAD"/>
    <w:rsid w:val="000F726E"/>
    <w:rsid w:val="000F7626"/>
    <w:rsid w:val="000F7CAC"/>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879"/>
    <w:rsid w:val="001269C7"/>
    <w:rsid w:val="00126A22"/>
    <w:rsid w:val="00126B81"/>
    <w:rsid w:val="00126BA4"/>
    <w:rsid w:val="00126FCB"/>
    <w:rsid w:val="001276E5"/>
    <w:rsid w:val="00127B08"/>
    <w:rsid w:val="00127C68"/>
    <w:rsid w:val="00130626"/>
    <w:rsid w:val="0013112B"/>
    <w:rsid w:val="00131EFD"/>
    <w:rsid w:val="001335A3"/>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63E"/>
    <w:rsid w:val="001537B7"/>
    <w:rsid w:val="00153BF3"/>
    <w:rsid w:val="001547A5"/>
    <w:rsid w:val="00155706"/>
    <w:rsid w:val="001558F7"/>
    <w:rsid w:val="00155A19"/>
    <w:rsid w:val="00156A94"/>
    <w:rsid w:val="00157975"/>
    <w:rsid w:val="00160EBD"/>
    <w:rsid w:val="001614AB"/>
    <w:rsid w:val="00162040"/>
    <w:rsid w:val="0016283A"/>
    <w:rsid w:val="0016301B"/>
    <w:rsid w:val="00163799"/>
    <w:rsid w:val="0016470F"/>
    <w:rsid w:val="001647C9"/>
    <w:rsid w:val="00164941"/>
    <w:rsid w:val="001654E4"/>
    <w:rsid w:val="00166A93"/>
    <w:rsid w:val="00166E78"/>
    <w:rsid w:val="001673BB"/>
    <w:rsid w:val="0016771A"/>
    <w:rsid w:val="0016781E"/>
    <w:rsid w:val="00167C72"/>
    <w:rsid w:val="00170603"/>
    <w:rsid w:val="001716AD"/>
    <w:rsid w:val="001719A1"/>
    <w:rsid w:val="00172718"/>
    <w:rsid w:val="00172FAE"/>
    <w:rsid w:val="00173688"/>
    <w:rsid w:val="001736EE"/>
    <w:rsid w:val="00173D94"/>
    <w:rsid w:val="0017525B"/>
    <w:rsid w:val="00175501"/>
    <w:rsid w:val="0017668E"/>
    <w:rsid w:val="00177C21"/>
    <w:rsid w:val="001807FC"/>
    <w:rsid w:val="00181761"/>
    <w:rsid w:val="0018182D"/>
    <w:rsid w:val="00181ADB"/>
    <w:rsid w:val="001823A3"/>
    <w:rsid w:val="00183524"/>
    <w:rsid w:val="00183E63"/>
    <w:rsid w:val="00183E98"/>
    <w:rsid w:val="00185AE3"/>
    <w:rsid w:val="00186357"/>
    <w:rsid w:val="001863D5"/>
    <w:rsid w:val="00186442"/>
    <w:rsid w:val="001864B7"/>
    <w:rsid w:val="00186BE8"/>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E10"/>
    <w:rsid w:val="001A319B"/>
    <w:rsid w:val="001A365D"/>
    <w:rsid w:val="001A36CD"/>
    <w:rsid w:val="001A4239"/>
    <w:rsid w:val="001A49A7"/>
    <w:rsid w:val="001A55CE"/>
    <w:rsid w:val="001A7B4F"/>
    <w:rsid w:val="001A7F1C"/>
    <w:rsid w:val="001B02D5"/>
    <w:rsid w:val="001B034E"/>
    <w:rsid w:val="001B06BB"/>
    <w:rsid w:val="001B0A01"/>
    <w:rsid w:val="001B1023"/>
    <w:rsid w:val="001B1E4E"/>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40B"/>
    <w:rsid w:val="001E3924"/>
    <w:rsid w:val="001E3EFD"/>
    <w:rsid w:val="001E487B"/>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271"/>
    <w:rsid w:val="00207FF5"/>
    <w:rsid w:val="002103B3"/>
    <w:rsid w:val="00210604"/>
    <w:rsid w:val="00210BB0"/>
    <w:rsid w:val="002118CF"/>
    <w:rsid w:val="00211ACD"/>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4AE"/>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9A3"/>
    <w:rsid w:val="002306DE"/>
    <w:rsid w:val="00230700"/>
    <w:rsid w:val="00230A9A"/>
    <w:rsid w:val="00230D82"/>
    <w:rsid w:val="002319D4"/>
    <w:rsid w:val="002322A5"/>
    <w:rsid w:val="002327B3"/>
    <w:rsid w:val="00233AAE"/>
    <w:rsid w:val="00233BDD"/>
    <w:rsid w:val="00233DE0"/>
    <w:rsid w:val="002341FE"/>
    <w:rsid w:val="00234A10"/>
    <w:rsid w:val="00235E21"/>
    <w:rsid w:val="00235E44"/>
    <w:rsid w:val="0023612F"/>
    <w:rsid w:val="002361BE"/>
    <w:rsid w:val="00236819"/>
    <w:rsid w:val="00237147"/>
    <w:rsid w:val="002375BF"/>
    <w:rsid w:val="0023784B"/>
    <w:rsid w:val="00237A1E"/>
    <w:rsid w:val="00241352"/>
    <w:rsid w:val="00241462"/>
    <w:rsid w:val="00241852"/>
    <w:rsid w:val="00241CF4"/>
    <w:rsid w:val="00241F9B"/>
    <w:rsid w:val="0024216C"/>
    <w:rsid w:val="00242464"/>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95F"/>
    <w:rsid w:val="00266FBB"/>
    <w:rsid w:val="0026781C"/>
    <w:rsid w:val="0027190A"/>
    <w:rsid w:val="0027198F"/>
    <w:rsid w:val="00271F24"/>
    <w:rsid w:val="0027220C"/>
    <w:rsid w:val="00273B30"/>
    <w:rsid w:val="00273E89"/>
    <w:rsid w:val="00273FB5"/>
    <w:rsid w:val="00275131"/>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228"/>
    <w:rsid w:val="00296443"/>
    <w:rsid w:val="002969FD"/>
    <w:rsid w:val="002974C4"/>
    <w:rsid w:val="00297E73"/>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FF3"/>
    <w:rsid w:val="002F4940"/>
    <w:rsid w:val="002F6238"/>
    <w:rsid w:val="003000D0"/>
    <w:rsid w:val="00300FD4"/>
    <w:rsid w:val="0030159F"/>
    <w:rsid w:val="003020DD"/>
    <w:rsid w:val="003027F0"/>
    <w:rsid w:val="003037C2"/>
    <w:rsid w:val="003058A8"/>
    <w:rsid w:val="00305A74"/>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8FE"/>
    <w:rsid w:val="00324C6A"/>
    <w:rsid w:val="0032624C"/>
    <w:rsid w:val="00326DF7"/>
    <w:rsid w:val="00327070"/>
    <w:rsid w:val="00327258"/>
    <w:rsid w:val="00327476"/>
    <w:rsid w:val="003314EC"/>
    <w:rsid w:val="0033184B"/>
    <w:rsid w:val="00331AF7"/>
    <w:rsid w:val="00332406"/>
    <w:rsid w:val="00332621"/>
    <w:rsid w:val="00333DF3"/>
    <w:rsid w:val="00334952"/>
    <w:rsid w:val="00334B9E"/>
    <w:rsid w:val="00334F3E"/>
    <w:rsid w:val="0033579E"/>
    <w:rsid w:val="00335D3C"/>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5E3E"/>
    <w:rsid w:val="00346A02"/>
    <w:rsid w:val="00346D92"/>
    <w:rsid w:val="00347B0E"/>
    <w:rsid w:val="00350670"/>
    <w:rsid w:val="00350C5C"/>
    <w:rsid w:val="0035106A"/>
    <w:rsid w:val="0035138D"/>
    <w:rsid w:val="00351EF3"/>
    <w:rsid w:val="003528D6"/>
    <w:rsid w:val="003535ED"/>
    <w:rsid w:val="00353A69"/>
    <w:rsid w:val="00354104"/>
    <w:rsid w:val="00354B64"/>
    <w:rsid w:val="003554CF"/>
    <w:rsid w:val="00355614"/>
    <w:rsid w:val="00355D43"/>
    <w:rsid w:val="003579F0"/>
    <w:rsid w:val="00357EBC"/>
    <w:rsid w:val="00360DC5"/>
    <w:rsid w:val="00362066"/>
    <w:rsid w:val="00362392"/>
    <w:rsid w:val="003633B5"/>
    <w:rsid w:val="00363803"/>
    <w:rsid w:val="00364714"/>
    <w:rsid w:val="00364A1A"/>
    <w:rsid w:val="00364CAF"/>
    <w:rsid w:val="003654F0"/>
    <w:rsid w:val="0036596B"/>
    <w:rsid w:val="00365D77"/>
    <w:rsid w:val="0036601C"/>
    <w:rsid w:val="00366532"/>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70CF"/>
    <w:rsid w:val="003770EC"/>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0B5"/>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663"/>
    <w:rsid w:val="003B6799"/>
    <w:rsid w:val="003B6AAD"/>
    <w:rsid w:val="003B6FA9"/>
    <w:rsid w:val="003B70A7"/>
    <w:rsid w:val="003B7BD9"/>
    <w:rsid w:val="003C038A"/>
    <w:rsid w:val="003C042C"/>
    <w:rsid w:val="003C0D57"/>
    <w:rsid w:val="003C1C65"/>
    <w:rsid w:val="003C215A"/>
    <w:rsid w:val="003C2930"/>
    <w:rsid w:val="003C36B5"/>
    <w:rsid w:val="003C3F81"/>
    <w:rsid w:val="003C4483"/>
    <w:rsid w:val="003C5492"/>
    <w:rsid w:val="003C67CE"/>
    <w:rsid w:val="003C6AC9"/>
    <w:rsid w:val="003C6B4E"/>
    <w:rsid w:val="003C6BCE"/>
    <w:rsid w:val="003C6F0B"/>
    <w:rsid w:val="003D011B"/>
    <w:rsid w:val="003D02D8"/>
    <w:rsid w:val="003D0775"/>
    <w:rsid w:val="003D2474"/>
    <w:rsid w:val="003D2746"/>
    <w:rsid w:val="003D350A"/>
    <w:rsid w:val="003D4119"/>
    <w:rsid w:val="003D465B"/>
    <w:rsid w:val="003D48D0"/>
    <w:rsid w:val="003D4F3B"/>
    <w:rsid w:val="003D5994"/>
    <w:rsid w:val="003D61E6"/>
    <w:rsid w:val="003D66EC"/>
    <w:rsid w:val="003D740D"/>
    <w:rsid w:val="003D7E19"/>
    <w:rsid w:val="003E0191"/>
    <w:rsid w:val="003E09D2"/>
    <w:rsid w:val="003E09E4"/>
    <w:rsid w:val="003E2FC2"/>
    <w:rsid w:val="003E345B"/>
    <w:rsid w:val="003E3AE1"/>
    <w:rsid w:val="003E497A"/>
    <w:rsid w:val="003E4BC8"/>
    <w:rsid w:val="003E63CE"/>
    <w:rsid w:val="003E6487"/>
    <w:rsid w:val="003E68E0"/>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26A0"/>
    <w:rsid w:val="004129D6"/>
    <w:rsid w:val="00413032"/>
    <w:rsid w:val="004130B2"/>
    <w:rsid w:val="00413766"/>
    <w:rsid w:val="00413C32"/>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1C7"/>
    <w:rsid w:val="00440D59"/>
    <w:rsid w:val="00440E1A"/>
    <w:rsid w:val="00441421"/>
    <w:rsid w:val="004416FA"/>
    <w:rsid w:val="004419FC"/>
    <w:rsid w:val="00442495"/>
    <w:rsid w:val="00442667"/>
    <w:rsid w:val="00442816"/>
    <w:rsid w:val="00442EA0"/>
    <w:rsid w:val="004433D4"/>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78"/>
    <w:rsid w:val="004628A0"/>
    <w:rsid w:val="0046374F"/>
    <w:rsid w:val="00464028"/>
    <w:rsid w:val="0046412A"/>
    <w:rsid w:val="0046453A"/>
    <w:rsid w:val="0046476F"/>
    <w:rsid w:val="00464C90"/>
    <w:rsid w:val="004650A1"/>
    <w:rsid w:val="00465943"/>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3BD2"/>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DAB"/>
    <w:rsid w:val="004958D3"/>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1969"/>
    <w:rsid w:val="004C2AD2"/>
    <w:rsid w:val="004C3088"/>
    <w:rsid w:val="004C47A9"/>
    <w:rsid w:val="004C48D9"/>
    <w:rsid w:val="004C4B00"/>
    <w:rsid w:val="004C4B98"/>
    <w:rsid w:val="004C4EE4"/>
    <w:rsid w:val="004C5792"/>
    <w:rsid w:val="004C5CBD"/>
    <w:rsid w:val="004C6440"/>
    <w:rsid w:val="004C6B43"/>
    <w:rsid w:val="004C7140"/>
    <w:rsid w:val="004C795D"/>
    <w:rsid w:val="004C7C59"/>
    <w:rsid w:val="004C7F46"/>
    <w:rsid w:val="004D009C"/>
    <w:rsid w:val="004D151D"/>
    <w:rsid w:val="004D27DA"/>
    <w:rsid w:val="004D2C27"/>
    <w:rsid w:val="004D32F5"/>
    <w:rsid w:val="004D4762"/>
    <w:rsid w:val="004D4AA5"/>
    <w:rsid w:val="004D527A"/>
    <w:rsid w:val="004D5AD0"/>
    <w:rsid w:val="004D5F24"/>
    <w:rsid w:val="004D5FF4"/>
    <w:rsid w:val="004D6B7F"/>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46E7"/>
    <w:rsid w:val="005048EE"/>
    <w:rsid w:val="0050569B"/>
    <w:rsid w:val="0050622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168"/>
    <w:rsid w:val="00523624"/>
    <w:rsid w:val="00523C7B"/>
    <w:rsid w:val="00524642"/>
    <w:rsid w:val="0052470C"/>
    <w:rsid w:val="00524DCD"/>
    <w:rsid w:val="0052528F"/>
    <w:rsid w:val="00525589"/>
    <w:rsid w:val="00527B4D"/>
    <w:rsid w:val="00530632"/>
    <w:rsid w:val="00530FCA"/>
    <w:rsid w:val="00531204"/>
    <w:rsid w:val="005319EB"/>
    <w:rsid w:val="00532374"/>
    <w:rsid w:val="00532A6B"/>
    <w:rsid w:val="00532C80"/>
    <w:rsid w:val="005335FD"/>
    <w:rsid w:val="0053378E"/>
    <w:rsid w:val="00533863"/>
    <w:rsid w:val="00533F44"/>
    <w:rsid w:val="00534AB2"/>
    <w:rsid w:val="00534CCA"/>
    <w:rsid w:val="0053507D"/>
    <w:rsid w:val="0053644D"/>
    <w:rsid w:val="00537EE9"/>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307"/>
    <w:rsid w:val="00566653"/>
    <w:rsid w:val="00566EE9"/>
    <w:rsid w:val="00567071"/>
    <w:rsid w:val="005679C7"/>
    <w:rsid w:val="00570032"/>
    <w:rsid w:val="00570519"/>
    <w:rsid w:val="00570BB5"/>
    <w:rsid w:val="00571081"/>
    <w:rsid w:val="005715BA"/>
    <w:rsid w:val="0057194A"/>
    <w:rsid w:val="0057217D"/>
    <w:rsid w:val="00572C6C"/>
    <w:rsid w:val="00572D50"/>
    <w:rsid w:val="00572DFC"/>
    <w:rsid w:val="00573571"/>
    <w:rsid w:val="00573FA5"/>
    <w:rsid w:val="00574297"/>
    <w:rsid w:val="00575813"/>
    <w:rsid w:val="00575943"/>
    <w:rsid w:val="00576594"/>
    <w:rsid w:val="00577556"/>
    <w:rsid w:val="00580981"/>
    <w:rsid w:val="00580F17"/>
    <w:rsid w:val="00582C9C"/>
    <w:rsid w:val="0058342C"/>
    <w:rsid w:val="005843E9"/>
    <w:rsid w:val="00584DD2"/>
    <w:rsid w:val="005853DF"/>
    <w:rsid w:val="00585C9B"/>
    <w:rsid w:val="00586047"/>
    <w:rsid w:val="00586774"/>
    <w:rsid w:val="00586957"/>
    <w:rsid w:val="0058743A"/>
    <w:rsid w:val="005879DA"/>
    <w:rsid w:val="00587D2D"/>
    <w:rsid w:val="0059069B"/>
    <w:rsid w:val="00590B37"/>
    <w:rsid w:val="00591021"/>
    <w:rsid w:val="005916D7"/>
    <w:rsid w:val="005917AA"/>
    <w:rsid w:val="005917B9"/>
    <w:rsid w:val="00594485"/>
    <w:rsid w:val="005948EA"/>
    <w:rsid w:val="0059594F"/>
    <w:rsid w:val="005963CC"/>
    <w:rsid w:val="00597AD3"/>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2DE0"/>
    <w:rsid w:val="005B3ABC"/>
    <w:rsid w:val="005B4EEF"/>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2D7"/>
    <w:rsid w:val="005D2600"/>
    <w:rsid w:val="005D29D3"/>
    <w:rsid w:val="005D2B4E"/>
    <w:rsid w:val="005D3679"/>
    <w:rsid w:val="005D3A5F"/>
    <w:rsid w:val="005D4226"/>
    <w:rsid w:val="005D444D"/>
    <w:rsid w:val="005D478E"/>
    <w:rsid w:val="005D481F"/>
    <w:rsid w:val="005D4897"/>
    <w:rsid w:val="005D4CC8"/>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A6A"/>
    <w:rsid w:val="006173BD"/>
    <w:rsid w:val="00617409"/>
    <w:rsid w:val="006179C7"/>
    <w:rsid w:val="00620593"/>
    <w:rsid w:val="00620A87"/>
    <w:rsid w:val="00620AAD"/>
    <w:rsid w:val="00621102"/>
    <w:rsid w:val="00621F7C"/>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FB"/>
    <w:rsid w:val="0064223D"/>
    <w:rsid w:val="00642A68"/>
    <w:rsid w:val="00642D50"/>
    <w:rsid w:val="00643439"/>
    <w:rsid w:val="006438E6"/>
    <w:rsid w:val="00643A05"/>
    <w:rsid w:val="00643C67"/>
    <w:rsid w:val="00645281"/>
    <w:rsid w:val="0064675D"/>
    <w:rsid w:val="00646CBB"/>
    <w:rsid w:val="00647003"/>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1BC"/>
    <w:rsid w:val="006578DB"/>
    <w:rsid w:val="00657E09"/>
    <w:rsid w:val="00660231"/>
    <w:rsid w:val="006624D1"/>
    <w:rsid w:val="00662A1E"/>
    <w:rsid w:val="00663890"/>
    <w:rsid w:val="00665834"/>
    <w:rsid w:val="00665BA2"/>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3776"/>
    <w:rsid w:val="006B4F0B"/>
    <w:rsid w:val="006B5248"/>
    <w:rsid w:val="006B599B"/>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4E6E"/>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439"/>
    <w:rsid w:val="0072275E"/>
    <w:rsid w:val="00722EFF"/>
    <w:rsid w:val="0072329E"/>
    <w:rsid w:val="00723920"/>
    <w:rsid w:val="00725B8D"/>
    <w:rsid w:val="0072658E"/>
    <w:rsid w:val="00726B6A"/>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B53"/>
    <w:rsid w:val="00736F05"/>
    <w:rsid w:val="00737142"/>
    <w:rsid w:val="00740587"/>
    <w:rsid w:val="007409C9"/>
    <w:rsid w:val="007409EB"/>
    <w:rsid w:val="00740A52"/>
    <w:rsid w:val="00740B6F"/>
    <w:rsid w:val="00740E1E"/>
    <w:rsid w:val="00741612"/>
    <w:rsid w:val="007418DF"/>
    <w:rsid w:val="00741F27"/>
    <w:rsid w:val="007424A2"/>
    <w:rsid w:val="007425C4"/>
    <w:rsid w:val="00742E43"/>
    <w:rsid w:val="00742FC0"/>
    <w:rsid w:val="00743467"/>
    <w:rsid w:val="007434DB"/>
    <w:rsid w:val="007441A8"/>
    <w:rsid w:val="0074445A"/>
    <w:rsid w:val="0074478E"/>
    <w:rsid w:val="0074588B"/>
    <w:rsid w:val="0074612B"/>
    <w:rsid w:val="00746A55"/>
    <w:rsid w:val="00746F30"/>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36E8"/>
    <w:rsid w:val="007649FC"/>
    <w:rsid w:val="0076508A"/>
    <w:rsid w:val="00765A23"/>
    <w:rsid w:val="00765EE3"/>
    <w:rsid w:val="0076716D"/>
    <w:rsid w:val="00767C35"/>
    <w:rsid w:val="00770678"/>
    <w:rsid w:val="00770984"/>
    <w:rsid w:val="00770DE0"/>
    <w:rsid w:val="0077113B"/>
    <w:rsid w:val="00771E48"/>
    <w:rsid w:val="0077236B"/>
    <w:rsid w:val="00772B3F"/>
    <w:rsid w:val="00772C1D"/>
    <w:rsid w:val="00772DBF"/>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B1477"/>
    <w:rsid w:val="007B18A4"/>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115F"/>
    <w:rsid w:val="007C2988"/>
    <w:rsid w:val="007C313A"/>
    <w:rsid w:val="007C344B"/>
    <w:rsid w:val="007C3635"/>
    <w:rsid w:val="007C36AD"/>
    <w:rsid w:val="007C37A3"/>
    <w:rsid w:val="007C37CB"/>
    <w:rsid w:val="007C394B"/>
    <w:rsid w:val="007C3AEF"/>
    <w:rsid w:val="007C42A4"/>
    <w:rsid w:val="007C43AC"/>
    <w:rsid w:val="007C4465"/>
    <w:rsid w:val="007C5E07"/>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6FC"/>
    <w:rsid w:val="00811804"/>
    <w:rsid w:val="00811BF5"/>
    <w:rsid w:val="00811FFC"/>
    <w:rsid w:val="00812234"/>
    <w:rsid w:val="008123BA"/>
    <w:rsid w:val="00813B8A"/>
    <w:rsid w:val="00814524"/>
    <w:rsid w:val="008145F7"/>
    <w:rsid w:val="0081476D"/>
    <w:rsid w:val="008149A6"/>
    <w:rsid w:val="008157D0"/>
    <w:rsid w:val="00815808"/>
    <w:rsid w:val="00815E16"/>
    <w:rsid w:val="0081607E"/>
    <w:rsid w:val="00816370"/>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3362"/>
    <w:rsid w:val="00824236"/>
    <w:rsid w:val="00824650"/>
    <w:rsid w:val="0082609A"/>
    <w:rsid w:val="00826106"/>
    <w:rsid w:val="00826D1B"/>
    <w:rsid w:val="00827993"/>
    <w:rsid w:val="008308C9"/>
    <w:rsid w:val="008317A2"/>
    <w:rsid w:val="008324D1"/>
    <w:rsid w:val="008327D6"/>
    <w:rsid w:val="008331D8"/>
    <w:rsid w:val="00833705"/>
    <w:rsid w:val="0083379E"/>
    <w:rsid w:val="008343F0"/>
    <w:rsid w:val="00834486"/>
    <w:rsid w:val="0083496E"/>
    <w:rsid w:val="008351BD"/>
    <w:rsid w:val="008353F2"/>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25A"/>
    <w:rsid w:val="008505CC"/>
    <w:rsid w:val="008512A3"/>
    <w:rsid w:val="00851B40"/>
    <w:rsid w:val="00851D1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2286"/>
    <w:rsid w:val="0086256F"/>
    <w:rsid w:val="008629CE"/>
    <w:rsid w:val="00862BAC"/>
    <w:rsid w:val="00863400"/>
    <w:rsid w:val="0086360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7394"/>
    <w:rsid w:val="00877A67"/>
    <w:rsid w:val="00877AEA"/>
    <w:rsid w:val="00880903"/>
    <w:rsid w:val="0088152C"/>
    <w:rsid w:val="008816BC"/>
    <w:rsid w:val="008827A7"/>
    <w:rsid w:val="00882A0A"/>
    <w:rsid w:val="00883325"/>
    <w:rsid w:val="00884672"/>
    <w:rsid w:val="0088536E"/>
    <w:rsid w:val="00885BA2"/>
    <w:rsid w:val="00885D4C"/>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979EA"/>
    <w:rsid w:val="008A014D"/>
    <w:rsid w:val="008A0F0D"/>
    <w:rsid w:val="008A1C8D"/>
    <w:rsid w:val="008A1EC2"/>
    <w:rsid w:val="008A22C6"/>
    <w:rsid w:val="008A28D4"/>
    <w:rsid w:val="008A2FA7"/>
    <w:rsid w:val="008A348B"/>
    <w:rsid w:val="008A3E9D"/>
    <w:rsid w:val="008A446F"/>
    <w:rsid w:val="008A493D"/>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6E7"/>
    <w:rsid w:val="008B4CFF"/>
    <w:rsid w:val="008B5493"/>
    <w:rsid w:val="008B5C7C"/>
    <w:rsid w:val="008B6581"/>
    <w:rsid w:val="008C02C7"/>
    <w:rsid w:val="008C15D0"/>
    <w:rsid w:val="008C27AE"/>
    <w:rsid w:val="008C2D7B"/>
    <w:rsid w:val="008C3083"/>
    <w:rsid w:val="008C38EB"/>
    <w:rsid w:val="008C4764"/>
    <w:rsid w:val="008C55D6"/>
    <w:rsid w:val="008C5D38"/>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72C9"/>
    <w:rsid w:val="008E0039"/>
    <w:rsid w:val="008E037F"/>
    <w:rsid w:val="008E0634"/>
    <w:rsid w:val="008E0F75"/>
    <w:rsid w:val="008E11CA"/>
    <w:rsid w:val="008E170A"/>
    <w:rsid w:val="008E2E20"/>
    <w:rsid w:val="008E3560"/>
    <w:rsid w:val="008E36C2"/>
    <w:rsid w:val="008E3767"/>
    <w:rsid w:val="008E3D5D"/>
    <w:rsid w:val="008E4B8C"/>
    <w:rsid w:val="008E542C"/>
    <w:rsid w:val="008E5DB6"/>
    <w:rsid w:val="008E6FE0"/>
    <w:rsid w:val="008E75C1"/>
    <w:rsid w:val="008E7614"/>
    <w:rsid w:val="008F011B"/>
    <w:rsid w:val="008F0625"/>
    <w:rsid w:val="008F0951"/>
    <w:rsid w:val="008F1789"/>
    <w:rsid w:val="008F19CE"/>
    <w:rsid w:val="008F2162"/>
    <w:rsid w:val="008F3601"/>
    <w:rsid w:val="008F453A"/>
    <w:rsid w:val="008F4E2B"/>
    <w:rsid w:val="008F6102"/>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38D6"/>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47FC3"/>
    <w:rsid w:val="009500BF"/>
    <w:rsid w:val="009507E8"/>
    <w:rsid w:val="00950D30"/>
    <w:rsid w:val="00950F4C"/>
    <w:rsid w:val="00951796"/>
    <w:rsid w:val="00951952"/>
    <w:rsid w:val="00951BCB"/>
    <w:rsid w:val="00951C55"/>
    <w:rsid w:val="0095228B"/>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15E8"/>
    <w:rsid w:val="00992848"/>
    <w:rsid w:val="00993375"/>
    <w:rsid w:val="00993CE7"/>
    <w:rsid w:val="009943CD"/>
    <w:rsid w:val="009952B7"/>
    <w:rsid w:val="00995683"/>
    <w:rsid w:val="00996380"/>
    <w:rsid w:val="009967C3"/>
    <w:rsid w:val="009975B0"/>
    <w:rsid w:val="009A00F6"/>
    <w:rsid w:val="009A0315"/>
    <w:rsid w:val="009A08C7"/>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DC"/>
    <w:rsid w:val="009B6780"/>
    <w:rsid w:val="009B6BE9"/>
    <w:rsid w:val="009B718F"/>
    <w:rsid w:val="009B76EC"/>
    <w:rsid w:val="009B7C29"/>
    <w:rsid w:val="009B7CD2"/>
    <w:rsid w:val="009C18CF"/>
    <w:rsid w:val="009C3EF9"/>
    <w:rsid w:val="009C4A63"/>
    <w:rsid w:val="009C4B66"/>
    <w:rsid w:val="009C56EC"/>
    <w:rsid w:val="009C6E3C"/>
    <w:rsid w:val="009C73A9"/>
    <w:rsid w:val="009C7755"/>
    <w:rsid w:val="009D0459"/>
    <w:rsid w:val="009D0868"/>
    <w:rsid w:val="009D14FD"/>
    <w:rsid w:val="009D1C06"/>
    <w:rsid w:val="009D1FA7"/>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E0A"/>
    <w:rsid w:val="009E3F46"/>
    <w:rsid w:val="009E471B"/>
    <w:rsid w:val="009E4B8A"/>
    <w:rsid w:val="009E5DAF"/>
    <w:rsid w:val="009E613A"/>
    <w:rsid w:val="009E666D"/>
    <w:rsid w:val="009E6AC6"/>
    <w:rsid w:val="009E6BA2"/>
    <w:rsid w:val="009E7101"/>
    <w:rsid w:val="009E72E9"/>
    <w:rsid w:val="009E7700"/>
    <w:rsid w:val="009E7710"/>
    <w:rsid w:val="009E7771"/>
    <w:rsid w:val="009F0354"/>
    <w:rsid w:val="009F066E"/>
    <w:rsid w:val="009F0A97"/>
    <w:rsid w:val="009F102B"/>
    <w:rsid w:val="009F10D4"/>
    <w:rsid w:val="009F1297"/>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CF8"/>
    <w:rsid w:val="00A44142"/>
    <w:rsid w:val="00A44FE1"/>
    <w:rsid w:val="00A46D12"/>
    <w:rsid w:val="00A4710E"/>
    <w:rsid w:val="00A474B0"/>
    <w:rsid w:val="00A47BB0"/>
    <w:rsid w:val="00A500C3"/>
    <w:rsid w:val="00A50D7D"/>
    <w:rsid w:val="00A5158F"/>
    <w:rsid w:val="00A5163D"/>
    <w:rsid w:val="00A51B3E"/>
    <w:rsid w:val="00A529D2"/>
    <w:rsid w:val="00A53913"/>
    <w:rsid w:val="00A5450C"/>
    <w:rsid w:val="00A54F8B"/>
    <w:rsid w:val="00A552F9"/>
    <w:rsid w:val="00A556CC"/>
    <w:rsid w:val="00A55725"/>
    <w:rsid w:val="00A56514"/>
    <w:rsid w:val="00A5680C"/>
    <w:rsid w:val="00A568AB"/>
    <w:rsid w:val="00A56EAD"/>
    <w:rsid w:val="00A56F86"/>
    <w:rsid w:val="00A5708B"/>
    <w:rsid w:val="00A579AD"/>
    <w:rsid w:val="00A57EC9"/>
    <w:rsid w:val="00A57F84"/>
    <w:rsid w:val="00A60039"/>
    <w:rsid w:val="00A6063D"/>
    <w:rsid w:val="00A60719"/>
    <w:rsid w:val="00A610B2"/>
    <w:rsid w:val="00A62FC9"/>
    <w:rsid w:val="00A63352"/>
    <w:rsid w:val="00A649C6"/>
    <w:rsid w:val="00A66922"/>
    <w:rsid w:val="00A66C83"/>
    <w:rsid w:val="00A66DA7"/>
    <w:rsid w:val="00A66E38"/>
    <w:rsid w:val="00A670EC"/>
    <w:rsid w:val="00A67926"/>
    <w:rsid w:val="00A67D28"/>
    <w:rsid w:val="00A67E7E"/>
    <w:rsid w:val="00A709D1"/>
    <w:rsid w:val="00A70A72"/>
    <w:rsid w:val="00A70F21"/>
    <w:rsid w:val="00A71523"/>
    <w:rsid w:val="00A71A33"/>
    <w:rsid w:val="00A71CE7"/>
    <w:rsid w:val="00A71DFF"/>
    <w:rsid w:val="00A72621"/>
    <w:rsid w:val="00A72F19"/>
    <w:rsid w:val="00A73232"/>
    <w:rsid w:val="00A735E9"/>
    <w:rsid w:val="00A74BC2"/>
    <w:rsid w:val="00A753F4"/>
    <w:rsid w:val="00A7703B"/>
    <w:rsid w:val="00A776DA"/>
    <w:rsid w:val="00A77F7B"/>
    <w:rsid w:val="00A80248"/>
    <w:rsid w:val="00A80C7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12B"/>
    <w:rsid w:val="00A9183C"/>
    <w:rsid w:val="00A91FBA"/>
    <w:rsid w:val="00A92C29"/>
    <w:rsid w:val="00A94823"/>
    <w:rsid w:val="00A94B96"/>
    <w:rsid w:val="00A94D82"/>
    <w:rsid w:val="00A94DF8"/>
    <w:rsid w:val="00A9514B"/>
    <w:rsid w:val="00A955F5"/>
    <w:rsid w:val="00A971DD"/>
    <w:rsid w:val="00A97403"/>
    <w:rsid w:val="00A977FC"/>
    <w:rsid w:val="00AA020C"/>
    <w:rsid w:val="00AA047F"/>
    <w:rsid w:val="00AA04E9"/>
    <w:rsid w:val="00AA0C2B"/>
    <w:rsid w:val="00AA112F"/>
    <w:rsid w:val="00AA239A"/>
    <w:rsid w:val="00AA4760"/>
    <w:rsid w:val="00AA4767"/>
    <w:rsid w:val="00AA4801"/>
    <w:rsid w:val="00AA4E3E"/>
    <w:rsid w:val="00AA6282"/>
    <w:rsid w:val="00AA7078"/>
    <w:rsid w:val="00AA7184"/>
    <w:rsid w:val="00AB00F5"/>
    <w:rsid w:val="00AB0709"/>
    <w:rsid w:val="00AB2AC1"/>
    <w:rsid w:val="00AB3878"/>
    <w:rsid w:val="00AB3BD9"/>
    <w:rsid w:val="00AB3FE4"/>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5D58"/>
    <w:rsid w:val="00AC61D8"/>
    <w:rsid w:val="00AC6F16"/>
    <w:rsid w:val="00AC6F71"/>
    <w:rsid w:val="00AC7C96"/>
    <w:rsid w:val="00AC7DF7"/>
    <w:rsid w:val="00AC7F40"/>
    <w:rsid w:val="00AD00AF"/>
    <w:rsid w:val="00AD1099"/>
    <w:rsid w:val="00AD1A5E"/>
    <w:rsid w:val="00AD23C4"/>
    <w:rsid w:val="00AD265E"/>
    <w:rsid w:val="00AD393F"/>
    <w:rsid w:val="00AD48DF"/>
    <w:rsid w:val="00AD5570"/>
    <w:rsid w:val="00AD56A0"/>
    <w:rsid w:val="00AD6584"/>
    <w:rsid w:val="00AD68D7"/>
    <w:rsid w:val="00AD6A30"/>
    <w:rsid w:val="00AD7E2A"/>
    <w:rsid w:val="00AE029E"/>
    <w:rsid w:val="00AE090A"/>
    <w:rsid w:val="00AE15EC"/>
    <w:rsid w:val="00AE18BB"/>
    <w:rsid w:val="00AE207C"/>
    <w:rsid w:val="00AE350A"/>
    <w:rsid w:val="00AE3882"/>
    <w:rsid w:val="00AE3FD6"/>
    <w:rsid w:val="00AE5308"/>
    <w:rsid w:val="00AE5ADC"/>
    <w:rsid w:val="00AE5C14"/>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AF7DDD"/>
    <w:rsid w:val="00B00200"/>
    <w:rsid w:val="00B00645"/>
    <w:rsid w:val="00B00D3E"/>
    <w:rsid w:val="00B00FC9"/>
    <w:rsid w:val="00B0260D"/>
    <w:rsid w:val="00B02678"/>
    <w:rsid w:val="00B02D04"/>
    <w:rsid w:val="00B03140"/>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202E"/>
    <w:rsid w:val="00B229F8"/>
    <w:rsid w:val="00B2338A"/>
    <w:rsid w:val="00B23EFA"/>
    <w:rsid w:val="00B2442C"/>
    <w:rsid w:val="00B24437"/>
    <w:rsid w:val="00B245D1"/>
    <w:rsid w:val="00B250A5"/>
    <w:rsid w:val="00B255EE"/>
    <w:rsid w:val="00B25E66"/>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767"/>
    <w:rsid w:val="00B81769"/>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A3A"/>
    <w:rsid w:val="00B94FBB"/>
    <w:rsid w:val="00B95538"/>
    <w:rsid w:val="00B95923"/>
    <w:rsid w:val="00B9768C"/>
    <w:rsid w:val="00B976AB"/>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FBE"/>
    <w:rsid w:val="00BB324C"/>
    <w:rsid w:val="00BB3E3C"/>
    <w:rsid w:val="00BB41F9"/>
    <w:rsid w:val="00BB4BAA"/>
    <w:rsid w:val="00BB5957"/>
    <w:rsid w:val="00BB5B21"/>
    <w:rsid w:val="00BB607E"/>
    <w:rsid w:val="00BB684F"/>
    <w:rsid w:val="00BB7735"/>
    <w:rsid w:val="00BB7CF2"/>
    <w:rsid w:val="00BB7DBB"/>
    <w:rsid w:val="00BC14D4"/>
    <w:rsid w:val="00BC196F"/>
    <w:rsid w:val="00BC21FE"/>
    <w:rsid w:val="00BC3402"/>
    <w:rsid w:val="00BC3C3D"/>
    <w:rsid w:val="00BC4BB8"/>
    <w:rsid w:val="00BC654B"/>
    <w:rsid w:val="00BC65BD"/>
    <w:rsid w:val="00BC6780"/>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1F57"/>
    <w:rsid w:val="00BE2144"/>
    <w:rsid w:val="00BE33F8"/>
    <w:rsid w:val="00BE350A"/>
    <w:rsid w:val="00BE3531"/>
    <w:rsid w:val="00BE3EF1"/>
    <w:rsid w:val="00BE48FB"/>
    <w:rsid w:val="00BE4B00"/>
    <w:rsid w:val="00BE5D91"/>
    <w:rsid w:val="00BE5DC9"/>
    <w:rsid w:val="00BE60B0"/>
    <w:rsid w:val="00BE628D"/>
    <w:rsid w:val="00BE652A"/>
    <w:rsid w:val="00BE707A"/>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1033"/>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1654"/>
    <w:rsid w:val="00C41A5A"/>
    <w:rsid w:val="00C41F7A"/>
    <w:rsid w:val="00C42363"/>
    <w:rsid w:val="00C4274D"/>
    <w:rsid w:val="00C43F56"/>
    <w:rsid w:val="00C442F3"/>
    <w:rsid w:val="00C4444B"/>
    <w:rsid w:val="00C44C5D"/>
    <w:rsid w:val="00C450BA"/>
    <w:rsid w:val="00C4526A"/>
    <w:rsid w:val="00C4616F"/>
    <w:rsid w:val="00C4667A"/>
    <w:rsid w:val="00C46A81"/>
    <w:rsid w:val="00C46B1C"/>
    <w:rsid w:val="00C46CF6"/>
    <w:rsid w:val="00C472CB"/>
    <w:rsid w:val="00C47923"/>
    <w:rsid w:val="00C502AB"/>
    <w:rsid w:val="00C50832"/>
    <w:rsid w:val="00C51255"/>
    <w:rsid w:val="00C518AD"/>
    <w:rsid w:val="00C51CAF"/>
    <w:rsid w:val="00C51F90"/>
    <w:rsid w:val="00C521F0"/>
    <w:rsid w:val="00C52DD9"/>
    <w:rsid w:val="00C530DC"/>
    <w:rsid w:val="00C5385B"/>
    <w:rsid w:val="00C5443B"/>
    <w:rsid w:val="00C545A0"/>
    <w:rsid w:val="00C546B9"/>
    <w:rsid w:val="00C54E36"/>
    <w:rsid w:val="00C54E7C"/>
    <w:rsid w:val="00C566C7"/>
    <w:rsid w:val="00C56B2F"/>
    <w:rsid w:val="00C56F1B"/>
    <w:rsid w:val="00C56F38"/>
    <w:rsid w:val="00C57CAD"/>
    <w:rsid w:val="00C60228"/>
    <w:rsid w:val="00C61018"/>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067"/>
    <w:rsid w:val="00C90914"/>
    <w:rsid w:val="00C91E55"/>
    <w:rsid w:val="00C929D0"/>
    <w:rsid w:val="00C92A33"/>
    <w:rsid w:val="00C92ABD"/>
    <w:rsid w:val="00C9336C"/>
    <w:rsid w:val="00C94277"/>
    <w:rsid w:val="00C95114"/>
    <w:rsid w:val="00C95E66"/>
    <w:rsid w:val="00C963EC"/>
    <w:rsid w:val="00C96EB0"/>
    <w:rsid w:val="00C97A19"/>
    <w:rsid w:val="00C97E4A"/>
    <w:rsid w:val="00CA05A7"/>
    <w:rsid w:val="00CA0675"/>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B049D"/>
    <w:rsid w:val="00CB18B4"/>
    <w:rsid w:val="00CB1F41"/>
    <w:rsid w:val="00CB29AC"/>
    <w:rsid w:val="00CB4189"/>
    <w:rsid w:val="00CB4683"/>
    <w:rsid w:val="00CB4940"/>
    <w:rsid w:val="00CB4E79"/>
    <w:rsid w:val="00CB51A3"/>
    <w:rsid w:val="00CB5688"/>
    <w:rsid w:val="00CB7504"/>
    <w:rsid w:val="00CB7F61"/>
    <w:rsid w:val="00CC0006"/>
    <w:rsid w:val="00CC1146"/>
    <w:rsid w:val="00CC17E5"/>
    <w:rsid w:val="00CC1A56"/>
    <w:rsid w:val="00CC231A"/>
    <w:rsid w:val="00CC2F41"/>
    <w:rsid w:val="00CC3593"/>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2128"/>
    <w:rsid w:val="00CF3F59"/>
    <w:rsid w:val="00CF453E"/>
    <w:rsid w:val="00CF4781"/>
    <w:rsid w:val="00CF4E22"/>
    <w:rsid w:val="00CF4F01"/>
    <w:rsid w:val="00CF6D13"/>
    <w:rsid w:val="00CF6F6A"/>
    <w:rsid w:val="00CF7353"/>
    <w:rsid w:val="00CF7576"/>
    <w:rsid w:val="00CF769D"/>
    <w:rsid w:val="00CF7892"/>
    <w:rsid w:val="00D0227A"/>
    <w:rsid w:val="00D027B5"/>
    <w:rsid w:val="00D02CB7"/>
    <w:rsid w:val="00D02F1A"/>
    <w:rsid w:val="00D03381"/>
    <w:rsid w:val="00D0574D"/>
    <w:rsid w:val="00D05B9F"/>
    <w:rsid w:val="00D0709C"/>
    <w:rsid w:val="00D07834"/>
    <w:rsid w:val="00D108B4"/>
    <w:rsid w:val="00D11646"/>
    <w:rsid w:val="00D123BB"/>
    <w:rsid w:val="00D1264D"/>
    <w:rsid w:val="00D12D42"/>
    <w:rsid w:val="00D1447B"/>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4830"/>
    <w:rsid w:val="00D25482"/>
    <w:rsid w:val="00D25B4C"/>
    <w:rsid w:val="00D25C7E"/>
    <w:rsid w:val="00D25DBF"/>
    <w:rsid w:val="00D26206"/>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295"/>
    <w:rsid w:val="00D45C7C"/>
    <w:rsid w:val="00D45F4C"/>
    <w:rsid w:val="00D470F2"/>
    <w:rsid w:val="00D4764C"/>
    <w:rsid w:val="00D47E63"/>
    <w:rsid w:val="00D506E5"/>
    <w:rsid w:val="00D50803"/>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E19"/>
    <w:rsid w:val="00D61F14"/>
    <w:rsid w:val="00D6243B"/>
    <w:rsid w:val="00D6273A"/>
    <w:rsid w:val="00D636C9"/>
    <w:rsid w:val="00D637D4"/>
    <w:rsid w:val="00D64235"/>
    <w:rsid w:val="00D65145"/>
    <w:rsid w:val="00D664FA"/>
    <w:rsid w:val="00D66F22"/>
    <w:rsid w:val="00D67101"/>
    <w:rsid w:val="00D6723B"/>
    <w:rsid w:val="00D70438"/>
    <w:rsid w:val="00D707A6"/>
    <w:rsid w:val="00D711F2"/>
    <w:rsid w:val="00D7233A"/>
    <w:rsid w:val="00D72584"/>
    <w:rsid w:val="00D72664"/>
    <w:rsid w:val="00D72751"/>
    <w:rsid w:val="00D72B1C"/>
    <w:rsid w:val="00D73348"/>
    <w:rsid w:val="00D73477"/>
    <w:rsid w:val="00D74336"/>
    <w:rsid w:val="00D749A9"/>
    <w:rsid w:val="00D749BD"/>
    <w:rsid w:val="00D74BE6"/>
    <w:rsid w:val="00D7656F"/>
    <w:rsid w:val="00D76C7B"/>
    <w:rsid w:val="00D772CF"/>
    <w:rsid w:val="00D80943"/>
    <w:rsid w:val="00D80BEC"/>
    <w:rsid w:val="00D81444"/>
    <w:rsid w:val="00D838CA"/>
    <w:rsid w:val="00D84475"/>
    <w:rsid w:val="00D85002"/>
    <w:rsid w:val="00D85633"/>
    <w:rsid w:val="00D866F7"/>
    <w:rsid w:val="00D8709E"/>
    <w:rsid w:val="00D87370"/>
    <w:rsid w:val="00D87EE9"/>
    <w:rsid w:val="00D90A05"/>
    <w:rsid w:val="00D90E96"/>
    <w:rsid w:val="00D910E2"/>
    <w:rsid w:val="00D91346"/>
    <w:rsid w:val="00D914C7"/>
    <w:rsid w:val="00D92B12"/>
    <w:rsid w:val="00D93E13"/>
    <w:rsid w:val="00D940E8"/>
    <w:rsid w:val="00D94C08"/>
    <w:rsid w:val="00D9594F"/>
    <w:rsid w:val="00D95BD1"/>
    <w:rsid w:val="00D95C3E"/>
    <w:rsid w:val="00D969E0"/>
    <w:rsid w:val="00D9740E"/>
    <w:rsid w:val="00D97578"/>
    <w:rsid w:val="00DA0ABD"/>
    <w:rsid w:val="00DA0B7C"/>
    <w:rsid w:val="00DA1506"/>
    <w:rsid w:val="00DA1F8A"/>
    <w:rsid w:val="00DA232F"/>
    <w:rsid w:val="00DA286F"/>
    <w:rsid w:val="00DA3695"/>
    <w:rsid w:val="00DA4520"/>
    <w:rsid w:val="00DA5522"/>
    <w:rsid w:val="00DA5568"/>
    <w:rsid w:val="00DA57F6"/>
    <w:rsid w:val="00DA5E88"/>
    <w:rsid w:val="00DA73F5"/>
    <w:rsid w:val="00DA7FA8"/>
    <w:rsid w:val="00DB020F"/>
    <w:rsid w:val="00DB0878"/>
    <w:rsid w:val="00DB0B34"/>
    <w:rsid w:val="00DB0E07"/>
    <w:rsid w:val="00DB0EB2"/>
    <w:rsid w:val="00DB1E68"/>
    <w:rsid w:val="00DB2407"/>
    <w:rsid w:val="00DB355C"/>
    <w:rsid w:val="00DB3A30"/>
    <w:rsid w:val="00DB3EC1"/>
    <w:rsid w:val="00DB4A47"/>
    <w:rsid w:val="00DB578D"/>
    <w:rsid w:val="00DB5FFD"/>
    <w:rsid w:val="00DB72B1"/>
    <w:rsid w:val="00DB7A24"/>
    <w:rsid w:val="00DC0ABB"/>
    <w:rsid w:val="00DC0FE1"/>
    <w:rsid w:val="00DC2394"/>
    <w:rsid w:val="00DC2CEA"/>
    <w:rsid w:val="00DC365C"/>
    <w:rsid w:val="00DC3C33"/>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6731"/>
    <w:rsid w:val="00DD75E0"/>
    <w:rsid w:val="00DE04F1"/>
    <w:rsid w:val="00DE0CC6"/>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5335"/>
    <w:rsid w:val="00DF58F0"/>
    <w:rsid w:val="00DF590B"/>
    <w:rsid w:val="00DF6D9E"/>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7375"/>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3115"/>
    <w:rsid w:val="00E632B3"/>
    <w:rsid w:val="00E63BF1"/>
    <w:rsid w:val="00E63F31"/>
    <w:rsid w:val="00E63FA9"/>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54EE"/>
    <w:rsid w:val="00E75A21"/>
    <w:rsid w:val="00E7705F"/>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7174"/>
    <w:rsid w:val="00EC0E90"/>
    <w:rsid w:val="00EC0FEC"/>
    <w:rsid w:val="00EC20D0"/>
    <w:rsid w:val="00EC2DE1"/>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E7480"/>
    <w:rsid w:val="00EE74A8"/>
    <w:rsid w:val="00EF10E4"/>
    <w:rsid w:val="00EF188C"/>
    <w:rsid w:val="00EF1920"/>
    <w:rsid w:val="00EF1DF9"/>
    <w:rsid w:val="00EF252C"/>
    <w:rsid w:val="00EF2B5E"/>
    <w:rsid w:val="00EF4342"/>
    <w:rsid w:val="00EF4B25"/>
    <w:rsid w:val="00EF5636"/>
    <w:rsid w:val="00EF571D"/>
    <w:rsid w:val="00EF6113"/>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64F"/>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0A74"/>
    <w:rsid w:val="00F41036"/>
    <w:rsid w:val="00F416D3"/>
    <w:rsid w:val="00F420C7"/>
    <w:rsid w:val="00F435C9"/>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2B7C"/>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350"/>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864"/>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852"/>
    <w:rsid w:val="00F82AFD"/>
    <w:rsid w:val="00F82F57"/>
    <w:rsid w:val="00F830A4"/>
    <w:rsid w:val="00F8321F"/>
    <w:rsid w:val="00F833D4"/>
    <w:rsid w:val="00F8342C"/>
    <w:rsid w:val="00F83D8A"/>
    <w:rsid w:val="00F83FBE"/>
    <w:rsid w:val="00F84003"/>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ACD"/>
    <w:rsid w:val="00FC5BDD"/>
    <w:rsid w:val="00FC5CD7"/>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1D14"/>
    <w:rsid w:val="00FE26BD"/>
    <w:rsid w:val="00FE2B0E"/>
    <w:rsid w:val="00FE2BF9"/>
    <w:rsid w:val="00FE3282"/>
    <w:rsid w:val="00FE354E"/>
    <w:rsid w:val="00FE450C"/>
    <w:rsid w:val="00FE4588"/>
    <w:rsid w:val="00FE4932"/>
    <w:rsid w:val="00FE55EE"/>
    <w:rsid w:val="00FE6071"/>
    <w:rsid w:val="00FE70C7"/>
    <w:rsid w:val="00FE7133"/>
    <w:rsid w:val="00FE7308"/>
    <w:rsid w:val="00FE739E"/>
    <w:rsid w:val="00FF0405"/>
    <w:rsid w:val="00FF041C"/>
    <w:rsid w:val="00FF0861"/>
    <w:rsid w:val="00FF0A6F"/>
    <w:rsid w:val="00FF0E4F"/>
    <w:rsid w:val="00FF0FF5"/>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xge0001656" TargetMode="External"/><Relationship Id="rId21" Type="http://schemas.openxmlformats.org/officeDocument/2006/relationships/image" Target="media/image80.png"/><Relationship Id="rId42" Type="http://schemas.openxmlformats.org/officeDocument/2006/relationships/hyperlink" Target="https://doi.org/10.1016/j.cogdev.2010.09.001" TargetMode="External"/><Relationship Id="rId47" Type="http://schemas.openxmlformats.org/officeDocument/2006/relationships/hyperlink" Target="https://doi.org/10.1016/j.cogdev.2005.04.004" TargetMode="External"/><Relationship Id="rId63" Type="http://schemas.openxmlformats.org/officeDocument/2006/relationships/hyperlink" Target="http://www.jstor.org/stable/30162860" TargetMode="External"/><Relationship Id="rId68" Type="http://schemas.openxmlformats.org/officeDocument/2006/relationships/hyperlink" Target="https://doi.org/10.1371/journal.pone.0023223" TargetMode="External"/><Relationship Id="rId84" Type="http://schemas.openxmlformats.org/officeDocument/2006/relationships/header" Target="header1.xm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hyperlink" Target="https://psycnet.apa.org/doi/10.1037/0033-295X.112.2.347" TargetMode="External"/><Relationship Id="rId37" Type="http://schemas.openxmlformats.org/officeDocument/2006/relationships/hyperlink" Target="https://doi.org/10.1111/j.1467-7687.2011.01048.x" TargetMode="External"/><Relationship Id="rId53" Type="http://schemas.openxmlformats.org/officeDocument/2006/relationships/hyperlink" Target="https://doi.org/10.1037/0012-1649.36.5.635" TargetMode="External"/><Relationship Id="rId58" Type="http://schemas.openxmlformats.org/officeDocument/2006/relationships/hyperlink" Target="https://doi.org/10.1126/science.1107621" TargetMode="External"/><Relationship Id="rId74" Type="http://schemas.openxmlformats.org/officeDocument/2006/relationships/hyperlink" Target="https://psycnet.apa.org/doi/10.1037/0033-295X.99.4.605" TargetMode="External"/><Relationship Id="rId79" Type="http://schemas.openxmlformats.org/officeDocument/2006/relationships/hyperlink" Target="https://doi.org/10.1016/j.cognition.2017.06.029" TargetMode="External"/><Relationship Id="rId5" Type="http://schemas.openxmlformats.org/officeDocument/2006/relationships/webSettings" Target="webSettings.xml"/><Relationship Id="rId19" Type="http://schemas.openxmlformats.org/officeDocument/2006/relationships/image" Target="media/image70.png"/><Relationship Id="rId14" Type="http://schemas.openxmlformats.org/officeDocument/2006/relationships/image" Target="media/image30.png"/><Relationship Id="rId22" Type="http://schemas.openxmlformats.org/officeDocument/2006/relationships/hyperlink" Target="https://doi.org/10.1016/0010-0277(86)90052-1" TargetMode="External"/><Relationship Id="rId27" Type="http://schemas.openxmlformats.org/officeDocument/2006/relationships/hyperlink" Target="https://doi.org/10.1016/j.cogdev.2022.101164" TargetMode="External"/><Relationship Id="rId30" Type="http://schemas.openxmlformats.org/officeDocument/2006/relationships/hyperlink" Target="https://doi.org/10.1016/S0885-2014(02)00124-7" TargetMode="External"/><Relationship Id="rId35" Type="http://schemas.openxmlformats.org/officeDocument/2006/relationships/hyperlink" Target="https://doi.org/10.1207/s15516709cog2701_4" TargetMode="External"/><Relationship Id="rId43" Type="http://schemas.openxmlformats.org/officeDocument/2006/relationships/hyperlink" Target="https://doi.org/10.1038/nature06288" TargetMode="External"/><Relationship Id="rId48" Type="http://schemas.openxmlformats.org/officeDocument/2006/relationships/hyperlink" Target="https://doi.org/10.1016/0010-0285(83)90017-8" TargetMode="External"/><Relationship Id="rId56" Type="http://schemas.openxmlformats.org/officeDocument/2006/relationships/hyperlink" Target="https://doi.org/10.1016/j.cogpsych.2010.02.001" TargetMode="External"/><Relationship Id="rId64" Type="http://schemas.openxmlformats.org/officeDocument/2006/relationships/hyperlink" Target="https://doi.org/10.1038/323533a0" TargetMode="External"/><Relationship Id="rId69" Type="http://schemas.openxmlformats.org/officeDocument/2006/relationships/hyperlink" Target="https://doi.org/10.1207/s15327078in1003_6" TargetMode="External"/><Relationship Id="rId77"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doi.org/10.1111/desc.13581" TargetMode="External"/><Relationship Id="rId72" Type="http://schemas.openxmlformats.org/officeDocument/2006/relationships/hyperlink" Target="https://doi.org/10.1111/j.1551-6709.2010.01129.x" TargetMode="External"/><Relationship Id="rId80" Type="http://schemas.openxmlformats.org/officeDocument/2006/relationships/hyperlink" Target="https://doi.org/10.1111/1467-9280.00218"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0.jpeg"/><Relationship Id="rId17" Type="http://schemas.openxmlformats.org/officeDocument/2006/relationships/image" Target="media/image6.jpeg"/><Relationship Id="rId25" Type="http://schemas.openxmlformats.org/officeDocument/2006/relationships/hyperlink" Target="https://doi.org/10.1016/0010-0277(85)90008-3" TargetMode="External"/><Relationship Id="rId33" Type="http://schemas.openxmlformats.org/officeDocument/2006/relationships/hyperlink" Target="https://doi.org/10.1111/1467-7687.00039" TargetMode="External"/><Relationship Id="rId38" Type="http://schemas.openxmlformats.org/officeDocument/2006/relationships/hyperlink" Target="https://doi.org/10.1038/s41467-025-61517-3" TargetMode="External"/><Relationship Id="rId46" Type="http://schemas.openxmlformats.org/officeDocument/2006/relationships/hyperlink" Target="https://doi.org/10.1016/0885-2014(93)90008-S" TargetMode="External"/><Relationship Id="rId59" Type="http://schemas.openxmlformats.org/officeDocument/2006/relationships/hyperlink" Target="https://doi.org/10.1126/science.1111656" TargetMode="External"/><Relationship Id="rId67" Type="http://schemas.openxmlformats.org/officeDocument/2006/relationships/hyperlink" Target="https://doi.org/10.1098/rsos.191795" TargetMode="External"/><Relationship Id="rId20" Type="http://schemas.openxmlformats.org/officeDocument/2006/relationships/image" Target="media/image8.png"/><Relationship Id="rId41" Type="http://schemas.openxmlformats.org/officeDocument/2006/relationships/hyperlink" Target="https://doi.org/10.1177/0963721412470687" TargetMode="External"/><Relationship Id="rId54" Type="http://schemas.openxmlformats.org/officeDocument/2006/relationships/hyperlink" Target="https://doi.org/10.1080/095400999116322" TargetMode="External"/><Relationship Id="rId62" Type="http://schemas.openxmlformats.org/officeDocument/2006/relationships/hyperlink" Target="https://doi.org/10.1037/1089-2680.1.3.271" TargetMode="External"/><Relationship Id="rId70" Type="http://schemas.openxmlformats.org/officeDocument/2006/relationships/hyperlink" Target="https://doi.org/10.1521/soco.2025.43.3.152" TargetMode="External"/><Relationship Id="rId75" Type="http://schemas.openxmlformats.org/officeDocument/2006/relationships/hyperlink" Target="https://doi.org/10.1002/icd.2359" TargetMode="External"/><Relationship Id="rId83" Type="http://schemas.openxmlformats.org/officeDocument/2006/relationships/hyperlink" Target="https://psycnet.apa.org/doi/10.1037/a003215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psycnet.apa.org/doi/10.1037/0012-1649.23.5.655" TargetMode="External"/><Relationship Id="rId28" Type="http://schemas.openxmlformats.org/officeDocument/2006/relationships/hyperlink" Target="https://doi.org/10.1207/S15327078IN0104_3" TargetMode="External"/><Relationship Id="rId36" Type="http://schemas.openxmlformats.org/officeDocument/2006/relationships/hyperlink" Target="https://doi.org/10.1207/s15516709cog1401_5" TargetMode="External"/><Relationship Id="rId49" Type="http://schemas.openxmlformats.org/officeDocument/2006/relationships/hyperlink" Target="https://doi.org/10.1016/S0010-0277(98)00036-5" TargetMode="External"/><Relationship Id="rId57" Type="http://schemas.openxmlformats.org/officeDocument/2006/relationships/hyperlink" Target="https://doi.org/10.1016/S0010-0277(96)00727-5"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111/1467-7687.00220" TargetMode="External"/><Relationship Id="rId44" Type="http://schemas.openxmlformats.org/officeDocument/2006/relationships/hyperlink" Target="https://doi.org/10.1162/neco.1989.1.1.143" TargetMode="External"/><Relationship Id="rId52" Type="http://schemas.openxmlformats.org/officeDocument/2006/relationships/hyperlink" Target="https://doi.org/10.1016/j.cognition.2016.12.007" TargetMode="External"/><Relationship Id="rId60" Type="http://schemas.openxmlformats.org/officeDocument/2006/relationships/hyperlink" Target="https://doi.org/10.1016/j.cognition.2004.11.005" TargetMode="External"/><Relationship Id="rId65" Type="http://schemas.openxmlformats.org/officeDocument/2006/relationships/hyperlink" Target="https://doi.org/10.1371/journal.pone.0042698" TargetMode="External"/><Relationship Id="rId73" Type="http://schemas.openxmlformats.org/officeDocument/2006/relationships/hyperlink" Target="https://doi.org/10.1146/annurev.ph.25.030163.002553" TargetMode="External"/><Relationship Id="rId78" Type="http://schemas.openxmlformats.org/officeDocument/2006/relationships/hyperlink" Target="https://doi.org/10.1016/j.cogdev.2012.08.004" TargetMode="External"/><Relationship Id="rId81" Type="http://schemas.openxmlformats.org/officeDocument/2006/relationships/hyperlink" Target="https://doi.org/10.1038/358749a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1016/S1364-6613(03)00128-1" TargetMode="External"/><Relationship Id="rId34" Type="http://schemas.openxmlformats.org/officeDocument/2006/relationships/hyperlink" Target="https://doi.org/10.1016/S0010-0277(99)00039-6" TargetMode="External"/><Relationship Id="rId50" Type="http://schemas.openxmlformats.org/officeDocument/2006/relationships/hyperlink" Target="https://doi.org/10.1016/S0010-0277(87)80006-9" TargetMode="External"/><Relationship Id="rId55" Type="http://schemas.openxmlformats.org/officeDocument/2006/relationships/hyperlink" Target="https://doi.org/10.1111/j.0956-7976.2004.00755.x" TargetMode="External"/><Relationship Id="rId76"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16/S1364-6613(02)01926-5" TargetMode="External"/><Relationship Id="rId2" Type="http://schemas.openxmlformats.org/officeDocument/2006/relationships/numbering" Target="numbering.xml"/><Relationship Id="rId29" Type="http://schemas.openxmlformats.org/officeDocument/2006/relationships/hyperlink" Target="https://psycnet.apa.org/doi/10.1016/S1364-6613(99)01356-X" TargetMode="External"/><Relationship Id="rId24" Type="http://schemas.openxmlformats.org/officeDocument/2006/relationships/hyperlink" Target="https://doi.org/10.1111/j.1467-8624.1991.tb01602.x" TargetMode="External"/><Relationship Id="rId40" Type="http://schemas.openxmlformats.org/officeDocument/2006/relationships/hyperlink" Target="https://doi.org/10.1016/0010-0277(95)00661-H" TargetMode="External"/><Relationship Id="rId45" Type="http://schemas.openxmlformats.org/officeDocument/2006/relationships/hyperlink" Target="https://psycnet.apa.org/doi/10.1037/0012-1649.19.3.338" TargetMode="External"/><Relationship Id="rId66" Type="http://schemas.openxmlformats.org/officeDocument/2006/relationships/hyperlink" Target="https://doi.org/10.1080/09540090310001655093" TargetMode="External"/><Relationship Id="rId87" Type="http://schemas.microsoft.com/office/2011/relationships/people" Target="people.xml"/><Relationship Id="rId61" Type="http://schemas.openxmlformats.org/officeDocument/2006/relationships/hyperlink" Target="https://doi.org/10.1016/j.cognition.2017.09.007" TargetMode="External"/><Relationship Id="rId82" Type="http://schemas.openxmlformats.org/officeDocument/2006/relationships/hyperlink" Target="https://doi.org/10.1111/1467-8721.ep10772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75</Pages>
  <Words>20587</Words>
  <Characters>117348</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42</cp:revision>
  <dcterms:created xsi:type="dcterms:W3CDTF">2026-03-10T21:13:00Z</dcterms:created>
  <dcterms:modified xsi:type="dcterms:W3CDTF">2026-03-15T01:13:00Z</dcterms:modified>
</cp:coreProperties>
</file>