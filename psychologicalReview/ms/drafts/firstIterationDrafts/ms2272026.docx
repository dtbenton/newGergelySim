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20CF34CA"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del w:id="38" w:author="Benton, Deon" w:date="2026-02-09T13:24:00Z" w16du:dateUtc="2026-02-09T19:24:00Z">
        <w:r w:rsidR="0058342C" w:rsidDel="006C0A30">
          <w:rPr>
            <w:rFonts w:ascii="Times New Roman" w:hAnsi="Times New Roman" w:cs="Times New Roman"/>
          </w:rPr>
          <w:delText>set up</w:delText>
        </w:r>
      </w:del>
      <w:ins w:id="39"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important 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w:t>
      </w:r>
      <w:proofErr w:type="spellStart"/>
      <w:r w:rsidR="00C54E7C">
        <w:rPr>
          <w:rFonts w:ascii="Times New Roman" w:hAnsi="Times New Roman" w:cs="Times New Roman"/>
        </w:rPr>
        <w:t>Spelke</w:t>
      </w:r>
      <w:proofErr w:type="spellEnd"/>
      <w:r w:rsidR="00C54E7C">
        <w:rPr>
          <w:rFonts w:ascii="Times New Roman" w:hAnsi="Times New Roman" w:cs="Times New Roman"/>
        </w:rPr>
        <w:t>,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w:t>
      </w:r>
      <w:r w:rsidR="00B23EFA">
        <w:rPr>
          <w:rFonts w:ascii="Times New Roman" w:hAnsi="Times New Roman" w:cs="Times New Roman"/>
        </w:rPr>
        <w:lastRenderedPageBreak/>
        <w:t xml:space="preserve">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1FF59FED"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w:t>
      </w:r>
      <w:r>
        <w:rPr>
          <w:rFonts w:ascii="Times New Roman" w:hAnsi="Times New Roman" w:cs="Times New Roman"/>
        </w:rPr>
        <w:lastRenderedPageBreak/>
        <w:t xml:space="preserve">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del w:id="47" w:author="Benton, Deon" w:date="2026-02-09T13:33:00Z" w16du:dateUtc="2026-02-09T19:33:00Z">
        <w:r w:rsidDel="00F478FB">
          <w:rPr>
            <w:rFonts w:ascii="Times New Roman" w:hAnsi="Times New Roman" w:cs="Times New Roman"/>
          </w:rPr>
          <w:delText xml:space="preserve"> </w:delText>
        </w:r>
      </w:del>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8" w:author="Benton, Deon" w:date="2026-02-09T13:33:00Z" w16du:dateUtc="2026-02-09T19:33:00Z">
        <w:r w:rsidR="00D74336">
          <w:rPr>
            <w:rFonts w:ascii="Times New Roman" w:hAnsi="Times New Roman" w:cs="Times New Roman"/>
          </w:rPr>
          <w:t xml:space="preserve">Taken </w:t>
        </w:r>
      </w:ins>
      <w:ins w:id="49" w:author="Benton, Deon" w:date="2026-02-09T13:34:00Z" w16du:dateUtc="2026-02-09T19:34:00Z">
        <w:r w:rsidR="00D74336">
          <w:rPr>
            <w:rFonts w:ascii="Times New Roman" w:hAnsi="Times New Roman" w:cs="Times New Roman"/>
          </w:rPr>
          <w:t xml:space="preserve">together, this research suggests that </w:t>
        </w:r>
      </w:ins>
      <w:ins w:id="50" w:author="Benton, Deon" w:date="2026-02-09T14:27:00Z" w16du:dateUtc="2026-02-09T20:27:00Z">
        <w:r w:rsidR="009A343E">
          <w:rPr>
            <w:rFonts w:ascii="Times New Roman" w:hAnsi="Times New Roman" w:cs="Times New Roman"/>
          </w:rPr>
          <w:t>action understanding</w:t>
        </w:r>
      </w:ins>
      <w:ins w:id="51" w:author="Benton, Deon" w:date="2026-02-09T13:35:00Z" w16du:dateUtc="2026-02-09T19:35:00Z">
        <w:r w:rsidR="00D74336">
          <w:rPr>
            <w:rFonts w:ascii="Times New Roman" w:hAnsi="Times New Roman" w:cs="Times New Roman"/>
          </w:rPr>
          <w:t xml:space="preserve"> </w:t>
        </w:r>
      </w:ins>
      <w:ins w:id="52"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3"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4" w:author="Benton, Deon" w:date="2026-02-09T14:28:00Z" w16du:dateUtc="2026-02-09T20:28:00Z">
        <w:r w:rsidR="009A343E">
          <w:rPr>
            <w:rFonts w:ascii="Times New Roman" w:hAnsi="Times New Roman" w:cs="Times New Roman"/>
          </w:rPr>
          <w:t xml:space="preserve">—that is, </w:t>
        </w:r>
      </w:ins>
      <w:ins w:id="55" w:author="Benton, Deon" w:date="2026-02-09T14:31:00Z" w16du:dateUtc="2026-02-09T20:31:00Z">
        <w:r w:rsidR="000B08D2">
          <w:rPr>
            <w:rFonts w:ascii="Times New Roman" w:hAnsi="Times New Roman" w:cs="Times New Roman"/>
          </w:rPr>
          <w:t>special</w:t>
        </w:r>
      </w:ins>
      <w:ins w:id="56" w:author="Benton, Deon" w:date="2026-02-09T14:32:00Z" w16du:dateUtc="2026-02-09T20:32:00Z">
        <w:r w:rsidR="000B08D2">
          <w:rPr>
            <w:rFonts w:ascii="Times New Roman" w:hAnsi="Times New Roman" w:cs="Times New Roman"/>
          </w:rPr>
          <w:t>ized processes</w:t>
        </w:r>
      </w:ins>
      <w:ins w:id="57"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8"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w:t>
      </w:r>
      <w:r w:rsidR="00342333">
        <w:rPr>
          <w:rFonts w:ascii="Times New Roman" w:eastAsia="Times New Roman" w:hAnsi="Times New Roman" w:cs="Times New Roman"/>
        </w:rPr>
        <w:lastRenderedPageBreak/>
        <w:t xml:space="preserve">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tab/>
        <w:t xml:space="preserve">In addition to </w:t>
      </w:r>
      <w:ins w:id="59"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w:t>
      </w:r>
      <w:r>
        <w:rPr>
          <w:rFonts w:ascii="Times New Roman" w:hAnsi="Times New Roman" w:cs="Times New Roman"/>
        </w:rPr>
        <w:lastRenderedPageBreak/>
        <w:t>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lastRenderedPageBreak/>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60" w:author="Benton, Deon" w:date="2026-02-09T14:44:00Z" w16du:dateUtc="2026-02-09T20:44:00Z"/>
          <w:rFonts w:ascii="Times New Roman" w:hAnsi="Times New Roman" w:cs="Times New Roman"/>
        </w:rPr>
      </w:pPr>
      <w:ins w:id="61" w:author="Benton, Deon" w:date="2026-02-09T14:44:00Z" w16du:dateUtc="2026-02-09T20:44:00Z">
        <w:r w:rsidRPr="00A06DD6">
          <w:rPr>
            <w:rFonts w:ascii="Times New Roman" w:hAnsi="Times New Roman" w:cs="Times New Roman"/>
          </w:rPr>
          <w:t>A final account maintains that</w:t>
        </w:r>
      </w:ins>
      <w:ins w:id="62" w:author="Benton, Deon" w:date="2026-02-09T15:04:00Z" w16du:dateUtc="2026-02-09T21:04:00Z">
        <w:r w:rsidR="00D94C08">
          <w:rPr>
            <w:rFonts w:ascii="Times New Roman" w:hAnsi="Times New Roman" w:cs="Times New Roman"/>
          </w:rPr>
          <w:t xml:space="preserve"> infant</w:t>
        </w:r>
      </w:ins>
      <w:ins w:id="63" w:author="Benton, Deon" w:date="2026-02-09T14:44:00Z" w16du:dateUtc="2026-02-09T20:44:00Z">
        <w:r w:rsidRPr="00A06DD6">
          <w:rPr>
            <w:rFonts w:ascii="Times New Roman" w:hAnsi="Times New Roman" w:cs="Times New Roman"/>
          </w:rPr>
          <w:t xml:space="preserve"> </w:t>
        </w:r>
      </w:ins>
      <w:ins w:id="64" w:author="Benton, Deon" w:date="2026-02-09T15:04:00Z" w16du:dateUtc="2026-02-09T21:04:00Z">
        <w:r w:rsidR="00D94C08">
          <w:rPr>
            <w:rFonts w:ascii="Times New Roman" w:hAnsi="Times New Roman" w:cs="Times New Roman"/>
          </w:rPr>
          <w:t>action understanding</w:t>
        </w:r>
      </w:ins>
      <w:ins w:id="65" w:author="Benton, Deon" w:date="2026-02-09T14:44:00Z" w16du:dateUtc="2026-02-09T20:44:00Z">
        <w:r w:rsidRPr="00A06DD6">
          <w:rPr>
            <w:rFonts w:ascii="Times New Roman" w:hAnsi="Times New Roman" w:cs="Times New Roman"/>
          </w:rPr>
          <w:t xml:space="preserve"> specifically and </w:t>
        </w:r>
      </w:ins>
      <w:ins w:id="66" w:author="Benton, Deon" w:date="2026-02-09T15:02:00Z" w16du:dateUtc="2026-02-09T21:02:00Z">
        <w:r w:rsidR="00D94C08">
          <w:rPr>
            <w:rFonts w:ascii="Times New Roman" w:hAnsi="Times New Roman" w:cs="Times New Roman"/>
          </w:rPr>
          <w:t xml:space="preserve">their </w:t>
        </w:r>
      </w:ins>
      <w:ins w:id="67" w:author="Benton, Deon" w:date="2026-02-09T14:44:00Z" w16du:dateUtc="2026-02-09T20:44:00Z">
        <w:r w:rsidRPr="00A06DD6">
          <w:rPr>
            <w:rFonts w:ascii="Times New Roman" w:hAnsi="Times New Roman" w:cs="Times New Roman"/>
          </w:rPr>
          <w:t>reasoning about objects and entities generally can be explained by</w:t>
        </w:r>
      </w:ins>
      <w:ins w:id="68" w:author="Benton, Deon" w:date="2026-02-09T14:45:00Z" w16du:dateUtc="2026-02-09T20:45:00Z">
        <w:r>
          <w:rPr>
            <w:rFonts w:ascii="Times New Roman" w:hAnsi="Times New Roman" w:cs="Times New Roman"/>
          </w:rPr>
          <w:t xml:space="preserve"> two</w:t>
        </w:r>
      </w:ins>
      <w:ins w:id="69" w:author="Benton, Deon" w:date="2026-02-09T14:52:00Z" w16du:dateUtc="2026-02-09T20:52:00Z">
        <w:r w:rsidR="007C744E">
          <w:rPr>
            <w:rFonts w:ascii="Times New Roman" w:hAnsi="Times New Roman" w:cs="Times New Roman"/>
          </w:rPr>
          <w:t xml:space="preserve"> distinct</w:t>
        </w:r>
      </w:ins>
      <w:ins w:id="70" w:author="Benton, Deon" w:date="2026-02-09T14:49:00Z" w16du:dateUtc="2026-02-09T20:49:00Z">
        <w:r w:rsidR="00932620">
          <w:rPr>
            <w:rFonts w:ascii="Times New Roman" w:hAnsi="Times New Roman" w:cs="Times New Roman"/>
          </w:rPr>
          <w:t xml:space="preserve"> domain-specific</w:t>
        </w:r>
      </w:ins>
      <w:ins w:id="71" w:author="Benton, Deon" w:date="2026-02-09T14:45:00Z" w16du:dateUtc="2026-02-09T20:45:00Z">
        <w:r>
          <w:rPr>
            <w:rFonts w:ascii="Times New Roman" w:hAnsi="Times New Roman" w:cs="Times New Roman"/>
          </w:rPr>
          <w:t xml:space="preserve"> systems tha</w:t>
        </w:r>
      </w:ins>
      <w:ins w:id="72" w:author="Benton, Deon" w:date="2026-02-09T14:49:00Z" w16du:dateUtc="2026-02-09T20:49:00Z">
        <w:r w:rsidR="00932620">
          <w:rPr>
            <w:rFonts w:ascii="Times New Roman" w:hAnsi="Times New Roman" w:cs="Times New Roman"/>
          </w:rPr>
          <w:t>t</w:t>
        </w:r>
      </w:ins>
      <w:ins w:id="73" w:author="Benton, Deon" w:date="2026-02-09T14:44:00Z" w16du:dateUtc="2026-02-09T20:44:00Z">
        <w:r w:rsidRPr="00A06DD6">
          <w:rPr>
            <w:rFonts w:ascii="Times New Roman" w:hAnsi="Times New Roman" w:cs="Times New Roman"/>
          </w:rPr>
          <w:t xml:space="preserve"> </w:t>
        </w:r>
      </w:ins>
      <w:ins w:id="74" w:author="Benton, Deon" w:date="2026-02-09T14:50:00Z" w16du:dateUtc="2026-02-09T20:50:00Z">
        <w:r w:rsidR="00932620">
          <w:rPr>
            <w:rFonts w:ascii="Times New Roman" w:hAnsi="Times New Roman" w:cs="Times New Roman"/>
          </w:rPr>
          <w:t>interact directly with one another</w:t>
        </w:r>
      </w:ins>
      <w:ins w:id="75" w:author="Benton, Deon" w:date="2026-02-09T14:52:00Z" w16du:dateUtc="2026-02-09T20:52:00Z">
        <w:r w:rsidR="007C744E">
          <w:rPr>
            <w:rFonts w:ascii="Times New Roman" w:hAnsi="Times New Roman" w:cs="Times New Roman"/>
          </w:rPr>
          <w:t xml:space="preserve"> (</w:t>
        </w:r>
      </w:ins>
      <w:ins w:id="76" w:author="Benton, Deon" w:date="2026-02-09T14:55:00Z" w16du:dateUtc="2026-02-09T20:55:00Z">
        <w:r w:rsidR="00B31C98">
          <w:rPr>
            <w:rFonts w:ascii="Times New Roman" w:hAnsi="Times New Roman" w:cs="Times New Roman"/>
          </w:rPr>
          <w:t xml:space="preserve">e.g., </w:t>
        </w:r>
      </w:ins>
      <w:ins w:id="77" w:author="Benton, Deon" w:date="2026-02-09T14:52:00Z" w16du:dateUtc="2026-02-09T20:52:00Z">
        <w:r w:rsidR="00442495">
          <w:rPr>
            <w:rFonts w:ascii="Times New Roman" w:hAnsi="Times New Roman" w:cs="Times New Roman"/>
          </w:rPr>
          <w:t>Liu et al.,</w:t>
        </w:r>
      </w:ins>
      <w:ins w:id="78" w:author="Benton, Deon" w:date="2026-02-09T14:53:00Z" w16du:dateUtc="2026-02-09T20:53:00Z">
        <w:r w:rsidR="00442495">
          <w:rPr>
            <w:rFonts w:ascii="Times New Roman" w:hAnsi="Times New Roman" w:cs="Times New Roman"/>
          </w:rPr>
          <w:t xml:space="preserve"> 2025)</w:t>
        </w:r>
      </w:ins>
      <w:ins w:id="79" w:author="Benton, Deon" w:date="2026-02-09T14:50:00Z" w16du:dateUtc="2026-02-09T20:50:00Z">
        <w:r w:rsidR="00932620">
          <w:rPr>
            <w:rFonts w:ascii="Times New Roman" w:hAnsi="Times New Roman" w:cs="Times New Roman"/>
          </w:rPr>
          <w:t>.</w:t>
        </w:r>
      </w:ins>
      <w:ins w:id="80" w:author="Benton, Deon" w:date="2026-02-09T15:06:00Z" w16du:dateUtc="2026-02-09T21:06:00Z">
        <w:r w:rsidR="00574297">
          <w:rPr>
            <w:rFonts w:ascii="Times New Roman" w:hAnsi="Times New Roman" w:cs="Times New Roman"/>
          </w:rPr>
          <w:t xml:space="preserve"> The </w:t>
        </w:r>
      </w:ins>
      <w:ins w:id="81"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2" w:author="Benton, Deon" w:date="2026-02-09T15:12:00Z" w16du:dateUtc="2026-02-09T21:12:00Z">
        <w:r w:rsidR="00AE5E1F">
          <w:rPr>
            <w:rFonts w:ascii="Times New Roman" w:hAnsi="Times New Roman" w:cs="Times New Roman"/>
          </w:rPr>
          <w:t>causes infants to represent</w:t>
        </w:r>
      </w:ins>
      <w:ins w:id="83" w:author="Benton, Deon" w:date="2026-02-09T15:07:00Z" w16du:dateUtc="2026-02-09T21:07:00Z">
        <w:r w:rsidR="00574297">
          <w:rPr>
            <w:rFonts w:ascii="Times New Roman" w:hAnsi="Times New Roman" w:cs="Times New Roman"/>
          </w:rPr>
          <w:t xml:space="preserve"> agents a</w:t>
        </w:r>
      </w:ins>
      <w:ins w:id="84" w:author="Benton, Deon" w:date="2026-02-09T15:16:00Z" w16du:dateUtc="2026-02-09T21:16:00Z">
        <w:r w:rsidR="001716AD">
          <w:rPr>
            <w:rFonts w:ascii="Times New Roman" w:hAnsi="Times New Roman" w:cs="Times New Roman"/>
          </w:rPr>
          <w:t>s</w:t>
        </w:r>
      </w:ins>
      <w:ins w:id="85" w:author="Benton, Deon" w:date="2026-02-09T15:07:00Z" w16du:dateUtc="2026-02-09T21:07:00Z">
        <w:r w:rsidR="00574297">
          <w:rPr>
            <w:rFonts w:ascii="Times New Roman" w:hAnsi="Times New Roman" w:cs="Times New Roman"/>
          </w:rPr>
          <w:t xml:space="preserve"> self-propelled</w:t>
        </w:r>
      </w:ins>
      <w:ins w:id="86" w:author="Benton, Deon" w:date="2026-02-09T15:10:00Z" w16du:dateUtc="2026-02-09T21:10:00Z">
        <w:r w:rsidR="001B5BC6">
          <w:rPr>
            <w:rFonts w:ascii="Times New Roman" w:hAnsi="Times New Roman" w:cs="Times New Roman"/>
          </w:rPr>
          <w:t>,</w:t>
        </w:r>
      </w:ins>
      <w:ins w:id="87" w:author="Benton, Deon" w:date="2026-02-09T15:07:00Z" w16du:dateUtc="2026-02-09T21:07:00Z">
        <w:r w:rsidR="00574297">
          <w:rPr>
            <w:rFonts w:ascii="Times New Roman" w:hAnsi="Times New Roman" w:cs="Times New Roman"/>
          </w:rPr>
          <w:t xml:space="preserve"> </w:t>
        </w:r>
      </w:ins>
      <w:ins w:id="88" w:author="Benton, Deon" w:date="2026-02-09T15:12:00Z" w16du:dateUtc="2026-02-09T21:12:00Z">
        <w:r w:rsidR="00AE5E1F">
          <w:rPr>
            <w:rFonts w:ascii="Times New Roman" w:hAnsi="Times New Roman" w:cs="Times New Roman"/>
          </w:rPr>
          <w:t xml:space="preserve">as </w:t>
        </w:r>
      </w:ins>
      <w:ins w:id="89" w:author="Benton, Deon" w:date="2026-02-09T15:10:00Z" w16du:dateUtc="2026-02-09T21:10:00Z">
        <w:r w:rsidR="001B5BC6">
          <w:rPr>
            <w:rFonts w:ascii="Times New Roman" w:hAnsi="Times New Roman" w:cs="Times New Roman"/>
          </w:rPr>
          <w:t>possess</w:t>
        </w:r>
      </w:ins>
      <w:ins w:id="90" w:author="Benton, Deon" w:date="2026-02-09T15:12:00Z" w16du:dateUtc="2026-02-09T21:12:00Z">
        <w:r w:rsidR="00AE5E1F">
          <w:rPr>
            <w:rFonts w:ascii="Times New Roman" w:hAnsi="Times New Roman" w:cs="Times New Roman"/>
          </w:rPr>
          <w:t>ing</w:t>
        </w:r>
      </w:ins>
      <w:ins w:id="91" w:author="Benton, Deon" w:date="2026-02-09T15:07:00Z" w16du:dateUtc="2026-02-09T21:07:00Z">
        <w:r w:rsidR="00574297">
          <w:rPr>
            <w:rFonts w:ascii="Times New Roman" w:hAnsi="Times New Roman" w:cs="Times New Roman"/>
          </w:rPr>
          <w:t xml:space="preserve"> beliefs, desires, and goals</w:t>
        </w:r>
      </w:ins>
      <w:ins w:id="92" w:author="Benton, Deon" w:date="2026-02-09T15:10:00Z" w16du:dateUtc="2026-02-09T21:10:00Z">
        <w:r w:rsidR="001B5BC6">
          <w:rPr>
            <w:rFonts w:ascii="Times New Roman" w:hAnsi="Times New Roman" w:cs="Times New Roman"/>
          </w:rPr>
          <w:t xml:space="preserve">, and </w:t>
        </w:r>
      </w:ins>
      <w:ins w:id="93" w:author="Benton, Deon" w:date="2026-02-09T15:12:00Z" w16du:dateUtc="2026-02-09T21:12:00Z">
        <w:r w:rsidR="00AE5E1F">
          <w:rPr>
            <w:rFonts w:ascii="Times New Roman" w:hAnsi="Times New Roman" w:cs="Times New Roman"/>
          </w:rPr>
          <w:t xml:space="preserve">as behaving </w:t>
        </w:r>
      </w:ins>
      <w:ins w:id="94" w:author="Benton, Deon" w:date="2026-02-09T15:10:00Z" w16du:dateUtc="2026-02-09T21:10:00Z">
        <w:r w:rsidR="001B5BC6">
          <w:rPr>
            <w:rFonts w:ascii="Times New Roman" w:hAnsi="Times New Roman" w:cs="Times New Roman"/>
          </w:rPr>
          <w:t xml:space="preserve">in ways that maximize rewards and minimize costs. </w:t>
        </w:r>
      </w:ins>
      <w:ins w:id="95"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6" w:author="Benton, Deon" w:date="2026-02-09T15:13:00Z" w16du:dateUtc="2026-02-09T21:13:00Z">
        <w:r w:rsidR="004376DC">
          <w:rPr>
            <w:rFonts w:ascii="Times New Roman" w:hAnsi="Times New Roman" w:cs="Times New Roman"/>
          </w:rPr>
          <w:t xml:space="preserve"> </w:t>
        </w:r>
      </w:ins>
      <w:ins w:id="97" w:author="Benton, Deon" w:date="2026-02-09T15:14:00Z" w16du:dateUtc="2026-02-09T21:14:00Z">
        <w:r w:rsidR="004376DC">
          <w:rPr>
            <w:rFonts w:ascii="Times New Roman" w:hAnsi="Times New Roman" w:cs="Times New Roman"/>
          </w:rPr>
          <w:t>enables</w:t>
        </w:r>
      </w:ins>
      <w:ins w:id="98" w:author="Benton, Deon" w:date="2026-02-09T15:13:00Z" w16du:dateUtc="2026-02-09T21:13:00Z">
        <w:r w:rsidR="004376DC">
          <w:rPr>
            <w:rFonts w:ascii="Times New Roman" w:hAnsi="Times New Roman" w:cs="Times New Roman"/>
          </w:rPr>
          <w:t xml:space="preserve"> infants to represent objects as </w:t>
        </w:r>
      </w:ins>
      <w:ins w:id="99" w:author="Benton, Deon" w:date="2026-02-09T15:15:00Z" w16du:dateUtc="2026-02-09T21:15:00Z">
        <w:r w:rsidR="001716AD">
          <w:rPr>
            <w:rFonts w:ascii="Times New Roman" w:hAnsi="Times New Roman" w:cs="Times New Roman"/>
          </w:rPr>
          <w:t>being solid, bounded, coherent, and permanent</w:t>
        </w:r>
      </w:ins>
      <w:ins w:id="100" w:author="Benton, Deon" w:date="2026-02-09T15:13:00Z" w16du:dateUtc="2026-02-09T21:13:00Z">
        <w:r w:rsidR="004376DC">
          <w:rPr>
            <w:rFonts w:ascii="Times New Roman" w:hAnsi="Times New Roman" w:cs="Times New Roman"/>
          </w:rPr>
          <w:t xml:space="preserve">. </w:t>
        </w:r>
      </w:ins>
      <w:ins w:id="101" w:author="Benton, Deon" w:date="2026-02-09T15:16:00Z" w16du:dateUtc="2026-02-09T21:16:00Z">
        <w:r w:rsidR="001716AD">
          <w:rPr>
            <w:rFonts w:ascii="Times New Roman" w:hAnsi="Times New Roman" w:cs="Times New Roman"/>
          </w:rPr>
          <w:t xml:space="preserve">Although </w:t>
        </w:r>
      </w:ins>
      <w:ins w:id="102" w:author="Benton, Deon" w:date="2026-02-09T14:46:00Z" w16du:dateUtc="2026-02-09T20:46:00Z">
        <w:r>
          <w:rPr>
            <w:rFonts w:ascii="Times New Roman" w:hAnsi="Times New Roman" w:cs="Times New Roman"/>
          </w:rPr>
          <w:t xml:space="preserve">this perspective </w:t>
        </w:r>
      </w:ins>
      <w:ins w:id="103" w:author="Benton, Deon" w:date="2026-02-09T15:16:00Z" w16du:dateUtc="2026-02-09T21:16:00Z">
        <w:r w:rsidR="001716AD">
          <w:rPr>
            <w:rFonts w:ascii="Times New Roman" w:hAnsi="Times New Roman" w:cs="Times New Roman"/>
          </w:rPr>
          <w:t>has much in common with the core knowledge account</w:t>
        </w:r>
      </w:ins>
      <w:ins w:id="104" w:author="Benton, Deon" w:date="2026-02-09T14:46:00Z" w16du:dateUtc="2026-02-09T20:46:00Z">
        <w:r>
          <w:rPr>
            <w:rFonts w:ascii="Times New Roman" w:hAnsi="Times New Roman" w:cs="Times New Roman"/>
          </w:rPr>
          <w:t xml:space="preserve">, </w:t>
        </w:r>
      </w:ins>
      <w:ins w:id="105" w:author="Benton, Deon" w:date="2026-02-09T15:17:00Z" w16du:dateUtc="2026-02-09T21:17:00Z">
        <w:r w:rsidR="001716AD">
          <w:rPr>
            <w:rFonts w:ascii="Times New Roman" w:hAnsi="Times New Roman" w:cs="Times New Roman"/>
          </w:rPr>
          <w:t xml:space="preserve">there are important differences. </w:t>
        </w:r>
      </w:ins>
      <w:ins w:id="106" w:author="Benton, Deon" w:date="2026-02-09T15:30:00Z" w16du:dateUtc="2026-02-09T21:30:00Z">
        <w:r w:rsidR="00C04915" w:rsidRPr="00C04915">
          <w:rPr>
            <w:rFonts w:ascii="Times New Roman" w:hAnsi="Times New Roman" w:cs="Times New Roman"/>
          </w:rPr>
          <w:t xml:space="preserve">One is that </w:t>
        </w:r>
      </w:ins>
      <w:ins w:id="107"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8"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9" w:author="Benton, Deon" w:date="2026-02-09T15:37:00Z" w16du:dateUtc="2026-02-09T21:37:00Z">
        <w:r w:rsidR="009D21A1">
          <w:rPr>
            <w:rFonts w:ascii="Times New Roman" w:hAnsi="Times New Roman" w:cs="Times New Roman"/>
          </w:rPr>
          <w:t>though</w:t>
        </w:r>
      </w:ins>
      <w:ins w:id="110"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1" w:author="Benton, Deon" w:date="2026-02-09T15:33:00Z" w16du:dateUtc="2026-02-09T21:33:00Z">
        <w:r w:rsidR="002D1978">
          <w:rPr>
            <w:rFonts w:ascii="Times New Roman" w:hAnsi="Times New Roman" w:cs="Times New Roman"/>
          </w:rPr>
          <w:t xml:space="preserve"> the</w:t>
        </w:r>
      </w:ins>
      <w:ins w:id="112" w:author="Benton, Deon" w:date="2026-02-09T15:31:00Z" w16du:dateUtc="2026-02-09T21:31:00Z">
        <w:r w:rsidR="00C04915">
          <w:rPr>
            <w:rFonts w:ascii="Times New Roman" w:hAnsi="Times New Roman" w:cs="Times New Roman"/>
          </w:rPr>
          <w:t xml:space="preserve"> naïve psychology </w:t>
        </w:r>
      </w:ins>
      <w:ins w:id="113" w:author="Benton, Deon" w:date="2026-02-09T15:38:00Z" w16du:dateUtc="2026-02-09T21:38:00Z">
        <w:r w:rsidR="002C108B">
          <w:rPr>
            <w:rFonts w:ascii="Times New Roman" w:hAnsi="Times New Roman" w:cs="Times New Roman"/>
          </w:rPr>
          <w:t>is thought to depend on the naïve physics systems.</w:t>
        </w:r>
      </w:ins>
      <w:ins w:id="114"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5" w:author="Benton, Deon" w:date="2026-02-09T15:40:00Z" w16du:dateUtc="2026-02-09T21:40:00Z">
        <w:r w:rsidR="002C108B">
          <w:rPr>
            <w:rFonts w:ascii="Times New Roman" w:hAnsi="Times New Roman" w:cs="Times New Roman"/>
          </w:rPr>
          <w:t>wer”.</w:t>
        </w:r>
      </w:ins>
      <w:ins w:id="116" w:author="Benton, Deon" w:date="2026-02-09T15:38:00Z" w16du:dateUtc="2026-02-09T21:38:00Z">
        <w:r w:rsidR="002C108B">
          <w:rPr>
            <w:rFonts w:ascii="Times New Roman" w:hAnsi="Times New Roman" w:cs="Times New Roman"/>
          </w:rPr>
          <w:t xml:space="preserve"> </w:t>
        </w:r>
      </w:ins>
      <w:ins w:id="117"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8"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w:t>
        </w:r>
        <w:r w:rsidR="00576594">
          <w:rPr>
            <w:rFonts w:ascii="Times New Roman" w:hAnsi="Times New Roman" w:cs="Times New Roman"/>
          </w:rPr>
          <w:lastRenderedPageBreak/>
          <w:t xml:space="preserve">representation of </w:t>
        </w:r>
        <w:r w:rsidR="00576594" w:rsidRPr="00576594">
          <w:rPr>
            <w:rFonts w:ascii="Times New Roman" w:hAnsi="Times New Roman" w:cs="Times New Roman"/>
          </w:rPr>
          <w:t xml:space="preserve">agents </w:t>
        </w:r>
      </w:ins>
      <w:ins w:id="119" w:author="Benton, Deon" w:date="2026-02-09T16:37:00Z" w16du:dateUtc="2026-02-09T22:37:00Z">
        <w:r w:rsidR="00576594">
          <w:rPr>
            <w:rFonts w:ascii="Times New Roman" w:hAnsi="Times New Roman" w:cs="Times New Roman"/>
          </w:rPr>
          <w:t>not only includes the fact that they are</w:t>
        </w:r>
      </w:ins>
      <w:ins w:id="120" w:author="Benton, Deon" w:date="2026-02-09T16:36:00Z" w16du:dateUtc="2026-02-09T22:36:00Z">
        <w:r w:rsidR="00576594" w:rsidRPr="00576594">
          <w:rPr>
            <w:rFonts w:ascii="Times New Roman" w:hAnsi="Times New Roman" w:cs="Times New Roman"/>
          </w:rPr>
          <w:t xml:space="preserve"> intentional and self-propelled entities but </w:t>
        </w:r>
      </w:ins>
      <w:ins w:id="121" w:author="Benton, Deon" w:date="2026-02-09T16:37:00Z" w16du:dateUtc="2026-02-09T22:37:00Z">
        <w:r w:rsidR="00576594">
          <w:rPr>
            <w:rFonts w:ascii="Times New Roman" w:hAnsi="Times New Roman" w:cs="Times New Roman"/>
          </w:rPr>
          <w:t>that fundamentally agents are</w:t>
        </w:r>
      </w:ins>
      <w:ins w:id="122" w:author="Benton, Deon" w:date="2026-02-09T16:36:00Z" w16du:dateUtc="2026-02-09T22:36:00Z">
        <w:r w:rsidR="00576594" w:rsidRPr="00576594">
          <w:rPr>
            <w:rFonts w:ascii="Times New Roman" w:hAnsi="Times New Roman" w:cs="Times New Roman"/>
          </w:rPr>
          <w:t xml:space="preserve"> physical objects that move through </w:t>
        </w:r>
      </w:ins>
      <w:ins w:id="123" w:author="Benton, Deon" w:date="2026-02-09T16:37:00Z" w16du:dateUtc="2026-02-09T22:37:00Z">
        <w:r w:rsidR="00576594">
          <w:rPr>
            <w:rFonts w:ascii="Times New Roman" w:hAnsi="Times New Roman" w:cs="Times New Roman"/>
          </w:rPr>
          <w:t>physical space</w:t>
        </w:r>
      </w:ins>
      <w:ins w:id="124" w:author="Benton, Deon" w:date="2026-02-09T16:38:00Z" w16du:dateUtc="2026-02-09T22:38:00Z">
        <w:r w:rsidR="0050410C">
          <w:rPr>
            <w:rFonts w:ascii="Times New Roman" w:hAnsi="Times New Roman" w:cs="Times New Roman"/>
          </w:rPr>
          <w:t>—the n</w:t>
        </w:r>
      </w:ins>
      <w:ins w:id="125" w:author="Benton, Deon" w:date="2026-02-09T16:39:00Z" w16du:dateUtc="2026-02-09T22:39:00Z">
        <w:r w:rsidR="0050410C">
          <w:rPr>
            <w:rFonts w:ascii="Times New Roman" w:hAnsi="Times New Roman" w:cs="Times New Roman"/>
          </w:rPr>
          <w:t>otion</w:t>
        </w:r>
      </w:ins>
      <w:ins w:id="126"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7" w:author="Benton, Deon" w:date="2026-02-09T16:36:00Z" w16du:dateUtc="2026-02-09T22:36:00Z">
        <w:r w:rsidR="00576594" w:rsidRPr="00576594">
          <w:rPr>
            <w:rFonts w:ascii="Times New Roman" w:hAnsi="Times New Roman" w:cs="Times New Roman"/>
          </w:rPr>
          <w:t>.</w:t>
        </w:r>
      </w:ins>
      <w:ins w:id="128" w:author="Benton, Deon" w:date="2026-02-09T16:38:00Z" w16du:dateUtc="2026-02-09T22:38:00Z">
        <w:r w:rsidR="0050410C">
          <w:rPr>
            <w:rFonts w:ascii="Times New Roman" w:hAnsi="Times New Roman" w:cs="Times New Roman"/>
          </w:rPr>
          <w:t xml:space="preserve"> </w:t>
        </w:r>
      </w:ins>
      <w:ins w:id="129"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30" w:author="Benton, Deon" w:date="2026-02-09T15:50:00Z" w16du:dateUtc="2026-02-09T21:50:00Z">
        <w:r w:rsidR="00FB5018">
          <w:rPr>
            <w:rFonts w:ascii="Times New Roman" w:hAnsi="Times New Roman" w:cs="Times New Roman"/>
          </w:rPr>
          <w:t>ossess abstract</w:t>
        </w:r>
      </w:ins>
      <w:ins w:id="131" w:author="Benton, Deon" w:date="2026-02-11T09:45:00Z" w16du:dateUtc="2026-02-11T15:45:00Z">
        <w:r w:rsidR="00555C07">
          <w:rPr>
            <w:rFonts w:ascii="Times New Roman" w:hAnsi="Times New Roman" w:cs="Times New Roman"/>
          </w:rPr>
          <w:t xml:space="preserve"> and</w:t>
        </w:r>
      </w:ins>
      <w:ins w:id="132" w:author="Benton, Deon" w:date="2026-02-09T15:50:00Z" w16du:dateUtc="2026-02-09T21:50:00Z">
        <w:r w:rsidR="00FB5018">
          <w:rPr>
            <w:rFonts w:ascii="Times New Roman" w:hAnsi="Times New Roman" w:cs="Times New Roman"/>
          </w:rPr>
          <w:t xml:space="preserve"> conceptually rich concepts of agents and objects</w:t>
        </w:r>
      </w:ins>
      <w:ins w:id="133" w:author="Benton, Deon" w:date="2026-02-11T09:45:00Z" w16du:dateUtc="2026-02-11T15:45:00Z">
        <w:r w:rsidR="00555C07">
          <w:rPr>
            <w:rFonts w:ascii="Times New Roman" w:hAnsi="Times New Roman" w:cs="Times New Roman"/>
          </w:rPr>
          <w:t xml:space="preserve"> that are present from birth or shortly thereafter</w:t>
        </w:r>
      </w:ins>
      <w:ins w:id="134" w:author="Benton, Deon" w:date="2026-02-09T15:50:00Z" w16du:dateUtc="2026-02-09T21:50:00Z">
        <w:r w:rsidR="00FB5018">
          <w:rPr>
            <w:rFonts w:ascii="Times New Roman" w:hAnsi="Times New Roman" w:cs="Times New Roman"/>
          </w:rPr>
          <w:t xml:space="preserve">. </w:t>
        </w:r>
      </w:ins>
      <w:ins w:id="135"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6" w:author="Benton, Deon" w:date="2026-02-09T16:52:00Z" w16du:dateUtc="2026-02-09T22:52:00Z">
        <w:r w:rsidR="005F6235">
          <w:rPr>
            <w:rFonts w:ascii="Times New Roman" w:hAnsi="Times New Roman" w:cs="Times New Roman"/>
          </w:rPr>
          <w:t>infants</w:t>
        </w:r>
      </w:ins>
      <w:ins w:id="137" w:author="Benton, Deon" w:date="2026-02-09T16:58:00Z" w16du:dateUtc="2026-02-09T22:58:00Z">
        <w:r w:rsidR="00D80BEC">
          <w:rPr>
            <w:rFonts w:ascii="Times New Roman" w:hAnsi="Times New Roman" w:cs="Times New Roman"/>
          </w:rPr>
          <w:t xml:space="preserve"> </w:t>
        </w:r>
      </w:ins>
      <w:ins w:id="138" w:author="Benton, Deon" w:date="2026-02-11T09:47:00Z" w16du:dateUtc="2026-02-11T15:47:00Z">
        <w:r w:rsidR="005F741F">
          <w:rPr>
            <w:rFonts w:ascii="Times New Roman" w:hAnsi="Times New Roman" w:cs="Times New Roman"/>
          </w:rPr>
          <w:t xml:space="preserve">may </w:t>
        </w:r>
      </w:ins>
      <w:ins w:id="139" w:author="Benton, Deon" w:date="2026-02-09T16:01:00Z" w16du:dateUtc="2026-02-09T22:01:00Z">
        <w:r w:rsidR="00F03A2B" w:rsidRPr="00F03A2B">
          <w:rPr>
            <w:rFonts w:ascii="Times New Roman" w:hAnsi="Times New Roman" w:cs="Times New Roman"/>
          </w:rPr>
          <w:t xml:space="preserve">mentally </w:t>
        </w:r>
      </w:ins>
      <w:ins w:id="140" w:author="Benton, Deon" w:date="2026-02-09T16:59:00Z" w16du:dateUtc="2026-02-09T22:59:00Z">
        <w:r w:rsidR="00D80BEC" w:rsidRPr="00F03A2B">
          <w:rPr>
            <w:rFonts w:ascii="Times New Roman" w:hAnsi="Times New Roman" w:cs="Times New Roman"/>
          </w:rPr>
          <w:t>simulate</w:t>
        </w:r>
      </w:ins>
      <w:ins w:id="141" w:author="Benton, Deon" w:date="2026-02-09T16:01:00Z" w16du:dateUtc="2026-02-09T22:01:00Z">
        <w:r w:rsidR="00F03A2B" w:rsidRPr="00F03A2B">
          <w:rPr>
            <w:rFonts w:ascii="Times New Roman" w:hAnsi="Times New Roman" w:cs="Times New Roman"/>
          </w:rPr>
          <w:t xml:space="preserve"> different trajectories</w:t>
        </w:r>
      </w:ins>
      <w:ins w:id="142" w:author="Benton, Deon" w:date="2026-02-09T17:01:00Z" w16du:dateUtc="2026-02-09T23:01:00Z">
        <w:r w:rsidR="009A4EC3">
          <w:rPr>
            <w:rFonts w:ascii="Times New Roman" w:hAnsi="Times New Roman" w:cs="Times New Roman"/>
          </w:rPr>
          <w:t xml:space="preserve"> in the physical scene along with </w:t>
        </w:r>
      </w:ins>
      <w:ins w:id="143" w:author="Benton, Deon" w:date="2026-02-09T16:02:00Z" w16du:dateUtc="2026-02-09T22:02:00Z">
        <w:r w:rsidR="00F03A2B">
          <w:rPr>
            <w:rFonts w:ascii="Times New Roman" w:hAnsi="Times New Roman" w:cs="Times New Roman"/>
          </w:rPr>
          <w:t>their associated costs</w:t>
        </w:r>
      </w:ins>
      <w:ins w:id="144" w:author="Benton, Deon" w:date="2026-02-09T16:53:00Z" w16du:dateUtc="2026-02-09T22:53:00Z">
        <w:r w:rsidR="009700FD">
          <w:rPr>
            <w:rFonts w:ascii="Times New Roman" w:hAnsi="Times New Roman" w:cs="Times New Roman"/>
          </w:rPr>
          <w:t xml:space="preserve">. </w:t>
        </w:r>
      </w:ins>
      <w:ins w:id="145" w:author="Benton, Deon" w:date="2026-02-09T16:57:00Z" w16du:dateUtc="2026-02-09T22:57:00Z">
        <w:r w:rsidR="00D80BEC">
          <w:rPr>
            <w:rFonts w:ascii="Times New Roman" w:hAnsi="Times New Roman" w:cs="Times New Roman"/>
          </w:rPr>
          <w:t>If</w:t>
        </w:r>
      </w:ins>
      <w:ins w:id="146" w:author="Benton, Deon" w:date="2026-02-09T17:02:00Z" w16du:dateUtc="2026-02-09T23:02:00Z">
        <w:r w:rsidR="00511B5E">
          <w:rPr>
            <w:rFonts w:ascii="Times New Roman" w:hAnsi="Times New Roman" w:cs="Times New Roman"/>
          </w:rPr>
          <w:t xml:space="preserve"> the barrier is removed and</w:t>
        </w:r>
      </w:ins>
      <w:ins w:id="147" w:author="Benton, Deon" w:date="2026-02-09T16:57:00Z" w16du:dateUtc="2026-02-09T22:57:00Z">
        <w:r w:rsidR="00D80BEC">
          <w:rPr>
            <w:rFonts w:ascii="Times New Roman" w:hAnsi="Times New Roman" w:cs="Times New Roman"/>
          </w:rPr>
          <w:t xml:space="preserve"> infants</w:t>
        </w:r>
      </w:ins>
      <w:ins w:id="148" w:author="Benton, Deon" w:date="2026-02-09T17:02:00Z" w16du:dateUtc="2026-02-09T23:02:00Z">
        <w:r w:rsidR="00511B5E">
          <w:rPr>
            <w:rFonts w:ascii="Times New Roman" w:hAnsi="Times New Roman" w:cs="Times New Roman"/>
          </w:rPr>
          <w:t xml:space="preserve"> </w:t>
        </w:r>
      </w:ins>
      <w:ins w:id="149" w:author="Benton, Deon" w:date="2026-02-09T16:58:00Z" w16du:dateUtc="2026-02-09T22:58:00Z">
        <w:r w:rsidR="00D80BEC">
          <w:rPr>
            <w:rFonts w:ascii="Times New Roman" w:hAnsi="Times New Roman" w:cs="Times New Roman"/>
          </w:rPr>
          <w:t xml:space="preserve">subsequently </w:t>
        </w:r>
      </w:ins>
      <w:ins w:id="150" w:author="Benton, Deon" w:date="2026-02-09T16:59:00Z" w16du:dateUtc="2026-02-09T22:59:00Z">
        <w:r w:rsidR="009A4EC3">
          <w:rPr>
            <w:rFonts w:ascii="Times New Roman" w:hAnsi="Times New Roman" w:cs="Times New Roman"/>
          </w:rPr>
          <w:t xml:space="preserve">see an actor choose </w:t>
        </w:r>
      </w:ins>
      <w:ins w:id="151" w:author="Benton, Deon" w:date="2026-02-11T09:48:00Z" w16du:dateUtc="2026-02-11T15:48:00Z">
        <w:r w:rsidR="002E478B">
          <w:rPr>
            <w:rFonts w:ascii="Times New Roman" w:hAnsi="Times New Roman" w:cs="Times New Roman"/>
          </w:rPr>
          <w:t>a</w:t>
        </w:r>
      </w:ins>
      <w:ins w:id="152" w:author="Benton, Deon" w:date="2026-02-09T17:01:00Z" w16du:dateUtc="2026-02-09T23:01:00Z">
        <w:r w:rsidR="00511B5E">
          <w:rPr>
            <w:rFonts w:ascii="Times New Roman" w:hAnsi="Times New Roman" w:cs="Times New Roman"/>
          </w:rPr>
          <w:t xml:space="preserve"> </w:t>
        </w:r>
      </w:ins>
      <w:ins w:id="153" w:author="Benton, Deon" w:date="2026-02-09T17:02:00Z" w16du:dateUtc="2026-02-09T23:02:00Z">
        <w:r w:rsidR="00511B5E">
          <w:rPr>
            <w:rFonts w:ascii="Times New Roman" w:hAnsi="Times New Roman" w:cs="Times New Roman"/>
          </w:rPr>
          <w:t>now more</w:t>
        </w:r>
      </w:ins>
      <w:ins w:id="154" w:author="Benton, Deon" w:date="2026-02-09T17:01:00Z" w16du:dateUtc="2026-02-09T23:01:00Z">
        <w:r w:rsidR="00511B5E">
          <w:rPr>
            <w:rFonts w:ascii="Times New Roman" w:hAnsi="Times New Roman" w:cs="Times New Roman"/>
          </w:rPr>
          <w:t xml:space="preserve"> costly</w:t>
        </w:r>
      </w:ins>
      <w:ins w:id="155" w:author="Benton, Deon" w:date="2026-02-09T16:59:00Z" w16du:dateUtc="2026-02-09T22:59:00Z">
        <w:r w:rsidR="009A4EC3">
          <w:rPr>
            <w:rFonts w:ascii="Times New Roman" w:hAnsi="Times New Roman" w:cs="Times New Roman"/>
          </w:rPr>
          <w:t xml:space="preserve"> curved path </w:t>
        </w:r>
      </w:ins>
      <w:ins w:id="156" w:author="Benton, Deon" w:date="2026-02-09T17:02:00Z" w16du:dateUtc="2026-02-09T23:02:00Z">
        <w:r w:rsidR="00511B5E">
          <w:rPr>
            <w:rFonts w:ascii="Times New Roman" w:hAnsi="Times New Roman" w:cs="Times New Roman"/>
          </w:rPr>
          <w:t>over</w:t>
        </w:r>
      </w:ins>
      <w:ins w:id="157" w:author="Benton, Deon" w:date="2026-02-09T16:59:00Z" w16du:dateUtc="2026-02-09T22:59:00Z">
        <w:r w:rsidR="009A4EC3">
          <w:rPr>
            <w:rFonts w:ascii="Times New Roman" w:hAnsi="Times New Roman" w:cs="Times New Roman"/>
          </w:rPr>
          <w:t xml:space="preserve"> </w:t>
        </w:r>
      </w:ins>
      <w:ins w:id="158" w:author="Benton, Deon" w:date="2026-02-11T09:48:00Z" w16du:dateUtc="2026-02-11T15:48:00Z">
        <w:r w:rsidR="002E478B">
          <w:rPr>
            <w:rFonts w:ascii="Times New Roman" w:hAnsi="Times New Roman" w:cs="Times New Roman"/>
          </w:rPr>
          <w:t>a</w:t>
        </w:r>
      </w:ins>
      <w:ins w:id="159" w:author="Benton, Deon" w:date="2026-02-09T16:59:00Z" w16du:dateUtc="2026-02-09T22:59:00Z">
        <w:r w:rsidR="009A4EC3">
          <w:rPr>
            <w:rFonts w:ascii="Times New Roman" w:hAnsi="Times New Roman" w:cs="Times New Roman"/>
          </w:rPr>
          <w:t xml:space="preserve"> </w:t>
        </w:r>
      </w:ins>
      <w:ins w:id="160" w:author="Benton, Deon" w:date="2026-02-09T17:02:00Z" w16du:dateUtc="2026-02-09T23:02:00Z">
        <w:r w:rsidR="00511B5E">
          <w:rPr>
            <w:rFonts w:ascii="Times New Roman" w:hAnsi="Times New Roman" w:cs="Times New Roman"/>
          </w:rPr>
          <w:t xml:space="preserve">less-costly </w:t>
        </w:r>
      </w:ins>
      <w:ins w:id="161" w:author="Benton, Deon" w:date="2026-02-09T16:59:00Z" w16du:dateUtc="2026-02-09T22:59:00Z">
        <w:r w:rsidR="009A4EC3">
          <w:rPr>
            <w:rFonts w:ascii="Times New Roman" w:hAnsi="Times New Roman" w:cs="Times New Roman"/>
          </w:rPr>
          <w:t>straight one</w:t>
        </w:r>
      </w:ins>
      <w:ins w:id="162" w:author="Benton, Deon" w:date="2026-02-09T17:02:00Z" w16du:dateUtc="2026-02-09T23:02:00Z">
        <w:r w:rsidR="00511B5E">
          <w:rPr>
            <w:rFonts w:ascii="Times New Roman" w:hAnsi="Times New Roman" w:cs="Times New Roman"/>
          </w:rPr>
          <w:t xml:space="preserve">, they should </w:t>
        </w:r>
      </w:ins>
      <w:ins w:id="163" w:author="Benton, Deon" w:date="2026-02-11T09:48:00Z" w16du:dateUtc="2026-02-11T15:48:00Z">
        <w:r w:rsidR="002E478B">
          <w:rPr>
            <w:rFonts w:ascii="Times New Roman" w:hAnsi="Times New Roman" w:cs="Times New Roman"/>
          </w:rPr>
          <w:t>look</w:t>
        </w:r>
      </w:ins>
      <w:ins w:id="164" w:author="Benton, Deon" w:date="2026-02-09T17:02:00Z" w16du:dateUtc="2026-02-09T23:02:00Z">
        <w:r w:rsidR="00511B5E">
          <w:rPr>
            <w:rFonts w:ascii="Times New Roman" w:hAnsi="Times New Roman" w:cs="Times New Roman"/>
          </w:rPr>
          <w:t xml:space="preserve"> longer </w:t>
        </w:r>
      </w:ins>
      <w:ins w:id="165" w:author="Benton, Deon" w:date="2026-02-11T09:48:00Z" w16du:dateUtc="2026-02-11T15:48:00Z">
        <w:r w:rsidR="002E478B">
          <w:rPr>
            <w:rFonts w:ascii="Times New Roman" w:hAnsi="Times New Roman" w:cs="Times New Roman"/>
          </w:rPr>
          <w:t>at</w:t>
        </w:r>
      </w:ins>
      <w:ins w:id="166" w:author="Benton, Deon" w:date="2026-02-09T17:02:00Z" w16du:dateUtc="2026-02-09T23:02:00Z">
        <w:r w:rsidR="00511B5E">
          <w:rPr>
            <w:rFonts w:ascii="Times New Roman" w:hAnsi="Times New Roman" w:cs="Times New Roman"/>
          </w:rPr>
          <w:t xml:space="preserve"> the old </w:t>
        </w:r>
      </w:ins>
      <w:ins w:id="167" w:author="Benton, Deon" w:date="2026-02-11T09:48:00Z" w16du:dateUtc="2026-02-11T15:48:00Z">
        <w:r w:rsidR="002E478B">
          <w:rPr>
            <w:rFonts w:ascii="Times New Roman" w:hAnsi="Times New Roman" w:cs="Times New Roman"/>
          </w:rPr>
          <w:t>than at the new action</w:t>
        </w:r>
      </w:ins>
      <w:ins w:id="168" w:author="Benton, Deon" w:date="2026-02-09T17:03:00Z" w16du:dateUtc="2026-02-09T23:03:00Z">
        <w:r w:rsidR="00511B5E">
          <w:rPr>
            <w:rFonts w:ascii="Times New Roman" w:hAnsi="Times New Roman" w:cs="Times New Roman"/>
          </w:rPr>
          <w:t xml:space="preserve">. This pattern of looking should </w:t>
        </w:r>
      </w:ins>
      <w:ins w:id="169" w:author="Benton, Deon" w:date="2026-02-11T09:48:00Z" w16du:dateUtc="2026-02-11T15:48:00Z">
        <w:r w:rsidR="003F4AAC">
          <w:rPr>
            <w:rFonts w:ascii="Times New Roman" w:hAnsi="Times New Roman" w:cs="Times New Roman"/>
          </w:rPr>
          <w:t xml:space="preserve">be </w:t>
        </w:r>
      </w:ins>
      <w:ins w:id="170" w:author="Benton, Deon" w:date="2026-02-09T17:03:00Z" w16du:dateUtc="2026-02-09T23:03:00Z">
        <w:r w:rsidR="00511B5E">
          <w:rPr>
            <w:rFonts w:ascii="Times New Roman" w:hAnsi="Times New Roman" w:cs="Times New Roman"/>
          </w:rPr>
          <w:t xml:space="preserve">especially </w:t>
        </w:r>
      </w:ins>
      <w:ins w:id="171" w:author="Benton, Deon" w:date="2026-02-09T17:04:00Z" w16du:dateUtc="2026-02-09T23:04:00Z">
        <w:r w:rsidR="00D327B5">
          <w:rPr>
            <w:rFonts w:ascii="Times New Roman" w:hAnsi="Times New Roman" w:cs="Times New Roman"/>
          </w:rPr>
          <w:t>likely</w:t>
        </w:r>
      </w:ins>
      <w:ins w:id="172"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3" w:author="Benton, Deon" w:date="2026-02-09T17:04:00Z" w16du:dateUtc="2026-02-09T23:04:00Z">
        <w:r w:rsidR="00D327B5">
          <w:rPr>
            <w:rFonts w:ascii="Times New Roman" w:hAnsi="Times New Roman" w:cs="Times New Roman"/>
          </w:rPr>
          <w:t xml:space="preserve"> propose</w:t>
        </w:r>
      </w:ins>
      <w:ins w:id="174" w:author="Benton, Deon" w:date="2026-02-09T17:03:00Z" w16du:dateUtc="2026-02-09T23:03:00Z">
        <w:r w:rsidR="00D327B5">
          <w:rPr>
            <w:rFonts w:ascii="Times New Roman" w:hAnsi="Times New Roman" w:cs="Times New Roman"/>
          </w:rPr>
          <w:t>,</w:t>
        </w:r>
      </w:ins>
      <w:ins w:id="175" w:author="Benton, Deon" w:date="2026-02-09T16:04:00Z" w16du:dateUtc="2026-02-09T22:04:00Z">
        <w:r w:rsidR="006D5A6E">
          <w:rPr>
            <w:rFonts w:ascii="Times New Roman" w:hAnsi="Times New Roman" w:cs="Times New Roman"/>
          </w:rPr>
          <w:t xml:space="preserve"> </w:t>
        </w:r>
      </w:ins>
      <w:ins w:id="176" w:author="Benton, Deon" w:date="2026-02-09T17:03:00Z" w16du:dateUtc="2026-02-09T23:03:00Z">
        <w:r w:rsidR="00D327B5">
          <w:rPr>
            <w:rFonts w:ascii="Times New Roman" w:hAnsi="Times New Roman" w:cs="Times New Roman"/>
          </w:rPr>
          <w:t xml:space="preserve">infants expect </w:t>
        </w:r>
      </w:ins>
      <w:ins w:id="177" w:author="Benton, Deon" w:date="2026-02-09T16:56:00Z" w16du:dateUtc="2026-02-09T22:56:00Z">
        <w:r w:rsidR="00CE74E8">
          <w:rPr>
            <w:rFonts w:ascii="Times New Roman" w:hAnsi="Times New Roman" w:cs="Times New Roman"/>
          </w:rPr>
          <w:t>agents</w:t>
        </w:r>
      </w:ins>
      <w:ins w:id="178" w:author="Benton, Deon" w:date="2026-02-09T17:04:00Z" w16du:dateUtc="2026-02-09T23:04:00Z">
        <w:r w:rsidR="00D327B5">
          <w:rPr>
            <w:rFonts w:ascii="Times New Roman" w:hAnsi="Times New Roman" w:cs="Times New Roman"/>
          </w:rPr>
          <w:t xml:space="preserve"> to</w:t>
        </w:r>
      </w:ins>
      <w:ins w:id="179" w:author="Benton, Deon" w:date="2026-02-09T16:56:00Z" w16du:dateUtc="2026-02-09T22:56:00Z">
        <w:r w:rsidR="00CE74E8">
          <w:rPr>
            <w:rFonts w:ascii="Times New Roman" w:hAnsi="Times New Roman" w:cs="Times New Roman"/>
          </w:rPr>
          <w:t xml:space="preserve"> choose actions that are</w:t>
        </w:r>
      </w:ins>
      <w:ins w:id="180" w:author="Benton, Deon" w:date="2026-02-11T09:48:00Z" w16du:dateUtc="2026-02-11T15:48:00Z">
        <w:r w:rsidR="003F4AAC">
          <w:rPr>
            <w:rFonts w:ascii="Times New Roman" w:hAnsi="Times New Roman" w:cs="Times New Roman"/>
          </w:rPr>
          <w:t xml:space="preserve"> subje</w:t>
        </w:r>
      </w:ins>
      <w:ins w:id="181" w:author="Benton, Deon" w:date="2026-02-11T09:49:00Z" w16du:dateUtc="2026-02-11T15:49:00Z">
        <w:r w:rsidR="003F4AAC">
          <w:rPr>
            <w:rFonts w:ascii="Times New Roman" w:hAnsi="Times New Roman" w:cs="Times New Roman"/>
          </w:rPr>
          <w:t>ctively</w:t>
        </w:r>
      </w:ins>
      <w:ins w:id="182" w:author="Benton, Deon" w:date="2026-02-09T16:56:00Z" w16du:dateUtc="2026-02-09T22:56:00Z">
        <w:r w:rsidR="00CE74E8">
          <w:rPr>
            <w:rFonts w:ascii="Times New Roman" w:hAnsi="Times New Roman" w:cs="Times New Roman"/>
          </w:rPr>
          <w:t xml:space="preserve"> maximally rewarding</w:t>
        </w:r>
      </w:ins>
      <w:ins w:id="183" w:author="Benton, Deon" w:date="2026-02-09T17:05:00Z" w16du:dateUtc="2026-02-09T23:05:00Z">
        <w:r w:rsidR="00D327B5">
          <w:rPr>
            <w:rFonts w:ascii="Times New Roman" w:hAnsi="Times New Roman" w:cs="Times New Roman"/>
          </w:rPr>
          <w:t xml:space="preserve"> and minimally costly</w:t>
        </w:r>
      </w:ins>
      <w:ins w:id="184"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5"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6" w:author="Benton, Deon" w:date="2026-02-09T17:05:00Z" w16du:dateUtc="2026-02-09T23:05:00Z">
        <w:r w:rsidR="00D327B5">
          <w:rPr>
            <w:rFonts w:ascii="Times New Roman" w:hAnsi="Times New Roman" w:cs="Times New Roman"/>
            <w:b/>
            <w:bCs/>
          </w:rPr>
          <w:t xml:space="preserve">explanations for infants’ </w:t>
        </w:r>
      </w:ins>
      <w:ins w:id="187" w:author="Benton, Deon" w:date="2026-02-09T17:19:00Z" w16du:dateUtc="2026-02-09T23:19:00Z">
        <w:r w:rsidR="00CF4F01">
          <w:rPr>
            <w:rFonts w:ascii="Times New Roman" w:hAnsi="Times New Roman" w:cs="Times New Roman"/>
            <w:b/>
            <w:bCs/>
          </w:rPr>
          <w:t xml:space="preserve">looking </w:t>
        </w:r>
      </w:ins>
      <w:ins w:id="188" w:author="Benton, Deon" w:date="2026-02-09T17:05:00Z" w16du:dateUtc="2026-02-09T23:05:00Z">
        <w:r w:rsidR="00D327B5">
          <w:rPr>
            <w:rFonts w:ascii="Times New Roman" w:hAnsi="Times New Roman" w:cs="Times New Roman"/>
            <w:b/>
            <w:bCs/>
          </w:rPr>
          <w:t xml:space="preserve">behavior in </w:t>
        </w:r>
      </w:ins>
      <w:ins w:id="189"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lastRenderedPageBreak/>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90" w:author="Benton, Deon" w:date="2026-02-09T17:11:00Z" w16du:dateUtc="2026-02-09T23:11:00Z">
        <w:r w:rsidR="008948F0">
          <w:rPr>
            <w:rFonts w:ascii="Times New Roman" w:hAnsi="Times New Roman" w:cs="Times New Roman"/>
          </w:rPr>
          <w:t xml:space="preserve">agents, objects, </w:t>
        </w:r>
      </w:ins>
      <w:ins w:id="191" w:author="Benton, Deon" w:date="2026-02-09T17:10:00Z" w16du:dateUtc="2026-02-09T23:10:00Z">
        <w:r w:rsidR="00740587">
          <w:rPr>
            <w:rFonts w:ascii="Times New Roman" w:hAnsi="Times New Roman" w:cs="Times New Roman"/>
          </w:rPr>
          <w:t>number, p</w:t>
        </w:r>
      </w:ins>
      <w:ins w:id="192"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among many other </w:t>
        </w:r>
      </w:ins>
      <w:ins w:id="193"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4" w:author="Benton, Deon" w:date="2026-02-09T17:12:00Z" w16du:dateUtc="2026-02-09T23:12:00Z">
        <w:r w:rsidR="008948F0">
          <w:rPr>
            <w:rFonts w:ascii="Times New Roman" w:hAnsi="Times New Roman" w:cs="Times New Roman"/>
          </w:rPr>
          <w:t xml:space="preserve"> and that extract</w:t>
        </w:r>
      </w:ins>
      <w:ins w:id="195" w:author="Benton, Deon" w:date="2026-02-09T17:13:00Z" w16du:dateUtc="2026-02-09T23:13:00Z">
        <w:r w:rsidR="008948F0">
          <w:rPr>
            <w:rFonts w:ascii="Times New Roman" w:hAnsi="Times New Roman" w:cs="Times New Roman"/>
          </w:rPr>
          <w:t xml:space="preserve"> statistical</w:t>
        </w:r>
      </w:ins>
      <w:ins w:id="196" w:author="Benton, Deon" w:date="2026-02-09T17:12:00Z" w16du:dateUtc="2026-02-09T23:12:00Z">
        <w:r w:rsidR="008948F0">
          <w:rPr>
            <w:rFonts w:ascii="Times New Roman" w:hAnsi="Times New Roman" w:cs="Times New Roman"/>
          </w:rPr>
          <w:t xml:space="preserve"> regularities </w:t>
        </w:r>
      </w:ins>
      <w:ins w:id="197"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8"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9"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200"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1"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2" w:author="Benton, Deon" w:date="2026-02-09T17:16:00Z" w16du:dateUtc="2026-02-09T23:16:00Z">
        <w:r w:rsidR="00E754EE">
          <w:rPr>
            <w:rFonts w:ascii="Times New Roman" w:hAnsi="Times New Roman" w:cs="Times New Roman"/>
          </w:rPr>
          <w:t xml:space="preserve"> The</w:t>
        </w:r>
      </w:ins>
      <w:ins w:id="203" w:author="Benton, Deon" w:date="2026-02-09T17:17:00Z" w16du:dateUtc="2026-02-09T23:17:00Z">
        <w:r w:rsidR="00E754EE">
          <w:rPr>
            <w:rFonts w:ascii="Times New Roman" w:hAnsi="Times New Roman" w:cs="Times New Roman"/>
          </w:rPr>
          <w:t>se perspectives are also united in the idea</w:t>
        </w:r>
      </w:ins>
      <w:ins w:id="204"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5"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6"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7"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8"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9"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10"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1"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 xml:space="preserve">a toy watermelon slice positioned between a yellow box and a green box. A </w:t>
      </w:r>
      <w:r w:rsidR="00BE628D">
        <w:rPr>
          <w:rFonts w:ascii="Times New Roman" w:hAnsi="Times New Roman" w:cs="Times New Roman"/>
        </w:rPr>
        <w:lastRenderedPageBreak/>
        <w:t>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contents on the stage was then removed for several seconds, after which the actor returned and reached into the green box (as if to retrieve the toy). These trials</w:t>
      </w:r>
      <w:ins w:id="212" w:author="Benton, Deon" w:date="2026-02-09T17:20:00Z" w16du:dateUtc="2026-02-09T23:20:00Z">
        <w:r w:rsidR="003B35C4">
          <w:rPr>
            <w:rFonts w:ascii="Times New Roman" w:hAnsi="Times New Roman" w:cs="Times New Roman"/>
          </w:rPr>
          <w:t xml:space="preserve"> </w:t>
        </w:r>
      </w:ins>
      <w:del w:id="213"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4"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5"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w:t>
      </w:r>
      <w:r w:rsidR="000F1A90">
        <w:rPr>
          <w:rFonts w:ascii="Times New Roman" w:hAnsi="Times New Roman" w:cs="Times New Roman"/>
        </w:rPr>
        <w:lastRenderedPageBreak/>
        <w:t>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6" w:author="Benton, Deon" w:date="2026-02-11T10:02:00Z" w16du:dateUtc="2026-02-11T16:02:00Z">
        <w:r w:rsidR="00637C01">
          <w:rPr>
            <w:rFonts w:ascii="Times New Roman" w:hAnsi="Times New Roman" w:cs="Times New Roman"/>
          </w:rPr>
          <w:t>; it is not necessary to posit the existence of an</w:t>
        </w:r>
      </w:ins>
      <w:ins w:id="217"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8"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 xml:space="preserve">it has been </w:t>
      </w:r>
      <w:r w:rsidR="00DE2FF0">
        <w:rPr>
          <w:rFonts w:ascii="Times New Roman" w:hAnsi="Times New Roman" w:cs="Times New Roman"/>
        </w:rPr>
        <w:lastRenderedPageBreak/>
        <w:t>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a screen 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9"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20"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1"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2" w:author="Benton, Deon" w:date="2026-02-11T10:10:00Z" w16du:dateUtc="2026-02-11T16:10:00Z">
        <w:r w:rsidR="00C566C7">
          <w:rPr>
            <w:rFonts w:ascii="Times New Roman" w:hAnsi="Times New Roman" w:cs="Times New Roman"/>
          </w:rPr>
          <w:t>encoded</w:t>
        </w:r>
      </w:ins>
      <w:ins w:id="223" w:author="Benton, Deon" w:date="2026-02-11T10:11:00Z" w16du:dateUtc="2026-02-11T16:11:00Z">
        <w:r w:rsidR="00C566C7">
          <w:rPr>
            <w:rFonts w:ascii="Times New Roman" w:hAnsi="Times New Roman" w:cs="Times New Roman"/>
          </w:rPr>
          <w:t>,</w:t>
        </w:r>
      </w:ins>
      <w:ins w:id="224"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5" w:author="Benton, Deon" w:date="2026-02-11T10:11:00Z" w16du:dateUtc="2026-02-11T16:11:00Z">
        <w:r w:rsidR="0059594F">
          <w:rPr>
            <w:rFonts w:ascii="Times New Roman" w:hAnsi="Times New Roman" w:cs="Times New Roman"/>
          </w:rPr>
          <w:t>that process and operate over</w:t>
        </w:r>
      </w:ins>
      <w:ins w:id="226" w:author="Benton, Deon" w:date="2026-02-11T10:34:00Z" w16du:dateUtc="2026-02-11T16:34:00Z">
        <w:r w:rsidR="00977120">
          <w:rPr>
            <w:rFonts w:ascii="Times New Roman" w:hAnsi="Times New Roman" w:cs="Times New Roman"/>
          </w:rPr>
          <w:t xml:space="preserve"> the</w:t>
        </w:r>
      </w:ins>
      <w:ins w:id="227"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8" w:author="Benton, Deon" w:date="2026-02-11T10:11:00Z" w16du:dateUtc="2026-02-11T16:11:00Z">
        <w:r w:rsidR="0059594F">
          <w:rPr>
            <w:rFonts w:ascii="Times New Roman" w:hAnsi="Times New Roman" w:cs="Times New Roman"/>
          </w:rPr>
          <w:t xml:space="preserve"> </w:t>
        </w:r>
      </w:ins>
      <w:ins w:id="229" w:author="Benton, Deon" w:date="2026-02-11T10:35:00Z" w16du:dateUtc="2026-02-11T16:35:00Z">
        <w:r w:rsidR="006C3DF4">
          <w:rPr>
            <w:rFonts w:ascii="Times New Roman" w:hAnsi="Times New Roman" w:cs="Times New Roman"/>
          </w:rPr>
          <w:t>perceptually grounded</w:t>
        </w:r>
      </w:ins>
      <w:ins w:id="230"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1"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2"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3"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4" w:author="Benton, Deon" w:date="2026-02-11T10:30:00Z" w16du:dateUtc="2026-02-11T16:30:00Z">
        <w:r w:rsidR="00E34656">
          <w:rPr>
            <w:rFonts w:ascii="Times New Roman" w:hAnsi="Times New Roman" w:cs="Times New Roman"/>
            <w:b/>
            <w:bCs/>
          </w:rPr>
          <w:t>that can explain</w:t>
        </w:r>
      </w:ins>
      <w:ins w:id="235"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69D56AA6" w14:textId="1673D94D" w:rsidR="00EF4B25" w:rsidRDefault="00DE18F0" w:rsidP="00D027B5">
      <w:pPr>
        <w:spacing w:line="480" w:lineRule="auto"/>
        <w:contextualSpacing/>
        <w:rPr>
          <w:rFonts w:ascii="Times New Roman" w:hAnsi="Times New Roman" w:cs="Times New Roman"/>
        </w:rPr>
      </w:pPr>
      <w:r>
        <w:rPr>
          <w:rFonts w:ascii="Times New Roman" w:hAnsi="Times New Roman" w:cs="Times New Roman"/>
        </w:rPr>
        <w:lastRenderedPageBreak/>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r w:rsidR="00E7463E">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computational investigation</w:t>
      </w:r>
      <w:r w:rsidR="000C6B58">
        <w:rPr>
          <w:rFonts w:ascii="Times New Roman" w:hAnsi="Times New Roman" w:cs="Times New Roman"/>
        </w:rPr>
        <w:t xml:space="preserve"> </w:t>
      </w:r>
      <w:r w:rsidR="00EC7604">
        <w:rPr>
          <w:rFonts w:ascii="Times New Roman" w:hAnsi="Times New Roman" w:cs="Times New Roman"/>
        </w:rPr>
        <w:t xml:space="preserve">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673D12">
        <w:rPr>
          <w:rFonts w:ascii="Times New Roman" w:hAnsi="Times New Roman" w:cs="Times New Roman"/>
        </w:rPr>
        <w:t xml:space="preserve"> </w:t>
      </w:r>
      <w:r w:rsidR="00861E76">
        <w:rPr>
          <w:rFonts w:ascii="Times New Roman" w:hAnsi="Times New Roman" w:cs="Times New Roman"/>
        </w:rPr>
        <w:t xml:space="preserve">One of the goals of this study was to explain infants’ looking behaviors in Gergely et al. (1995).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argued that infants learn about what makes an action efficient (or inefficient) based on prior experience either observing or engaging in those actions</w:t>
      </w:r>
      <w:r w:rsidR="00440E1A">
        <w:rPr>
          <w:rFonts w:ascii="Times New Roman" w:hAnsi="Times New Roman" w:cs="Times New Roman"/>
        </w:rPr>
        <w:t xml:space="preserve"> rather than on</w:t>
      </w:r>
      <w:ins w:id="240" w:author="Benton, Deon" w:date="2026-02-11T10:37:00Z" w16du:dateUtc="2026-02-11T16:37:00Z">
        <w:r w:rsidR="00F55CCA">
          <w:rPr>
            <w:rFonts w:ascii="Times New Roman" w:hAnsi="Times New Roman" w:cs="Times New Roman"/>
          </w:rPr>
          <w:t xml:space="preserve"> domain-specific mechanisms that </w:t>
        </w:r>
      </w:ins>
      <w:ins w:id="241" w:author="Benton, Deon" w:date="2026-02-11T10:38:00Z" w16du:dateUtc="2026-02-11T16:38:00Z">
        <w:r w:rsidR="00F55CCA">
          <w:rPr>
            <w:rFonts w:ascii="Times New Roman" w:hAnsi="Times New Roman" w:cs="Times New Roman"/>
          </w:rPr>
          <w:t>provide infants with</w:t>
        </w:r>
      </w:ins>
      <w:r w:rsidR="00440E1A">
        <w:rPr>
          <w:rFonts w:ascii="Times New Roman" w:hAnsi="Times New Roman" w:cs="Times New Roman"/>
        </w:rPr>
        <w:t xml:space="preserve"> a priori notions of efficiency</w:t>
      </w:r>
      <w:r w:rsidR="00245D6C">
        <w:rPr>
          <w:rFonts w:ascii="Times New Roman" w:hAnsi="Times New Roman" w:cs="Times New Roman"/>
        </w:rPr>
        <w:t xml:space="preserve">. </w:t>
      </w:r>
      <w:r w:rsidR="00861E76">
        <w:rPr>
          <w:rFonts w:ascii="Times New Roman" w:hAnsi="Times New Roman" w:cs="Times New Roman"/>
        </w:rPr>
        <w:t>Thus, infants might learn to see jumping as the most efficient action to perform in the presence of a wall if, each time an agent jumps, a wall is present. In contrast, they might learn to see straight motion paths as</w:t>
      </w:r>
      <w:ins w:id="242" w:author="Benton, Deon" w:date="2026-02-11T10:38:00Z" w16du:dateUtc="2026-02-11T16:38:00Z">
        <w:r w:rsidR="00F55CCA">
          <w:rPr>
            <w:rFonts w:ascii="Times New Roman" w:hAnsi="Times New Roman" w:cs="Times New Roman"/>
          </w:rPr>
          <w:t xml:space="preserve"> the</w:t>
        </w:r>
      </w:ins>
      <w:r w:rsidR="00861E76">
        <w:rPr>
          <w:rFonts w:ascii="Times New Roman" w:hAnsi="Times New Roman" w:cs="Times New Roman"/>
        </w:rPr>
        <w:t xml:space="preserve"> most efficient </w:t>
      </w:r>
      <w:ins w:id="243" w:author="Benton, Deon" w:date="2026-02-11T10:39:00Z" w16du:dateUtc="2026-02-11T16:39:00Z">
        <w:r w:rsidR="00F55CCA">
          <w:rPr>
            <w:rFonts w:ascii="Times New Roman" w:hAnsi="Times New Roman" w:cs="Times New Roman"/>
          </w:rPr>
          <w:t xml:space="preserve">trajectory </w:t>
        </w:r>
      </w:ins>
      <w:r w:rsidR="00861E76">
        <w:rPr>
          <w:rFonts w:ascii="Times New Roman" w:hAnsi="Times New Roman" w:cs="Times New Roman"/>
        </w:rPr>
        <w:t xml:space="preserve">if agents engage in this action whenever an obstacle is absent.  </w:t>
      </w:r>
      <w:proofErr w:type="spellStart"/>
      <w:r w:rsidR="00861E76">
        <w:rPr>
          <w:rFonts w:ascii="Times New Roman" w:hAnsi="Times New Roman" w:cs="Times New Roman"/>
        </w:rPr>
        <w:t>Overwalle</w:t>
      </w:r>
      <w:proofErr w:type="spellEnd"/>
      <w:r w:rsidR="00861E76">
        <w:rPr>
          <w:rFonts w:ascii="Times New Roman" w:hAnsi="Times New Roman" w:cs="Times New Roman"/>
        </w:rPr>
        <w:t xml:space="preserve"> (2010) </w:t>
      </w:r>
      <w:r w:rsidR="00811804">
        <w:rPr>
          <w:rFonts w:ascii="Times New Roman" w:hAnsi="Times New Roman" w:cs="Times New Roman"/>
        </w:rPr>
        <w:t>implemented this idea in a</w:t>
      </w:r>
      <w:r w:rsidR="00861E76">
        <w:rPr>
          <w:rFonts w:ascii="Times New Roman" w:hAnsi="Times New Roman" w:cs="Times New Roman"/>
        </w:rPr>
        <w:t xml:space="preserve"> recurrent connectionist model </w:t>
      </w:r>
      <w:r w:rsidR="00811804">
        <w:rPr>
          <w:rFonts w:ascii="Times New Roman" w:hAnsi="Times New Roman" w:cs="Times New Roman"/>
        </w:rPr>
        <w:t xml:space="preserve">and showed that </w:t>
      </w:r>
      <w:r w:rsidR="00D027B5">
        <w:rPr>
          <w:rFonts w:ascii="Times New Roman" w:hAnsi="Times New Roman" w:cs="Times New Roman"/>
        </w:rPr>
        <w:t>it could explain</w:t>
      </w:r>
      <w:r w:rsidR="00811804">
        <w:rPr>
          <w:rFonts w:ascii="Times New Roman" w:hAnsi="Times New Roman" w:cs="Times New Roman"/>
        </w:rPr>
        <w:t xml:space="preserve"> </w:t>
      </w:r>
      <w:r w:rsidR="00861E76">
        <w:rPr>
          <w:rFonts w:ascii="Times New Roman" w:hAnsi="Times New Roman" w:cs="Times New Roman"/>
        </w:rPr>
        <w:t>infants’ looking responses across the Experimental and Control conditions</w:t>
      </w:r>
      <w:r w:rsidR="00D027B5">
        <w:rPr>
          <w:rFonts w:ascii="Times New Roman" w:hAnsi="Times New Roman" w:cs="Times New Roman"/>
        </w:rPr>
        <w:t xml:space="preserve"> in Gergely et al. (1995). </w:t>
      </w:r>
      <w:proofErr w:type="spellStart"/>
      <w:r w:rsidR="00D027B5">
        <w:rPr>
          <w:rFonts w:ascii="Times New Roman" w:hAnsi="Times New Roman" w:cs="Times New Roman"/>
        </w:rPr>
        <w:t>Overwalle</w:t>
      </w:r>
      <w:proofErr w:type="spellEnd"/>
      <w:r w:rsidR="00D027B5">
        <w:rPr>
          <w:rFonts w:ascii="Times New Roman" w:hAnsi="Times New Roman" w:cs="Times New Roman"/>
        </w:rPr>
        <w:t xml:space="preserve"> (2010) interpreted this finding to mean that</w:t>
      </w:r>
      <w:r w:rsidR="00BC3402">
        <w:rPr>
          <w:rFonts w:ascii="Times New Roman" w:hAnsi="Times New Roman" w:cs="Times New Roman"/>
        </w:rPr>
        <w:t xml:space="preserve"> knowledge about what makes an action efficient can be learned from experience</w:t>
      </w:r>
      <w:r w:rsidR="00D027B5">
        <w:rPr>
          <w:rFonts w:ascii="Times New Roman" w:hAnsi="Times New Roman" w:cs="Times New Roman"/>
        </w:rPr>
        <w:t>.</w:t>
      </w:r>
    </w:p>
    <w:p w14:paraId="32536664" w14:textId="4F3FAD3B" w:rsidR="003E6A28" w:rsidRPr="00600BB7" w:rsidRDefault="00DA57F6" w:rsidP="00600BB7">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proofErr w:type="spellStart"/>
      <w:r>
        <w:rPr>
          <w:rFonts w:ascii="Times New Roman" w:hAnsi="Times New Roman" w:cs="Times New Roman"/>
        </w:rPr>
        <w:t>Overwalle’s</w:t>
      </w:r>
      <w:proofErr w:type="spellEnd"/>
      <w:r>
        <w:rPr>
          <w:rFonts w:ascii="Times New Roman" w:hAnsi="Times New Roman" w:cs="Times New Roman"/>
        </w:rPr>
        <w:t xml:space="preserve"> (2010) </w:t>
      </w:r>
      <w:r w:rsidR="000B60E2">
        <w:rPr>
          <w:rFonts w:ascii="Times New Roman" w:hAnsi="Times New Roman" w:cs="Times New Roman"/>
        </w:rPr>
        <w:t>results suggest putatively that</w:t>
      </w:r>
      <w:r>
        <w:rPr>
          <w:rFonts w:ascii="Times New Roman" w:hAnsi="Times New Roman" w:cs="Times New Roman"/>
        </w:rPr>
        <w:t xml:space="preserve"> action efficiency can be learned, </w:t>
      </w:r>
      <w:r w:rsidR="008E542C">
        <w:rPr>
          <w:rFonts w:ascii="Times New Roman" w:hAnsi="Times New Roman" w:cs="Times New Roman"/>
        </w:rPr>
        <w:t xml:space="preserve">caution should be exercised before accepting </w:t>
      </w:r>
      <w:r w:rsidR="000B60E2">
        <w:rPr>
          <w:rFonts w:ascii="Times New Roman" w:hAnsi="Times New Roman" w:cs="Times New Roman"/>
        </w:rPr>
        <w:t>this conclusion for</w:t>
      </w:r>
      <w:r w:rsidR="00B474F5">
        <w:rPr>
          <w:rFonts w:ascii="Times New Roman" w:hAnsi="Times New Roman" w:cs="Times New Roman"/>
        </w:rPr>
        <w:t xml:space="preserve"> at least three reasons</w:t>
      </w:r>
      <w:del w:id="244" w:author="Benton, Deon" w:date="2026-02-11T12:54:00Z" w16du:dateUtc="2026-02-11T18:54:00Z">
        <w:r w:rsidR="00DC3C33" w:rsidDel="009355E0">
          <w:rPr>
            <w:rFonts w:ascii="Times New Roman" w:hAnsi="Times New Roman" w:cs="Times New Roman"/>
          </w:rPr>
          <w:delText>.</w:delText>
        </w:r>
      </w:del>
      <w:ins w:id="245" w:author="Benton, Deon" w:date="2026-02-11T10:40:00Z" w16du:dateUtc="2026-02-11T16:40:00Z">
        <w:r w:rsidR="00B304D6">
          <w:rPr>
            <w:rFonts w:ascii="Times New Roman" w:hAnsi="Times New Roman" w:cs="Times New Roman"/>
          </w:rPr>
          <w:t>.</w:t>
        </w:r>
      </w:ins>
      <w:r w:rsidR="00B474F5">
        <w:rPr>
          <w:rFonts w:ascii="Times New Roman" w:hAnsi="Times New Roman" w:cs="Times New Roman"/>
        </w:rPr>
        <w:t xml:space="preserve"> </w:t>
      </w:r>
      <w:r w:rsidR="00BC7B45">
        <w:rPr>
          <w:rFonts w:ascii="Times New Roman" w:hAnsi="Times New Roman" w:cs="Times New Roman"/>
        </w:rPr>
        <w:t>The first is that</w:t>
      </w:r>
      <w:r w:rsidR="00DC3C33">
        <w:rPr>
          <w:rFonts w:ascii="Times New Roman" w:hAnsi="Times New Roman" w:cs="Times New Roman"/>
        </w:rPr>
        <w:t xml:space="preserve"> </w:t>
      </w:r>
      <w:r w:rsidR="006D4C64">
        <w:rPr>
          <w:rFonts w:ascii="Times New Roman" w:hAnsi="Times New Roman" w:cs="Times New Roman"/>
        </w:rPr>
        <w:t>because the model did not possess one (or more) hidden layers</w:t>
      </w:r>
      <w:r w:rsidR="009539FA">
        <w:rPr>
          <w:rFonts w:ascii="Times New Roman" w:hAnsi="Times New Roman" w:cs="Times New Roman"/>
        </w:rPr>
        <w:t>,</w:t>
      </w:r>
      <w:r w:rsidR="006D4C64">
        <w:rPr>
          <w:rFonts w:ascii="Times New Roman" w:hAnsi="Times New Roman" w:cs="Times New Roman"/>
        </w:rPr>
        <w:t xml:space="preserve"> it could not develop internal representations</w:t>
      </w:r>
      <w:r w:rsidR="00DC3C33">
        <w:rPr>
          <w:rFonts w:ascii="Times New Roman" w:hAnsi="Times New Roman" w:cs="Times New Roman"/>
        </w:rPr>
        <w:t xml:space="preserve">. </w:t>
      </w:r>
      <w:r w:rsidR="009539FA">
        <w:rPr>
          <w:rFonts w:ascii="Times New Roman" w:hAnsi="Times New Roman" w:cs="Times New Roman"/>
        </w:rPr>
        <w:t xml:space="preserve">This inability to develop internal representations is problematic because it meant that </w:t>
      </w:r>
      <w:r w:rsidR="00052DF8">
        <w:rPr>
          <w:rFonts w:ascii="Times New Roman" w:eastAsia="Times New Roman" w:hAnsi="Times New Roman" w:cs="Times New Roman"/>
        </w:rPr>
        <w:t xml:space="preserve">the model could not make use of any prior, “real-world” experience. </w:t>
      </w:r>
      <w:r w:rsidR="00E17676">
        <w:rPr>
          <w:rFonts w:ascii="Times New Roman" w:eastAsia="Times New Roman" w:hAnsi="Times New Roman" w:cs="Times New Roman"/>
        </w:rPr>
        <w:t xml:space="preserve">Yet, infants </w:t>
      </w:r>
      <w:r w:rsidR="009A5197">
        <w:rPr>
          <w:rFonts w:ascii="Times New Roman" w:eastAsia="Times New Roman" w:hAnsi="Times New Roman" w:cs="Times New Roman"/>
        </w:rPr>
        <w:t>probably do</w:t>
      </w:r>
      <w:r w:rsidR="00E17676">
        <w:rPr>
          <w:rFonts w:ascii="Times New Roman" w:eastAsia="Times New Roman" w:hAnsi="Times New Roman" w:cs="Times New Roman"/>
        </w:rPr>
        <w:t xml:space="preserve"> enter studies like that by Gergely et al. (1995) with substantial experience processing others’ actions</w:t>
      </w:r>
      <w:r w:rsidR="003E6A28">
        <w:rPr>
          <w:rFonts w:ascii="Times New Roman" w:eastAsia="Times New Roman" w:hAnsi="Times New Roman" w:cs="Times New Roman"/>
        </w:rPr>
        <w:t xml:space="preserve">, </w:t>
      </w:r>
      <w:r w:rsidR="009A355D">
        <w:rPr>
          <w:rFonts w:ascii="Times New Roman" w:eastAsia="Times New Roman" w:hAnsi="Times New Roman" w:cs="Times New Roman"/>
        </w:rPr>
        <w:t>and this experience</w:t>
      </w:r>
      <w:r w:rsidR="003E6A28">
        <w:rPr>
          <w:rFonts w:ascii="Times New Roman" w:eastAsia="Times New Roman" w:hAnsi="Times New Roman" w:cs="Times New Roman"/>
        </w:rPr>
        <w:t xml:space="preserve"> may</w:t>
      </w:r>
      <w:r w:rsidR="009A355D">
        <w:rPr>
          <w:rFonts w:ascii="Times New Roman" w:eastAsia="Times New Roman" w:hAnsi="Times New Roman" w:cs="Times New Roman"/>
        </w:rPr>
        <w:t xml:space="preserve"> </w:t>
      </w:r>
      <w:r w:rsidR="008E75C1">
        <w:rPr>
          <w:rFonts w:ascii="Times New Roman" w:eastAsia="Times New Roman" w:hAnsi="Times New Roman" w:cs="Times New Roman"/>
        </w:rPr>
        <w:t xml:space="preserve">interact with </w:t>
      </w:r>
      <w:r w:rsidR="000615F6">
        <w:rPr>
          <w:rFonts w:ascii="Times New Roman" w:eastAsia="Times New Roman" w:hAnsi="Times New Roman" w:cs="Times New Roman"/>
        </w:rPr>
        <w:t xml:space="preserve">more </w:t>
      </w:r>
      <w:r w:rsidR="0037528A">
        <w:rPr>
          <w:rFonts w:ascii="Times New Roman" w:eastAsia="Times New Roman" w:hAnsi="Times New Roman" w:cs="Times New Roman"/>
        </w:rPr>
        <w:t>general processes</w:t>
      </w:r>
      <w:r w:rsidR="000615F6">
        <w:rPr>
          <w:rFonts w:ascii="Times New Roman" w:eastAsia="Times New Roman" w:hAnsi="Times New Roman" w:cs="Times New Roman"/>
        </w:rPr>
        <w:t xml:space="preserve"> during the experiment</w:t>
      </w:r>
      <w:r w:rsidR="0037528A">
        <w:rPr>
          <w:rFonts w:ascii="Times New Roman" w:eastAsia="Times New Roman" w:hAnsi="Times New Roman" w:cs="Times New Roman"/>
        </w:rPr>
        <w:t xml:space="preserve"> to influence </w:t>
      </w:r>
      <w:r w:rsidR="00503A87">
        <w:rPr>
          <w:rFonts w:ascii="Times New Roman" w:eastAsia="Times New Roman" w:hAnsi="Times New Roman" w:cs="Times New Roman"/>
        </w:rPr>
        <w:t>how</w:t>
      </w:r>
      <w:r w:rsidR="00BC7B45">
        <w:rPr>
          <w:rFonts w:ascii="Times New Roman" w:eastAsia="Times New Roman" w:hAnsi="Times New Roman" w:cs="Times New Roman"/>
        </w:rPr>
        <w:t xml:space="preserve"> infants process</w:t>
      </w:r>
      <w:r w:rsidR="009A5197">
        <w:rPr>
          <w:rFonts w:ascii="Times New Roman" w:eastAsia="Times New Roman" w:hAnsi="Times New Roman" w:cs="Times New Roman"/>
        </w:rPr>
        <w:t xml:space="preserve"> </w:t>
      </w:r>
      <w:r w:rsidR="000615F6">
        <w:rPr>
          <w:rFonts w:ascii="Times New Roman" w:eastAsia="Times New Roman" w:hAnsi="Times New Roman" w:cs="Times New Roman"/>
        </w:rPr>
        <w:t>the various action events shown to them</w:t>
      </w:r>
      <w:r w:rsidR="00E17676">
        <w:rPr>
          <w:rFonts w:ascii="Times New Roman" w:eastAsia="Times New Roman" w:hAnsi="Times New Roman" w:cs="Times New Roman"/>
        </w:rPr>
        <w:t>.</w:t>
      </w:r>
      <w:r w:rsidR="0077236B">
        <w:rPr>
          <w:rFonts w:ascii="Times New Roman" w:eastAsia="Times New Roman" w:hAnsi="Times New Roman" w:cs="Times New Roman"/>
        </w:rPr>
        <w:t xml:space="preserve"> </w:t>
      </w:r>
      <w:r w:rsidR="008F7668" w:rsidRPr="008F7668">
        <w:rPr>
          <w:rFonts w:ascii="Times New Roman" w:eastAsia="Times New Roman" w:hAnsi="Times New Roman" w:cs="Times New Roman"/>
        </w:rPr>
        <w:t xml:space="preserve">Thus, </w:t>
      </w:r>
      <w:r w:rsidR="008F7668" w:rsidRPr="008F7668">
        <w:rPr>
          <w:rFonts w:ascii="Times New Roman" w:eastAsia="Times New Roman" w:hAnsi="Times New Roman" w:cs="Times New Roman"/>
        </w:rPr>
        <w:lastRenderedPageBreak/>
        <w:t xml:space="preserve">if </w:t>
      </w:r>
      <w:proofErr w:type="spellStart"/>
      <w:r w:rsidR="008F7668" w:rsidRPr="008F7668">
        <w:rPr>
          <w:rFonts w:ascii="Times New Roman" w:eastAsia="Times New Roman" w:hAnsi="Times New Roman" w:cs="Times New Roman"/>
        </w:rPr>
        <w:t>Overwalle</w:t>
      </w:r>
      <w:proofErr w:type="spellEnd"/>
      <w:r w:rsidR="008F7668" w:rsidRPr="008F7668">
        <w:rPr>
          <w:rFonts w:ascii="Times New Roman" w:eastAsia="Times New Roman" w:hAnsi="Times New Roman" w:cs="Times New Roman"/>
        </w:rPr>
        <w:t xml:space="preserve"> (2010) is correct that infants learn what makes an action efficient by observing actions in the real world,</w:t>
      </w:r>
      <w:r w:rsidR="008F7668">
        <w:rPr>
          <w:rFonts w:ascii="Times New Roman" w:eastAsia="Times New Roman" w:hAnsi="Times New Roman" w:cs="Times New Roman"/>
        </w:rPr>
        <w:t xml:space="preserve"> then</w:t>
      </w:r>
      <w:r w:rsidR="008F7668" w:rsidRPr="008F7668">
        <w:rPr>
          <w:rFonts w:ascii="Times New Roman" w:eastAsia="Times New Roman" w:hAnsi="Times New Roman" w:cs="Times New Roman"/>
        </w:rPr>
        <w:t xml:space="preserve"> it </w:t>
      </w:r>
      <w:r w:rsidR="008F7668">
        <w:rPr>
          <w:rFonts w:ascii="Times New Roman" w:eastAsia="Times New Roman" w:hAnsi="Times New Roman" w:cs="Times New Roman"/>
        </w:rPr>
        <w:t xml:space="preserve">is </w:t>
      </w:r>
      <w:r w:rsidR="008F7668" w:rsidRPr="008F7668">
        <w:rPr>
          <w:rFonts w:ascii="Times New Roman" w:eastAsia="Times New Roman" w:hAnsi="Times New Roman" w:cs="Times New Roman"/>
        </w:rPr>
        <w:t>crucial to demonstrate that such experience</w:t>
      </w:r>
      <w:r w:rsidR="00147C99">
        <w:rPr>
          <w:rFonts w:ascii="Times New Roman" w:eastAsia="Times New Roman" w:hAnsi="Times New Roman" w:cs="Times New Roman"/>
        </w:rPr>
        <w:t xml:space="preserve"> is carried over to influence </w:t>
      </w:r>
      <w:r w:rsidR="008F7668" w:rsidRPr="008F7668">
        <w:rPr>
          <w:rFonts w:ascii="Times New Roman" w:eastAsia="Times New Roman" w:hAnsi="Times New Roman" w:cs="Times New Roman"/>
        </w:rPr>
        <w:t>infants’ looking behaviors in Gergely et al. (1995)</w:t>
      </w:r>
      <w:r w:rsidR="008F7668">
        <w:rPr>
          <w:rFonts w:ascii="Times New Roman" w:eastAsia="Times New Roman" w:hAnsi="Times New Roman" w:cs="Times New Roman"/>
        </w:rPr>
        <w:t>.</w:t>
      </w:r>
    </w:p>
    <w:p w14:paraId="59BC3A9E" w14:textId="2748C98F" w:rsidR="009355E0" w:rsidRDefault="00052DF8" w:rsidP="009E7710">
      <w:pPr>
        <w:spacing w:line="480" w:lineRule="auto"/>
        <w:ind w:firstLine="720"/>
        <w:contextualSpacing/>
        <w:rPr>
          <w:ins w:id="246" w:author="Benton, Deon" w:date="2026-02-11T12:54:00Z" w16du:dateUtc="2026-02-11T18:54:00Z"/>
          <w:rFonts w:ascii="Times New Roman" w:eastAsia="Times New Roman" w:hAnsi="Times New Roman" w:cs="Times New Roman"/>
        </w:rPr>
      </w:pPr>
      <w:r>
        <w:rPr>
          <w:rFonts w:ascii="Times New Roman" w:eastAsia="Times New Roman" w:hAnsi="Times New Roman" w:cs="Times New Roman"/>
        </w:rPr>
        <w:t xml:space="preserve">A second limitation </w:t>
      </w:r>
      <w:r w:rsidR="000D3BCD">
        <w:rPr>
          <w:rFonts w:ascii="Times New Roman" w:eastAsia="Times New Roman" w:hAnsi="Times New Roman" w:cs="Times New Roman"/>
        </w:rPr>
        <w:t>concerns how</w:t>
      </w:r>
      <w:r w:rsidR="00862286">
        <w:rPr>
          <w:rFonts w:ascii="Times New Roman" w:eastAsia="Times New Roman" w:hAnsi="Times New Roman" w:cs="Times New Roman"/>
        </w:rPr>
        <w:t xml:space="preserve"> </w:t>
      </w:r>
      <w:proofErr w:type="spellStart"/>
      <w:r w:rsidR="00862286">
        <w:rPr>
          <w:rFonts w:ascii="Times New Roman" w:eastAsia="Times New Roman" w:hAnsi="Times New Roman" w:cs="Times New Roman"/>
        </w:rPr>
        <w:t>Overwalle</w:t>
      </w:r>
      <w:proofErr w:type="spellEnd"/>
      <w:r w:rsidR="00862286">
        <w:rPr>
          <w:rFonts w:ascii="Times New Roman" w:eastAsia="Times New Roman" w:hAnsi="Times New Roman" w:cs="Times New Roman"/>
        </w:rPr>
        <w:t xml:space="preserve"> (2010) simulated the</w:t>
      </w:r>
      <w:r w:rsidR="000D3BCD">
        <w:rPr>
          <w:rFonts w:ascii="Times New Roman" w:eastAsia="Times New Roman" w:hAnsi="Times New Roman" w:cs="Times New Roman"/>
        </w:rPr>
        <w:t xml:space="preserve"> Experimental and Control conditions </w:t>
      </w:r>
      <w:r w:rsidR="00862286">
        <w:rPr>
          <w:rFonts w:ascii="Times New Roman" w:eastAsia="Times New Roman" w:hAnsi="Times New Roman" w:cs="Times New Roman"/>
        </w:rPr>
        <w:t>in Gergely et al. (1995)</w:t>
      </w:r>
      <w:r w:rsidR="000D3BCD">
        <w:rPr>
          <w:rFonts w:ascii="Times New Roman" w:eastAsia="Times New Roman" w:hAnsi="Times New Roman" w:cs="Times New Roman"/>
        </w:rPr>
        <w:t xml:space="preserve">. </w:t>
      </w:r>
      <w:r w:rsidR="006D000D">
        <w:rPr>
          <w:rFonts w:ascii="Times New Roman" w:eastAsia="Times New Roman" w:hAnsi="Times New Roman" w:cs="Times New Roman"/>
        </w:rPr>
        <w:t>It</w:t>
      </w:r>
      <w:r w:rsidR="00710E81">
        <w:rPr>
          <w:rFonts w:ascii="Times New Roman" w:eastAsia="Times New Roman" w:hAnsi="Times New Roman" w:cs="Times New Roman"/>
        </w:rPr>
        <w:t xml:space="preserve"> will be recalled that</w:t>
      </w:r>
      <w:r w:rsidR="00417B76">
        <w:rPr>
          <w:rFonts w:ascii="Times New Roman" w:eastAsia="Times New Roman" w:hAnsi="Times New Roman" w:cs="Times New Roman"/>
        </w:rPr>
        <w:t xml:space="preserve"> infants in both conditions saw a short wall</w:t>
      </w:r>
      <w:r w:rsidR="00710E81">
        <w:rPr>
          <w:rFonts w:ascii="Times New Roman" w:eastAsia="Times New Roman" w:hAnsi="Times New Roman" w:cs="Times New Roman"/>
        </w:rPr>
        <w:t xml:space="preserve"> </w:t>
      </w:r>
      <w:r w:rsidR="00417B76">
        <w:rPr>
          <w:rFonts w:ascii="Times New Roman" w:eastAsia="Times New Roman" w:hAnsi="Times New Roman" w:cs="Times New Roman"/>
        </w:rPr>
        <w:t>during habituation</w:t>
      </w:r>
      <w:r w:rsidR="00FC5D4F">
        <w:rPr>
          <w:rFonts w:ascii="Times New Roman" w:eastAsia="Times New Roman" w:hAnsi="Times New Roman" w:cs="Times New Roman"/>
        </w:rPr>
        <w:t xml:space="preserve">; </w:t>
      </w:r>
      <w:r w:rsidR="00417B76">
        <w:rPr>
          <w:rFonts w:ascii="Times New Roman" w:eastAsia="Times New Roman" w:hAnsi="Times New Roman" w:cs="Times New Roman"/>
        </w:rPr>
        <w:t xml:space="preserve">what distinguished the conditions was </w:t>
      </w:r>
      <w:r w:rsidR="00FC5D4F">
        <w:rPr>
          <w:rFonts w:ascii="Times New Roman" w:eastAsia="Times New Roman" w:hAnsi="Times New Roman" w:cs="Times New Roman"/>
        </w:rPr>
        <w:t>whether the first circle jumped over the wall (Experimental condition) or beside it (Control condition)</w:t>
      </w:r>
      <w:r w:rsidR="001950BB">
        <w:rPr>
          <w:rFonts w:ascii="Times New Roman" w:eastAsia="Times New Roman" w:hAnsi="Times New Roman" w:cs="Times New Roman"/>
        </w:rPr>
        <w:t>.</w:t>
      </w:r>
      <w:r w:rsidR="00562E90">
        <w:rPr>
          <w:rFonts w:ascii="Times New Roman" w:eastAsia="Times New Roman" w:hAnsi="Times New Roman" w:cs="Times New Roman"/>
        </w:rPr>
        <w:t xml:space="preserve"> In contrast, such a wall was not included in </w:t>
      </w:r>
      <w:proofErr w:type="spellStart"/>
      <w:r w:rsidR="00562E90">
        <w:rPr>
          <w:rFonts w:ascii="Times New Roman" w:eastAsia="Times New Roman" w:hAnsi="Times New Roman" w:cs="Times New Roman"/>
        </w:rPr>
        <w:t>Overwalle</w:t>
      </w:r>
      <w:r w:rsidR="00417B76">
        <w:rPr>
          <w:rFonts w:ascii="Times New Roman" w:eastAsia="Times New Roman" w:hAnsi="Times New Roman" w:cs="Times New Roman"/>
        </w:rPr>
        <w:t>’s</w:t>
      </w:r>
      <w:proofErr w:type="spellEnd"/>
      <w:r w:rsidR="00417B76">
        <w:rPr>
          <w:rFonts w:ascii="Times New Roman" w:eastAsia="Times New Roman" w:hAnsi="Times New Roman" w:cs="Times New Roman"/>
        </w:rPr>
        <w:t xml:space="preserve"> (2010)</w:t>
      </w:r>
      <w:r w:rsidR="00562E90">
        <w:rPr>
          <w:rFonts w:ascii="Times New Roman" w:eastAsia="Times New Roman" w:hAnsi="Times New Roman" w:cs="Times New Roman"/>
        </w:rPr>
        <w:t xml:space="preserve"> simulation of the habituation event in the Control condition; it only appeared in the Experimental condition.</w:t>
      </w:r>
      <w:r w:rsidR="001950BB">
        <w:rPr>
          <w:rFonts w:ascii="Times New Roman" w:eastAsia="Times New Roman" w:hAnsi="Times New Roman" w:cs="Times New Roman"/>
        </w:rPr>
        <w:t xml:space="preserve"> </w:t>
      </w:r>
      <w:r w:rsidR="00457BC7">
        <w:rPr>
          <w:rFonts w:ascii="Times New Roman" w:eastAsia="Times New Roman" w:hAnsi="Times New Roman" w:cs="Times New Roman"/>
        </w:rPr>
        <w:t xml:space="preserve">Thus, </w:t>
      </w:r>
      <w:r w:rsidR="007749D6">
        <w:rPr>
          <w:rFonts w:ascii="Times New Roman" w:eastAsia="Times New Roman" w:hAnsi="Times New Roman" w:cs="Times New Roman"/>
        </w:rPr>
        <w:t>the model’s success may simply reflect a failure accurately to simulate the Control</w:t>
      </w:r>
      <w:r w:rsidR="00417B76">
        <w:rPr>
          <w:rFonts w:ascii="Times New Roman" w:eastAsia="Times New Roman" w:hAnsi="Times New Roman" w:cs="Times New Roman"/>
        </w:rPr>
        <w:t xml:space="preserve"> condition</w:t>
      </w:r>
      <w:r w:rsidR="007749D6">
        <w:rPr>
          <w:rFonts w:ascii="Times New Roman" w:eastAsia="Times New Roman" w:hAnsi="Times New Roman" w:cs="Times New Roman"/>
        </w:rPr>
        <w:t>.</w:t>
      </w:r>
      <w:r w:rsidR="009E7710">
        <w:rPr>
          <w:rFonts w:ascii="Times New Roman" w:eastAsia="Times New Roman" w:hAnsi="Times New Roman" w:cs="Times New Roman"/>
        </w:rPr>
        <w:t xml:space="preserve"> </w:t>
      </w:r>
    </w:p>
    <w:p w14:paraId="3143EB68" w14:textId="0904DCFD" w:rsidR="00811174" w:rsidRDefault="009355E0" w:rsidP="00780892">
      <w:pPr>
        <w:spacing w:line="480" w:lineRule="auto"/>
        <w:ind w:firstLine="720"/>
        <w:contextualSpacing/>
        <w:rPr>
          <w:ins w:id="247" w:author="Benton, Deon" w:date="2026-02-11T12:56:00Z" w16du:dateUtc="2026-02-11T18:56:00Z"/>
          <w:rFonts w:ascii="Times New Roman" w:eastAsia="Times New Roman" w:hAnsi="Times New Roman" w:cs="Times New Roman"/>
        </w:rPr>
      </w:pPr>
      <w:ins w:id="248" w:author="Benton, Deon" w:date="2026-02-11T12:54:00Z" w16du:dateUtc="2026-02-11T18:54:00Z">
        <w:r>
          <w:rPr>
            <w:rFonts w:ascii="Times New Roman" w:eastAsia="Times New Roman" w:hAnsi="Times New Roman" w:cs="Times New Roman"/>
          </w:rPr>
          <w:t xml:space="preserve">A final limitation </w:t>
        </w:r>
      </w:ins>
      <w:ins w:id="249" w:author="Benton, Deon" w:date="2026-02-11T13:09:00Z" w16du:dateUtc="2026-02-11T19:09:00Z">
        <w:r w:rsidR="008B3EE5">
          <w:rPr>
            <w:rFonts w:ascii="Times New Roman" w:eastAsia="Times New Roman" w:hAnsi="Times New Roman" w:cs="Times New Roman"/>
          </w:rPr>
          <w:t>is that because</w:t>
        </w:r>
      </w:ins>
      <w:ins w:id="250" w:author="Benton, Deon" w:date="2026-02-11T14:05:00Z" w16du:dateUtc="2026-02-11T20:05:00Z">
        <w:r w:rsidR="00780892">
          <w:rPr>
            <w:rFonts w:ascii="Times New Roman" w:eastAsia="Times New Roman" w:hAnsi="Times New Roman" w:cs="Times New Roman"/>
          </w:rPr>
          <w:t xml:space="preserve"> the only action understanding study that</w:t>
        </w:r>
      </w:ins>
      <w:ins w:id="251" w:author="Benton, Deon" w:date="2026-02-11T13:09:00Z" w16du:dateUtc="2026-02-11T19:09:00Z">
        <w:r w:rsidR="008B3EE5">
          <w:rPr>
            <w:rFonts w:ascii="Times New Roman" w:eastAsia="Times New Roman" w:hAnsi="Times New Roman" w:cs="Times New Roman"/>
          </w:rPr>
          <w:t xml:space="preserve"> </w:t>
        </w:r>
        <w:proofErr w:type="spellStart"/>
        <w:r w:rsidR="003C6BCE">
          <w:rPr>
            <w:rFonts w:ascii="Times New Roman" w:eastAsia="Times New Roman" w:hAnsi="Times New Roman" w:cs="Times New Roman"/>
          </w:rPr>
          <w:t>Overwalle</w:t>
        </w:r>
      </w:ins>
      <w:proofErr w:type="spellEnd"/>
      <w:ins w:id="252" w:author="Benton, Deon" w:date="2026-02-11T13:15:00Z" w16du:dateUtc="2026-02-11T19:15:00Z">
        <w:r w:rsidR="008869E1">
          <w:rPr>
            <w:rFonts w:ascii="Times New Roman" w:eastAsia="Times New Roman" w:hAnsi="Times New Roman" w:cs="Times New Roman"/>
          </w:rPr>
          <w:t xml:space="preserve"> (2010)</w:t>
        </w:r>
      </w:ins>
      <w:ins w:id="253" w:author="Benton, Deon" w:date="2026-02-11T13:09:00Z" w16du:dateUtc="2026-02-11T19:09:00Z">
        <w:r w:rsidR="003C6BCE">
          <w:rPr>
            <w:rFonts w:ascii="Times New Roman" w:eastAsia="Times New Roman" w:hAnsi="Times New Roman" w:cs="Times New Roman"/>
          </w:rPr>
          <w:t xml:space="preserve"> </w:t>
        </w:r>
      </w:ins>
      <w:ins w:id="254" w:author="Benton, Deon" w:date="2026-02-11T14:05:00Z" w16du:dateUtc="2026-02-11T20:05:00Z">
        <w:r w:rsidR="00780892">
          <w:rPr>
            <w:rFonts w:ascii="Times New Roman" w:eastAsia="Times New Roman" w:hAnsi="Times New Roman" w:cs="Times New Roman"/>
          </w:rPr>
          <w:t>was specifically interested in modeling was that by</w:t>
        </w:r>
      </w:ins>
      <w:ins w:id="255" w:author="Benton, Deon" w:date="2026-02-11T13:00:00Z" w16du:dateUtc="2026-02-11T19:00:00Z">
        <w:r w:rsidR="00655804">
          <w:rPr>
            <w:rFonts w:ascii="Times New Roman" w:eastAsia="Times New Roman" w:hAnsi="Times New Roman" w:cs="Times New Roman"/>
          </w:rPr>
          <w:t xml:space="preserve"> Gergely et al</w:t>
        </w:r>
      </w:ins>
      <w:ins w:id="256" w:author="Benton, Deon" w:date="2026-02-11T13:10:00Z" w16du:dateUtc="2026-02-11T19:10:00Z">
        <w:r w:rsidR="003C6BCE">
          <w:rPr>
            <w:rFonts w:ascii="Times New Roman" w:eastAsia="Times New Roman" w:hAnsi="Times New Roman" w:cs="Times New Roman"/>
          </w:rPr>
          <w:t xml:space="preserve">. </w:t>
        </w:r>
      </w:ins>
      <w:ins w:id="257" w:author="Benton, Deon" w:date="2026-02-11T13:00:00Z" w16du:dateUtc="2026-02-11T19:00:00Z">
        <w:r w:rsidR="00655804">
          <w:rPr>
            <w:rFonts w:ascii="Times New Roman" w:eastAsia="Times New Roman" w:hAnsi="Times New Roman" w:cs="Times New Roman"/>
          </w:rPr>
          <w:t>(1995</w:t>
        </w:r>
      </w:ins>
      <w:ins w:id="258" w:author="Benton, Deon" w:date="2026-02-11T13:01:00Z" w16du:dateUtc="2026-02-11T19:01:00Z">
        <w:r w:rsidR="00655804">
          <w:rPr>
            <w:rFonts w:ascii="Times New Roman" w:eastAsia="Times New Roman" w:hAnsi="Times New Roman" w:cs="Times New Roman"/>
          </w:rPr>
          <w:t>)</w:t>
        </w:r>
      </w:ins>
      <w:ins w:id="259" w:author="Benton, Deon" w:date="2026-02-11T13:09:00Z" w16du:dateUtc="2026-02-11T19:09:00Z">
        <w:r w:rsidR="003C6BCE">
          <w:rPr>
            <w:rFonts w:ascii="Times New Roman" w:eastAsia="Times New Roman" w:hAnsi="Times New Roman" w:cs="Times New Roman"/>
          </w:rPr>
          <w:t>,</w:t>
        </w:r>
      </w:ins>
      <w:ins w:id="260" w:author="Benton, Deon" w:date="2026-02-11T13:12:00Z" w16du:dateUtc="2026-02-11T19:12:00Z">
        <w:r w:rsidR="00F83D8A">
          <w:rPr>
            <w:rFonts w:ascii="Times New Roman" w:eastAsia="Times New Roman" w:hAnsi="Times New Roman" w:cs="Times New Roman"/>
          </w:rPr>
          <w:t xml:space="preserve"> </w:t>
        </w:r>
      </w:ins>
      <w:ins w:id="261" w:author="Benton, Deon" w:date="2026-02-11T14:05:00Z" w16du:dateUtc="2026-02-11T20:05:00Z">
        <w:r w:rsidR="00780892">
          <w:rPr>
            <w:rFonts w:ascii="Times New Roman" w:eastAsia="Times New Roman" w:hAnsi="Times New Roman" w:cs="Times New Roman"/>
          </w:rPr>
          <w:t>it remains to be seen</w:t>
        </w:r>
      </w:ins>
      <w:ins w:id="262" w:author="Benton, Deon" w:date="2026-02-11T13:12:00Z" w16du:dateUtc="2026-02-11T19:12:00Z">
        <w:r w:rsidR="00F83D8A">
          <w:rPr>
            <w:rFonts w:ascii="Times New Roman" w:eastAsia="Times New Roman" w:hAnsi="Times New Roman" w:cs="Times New Roman"/>
          </w:rPr>
          <w:t xml:space="preserve"> whether the same model</w:t>
        </w:r>
      </w:ins>
      <w:ins w:id="263" w:author="Benton, Deon" w:date="2026-02-11T13:09:00Z" w16du:dateUtc="2026-02-11T19:09:00Z">
        <w:r w:rsidR="003C6BCE">
          <w:rPr>
            <w:rFonts w:ascii="Times New Roman" w:eastAsia="Times New Roman" w:hAnsi="Times New Roman" w:cs="Times New Roman"/>
          </w:rPr>
          <w:t xml:space="preserve"> </w:t>
        </w:r>
      </w:ins>
      <w:ins w:id="264" w:author="Benton, Deon" w:date="2026-02-11T13:35:00Z" w16du:dateUtc="2026-02-11T19:35:00Z">
        <w:r w:rsidR="00476CD9">
          <w:rPr>
            <w:rFonts w:ascii="Times New Roman" w:eastAsia="Times New Roman" w:hAnsi="Times New Roman" w:cs="Times New Roman"/>
          </w:rPr>
          <w:t xml:space="preserve">could be extended to </w:t>
        </w:r>
      </w:ins>
      <w:ins w:id="265" w:author="Benton, Deon" w:date="2026-02-11T13:39:00Z" w16du:dateUtc="2026-02-11T19:39:00Z">
        <w:r w:rsidR="00CC5E9D">
          <w:rPr>
            <w:rFonts w:ascii="Times New Roman" w:eastAsia="Times New Roman" w:hAnsi="Times New Roman" w:cs="Times New Roman"/>
          </w:rPr>
          <w:t xml:space="preserve">capture data in </w:t>
        </w:r>
      </w:ins>
      <w:ins w:id="266" w:author="Benton, Deon" w:date="2026-02-11T13:35:00Z" w16du:dateUtc="2026-02-11T19:35:00Z">
        <w:r w:rsidR="00476CD9">
          <w:rPr>
            <w:rFonts w:ascii="Times New Roman" w:eastAsia="Times New Roman" w:hAnsi="Times New Roman" w:cs="Times New Roman"/>
          </w:rPr>
          <w:t xml:space="preserve">other </w:t>
        </w:r>
      </w:ins>
      <w:ins w:id="267" w:author="Benton, Deon" w:date="2026-02-11T14:05:00Z" w16du:dateUtc="2026-02-11T20:05:00Z">
        <w:r w:rsidR="007B256C">
          <w:rPr>
            <w:rFonts w:ascii="Times New Roman" w:eastAsia="Times New Roman" w:hAnsi="Times New Roman" w:cs="Times New Roman"/>
          </w:rPr>
          <w:t>studies on the same topic</w:t>
        </w:r>
      </w:ins>
      <w:ins w:id="268" w:author="Benton, Deon" w:date="2026-02-11T13:01:00Z" w16du:dateUtc="2026-02-11T19:01:00Z">
        <w:r w:rsidR="00655804">
          <w:rPr>
            <w:rFonts w:ascii="Times New Roman" w:eastAsia="Times New Roman" w:hAnsi="Times New Roman" w:cs="Times New Roman"/>
          </w:rPr>
          <w:t>.</w:t>
        </w:r>
      </w:ins>
      <w:ins w:id="269" w:author="Benton, Deon" w:date="2026-02-11T13:18:00Z" w16du:dateUtc="2026-02-11T19:18:00Z">
        <w:r w:rsidR="00AC6F16">
          <w:rPr>
            <w:rFonts w:ascii="Times New Roman" w:eastAsia="Times New Roman" w:hAnsi="Times New Roman" w:cs="Times New Roman"/>
          </w:rPr>
          <w:t xml:space="preserve"> </w:t>
        </w:r>
      </w:ins>
      <w:ins w:id="270" w:author="Benton, Deon" w:date="2026-02-11T13:46:00Z" w16du:dateUtc="2026-02-11T19:46:00Z">
        <w:r w:rsidR="005541AB" w:rsidRPr="005541AB">
          <w:rPr>
            <w:rFonts w:ascii="Times New Roman" w:eastAsia="Times New Roman" w:hAnsi="Times New Roman" w:cs="Times New Roman"/>
          </w:rPr>
          <w:t xml:space="preserve">One such study that a model like that by </w:t>
        </w:r>
        <w:proofErr w:type="spellStart"/>
        <w:r w:rsidR="005541AB" w:rsidRPr="005541AB">
          <w:rPr>
            <w:rFonts w:ascii="Times New Roman" w:eastAsia="Times New Roman" w:hAnsi="Times New Roman" w:cs="Times New Roman"/>
          </w:rPr>
          <w:t>Overwalle</w:t>
        </w:r>
      </w:ins>
      <w:proofErr w:type="spellEnd"/>
      <w:ins w:id="271" w:author="Benton, Deon" w:date="2026-02-11T13:47:00Z" w16du:dateUtc="2026-02-11T19:47:00Z">
        <w:r w:rsidR="005541AB">
          <w:rPr>
            <w:rFonts w:ascii="Times New Roman" w:eastAsia="Times New Roman" w:hAnsi="Times New Roman" w:cs="Times New Roman"/>
          </w:rPr>
          <w:t xml:space="preserve"> (2010)</w:t>
        </w:r>
      </w:ins>
      <w:ins w:id="272" w:author="Benton, Deon" w:date="2026-02-11T13:46:00Z" w16du:dateUtc="2026-02-11T19:46:00Z">
        <w:r w:rsidR="005541AB" w:rsidRPr="005541AB">
          <w:rPr>
            <w:rFonts w:ascii="Times New Roman" w:eastAsia="Times New Roman" w:hAnsi="Times New Roman" w:cs="Times New Roman"/>
          </w:rPr>
          <w:t xml:space="preserve"> would be expected to struggle </w:t>
        </w:r>
      </w:ins>
      <w:ins w:id="273" w:author="Benton, Deon" w:date="2026-02-11T14:07:00Z" w16du:dateUtc="2026-02-11T20:07:00Z">
        <w:r w:rsidR="00DE5587">
          <w:rPr>
            <w:rFonts w:ascii="Times New Roman" w:eastAsia="Times New Roman" w:hAnsi="Times New Roman" w:cs="Times New Roman"/>
          </w:rPr>
          <w:t xml:space="preserve">with </w:t>
        </w:r>
      </w:ins>
      <w:ins w:id="274" w:author="Benton, Deon" w:date="2026-02-11T13:46:00Z" w16du:dateUtc="2026-02-11T19:46:00Z">
        <w:r w:rsidR="005541AB" w:rsidRPr="005541AB">
          <w:rPr>
            <w:rFonts w:ascii="Times New Roman" w:eastAsia="Times New Roman" w:hAnsi="Times New Roman" w:cs="Times New Roman"/>
          </w:rPr>
          <w:t xml:space="preserve">is that by </w:t>
        </w:r>
      </w:ins>
      <w:proofErr w:type="spellStart"/>
      <w:ins w:id="275"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276" w:author="Benton, Deon" w:date="2026-02-11T14:08:00Z" w16du:dateUtc="2026-02-11T20:08:00Z">
        <w:r w:rsidR="00DE5587">
          <w:rPr>
            <w:rFonts w:ascii="Times New Roman" w:hAnsi="Times New Roman" w:cs="Times New Roman"/>
          </w:rPr>
          <w:t>12-month-olds</w:t>
        </w:r>
      </w:ins>
      <w:ins w:id="277"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278" w:author="Benton, Deon" w:date="2026-02-11T13:48:00Z" w16du:dateUtc="2026-02-11T19:48:00Z">
        <w:r w:rsidR="0095228B">
          <w:rPr>
            <w:rFonts w:ascii="Times New Roman" w:hAnsi="Times New Roman" w:cs="Times New Roman"/>
          </w:rPr>
          <w:t xml:space="preserve">an opaque screen. However, infants could still see the second object and portions of the first object’s curved motion path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w:t>
        </w:r>
      </w:ins>
      <w:proofErr w:type="spellStart"/>
      <w:ins w:id="279"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280"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281" w:author="Benton, Deon" w:date="2026-02-11T13:53:00Z" w16du:dateUtc="2026-02-11T19:53:00Z">
        <w:r w:rsidR="00B00200">
          <w:rPr>
            <w:rFonts w:ascii="Times New Roman" w:hAnsi="Times New Roman" w:cs="Times New Roman"/>
          </w:rPr>
          <w:t xml:space="preserve"> There is reason to suspect that </w:t>
        </w:r>
        <w:proofErr w:type="spellStart"/>
        <w:r w:rsidR="00B00200">
          <w:rPr>
            <w:rFonts w:ascii="Times New Roman" w:hAnsi="Times New Roman" w:cs="Times New Roman"/>
          </w:rPr>
          <w:t>Overwalle’s</w:t>
        </w:r>
        <w:proofErr w:type="spellEnd"/>
        <w:r w:rsidR="00B00200">
          <w:rPr>
            <w:rFonts w:ascii="Times New Roman" w:hAnsi="Times New Roman" w:cs="Times New Roman"/>
          </w:rPr>
          <w:t xml:space="preserve"> (2010) would </w:t>
        </w:r>
        <w:r w:rsidR="00B00200">
          <w:rPr>
            <w:rFonts w:ascii="Times New Roman" w:hAnsi="Times New Roman" w:cs="Times New Roman"/>
          </w:rPr>
          <w:lastRenderedPageBreak/>
          <w:t>struggle to reproduce infants’ responses in this study.</w:t>
        </w:r>
      </w:ins>
      <w:ins w:id="282" w:author="Benton, Deon" w:date="2026-02-11T13:51:00Z" w16du:dateUtc="2026-02-11T19:51:00Z">
        <w:r w:rsidR="00B00200">
          <w:rPr>
            <w:rFonts w:ascii="Times New Roman" w:eastAsia="Times New Roman" w:hAnsi="Times New Roman" w:cs="Times New Roman"/>
          </w:rPr>
          <w:t xml:space="preserve"> </w:t>
        </w:r>
      </w:ins>
      <w:ins w:id="283" w:author="Benton, Deon" w:date="2026-02-11T13:52:00Z" w16du:dateUtc="2026-02-11T19:52:00Z">
        <w:r w:rsidR="00B00200">
          <w:rPr>
            <w:rFonts w:ascii="Times New Roman" w:eastAsia="Times New Roman" w:hAnsi="Times New Roman" w:cs="Times New Roman"/>
          </w:rPr>
          <w:t>This is because</w:t>
        </w:r>
      </w:ins>
      <w:ins w:id="284" w:author="Benton, Deon" w:date="2026-02-11T13:55:00Z" w16du:dateUtc="2026-02-11T19:55:00Z">
        <w:r w:rsidR="00AC7DF7">
          <w:rPr>
            <w:rFonts w:ascii="Times New Roman" w:eastAsia="Times New Roman" w:hAnsi="Times New Roman" w:cs="Times New Roman"/>
          </w:rPr>
          <w:t xml:space="preserve"> to succeed in capturing such response</w:t>
        </w:r>
      </w:ins>
      <w:ins w:id="285" w:author="Benton, Deon" w:date="2026-02-11T14:59:00Z" w16du:dateUtc="2026-02-11T20:59:00Z">
        <w:r w:rsidR="009A322E">
          <w:rPr>
            <w:rFonts w:ascii="Times New Roman" w:eastAsia="Times New Roman" w:hAnsi="Times New Roman" w:cs="Times New Roman"/>
          </w:rPr>
          <w:t>s</w:t>
        </w:r>
      </w:ins>
      <w:ins w:id="286" w:author="Benton, Deon" w:date="2026-02-11T13:55:00Z" w16du:dateUtc="2026-02-11T19:55:00Z">
        <w:r w:rsidR="00AC7DF7">
          <w:rPr>
            <w:rFonts w:ascii="Times New Roman" w:eastAsia="Times New Roman" w:hAnsi="Times New Roman" w:cs="Times New Roman"/>
          </w:rPr>
          <w:t>,</w:t>
        </w:r>
      </w:ins>
      <w:ins w:id="287" w:author="Benton, Deon" w:date="2026-02-11T13:52:00Z" w16du:dateUtc="2026-02-11T19:52:00Z">
        <w:r w:rsidR="00B00200">
          <w:rPr>
            <w:rFonts w:ascii="Times New Roman" w:eastAsia="Times New Roman" w:hAnsi="Times New Roman" w:cs="Times New Roman"/>
          </w:rPr>
          <w:t xml:space="preserve"> </w:t>
        </w:r>
      </w:ins>
      <w:ins w:id="288" w:author="Benton, Deon" w:date="2026-02-11T14:59:00Z" w16du:dateUtc="2026-02-11T20:59:00Z">
        <w:r w:rsidR="009A322E">
          <w:rPr>
            <w:rFonts w:ascii="Times New Roman" w:eastAsia="Times New Roman" w:hAnsi="Times New Roman" w:cs="Times New Roman"/>
          </w:rPr>
          <w:t>it is necessary for the model</w:t>
        </w:r>
      </w:ins>
      <w:ins w:id="289" w:author="Benton, Deon" w:date="2026-02-11T13:51:00Z" w16du:dateUtc="2026-02-11T19:51:00Z">
        <w:r w:rsidR="00B00200" w:rsidRPr="00B00200">
          <w:rPr>
            <w:rFonts w:ascii="Times New Roman" w:eastAsia="Times New Roman" w:hAnsi="Times New Roman" w:cs="Times New Roman"/>
          </w:rPr>
          <w:t xml:space="preserve"> spontaneously </w:t>
        </w:r>
      </w:ins>
      <w:ins w:id="290" w:author="Benton, Deon" w:date="2026-02-11T13:56:00Z" w16du:dateUtc="2026-02-11T19:56:00Z">
        <w:r w:rsidR="00173688">
          <w:rPr>
            <w:rFonts w:ascii="Times New Roman" w:eastAsia="Times New Roman" w:hAnsi="Times New Roman" w:cs="Times New Roman"/>
          </w:rPr>
          <w:t>to</w:t>
        </w:r>
      </w:ins>
      <w:ins w:id="291" w:author="Benton, Deon" w:date="2026-02-11T13:51:00Z" w16du:dateUtc="2026-02-11T19:51:00Z">
        <w:r w:rsidR="00B00200" w:rsidRPr="00B00200">
          <w:rPr>
            <w:rFonts w:ascii="Times New Roman" w:eastAsia="Times New Roman" w:hAnsi="Times New Roman" w:cs="Times New Roman"/>
          </w:rPr>
          <w:t xml:space="preserve"> </w:t>
        </w:r>
      </w:ins>
      <w:ins w:id="292" w:author="Benton, Deon" w:date="2026-02-11T13:56:00Z" w16du:dateUtc="2026-02-11T19:56:00Z">
        <w:r w:rsidR="00173688">
          <w:rPr>
            <w:rFonts w:ascii="Times New Roman" w:eastAsia="Times New Roman" w:hAnsi="Times New Roman" w:cs="Times New Roman"/>
          </w:rPr>
          <w:t>infer aspects</w:t>
        </w:r>
      </w:ins>
      <w:ins w:id="293" w:author="Benton, Deon" w:date="2026-02-11T13:51:00Z" w16du:dateUtc="2026-02-11T19:51:00Z">
        <w:r w:rsidR="00B00200" w:rsidRPr="00B00200">
          <w:rPr>
            <w:rFonts w:ascii="Times New Roman" w:eastAsia="Times New Roman" w:hAnsi="Times New Roman" w:cs="Times New Roman"/>
          </w:rPr>
          <w:t xml:space="preserve"> of the visual array that were not present during initial training and</w:t>
        </w:r>
      </w:ins>
      <w:ins w:id="294" w:author="Benton, Deon" w:date="2026-02-11T13:56:00Z" w16du:dateUtc="2026-02-11T19:56:00Z">
        <w:r w:rsidR="00173688">
          <w:rPr>
            <w:rFonts w:ascii="Times New Roman" w:eastAsia="Times New Roman" w:hAnsi="Times New Roman" w:cs="Times New Roman"/>
          </w:rPr>
          <w:t xml:space="preserve"> that </w:t>
        </w:r>
      </w:ins>
      <w:ins w:id="295" w:author="Benton, Deon" w:date="2026-02-11T13:51:00Z" w16du:dateUtc="2026-02-11T19:51:00Z">
        <w:r w:rsidR="00B00200" w:rsidRPr="00B00200">
          <w:rPr>
            <w:rFonts w:ascii="Times New Roman" w:eastAsia="Times New Roman" w:hAnsi="Times New Roman" w:cs="Times New Roman"/>
          </w:rPr>
          <w:t xml:space="preserve">could only be predicted </w:t>
        </w:r>
      </w:ins>
      <w:ins w:id="296" w:author="Benton, Deon" w:date="2026-02-11T13:56:00Z" w16du:dateUtc="2026-02-11T19:56:00Z">
        <w:r w:rsidR="00173688">
          <w:rPr>
            <w:rFonts w:ascii="Times New Roman" w:eastAsia="Times New Roman" w:hAnsi="Times New Roman" w:cs="Times New Roman"/>
          </w:rPr>
          <w:t xml:space="preserve">either </w:t>
        </w:r>
      </w:ins>
      <w:ins w:id="297" w:author="Benton, Deon" w:date="2026-02-11T13:51:00Z" w16du:dateUtc="2026-02-11T19:51:00Z">
        <w:r w:rsidR="00B00200" w:rsidRPr="00B00200">
          <w:rPr>
            <w:rFonts w:ascii="Times New Roman" w:eastAsia="Times New Roman" w:hAnsi="Times New Roman" w:cs="Times New Roman"/>
          </w:rPr>
          <w:t>from prior experience</w:t>
        </w:r>
      </w:ins>
      <w:ins w:id="298" w:author="Benton, Deon" w:date="2026-02-11T13:56:00Z" w16du:dateUtc="2026-02-11T19:56:00Z">
        <w:r w:rsidR="00173688">
          <w:rPr>
            <w:rFonts w:ascii="Times New Roman" w:eastAsia="Times New Roman" w:hAnsi="Times New Roman" w:cs="Times New Roman"/>
          </w:rPr>
          <w:t xml:space="preserve"> or</w:t>
        </w:r>
      </w:ins>
      <w:ins w:id="299" w:author="Benton, Deon" w:date="2026-02-11T15:00:00Z" w16du:dateUtc="2026-02-11T21:00:00Z">
        <w:r w:rsidR="00926560">
          <w:rPr>
            <w:rFonts w:ascii="Times New Roman" w:eastAsia="Times New Roman" w:hAnsi="Times New Roman" w:cs="Times New Roman"/>
          </w:rPr>
          <w:t xml:space="preserve"> from</w:t>
        </w:r>
      </w:ins>
      <w:ins w:id="300" w:author="Benton, Deon" w:date="2026-02-11T13:57:00Z" w16du:dateUtc="2026-02-11T19:57:00Z">
        <w:r w:rsidR="00173688">
          <w:rPr>
            <w:rFonts w:ascii="Times New Roman" w:eastAsia="Times New Roman" w:hAnsi="Times New Roman" w:cs="Times New Roman"/>
          </w:rPr>
          <w:t xml:space="preserve"> </w:t>
        </w:r>
      </w:ins>
      <w:ins w:id="301" w:author="Benton, Deon" w:date="2026-02-11T15:00:00Z" w16du:dateUtc="2026-02-11T21:00:00Z">
        <w:r w:rsidR="00926560">
          <w:rPr>
            <w:rFonts w:ascii="Times New Roman" w:eastAsia="Times New Roman" w:hAnsi="Times New Roman" w:cs="Times New Roman"/>
          </w:rPr>
          <w:t>innate knowledge</w:t>
        </w:r>
      </w:ins>
      <w:ins w:id="302" w:author="Benton, Deon" w:date="2026-02-11T13:57:00Z" w16du:dateUtc="2026-02-11T19:57:00Z">
        <w:r w:rsidR="00173688">
          <w:rPr>
            <w:rFonts w:ascii="Times New Roman" w:eastAsia="Times New Roman" w:hAnsi="Times New Roman" w:cs="Times New Roman"/>
          </w:rPr>
          <w:t>.</w:t>
        </w:r>
      </w:ins>
      <w:ins w:id="303" w:author="Benton, Deon" w:date="2026-02-11T13:54:00Z" w16du:dateUtc="2026-02-11T19:54:00Z">
        <w:r w:rsidR="00AC7DF7">
          <w:rPr>
            <w:rFonts w:ascii="Times New Roman" w:eastAsia="Times New Roman" w:hAnsi="Times New Roman" w:cs="Times New Roman"/>
          </w:rPr>
          <w:t xml:space="preserve"> Given that a barrier would need to be a</w:t>
        </w:r>
      </w:ins>
      <w:ins w:id="304" w:author="Benton, Deon" w:date="2026-02-11T13:55:00Z" w16du:dateUtc="2026-02-11T19:55:00Z">
        <w:r w:rsidR="00AC7DF7">
          <w:rPr>
            <w:rFonts w:ascii="Times New Roman" w:eastAsia="Times New Roman" w:hAnsi="Times New Roman" w:cs="Times New Roman"/>
          </w:rPr>
          <w:t>bsent</w:t>
        </w:r>
      </w:ins>
      <w:ins w:id="305" w:author="Benton, Deon" w:date="2026-02-11T15:47:00Z" w16du:dateUtc="2026-02-11T21:47:00Z">
        <w:r w:rsidR="00F46D12">
          <w:rPr>
            <w:rFonts w:ascii="Times New Roman" w:eastAsia="Times New Roman" w:hAnsi="Times New Roman" w:cs="Times New Roman"/>
          </w:rPr>
          <w:t xml:space="preserve"> during the habituation phase</w:t>
        </w:r>
      </w:ins>
      <w:ins w:id="306" w:author="Benton, Deon" w:date="2026-02-11T13:55:00Z" w16du:dateUtc="2026-02-11T19:55:00Z">
        <w:r w:rsidR="00AC7DF7">
          <w:rPr>
            <w:rFonts w:ascii="Times New Roman" w:eastAsia="Times New Roman" w:hAnsi="Times New Roman" w:cs="Times New Roman"/>
          </w:rPr>
          <w:t xml:space="preserve"> in a model analogue of </w:t>
        </w:r>
        <w:proofErr w:type="spellStart"/>
        <w:r w:rsidR="00AC7DF7">
          <w:rPr>
            <w:rFonts w:ascii="Times New Roman" w:eastAsia="Times New Roman" w:hAnsi="Times New Roman" w:cs="Times New Roman"/>
          </w:rPr>
          <w:t>Csibra</w:t>
        </w:r>
        <w:proofErr w:type="spellEnd"/>
        <w:r w:rsidR="00AC7DF7">
          <w:rPr>
            <w:rFonts w:ascii="Times New Roman" w:eastAsia="Times New Roman" w:hAnsi="Times New Roman" w:cs="Times New Roman"/>
          </w:rPr>
          <w:t xml:space="preserve"> et al. (2010),</w:t>
        </w:r>
      </w:ins>
      <w:ins w:id="307" w:author="Benton, Deon" w:date="2026-02-11T13:59:00Z" w16du:dateUtc="2026-02-11T19:59:00Z">
        <w:r w:rsidR="00381B79">
          <w:rPr>
            <w:rFonts w:ascii="Times New Roman" w:eastAsia="Times New Roman" w:hAnsi="Times New Roman" w:cs="Times New Roman"/>
          </w:rPr>
          <w:t xml:space="preserve"> </w:t>
        </w:r>
      </w:ins>
      <w:ins w:id="308" w:author="Benton, Deon" w:date="2026-02-11T14:03:00Z" w16du:dateUtc="2026-02-11T20:03:00Z">
        <w:r w:rsidR="000163C0" w:rsidRPr="000163C0">
          <w:rPr>
            <w:rFonts w:ascii="Times New Roman" w:eastAsia="Times New Roman" w:hAnsi="Times New Roman" w:cs="Times New Roman"/>
          </w:rPr>
          <w:t xml:space="preserve">it is unlikely that </w:t>
        </w:r>
        <w:proofErr w:type="spellStart"/>
        <w:r w:rsidR="000163C0" w:rsidRPr="000163C0">
          <w:rPr>
            <w:rFonts w:ascii="Times New Roman" w:eastAsia="Times New Roman" w:hAnsi="Times New Roman" w:cs="Times New Roman"/>
          </w:rPr>
          <w:t>Overwalle’s</w:t>
        </w:r>
        <w:proofErr w:type="spellEnd"/>
        <w:r w:rsidR="000163C0" w:rsidRPr="000163C0">
          <w:rPr>
            <w:rFonts w:ascii="Times New Roman" w:eastAsia="Times New Roman" w:hAnsi="Times New Roman" w:cs="Times New Roman"/>
          </w:rPr>
          <w:t xml:space="preserve"> (2010)</w:t>
        </w:r>
      </w:ins>
      <w:ins w:id="309" w:author="Benton, Deon" w:date="2026-02-11T15:00:00Z" w16du:dateUtc="2026-02-11T21:00:00Z">
        <w:r w:rsidR="005B79AB">
          <w:rPr>
            <w:rFonts w:ascii="Times New Roman" w:eastAsia="Times New Roman" w:hAnsi="Times New Roman" w:cs="Times New Roman"/>
          </w:rPr>
          <w:t xml:space="preserve"> model</w:t>
        </w:r>
      </w:ins>
      <w:ins w:id="310" w:author="Benton, Deon" w:date="2026-02-11T14:03:00Z" w16du:dateUtc="2026-02-11T20:03:00Z">
        <w:r w:rsidR="000163C0" w:rsidRPr="000163C0">
          <w:rPr>
            <w:rFonts w:ascii="Times New Roman" w:eastAsia="Times New Roman" w:hAnsi="Times New Roman" w:cs="Times New Roman"/>
          </w:rPr>
          <w:t xml:space="preserve"> would be able to infer the presence of a barrier at test when no such </w:t>
        </w:r>
        <w:r w:rsidR="00780892">
          <w:rPr>
            <w:rFonts w:ascii="Times New Roman" w:eastAsia="Times New Roman" w:hAnsi="Times New Roman" w:cs="Times New Roman"/>
          </w:rPr>
          <w:t xml:space="preserve">barrier </w:t>
        </w:r>
        <w:r w:rsidR="000163C0" w:rsidRPr="000163C0">
          <w:rPr>
            <w:rFonts w:ascii="Times New Roman" w:eastAsia="Times New Roman" w:hAnsi="Times New Roman" w:cs="Times New Roman"/>
          </w:rPr>
          <w:t xml:space="preserve">was </w:t>
        </w:r>
        <w:r w:rsidR="00780892">
          <w:rPr>
            <w:rFonts w:ascii="Times New Roman" w:eastAsia="Times New Roman" w:hAnsi="Times New Roman" w:cs="Times New Roman"/>
          </w:rPr>
          <w:t>present</w:t>
        </w:r>
        <w:r w:rsidR="000163C0" w:rsidRPr="000163C0">
          <w:rPr>
            <w:rFonts w:ascii="Times New Roman" w:eastAsia="Times New Roman" w:hAnsi="Times New Roman" w:cs="Times New Roman"/>
          </w:rPr>
          <w:t xml:space="preserve"> during initial training</w:t>
        </w:r>
      </w:ins>
      <w:ins w:id="311" w:author="Benton, Deon" w:date="2026-02-11T15:47:00Z" w16du:dateUtc="2026-02-11T21:47:00Z">
        <w:r w:rsidR="00F46D12">
          <w:rPr>
            <w:rFonts w:ascii="Times New Roman" w:eastAsia="Times New Roman" w:hAnsi="Times New Roman" w:cs="Times New Roman"/>
          </w:rPr>
          <w:t xml:space="preserve"> (</w:t>
        </w:r>
      </w:ins>
      <w:ins w:id="312" w:author="Benton, Deon" w:date="2026-02-11T15:48:00Z" w16du:dateUtc="2026-02-11T21:48:00Z">
        <w:r w:rsidR="00F46D12">
          <w:rPr>
            <w:rFonts w:ascii="Times New Roman" w:eastAsia="Times New Roman" w:hAnsi="Times New Roman" w:cs="Times New Roman"/>
          </w:rPr>
          <w:t>i.e., habituation)</w:t>
        </w:r>
      </w:ins>
      <w:ins w:id="313" w:author="Benton, Deon" w:date="2026-02-11T14:03:00Z" w16du:dateUtc="2026-02-11T20:03:00Z">
        <w:r w:rsidR="00780892">
          <w:rPr>
            <w:rFonts w:ascii="Times New Roman" w:eastAsia="Times New Roman" w:hAnsi="Times New Roman" w:cs="Times New Roman"/>
          </w:rPr>
          <w:t>.</w:t>
        </w:r>
      </w:ins>
    </w:p>
    <w:p w14:paraId="6BEE43CD" w14:textId="1925F82C" w:rsidR="002450CA" w:rsidRDefault="00357EBC" w:rsidP="007E1A4C">
      <w:pPr>
        <w:spacing w:line="480" w:lineRule="auto"/>
        <w:ind w:firstLine="720"/>
        <w:contextualSpacing/>
        <w:rPr>
          <w:ins w:id="314" w:author="Benton, Deon" w:date="2026-02-11T15:52:00Z" w16du:dateUtc="2026-02-11T21:52:00Z"/>
          <w:rFonts w:ascii="Times New Roman" w:hAnsi="Times New Roman" w:cs="Times New Roman"/>
        </w:rPr>
      </w:pPr>
      <w:ins w:id="315" w:author="Benton, Deon" w:date="2026-02-11T10:41:00Z" w16du:dateUtc="2026-02-11T16:41:00Z">
        <w:r>
          <w:rPr>
            <w:rFonts w:ascii="Times New Roman" w:eastAsia="Times New Roman" w:hAnsi="Times New Roman" w:cs="Times New Roman"/>
          </w:rPr>
          <w:t>Because</w:t>
        </w:r>
        <w:r w:rsidR="00B304D6">
          <w:rPr>
            <w:rFonts w:ascii="Times New Roman" w:eastAsia="Times New Roman" w:hAnsi="Times New Roman" w:cs="Times New Roman"/>
          </w:rPr>
          <w:t xml:space="preserve"> </w:t>
        </w:r>
      </w:ins>
      <w:ins w:id="316" w:author="Benton, Deon" w:date="2026-02-11T16:23:00Z" w16du:dateUtc="2026-02-11T22:23:00Z">
        <w:r w:rsidR="002C5F74">
          <w:rPr>
            <w:rFonts w:ascii="Times New Roman" w:eastAsia="Times New Roman" w:hAnsi="Times New Roman" w:cs="Times New Roman"/>
          </w:rPr>
          <w:t>the</w:t>
        </w:r>
      </w:ins>
      <w:ins w:id="317" w:author="Benton, Deon" w:date="2026-02-11T10:41:00Z" w16du:dateUtc="2026-02-11T16:41:00Z">
        <w:r>
          <w:rPr>
            <w:rFonts w:ascii="Times New Roman" w:eastAsia="Times New Roman" w:hAnsi="Times New Roman" w:cs="Times New Roman"/>
          </w:rPr>
          <w:t xml:space="preserve"> limitations</w:t>
        </w:r>
      </w:ins>
      <w:ins w:id="318" w:author="Benton, Deon" w:date="2026-02-11T16:23:00Z" w16du:dateUtc="2026-02-11T22:23:00Z">
        <w:r w:rsidR="002C5F74">
          <w:rPr>
            <w:rFonts w:ascii="Times New Roman" w:eastAsia="Times New Roman" w:hAnsi="Times New Roman" w:cs="Times New Roman"/>
          </w:rPr>
          <w:t xml:space="preserve"> of </w:t>
        </w:r>
        <w:proofErr w:type="spellStart"/>
        <w:r w:rsidR="002C5F74">
          <w:rPr>
            <w:rFonts w:ascii="Times New Roman" w:eastAsia="Times New Roman" w:hAnsi="Times New Roman" w:cs="Times New Roman"/>
          </w:rPr>
          <w:t>Overwalle’s</w:t>
        </w:r>
        <w:proofErr w:type="spellEnd"/>
        <w:r w:rsidR="002C5F74">
          <w:rPr>
            <w:rFonts w:ascii="Times New Roman" w:eastAsia="Times New Roman" w:hAnsi="Times New Roman" w:cs="Times New Roman"/>
          </w:rPr>
          <w:t xml:space="preserve"> (2010) </w:t>
        </w:r>
        <w:r w:rsidR="00360DC5">
          <w:rPr>
            <w:rFonts w:ascii="Times New Roman" w:eastAsia="Times New Roman" w:hAnsi="Times New Roman" w:cs="Times New Roman"/>
          </w:rPr>
          <w:t>model</w:t>
        </w:r>
      </w:ins>
      <w:r w:rsidR="00524642">
        <w:rPr>
          <w:rFonts w:ascii="Times New Roman" w:hAnsi="Times New Roman" w:cs="Times New Roman"/>
        </w:rPr>
        <w:t>, the</w:t>
      </w:r>
      <w:ins w:id="319" w:author="Benton, Deon" w:date="2026-02-11T16:10:00Z" w16du:dateUtc="2026-02-11T22:10:00Z">
        <w:r w:rsidR="002265B0">
          <w:rPr>
            <w:rFonts w:ascii="Times New Roman" w:hAnsi="Times New Roman" w:cs="Times New Roman"/>
          </w:rPr>
          <w:t xml:space="preserve"> </w:t>
        </w:r>
      </w:ins>
      <w:ins w:id="320" w:author="Benton, Deon" w:date="2026-02-11T16:12:00Z" w16du:dateUtc="2026-02-11T22:12:00Z">
        <w:r w:rsidR="00431A61">
          <w:rPr>
            <w:rFonts w:ascii="Times New Roman" w:hAnsi="Times New Roman" w:cs="Times New Roman"/>
          </w:rPr>
          <w:t>goals</w:t>
        </w:r>
      </w:ins>
      <w:ins w:id="321" w:author="Benton, Deon" w:date="2026-02-11T16:10:00Z" w16du:dateUtc="2026-02-11T22:10:00Z">
        <w:r w:rsidR="002265B0">
          <w:rPr>
            <w:rFonts w:ascii="Times New Roman" w:hAnsi="Times New Roman" w:cs="Times New Roman"/>
          </w:rPr>
          <w:t xml:space="preserve"> of the </w:t>
        </w:r>
      </w:ins>
      <w:ins w:id="322" w:author="Benton, Deon" w:date="2026-02-11T14:10:00Z" w16du:dateUtc="2026-02-11T20:10:00Z">
        <w:r w:rsidR="00BC654B">
          <w:rPr>
            <w:rFonts w:ascii="Times New Roman" w:hAnsi="Times New Roman" w:cs="Times New Roman"/>
          </w:rPr>
          <w:t>present paper</w:t>
        </w:r>
      </w:ins>
      <w:ins w:id="323" w:author="Benton, Deon" w:date="2026-02-11T16:10:00Z" w16du:dateUtc="2026-02-11T22:10:00Z">
        <w:r w:rsidR="002265B0">
          <w:rPr>
            <w:rFonts w:ascii="Times New Roman" w:hAnsi="Times New Roman" w:cs="Times New Roman"/>
          </w:rPr>
          <w:t xml:space="preserve"> </w:t>
        </w:r>
      </w:ins>
      <w:ins w:id="324" w:author="Benton, Deon" w:date="2026-02-11T16:12:00Z" w16du:dateUtc="2026-02-11T22:12:00Z">
        <w:r w:rsidR="00431A61">
          <w:rPr>
            <w:rFonts w:ascii="Times New Roman" w:hAnsi="Times New Roman" w:cs="Times New Roman"/>
          </w:rPr>
          <w:t>were twofold. The first goal was to</w:t>
        </w:r>
      </w:ins>
      <w:ins w:id="325" w:author="Benton, Deon" w:date="2026-02-11T16:10:00Z" w16du:dateUtc="2026-02-11T22:10:00Z">
        <w:r w:rsidR="002265B0">
          <w:rPr>
            <w:rFonts w:ascii="Times New Roman" w:hAnsi="Times New Roman" w:cs="Times New Roman"/>
          </w:rPr>
          <w:t xml:space="preserve"> develop </w:t>
        </w:r>
      </w:ins>
      <w:ins w:id="326" w:author="Benton, Deon" w:date="2026-02-11T16:11:00Z" w16du:dateUtc="2026-02-11T22:11:00Z">
        <w:r w:rsidR="002265B0">
          <w:rPr>
            <w:rFonts w:ascii="Times New Roman" w:hAnsi="Times New Roman" w:cs="Times New Roman"/>
          </w:rPr>
          <w:t>an alternative lean account that</w:t>
        </w:r>
      </w:ins>
      <w:ins w:id="327" w:author="Benton, Deon" w:date="2026-02-11T16:22:00Z" w16du:dateUtc="2026-02-11T22:22:00Z">
        <w:r w:rsidR="002C5F74">
          <w:rPr>
            <w:rFonts w:ascii="Times New Roman" w:hAnsi="Times New Roman" w:cs="Times New Roman"/>
          </w:rPr>
          <w:t xml:space="preserve"> addresses many of the limitations mentioned above and</w:t>
        </w:r>
      </w:ins>
      <w:ins w:id="328" w:author="Benton, Deon" w:date="2026-02-11T16:11:00Z" w16du:dateUtc="2026-02-11T22:11:00Z">
        <w:r w:rsidR="002265B0">
          <w:rPr>
            <w:rFonts w:ascii="Times New Roman" w:hAnsi="Times New Roman" w:cs="Times New Roman"/>
          </w:rPr>
          <w:t xml:space="preserve"> explains infants’ performance in action understanding studies in terms of learning and general processes that process and operate over low-level perceptual features</w:t>
        </w:r>
      </w:ins>
      <w:ins w:id="329" w:author="Benton, Deon" w:date="2026-02-11T16:12:00Z" w16du:dateUtc="2026-02-11T22:12:00Z">
        <w:r w:rsidR="00431A61">
          <w:rPr>
            <w:rFonts w:ascii="Times New Roman" w:hAnsi="Times New Roman" w:cs="Times New Roman"/>
          </w:rPr>
          <w:t xml:space="preserve">. The second goal was </w:t>
        </w:r>
      </w:ins>
      <w:ins w:id="330" w:author="Benton, Deon" w:date="2026-02-11T16:13:00Z" w16du:dateUtc="2026-02-11T22:13:00Z">
        <w:r w:rsidR="00431A61">
          <w:rPr>
            <w:rFonts w:ascii="Times New Roman" w:hAnsi="Times New Roman" w:cs="Times New Roman"/>
          </w:rPr>
          <w:t xml:space="preserve">to </w:t>
        </w:r>
      </w:ins>
      <w:ins w:id="331" w:author="Benton, Deon" w:date="2026-02-11T16:14:00Z" w16du:dateUtc="2026-02-11T22:14:00Z">
        <w:r w:rsidR="00431A61">
          <w:rPr>
            <w:rFonts w:ascii="Times New Roman" w:hAnsi="Times New Roman" w:cs="Times New Roman"/>
          </w:rPr>
          <w:t xml:space="preserve">challenge the </w:t>
        </w:r>
      </w:ins>
      <w:ins w:id="332" w:author="Benton, Deon" w:date="2026-02-11T16:17:00Z" w16du:dateUtc="2026-02-11T22:17:00Z">
        <w:r w:rsidR="002F0A86">
          <w:rPr>
            <w:rFonts w:ascii="Times New Roman" w:hAnsi="Times New Roman" w:cs="Times New Roman"/>
          </w:rPr>
          <w:t xml:space="preserve">notion that infants’ action understanding is underpinned by </w:t>
        </w:r>
      </w:ins>
      <w:ins w:id="333" w:author="Benton, Deon" w:date="2026-02-11T16:18:00Z" w16du:dateUtc="2026-02-11T22:18:00Z">
        <w:r w:rsidR="002F0A86">
          <w:rPr>
            <w:rFonts w:ascii="Times New Roman" w:hAnsi="Times New Roman" w:cs="Times New Roman"/>
          </w:rPr>
          <w:t>domain</w:t>
        </w:r>
      </w:ins>
      <w:ins w:id="334" w:author="Benton, Deon" w:date="2026-02-11T16:14:00Z" w16du:dateUtc="2026-02-11T22:14:00Z">
        <w:r w:rsidR="00431A61">
          <w:rPr>
            <w:rFonts w:ascii="Times New Roman" w:hAnsi="Times New Roman" w:cs="Times New Roman"/>
          </w:rPr>
          <w:t xml:space="preserve">-specific mechanisms </w:t>
        </w:r>
      </w:ins>
      <w:ins w:id="335" w:author="Benton, Deon" w:date="2026-02-11T16:15:00Z" w16du:dateUtc="2026-02-11T22:15:00Z">
        <w:r w:rsidR="00137227">
          <w:rPr>
            <w:rFonts w:ascii="Times New Roman" w:hAnsi="Times New Roman" w:cs="Times New Roman"/>
          </w:rPr>
          <w:t>and</w:t>
        </w:r>
      </w:ins>
      <w:ins w:id="336" w:author="Benton, Deon" w:date="2026-02-11T16:18:00Z" w16du:dateUtc="2026-02-11T22:18:00Z">
        <w:r w:rsidR="002F0A86">
          <w:rPr>
            <w:rFonts w:ascii="Times New Roman" w:hAnsi="Times New Roman" w:cs="Times New Roman"/>
          </w:rPr>
          <w:t xml:space="preserve"> abstract and</w:t>
        </w:r>
      </w:ins>
      <w:ins w:id="337" w:author="Benton, Deon" w:date="2026-02-11T16:14:00Z" w16du:dateUtc="2026-02-11T22:14:00Z">
        <w:r w:rsidR="00431A61">
          <w:rPr>
            <w:rFonts w:ascii="Times New Roman" w:hAnsi="Times New Roman" w:cs="Times New Roman"/>
          </w:rPr>
          <w:t xml:space="preserve"> conceptually rich notions of agents, action efficiency, or subjective utility</w:t>
        </w:r>
      </w:ins>
      <w:ins w:id="338" w:author="Benton, Deon" w:date="2026-02-11T16:18:00Z" w16du:dateUtc="2026-02-11T22:18:00Z">
        <w:r w:rsidR="002F0A86">
          <w:rPr>
            <w:rFonts w:ascii="Times New Roman" w:hAnsi="Times New Roman" w:cs="Times New Roman"/>
          </w:rPr>
          <w:t>. I make this case</w:t>
        </w:r>
      </w:ins>
      <w:ins w:id="339" w:author="Benton, Deon" w:date="2026-02-11T16:14:00Z" w16du:dateUtc="2026-02-11T22:14:00Z">
        <w:r w:rsidR="00431A61">
          <w:rPr>
            <w:rFonts w:ascii="Times New Roman" w:hAnsi="Times New Roman" w:cs="Times New Roman"/>
          </w:rPr>
          <w:t xml:space="preserve"> by demonstrating that </w:t>
        </w:r>
      </w:ins>
      <w:ins w:id="340" w:author="Benton, Deon" w:date="2026-02-11T16:12:00Z" w16du:dateUtc="2026-02-11T22:12:00Z">
        <w:r w:rsidR="00431A61">
          <w:rPr>
            <w:rFonts w:ascii="Times New Roman" w:hAnsi="Times New Roman" w:cs="Times New Roman"/>
          </w:rPr>
          <w:t>a</w:t>
        </w:r>
      </w:ins>
      <w:ins w:id="341" w:author="Benton, Deon" w:date="2026-02-11T16:26:00Z" w16du:dateUtc="2026-02-11T22:26:00Z">
        <w:r w:rsidR="00C47923">
          <w:rPr>
            <w:rFonts w:ascii="Times New Roman" w:hAnsi="Times New Roman" w:cs="Times New Roman"/>
          </w:rPr>
          <w:t xml:space="preserve"> connectionist instantiation of this theory in</w:t>
        </w:r>
      </w:ins>
      <w:ins w:id="342" w:author="Benton, Deon" w:date="2026-02-11T16:24:00Z" w16du:dateUtc="2026-02-11T22:24:00Z">
        <w:r w:rsidR="00696E83">
          <w:rPr>
            <w:rFonts w:ascii="Times New Roman" w:hAnsi="Times New Roman" w:cs="Times New Roman"/>
          </w:rPr>
          <w:t xml:space="preserve"> </w:t>
        </w:r>
      </w:ins>
      <w:ins w:id="343" w:author="Benton, Deon" w:date="2026-02-11T16:26:00Z" w16du:dateUtc="2026-02-11T22:26:00Z">
        <w:r w:rsidR="00C47923">
          <w:rPr>
            <w:rFonts w:ascii="Times New Roman" w:hAnsi="Times New Roman" w:cs="Times New Roman"/>
          </w:rPr>
          <w:t>a new</w:t>
        </w:r>
      </w:ins>
      <w:ins w:id="344" w:author="Benton, Deon" w:date="2026-02-11T16:24:00Z" w16du:dateUtc="2026-02-11T22:24:00Z">
        <w:r w:rsidR="00696E83">
          <w:rPr>
            <w:rFonts w:ascii="Times New Roman" w:hAnsi="Times New Roman" w:cs="Times New Roman"/>
          </w:rPr>
          <w:t xml:space="preserve"> model </w:t>
        </w:r>
      </w:ins>
      <w:r w:rsidR="00696E83">
        <w:rPr>
          <w:rFonts w:ascii="Times New Roman" w:hAnsi="Times New Roman" w:cs="Times New Roman"/>
        </w:rPr>
        <w:t xml:space="preserve">called ALIAS </w:t>
      </w:r>
      <w:r w:rsidR="002A46F8">
        <w:rPr>
          <w:rFonts w:ascii="Times New Roman" w:hAnsi="Times New Roman" w:cs="Times New Roman"/>
        </w:rPr>
        <w:t xml:space="preserve">(for </w:t>
      </w:r>
      <w:r w:rsidR="002A46F8" w:rsidRPr="00C749FF">
        <w:rPr>
          <w:rFonts w:ascii="Times New Roman" w:hAnsi="Times New Roman" w:cs="Times New Roman"/>
          <w:u w:val="single"/>
        </w:rPr>
        <w:t>A</w:t>
      </w:r>
      <w:r w:rsidR="002A46F8">
        <w:rPr>
          <w:rFonts w:ascii="Times New Roman" w:hAnsi="Times New Roman" w:cs="Times New Roman"/>
        </w:rPr>
        <w:t xml:space="preserve">ssociative </w:t>
      </w:r>
      <w:r w:rsidR="002A46F8" w:rsidRPr="00C749FF">
        <w:rPr>
          <w:rFonts w:ascii="Times New Roman" w:hAnsi="Times New Roman" w:cs="Times New Roman"/>
          <w:u w:val="single"/>
        </w:rPr>
        <w:t>L</w:t>
      </w:r>
      <w:r w:rsidR="002A46F8">
        <w:rPr>
          <w:rFonts w:ascii="Times New Roman" w:hAnsi="Times New Roman" w:cs="Times New Roman"/>
        </w:rPr>
        <w:t xml:space="preserve">earning for </w:t>
      </w:r>
      <w:r w:rsidR="002A46F8" w:rsidRPr="00C749FF">
        <w:rPr>
          <w:rFonts w:ascii="Times New Roman" w:hAnsi="Times New Roman" w:cs="Times New Roman"/>
          <w:u w:val="single"/>
        </w:rPr>
        <w:t>I</w:t>
      </w:r>
      <w:r w:rsidR="002A46F8">
        <w:rPr>
          <w:rFonts w:ascii="Times New Roman" w:hAnsi="Times New Roman" w:cs="Times New Roman"/>
        </w:rPr>
        <w:t xml:space="preserve">nfant </w:t>
      </w:r>
      <w:r w:rsidR="002A46F8" w:rsidRPr="00C749FF">
        <w:rPr>
          <w:rFonts w:ascii="Times New Roman" w:hAnsi="Times New Roman" w:cs="Times New Roman"/>
          <w:u w:val="single"/>
        </w:rPr>
        <w:t>A</w:t>
      </w:r>
      <w:r w:rsidR="002A46F8">
        <w:rPr>
          <w:rFonts w:ascii="Times New Roman" w:hAnsi="Times New Roman" w:cs="Times New Roman"/>
        </w:rPr>
        <w:t xml:space="preserve">ction </w:t>
      </w:r>
      <w:r w:rsidR="002A46F8">
        <w:rPr>
          <w:rFonts w:ascii="Times New Roman" w:hAnsi="Times New Roman" w:cs="Times New Roman"/>
          <w:b/>
          <w:bCs/>
        </w:rPr>
        <w:t>S</w:t>
      </w:r>
      <w:r w:rsidR="002A46F8">
        <w:rPr>
          <w:rFonts w:ascii="Times New Roman" w:hAnsi="Times New Roman" w:cs="Times New Roman"/>
        </w:rPr>
        <w:t>equences)</w:t>
      </w:r>
      <w:r w:rsidR="00696E83">
        <w:rPr>
          <w:rFonts w:ascii="Times New Roman" w:hAnsi="Times New Roman" w:cs="Times New Roman"/>
        </w:rPr>
        <w:t xml:space="preserve"> </w:t>
      </w:r>
      <w:ins w:id="345" w:author="Benton, Deon" w:date="2026-02-11T16:13:00Z" w16du:dateUtc="2026-02-11T22:13:00Z">
        <w:r w:rsidR="00431A61">
          <w:rPr>
            <w:rFonts w:ascii="Times New Roman" w:hAnsi="Times New Roman" w:cs="Times New Roman"/>
          </w:rPr>
          <w:t xml:space="preserve">can </w:t>
        </w:r>
      </w:ins>
      <w:ins w:id="346" w:author="Benton, Deon" w:date="2026-02-11T16:24:00Z" w16du:dateUtc="2026-02-11T22:24:00Z">
        <w:r w:rsidR="00696E83">
          <w:rPr>
            <w:rFonts w:ascii="Times New Roman" w:hAnsi="Times New Roman" w:cs="Times New Roman"/>
          </w:rPr>
          <w:t xml:space="preserve">readily </w:t>
        </w:r>
      </w:ins>
      <w:ins w:id="347" w:author="Benton, Deon" w:date="2026-02-11T16:13:00Z" w16du:dateUtc="2026-02-11T22:13:00Z">
        <w:r w:rsidR="00431A61">
          <w:rPr>
            <w:rFonts w:ascii="Times New Roman" w:hAnsi="Times New Roman" w:cs="Times New Roman"/>
          </w:rPr>
          <w:t xml:space="preserve">reproduce qualitatively infants’ responses across a range of action understanding studies. </w:t>
        </w:r>
      </w:ins>
    </w:p>
    <w:p w14:paraId="7853E329" w14:textId="4D522817" w:rsidR="002428A9" w:rsidRDefault="00B80D3D" w:rsidP="00220755">
      <w:pPr>
        <w:spacing w:line="480" w:lineRule="auto"/>
        <w:ind w:firstLine="720"/>
        <w:contextualSpacing/>
        <w:rPr>
          <w:ins w:id="348" w:author="Benton, Deon" w:date="2026-02-11T16:58:00Z" w16du:dateUtc="2026-02-11T22:58:00Z"/>
          <w:rFonts w:ascii="Times New Roman" w:hAnsi="Times New Roman" w:cs="Times New Roman"/>
        </w:rPr>
      </w:pPr>
      <w:ins w:id="349" w:author="Benton, Deon" w:date="2026-02-11T16:28:00Z" w16du:dateUtc="2026-02-11T22:28:00Z">
        <w:r>
          <w:rPr>
            <w:rFonts w:ascii="Times New Roman" w:hAnsi="Times New Roman" w:cs="Times New Roman"/>
          </w:rPr>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350"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351" w:author="Benton, Deon" w:date="2026-02-11T16:28:00Z" w16du:dateUtc="2026-02-11T22:28:00Z">
        <w:r w:rsidRPr="00B80D3D">
          <w:rPr>
            <w:rFonts w:ascii="Times New Roman" w:hAnsi="Times New Roman" w:cs="Times New Roman"/>
          </w:rPr>
          <w:t xml:space="preserve"> can be explained by </w:t>
        </w:r>
      </w:ins>
      <w:ins w:id="352" w:author="Benton, Deon" w:date="2026-02-11T16:44:00Z" w16du:dateUtc="2026-02-11T22:44:00Z">
        <w:r w:rsidR="00077880">
          <w:rPr>
            <w:rFonts w:ascii="Times New Roman" w:hAnsi="Times New Roman" w:cs="Times New Roman"/>
          </w:rPr>
          <w:t xml:space="preserve">two factors. The first factor relates to </w:t>
        </w:r>
      </w:ins>
      <w:ins w:id="353" w:author="Benton, Deon" w:date="2026-02-11T16:47:00Z" w16du:dateUtc="2026-02-11T22:47:00Z">
        <w:r w:rsidR="00273B30">
          <w:rPr>
            <w:rFonts w:ascii="Times New Roman" w:hAnsi="Times New Roman" w:cs="Times New Roman"/>
          </w:rPr>
          <w:t>infants’ experience observing different kinds of motion in the real world</w:t>
        </w:r>
      </w:ins>
      <w:ins w:id="354" w:author="Benton, Deon" w:date="2026-02-11T16:44:00Z" w16du:dateUtc="2026-02-11T22:44:00Z">
        <w:r w:rsidR="00B80B47">
          <w:rPr>
            <w:rFonts w:ascii="Times New Roman" w:hAnsi="Times New Roman" w:cs="Times New Roman"/>
          </w:rPr>
          <w:t>.</w:t>
        </w:r>
      </w:ins>
      <w:ins w:id="355" w:author="Benton, Deon" w:date="2026-02-11T16:45:00Z" w16du:dateUtc="2026-02-11T22:45:00Z">
        <w:r w:rsidR="00B80B47">
          <w:rPr>
            <w:rFonts w:ascii="Times New Roman" w:hAnsi="Times New Roman" w:cs="Times New Roman"/>
          </w:rPr>
          <w:t xml:space="preserve"> Specifically, infants’ </w:t>
        </w:r>
      </w:ins>
      <w:ins w:id="356" w:author="Benton, Deon" w:date="2026-02-12T09:40:00Z" w16du:dateUtc="2026-02-12T15:40:00Z">
        <w:r w:rsidR="00465943">
          <w:rPr>
            <w:rFonts w:ascii="Times New Roman" w:hAnsi="Times New Roman" w:cs="Times New Roman"/>
          </w:rPr>
          <w:t>performance</w:t>
        </w:r>
      </w:ins>
      <w:ins w:id="357" w:author="Benton, Deon" w:date="2026-02-11T16:45:00Z" w16du:dateUtc="2026-02-11T22:45:00Z">
        <w:r w:rsidR="00B80B47">
          <w:rPr>
            <w:rFonts w:ascii="Times New Roman" w:hAnsi="Times New Roman" w:cs="Times New Roman"/>
          </w:rPr>
          <w:t xml:space="preserve"> during the test phase of a typical action understanding study</w:t>
        </w:r>
      </w:ins>
      <w:ins w:id="358" w:author="Benton, Deon" w:date="2026-02-11T16:51:00Z" w16du:dateUtc="2026-02-11T22:51:00Z">
        <w:r w:rsidR="00F6074B">
          <w:rPr>
            <w:rFonts w:ascii="Times New Roman" w:hAnsi="Times New Roman" w:cs="Times New Roman"/>
          </w:rPr>
          <w:t xml:space="preserve"> presumably</w:t>
        </w:r>
      </w:ins>
      <w:ins w:id="359" w:author="Benton, Deon" w:date="2026-02-11T16:45:00Z" w16du:dateUtc="2026-02-11T22:45:00Z">
        <w:r w:rsidR="00B80B47">
          <w:rPr>
            <w:rFonts w:ascii="Times New Roman" w:hAnsi="Times New Roman" w:cs="Times New Roman"/>
          </w:rPr>
          <w:t xml:space="preserve"> not only reflects what </w:t>
        </w:r>
      </w:ins>
      <w:ins w:id="360" w:author="Benton, Deon" w:date="2026-02-11T16:51:00Z" w16du:dateUtc="2026-02-11T22:51:00Z">
        <w:r w:rsidR="00F6074B">
          <w:rPr>
            <w:rFonts w:ascii="Times New Roman" w:hAnsi="Times New Roman" w:cs="Times New Roman"/>
          </w:rPr>
          <w:t>is learned</w:t>
        </w:r>
      </w:ins>
      <w:ins w:id="361" w:author="Benton, Deon" w:date="2026-02-11T16:45:00Z" w16du:dateUtc="2026-02-11T22:45:00Z">
        <w:r w:rsidR="00B80B47">
          <w:rPr>
            <w:rFonts w:ascii="Times New Roman" w:hAnsi="Times New Roman" w:cs="Times New Roman"/>
          </w:rPr>
          <w:t xml:space="preserve"> during </w:t>
        </w:r>
      </w:ins>
      <w:ins w:id="362" w:author="Benton, Deon" w:date="2026-02-11T16:54:00Z" w16du:dateUtc="2026-02-11T22:54:00Z">
        <w:r w:rsidR="00D910E2">
          <w:rPr>
            <w:rFonts w:ascii="Times New Roman" w:hAnsi="Times New Roman" w:cs="Times New Roman"/>
          </w:rPr>
          <w:t>habituation,</w:t>
        </w:r>
      </w:ins>
      <w:ins w:id="363" w:author="Benton, Deon" w:date="2026-02-11T16:45:00Z" w16du:dateUtc="2026-02-11T22:45:00Z">
        <w:r w:rsidR="00B80B47">
          <w:rPr>
            <w:rFonts w:ascii="Times New Roman" w:hAnsi="Times New Roman" w:cs="Times New Roman"/>
          </w:rPr>
          <w:t xml:space="preserve"> but it reflects </w:t>
        </w:r>
      </w:ins>
      <w:ins w:id="364" w:author="Benton, Deon" w:date="2026-02-11T16:28:00Z" w16du:dateUtc="2026-02-11T22:28:00Z">
        <w:r w:rsidRPr="00B80D3D">
          <w:rPr>
            <w:rFonts w:ascii="Times New Roman" w:hAnsi="Times New Roman" w:cs="Times New Roman"/>
          </w:rPr>
          <w:t>th</w:t>
        </w:r>
      </w:ins>
      <w:ins w:id="365" w:author="Benton, Deon" w:date="2026-02-11T16:30:00Z" w16du:dateUtc="2026-02-11T22:30:00Z">
        <w:r w:rsidR="001976DC">
          <w:rPr>
            <w:rFonts w:ascii="Times New Roman" w:hAnsi="Times New Roman" w:cs="Times New Roman"/>
          </w:rPr>
          <w:t>eir extens</w:t>
        </w:r>
      </w:ins>
      <w:ins w:id="366" w:author="Benton, Deon" w:date="2026-02-11T16:31:00Z" w16du:dateUtc="2026-02-11T22:31:00Z">
        <w:r w:rsidR="001976DC">
          <w:rPr>
            <w:rFonts w:ascii="Times New Roman" w:hAnsi="Times New Roman" w:cs="Times New Roman"/>
          </w:rPr>
          <w:t xml:space="preserve">ive, </w:t>
        </w:r>
      </w:ins>
      <w:ins w:id="367" w:author="Benton, Deon" w:date="2026-02-11T16:28:00Z" w16du:dateUtc="2026-02-11T22:28:00Z">
        <w:r w:rsidRPr="00B80D3D">
          <w:rPr>
            <w:rFonts w:ascii="Times New Roman" w:hAnsi="Times New Roman" w:cs="Times New Roman"/>
          </w:rPr>
          <w:t xml:space="preserve">real-world, </w:t>
        </w:r>
        <w:proofErr w:type="gramStart"/>
        <w:r w:rsidRPr="00B80D3D">
          <w:rPr>
            <w:rFonts w:ascii="Times New Roman" w:hAnsi="Times New Roman" w:cs="Times New Roman"/>
          </w:rPr>
          <w:t>third-person</w:t>
        </w:r>
        <w:proofErr w:type="gramEnd"/>
        <w:r w:rsidRPr="00B80D3D">
          <w:rPr>
            <w:rFonts w:ascii="Times New Roman" w:hAnsi="Times New Roman" w:cs="Times New Roman"/>
          </w:rPr>
          <w:t xml:space="preserve"> experience</w:t>
        </w:r>
      </w:ins>
      <w:ins w:id="368" w:author="Benton, Deon" w:date="2026-02-11T16:52:00Z" w16du:dateUtc="2026-02-11T22:52:00Z">
        <w:r w:rsidR="00F6074B">
          <w:rPr>
            <w:rFonts w:ascii="Times New Roman" w:hAnsi="Times New Roman" w:cs="Times New Roman"/>
          </w:rPr>
          <w:t xml:space="preserve"> observing individuals interact with one another via </w:t>
        </w:r>
      </w:ins>
      <w:ins w:id="369" w:author="Benton, Deon" w:date="2026-02-11T16:46:00Z" w16du:dateUtc="2026-02-11T22:46:00Z">
        <w:r w:rsidR="00273B30">
          <w:rPr>
            <w:rFonts w:ascii="Times New Roman" w:hAnsi="Times New Roman" w:cs="Times New Roman"/>
          </w:rPr>
          <w:t>straight and curved motion paths</w:t>
        </w:r>
      </w:ins>
      <w:ins w:id="370" w:author="Benton, Deon" w:date="2026-02-11T16:52:00Z" w16du:dateUtc="2026-02-11T22:52:00Z">
        <w:r w:rsidR="00F6074B">
          <w:rPr>
            <w:rFonts w:ascii="Times New Roman" w:hAnsi="Times New Roman" w:cs="Times New Roman"/>
          </w:rPr>
          <w:t>.</w:t>
        </w:r>
      </w:ins>
      <w:ins w:id="371" w:author="Benton, Deon" w:date="2026-02-11T16:28:00Z" w16du:dateUtc="2026-02-11T22:28:00Z">
        <w:r w:rsidRPr="00B80D3D">
          <w:rPr>
            <w:rFonts w:ascii="Times New Roman" w:hAnsi="Times New Roman" w:cs="Times New Roman"/>
          </w:rPr>
          <w:t xml:space="preserve"> </w:t>
        </w:r>
      </w:ins>
      <w:ins w:id="372" w:author="Benton, Deon" w:date="2026-02-12T09:40:00Z" w16du:dateUtc="2026-02-12T15:40:00Z">
        <w:r w:rsidR="00F47A07">
          <w:rPr>
            <w:rFonts w:ascii="Times New Roman" w:hAnsi="Times New Roman" w:cs="Times New Roman"/>
          </w:rPr>
          <w:t>For example</w:t>
        </w:r>
      </w:ins>
      <w:ins w:id="373" w:author="Benton, Deon" w:date="2026-02-11T16:53:00Z" w16du:dateUtc="2026-02-11T22:53:00Z">
        <w:r w:rsidR="00F6074B">
          <w:rPr>
            <w:rFonts w:ascii="Times New Roman" w:hAnsi="Times New Roman" w:cs="Times New Roman"/>
          </w:rPr>
          <w:t>, infants may learn that</w:t>
        </w:r>
      </w:ins>
      <w:ins w:id="374" w:author="Benton, Deon" w:date="2026-02-11T16:48:00Z" w16du:dateUtc="2026-02-11T22:48:00Z">
        <w:r w:rsidR="00044173">
          <w:rPr>
            <w:rFonts w:ascii="Times New Roman" w:hAnsi="Times New Roman" w:cs="Times New Roman"/>
          </w:rPr>
          <w:t xml:space="preserve"> </w:t>
        </w:r>
      </w:ins>
      <w:ins w:id="375" w:author="Benton, Deon" w:date="2026-02-11T16:49:00Z" w16du:dateUtc="2026-02-11T22:49:00Z">
        <w:r w:rsidR="00044173">
          <w:rPr>
            <w:rFonts w:ascii="Times New Roman" w:hAnsi="Times New Roman" w:cs="Times New Roman"/>
          </w:rPr>
          <w:t xml:space="preserve">people </w:t>
        </w:r>
      </w:ins>
      <w:ins w:id="376" w:author="Benton, Deon" w:date="2026-02-12T09:41:00Z" w16du:dateUtc="2026-02-12T15:41:00Z">
        <w:r w:rsidR="00E27F47">
          <w:rPr>
            <w:rFonts w:ascii="Times New Roman" w:hAnsi="Times New Roman" w:cs="Times New Roman"/>
          </w:rPr>
          <w:lastRenderedPageBreak/>
          <w:t xml:space="preserve">mostly, but not always, </w:t>
        </w:r>
      </w:ins>
      <w:ins w:id="377" w:author="Benton, Deon" w:date="2026-02-12T09:43:00Z" w16du:dateUtc="2026-02-12T15:43:00Z">
        <w:r w:rsidR="00885D4C">
          <w:rPr>
            <w:rFonts w:ascii="Times New Roman" w:hAnsi="Times New Roman" w:cs="Times New Roman"/>
          </w:rPr>
          <w:t xml:space="preserve">move along straight motion paths </w:t>
        </w:r>
      </w:ins>
      <w:ins w:id="378" w:author="Benton, Deon" w:date="2026-02-11T16:49:00Z" w16du:dateUtc="2026-02-11T22:49:00Z">
        <w:r w:rsidR="00044173">
          <w:rPr>
            <w:rFonts w:ascii="Times New Roman" w:hAnsi="Times New Roman" w:cs="Times New Roman"/>
          </w:rPr>
          <w:t>in the absence of physical barriers</w:t>
        </w:r>
      </w:ins>
      <w:ins w:id="379" w:author="Benton, Deon" w:date="2026-02-12T09:42:00Z" w16du:dateUtc="2026-02-12T15:42:00Z">
        <w:r w:rsidR="00E27F47">
          <w:rPr>
            <w:rFonts w:ascii="Times New Roman" w:hAnsi="Times New Roman" w:cs="Times New Roman"/>
          </w:rPr>
          <w:t xml:space="preserve">. </w:t>
        </w:r>
      </w:ins>
      <w:ins w:id="380" w:author="Benton, Deon" w:date="2026-02-12T13:09:00Z" w16du:dateUtc="2026-02-12T19:09:00Z">
        <w:r w:rsidR="00806261" w:rsidRPr="00806261">
          <w:rPr>
            <w:rFonts w:ascii="Times New Roman" w:hAnsi="Times New Roman" w:cs="Times New Roman"/>
          </w:rPr>
          <w:t xml:space="preserve">In contrast, because solid objects cannot </w:t>
        </w:r>
      </w:ins>
      <w:ins w:id="381" w:author="Benton, Deon" w:date="2026-02-12T13:10:00Z" w16du:dateUtc="2026-02-12T19:10:00Z">
        <w:r w:rsidR="00806261">
          <w:rPr>
            <w:rFonts w:ascii="Times New Roman" w:hAnsi="Times New Roman" w:cs="Times New Roman"/>
          </w:rPr>
          <w:t xml:space="preserve">simultaneously </w:t>
        </w:r>
      </w:ins>
      <w:ins w:id="382" w:author="Benton, Deon" w:date="2026-02-12T13:09:00Z" w16du:dateUtc="2026-02-12T19:09:00Z">
        <w:r w:rsidR="00806261" w:rsidRPr="00806261">
          <w:rPr>
            <w:rFonts w:ascii="Times New Roman" w:hAnsi="Times New Roman" w:cs="Times New Roman"/>
          </w:rPr>
          <w:t>occupy the same</w:t>
        </w:r>
      </w:ins>
      <w:ins w:id="383" w:author="Benton, Deon" w:date="2026-02-12T13:10:00Z" w16du:dateUtc="2026-02-12T19:10:00Z">
        <w:r w:rsidR="00806261">
          <w:rPr>
            <w:rFonts w:ascii="Times New Roman" w:hAnsi="Times New Roman" w:cs="Times New Roman"/>
          </w:rPr>
          <w:t xml:space="preserve"> position in</w:t>
        </w:r>
      </w:ins>
      <w:ins w:id="384"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385" w:author="Benton, Deon" w:date="2026-02-12T13:10:00Z" w16du:dateUtc="2026-02-12T19:10:00Z">
        <w:r w:rsidR="00806261">
          <w:rPr>
            <w:rFonts w:ascii="Times New Roman" w:hAnsi="Times New Roman" w:cs="Times New Roman"/>
          </w:rPr>
          <w:t>.</w:t>
        </w:r>
      </w:ins>
      <w:ins w:id="386" w:author="Benton, Deon" w:date="2026-02-27T17:26:00Z" w16du:dateUtc="2026-02-27T23:26:00Z">
        <w:r w:rsidR="005335FD">
          <w:rPr>
            <w:rFonts w:ascii="Times New Roman" w:hAnsi="Times New Roman" w:cs="Times New Roman"/>
          </w:rPr>
          <w:t xml:space="preserve"> Additionally, when entities move over barriers</w:t>
        </w:r>
      </w:ins>
      <w:ins w:id="387" w:author="Benton, Deon" w:date="2026-02-27T17:27:00Z" w16du:dateUtc="2026-02-27T23:27:00Z">
        <w:r w:rsidR="005335FD">
          <w:rPr>
            <w:rFonts w:ascii="Times New Roman" w:hAnsi="Times New Roman" w:cs="Times New Roman"/>
          </w:rPr>
          <w:t xml:space="preserve"> such as when </w:t>
        </w:r>
      </w:ins>
      <w:ins w:id="388" w:author="Benton, Deon" w:date="2026-02-27T17:30:00Z" w16du:dateUtc="2026-02-27T23:30:00Z">
        <w:r w:rsidR="007B18A4">
          <w:rPr>
            <w:rFonts w:ascii="Times New Roman" w:hAnsi="Times New Roman" w:cs="Times New Roman"/>
          </w:rPr>
          <w:t>the babysitter</w:t>
        </w:r>
      </w:ins>
      <w:ins w:id="389" w:author="Benton, Deon" w:date="2026-02-27T17:27:00Z" w16du:dateUtc="2026-02-27T23:27:00Z">
        <w:r w:rsidR="005335FD">
          <w:rPr>
            <w:rFonts w:ascii="Times New Roman" w:hAnsi="Times New Roman" w:cs="Times New Roman"/>
          </w:rPr>
          <w:t xml:space="preserve"> </w:t>
        </w:r>
      </w:ins>
      <w:ins w:id="390" w:author="Benton, Deon" w:date="2026-02-27T17:28:00Z" w16du:dateUtc="2026-02-27T23:28:00Z">
        <w:r w:rsidR="007B18A4">
          <w:rPr>
            <w:rFonts w:ascii="Times New Roman" w:hAnsi="Times New Roman" w:cs="Times New Roman"/>
          </w:rPr>
          <w:t xml:space="preserve">steps or </w:t>
        </w:r>
      </w:ins>
      <w:ins w:id="391" w:author="Benton, Deon" w:date="2026-02-27T17:27:00Z" w16du:dateUtc="2026-02-27T23:27:00Z">
        <w:r w:rsidR="005335FD">
          <w:rPr>
            <w:rFonts w:ascii="Times New Roman" w:hAnsi="Times New Roman" w:cs="Times New Roman"/>
          </w:rPr>
          <w:t xml:space="preserve">jumps over </w:t>
        </w:r>
      </w:ins>
      <w:ins w:id="392" w:author="Benton, Deon" w:date="2026-02-27T17:30:00Z" w16du:dateUtc="2026-02-27T23:30:00Z">
        <w:r w:rsidR="00E376E6">
          <w:rPr>
            <w:rFonts w:ascii="Times New Roman" w:hAnsi="Times New Roman" w:cs="Times New Roman"/>
          </w:rPr>
          <w:t>a tricycle that was left out</w:t>
        </w:r>
      </w:ins>
      <w:ins w:id="393" w:author="Benton, Deon" w:date="2026-02-27T17:26:00Z" w16du:dateUtc="2026-02-27T23:26:00Z">
        <w:r w:rsidR="005335FD">
          <w:rPr>
            <w:rFonts w:ascii="Times New Roman" w:hAnsi="Times New Roman" w:cs="Times New Roman"/>
          </w:rPr>
          <w:t>,</w:t>
        </w:r>
      </w:ins>
      <w:ins w:id="394" w:author="Benton, Deon" w:date="2026-02-27T17:28:00Z" w16du:dateUtc="2026-02-27T23:28:00Z">
        <w:r w:rsidR="007B18A4">
          <w:rPr>
            <w:rFonts w:ascii="Times New Roman" w:hAnsi="Times New Roman" w:cs="Times New Roman"/>
          </w:rPr>
          <w:t xml:space="preserve"> the vertical distance between the apex of th</w:t>
        </w:r>
      </w:ins>
      <w:ins w:id="395" w:author="Benton, Deon" w:date="2026-02-27T17:29:00Z" w16du:dateUtc="2026-02-27T23:29:00Z">
        <w:r w:rsidR="007B18A4">
          <w:rPr>
            <w:rFonts w:ascii="Times New Roman" w:hAnsi="Times New Roman" w:cs="Times New Roman"/>
          </w:rPr>
          <w:t xml:space="preserve">e </w:t>
        </w:r>
      </w:ins>
      <w:ins w:id="396" w:author="Benton, Deon" w:date="2026-02-27T17:30:00Z" w16du:dateUtc="2026-02-27T23:30:00Z">
        <w:r w:rsidR="007B18A4">
          <w:rPr>
            <w:rFonts w:ascii="Times New Roman" w:hAnsi="Times New Roman" w:cs="Times New Roman"/>
          </w:rPr>
          <w:t>trajectory</w:t>
        </w:r>
      </w:ins>
      <w:ins w:id="397" w:author="Benton, Deon" w:date="2026-02-27T17:29:00Z" w16du:dateUtc="2026-02-27T23:29:00Z">
        <w:r w:rsidR="007B18A4">
          <w:rPr>
            <w:rFonts w:ascii="Times New Roman" w:hAnsi="Times New Roman" w:cs="Times New Roman"/>
          </w:rPr>
          <w:t xml:space="preserve"> and the top of the obstacle is often minimal. </w:t>
        </w:r>
      </w:ins>
      <w:ins w:id="398" w:author="Benton, Deon" w:date="2026-02-11T17:00:00Z" w16du:dateUtc="2026-02-11T23:00:00Z">
        <w:r w:rsidR="00863400">
          <w:rPr>
            <w:rFonts w:ascii="Times New Roman" w:hAnsi="Times New Roman" w:cs="Times New Roman"/>
          </w:rPr>
          <w:t>In terms of how infants represent</w:t>
        </w:r>
      </w:ins>
      <w:ins w:id="399" w:author="Benton, Deon" w:date="2026-02-11T17:01:00Z" w16du:dateUtc="2026-02-11T23:01:00Z">
        <w:r w:rsidR="00863400">
          <w:rPr>
            <w:rFonts w:ascii="Times New Roman" w:hAnsi="Times New Roman" w:cs="Times New Roman"/>
          </w:rPr>
          <w:t xml:space="preserve"> and process </w:t>
        </w:r>
      </w:ins>
      <w:ins w:id="400" w:author="Benton, Deon" w:date="2026-02-12T13:10:00Z" w16du:dateUtc="2026-02-12T19:10:00Z">
        <w:r w:rsidR="005F4438">
          <w:rPr>
            <w:rFonts w:ascii="Times New Roman" w:hAnsi="Times New Roman" w:cs="Times New Roman"/>
          </w:rPr>
          <w:t>these different motion paths</w:t>
        </w:r>
      </w:ins>
      <w:ins w:id="401" w:author="Benton, Deon" w:date="2026-02-11T17:01:00Z" w16du:dateUtc="2026-02-11T23:01:00Z">
        <w:r w:rsidR="00863400">
          <w:rPr>
            <w:rFonts w:ascii="Times New Roman" w:hAnsi="Times New Roman" w:cs="Times New Roman"/>
          </w:rPr>
          <w:t>,</w:t>
        </w:r>
      </w:ins>
      <w:ins w:id="402" w:author="Benton, Deon" w:date="2026-02-11T16:50:00Z" w16du:dateUtc="2026-02-11T22:50:00Z">
        <w:r w:rsidR="00044173">
          <w:rPr>
            <w:rFonts w:ascii="Times New Roman" w:hAnsi="Times New Roman" w:cs="Times New Roman"/>
          </w:rPr>
          <w:t xml:space="preserve"> it is assumed here that infants process such actions</w:t>
        </w:r>
      </w:ins>
      <w:ins w:id="403" w:author="Benton, Deon" w:date="2026-02-11T16:55:00Z" w16du:dateUtc="2026-02-11T22:55:00Z">
        <w:r w:rsidR="00D910E2">
          <w:rPr>
            <w:rFonts w:ascii="Times New Roman" w:hAnsi="Times New Roman" w:cs="Times New Roman"/>
          </w:rPr>
          <w:t xml:space="preserve">—along with the actors involved in </w:t>
        </w:r>
      </w:ins>
      <w:ins w:id="404" w:author="Benton, Deon" w:date="2026-02-11T17:01:00Z" w16du:dateUtc="2026-02-11T23:01:00Z">
        <w:r w:rsidR="00863400">
          <w:rPr>
            <w:rFonts w:ascii="Times New Roman" w:hAnsi="Times New Roman" w:cs="Times New Roman"/>
          </w:rPr>
          <w:t>them</w:t>
        </w:r>
      </w:ins>
      <w:ins w:id="405" w:author="Benton, Deon" w:date="2026-02-11T16:55:00Z" w16du:dateUtc="2026-02-11T22:55:00Z">
        <w:r w:rsidR="00D910E2">
          <w:rPr>
            <w:rFonts w:ascii="Times New Roman" w:hAnsi="Times New Roman" w:cs="Times New Roman"/>
          </w:rPr>
          <w:t>—</w:t>
        </w:r>
      </w:ins>
      <w:ins w:id="406" w:author="Benton, Deon" w:date="2026-02-11T16:50:00Z" w16du:dateUtc="2026-02-11T22:50:00Z">
        <w:r w:rsidR="00044173">
          <w:rPr>
            <w:rFonts w:ascii="Times New Roman" w:hAnsi="Times New Roman" w:cs="Times New Roman"/>
          </w:rPr>
          <w:t>not in terms</w:t>
        </w:r>
      </w:ins>
      <w:ins w:id="407" w:author="Benton, Deon" w:date="2026-02-11T16:53:00Z" w16du:dateUtc="2026-02-11T22:53:00Z">
        <w:r w:rsidR="00D910E2">
          <w:rPr>
            <w:rFonts w:ascii="Times New Roman" w:hAnsi="Times New Roman" w:cs="Times New Roman"/>
          </w:rPr>
          <w:t xml:space="preserve"> </w:t>
        </w:r>
      </w:ins>
      <w:ins w:id="408" w:author="Benton, Deon" w:date="2026-02-11T16:50:00Z" w16du:dateUtc="2026-02-11T22:50:00Z">
        <w:r w:rsidR="00044173">
          <w:rPr>
            <w:rFonts w:ascii="Times New Roman" w:hAnsi="Times New Roman" w:cs="Times New Roman"/>
          </w:rPr>
          <w:t xml:space="preserve">of </w:t>
        </w:r>
      </w:ins>
      <w:ins w:id="409" w:author="Benton, Deon" w:date="2026-02-11T16:53:00Z" w16du:dateUtc="2026-02-11T22:53:00Z">
        <w:r w:rsidR="00D910E2">
          <w:rPr>
            <w:rFonts w:ascii="Times New Roman" w:hAnsi="Times New Roman" w:cs="Times New Roman"/>
          </w:rPr>
          <w:t xml:space="preserve">their </w:t>
        </w:r>
      </w:ins>
      <w:ins w:id="410" w:author="Benton, Deon" w:date="2026-02-11T16:50:00Z" w16du:dateUtc="2026-02-11T22:50:00Z">
        <w:r w:rsidR="00044173">
          <w:rPr>
            <w:rFonts w:ascii="Times New Roman" w:hAnsi="Times New Roman" w:cs="Times New Roman"/>
          </w:rPr>
          <w:t>efficiency</w:t>
        </w:r>
      </w:ins>
      <w:ins w:id="411" w:author="Benton, Deon" w:date="2026-02-11T16:55:00Z" w16du:dateUtc="2026-02-11T22:55:00Z">
        <w:r w:rsidR="00D910E2">
          <w:rPr>
            <w:rFonts w:ascii="Times New Roman" w:hAnsi="Times New Roman" w:cs="Times New Roman"/>
          </w:rPr>
          <w:t>, utility,</w:t>
        </w:r>
      </w:ins>
      <w:ins w:id="412" w:author="Benton, Deon" w:date="2026-02-11T16:50:00Z" w16du:dateUtc="2026-02-11T22:50:00Z">
        <w:r w:rsidR="00044173">
          <w:rPr>
            <w:rFonts w:ascii="Times New Roman" w:hAnsi="Times New Roman" w:cs="Times New Roman"/>
          </w:rPr>
          <w:t xml:space="preserve"> or deeper, conceptual meaning</w:t>
        </w:r>
      </w:ins>
      <w:ins w:id="413" w:author="Benton, Deon" w:date="2026-02-11T16:48:00Z" w16du:dateUtc="2026-02-11T22:48:00Z">
        <w:r w:rsidR="00044173">
          <w:rPr>
            <w:rFonts w:ascii="Times New Roman" w:hAnsi="Times New Roman" w:cs="Times New Roman"/>
          </w:rPr>
          <w:t xml:space="preserve"> </w:t>
        </w:r>
      </w:ins>
      <w:ins w:id="414" w:author="Benton, Deon" w:date="2026-02-11T16:50:00Z" w16du:dateUtc="2026-02-11T22:50:00Z">
        <w:r w:rsidR="00044173">
          <w:rPr>
            <w:rFonts w:ascii="Times New Roman" w:hAnsi="Times New Roman" w:cs="Times New Roman"/>
          </w:rPr>
          <w:t xml:space="preserve">but rather in terms of their </w:t>
        </w:r>
      </w:ins>
      <w:ins w:id="415" w:author="Benton, Deon" w:date="2026-02-11T16:51:00Z" w16du:dateUtc="2026-02-11T22:51:00Z">
        <w:r w:rsidR="00F6074B">
          <w:rPr>
            <w:rFonts w:ascii="Times New Roman" w:hAnsi="Times New Roman" w:cs="Times New Roman"/>
          </w:rPr>
          <w:t xml:space="preserve">semantically neutral </w:t>
        </w:r>
      </w:ins>
      <w:ins w:id="416" w:author="Benton, Deon" w:date="2026-02-11T16:50:00Z" w16du:dateUtc="2026-02-11T22:50:00Z">
        <w:r w:rsidR="00F6074B">
          <w:rPr>
            <w:rFonts w:ascii="Times New Roman" w:hAnsi="Times New Roman" w:cs="Times New Roman"/>
          </w:rPr>
          <w:t xml:space="preserve">kinematics (i.e., </w:t>
        </w:r>
      </w:ins>
      <w:ins w:id="417" w:author="Benton, Deon" w:date="2026-02-11T16:53:00Z" w16du:dateUtc="2026-02-11T22:53:00Z">
        <w:r w:rsidR="00D910E2">
          <w:rPr>
            <w:rFonts w:ascii="Times New Roman" w:hAnsi="Times New Roman" w:cs="Times New Roman"/>
          </w:rPr>
          <w:t>spatiotemporal propert</w:t>
        </w:r>
      </w:ins>
      <w:ins w:id="418" w:author="Benton, Deon" w:date="2026-02-11T16:54:00Z" w16du:dateUtc="2026-02-11T22:54:00Z">
        <w:r w:rsidR="00D910E2">
          <w:rPr>
            <w:rFonts w:ascii="Times New Roman" w:hAnsi="Times New Roman" w:cs="Times New Roman"/>
          </w:rPr>
          <w:t>ies</w:t>
        </w:r>
      </w:ins>
      <w:ins w:id="419" w:author="Benton, Deon" w:date="2026-02-11T16:50:00Z" w16du:dateUtc="2026-02-11T22:50:00Z">
        <w:r w:rsidR="00F6074B">
          <w:rPr>
            <w:rFonts w:ascii="Times New Roman" w:hAnsi="Times New Roman" w:cs="Times New Roman"/>
          </w:rPr>
          <w:t xml:space="preserve">) and visible, </w:t>
        </w:r>
      </w:ins>
      <w:ins w:id="420" w:author="Benton, Deon" w:date="2026-02-11T16:55:00Z" w16du:dateUtc="2026-02-11T22:55:00Z">
        <w:r w:rsidR="006C33A3">
          <w:rPr>
            <w:rFonts w:ascii="Times New Roman" w:hAnsi="Times New Roman" w:cs="Times New Roman"/>
          </w:rPr>
          <w:t xml:space="preserve">low-level </w:t>
        </w:r>
      </w:ins>
      <w:ins w:id="421" w:author="Benton, Deon" w:date="2026-02-11T16:50:00Z" w16du:dateUtc="2026-02-11T22:50:00Z">
        <w:r w:rsidR="00F6074B">
          <w:rPr>
            <w:rFonts w:ascii="Times New Roman" w:hAnsi="Times New Roman" w:cs="Times New Roman"/>
          </w:rPr>
          <w:t>surface features.</w:t>
        </w:r>
      </w:ins>
      <w:ins w:id="422" w:author="Benton, Deon" w:date="2026-02-11T16:56:00Z" w16du:dateUtc="2026-02-11T22:56:00Z">
        <w:r w:rsidR="006C33A3">
          <w:rPr>
            <w:rFonts w:ascii="Times New Roman" w:hAnsi="Times New Roman" w:cs="Times New Roman"/>
          </w:rPr>
          <w:t xml:space="preserve"> </w:t>
        </w:r>
      </w:ins>
      <w:ins w:id="423" w:author="Benton, Deon" w:date="2026-02-27T17:32:00Z" w16du:dateUtc="2026-02-27T23:32:00Z">
        <w:r w:rsidR="000B1F17">
          <w:rPr>
            <w:rFonts w:ascii="Times New Roman" w:hAnsi="Times New Roman" w:cs="Times New Roman"/>
          </w:rPr>
          <w:t>My co</w:t>
        </w:r>
      </w:ins>
      <w:ins w:id="424" w:author="Benton, Deon" w:date="2026-02-27T17:33:00Z" w16du:dateUtc="2026-02-27T23:33:00Z">
        <w:r w:rsidR="000B1F17">
          <w:rPr>
            <w:rFonts w:ascii="Times New Roman" w:hAnsi="Times New Roman" w:cs="Times New Roman"/>
          </w:rPr>
          <w:t>ntention is that this kind of perceptually grounded</w:t>
        </w:r>
      </w:ins>
      <w:ins w:id="425"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426" w:author="Benton, Deon" w:date="2026-02-11T17:08:00Z" w16du:dateUtc="2026-02-11T23:08:00Z">
        <w:r w:rsidR="004565E7">
          <w:rPr>
            <w:rFonts w:ascii="Times New Roman" w:hAnsi="Times New Roman" w:cs="Times New Roman"/>
          </w:rPr>
          <w:t>If infants learned in the real world that</w:t>
        </w:r>
      </w:ins>
      <w:ins w:id="427" w:author="Benton, Deon" w:date="2026-02-11T17:04:00Z" w16du:dateUtc="2026-02-11T23:04:00Z">
        <w:r w:rsidR="00586774">
          <w:rPr>
            <w:rFonts w:ascii="Times New Roman" w:hAnsi="Times New Roman" w:cs="Times New Roman"/>
          </w:rPr>
          <w:t xml:space="preserve"> </w:t>
        </w:r>
      </w:ins>
      <w:ins w:id="428"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429" w:author="Benton, Deon" w:date="2026-02-27T17:35:00Z" w16du:dateUtc="2026-02-27T23:35:00Z">
        <w:r w:rsidR="00573FA5">
          <w:rPr>
            <w:rFonts w:ascii="Times New Roman" w:hAnsi="Times New Roman" w:cs="Times New Roman"/>
          </w:rPr>
          <w:t xml:space="preserve">or other things </w:t>
        </w:r>
      </w:ins>
      <w:ins w:id="430" w:author="Benton, Deon" w:date="2026-02-11T17:05:00Z" w16du:dateUtc="2026-02-11T23:05:00Z">
        <w:r w:rsidR="00586774">
          <w:rPr>
            <w:rFonts w:ascii="Times New Roman" w:hAnsi="Times New Roman" w:cs="Times New Roman"/>
          </w:rPr>
          <w:t xml:space="preserve">when a physical barrier is present, </w:t>
        </w:r>
      </w:ins>
      <w:ins w:id="431" w:author="Benton, Deon" w:date="2026-02-11T17:08:00Z" w16du:dateUtc="2026-02-11T23:08:00Z">
        <w:r w:rsidR="004565E7">
          <w:rPr>
            <w:rFonts w:ascii="Times New Roman" w:hAnsi="Times New Roman" w:cs="Times New Roman"/>
          </w:rPr>
          <w:t>they may have looked longer at</w:t>
        </w:r>
      </w:ins>
      <w:ins w:id="432"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433"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but simply because </w:t>
        </w:r>
      </w:ins>
      <w:ins w:id="434" w:author="Benton, Deon" w:date="2026-02-12T13:19:00Z" w16du:dateUtc="2026-02-12T19:19:00Z">
        <w:r w:rsidR="00FF6ED3">
          <w:rPr>
            <w:rFonts w:ascii="Times New Roman" w:hAnsi="Times New Roman" w:cs="Times New Roman"/>
          </w:rPr>
          <w:t>curved motion is associated with barriers</w:t>
        </w:r>
      </w:ins>
      <w:ins w:id="435"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436"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437" w:author="Benton, Deon" w:date="2026-02-12T13:49:00Z" w16du:dateUtc="2026-02-12T19:49:00Z"/>
          <w:rFonts w:ascii="Times New Roman" w:hAnsi="Times New Roman" w:cs="Times New Roman"/>
        </w:rPr>
      </w:pPr>
      <w:ins w:id="438" w:author="Benton, Deon" w:date="2026-02-11T16:56:00Z" w16du:dateUtc="2026-02-11T22:56:00Z">
        <w:r>
          <w:rPr>
            <w:rFonts w:ascii="Times New Roman" w:hAnsi="Times New Roman" w:cs="Times New Roman"/>
          </w:rPr>
          <w:t xml:space="preserve">The second </w:t>
        </w:r>
      </w:ins>
      <w:ins w:id="439" w:author="Benton, Deon" w:date="2026-02-26T13:38:00Z" w16du:dateUtc="2026-02-26T19:38:00Z">
        <w:r w:rsidR="00F25C80">
          <w:rPr>
            <w:rFonts w:ascii="Times New Roman" w:hAnsi="Times New Roman" w:cs="Times New Roman"/>
          </w:rPr>
          <w:t xml:space="preserve">and related factor </w:t>
        </w:r>
      </w:ins>
      <w:ins w:id="440" w:author="Benton, Deon" w:date="2026-02-11T16:56:00Z" w16du:dateUtc="2026-02-11T22:56:00Z">
        <w:r>
          <w:rPr>
            <w:rFonts w:ascii="Times New Roman" w:hAnsi="Times New Roman" w:cs="Times New Roman"/>
          </w:rPr>
          <w:t>concerns</w:t>
        </w:r>
      </w:ins>
      <w:ins w:id="441" w:author="Benton, Deon" w:date="2026-02-12T13:19:00Z" w16du:dateUtc="2026-02-12T19:19:00Z">
        <w:r w:rsidR="00FF6ED3">
          <w:rPr>
            <w:rFonts w:ascii="Times New Roman" w:hAnsi="Times New Roman" w:cs="Times New Roman"/>
          </w:rPr>
          <w:t xml:space="preserve"> the </w:t>
        </w:r>
      </w:ins>
      <w:ins w:id="442" w:author="Benton, Deon" w:date="2026-02-12T13:20:00Z" w16du:dateUtc="2026-02-12T19:20:00Z">
        <w:r w:rsidR="00FF6ED3">
          <w:rPr>
            <w:rFonts w:ascii="Times New Roman" w:hAnsi="Times New Roman" w:cs="Times New Roman"/>
          </w:rPr>
          <w:t>relation between what infants learn during the habituation phase in</w:t>
        </w:r>
      </w:ins>
      <w:ins w:id="443" w:author="Benton, Deon" w:date="2026-02-11T16:56:00Z" w16du:dateUtc="2026-02-11T22:56:00Z">
        <w:r>
          <w:rPr>
            <w:rFonts w:ascii="Times New Roman" w:hAnsi="Times New Roman" w:cs="Times New Roman"/>
          </w:rPr>
          <w:t xml:space="preserve"> </w:t>
        </w:r>
      </w:ins>
      <w:ins w:id="444" w:author="Benton, Deon" w:date="2026-02-11T16:59:00Z" w16du:dateUtc="2026-02-11T22:59:00Z">
        <w:r w:rsidR="002428A9">
          <w:rPr>
            <w:rFonts w:ascii="Times New Roman" w:hAnsi="Times New Roman" w:cs="Times New Roman"/>
          </w:rPr>
          <w:t xml:space="preserve">action understanding studies </w:t>
        </w:r>
      </w:ins>
      <w:ins w:id="445" w:author="Benton, Deon" w:date="2026-02-12T13:20:00Z" w16du:dateUtc="2026-02-12T19:20:00Z">
        <w:r w:rsidR="00FF6ED3">
          <w:rPr>
            <w:rFonts w:ascii="Times New Roman" w:hAnsi="Times New Roman" w:cs="Times New Roman"/>
          </w:rPr>
          <w:t xml:space="preserve">and their subsequent looking behaviors during the test phase. </w:t>
        </w:r>
      </w:ins>
      <w:ins w:id="446"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447"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448"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449"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450" w:author="Benton, Deon" w:date="2026-02-11T16:36:00Z" w16du:dateUtc="2026-02-11T22:36:00Z">
        <w:r w:rsidR="00DB4A47">
          <w:rPr>
            <w:rFonts w:ascii="Times New Roman" w:hAnsi="Times New Roman" w:cs="Times New Roman"/>
          </w:rPr>
          <w:t>p</w:t>
        </w:r>
      </w:ins>
      <w:ins w:id="451" w:author="Benton, Deon" w:date="2026-02-11T16:37:00Z" w16du:dateUtc="2026-02-11T22:37:00Z">
        <w:r w:rsidR="00A376CF">
          <w:rPr>
            <w:rFonts w:ascii="Times New Roman" w:hAnsi="Times New Roman" w:cs="Times New Roman"/>
          </w:rPr>
          <w:t>erceptual features</w:t>
        </w:r>
      </w:ins>
      <w:ins w:id="452" w:author="Benton, Deon" w:date="2026-02-11T16:38:00Z" w16du:dateUtc="2026-02-11T22:38:00Z">
        <w:r w:rsidR="00A376CF">
          <w:rPr>
            <w:rFonts w:ascii="Times New Roman" w:hAnsi="Times New Roman" w:cs="Times New Roman"/>
          </w:rPr>
          <w:t xml:space="preserve"> of a</w:t>
        </w:r>
      </w:ins>
      <w:ins w:id="453"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 xml:space="preserve">barrier based on repeated pairings of the two over </w:t>
      </w:r>
      <w:r w:rsidR="00524642">
        <w:rPr>
          <w:rFonts w:ascii="Times New Roman" w:hAnsi="Times New Roman" w:cs="Times New Roman"/>
        </w:rPr>
        <w:lastRenderedPageBreak/>
        <w:t>the course of the habituation phase.</w:t>
      </w:r>
      <w:ins w:id="454" w:author="Benton, Deon" w:date="2026-02-12T13:31:00Z" w16du:dateUtc="2026-02-12T19:31:00Z">
        <w:r w:rsidR="009507E8">
          <w:rPr>
            <w:rFonts w:ascii="Times New Roman" w:hAnsi="Times New Roman" w:cs="Times New Roman"/>
          </w:rPr>
          <w:t xml:space="preserve"> If this association is sufficiently strong</w:t>
        </w:r>
      </w:ins>
      <w:ins w:id="455" w:author="Benton, Deon" w:date="2026-02-12T13:32:00Z" w16du:dateUtc="2026-02-12T19:32:00Z">
        <w:r w:rsidR="00965B05">
          <w:rPr>
            <w:rFonts w:ascii="Times New Roman" w:hAnsi="Times New Roman" w:cs="Times New Roman"/>
          </w:rPr>
          <w:t>, the</w:t>
        </w:r>
      </w:ins>
      <w:ins w:id="456" w:author="Benton, Deon" w:date="2026-02-12T13:33:00Z" w16du:dateUtc="2026-02-12T19:33:00Z">
        <w:r w:rsidR="00965B05">
          <w:rPr>
            <w:rFonts w:ascii="Times New Roman" w:hAnsi="Times New Roman" w:cs="Times New Roman"/>
          </w:rPr>
          <w:t>n</w:t>
        </w:r>
      </w:ins>
      <w:ins w:id="457" w:author="Benton, Deon" w:date="2026-02-12T13:32:00Z" w16du:dateUtc="2026-02-12T19:32:00Z">
        <w:r w:rsidR="00965B05">
          <w:rPr>
            <w:rFonts w:ascii="Times New Roman" w:hAnsi="Times New Roman" w:cs="Times New Roman"/>
          </w:rPr>
          <w:t xml:space="preserve"> presence of one </w:t>
        </w:r>
      </w:ins>
      <w:ins w:id="458" w:author="Benton, Deon" w:date="2026-02-12T13:33:00Z" w16du:dateUtc="2026-02-12T19:33:00Z">
        <w:r w:rsidR="00965B05">
          <w:rPr>
            <w:rFonts w:ascii="Times New Roman" w:hAnsi="Times New Roman" w:cs="Times New Roman"/>
          </w:rPr>
          <w:t>component of the association (e.g., the kinematics of curved motion) should lead to</w:t>
        </w:r>
      </w:ins>
      <w:ins w:id="459" w:author="Benton, Deon" w:date="2026-02-12T13:37:00Z" w16du:dateUtc="2026-02-12T19:37:00Z">
        <w:r w:rsidR="00D6098E">
          <w:rPr>
            <w:rFonts w:ascii="Times New Roman" w:hAnsi="Times New Roman" w:cs="Times New Roman"/>
          </w:rPr>
          <w:t xml:space="preserve"> an</w:t>
        </w:r>
      </w:ins>
      <w:ins w:id="460" w:author="Benton, Deon" w:date="2026-02-12T13:33:00Z" w16du:dateUtc="2026-02-12T19:33:00Z">
        <w:r w:rsidR="00965B05">
          <w:rPr>
            <w:rFonts w:ascii="Times New Roman" w:hAnsi="Times New Roman" w:cs="Times New Roman"/>
          </w:rPr>
          <w:t xml:space="preserve"> expectation of the other component (namely, a barrier).</w:t>
        </w:r>
      </w:ins>
      <w:ins w:id="461" w:author="Benton, Deon" w:date="2026-02-12T13:34:00Z" w16du:dateUtc="2026-02-12T19:34:00Z">
        <w:r w:rsidR="00965B05">
          <w:rPr>
            <w:rFonts w:ascii="Times New Roman" w:hAnsi="Times New Roman" w:cs="Times New Roman"/>
          </w:rPr>
          <w:t xml:space="preserve"> A test event that subsequently meets this </w:t>
        </w:r>
      </w:ins>
      <w:ins w:id="462" w:author="Benton, Deon" w:date="2026-02-12T13:36:00Z" w16du:dateUtc="2026-02-12T19:36:00Z">
        <w:r w:rsidR="006C2D16">
          <w:rPr>
            <w:rFonts w:ascii="Times New Roman" w:hAnsi="Times New Roman" w:cs="Times New Roman"/>
          </w:rPr>
          <w:t>expectation or</w:t>
        </w:r>
      </w:ins>
      <w:ins w:id="463" w:author="Benton, Deon" w:date="2026-02-12T13:35:00Z" w16du:dateUtc="2026-02-12T19:35:00Z">
        <w:r w:rsidR="006C2D16">
          <w:rPr>
            <w:rFonts w:ascii="Times New Roman" w:hAnsi="Times New Roman" w:cs="Times New Roman"/>
          </w:rPr>
          <w:t xml:space="preserve"> aligns with prior </w:t>
        </w:r>
      </w:ins>
      <w:ins w:id="464" w:author="Benton, Deon" w:date="2026-02-12T13:36:00Z" w16du:dateUtc="2026-02-12T19:36:00Z">
        <w:r w:rsidR="006C2D16">
          <w:rPr>
            <w:rFonts w:ascii="Times New Roman" w:hAnsi="Times New Roman" w:cs="Times New Roman"/>
          </w:rPr>
          <w:t xml:space="preserve">real-world </w:t>
        </w:r>
      </w:ins>
      <w:ins w:id="465" w:author="Benton, Deon" w:date="2026-02-12T13:35:00Z" w16du:dateUtc="2026-02-12T19:35:00Z">
        <w:r w:rsidR="006C2D16">
          <w:rPr>
            <w:rFonts w:ascii="Times New Roman" w:hAnsi="Times New Roman" w:cs="Times New Roman"/>
          </w:rPr>
          <w:t xml:space="preserve">experience (e.g., the new action event in Gergely et al. [1995]) </w:t>
        </w:r>
      </w:ins>
      <w:ins w:id="466" w:author="Benton, Deon" w:date="2026-02-12T13:34:00Z" w16du:dateUtc="2026-02-12T19:34:00Z">
        <w:r w:rsidR="00965B05">
          <w:rPr>
            <w:rFonts w:ascii="Times New Roman" w:hAnsi="Times New Roman" w:cs="Times New Roman"/>
          </w:rPr>
          <w:t xml:space="preserve">should evoke much less looking than one </w:t>
        </w:r>
      </w:ins>
      <w:ins w:id="467" w:author="Benton, Deon" w:date="2026-02-12T13:35:00Z" w16du:dateUtc="2026-02-12T19:35:00Z">
        <w:r w:rsidR="006C2D16">
          <w:rPr>
            <w:rFonts w:ascii="Times New Roman" w:hAnsi="Times New Roman" w:cs="Times New Roman"/>
          </w:rPr>
          <w:t>that violates this expectation</w:t>
        </w:r>
      </w:ins>
      <w:ins w:id="468" w:author="Benton, Deon" w:date="2026-02-12T13:36:00Z" w16du:dateUtc="2026-02-12T19:36:00Z">
        <w:r w:rsidR="006C2D16">
          <w:rPr>
            <w:rFonts w:ascii="Times New Roman" w:hAnsi="Times New Roman" w:cs="Times New Roman"/>
          </w:rPr>
          <w:t xml:space="preserve"> </w:t>
        </w:r>
      </w:ins>
      <w:ins w:id="469" w:author="Benton, Deon" w:date="2026-02-12T13:35:00Z" w16du:dateUtc="2026-02-12T19:35:00Z">
        <w:r w:rsidR="006C2D16">
          <w:rPr>
            <w:rFonts w:ascii="Times New Roman" w:hAnsi="Times New Roman" w:cs="Times New Roman"/>
          </w:rPr>
          <w:t xml:space="preserve">(e.g., the old action event in Gergely et al. </w:t>
        </w:r>
      </w:ins>
      <w:ins w:id="470" w:author="Benton, Deon" w:date="2026-02-12T13:36:00Z" w16du:dateUtc="2026-02-12T19:36:00Z">
        <w:r w:rsidR="006C2D16">
          <w:rPr>
            <w:rFonts w:ascii="Times New Roman" w:hAnsi="Times New Roman" w:cs="Times New Roman"/>
          </w:rPr>
          <w:t>[1995]).</w:t>
        </w:r>
      </w:ins>
      <w:ins w:id="471" w:author="Benton, Deon" w:date="2026-02-12T13:38:00Z" w16du:dateUtc="2026-02-12T19:38:00Z">
        <w:r w:rsidR="00D6098E">
          <w:rPr>
            <w:rFonts w:ascii="Times New Roman" w:hAnsi="Times New Roman" w:cs="Times New Roman"/>
          </w:rPr>
          <w:t xml:space="preserve"> Given that infants in the </w:t>
        </w:r>
      </w:ins>
      <w:ins w:id="472" w:author="Benton, Deon" w:date="2026-02-12T13:39:00Z" w16du:dateUtc="2026-02-12T19:39:00Z">
        <w:r w:rsidR="00D6098E">
          <w:rPr>
            <w:rFonts w:ascii="Times New Roman" w:hAnsi="Times New Roman" w:cs="Times New Roman"/>
          </w:rPr>
          <w:t xml:space="preserve">Control condition </w:t>
        </w:r>
      </w:ins>
      <w:ins w:id="473" w:author="Benton, Deon" w:date="2026-02-12T13:43:00Z" w16du:dateUtc="2026-02-12T19:43:00Z">
        <w:r w:rsidR="00EB7174">
          <w:rPr>
            <w:rFonts w:ascii="Times New Roman" w:hAnsi="Times New Roman" w:cs="Times New Roman"/>
          </w:rPr>
          <w:t>were</w:t>
        </w:r>
      </w:ins>
      <w:ins w:id="474" w:author="Benton, Deon" w:date="2026-02-12T13:39:00Z" w16du:dateUtc="2026-02-12T19:39:00Z">
        <w:r w:rsidR="00B12EBA">
          <w:rPr>
            <w:rFonts w:ascii="Times New Roman" w:hAnsi="Times New Roman" w:cs="Times New Roman"/>
          </w:rPr>
          <w:t xml:space="preserve"> </w:t>
        </w:r>
      </w:ins>
      <w:ins w:id="475" w:author="Benton, Deon" w:date="2026-02-12T13:41:00Z" w16du:dateUtc="2026-02-12T19:41:00Z">
        <w:r w:rsidR="00B12EBA">
          <w:rPr>
            <w:rFonts w:ascii="Times New Roman" w:hAnsi="Times New Roman" w:cs="Times New Roman"/>
          </w:rPr>
          <w:t>also being</w:t>
        </w:r>
      </w:ins>
      <w:ins w:id="476" w:author="Benton, Deon" w:date="2026-02-12T13:39:00Z" w16du:dateUtc="2026-02-12T19:39:00Z">
        <w:r w:rsidR="00B12EBA">
          <w:rPr>
            <w:rFonts w:ascii="Times New Roman" w:hAnsi="Times New Roman" w:cs="Times New Roman"/>
          </w:rPr>
          <w:t xml:space="preserve"> habituated to an event that included curved motion and a barrier, </w:t>
        </w:r>
      </w:ins>
      <w:ins w:id="477" w:author="Benton, Deon" w:date="2026-02-12T14:27:00Z" w16du:dateUtc="2026-02-12T20:27:00Z">
        <w:r w:rsidR="00DF3E6A">
          <w:rPr>
            <w:rFonts w:ascii="Times New Roman" w:hAnsi="Times New Roman" w:cs="Times New Roman"/>
          </w:rPr>
          <w:t>one might expect</w:t>
        </w:r>
      </w:ins>
      <w:ins w:id="478" w:author="Benton, Deon" w:date="2026-02-12T13:43:00Z" w16du:dateUtc="2026-02-12T19:43:00Z">
        <w:r w:rsidR="00D90A05">
          <w:rPr>
            <w:rFonts w:ascii="Times New Roman" w:hAnsi="Times New Roman" w:cs="Times New Roman"/>
          </w:rPr>
          <w:t xml:space="preserve"> </w:t>
        </w:r>
      </w:ins>
      <w:ins w:id="479" w:author="Benton, Deon" w:date="2026-02-12T14:27:00Z" w16du:dateUtc="2026-02-12T20:27:00Z">
        <w:r w:rsidR="00DF3E6A">
          <w:rPr>
            <w:rFonts w:ascii="Times New Roman" w:hAnsi="Times New Roman" w:cs="Times New Roman"/>
          </w:rPr>
          <w:t xml:space="preserve">infants in this condition also to look longer </w:t>
        </w:r>
      </w:ins>
      <w:ins w:id="480" w:author="Benton, Deon" w:date="2026-02-12T13:42:00Z" w16du:dateUtc="2026-02-12T19:42:00Z">
        <w:r w:rsidR="00EB7174">
          <w:rPr>
            <w:rFonts w:ascii="Times New Roman" w:hAnsi="Times New Roman" w:cs="Times New Roman"/>
          </w:rPr>
          <w:t>at the old action test event than at the new one.</w:t>
        </w:r>
      </w:ins>
      <w:ins w:id="481" w:author="Benton, Deon" w:date="2026-02-12T13:44:00Z" w16du:dateUtc="2026-02-12T19:44:00Z">
        <w:r w:rsidR="00D90A05">
          <w:rPr>
            <w:rFonts w:ascii="Times New Roman" w:hAnsi="Times New Roman" w:cs="Times New Roman"/>
          </w:rPr>
          <w:t xml:space="preserve"> </w:t>
        </w:r>
      </w:ins>
      <w:ins w:id="482" w:author="Benton, Deon" w:date="2026-02-12T14:27:00Z" w16du:dateUtc="2026-02-12T20:27:00Z">
        <w:r w:rsidR="00DF3E6A">
          <w:rPr>
            <w:rFonts w:ascii="Times New Roman" w:hAnsi="Times New Roman" w:cs="Times New Roman"/>
          </w:rPr>
          <w:t xml:space="preserve">However, </w:t>
        </w:r>
      </w:ins>
      <w:ins w:id="483" w:author="Benton, Deon" w:date="2026-02-12T14:28:00Z" w16du:dateUtc="2026-02-12T20:28:00Z">
        <w:r w:rsidR="0003467C">
          <w:rPr>
            <w:rFonts w:ascii="Times New Roman" w:hAnsi="Times New Roman" w:cs="Times New Roman"/>
          </w:rPr>
          <w:t>s</w:t>
        </w:r>
      </w:ins>
      <w:ins w:id="484" w:author="Benton, Deon" w:date="2026-02-12T13:44:00Z" w16du:dateUtc="2026-02-12T19:44:00Z">
        <w:r w:rsidR="00D90A05">
          <w:rPr>
            <w:rFonts w:ascii="Times New Roman" w:hAnsi="Times New Roman" w:cs="Times New Roman"/>
          </w:rPr>
          <w:t xml:space="preserve">uch a prediction would </w:t>
        </w:r>
      </w:ins>
      <w:ins w:id="485" w:author="Benton, Deon" w:date="2026-02-12T14:28:00Z" w16du:dateUtc="2026-02-12T20:28:00Z">
        <w:r w:rsidR="0003467C">
          <w:rPr>
            <w:rFonts w:ascii="Times New Roman" w:hAnsi="Times New Roman" w:cs="Times New Roman"/>
          </w:rPr>
          <w:t>conflict with the</w:t>
        </w:r>
      </w:ins>
      <w:ins w:id="486" w:author="Benton, Deon" w:date="2026-02-12T13:44:00Z" w16du:dateUtc="2026-02-12T19:44:00Z">
        <w:r w:rsidR="00D90A05">
          <w:rPr>
            <w:rFonts w:ascii="Times New Roman" w:hAnsi="Times New Roman" w:cs="Times New Roman"/>
          </w:rPr>
          <w:t xml:space="preserve"> observed data. </w:t>
        </w:r>
      </w:ins>
      <w:ins w:id="487" w:author="Benton, Deon" w:date="2026-02-12T14:28:00Z" w16du:dateUtc="2026-02-12T20:28:00Z">
        <w:r w:rsidR="0003467C">
          <w:rPr>
            <w:rFonts w:ascii="Times New Roman" w:hAnsi="Times New Roman" w:cs="Times New Roman"/>
          </w:rPr>
          <w:t>It will be recalled that</w:t>
        </w:r>
      </w:ins>
      <w:ins w:id="488" w:author="Benton, Deon" w:date="2026-02-12T13:44:00Z" w16du:dateUtc="2026-02-12T19:44:00Z">
        <w:r w:rsidR="00D90A05">
          <w:rPr>
            <w:rFonts w:ascii="Times New Roman" w:hAnsi="Times New Roman" w:cs="Times New Roman"/>
          </w:rPr>
          <w:t xml:space="preserve"> infants in </w:t>
        </w:r>
      </w:ins>
      <w:ins w:id="489" w:author="Benton, Deon" w:date="2026-02-12T14:28:00Z" w16du:dateUtc="2026-02-12T20:28:00Z">
        <w:r w:rsidR="0003467C">
          <w:rPr>
            <w:rFonts w:ascii="Times New Roman" w:hAnsi="Times New Roman" w:cs="Times New Roman"/>
          </w:rPr>
          <w:t>the Control condition</w:t>
        </w:r>
      </w:ins>
      <w:ins w:id="490" w:author="Benton, Deon" w:date="2026-02-12T13:44:00Z" w16du:dateUtc="2026-02-12T19:44:00Z">
        <w:r w:rsidR="00D90A05">
          <w:rPr>
            <w:rFonts w:ascii="Times New Roman" w:hAnsi="Times New Roman" w:cs="Times New Roman"/>
          </w:rPr>
          <w:t xml:space="preserve"> looked equally long at both test events. </w:t>
        </w:r>
      </w:ins>
    </w:p>
    <w:p w14:paraId="7AC9BDD3" w14:textId="2A35B8D0" w:rsidR="00F10AA5" w:rsidRDefault="00244267" w:rsidP="00244267">
      <w:pPr>
        <w:spacing w:line="480" w:lineRule="auto"/>
        <w:ind w:firstLine="720"/>
        <w:contextualSpacing/>
        <w:rPr>
          <w:ins w:id="491" w:author="Benton, Deon" w:date="2026-02-12T13:58:00Z" w16du:dateUtc="2026-02-12T19:58:00Z"/>
          <w:rFonts w:ascii="Times New Roman" w:hAnsi="Times New Roman" w:cs="Times New Roman"/>
        </w:rPr>
      </w:pPr>
      <w:ins w:id="492" w:author="Benton, Deon" w:date="2026-02-12T13:45:00Z" w16du:dateUtc="2026-02-12T19:45:00Z">
        <w:r>
          <w:rPr>
            <w:rFonts w:ascii="Times New Roman" w:hAnsi="Times New Roman" w:cs="Times New Roman"/>
          </w:rPr>
          <w:t xml:space="preserve">Although it is true that infants </w:t>
        </w:r>
      </w:ins>
      <w:ins w:id="493" w:author="Benton, Deon" w:date="2026-02-12T13:48:00Z" w16du:dateUtc="2026-02-12T19:48:00Z">
        <w:r w:rsidR="00F45A64">
          <w:rPr>
            <w:rFonts w:ascii="Times New Roman" w:hAnsi="Times New Roman" w:cs="Times New Roman"/>
          </w:rPr>
          <w:t>in both conditions saw curved motion and a barrier during habituation</w:t>
        </w:r>
      </w:ins>
      <w:ins w:id="494" w:author="Benton, Deon" w:date="2026-02-12T13:45:00Z" w16du:dateUtc="2026-02-12T19:45:00Z">
        <w:r>
          <w:rPr>
            <w:rFonts w:ascii="Times New Roman" w:hAnsi="Times New Roman" w:cs="Times New Roman"/>
          </w:rPr>
          <w:t>, a key difference between</w:t>
        </w:r>
      </w:ins>
      <w:ins w:id="495" w:author="Benton, Deon" w:date="2026-02-12T13:48:00Z" w16du:dateUtc="2026-02-12T19:48:00Z">
        <w:r w:rsidR="00F45A64">
          <w:rPr>
            <w:rFonts w:ascii="Times New Roman" w:hAnsi="Times New Roman" w:cs="Times New Roman"/>
          </w:rPr>
          <w:t xml:space="preserve"> the habituation experiences of infants in</w:t>
        </w:r>
      </w:ins>
      <w:ins w:id="496"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497" w:author="Benton, Deon" w:date="2026-02-12T13:46:00Z" w16du:dateUtc="2026-02-12T19:46:00Z">
        <w:r>
          <w:rPr>
            <w:rFonts w:ascii="Times New Roman" w:hAnsi="Times New Roman" w:cs="Times New Roman"/>
          </w:rPr>
          <w:t>ondition</w:t>
        </w:r>
      </w:ins>
      <w:ins w:id="498" w:author="Benton, Deon" w:date="2026-02-26T13:39:00Z" w16du:dateUtc="2026-02-26T19:39:00Z">
        <w:r w:rsidR="00E63FA9">
          <w:rPr>
            <w:rFonts w:ascii="Times New Roman" w:hAnsi="Times New Roman" w:cs="Times New Roman"/>
          </w:rPr>
          <w:t>; this motion</w:t>
        </w:r>
      </w:ins>
      <w:ins w:id="499" w:author="Benton, Deon" w:date="2026-02-12T13:49:00Z" w16du:dateUtc="2026-02-12T19:49:00Z">
        <w:r w:rsidR="00F45A64">
          <w:rPr>
            <w:rFonts w:ascii="Times New Roman" w:hAnsi="Times New Roman" w:cs="Times New Roman"/>
          </w:rPr>
          <w:t xml:space="preserve"> occurred some distance to the side of the barrier</w:t>
        </w:r>
      </w:ins>
      <w:ins w:id="500" w:author="Benton, Deon" w:date="2026-02-12T13:46:00Z" w16du:dateUtc="2026-02-12T19:46:00Z">
        <w:r>
          <w:rPr>
            <w:rFonts w:ascii="Times New Roman" w:hAnsi="Times New Roman" w:cs="Times New Roman"/>
          </w:rPr>
          <w:t xml:space="preserve"> in the Control condition. A corollary of this is that</w:t>
        </w:r>
      </w:ins>
      <w:del w:id="501" w:author="Benton, Deon" w:date="2026-02-12T13:46:00Z" w16du:dateUtc="2026-02-12T19:46:00Z">
        <w:r w:rsidR="00524642" w:rsidDel="00244267">
          <w:rPr>
            <w:rFonts w:ascii="Times New Roman" w:hAnsi="Times New Roman" w:cs="Times New Roman"/>
          </w:rPr>
          <w:delText xml:space="preserve"> </w:delText>
        </w:r>
      </w:del>
      <w:ins w:id="502" w:author="Benton, Deon" w:date="2026-02-12T13:46:00Z" w16du:dateUtc="2026-02-12T19:46:00Z">
        <w:r>
          <w:rPr>
            <w:rFonts w:ascii="Times New Roman" w:hAnsi="Times New Roman" w:cs="Times New Roman"/>
          </w:rPr>
          <w:t xml:space="preserve"> </w:t>
        </w:r>
      </w:ins>
      <w:ins w:id="503"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504" w:author="Benton, Deon" w:date="2026-02-12T13:48:00Z" w16du:dateUtc="2026-02-12T19:48:00Z">
        <w:r w:rsidR="00F45A64">
          <w:rPr>
            <w:rFonts w:ascii="Times New Roman" w:hAnsi="Times New Roman" w:cs="Times New Roman"/>
          </w:rPr>
          <w:t xml:space="preserve"> stronger when the curved motion</w:t>
        </w:r>
      </w:ins>
      <w:ins w:id="505"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506" w:author="Benton, Deon" w:date="2026-02-12T13:50:00Z" w16du:dateUtc="2026-02-12T19:50:00Z">
        <w:r w:rsidR="00F45A64">
          <w:rPr>
            <w:rFonts w:ascii="Times New Roman" w:hAnsi="Times New Roman" w:cs="Times New Roman"/>
          </w:rPr>
          <w:t>The 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507"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508" w:author="Benton, Deon" w:date="2026-02-12T13:50:00Z" w16du:dateUtc="2026-02-12T19:50:00Z">
        <w:r w:rsidR="00037ED7" w:rsidDel="00A23E8A">
          <w:rPr>
            <w:rFonts w:ascii="Times New Roman" w:hAnsi="Times New Roman" w:cs="Times New Roman"/>
          </w:rPr>
          <w:delText xml:space="preserve"> </w:delText>
        </w:r>
      </w:del>
      <w:ins w:id="509"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510" w:author="Benton, Deon" w:date="2026-02-12T13:59:00Z" w16du:dateUtc="2026-02-12T19:59:00Z">
        <w:r w:rsidR="00F10AA5">
          <w:rPr>
            <w:rFonts w:ascii="Times New Roman" w:hAnsi="Times New Roman" w:cs="Times New Roman"/>
          </w:rPr>
          <w:t>the</w:t>
        </w:r>
      </w:ins>
      <w:ins w:id="511" w:author="Benton, Deon" w:date="2026-02-12T14:23:00Z" w16du:dateUtc="2026-02-12T20:23:00Z">
        <w:r w:rsidR="002C4F63">
          <w:rPr>
            <w:rFonts w:ascii="Times New Roman" w:hAnsi="Times New Roman" w:cs="Times New Roman"/>
          </w:rPr>
          <w:t xml:space="preserve"> </w:t>
        </w:r>
      </w:ins>
      <w:ins w:id="512" w:author="Benton, Deon" w:date="2026-02-12T14:24:00Z" w16du:dateUtc="2026-02-12T20:24:00Z">
        <w:r w:rsidR="002C4F63">
          <w:rPr>
            <w:rFonts w:ascii="Times New Roman" w:hAnsi="Times New Roman" w:cs="Times New Roman"/>
          </w:rPr>
          <w:t>intrinsic</w:t>
        </w:r>
      </w:ins>
      <w:ins w:id="513" w:author="Benton, Deon" w:date="2026-02-12T13:59:00Z" w16du:dateUtc="2026-02-12T19:59:00Z">
        <w:r w:rsidR="00F10AA5">
          <w:rPr>
            <w:rFonts w:ascii="Times New Roman" w:hAnsi="Times New Roman" w:cs="Times New Roman"/>
          </w:rPr>
          <w:t xml:space="preserve"> </w:t>
        </w:r>
      </w:ins>
      <w:ins w:id="514" w:author="Benton, Deon" w:date="2026-02-12T14:19:00Z" w16du:dateUtc="2026-02-12T20:19:00Z">
        <w:r w:rsidR="00345E3E">
          <w:rPr>
            <w:rFonts w:ascii="Times New Roman" w:hAnsi="Times New Roman" w:cs="Times New Roman"/>
          </w:rPr>
          <w:t>attention-grabbing</w:t>
        </w:r>
      </w:ins>
      <w:ins w:id="515" w:author="Benton, Deon" w:date="2026-02-12T14:16:00Z" w16du:dateUtc="2026-02-12T20:16:00Z">
        <w:r w:rsidR="00455D04">
          <w:rPr>
            <w:rFonts w:ascii="Times New Roman" w:hAnsi="Times New Roman" w:cs="Times New Roman"/>
          </w:rPr>
          <w:t xml:space="preserve"> nature of</w:t>
        </w:r>
      </w:ins>
      <w:ins w:id="516" w:author="Benton, Deon" w:date="2026-02-12T14:18:00Z" w16du:dateUtc="2026-02-12T20:18:00Z">
        <w:r w:rsidR="00345E3E">
          <w:rPr>
            <w:rFonts w:ascii="Times New Roman" w:hAnsi="Times New Roman" w:cs="Times New Roman"/>
          </w:rPr>
          <w:t xml:space="preserve"> the</w:t>
        </w:r>
      </w:ins>
      <w:ins w:id="517" w:author="Benton, Deon" w:date="2026-02-12T14:22:00Z" w16du:dateUtc="2026-02-12T20:22:00Z">
        <w:r w:rsidR="00AD68D7">
          <w:rPr>
            <w:rFonts w:ascii="Times New Roman" w:hAnsi="Times New Roman" w:cs="Times New Roman"/>
          </w:rPr>
          <w:t xml:space="preserve"> curved</w:t>
        </w:r>
      </w:ins>
      <w:ins w:id="518" w:author="Benton, Deon" w:date="2026-02-12T14:18:00Z" w16du:dateUtc="2026-02-12T20:18:00Z">
        <w:r w:rsidR="00345E3E">
          <w:rPr>
            <w:rFonts w:ascii="Times New Roman" w:hAnsi="Times New Roman" w:cs="Times New Roman"/>
          </w:rPr>
          <w:t xml:space="preserve"> </w:t>
        </w:r>
      </w:ins>
      <w:ins w:id="519" w:author="Benton, Deon" w:date="2026-02-12T14:01:00Z" w16du:dateUtc="2026-02-12T20:01:00Z">
        <w:r w:rsidR="00291A4B">
          <w:rPr>
            <w:rFonts w:ascii="Times New Roman" w:hAnsi="Times New Roman" w:cs="Times New Roman"/>
          </w:rPr>
          <w:t>motion</w:t>
        </w:r>
      </w:ins>
      <w:ins w:id="520" w:author="Benton, Deon" w:date="2026-02-12T14:20:00Z" w16du:dateUtc="2026-02-12T20:20:00Z">
        <w:r w:rsidR="00345E3E">
          <w:rPr>
            <w:rFonts w:ascii="Times New Roman" w:hAnsi="Times New Roman" w:cs="Times New Roman"/>
          </w:rPr>
          <w:t xml:space="preserve"> (e.g., Slater</w:t>
        </w:r>
      </w:ins>
      <w:ins w:id="521" w:author="Benton, Deon" w:date="2026-02-12T14:22:00Z" w16du:dateUtc="2026-02-12T20:22:00Z">
        <w:r w:rsidR="00AD68D7">
          <w:rPr>
            <w:rFonts w:ascii="Times New Roman" w:hAnsi="Times New Roman" w:cs="Times New Roman"/>
          </w:rPr>
          <w:t xml:space="preserve"> et al., 1985) </w:t>
        </w:r>
      </w:ins>
      <w:ins w:id="522" w:author="Benton, Deon" w:date="2026-02-12T14:16:00Z" w16du:dateUtc="2026-02-12T20:16:00Z">
        <w:r w:rsidR="00455D04">
          <w:rPr>
            <w:rFonts w:ascii="Times New Roman" w:hAnsi="Times New Roman" w:cs="Times New Roman"/>
          </w:rPr>
          <w:t>may</w:t>
        </w:r>
      </w:ins>
      <w:ins w:id="523" w:author="Benton, Deon" w:date="2026-02-12T14:18:00Z" w16du:dateUtc="2026-02-12T20:18:00Z">
        <w:r w:rsidR="00345E3E">
          <w:rPr>
            <w:rFonts w:ascii="Times New Roman" w:hAnsi="Times New Roman" w:cs="Times New Roman"/>
          </w:rPr>
          <w:t xml:space="preserve"> </w:t>
        </w:r>
      </w:ins>
      <w:ins w:id="524" w:author="Benton, Deon" w:date="2026-02-12T14:22:00Z" w16du:dateUtc="2026-02-12T20:22:00Z">
        <w:r w:rsidR="00AD68D7">
          <w:rPr>
            <w:rFonts w:ascii="Times New Roman" w:hAnsi="Times New Roman" w:cs="Times New Roman"/>
          </w:rPr>
          <w:t xml:space="preserve">easily </w:t>
        </w:r>
      </w:ins>
      <w:ins w:id="525" w:author="Benton, Deon" w:date="2026-02-12T14:18:00Z" w16du:dateUtc="2026-02-12T20:18:00Z">
        <w:r w:rsidR="00345E3E">
          <w:rPr>
            <w:rFonts w:ascii="Times New Roman" w:hAnsi="Times New Roman" w:cs="Times New Roman"/>
          </w:rPr>
          <w:t>ext</w:t>
        </w:r>
      </w:ins>
      <w:ins w:id="526" w:author="Benton, Deon" w:date="2026-02-12T14:19:00Z" w16du:dateUtc="2026-02-12T20:19:00Z">
        <w:r w:rsidR="00345E3E">
          <w:rPr>
            <w:rFonts w:ascii="Times New Roman" w:hAnsi="Times New Roman" w:cs="Times New Roman"/>
          </w:rPr>
          <w:t xml:space="preserve">end to </w:t>
        </w:r>
      </w:ins>
      <w:ins w:id="527" w:author="Benton, Deon" w:date="2026-02-12T14:23:00Z" w16du:dateUtc="2026-02-12T20:23:00Z">
        <w:r w:rsidR="00AD68D7">
          <w:rPr>
            <w:rFonts w:ascii="Times New Roman" w:hAnsi="Times New Roman" w:cs="Times New Roman"/>
          </w:rPr>
          <w:t xml:space="preserve">and thereby boost the salience of </w:t>
        </w:r>
      </w:ins>
      <w:ins w:id="528" w:author="Benton, Deon" w:date="2026-02-12T14:19:00Z" w16du:dateUtc="2026-02-12T20:19:00Z">
        <w:r w:rsidR="00345E3E">
          <w:rPr>
            <w:rFonts w:ascii="Times New Roman" w:hAnsi="Times New Roman" w:cs="Times New Roman"/>
          </w:rPr>
          <w:t>the barrier beneath it.</w:t>
        </w:r>
      </w:ins>
      <w:ins w:id="529" w:author="Benton, Deon" w:date="2026-02-12T14:16:00Z" w16du:dateUtc="2026-02-12T20:16:00Z">
        <w:r w:rsidR="00455D04">
          <w:rPr>
            <w:rFonts w:ascii="Times New Roman" w:hAnsi="Times New Roman" w:cs="Times New Roman"/>
          </w:rPr>
          <w:t xml:space="preserve"> </w:t>
        </w:r>
      </w:ins>
      <w:ins w:id="530" w:author="Benton, Deon" w:date="2026-02-12T14:19:00Z" w16du:dateUtc="2026-02-12T20:19:00Z">
        <w:r w:rsidR="00345E3E">
          <w:rPr>
            <w:rFonts w:ascii="Times New Roman" w:hAnsi="Times New Roman" w:cs="Times New Roman"/>
          </w:rPr>
          <w:t>Such a boost</w:t>
        </w:r>
      </w:ins>
      <w:ins w:id="531" w:author="Benton, Deon" w:date="2026-02-12T14:18:00Z" w16du:dateUtc="2026-02-12T20:18:00Z">
        <w:r w:rsidR="00455D04">
          <w:rPr>
            <w:rFonts w:ascii="Times New Roman" w:hAnsi="Times New Roman" w:cs="Times New Roman"/>
          </w:rPr>
          <w:t xml:space="preserve"> </w:t>
        </w:r>
      </w:ins>
      <w:ins w:id="532" w:author="Benton, Deon" w:date="2026-02-12T14:19:00Z" w16du:dateUtc="2026-02-12T20:19:00Z">
        <w:r w:rsidR="00345E3E">
          <w:rPr>
            <w:rFonts w:ascii="Times New Roman" w:hAnsi="Times New Roman" w:cs="Times New Roman"/>
          </w:rPr>
          <w:t xml:space="preserve">may increase the </w:t>
        </w:r>
      </w:ins>
      <w:ins w:id="533" w:author="Benton, Deon" w:date="2026-02-12T14:18:00Z" w16du:dateUtc="2026-02-12T20:18:00Z">
        <w:r w:rsidR="00455D04">
          <w:rPr>
            <w:rFonts w:ascii="Times New Roman" w:hAnsi="Times New Roman" w:cs="Times New Roman"/>
          </w:rPr>
          <w:t>likelihood that infants</w:t>
        </w:r>
      </w:ins>
      <w:ins w:id="534" w:author="Benton, Deon" w:date="2026-02-12T14:19:00Z" w16du:dateUtc="2026-02-12T20:19:00Z">
        <w:r w:rsidR="00345E3E">
          <w:rPr>
            <w:rFonts w:ascii="Times New Roman" w:hAnsi="Times New Roman" w:cs="Times New Roman"/>
          </w:rPr>
          <w:t xml:space="preserve"> both notice and encode the barrier.</w:t>
        </w:r>
      </w:ins>
      <w:del w:id="535"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w:t>
      </w:r>
      <w:r w:rsidR="00037ED7">
        <w:rPr>
          <w:rFonts w:ascii="Times New Roman" w:hAnsi="Times New Roman" w:cs="Times New Roman"/>
        </w:rPr>
        <w:lastRenderedPageBreak/>
        <w:t>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536" w:author="Benton, Deon" w:date="2026-02-12T13:52:00Z" w16du:dateUtc="2026-02-12T19:52:00Z">
        <w:r w:rsidR="00C1546E">
          <w:rPr>
            <w:rFonts w:ascii="Times New Roman" w:hAnsi="Times New Roman" w:cs="Times New Roman"/>
          </w:rPr>
          <w:t xml:space="preserve"> </w:t>
        </w:r>
      </w:ins>
      <w:r w:rsidR="00524642" w:rsidRPr="00E85228">
        <w:rPr>
          <w:rFonts w:ascii="Times New Roman" w:hAnsi="Times New Roman" w:cs="Times New Roman"/>
        </w:rPr>
        <w:t>more effort is required to form this link</w:t>
      </w:r>
      <w:r w:rsidR="00CD32BB">
        <w:rPr>
          <w:rFonts w:ascii="Times New Roman" w:hAnsi="Times New Roman" w:cs="Times New Roman"/>
        </w:rPr>
        <w:t xml:space="preserve"> because infants cannot simultaneously fixate the curved motion and the barrier</w:t>
      </w:r>
      <w:r w:rsidR="00524642" w:rsidRPr="00E85228">
        <w:rPr>
          <w:rFonts w:ascii="Times New Roman" w:hAnsi="Times New Roman" w:cs="Times New Roman"/>
        </w:rPr>
        <w:t>.</w:t>
      </w:r>
      <w:r w:rsidR="00524642">
        <w:rPr>
          <w:rFonts w:ascii="Times New Roman" w:hAnsi="Times New Roman" w:cs="Times New Roman"/>
        </w:rPr>
        <w:t xml:space="preserve"> </w:t>
      </w:r>
      <w:ins w:id="537" w:author="Benton, Deon" w:date="2026-02-12T13:53:00Z" w16du:dateUtc="2026-02-12T19:53:00Z">
        <w:r w:rsidR="00C1546E">
          <w:rPr>
            <w:rFonts w:ascii="Times New Roman" w:hAnsi="Times New Roman" w:cs="Times New Roman"/>
          </w:rPr>
          <w:t>Establishing an association</w:t>
        </w:r>
      </w:ins>
      <w:ins w:id="53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53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540" w:author="Benton, Deon" w:date="2026-02-12T13:53:00Z" w16du:dateUtc="2026-02-12T19:53:00Z">
        <w:r w:rsidR="00C1546E">
          <w:rPr>
            <w:rFonts w:ascii="Times New Roman" w:hAnsi="Times New Roman" w:cs="Times New Roman"/>
          </w:rPr>
          <w:t xml:space="preserve"> </w:t>
        </w:r>
      </w:ins>
      <w:ins w:id="541" w:author="Benton, Deon" w:date="2026-02-12T13:55:00Z" w16du:dateUtc="2026-02-12T19:55:00Z">
        <w:r w:rsidR="00487841">
          <w:rPr>
            <w:rFonts w:ascii="Times New Roman" w:hAnsi="Times New Roman" w:cs="Times New Roman"/>
          </w:rPr>
          <w:t xml:space="preserve">would </w:t>
        </w:r>
      </w:ins>
      <w:ins w:id="542" w:author="Benton, Deon" w:date="2026-02-12T13:53:00Z" w16du:dateUtc="2026-02-12T19:53:00Z">
        <w:r w:rsidR="00C1546E">
          <w:rPr>
            <w:rFonts w:ascii="Times New Roman" w:hAnsi="Times New Roman" w:cs="Times New Roman"/>
          </w:rPr>
          <w:t>entail i</w:t>
        </w:r>
      </w:ins>
      <w:ins w:id="54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54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54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54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547" w:author="Benton, Deon" w:date="2026-02-12T13:55:00Z" w16du:dateUtc="2026-02-12T19:55:00Z">
        <w:r w:rsidR="004F3228">
          <w:rPr>
            <w:rFonts w:ascii="Times New Roman" w:hAnsi="Times New Roman" w:cs="Times New Roman"/>
          </w:rPr>
          <w:t xml:space="preserve">gaze </w:t>
        </w:r>
      </w:ins>
      <w:ins w:id="548" w:author="Benton, Deon" w:date="2026-02-11T16:39:00Z" w16du:dateUtc="2026-02-11T22:39:00Z">
        <w:r w:rsidR="00B86AE9">
          <w:rPr>
            <w:rFonts w:ascii="Times New Roman" w:hAnsi="Times New Roman" w:cs="Times New Roman"/>
          </w:rPr>
          <w:t>between the curved motion and barrier</w:t>
        </w:r>
      </w:ins>
      <w:ins w:id="549" w:author="Benton, Deon" w:date="2026-02-11T16:42:00Z" w16du:dateUtc="2026-02-11T22:42:00Z">
        <w:r w:rsidR="005D6AE0">
          <w:rPr>
            <w:rFonts w:ascii="Times New Roman" w:hAnsi="Times New Roman" w:cs="Times New Roman"/>
          </w:rPr>
          <w:t xml:space="preserve"> </w:t>
        </w:r>
      </w:ins>
      <w:ins w:id="550" w:author="Benton, Deon" w:date="2026-02-11T16:43:00Z" w16du:dateUtc="2026-02-11T22:43:00Z">
        <w:r w:rsidR="00077880">
          <w:rPr>
            <w:rFonts w:ascii="Times New Roman" w:hAnsi="Times New Roman" w:cs="Times New Roman"/>
          </w:rPr>
          <w:t xml:space="preserve">in order </w:t>
        </w:r>
      </w:ins>
      <w:ins w:id="55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55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553" w:author="Benton, Deon" w:date="2026-02-12T13:57:00Z" w16du:dateUtc="2026-02-12T19:57:00Z">
        <w:r w:rsidR="00722EFF">
          <w:rPr>
            <w:rFonts w:ascii="Times New Roman" w:hAnsi="Times New Roman" w:cs="Times New Roman"/>
          </w:rPr>
          <w:t xml:space="preserve"> (i.e., it is </w:t>
        </w:r>
      </w:ins>
      <w:ins w:id="554" w:author="Benton, Deon" w:date="2026-02-12T14:25:00Z" w16du:dateUtc="2026-02-12T20:25:00Z">
        <w:r w:rsidR="00DF3E6A">
          <w:rPr>
            <w:rFonts w:ascii="Times New Roman" w:hAnsi="Times New Roman" w:cs="Times New Roman"/>
          </w:rPr>
          <w:t>more difficult for the salience of the motion to extent to the barrier</w:t>
        </w:r>
      </w:ins>
      <w:ins w:id="55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55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557" w:author="Benton, Deon" w:date="2026-02-12T13:56:00Z" w16du:dateUtc="2026-02-12T19:56:00Z">
        <w:r w:rsidR="00722EFF">
          <w:rPr>
            <w:rFonts w:ascii="Times New Roman" w:hAnsi="Times New Roman" w:cs="Times New Roman"/>
          </w:rPr>
          <w:t xml:space="preserve"> and because</w:t>
        </w:r>
      </w:ins>
      <w:ins w:id="55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55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77777777" w:rsidR="0096761D" w:rsidRDefault="00BE48FB" w:rsidP="0096761D">
      <w:pPr>
        <w:spacing w:line="480" w:lineRule="auto"/>
        <w:ind w:firstLine="720"/>
        <w:contextualSpacing/>
        <w:rPr>
          <w:ins w:id="560" w:author="Benton, Deon" w:date="2026-02-12T15:31:00Z" w16du:dateUtc="2026-02-12T21:31:00Z"/>
          <w:rFonts w:ascii="Times New Roman" w:hAnsi="Times New Roman" w:cs="Times New Roman"/>
        </w:rPr>
      </w:pPr>
      <w:ins w:id="561" w:author="Benton, Deon" w:date="2026-02-12T14:32:00Z" w16du:dateUtc="2026-02-12T20:32:00Z">
        <w:r>
          <w:rPr>
            <w:rFonts w:ascii="Times New Roman" w:hAnsi="Times New Roman" w:cs="Times New Roman"/>
          </w:rPr>
          <w:t>These two factors—</w:t>
        </w:r>
      </w:ins>
      <w:ins w:id="562" w:author="Benton, Deon" w:date="2026-02-12T14:37:00Z" w16du:dateUtc="2026-02-12T20:37:00Z">
        <w:r w:rsidR="00570519">
          <w:rPr>
            <w:rFonts w:ascii="Times New Roman" w:hAnsi="Times New Roman" w:cs="Times New Roman"/>
          </w:rPr>
          <w:t xml:space="preserve">that is, </w:t>
        </w:r>
      </w:ins>
      <w:ins w:id="563" w:author="Benton, Deon" w:date="2026-02-12T14:32:00Z" w16du:dateUtc="2026-02-12T20:32:00Z">
        <w:r>
          <w:rPr>
            <w:rFonts w:ascii="Times New Roman" w:hAnsi="Times New Roman" w:cs="Times New Roman"/>
          </w:rPr>
          <w:t xml:space="preserve">online associative learning together </w:t>
        </w:r>
      </w:ins>
      <w:ins w:id="564" w:author="Benton, Deon" w:date="2026-02-12T14:38:00Z" w16du:dateUtc="2026-02-12T20:38:00Z">
        <w:r w:rsidR="00570519">
          <w:rPr>
            <w:rFonts w:ascii="Times New Roman" w:hAnsi="Times New Roman" w:cs="Times New Roman"/>
          </w:rPr>
          <w:t xml:space="preserve">with </w:t>
        </w:r>
      </w:ins>
      <w:ins w:id="565" w:author="Benton, Deon" w:date="2026-02-12T14:47:00Z" w16du:dateUtc="2026-02-12T20:47:00Z">
        <w:r w:rsidR="00AD265E">
          <w:rPr>
            <w:rFonts w:ascii="Times New Roman" w:hAnsi="Times New Roman" w:cs="Times New Roman"/>
          </w:rPr>
          <w:t>barrier sal</w:t>
        </w:r>
      </w:ins>
      <w:ins w:id="566" w:author="Benton, Deon" w:date="2026-02-12T14:48:00Z" w16du:dateUtc="2026-02-12T20:48:00Z">
        <w:r w:rsidR="00AD265E">
          <w:rPr>
            <w:rFonts w:ascii="Times New Roman" w:hAnsi="Times New Roman" w:cs="Times New Roman"/>
          </w:rPr>
          <w:t>ience</w:t>
        </w:r>
      </w:ins>
      <w:ins w:id="567" w:author="Benton, Deon" w:date="2026-02-12T14:33:00Z" w16du:dateUtc="2026-02-12T20:33:00Z">
        <w:r w:rsidR="000A276E">
          <w:rPr>
            <w:rFonts w:ascii="Times New Roman" w:hAnsi="Times New Roman" w:cs="Times New Roman"/>
          </w:rPr>
          <w:t>—can explain why</w:t>
        </w:r>
      </w:ins>
      <w:ins w:id="568" w:author="Benton, Deon" w:date="2026-02-12T14:34:00Z" w16du:dateUtc="2026-02-12T20:34:00Z">
        <w:r w:rsidR="000A276E">
          <w:rPr>
            <w:rFonts w:ascii="Times New Roman" w:hAnsi="Times New Roman" w:cs="Times New Roman"/>
          </w:rPr>
          <w:t xml:space="preserve"> infants in the Experimental condition displayed a different pattern of looking than infants in the Control condition</w:t>
        </w:r>
      </w:ins>
      <w:ins w:id="569" w:author="Benton, Deon" w:date="2026-02-12T14:33:00Z" w16du:dateUtc="2026-02-12T20:33:00Z">
        <w:r w:rsidR="000A276E">
          <w:rPr>
            <w:rFonts w:ascii="Times New Roman" w:hAnsi="Times New Roman" w:cs="Times New Roman"/>
          </w:rPr>
          <w:t xml:space="preserve">, despite the fact that both </w:t>
        </w:r>
      </w:ins>
      <w:ins w:id="570" w:author="Benton, Deon" w:date="2026-02-12T14:46:00Z" w16du:dateUtc="2026-02-12T20:46:00Z">
        <w:r w:rsidR="0017525B">
          <w:rPr>
            <w:rFonts w:ascii="Times New Roman" w:hAnsi="Times New Roman" w:cs="Times New Roman"/>
          </w:rPr>
          <w:t xml:space="preserve">groups </w:t>
        </w:r>
      </w:ins>
      <w:ins w:id="571" w:author="Benton, Deon" w:date="2026-02-12T14:33:00Z" w16du:dateUtc="2026-02-12T20:33:00Z">
        <w:r w:rsidR="000A276E">
          <w:rPr>
            <w:rFonts w:ascii="Times New Roman" w:hAnsi="Times New Roman" w:cs="Times New Roman"/>
          </w:rPr>
          <w:t xml:space="preserve">saw </w:t>
        </w:r>
      </w:ins>
      <w:ins w:id="572" w:author="Benton, Deon" w:date="2026-02-12T14:34:00Z" w16du:dateUtc="2026-02-12T20:34:00Z">
        <w:r w:rsidR="000A276E">
          <w:rPr>
            <w:rFonts w:ascii="Times New Roman" w:hAnsi="Times New Roman" w:cs="Times New Roman"/>
          </w:rPr>
          <w:t xml:space="preserve">a barrier and curved motion during habituation. </w:t>
        </w:r>
      </w:ins>
      <w:ins w:id="573" w:author="Benton, Deon" w:date="2026-02-12T14:48:00Z" w16du:dateUtc="2026-02-12T20:48:00Z">
        <w:r w:rsidR="00AD265E">
          <w:rPr>
            <w:rFonts w:ascii="Times New Roman" w:hAnsi="Times New Roman" w:cs="Times New Roman"/>
          </w:rPr>
          <w:t xml:space="preserve">For example, </w:t>
        </w:r>
      </w:ins>
      <w:ins w:id="574" w:author="Benton, Deon" w:date="2026-02-12T14:51:00Z" w16du:dateUtc="2026-02-12T20:51:00Z">
        <w:r w:rsidR="001F61B4">
          <w:rPr>
            <w:rFonts w:ascii="Times New Roman" w:hAnsi="Times New Roman" w:cs="Times New Roman"/>
          </w:rPr>
          <w:t>infants in the</w:t>
        </w:r>
      </w:ins>
      <w:ins w:id="575" w:author="Benton, Deon" w:date="2026-02-12T14:48:00Z" w16du:dateUtc="2026-02-12T20:48:00Z">
        <w:r w:rsidR="00AD265E">
          <w:rPr>
            <w:rFonts w:ascii="Times New Roman" w:hAnsi="Times New Roman" w:cs="Times New Roman"/>
          </w:rPr>
          <w:t xml:space="preserve"> Experimental condition </w:t>
        </w:r>
      </w:ins>
      <w:ins w:id="576" w:author="Benton, Deon" w:date="2026-02-12T14:51:00Z" w16du:dateUtc="2026-02-12T20:51:00Z">
        <w:r w:rsidR="001F61B4">
          <w:rPr>
            <w:rFonts w:ascii="Times New Roman" w:hAnsi="Times New Roman" w:cs="Times New Roman"/>
          </w:rPr>
          <w:t>were able to form a robust association between the curved</w:t>
        </w:r>
      </w:ins>
      <w:ins w:id="57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578" w:author="Benton, Deon" w:date="2026-02-12T14:54:00Z" w16du:dateUtc="2026-02-12T20:54:00Z">
        <w:r w:rsidR="00F61DB4">
          <w:rPr>
            <w:rFonts w:ascii="Times New Roman" w:hAnsi="Times New Roman" w:cs="Times New Roman"/>
          </w:rPr>
          <w:t>salience</w:t>
        </w:r>
      </w:ins>
      <w:ins w:id="579" w:author="Benton, Deon" w:date="2026-02-12T14:53:00Z" w16du:dateUtc="2026-02-12T20:53:00Z">
        <w:r w:rsidR="00F61DB4">
          <w:rPr>
            <w:rFonts w:ascii="Times New Roman" w:hAnsi="Times New Roman" w:cs="Times New Roman"/>
          </w:rPr>
          <w:t xml:space="preserve"> of the </w:t>
        </w:r>
      </w:ins>
      <w:ins w:id="580" w:author="Benton, Deon" w:date="2026-02-12T14:52:00Z" w16du:dateUtc="2026-02-12T20:52:00Z">
        <w:r w:rsidR="00F61DB4">
          <w:rPr>
            <w:rFonts w:ascii="Times New Roman" w:hAnsi="Times New Roman" w:cs="Times New Roman"/>
          </w:rPr>
          <w:t xml:space="preserve">barrier </w:t>
        </w:r>
      </w:ins>
      <w:ins w:id="581" w:author="Benton, Deon" w:date="2026-02-12T14:53:00Z" w16du:dateUtc="2026-02-12T20:53:00Z">
        <w:r w:rsidR="00F61DB4">
          <w:rPr>
            <w:rFonts w:ascii="Times New Roman" w:hAnsi="Times New Roman" w:cs="Times New Roman"/>
          </w:rPr>
          <w:t>was boosted due to the fact that it and the c</w:t>
        </w:r>
      </w:ins>
      <w:ins w:id="582" w:author="Benton, Deon" w:date="2026-02-12T14:49:00Z" w16du:dateUtc="2026-02-12T20:49:00Z">
        <w:r w:rsidR="001F61B4">
          <w:rPr>
            <w:rFonts w:ascii="Times New Roman" w:hAnsi="Times New Roman" w:cs="Times New Roman"/>
          </w:rPr>
          <w:t>urved motion were located in the same region of the vis</w:t>
        </w:r>
      </w:ins>
      <w:ins w:id="583" w:author="Benton, Deon" w:date="2026-02-12T14:50:00Z" w16du:dateUtc="2026-02-12T20:50:00Z">
        <w:r w:rsidR="001F61B4">
          <w:rPr>
            <w:rFonts w:ascii="Times New Roman" w:hAnsi="Times New Roman" w:cs="Times New Roman"/>
          </w:rPr>
          <w:t>ual field</w:t>
        </w:r>
      </w:ins>
      <w:ins w:id="584" w:author="Benton, Deon" w:date="2026-02-12T14:53:00Z" w16du:dateUtc="2026-02-12T20:53:00Z">
        <w:r w:rsidR="00F61DB4">
          <w:rPr>
            <w:rFonts w:ascii="Times New Roman" w:hAnsi="Times New Roman" w:cs="Times New Roman"/>
          </w:rPr>
          <w:t>.</w:t>
        </w:r>
      </w:ins>
      <w:ins w:id="585" w:author="Benton, Deon" w:date="2026-02-12T14:50:00Z" w16du:dateUtc="2026-02-12T20:50:00Z">
        <w:r w:rsidR="001F61B4">
          <w:rPr>
            <w:rFonts w:ascii="Times New Roman" w:hAnsi="Times New Roman" w:cs="Times New Roman"/>
          </w:rPr>
          <w:t xml:space="preserve"> </w:t>
        </w:r>
      </w:ins>
      <w:ins w:id="586"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58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588" w:author="Benton, Deon" w:date="2026-02-12T14:55:00Z" w16du:dateUtc="2026-02-12T20:55:00Z">
        <w:r w:rsidR="004D009C">
          <w:rPr>
            <w:rFonts w:ascii="Times New Roman" w:hAnsi="Times New Roman" w:cs="Times New Roman"/>
          </w:rPr>
          <w:t>s well as</w:t>
        </w:r>
      </w:ins>
      <w:ins w:id="589" w:author="Benton, Deon" w:date="2026-02-12T14:43:00Z" w16du:dateUtc="2026-02-12T20:43:00Z">
        <w:r w:rsidR="000E700A" w:rsidRPr="000E700A">
          <w:rPr>
            <w:rFonts w:ascii="Times New Roman" w:hAnsi="Times New Roman" w:cs="Times New Roman"/>
          </w:rPr>
          <w:t xml:space="preserve"> with infants’ broader real-world experience</w:t>
        </w:r>
      </w:ins>
      <w:ins w:id="59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591" w:author="Benton, Deon" w:date="2026-02-12T14:56:00Z" w16du:dateUtc="2026-02-12T20:56:00Z">
        <w:r w:rsidR="004D009C">
          <w:rPr>
            <w:rFonts w:ascii="Times New Roman" w:hAnsi="Times New Roman" w:cs="Times New Roman"/>
          </w:rPr>
          <w:t>tion than at the new action test event. In contrast, because</w:t>
        </w:r>
      </w:ins>
      <w:ins w:id="592" w:author="Benton, Deon" w:date="2026-02-12T14:58:00Z" w16du:dateUtc="2026-02-12T20:58:00Z">
        <w:r w:rsidR="003E4BC8">
          <w:rPr>
            <w:rFonts w:ascii="Times New Roman" w:hAnsi="Times New Roman" w:cs="Times New Roman"/>
          </w:rPr>
          <w:t xml:space="preserve"> </w:t>
        </w:r>
      </w:ins>
      <w:ins w:id="593" w:author="Benton, Deon" w:date="2026-02-12T14:56:00Z" w16du:dateUtc="2026-02-12T20:56:00Z">
        <w:r w:rsidR="004D009C">
          <w:rPr>
            <w:rFonts w:ascii="Times New Roman" w:hAnsi="Times New Roman" w:cs="Times New Roman"/>
          </w:rPr>
          <w:t xml:space="preserve">the curved motion and barrier occupied different regions of </w:t>
        </w:r>
        <w:r w:rsidR="004D009C">
          <w:rPr>
            <w:rFonts w:ascii="Times New Roman" w:hAnsi="Times New Roman" w:cs="Times New Roman"/>
          </w:rPr>
          <w:lastRenderedPageBreak/>
          <w:t>the screen</w:t>
        </w:r>
      </w:ins>
      <w:ins w:id="594" w:author="Benton, Deon" w:date="2026-02-12T14:57:00Z" w16du:dateUtc="2026-02-12T20:57:00Z">
        <w:r w:rsidR="003E4BC8">
          <w:rPr>
            <w:rFonts w:ascii="Times New Roman" w:hAnsi="Times New Roman" w:cs="Times New Roman"/>
          </w:rPr>
          <w:t xml:space="preserve"> during habituation for infants in the Control condition</w:t>
        </w:r>
      </w:ins>
      <w:ins w:id="595" w:author="Benton, Deon" w:date="2026-02-12T14:56:00Z" w16du:dateUtc="2026-02-12T20:56:00Z">
        <w:r w:rsidR="004D009C">
          <w:rPr>
            <w:rFonts w:ascii="Times New Roman" w:hAnsi="Times New Roman" w:cs="Times New Roman"/>
          </w:rPr>
          <w:t xml:space="preserve">, </w:t>
        </w:r>
      </w:ins>
      <w:ins w:id="596" w:author="Benton, Deon" w:date="2026-02-12T14:57:00Z" w16du:dateUtc="2026-02-12T20:57:00Z">
        <w:r w:rsidR="003E4BC8">
          <w:rPr>
            <w:rFonts w:ascii="Times New Roman" w:hAnsi="Times New Roman" w:cs="Times New Roman"/>
          </w:rPr>
          <w:t xml:space="preserve">the </w:t>
        </w:r>
      </w:ins>
      <w:ins w:id="597" w:author="Benton, Deon" w:date="2026-02-12T14:58:00Z" w16du:dateUtc="2026-02-12T20:58:00Z">
        <w:r w:rsidR="003E4BC8">
          <w:rPr>
            <w:rFonts w:ascii="Times New Roman" w:hAnsi="Times New Roman" w:cs="Times New Roman"/>
          </w:rPr>
          <w:t>barrier accrued l</w:t>
        </w:r>
      </w:ins>
      <w:ins w:id="598" w:author="Benton, Deon" w:date="2026-02-12T14:59:00Z" w16du:dateUtc="2026-02-12T20:59:00Z">
        <w:r w:rsidR="003E4BC8">
          <w:rPr>
            <w:rFonts w:ascii="Times New Roman" w:hAnsi="Times New Roman" w:cs="Times New Roman"/>
          </w:rPr>
          <w:t>ess salience and the</w:t>
        </w:r>
      </w:ins>
      <w:ins w:id="59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600" w:author="Benton, Deon" w:date="2026-02-12T14:59:00Z" w16du:dateUtc="2026-02-12T20:59:00Z">
        <w:r w:rsidR="003E4BC8">
          <w:rPr>
            <w:rFonts w:ascii="Times New Roman" w:hAnsi="Times New Roman" w:cs="Times New Roman"/>
          </w:rPr>
          <w:t xml:space="preserve"> </w:t>
        </w:r>
      </w:ins>
      <w:ins w:id="60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60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603" w:author="Benton, Deon" w:date="2026-02-12T15:06:00Z" w16du:dateUtc="2026-02-12T21:06:00Z">
        <w:r w:rsidR="008E3767">
          <w:rPr>
            <w:rFonts w:ascii="Times New Roman" w:hAnsi="Times New Roman" w:cs="Times New Roman"/>
          </w:rPr>
          <w:t xml:space="preserve"> </w:t>
        </w:r>
      </w:ins>
      <w:ins w:id="60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605" w:author="Benton, Deon" w:date="2026-02-12T15:28:00Z" w16du:dateUtc="2026-02-12T21:28:00Z">
        <w:r w:rsidR="00152F19">
          <w:rPr>
            <w:rFonts w:ascii="Times New Roman" w:hAnsi="Times New Roman" w:cs="Times New Roman"/>
          </w:rPr>
          <w:t xml:space="preserve">notions of agents, objects, action efficiency, or subjective utility. </w:t>
        </w:r>
      </w:ins>
      <w:ins w:id="606" w:author="Benton, Deon" w:date="2026-02-12T15:29:00Z" w16du:dateUtc="2026-02-12T21:29:00Z">
        <w:r w:rsidR="007B6A4E">
          <w:rPr>
            <w:rFonts w:ascii="Times New Roman" w:hAnsi="Times New Roman" w:cs="Times New Roman"/>
          </w:rPr>
          <w:t>To make this case, I will show that ALIAS—a connectionis</w:t>
        </w:r>
      </w:ins>
      <w:ins w:id="60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608" w:author="Benton, Deon" w:date="2026-02-12T15:31:00Z" w16du:dateUtc="2026-02-12T21:31:00Z">
        <w:r w:rsidR="007B6A4E">
          <w:rPr>
            <w:rFonts w:ascii="Times New Roman" w:hAnsi="Times New Roman" w:cs="Times New Roman"/>
          </w:rPr>
          <w:t xml:space="preserve">is literature. </w:t>
        </w:r>
      </w:ins>
    </w:p>
    <w:p w14:paraId="59A5325D" w14:textId="72015E40" w:rsidR="00524642" w:rsidRDefault="00635C87" w:rsidP="0096761D">
      <w:pPr>
        <w:spacing w:line="480" w:lineRule="auto"/>
        <w:ind w:firstLine="720"/>
        <w:contextualSpacing/>
        <w:rPr>
          <w:rFonts w:ascii="Times New Roman" w:hAnsi="Times New Roman" w:cs="Times New Roman"/>
        </w:rPr>
      </w:pPr>
      <w:ins w:id="609" w:author="Benton, Deon" w:date="2026-02-11T16:20:00Z" w16du:dateUtc="2026-02-11T22:20:00Z">
        <w:r>
          <w:rPr>
            <w:rFonts w:ascii="Times New Roman" w:hAnsi="Times New Roman" w:cs="Times New Roman"/>
          </w:rPr>
          <w:t xml:space="preserve">Two points are worth clarifying before </w:t>
        </w:r>
      </w:ins>
      <w:ins w:id="610" w:author="Benton, Deon" w:date="2026-02-12T15:32:00Z" w16du:dateUtc="2026-02-12T21:32:00Z">
        <w:r w:rsidR="0096761D">
          <w:rPr>
            <w:rFonts w:ascii="Times New Roman" w:hAnsi="Times New Roman" w:cs="Times New Roman"/>
          </w:rPr>
          <w:t>proceeding</w:t>
        </w:r>
      </w:ins>
      <w:ins w:id="611" w:author="Benton, Deon" w:date="2026-02-11T16:20:00Z" w16du:dateUtc="2026-02-11T22:20:00Z">
        <w:r>
          <w:rPr>
            <w:rFonts w:ascii="Times New Roman" w:hAnsi="Times New Roman" w:cs="Times New Roman"/>
          </w:rPr>
          <w:t>. First, as should</w:t>
        </w:r>
      </w:ins>
      <w:ins w:id="612" w:author="Benton, Deon" w:date="2026-02-12T15:32:00Z" w16du:dateUtc="2026-02-12T21:32:00Z">
        <w:r w:rsidR="0096761D">
          <w:rPr>
            <w:rFonts w:ascii="Times New Roman" w:hAnsi="Times New Roman" w:cs="Times New Roman"/>
          </w:rPr>
          <w:t xml:space="preserve"> now</w:t>
        </w:r>
      </w:ins>
      <w:ins w:id="613" w:author="Benton, Deon" w:date="2026-02-11T16:20:00Z" w16du:dateUtc="2026-02-11T22:20:00Z">
        <w:r>
          <w:rPr>
            <w:rFonts w:ascii="Times New Roman" w:hAnsi="Times New Roman" w:cs="Times New Roman"/>
          </w:rPr>
          <w:t xml:space="preserve"> be </w:t>
        </w:r>
      </w:ins>
      <w:ins w:id="614" w:author="Benton, Deon" w:date="2026-02-12T15:32:00Z" w16du:dateUtc="2026-02-12T21:32:00Z">
        <w:r w:rsidR="0096761D">
          <w:rPr>
            <w:rFonts w:ascii="Times New Roman" w:hAnsi="Times New Roman" w:cs="Times New Roman"/>
          </w:rPr>
          <w:t xml:space="preserve">readily </w:t>
        </w:r>
      </w:ins>
      <w:ins w:id="615" w:author="Benton, Deon" w:date="2026-02-11T16:20:00Z" w16du:dateUtc="2026-02-11T22:20:00Z">
        <w:r>
          <w:rPr>
            <w:rFonts w:ascii="Times New Roman" w:hAnsi="Times New Roman" w:cs="Times New Roman"/>
          </w:rPr>
          <w:t xml:space="preserve">clear,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616" w:author="Benton, Deon" w:date="2026-02-12T15:32:00Z" w16du:dateUtc="2026-02-12T21:32:00Z">
        <w:r w:rsidR="0096761D">
          <w:rPr>
            <w:rFonts w:ascii="Times New Roman" w:hAnsi="Times New Roman" w:cs="Times New Roman"/>
          </w:rPr>
          <w:t xml:space="preserve">is it </w:t>
        </w:r>
      </w:ins>
      <w:ins w:id="617"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 Instead, the current perspective is an attempt to explain</w:t>
        </w:r>
        <w:r w:rsidRPr="000B0B74">
          <w:rPr>
            <w:rFonts w:ascii="Times New Roman" w:hAnsi="Times New Roman" w:cs="Times New Roman"/>
          </w:rPr>
          <w:t xml:space="preserve"> infants' behaviors in studies on this topic in terms of general processes that operate over</w:t>
        </w:r>
        <w:r>
          <w:rPr>
            <w:rFonts w:ascii="Times New Roman" w:hAnsi="Times New Roman" w:cs="Times New Roman"/>
          </w:rPr>
          <w:t xml:space="preserve"> the</w:t>
        </w:r>
      </w:ins>
      <w:ins w:id="618" w:author="Benton, Deon" w:date="2026-02-12T15:33:00Z" w16du:dateUtc="2026-02-12T21:33:00Z">
        <w:r w:rsidR="0096761D">
          <w:rPr>
            <w:rFonts w:ascii="Times New Roman" w:hAnsi="Times New Roman" w:cs="Times New Roman"/>
          </w:rPr>
          <w:t xml:space="preserve"> visible, low-level, and conceptually neutral</w:t>
        </w:r>
      </w:ins>
      <w:ins w:id="619" w:author="Benton, Deon" w:date="2026-02-11T16:20:00Z" w16du:dateUtc="2026-02-11T22:20:00Z">
        <w:r>
          <w:rPr>
            <w:rFonts w:ascii="Times New Roman" w:hAnsi="Times New Roman" w:cs="Times New Roman"/>
          </w:rPr>
          <w:t xml:space="preserve"> </w:t>
        </w:r>
      </w:ins>
      <w:ins w:id="620" w:author="Benton, Deon" w:date="2026-02-12T15:33:00Z" w16du:dateUtc="2026-02-12T21:33:00Z">
        <w:r w:rsidR="0096761D">
          <w:rPr>
            <w:rFonts w:ascii="Times New Roman" w:hAnsi="Times New Roman" w:cs="Times New Roman"/>
          </w:rPr>
          <w:t>features</w:t>
        </w:r>
      </w:ins>
      <w:ins w:id="621" w:author="Benton, Deon" w:date="2026-02-11T16:20:00Z" w16du:dateUtc="2026-02-11T22:20:00Z">
        <w:r>
          <w:rPr>
            <w:rFonts w:ascii="Times New Roman" w:hAnsi="Times New Roman" w:cs="Times New Roman"/>
          </w:rPr>
          <w:t xml:space="preserve"> </w:t>
        </w:r>
      </w:ins>
      <w:ins w:id="622" w:author="Benton, Deon" w:date="2026-02-12T15:33:00Z" w16du:dateUtc="2026-02-12T21:33:00Z">
        <w:r w:rsidR="0096761D">
          <w:rPr>
            <w:rFonts w:ascii="Times New Roman" w:hAnsi="Times New Roman" w:cs="Times New Roman"/>
          </w:rPr>
          <w:t xml:space="preserve">and kinematics </w:t>
        </w:r>
      </w:ins>
      <w:ins w:id="623" w:author="Benton, Deon" w:date="2026-02-11T16:20:00Z" w16du:dateUtc="2026-02-11T22:20:00Z">
        <w:r>
          <w:rPr>
            <w:rFonts w:ascii="Times New Roman" w:hAnsi="Times New Roman" w:cs="Times New Roman"/>
          </w:rPr>
          <w:t>of visual scenes</w:t>
        </w:r>
      </w:ins>
      <w:ins w:id="624" w:author="Benton, Deon" w:date="2026-02-12T15:33:00Z" w16du:dateUtc="2026-02-12T21:33:00Z">
        <w:r w:rsidR="0096761D">
          <w:rPr>
            <w:rFonts w:ascii="Times New Roman" w:hAnsi="Times New Roman" w:cs="Times New Roman"/>
          </w:rPr>
          <w:t>.</w:t>
        </w:r>
      </w:ins>
      <w:ins w:id="625"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626" w:author="Benton, Deon" w:date="2026-02-12T15:34:00Z" w16du:dateUtc="2026-02-12T21:34:00Z">
        <w:r w:rsidR="00105BB1">
          <w:rPr>
            <w:rFonts w:ascii="Times New Roman" w:hAnsi="Times New Roman" w:cs="Times New Roman"/>
          </w:rPr>
          <w:t>the overarching goal of the current paper is</w:t>
        </w:r>
      </w:ins>
      <w:ins w:id="627" w:author="Benton, Deon" w:date="2026-02-11T16:20:00Z" w16du:dateUtc="2026-02-11T22:20:00Z">
        <w:r w:rsidRPr="009A322E">
          <w:rPr>
            <w:rFonts w:ascii="Times New Roman" w:hAnsi="Times New Roman" w:cs="Times New Roman"/>
          </w:rPr>
          <w:t xml:space="preserve"> to offer a lean perspective on infants’ behavior in studies designed to assess their ostensibly rich action understanding, I contend that the proposed account and accompanying simulations support the broader claim that infants’ behavior in </w:t>
        </w:r>
      </w:ins>
      <w:ins w:id="628" w:author="Benton, Deon" w:date="2026-02-12T15:34:00Z" w16du:dateUtc="2026-02-12T21:34:00Z">
        <w:r w:rsidR="00105BB1">
          <w:rPr>
            <w:rFonts w:ascii="Times New Roman" w:hAnsi="Times New Roman" w:cs="Times New Roman"/>
          </w:rPr>
          <w:t>studies on this topic</w:t>
        </w:r>
      </w:ins>
      <w:ins w:id="629"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630" w:author="Benton, Deon" w:date="2026-02-12T15:35:00Z" w16du:dateUtc="2026-02-12T21:35:00Z">
        <w:r w:rsidR="00105BB1">
          <w:rPr>
            <w:rFonts w:ascii="Times New Roman" w:hAnsi="Times New Roman" w:cs="Times New Roman"/>
          </w:rPr>
          <w:t xml:space="preserve"> (e.g., </w:t>
        </w:r>
      </w:ins>
      <w:ins w:id="631" w:author="Benton, Deon" w:date="2026-02-12T15:40:00Z" w16du:dateUtc="2026-02-12T21:40:00Z">
        <w:r w:rsidR="00F67E24">
          <w:rPr>
            <w:rFonts w:ascii="Times New Roman" w:hAnsi="Times New Roman" w:cs="Times New Roman"/>
          </w:rPr>
          <w:t xml:space="preserve">Altmann &amp; Dienes, 1999; </w:t>
        </w:r>
      </w:ins>
      <w:ins w:id="632" w:author="Benton, Deon" w:date="2026-02-12T15:36:00Z" w16du:dateUtc="2026-02-12T21:36:00Z">
        <w:r w:rsidR="000E3F68">
          <w:rPr>
            <w:rFonts w:ascii="Times New Roman" w:hAnsi="Times New Roman" w:cs="Times New Roman"/>
          </w:rPr>
          <w:t>Benton, 2024;</w:t>
        </w:r>
      </w:ins>
      <w:ins w:id="633" w:author="Benton, Deon" w:date="2026-02-12T15:41:00Z" w16du:dateUtc="2026-02-12T21:41:00Z">
        <w:r w:rsidR="00FC5CD7">
          <w:rPr>
            <w:rFonts w:ascii="Times New Roman" w:hAnsi="Times New Roman" w:cs="Times New Roman"/>
          </w:rPr>
          <w:t xml:space="preserve"> Benton et al., 2024;</w:t>
        </w:r>
      </w:ins>
      <w:ins w:id="634" w:author="Benton, Deon" w:date="2026-02-12T15:36:00Z" w16du:dateUtc="2026-02-12T21:36:00Z">
        <w:r w:rsidR="000E3F68">
          <w:rPr>
            <w:rFonts w:ascii="Times New Roman" w:hAnsi="Times New Roman" w:cs="Times New Roman"/>
          </w:rPr>
          <w:t xml:space="preserve"> </w:t>
        </w:r>
      </w:ins>
      <w:ins w:id="635"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636" w:author="Benton, Deon" w:date="2026-02-12T15:36:00Z" w16du:dateUtc="2026-02-12T21:36:00Z">
        <w:r w:rsidR="000E3F68">
          <w:rPr>
            <w:rFonts w:ascii="Times New Roman" w:hAnsi="Times New Roman" w:cs="Times New Roman"/>
          </w:rPr>
          <w:t>McClelland &amp; Thompson, 2007;</w:t>
        </w:r>
      </w:ins>
      <w:ins w:id="637" w:author="Benton, Deon" w:date="2026-02-12T15:38:00Z" w16du:dateUtc="2026-02-12T21:38:00Z">
        <w:r w:rsidR="00F67E24">
          <w:rPr>
            <w:rFonts w:ascii="Times New Roman" w:hAnsi="Times New Roman" w:cs="Times New Roman"/>
          </w:rPr>
          <w:t xml:space="preserve"> </w:t>
        </w:r>
      </w:ins>
      <w:ins w:id="638" w:author="Benton, Deon" w:date="2026-02-12T15:43:00Z" w16du:dateUtc="2026-02-12T21:43:00Z">
        <w:r w:rsidR="008E4B8C">
          <w:rPr>
            <w:rFonts w:ascii="Times New Roman" w:hAnsi="Times New Roman" w:cs="Times New Roman"/>
          </w:rPr>
          <w:t xml:space="preserve">Munakata, 1998; </w:t>
        </w:r>
      </w:ins>
      <w:ins w:id="639" w:author="Benton, Deon" w:date="2026-02-12T15:42:00Z" w16du:dateUtc="2026-02-12T21:42:00Z">
        <w:r w:rsidR="008E4B8C">
          <w:rPr>
            <w:rFonts w:ascii="Times New Roman" w:hAnsi="Times New Roman" w:cs="Times New Roman"/>
          </w:rPr>
          <w:t xml:space="preserve">Munakata et al., 1997; </w:t>
        </w:r>
      </w:ins>
      <w:ins w:id="640" w:author="Benton, Deon" w:date="2026-02-12T15:38:00Z" w16du:dateUtc="2026-02-12T21:38:00Z">
        <w:r w:rsidR="00F67E24">
          <w:rPr>
            <w:rFonts w:ascii="Times New Roman" w:hAnsi="Times New Roman" w:cs="Times New Roman"/>
          </w:rPr>
          <w:t>Orhan &amp; Lake, 2024;</w:t>
        </w:r>
      </w:ins>
      <w:ins w:id="641"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lastRenderedPageBreak/>
          <w:t>Overwalle</w:t>
        </w:r>
        <w:proofErr w:type="spellEnd"/>
        <w:r w:rsidR="00F67E24">
          <w:rPr>
            <w:rFonts w:ascii="Times New Roman" w:hAnsi="Times New Roman" w:cs="Times New Roman"/>
          </w:rPr>
          <w:t>, 2010</w:t>
        </w:r>
      </w:ins>
      <w:ins w:id="642" w:author="Benton, Deon" w:date="2026-02-25T10:05:00Z" w16du:dateUtc="2026-02-25T16:05:00Z">
        <w:r w:rsidR="00797E75">
          <w:rPr>
            <w:rFonts w:ascii="Times New Roman" w:hAnsi="Times New Roman" w:cs="Times New Roman"/>
          </w:rPr>
          <w:t>;</w:t>
        </w:r>
      </w:ins>
      <w:ins w:id="643" w:author="Benton, Deon" w:date="2026-02-12T15:36:00Z" w16du:dateUtc="2026-02-12T21:36:00Z">
        <w:r w:rsidR="000E3F68">
          <w:rPr>
            <w:rFonts w:ascii="Times New Roman" w:hAnsi="Times New Roman" w:cs="Times New Roman"/>
          </w:rPr>
          <w:t xml:space="preserve"> </w:t>
        </w:r>
      </w:ins>
      <w:proofErr w:type="spellStart"/>
      <w:ins w:id="644"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645" w:author="Benton, Deon" w:date="2026-02-12T15:36:00Z" w16du:dateUtc="2026-02-12T21:36:00Z">
        <w:r w:rsidR="000E3F68">
          <w:rPr>
            <w:rFonts w:ascii="Times New Roman" w:hAnsi="Times New Roman" w:cs="Times New Roman"/>
          </w:rPr>
          <w:t>Rumelhart &amp; McClelland, 1985</w:t>
        </w:r>
      </w:ins>
      <w:ins w:id="646" w:author="Benton, Deon" w:date="2026-02-12T15:37:00Z" w16du:dateUtc="2026-02-12T21:37:00Z">
        <w:r w:rsidR="000E3F68">
          <w:rPr>
            <w:rFonts w:ascii="Times New Roman" w:hAnsi="Times New Roman" w:cs="Times New Roman"/>
          </w:rPr>
          <w:t>; Vong et al., 2004</w:t>
        </w:r>
      </w:ins>
      <w:ins w:id="647" w:author="Benton, Deon" w:date="2026-02-12T15:47:00Z" w16du:dateUtc="2026-02-12T21:47:00Z">
        <w:r w:rsidR="009130D6">
          <w:rPr>
            <w:rFonts w:ascii="Times New Roman" w:hAnsi="Times New Roman" w:cs="Times New Roman"/>
          </w:rPr>
          <w:t xml:space="preserve">; for excellent reviews see </w:t>
        </w:r>
        <w:proofErr w:type="spellStart"/>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xml:space="preserve">, 2014 and </w:t>
        </w:r>
      </w:ins>
      <w:ins w:id="648" w:author="Benton, Deon" w:date="2026-02-12T15:48:00Z" w16du:dateUtc="2026-02-12T21:48:00Z">
        <w:r w:rsidR="009130D6">
          <w:rPr>
            <w:rFonts w:ascii="Times New Roman" w:hAnsi="Times New Roman" w:cs="Times New Roman"/>
          </w:rPr>
          <w:t>Elman et al., 1996</w:t>
        </w:r>
      </w:ins>
      <w:ins w:id="649" w:author="Benton, Deon" w:date="2026-02-12T15:36:00Z" w16du:dateUtc="2026-02-12T21:36:00Z">
        <w:r w:rsidR="000E3F68">
          <w:rPr>
            <w:rFonts w:ascii="Times New Roman" w:hAnsi="Times New Roman" w:cs="Times New Roman"/>
          </w:rPr>
          <w:t>)</w:t>
        </w:r>
      </w:ins>
      <w:ins w:id="650"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651" w:author="Benton, Deon" w:date="2026-02-12T15:34:00Z" w16du:dateUtc="2026-02-12T21:34:00Z">
        <w:r w:rsidR="00105BB1">
          <w:rPr>
            <w:rFonts w:ascii="Times New Roman" w:hAnsi="Times New Roman" w:cs="Times New Roman"/>
          </w:rPr>
          <w:t>I</w:t>
        </w:r>
      </w:ins>
      <w:ins w:id="652"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482D064" w:rsidR="00524642" w:rsidRDefault="00F83FBE" w:rsidP="00A318A3">
      <w:pPr>
        <w:spacing w:line="480" w:lineRule="auto"/>
        <w:ind w:firstLine="720"/>
        <w:contextualSpacing/>
        <w:rPr>
          <w:rFonts w:ascii="Times New Roman" w:hAnsi="Times New Roman" w:cs="Times New Roman"/>
        </w:rPr>
      </w:pPr>
      <w:ins w:id="653" w:author="Benton, Deon" w:date="2026-02-12T15:56:00Z" w16du:dateUtc="2026-02-12T21:56:00Z">
        <w:r w:rsidRPr="00F83FBE">
          <w:rPr>
            <w:rFonts w:ascii="Times New Roman" w:hAnsi="Times New Roman" w:cs="Times New Roman"/>
          </w:rPr>
          <w:t xml:space="preserve">To assess the viability and sufficiency of the current account, </w:t>
        </w:r>
        <w:r>
          <w:rPr>
            <w:rFonts w:ascii="Times New Roman" w:hAnsi="Times New Roman" w:cs="Times New Roman"/>
          </w:rPr>
          <w:t>I</w:t>
        </w:r>
        <w:r w:rsidRPr="00F83FBE">
          <w:rPr>
            <w:rFonts w:ascii="Times New Roman" w:hAnsi="Times New Roman" w:cs="Times New Roman"/>
          </w:rPr>
          <w:t xml:space="preserve"> implemented it in a </w:t>
        </w:r>
        <w:r>
          <w:rPr>
            <w:rFonts w:ascii="Times New Roman" w:hAnsi="Times New Roman" w:cs="Times New Roman"/>
          </w:rPr>
          <w:t>connectionist model ca</w:t>
        </w:r>
      </w:ins>
      <w:ins w:id="654" w:author="Benton, Deon" w:date="2026-02-12T15:57:00Z" w16du:dateUtc="2026-02-12T21:57:00Z">
        <w:r>
          <w:rPr>
            <w:rFonts w:ascii="Times New Roman" w:hAnsi="Times New Roman" w:cs="Times New Roman"/>
          </w:rPr>
          <w:t xml:space="preserve">lled ALIAS </w:t>
        </w:r>
      </w:ins>
      <w:ins w:id="655" w:author="Benton, Deon" w:date="2026-02-12T15:56:00Z" w16du:dateUtc="2026-02-12T21:56:00Z">
        <w:r w:rsidRPr="00F83FBE">
          <w:rPr>
            <w:rFonts w:ascii="Times New Roman" w:hAnsi="Times New Roman" w:cs="Times New Roman"/>
          </w:rPr>
          <w:t xml:space="preserve">to determine whether it can qualitatively explain infants’ looking responses across a range of </w:t>
        </w:r>
      </w:ins>
      <w:proofErr w:type="spellStart"/>
      <w:ins w:id="656" w:author="Benton, Deon" w:date="2026-02-12T15:57:00Z" w16du:dateUtc="2026-02-12T21:57:00Z">
        <w:r>
          <w:rPr>
            <w:rFonts w:ascii="Times New Roman" w:hAnsi="Times New Roman" w:cs="Times New Roman"/>
          </w:rPr>
          <w:t>VoE</w:t>
        </w:r>
      </w:ins>
      <w:proofErr w:type="spellEnd"/>
      <w:ins w:id="657" w:author="Benton, Deon" w:date="2026-02-12T15:56:00Z" w16du:dateUtc="2026-02-12T21:56:00Z">
        <w:r w:rsidRPr="00F83FBE">
          <w:rPr>
            <w:rFonts w:ascii="Times New Roman" w:hAnsi="Times New Roman" w:cs="Times New Roman"/>
          </w:rPr>
          <w:t xml:space="preserve"> studies </w:t>
        </w:r>
      </w:ins>
      <w:ins w:id="658" w:author="Benton, Deon" w:date="2026-02-12T15:57:00Z" w16du:dateUtc="2026-02-12T21:57:00Z">
        <w:r>
          <w:rPr>
            <w:rFonts w:ascii="Times New Roman" w:hAnsi="Times New Roman" w:cs="Times New Roman"/>
          </w:rPr>
          <w:t xml:space="preserve">assessing infant </w:t>
        </w:r>
      </w:ins>
      <w:ins w:id="659" w:author="Benton, Deon" w:date="2026-02-12T15:56:00Z" w16du:dateUtc="2026-02-12T21:56:00Z">
        <w:r w:rsidRPr="00F83FBE">
          <w:rPr>
            <w:rFonts w:ascii="Times New Roman" w:hAnsi="Times New Roman" w:cs="Times New Roman"/>
          </w:rPr>
          <w:t>action understanding</w:t>
        </w:r>
      </w:ins>
      <w:ins w:id="660" w:author="Benton, Deon" w:date="2026-02-12T15:57:00Z" w16du:dateUtc="2026-02-12T21:57:00Z">
        <w:r>
          <w:rPr>
            <w:rFonts w:ascii="Times New Roman" w:hAnsi="Times New Roman" w:cs="Times New Roman"/>
          </w:rPr>
          <w:t>.</w:t>
        </w:r>
      </w:ins>
      <w:ins w:id="661" w:author="Benton, Deon" w:date="2026-02-13T11:09:00Z" w16du:dateUtc="2026-02-13T17:09:00Z">
        <w:r w:rsidR="00FC2F2A">
          <w:rPr>
            <w:rFonts w:ascii="Times New Roman" w:hAnsi="Times New Roman" w:cs="Times New Roman"/>
          </w:rPr>
          <w:t xml:space="preserve"> </w:t>
        </w:r>
      </w:ins>
      <w:del w:id="662"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663" w:author="Benton, Deon" w:date="2026-02-13T11:09:00Z" w16du:dateUtc="2026-02-13T17:09:00Z">
        <w:r w:rsidR="00FC2F2A">
          <w:rPr>
            <w:rFonts w:ascii="Times New Roman" w:eastAsia="Times New Roman" w:hAnsi="Times New Roman" w:cs="Times New Roman"/>
          </w:rPr>
          <w:t>because ALIAS was developed to capture</w:t>
        </w:r>
      </w:ins>
      <w:ins w:id="664" w:author="Benton, Deon" w:date="2026-02-13T11:11:00Z" w16du:dateUtc="2026-02-13T17:11:00Z">
        <w:r w:rsidR="00E35E64">
          <w:rPr>
            <w:rFonts w:ascii="Times New Roman" w:eastAsia="Times New Roman" w:hAnsi="Times New Roman" w:cs="Times New Roman"/>
          </w:rPr>
          <w:t xml:space="preserve"> a broad set of</w:t>
        </w:r>
      </w:ins>
      <w:ins w:id="665" w:author="Benton, Deon" w:date="2026-02-13T11:09:00Z" w16du:dateUtc="2026-02-13T17:09:00Z">
        <w:r w:rsidR="00FC2F2A">
          <w:rPr>
            <w:rFonts w:ascii="Times New Roman" w:eastAsia="Times New Roman" w:hAnsi="Times New Roman" w:cs="Times New Roman"/>
          </w:rPr>
          <w:t xml:space="preserve"> key findings in this literature,</w:t>
        </w:r>
      </w:ins>
      <w:ins w:id="666" w:author="Benton, Deon" w:date="2026-02-13T11:48:00Z" w16du:dateUtc="2026-02-13T17:48:00Z">
        <w:r w:rsidR="00841A7E">
          <w:rPr>
            <w:rFonts w:ascii="Times New Roman" w:eastAsia="Times New Roman" w:hAnsi="Times New Roman" w:cs="Times New Roman"/>
          </w:rPr>
          <w:t xml:space="preserve"> the simulations reported below were not intended to reproduce the full details of any </w:t>
        </w:r>
        <w:proofErr w:type="gramStart"/>
        <w:r w:rsidR="00841A7E">
          <w:rPr>
            <w:rFonts w:ascii="Times New Roman" w:eastAsia="Times New Roman" w:hAnsi="Times New Roman" w:cs="Times New Roman"/>
          </w:rPr>
          <w:t>one</w:t>
        </w:r>
        <w:proofErr w:type="gramEnd"/>
        <w:r w:rsidR="00841A7E">
          <w:rPr>
            <w:rFonts w:ascii="Times New Roman" w:eastAsia="Times New Roman" w:hAnsi="Times New Roman" w:cs="Times New Roman"/>
          </w:rPr>
          <w:t xml:space="preserve"> study or every experiment within it.</w:t>
        </w:r>
      </w:ins>
      <w:ins w:id="667" w:author="Benton, Deon" w:date="2026-02-13T11:09:00Z" w16du:dateUtc="2026-02-13T17:09:00Z">
        <w:r w:rsidR="00FC2F2A">
          <w:rPr>
            <w:rFonts w:ascii="Times New Roman" w:eastAsia="Times New Roman" w:hAnsi="Times New Roman" w:cs="Times New Roman"/>
          </w:rPr>
          <w:t xml:space="preserve"> </w:t>
        </w:r>
      </w:ins>
      <w:ins w:id="668"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669" w:author="Benton, Deon" w:date="2026-02-13T11:26:00Z" w16du:dateUtc="2026-02-13T17:26:00Z">
        <w:r w:rsidR="00D213F8">
          <w:rPr>
            <w:rFonts w:ascii="Times New Roman" w:eastAsia="Times New Roman" w:hAnsi="Times New Roman" w:cs="Times New Roman"/>
          </w:rPr>
          <w:t>targeted here</w:t>
        </w:r>
      </w:ins>
      <w:ins w:id="670"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671" w:author="Benton, Deon" w:date="2026-02-13T11:32:00Z" w16du:dateUtc="2026-02-13T17:32:00Z">
        <w:r w:rsidR="007B777A">
          <w:rPr>
            <w:rFonts w:ascii="Times New Roman" w:eastAsia="Times New Roman" w:hAnsi="Times New Roman" w:cs="Times New Roman"/>
          </w:rPr>
          <w:t>thought</w:t>
        </w:r>
      </w:ins>
      <w:ins w:id="672" w:author="Benton, Deon" w:date="2026-02-13T11:24:00Z" w16du:dateUtc="2026-02-13T17:24:00Z">
        <w:r w:rsidR="00F90C60" w:rsidRPr="00F90C60">
          <w:rPr>
            <w:rFonts w:ascii="Times New Roman" w:eastAsia="Times New Roman" w:hAnsi="Times New Roman" w:cs="Times New Roman"/>
          </w:rPr>
          <w:t xml:space="preserve"> to drive infants’ behavior</w:t>
        </w:r>
      </w:ins>
      <w:ins w:id="673" w:author="Benton, Deon" w:date="2026-02-13T11:22:00Z" w16du:dateUtc="2026-02-13T17:22:00Z">
        <w:r w:rsidR="00A318A3">
          <w:rPr>
            <w:rFonts w:ascii="Times New Roman" w:eastAsia="Times New Roman" w:hAnsi="Times New Roman" w:cs="Times New Roman"/>
          </w:rPr>
          <w:t>.</w:t>
        </w:r>
      </w:ins>
      <w:ins w:id="674" w:author="Benton, Deon" w:date="2026-02-13T11:17:00Z" w16du:dateUtc="2026-02-13T17:17:00Z">
        <w:r w:rsidR="00F121C3">
          <w:rPr>
            <w:rFonts w:ascii="Times New Roman" w:eastAsia="Times New Roman" w:hAnsi="Times New Roman" w:cs="Times New Roman"/>
          </w:rPr>
          <w:t xml:space="preserve"> </w:t>
        </w:r>
      </w:ins>
      <w:ins w:id="675" w:author="Benton, Deon" w:date="2026-02-13T11:22:00Z" w16du:dateUtc="2026-02-13T17:22:00Z">
        <w:r w:rsidR="00A318A3">
          <w:rPr>
            <w:rFonts w:ascii="Times New Roman" w:eastAsia="Times New Roman" w:hAnsi="Times New Roman" w:cs="Times New Roman"/>
          </w:rPr>
          <w:t xml:space="preserve">Additionally, </w:t>
        </w:r>
      </w:ins>
      <w:ins w:id="676"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677"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678" w:author="Benton, Deon" w:date="2026-02-13T11:25:00Z" w16du:dateUtc="2026-02-13T17:25:00Z">
        <w:r w:rsidR="00155706">
          <w:rPr>
            <w:rFonts w:ascii="Times New Roman" w:eastAsia="Times New Roman" w:hAnsi="Times New Roman" w:cs="Times New Roman"/>
          </w:rPr>
          <w:t xml:space="preserve">: </w:t>
        </w:r>
      </w:ins>
    </w:p>
    <w:p w14:paraId="032456E9" w14:textId="3EB4E8B4" w:rsidR="00524642" w:rsidRDefault="0070428C" w:rsidP="00524642">
      <w:pPr>
        <w:pStyle w:val="ListParagraph"/>
        <w:numPr>
          <w:ilvl w:val="0"/>
          <w:numId w:val="1"/>
        </w:numPr>
        <w:spacing w:line="480" w:lineRule="auto"/>
        <w:rPr>
          <w:rFonts w:ascii="Times New Roman" w:hAnsi="Times New Roman" w:cs="Times New Roman"/>
        </w:rPr>
      </w:pPr>
      <w:ins w:id="679" w:author="Benton, Deon" w:date="2026-02-13T11:53:00Z" w16du:dateUtc="2026-02-13T17:53:00Z">
        <w:r>
          <w:rPr>
            <w:rFonts w:ascii="Times New Roman" w:hAnsi="Times New Roman" w:cs="Times New Roman"/>
            <w:b/>
            <w:bCs/>
          </w:rPr>
          <w:t>Selective long</w:t>
        </w:r>
      </w:ins>
      <w:ins w:id="680" w:author="Benton, Deon" w:date="2026-02-13T11:54:00Z" w16du:dateUtc="2026-02-13T17:54:00Z">
        <w:r>
          <w:rPr>
            <w:rFonts w:ascii="Times New Roman" w:hAnsi="Times New Roman" w:cs="Times New Roman"/>
            <w:b/>
            <w:bCs/>
          </w:rPr>
          <w:t>er looking to inefficient actions following</w:t>
        </w:r>
      </w:ins>
      <w:ins w:id="681" w:author="Benton, Deon" w:date="2026-02-25T12:01:00Z" w16du:dateUtc="2026-02-25T18:01:00Z">
        <w:r w:rsidR="003027F0">
          <w:rPr>
            <w:rFonts w:ascii="Times New Roman" w:hAnsi="Times New Roman" w:cs="Times New Roman"/>
            <w:b/>
            <w:bCs/>
          </w:rPr>
          <w:t xml:space="preserve"> habituation to events that establish an expectation for efficient action</w:t>
        </w:r>
      </w:ins>
      <w:ins w:id="682" w:author="Benton, Deon" w:date="2026-02-13T11:54:00Z" w16du:dateUtc="2026-02-13T17:54:00Z">
        <w:r>
          <w:rPr>
            <w:rFonts w:ascii="Times New Roman" w:hAnsi="Times New Roman" w:cs="Times New Roman"/>
            <w:b/>
            <w:bCs/>
          </w:rPr>
          <w:t xml:space="preserve">. </w:t>
        </w:r>
      </w:ins>
      <w:ins w:id="683" w:author="Benton, Deon" w:date="2026-02-13T12:02:00Z" w16du:dateUtc="2026-02-13T18:02:00Z">
        <w:r w:rsidR="00953FA9">
          <w:rPr>
            <w:rFonts w:ascii="Times New Roman" w:hAnsi="Times New Roman" w:cs="Times New Roman"/>
          </w:rPr>
          <w:t>I</w:t>
        </w:r>
      </w:ins>
      <w:ins w:id="684" w:author="Benton, Deon" w:date="2026-02-13T11:54:00Z" w16du:dateUtc="2026-02-13T17:54:00Z">
        <w:r>
          <w:rPr>
            <w:rFonts w:ascii="Times New Roman" w:hAnsi="Times New Roman" w:cs="Times New Roman"/>
          </w:rPr>
          <w:t>n the absence of a physical barrier</w:t>
        </w:r>
      </w:ins>
      <w:ins w:id="685"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686" w:author="Benton, Deon" w:date="2026-02-13T11:33:00Z" w16du:dateUtc="2026-02-13T17:33:00Z">
        <w:r w:rsidR="007B777A">
          <w:rPr>
            <w:rFonts w:ascii="Times New Roman" w:hAnsi="Times New Roman" w:cs="Times New Roman"/>
          </w:rPr>
          <w:t>when</w:t>
        </w:r>
      </w:ins>
      <w:ins w:id="687" w:author="Benton, Deon" w:date="2026-02-13T11:55:00Z" w16du:dateUtc="2026-02-13T17:55:00Z">
        <w:r>
          <w:rPr>
            <w:rFonts w:ascii="Times New Roman" w:hAnsi="Times New Roman" w:cs="Times New Roman"/>
          </w:rPr>
          <w:t xml:space="preserve"> </w:t>
        </w:r>
      </w:ins>
      <w:ins w:id="688" w:author="Benton, Deon" w:date="2026-02-13T11:33:00Z" w16du:dateUtc="2026-02-13T17:33:00Z">
        <w:r w:rsidR="007B777A">
          <w:rPr>
            <w:rFonts w:ascii="Times New Roman" w:hAnsi="Times New Roman" w:cs="Times New Roman"/>
          </w:rPr>
          <w:t>a</w:t>
        </w:r>
      </w:ins>
      <w:ins w:id="689" w:author="Benton, Deon" w:date="2026-02-13T11:34:00Z" w16du:dateUtc="2026-02-13T17:34:00Z">
        <w:r w:rsidR="007B777A">
          <w:rPr>
            <w:rFonts w:ascii="Times New Roman" w:hAnsi="Times New Roman" w:cs="Times New Roman"/>
          </w:rPr>
          <w:t xml:space="preserve"> first character </w:t>
        </w:r>
      </w:ins>
      <w:ins w:id="690" w:author="Benton, Deon" w:date="2026-02-13T11:33:00Z" w16du:dateUtc="2026-02-13T17:33:00Z">
        <w:r w:rsidR="007B777A">
          <w:rPr>
            <w:rFonts w:ascii="Times New Roman" w:hAnsi="Times New Roman" w:cs="Times New Roman"/>
          </w:rPr>
          <w:t>follows a curved path to reach</w:t>
        </w:r>
      </w:ins>
      <w:ins w:id="691"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692" w:author="Benton, Deon" w:date="2026-02-13T11:36:00Z" w16du:dateUtc="2026-02-13T17:36:00Z">
        <w:r w:rsidR="00D0227A">
          <w:rPr>
            <w:rFonts w:ascii="Times New Roman" w:hAnsi="Times New Roman" w:cs="Times New Roman"/>
          </w:rPr>
          <w:t>.</w:t>
        </w:r>
      </w:ins>
      <w:ins w:id="693" w:author="Benton, Deon" w:date="2026-02-13T11:39:00Z" w16du:dateUtc="2026-02-13T17:39:00Z">
        <w:r w:rsidR="00190D1A">
          <w:rPr>
            <w:rFonts w:ascii="Times New Roman" w:hAnsi="Times New Roman" w:cs="Times New Roman"/>
          </w:rPr>
          <w:t xml:space="preserve"> </w:t>
        </w:r>
      </w:ins>
      <w:ins w:id="694" w:author="Benton, Deon" w:date="2026-02-13T11:40:00Z" w16du:dateUtc="2026-02-13T17:40:00Z">
        <w:r w:rsidR="00190D1A">
          <w:rPr>
            <w:rFonts w:ascii="Times New Roman" w:hAnsi="Times New Roman" w:cs="Times New Roman"/>
          </w:rPr>
          <w:t xml:space="preserve">Crucially, this pattern </w:t>
        </w:r>
      </w:ins>
      <w:ins w:id="695" w:author="Benton, Deon" w:date="2026-02-13T12:10:00Z" w16du:dateUtc="2026-02-13T18:10:00Z">
        <w:r w:rsidR="00C66C18">
          <w:rPr>
            <w:rFonts w:ascii="Times New Roman" w:hAnsi="Times New Roman" w:cs="Times New Roman"/>
          </w:rPr>
          <w:t>only holds</w:t>
        </w:r>
      </w:ins>
      <w:ins w:id="696" w:author="Benton, Deon" w:date="2026-02-13T11:40:00Z" w16du:dateUtc="2026-02-13T17:40:00Z">
        <w:r w:rsidR="00190D1A">
          <w:rPr>
            <w:rFonts w:ascii="Times New Roman" w:hAnsi="Times New Roman" w:cs="Times New Roman"/>
          </w:rPr>
          <w:t xml:space="preserve"> when </w:t>
        </w:r>
      </w:ins>
      <w:ins w:id="697" w:author="Benton, Deon" w:date="2026-02-13T11:35:00Z" w16du:dateUtc="2026-02-13T17:35:00Z">
        <w:r w:rsidR="00445048">
          <w:rPr>
            <w:rFonts w:ascii="Times New Roman" w:hAnsi="Times New Roman" w:cs="Times New Roman"/>
          </w:rPr>
          <w:t>the curved action occur</w:t>
        </w:r>
      </w:ins>
      <w:ins w:id="698" w:author="Benton, Deon" w:date="2026-02-13T11:40:00Z" w16du:dateUtc="2026-02-13T17:40:00Z">
        <w:r w:rsidR="00190D1A">
          <w:rPr>
            <w:rFonts w:ascii="Times New Roman" w:hAnsi="Times New Roman" w:cs="Times New Roman"/>
          </w:rPr>
          <w:t>s</w:t>
        </w:r>
      </w:ins>
      <w:ins w:id="699" w:author="Benton, Deon" w:date="2026-02-13T11:35:00Z" w16du:dateUtc="2026-02-13T17:35:00Z">
        <w:r w:rsidR="00445048">
          <w:rPr>
            <w:rFonts w:ascii="Times New Roman" w:hAnsi="Times New Roman" w:cs="Times New Roman"/>
          </w:rPr>
          <w:t xml:space="preserve"> over a barrier </w:t>
        </w:r>
      </w:ins>
      <w:ins w:id="700" w:author="Benton, Deon" w:date="2026-02-13T11:40:00Z" w16du:dateUtc="2026-02-13T17:40:00Z">
        <w:r w:rsidR="00190D1A">
          <w:rPr>
            <w:rFonts w:ascii="Times New Roman" w:hAnsi="Times New Roman" w:cs="Times New Roman"/>
          </w:rPr>
          <w:t xml:space="preserve">during </w:t>
        </w:r>
        <w:r w:rsidR="00190D1A">
          <w:rPr>
            <w:rFonts w:ascii="Times New Roman" w:hAnsi="Times New Roman" w:cs="Times New Roman"/>
          </w:rPr>
          <w:lastRenderedPageBreak/>
          <w:t>an initial habituation phase</w:t>
        </w:r>
      </w:ins>
      <w:ins w:id="701" w:author="Benton, Deon" w:date="2026-02-13T12:10:00Z" w16du:dateUtc="2026-02-13T18:10:00Z">
        <w:r w:rsidR="00C66C18">
          <w:rPr>
            <w:rFonts w:ascii="Times New Roman" w:hAnsi="Times New Roman" w:cs="Times New Roman"/>
          </w:rPr>
          <w:t xml:space="preserve">; infants look equally long at both actions when the </w:t>
        </w:r>
      </w:ins>
      <w:ins w:id="702"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703"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704" w:author="Benton, Deon" w:date="2026-02-13T12:02:00Z" w16du:dateUtc="2026-02-13T18:02:00Z">
        <w:r w:rsidR="002E379E">
          <w:rPr>
            <w:rFonts w:ascii="Times New Roman" w:hAnsi="Times New Roman" w:cs="Times New Roman"/>
            <w:b/>
            <w:bCs/>
          </w:rPr>
          <w:t>Independence f</w:t>
        </w:r>
      </w:ins>
      <w:ins w:id="705" w:author="Benton, Deon" w:date="2026-02-13T12:09:00Z" w16du:dateUtc="2026-02-13T18:09:00Z">
        <w:r w:rsidR="00C66C18">
          <w:rPr>
            <w:rFonts w:ascii="Times New Roman" w:hAnsi="Times New Roman" w:cs="Times New Roman"/>
            <w:b/>
            <w:bCs/>
          </w:rPr>
          <w:t>rom</w:t>
        </w:r>
      </w:ins>
      <w:ins w:id="706" w:author="Benton, Deon" w:date="2026-02-13T12:02:00Z" w16du:dateUtc="2026-02-13T18:02:00Z">
        <w:r w:rsidR="002E379E">
          <w:rPr>
            <w:rFonts w:ascii="Times New Roman" w:hAnsi="Times New Roman" w:cs="Times New Roman"/>
            <w:b/>
            <w:bCs/>
          </w:rPr>
          <w:t xml:space="preserve"> animacy</w:t>
        </w:r>
      </w:ins>
      <w:ins w:id="707" w:author="Benton, Deon" w:date="2026-02-13T11:56:00Z" w16du:dateUtc="2026-02-13T17:56:00Z">
        <w:r w:rsidR="005F561E">
          <w:rPr>
            <w:rFonts w:ascii="Times New Roman" w:hAnsi="Times New Roman" w:cs="Times New Roman"/>
            <w:b/>
            <w:bCs/>
          </w:rPr>
          <w:t>.</w:t>
        </w:r>
      </w:ins>
      <w:ins w:id="708" w:author="Benton, Deon" w:date="2026-02-13T12:03:00Z" w16du:dateUtc="2026-02-13T18:03:00Z">
        <w:r w:rsidR="002E379E">
          <w:rPr>
            <w:rFonts w:ascii="Times New Roman" w:hAnsi="Times New Roman" w:cs="Times New Roman"/>
            <w:b/>
            <w:bCs/>
          </w:rPr>
          <w:t xml:space="preserve"> </w:t>
        </w:r>
      </w:ins>
      <w:ins w:id="709" w:author="Benton, Deon" w:date="2026-02-13T11:56:00Z" w16du:dateUtc="2026-02-13T17:56:00Z">
        <w:r w:rsidR="005F561E">
          <w:rPr>
            <w:rFonts w:ascii="Times New Roman" w:hAnsi="Times New Roman" w:cs="Times New Roman"/>
          </w:rPr>
          <w:t>Infants’ looking behaviors adhere to the pattern d</w:t>
        </w:r>
      </w:ins>
      <w:ins w:id="710" w:author="Benton, Deon" w:date="2026-02-13T11:57:00Z" w16du:dateUtc="2026-02-13T17:57:00Z">
        <w:r w:rsidR="005F561E">
          <w:rPr>
            <w:rFonts w:ascii="Times New Roman" w:hAnsi="Times New Roman" w:cs="Times New Roman"/>
          </w:rPr>
          <w:t xml:space="preserve">escribed in (1) </w:t>
        </w:r>
      </w:ins>
      <w:ins w:id="711"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712"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4F7619C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713"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714"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 </w:t>
      </w:r>
      <w:r w:rsidR="00DC0ABB">
        <w:rPr>
          <w:rFonts w:ascii="Times New Roman" w:hAnsi="Times New Roman" w:cs="Times New Roman"/>
        </w:rPr>
        <w:t xml:space="preserve">or </w:t>
      </w:r>
      <w:r w:rsidR="00765EE3">
        <w:rPr>
          <w:rFonts w:ascii="Times New Roman" w:hAnsi="Times New Roman" w:cs="Times New Roman"/>
        </w:rPr>
        <w:t xml:space="preserve">are shown </w:t>
      </w:r>
      <w:r w:rsidR="00DC0ABB">
        <w:rPr>
          <w:rFonts w:ascii="Times New Roman" w:hAnsi="Times New Roman" w:cs="Times New Roman"/>
        </w:rPr>
        <w:t xml:space="preserve">action displays </w:t>
      </w:r>
      <w:r w:rsidR="00765EE3">
        <w:rPr>
          <w:rFonts w:ascii="Times New Roman" w:hAnsi="Times New Roman" w:cs="Times New Roman"/>
        </w:rPr>
        <w:t xml:space="preserve">that </w:t>
      </w:r>
      <w:r w:rsidR="00DC0ABB">
        <w:rPr>
          <w:rFonts w:ascii="Times New Roman" w:hAnsi="Times New Roman" w:cs="Times New Roman"/>
        </w:rPr>
        <w:t>depict a causal relation (e.g., Liu et al., 2019).</w:t>
      </w:r>
    </w:p>
    <w:p w14:paraId="3611B7CC" w14:textId="0773D093" w:rsidR="00807B0F" w:rsidRDefault="009A232F" w:rsidP="00807B0F">
      <w:pPr>
        <w:spacing w:line="480" w:lineRule="auto"/>
        <w:ind w:firstLine="720"/>
        <w:contextualSpacing/>
        <w:rPr>
          <w:rFonts w:ascii="Times New Roman" w:hAnsi="Times New Roman" w:cs="Times New Roman"/>
        </w:rPr>
      </w:pPr>
      <w:ins w:id="715"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716"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717"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718" w:author="Benton, Deon" w:date="2026-02-25T12:20:00Z" w16du:dateUtc="2026-02-25T18:20:00Z">
        <w:r w:rsidR="006F4E6E">
          <w:rPr>
            <w:rFonts w:ascii="Times New Roman" w:hAnsi="Times New Roman" w:cs="Times New Roman"/>
          </w:rPr>
          <w:t xml:space="preserve">present </w:t>
        </w:r>
      </w:ins>
      <w:ins w:id="719"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ins w:id="720" w:author="Benton, Deon" w:date="2026-02-25T12:20:00Z" w16du:dateUtc="2026-02-25T18:20:00Z">
        <w:r w:rsidR="006F4E6E">
          <w:rPr>
            <w:rFonts w:ascii="Times New Roman" w:eastAsia="Times New Roman" w:hAnsi="Times New Roman" w:cs="Times New Roman"/>
          </w:rPr>
          <w:t>That said, I see</w:t>
        </w:r>
      </w:ins>
      <w:r w:rsidR="00807B0F">
        <w:rPr>
          <w:rFonts w:ascii="Times New Roman" w:eastAsia="Times New Roman" w:hAnsi="Times New Roman" w:cs="Times New Roman"/>
        </w:rPr>
        <w:t xml:space="preserve"> present </w:t>
      </w:r>
      <w:ins w:id="721" w:author="Benton, Deon" w:date="2026-02-25T12:21:00Z" w16du:dateUtc="2026-02-25T18:21:00Z">
        <w:r w:rsidR="006F4E6E">
          <w:rPr>
            <w:rFonts w:ascii="Times New Roman" w:eastAsia="Times New Roman" w:hAnsi="Times New Roman" w:cs="Times New Roman"/>
          </w:rPr>
          <w:lastRenderedPageBreak/>
          <w:t>model</w:t>
        </w:r>
      </w:ins>
      <w:r w:rsidR="00807B0F">
        <w:rPr>
          <w:rFonts w:ascii="Times New Roman" w:eastAsia="Times New Roman" w:hAnsi="Times New Roman" w:cs="Times New Roman"/>
        </w:rPr>
        <w:t xml:space="preserve">—and the theoretical proposal </w:t>
      </w:r>
      <w:ins w:id="722" w:author="Benton, Deon" w:date="2026-02-25T12:21:00Z" w16du:dateUtc="2026-02-25T18:21:00Z">
        <w:r w:rsidR="006F4E6E">
          <w:rPr>
            <w:rFonts w:ascii="Times New Roman" w:eastAsia="Times New Roman" w:hAnsi="Times New Roman" w:cs="Times New Roman"/>
          </w:rPr>
          <w:t xml:space="preserve">it </w:t>
        </w:r>
      </w:ins>
      <w:r w:rsidR="00807B0F">
        <w:rPr>
          <w:rFonts w:ascii="Times New Roman" w:eastAsia="Times New Roman" w:hAnsi="Times New Roman" w:cs="Times New Roman"/>
        </w:rPr>
        <w:t>implement</w:t>
      </w:r>
      <w:ins w:id="723" w:author="Benton, Deon" w:date="2026-02-25T12:21:00Z" w16du:dateUtc="2026-02-25T18:21:00Z">
        <w:r w:rsidR="006F4E6E">
          <w:rPr>
            <w:rFonts w:ascii="Times New Roman" w:eastAsia="Times New Roman" w:hAnsi="Times New Roman" w:cs="Times New Roman"/>
          </w:rPr>
          <w:t>s</w:t>
        </w:r>
      </w:ins>
      <w:r w:rsidR="00807B0F">
        <w:rPr>
          <w:rFonts w:ascii="Times New Roman" w:eastAsia="Times New Roman" w:hAnsi="Times New Roman" w:cs="Times New Roman"/>
        </w:rPr>
        <w:t xml:space="preserve">—as speaking to a much broader </w:t>
      </w:r>
      <w:r w:rsidR="00B535D1">
        <w:rPr>
          <w:rFonts w:ascii="Times New Roman" w:eastAsia="Times New Roman" w:hAnsi="Times New Roman" w:cs="Times New Roman"/>
        </w:rPr>
        <w:t>point:</w:t>
      </w:r>
      <w:r w:rsidR="00807B0F">
        <w:rPr>
          <w:rFonts w:ascii="Times New Roman" w:eastAsia="Times New Roman" w:hAnsi="Times New Roman" w:cs="Times New Roman"/>
        </w:rPr>
        <w:t xml:space="preserve"> </w:t>
      </w:r>
      <w:r w:rsidR="00B535D1">
        <w:rPr>
          <w:rFonts w:ascii="Times New Roman" w:eastAsia="Times New Roman" w:hAnsi="Times New Roman" w:cs="Times New Roman"/>
        </w:rPr>
        <w:t>Domain</w:t>
      </w:r>
      <w:r w:rsidR="00807B0F">
        <w:rPr>
          <w:rFonts w:ascii="Times New Roman" w:eastAsia="Times New Roman" w:hAnsi="Times New Roman" w:cs="Times New Roman"/>
        </w:rPr>
        <w:t xml:space="preserve">-general </w:t>
      </w:r>
      <w:r w:rsidR="00B535D1">
        <w:rPr>
          <w:rFonts w:ascii="Times New Roman" w:eastAsia="Times New Roman" w:hAnsi="Times New Roman" w:cs="Times New Roman"/>
        </w:rPr>
        <w:t xml:space="preserve">learning </w:t>
      </w:r>
      <w:r w:rsidR="00807B0F">
        <w:rPr>
          <w:rFonts w:ascii="Times New Roman" w:eastAsia="Times New Roman" w:hAnsi="Times New Roman" w:cs="Times New Roman"/>
        </w:rPr>
        <w:t xml:space="preserve">mechanisms may suffice to explain infants’ behaviors in </w:t>
      </w:r>
      <w:proofErr w:type="spellStart"/>
      <w:r w:rsidR="00807B0F">
        <w:rPr>
          <w:rFonts w:ascii="Times New Roman" w:eastAsia="Times New Roman" w:hAnsi="Times New Roman" w:cs="Times New Roman"/>
        </w:rPr>
        <w:t>VoE</w:t>
      </w:r>
      <w:proofErr w:type="spellEnd"/>
      <w:r w:rsidR="00807B0F">
        <w:rPr>
          <w:rFonts w:ascii="Times New Roman" w:eastAsia="Times New Roman" w:hAnsi="Times New Roman" w:cs="Times New Roman"/>
        </w:rPr>
        <w:t xml:space="preserve"> tasks</w:t>
      </w:r>
      <w:ins w:id="724" w:author="Benton, Deon" w:date="2026-02-25T12:22:00Z" w16du:dateUtc="2026-02-25T18:22:00Z">
        <w:r w:rsidR="004A6F4E">
          <w:rPr>
            <w:rFonts w:ascii="Times New Roman" w:eastAsia="Times New Roman" w:hAnsi="Times New Roman" w:cs="Times New Roman"/>
          </w:rPr>
          <w:t>.</w:t>
        </w:r>
      </w:ins>
    </w:p>
    <w:p w14:paraId="3003D899" w14:textId="29542D57"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725" w:author="Benton, Deon" w:date="2026-02-25T12:25:00Z" w16du:dateUtc="2026-02-25T18:25:00Z">
        <w:r w:rsidR="00050686">
          <w:rPr>
            <w:rFonts w:ascii="Times New Roman" w:hAnsi="Times New Roman" w:cs="Times New Roman"/>
          </w:rPr>
          <w:t xml:space="preserve">next section, I describe the </w:t>
        </w:r>
      </w:ins>
      <w:ins w:id="726" w:author="Benton, Deon" w:date="2026-02-25T12:26:00Z" w16du:dateUtc="2026-02-25T18:26:00Z">
        <w:r w:rsidR="00050686">
          <w:rPr>
            <w:rFonts w:ascii="Times New Roman" w:hAnsi="Times New Roman" w:cs="Times New Roman"/>
          </w:rPr>
          <w:t>shared model architecture and the pretraining experience common to all simulations.</w:t>
        </w:r>
      </w:ins>
      <w:r>
        <w:rPr>
          <w:rFonts w:ascii="Times New Roman" w:hAnsi="Times New Roman" w:cs="Times New Roman"/>
        </w:rPr>
        <w:t xml:space="preserve"> I then present </w:t>
      </w:r>
      <w:ins w:id="727" w:author="Benton, Deon" w:date="2026-02-25T12:28:00Z" w16du:dateUtc="2026-02-25T18:28:00Z">
        <w:r w:rsidR="00E129B7">
          <w:rPr>
            <w:rFonts w:ascii="Times New Roman" w:hAnsi="Times New Roman" w:cs="Times New Roman"/>
          </w:rPr>
          <w:t xml:space="preserve">19 </w:t>
        </w:r>
      </w:ins>
      <w:r>
        <w:rPr>
          <w:rFonts w:ascii="Times New Roman" w:hAnsi="Times New Roman" w:cs="Times New Roman"/>
        </w:rPr>
        <w:t xml:space="preserve">simulations,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Given that the focus here was to show that a model that implements the current perspective can capture </w:t>
      </w:r>
      <w:ins w:id="728" w:author="Benton, Deon" w:date="2026-02-25T12:28:00Z" w16du:dateUtc="2026-02-25T18:28:00Z">
        <w:r w:rsidR="00E129B7">
          <w:rPr>
            <w:rFonts w:ascii="Times New Roman" w:hAnsi="Times New Roman" w:cs="Times New Roman"/>
          </w:rPr>
          <w:t xml:space="preserve">key </w:t>
        </w:r>
      </w:ins>
      <w:r>
        <w:rPr>
          <w:rFonts w:ascii="Times New Roman" w:hAnsi="Times New Roman" w:cs="Times New Roman"/>
        </w:rPr>
        <w:t>data from studies that use the Gergely paradigm,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theory </w:t>
      </w:r>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729" w:author="Benton, Deon" w:date="2026-02-25T12:30:00Z" w16du:dateUtc="2026-02-25T18:30:00Z">
        <w:r w:rsidR="004B22DC">
          <w:rPr>
            <w:rFonts w:ascii="Times New Roman" w:hAnsi="Times New Roman" w:cs="Times New Roman"/>
          </w:rPr>
          <w:t>In cases where the original reports did not provide sufficient detail about critical aspects of a set of studies</w:t>
        </w:r>
      </w:ins>
      <w:ins w:id="730" w:author="Benton, Deon" w:date="2026-02-25T12:31:00Z" w16du:dateUtc="2026-02-25T18:31:00Z">
        <w:r w:rsidR="00C90067">
          <w:rPr>
            <w:rFonts w:ascii="Times New Roman" w:hAnsi="Times New Roman" w:cs="Times New Roman"/>
          </w:rPr>
          <w:t xml:space="preserve"> (e.g., the length of the action phase in Skerry et</w:t>
        </w:r>
      </w:ins>
      <w:ins w:id="731" w:author="Benton, Deon" w:date="2026-02-25T12:32:00Z" w16du:dateUtc="2026-02-25T18:32:00Z">
        <w:r w:rsidR="00C90067">
          <w:rPr>
            <w:rFonts w:ascii="Times New Roman" w:hAnsi="Times New Roman" w:cs="Times New Roman"/>
          </w:rPr>
          <w:t xml:space="preserve"> al., 2013)</w:t>
        </w:r>
      </w:ins>
      <w:ins w:id="732" w:author="Benton, Deon" w:date="2026-02-25T12:30:00Z" w16du:dateUtc="2026-02-25T18:30:00Z">
        <w:r w:rsidR="004B22DC">
          <w:rPr>
            <w:rFonts w:ascii="Times New Roman" w:hAnsi="Times New Roman" w:cs="Times New Roman"/>
          </w:rPr>
          <w:t xml:space="preserve">, </w:t>
        </w:r>
      </w:ins>
      <w:ins w:id="733" w:author="Benton, Deon" w:date="2026-02-25T12:31:00Z" w16du:dateUtc="2026-02-25T18:31:00Z">
        <w:r w:rsidR="004B22DC">
          <w:rPr>
            <w:rFonts w:ascii="Times New Roman" w:hAnsi="Times New Roman" w:cs="Times New Roman"/>
          </w:rPr>
          <w:t>reasonable assumptions were made to implement those elements in the present simulations.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3B034F9E"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734" w:author="Benton, Deon" w:date="2026-02-25T12:36:00Z" w16du:dateUtc="2026-02-25T18:36:00Z">
        <w:r w:rsidR="00181ADB">
          <w:rPr>
            <w:rFonts w:ascii="Times New Roman" w:hAnsi="Times New Roman" w:cs="Times New Roman"/>
          </w:rPr>
          <w:t>The Associative Learning in Actio</w:t>
        </w:r>
      </w:ins>
      <w:ins w:id="735" w:author="Benton, Deon" w:date="2026-02-25T12:37:00Z" w16du:dateUtc="2026-02-25T18:37:00Z">
        <w:r w:rsidR="00181ADB">
          <w:rPr>
            <w:rFonts w:ascii="Times New Roman" w:hAnsi="Times New Roman" w:cs="Times New Roman"/>
          </w:rPr>
          <w:t xml:space="preserve">n Studies (i.e., </w:t>
        </w:r>
      </w:ins>
      <w:ins w:id="736" w:author="Benton, Deon" w:date="2026-02-25T12:36:00Z" w16du:dateUtc="2026-02-25T18:36:00Z">
        <w:r w:rsidR="00181ADB">
          <w:rPr>
            <w:rFonts w:ascii="Times New Roman" w:hAnsi="Times New Roman" w:cs="Times New Roman"/>
          </w:rPr>
          <w:t>ALIAS</w:t>
        </w:r>
      </w:ins>
      <w:ins w:id="737" w:author="Benton, Deon" w:date="2026-02-25T12:37:00Z" w16du:dateUtc="2026-02-25T18:37:00Z">
        <w:r w:rsidR="00181ADB">
          <w:rPr>
            <w:rFonts w:ascii="Times New Roman" w:hAnsi="Times New Roman" w:cs="Times New Roman"/>
          </w:rPr>
          <w:t xml:space="preserve">) model </w:t>
        </w:r>
      </w:ins>
      <w:ins w:id="738" w:author="Benton, Deon" w:date="2026-02-25T12:36:00Z" w16du:dateUtc="2026-02-25T18:36:00Z">
        <w:r w:rsidR="00181ADB">
          <w:rPr>
            <w:rFonts w:ascii="Times New Roman" w:hAnsi="Times New Roman" w:cs="Times New Roman"/>
          </w:rPr>
          <w:t>was</w:t>
        </w:r>
      </w:ins>
      <w:r>
        <w:rPr>
          <w:rFonts w:ascii="Times New Roman" w:hAnsi="Times New Roman" w:cs="Times New Roman"/>
        </w:rPr>
        <w:t xml:space="preserve"> </w:t>
      </w:r>
      <w:ins w:id="739" w:author="Benton, Deon" w:date="2026-02-25T13:09:00Z" w16du:dateUtc="2026-02-25T19:09:00Z">
        <w:r w:rsidR="001F704D">
          <w:rPr>
            <w:rFonts w:ascii="Times New Roman" w:hAnsi="Times New Roman" w:cs="Times New Roman"/>
          </w:rPr>
          <w:t>a connectionist model</w:t>
        </w:r>
      </w:ins>
      <w:ins w:id="740" w:author="Benton, Deon" w:date="2026-02-25T12:33:00Z" w16du:dateUtc="2026-02-25T18:33:00Z">
        <w:r w:rsidR="00840921">
          <w:rPr>
            <w:rFonts w:ascii="Times New Roman" w:hAnsi="Times New Roman" w:cs="Times New Roman"/>
          </w:rPr>
          <w:t xml:space="preserve"> that combined an </w:t>
        </w:r>
      </w:ins>
      <w:ins w:id="741" w:author="Benton, Deon" w:date="2026-02-25T12:35:00Z" w16du:dateUtc="2026-02-25T18:35:00Z">
        <w:r w:rsidR="00181ADB">
          <w:rPr>
            <w:rFonts w:ascii="Times New Roman" w:hAnsi="Times New Roman" w:cs="Times New Roman"/>
          </w:rPr>
          <w:t>autoencoder</w:t>
        </w:r>
      </w:ins>
      <w:ins w:id="742" w:author="Benton, Deon" w:date="2026-02-25T12:33:00Z" w16du:dateUtc="2026-02-25T18:33:00Z">
        <w:r w:rsidR="00840921">
          <w:rPr>
            <w:rFonts w:ascii="Times New Roman" w:hAnsi="Times New Roman" w:cs="Times New Roman"/>
          </w:rPr>
          <w:t xml:space="preserve"> (e.g., Mareschal et al., 2000) with a simple</w:t>
        </w:r>
      </w:ins>
      <w:ins w:id="743" w:author="Benton, Deon" w:date="2026-02-25T12:34:00Z" w16du:dateUtc="2026-02-25T18:34:00Z">
        <w:r w:rsidR="00840921">
          <w:rPr>
            <w:rFonts w:ascii="Times New Roman" w:hAnsi="Times New Roman" w:cs="Times New Roman"/>
          </w:rPr>
          <w:t xml:space="preserve"> recurrent network (</w:t>
        </w:r>
      </w:ins>
      <w:ins w:id="744" w:author="Benton, Deon" w:date="2026-02-25T12:44:00Z" w16du:dateUtc="2026-02-25T18:44:00Z">
        <w:r w:rsidR="006B0C8E">
          <w:rPr>
            <w:rFonts w:ascii="Times New Roman" w:hAnsi="Times New Roman" w:cs="Times New Roman"/>
          </w:rPr>
          <w:t xml:space="preserve">i.e., an </w:t>
        </w:r>
      </w:ins>
      <w:proofErr w:type="gramStart"/>
      <w:ins w:id="745" w:author="Benton, Deon" w:date="2026-02-25T12:36:00Z" w16du:dateUtc="2026-02-25T18:36:00Z">
        <w:r w:rsidR="00181ADB">
          <w:rPr>
            <w:rFonts w:ascii="Times New Roman" w:hAnsi="Times New Roman" w:cs="Times New Roman"/>
          </w:rPr>
          <w:t>SRN;</w:t>
        </w:r>
        <w:proofErr w:type="gramEnd"/>
        <w:r w:rsidR="00181ADB">
          <w:rPr>
            <w:rFonts w:ascii="Times New Roman" w:hAnsi="Times New Roman" w:cs="Times New Roman"/>
          </w:rPr>
          <w:t xml:space="preserve"> </w:t>
        </w:r>
      </w:ins>
      <w:ins w:id="746" w:author="Benton, Deon" w:date="2026-02-25T12:34:00Z" w16du:dateUtc="2026-02-25T18:34:00Z">
        <w:r w:rsidR="00840921">
          <w:rPr>
            <w:rFonts w:ascii="Times New Roman" w:hAnsi="Times New Roman" w:cs="Times New Roman"/>
          </w:rPr>
          <w:t>e.g., Elman, 1990).</w:t>
        </w:r>
      </w:ins>
      <w:r>
        <w:rPr>
          <w:rFonts w:ascii="Times New Roman" w:hAnsi="Times New Roman" w:cs="Times New Roman"/>
        </w:rPr>
        <w:t xml:space="preserve"> </w:t>
      </w:r>
      <w:ins w:id="747" w:author="Benton, Deon" w:date="2026-02-25T12:34:00Z" w16du:dateUtc="2026-02-25T18:34:00Z">
        <w:r w:rsidR="00840921">
          <w:rPr>
            <w:rFonts w:ascii="Times New Roman" w:hAnsi="Times New Roman" w:cs="Times New Roman"/>
          </w:rPr>
          <w:t xml:space="preserve">The job of the autoencoder component of the network was to </w:t>
        </w:r>
      </w:ins>
      <w:ins w:id="748" w:author="Benton, Deon" w:date="2026-02-25T12:35:00Z" w16du:dateUtc="2026-02-25T18:35:00Z">
        <w:r w:rsidR="00840921">
          <w:rPr>
            <w:rFonts w:ascii="Times New Roman" w:hAnsi="Times New Roman" w:cs="Times New Roman"/>
          </w:rPr>
          <w:t>learn a compact representation of th</w:t>
        </w:r>
      </w:ins>
      <w:ins w:id="749" w:author="Benton, Deon" w:date="2026-02-25T12:45:00Z" w16du:dateUtc="2026-02-25T18:45:00Z">
        <w:r w:rsidR="00020260">
          <w:rPr>
            <w:rFonts w:ascii="Times New Roman" w:hAnsi="Times New Roman" w:cs="Times New Roman"/>
          </w:rPr>
          <w:t>e</w:t>
        </w:r>
      </w:ins>
      <w:ins w:id="750" w:author="Benton, Deon" w:date="2026-02-25T12:35:00Z" w16du:dateUtc="2026-02-25T18:35:00Z">
        <w:r w:rsidR="00840921">
          <w:rPr>
            <w:rFonts w:ascii="Times New Roman" w:hAnsi="Times New Roman" w:cs="Times New Roman"/>
          </w:rPr>
          <w:t xml:space="preserve"> input along </w:t>
        </w:r>
      </w:ins>
      <w:ins w:id="751" w:author="Benton, Deon" w:date="2026-02-25T12:37:00Z" w16du:dateUtc="2026-02-25T18:37:00Z">
        <w:r w:rsidR="00181ADB">
          <w:rPr>
            <w:rFonts w:ascii="Times New Roman" w:hAnsi="Times New Roman" w:cs="Times New Roman"/>
          </w:rPr>
          <w:t>one or more hidden layers</w:t>
        </w:r>
      </w:ins>
      <w:ins w:id="752" w:author="Benton, Deon" w:date="2026-02-25T12:35:00Z" w16du:dateUtc="2026-02-25T18:35:00Z">
        <w:r w:rsidR="00840921">
          <w:rPr>
            <w:rFonts w:ascii="Times New Roman" w:hAnsi="Times New Roman" w:cs="Times New Roman"/>
          </w:rPr>
          <w:t xml:space="preserve"> that was sufficient to reproduce the input at the output layer.</w:t>
        </w:r>
      </w:ins>
      <w:ins w:id="753" w:author="Benton, Deon" w:date="2026-02-25T12:38:00Z" w16du:dateUtc="2026-02-25T18:38:00Z">
        <w:r w:rsidR="00BA4C0B">
          <w:rPr>
            <w:rFonts w:ascii="Times New Roman" w:hAnsi="Times New Roman" w:cs="Times New Roman"/>
          </w:rPr>
          <w:t xml:space="preserve"> </w:t>
        </w:r>
      </w:ins>
      <w:ins w:id="754" w:author="Benton, Deon" w:date="2026-02-25T12:43:00Z" w16du:dateUtc="2026-02-25T18:43:00Z">
        <w:r w:rsidR="00226F49" w:rsidRPr="00226F49">
          <w:rPr>
            <w:rFonts w:ascii="Times New Roman" w:hAnsi="Times New Roman" w:cs="Times New Roman"/>
          </w:rPr>
          <w:t>An autoencoder was chosen because it is assumed here that infants</w:t>
        </w:r>
      </w:ins>
      <w:ins w:id="755" w:author="Benton, Deon" w:date="2026-02-25T12:46:00Z" w16du:dateUtc="2026-02-25T18:46:00Z">
        <w:r w:rsidR="00020260">
          <w:rPr>
            <w:rFonts w:ascii="Times New Roman" w:hAnsi="Times New Roman" w:cs="Times New Roman"/>
          </w:rPr>
          <w:t xml:space="preserve"> use the visual statistics present in the input itself</w:t>
        </w:r>
        <w:r w:rsidR="00D50803">
          <w:rPr>
            <w:rFonts w:ascii="Times New Roman" w:hAnsi="Times New Roman" w:cs="Times New Roman"/>
          </w:rPr>
          <w:t xml:space="preserve">—rather than an </w:t>
        </w:r>
        <w:r w:rsidR="00D50803">
          <w:rPr>
            <w:rFonts w:ascii="Times New Roman" w:hAnsi="Times New Roman" w:cs="Times New Roman"/>
          </w:rPr>
          <w:lastRenderedPageBreak/>
          <w:t>explicit teaching signal—</w:t>
        </w:r>
        <w:r w:rsidR="00020260">
          <w:rPr>
            <w:rFonts w:ascii="Times New Roman" w:hAnsi="Times New Roman" w:cs="Times New Roman"/>
          </w:rPr>
          <w:t xml:space="preserve">to learn about the </w:t>
        </w:r>
      </w:ins>
      <w:ins w:id="756" w:author="Benton, Deon" w:date="2026-02-25T12:47:00Z" w16du:dateUtc="2026-02-25T18:47:00Z">
        <w:r w:rsidR="00D50803">
          <w:rPr>
            <w:rFonts w:ascii="Times New Roman" w:hAnsi="Times New Roman" w:cs="Times New Roman"/>
          </w:rPr>
          <w:t xml:space="preserve">perceptual </w:t>
        </w:r>
      </w:ins>
      <w:ins w:id="757" w:author="Benton, Deon" w:date="2026-02-25T12:46:00Z" w16du:dateUtc="2026-02-25T18:46:00Z">
        <w:r w:rsidR="00020260">
          <w:rPr>
            <w:rFonts w:ascii="Times New Roman" w:hAnsi="Times New Roman" w:cs="Times New Roman"/>
          </w:rPr>
          <w:t>appearance</w:t>
        </w:r>
      </w:ins>
      <w:ins w:id="758" w:author="Benton, Deon" w:date="2026-02-25T12:47:00Z" w16du:dateUtc="2026-02-25T18:47:00Z">
        <w:r w:rsidR="00D50803">
          <w:rPr>
            <w:rFonts w:ascii="Times New Roman" w:hAnsi="Times New Roman" w:cs="Times New Roman"/>
          </w:rPr>
          <w:t xml:space="preserve"> of people and the kinematics of their actions. </w:t>
        </w:r>
      </w:ins>
      <w:ins w:id="759" w:author="Benton, Deon" w:date="2026-02-25T12:36:00Z" w16du:dateUtc="2026-02-25T18:36:00Z">
        <w:r w:rsidR="00181ADB">
          <w:rPr>
            <w:rFonts w:ascii="Times New Roman" w:hAnsi="Times New Roman" w:cs="Times New Roman"/>
          </w:rPr>
          <w:t>In contrast, the task of the</w:t>
        </w:r>
      </w:ins>
      <w:ins w:id="760" w:author="Benton, Deon" w:date="2026-02-25T12:37:00Z" w16du:dateUtc="2026-02-25T18:37:00Z">
        <w:r w:rsidR="00181ADB">
          <w:rPr>
            <w:rFonts w:ascii="Times New Roman" w:hAnsi="Times New Roman" w:cs="Times New Roman"/>
          </w:rPr>
          <w:t xml:space="preserve"> SRN was to predict </w:t>
        </w:r>
      </w:ins>
      <w:ins w:id="761" w:author="Benton, Deon" w:date="2026-02-25T12:38:00Z" w16du:dateUtc="2026-02-25T18:38:00Z">
        <w:r w:rsidR="00BA4C0B">
          <w:rPr>
            <w:rFonts w:ascii="Times New Roman" w:hAnsi="Times New Roman" w:cs="Times New Roman"/>
          </w:rPr>
          <w:t>an object’s position at the next time point given its current position.</w:t>
        </w:r>
      </w:ins>
      <w:ins w:id="762" w:author="Benton, Deon" w:date="2026-02-25T12:44:00Z" w16du:dateUtc="2026-02-25T18:44:00Z">
        <w:r w:rsidR="00226F49">
          <w:rPr>
            <w:rFonts w:ascii="Times New Roman" w:hAnsi="Times New Roman" w:cs="Times New Roman"/>
          </w:rPr>
          <w:t xml:space="preserve"> An SRN was used because encoding the kinematic structure of action necessarily involves predicting </w:t>
        </w:r>
        <w:r w:rsidR="006B0C8E">
          <w:rPr>
            <w:rFonts w:ascii="Times New Roman" w:hAnsi="Times New Roman" w:cs="Times New Roman"/>
          </w:rPr>
          <w:t>how those actions unfold over time.</w:t>
        </w:r>
      </w:ins>
      <w:ins w:id="763" w:author="Benton, Deon" w:date="2026-02-25T12:36:00Z" w16du:dateUtc="2026-02-25T18:36:00Z">
        <w:r w:rsidR="00181ADB">
          <w:rPr>
            <w:rFonts w:ascii="Times New Roman" w:hAnsi="Times New Roman" w:cs="Times New Roman"/>
          </w:rPr>
          <w:t xml:space="preserve"> </w:t>
        </w:r>
      </w:ins>
      <w:r>
        <w:rPr>
          <w:rFonts w:ascii="Times New Roman" w:hAnsi="Times New Roman" w:cs="Times New Roman"/>
        </w:rPr>
        <w:t xml:space="preserve">Networks were trained with backpropagation in cross-entropy error (e.g., Rumelhart et al., 1986). </w:t>
      </w:r>
    </w:p>
    <w:p w14:paraId="3DFA6843" w14:textId="1616A66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76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1). </w:t>
      </w:r>
      <w:ins w:id="765" w:author="Benton, Deon" w:date="2026-02-25T13:01:00Z" w16du:dateUtc="2026-02-25T19:01:00Z">
        <w:r w:rsidR="00CE59AD">
          <w:rPr>
            <w:rFonts w:ascii="Times New Roman" w:hAnsi="Times New Roman" w:cs="Times New Roman"/>
          </w:rPr>
          <w:t>There were 11 clusters or groups of units in the input and output</w:t>
        </w:r>
      </w:ins>
      <w:ins w:id="766" w:author="Benton, Deon" w:date="2026-02-25T13:03:00Z" w16du:dateUtc="2026-02-25T19:03:00Z">
        <w:r w:rsidR="004C47A9">
          <w:rPr>
            <w:rFonts w:ascii="Times New Roman" w:hAnsi="Times New Roman" w:cs="Times New Roman"/>
          </w:rPr>
          <w:t xml:space="preserve"> layers, and both layers used a localist</w:t>
        </w:r>
      </w:ins>
      <w:ins w:id="767" w:author="Benton, Deon" w:date="2026-02-26T13:47:00Z" w16du:dateUtc="2026-02-26T19:47:00Z">
        <w:r w:rsidR="00DA73F5">
          <w:rPr>
            <w:rFonts w:ascii="Times New Roman" w:hAnsi="Times New Roman" w:cs="Times New Roman"/>
          </w:rPr>
          <w:t xml:space="preserve"> or “one-hot”</w:t>
        </w:r>
      </w:ins>
      <w:ins w:id="768" w:author="Benton, Deon" w:date="2026-02-25T13:03:00Z" w16du:dateUtc="2026-02-25T19:03:00Z">
        <w:r w:rsidR="004C47A9">
          <w:rPr>
            <w:rFonts w:ascii="Times New Roman" w:hAnsi="Times New Roman" w:cs="Times New Roman"/>
          </w:rPr>
          <w:t xml:space="preserve"> coding scheme. A localist encod</w:t>
        </w:r>
      </w:ins>
      <w:ins w:id="769" w:author="Benton, Deon" w:date="2026-02-25T13:04:00Z" w16du:dateUtc="2026-02-25T19:04:00Z">
        <w:r w:rsidR="004C47A9">
          <w:rPr>
            <w:rFonts w:ascii="Times New Roman" w:hAnsi="Times New Roman" w:cs="Times New Roman"/>
          </w:rPr>
          <w:t>ing scheme—in which a single unit is used to represent a given concept or feature—was</w:t>
        </w:r>
      </w:ins>
      <w:ins w:id="770" w:author="Benton, Deon" w:date="2026-02-25T13:08:00Z" w16du:dateUtc="2026-02-25T19:08:00Z">
        <w:r w:rsidR="00AC7C96">
          <w:rPr>
            <w:rFonts w:ascii="Times New Roman" w:hAnsi="Times New Roman" w:cs="Times New Roman"/>
          </w:rPr>
          <w:t xml:space="preserve"> adopted here to ensure</w:t>
        </w:r>
      </w:ins>
      <w:r>
        <w:rPr>
          <w:rFonts w:ascii="Times New Roman" w:hAnsi="Times New Roman" w:cs="Times New Roman"/>
        </w:rPr>
        <w:t xml:space="preserve"> </w:t>
      </w:r>
      <w:ins w:id="771" w:author="Benton, Deon" w:date="2026-02-25T13:04:00Z" w16du:dateUtc="2026-02-25T19:04:00Z">
        <w:r w:rsidR="004C47A9">
          <w:rPr>
            <w:rFonts w:ascii="Times New Roman" w:hAnsi="Times New Roman" w:cs="Times New Roman"/>
          </w:rPr>
          <w:t>t</w:t>
        </w:r>
      </w:ins>
      <w:ins w:id="772"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773" w:author="Benton, Deon" w:date="2026-02-25T13:06:00Z" w16du:dateUtc="2026-02-25T19:06:00Z">
        <w:r w:rsidR="00B9047B">
          <w:rPr>
            <w:rFonts w:ascii="Times New Roman" w:hAnsi="Times New Roman" w:cs="Times New Roman"/>
          </w:rPr>
          <w:t xml:space="preserve"> being due</w:t>
        </w:r>
      </w:ins>
      <w:ins w:id="774" w:author="Benton, Deon" w:date="2026-02-25T13:05:00Z" w16du:dateUtc="2026-02-25T19:05:00Z">
        <w:r w:rsidR="00B9047B">
          <w:rPr>
            <w:rFonts w:ascii="Times New Roman" w:hAnsi="Times New Roman" w:cs="Times New Roman"/>
          </w:rPr>
          <w:t xml:space="preserve"> </w:t>
        </w:r>
      </w:ins>
      <w:ins w:id="775" w:author="Benton, Deon" w:date="2026-02-25T13:06:00Z" w16du:dateUtc="2026-02-25T19:06:00Z">
        <w:r w:rsidR="00B9047B">
          <w:rPr>
            <w:rFonts w:ascii="Times New Roman" w:hAnsi="Times New Roman" w:cs="Times New Roman"/>
          </w:rPr>
          <w:t xml:space="preserve">to arbitrary </w:t>
        </w:r>
        <w:proofErr w:type="gramStart"/>
        <w:r w:rsidR="00B9047B">
          <w:rPr>
            <w:rFonts w:ascii="Times New Roman" w:hAnsi="Times New Roman" w:cs="Times New Roman"/>
          </w:rPr>
          <w:t>similarity</w:t>
        </w:r>
        <w:proofErr w:type="gramEnd"/>
        <w:r w:rsidR="00B9047B">
          <w:rPr>
            <w:rFonts w:ascii="Times New Roman" w:hAnsi="Times New Roman" w:cs="Times New Roman"/>
          </w:rPr>
          <w:t xml:space="preserve"> relations among the objects</w:t>
        </w:r>
      </w:ins>
      <w:r>
        <w:rPr>
          <w:rFonts w:ascii="Times New Roman" w:hAnsi="Times New Roman" w:cs="Times New Roman"/>
        </w:rPr>
        <w:t>. In contrast, the hidden layer consisted of a single group of units and the representations developed over these units were largely distributed (i.e., multiple units coded for a given concept or feature, and the same unit could participate in coding different concepts or features</w:t>
      </w:r>
      <w:r w:rsidR="008B5493">
        <w:rPr>
          <w:rFonts w:ascii="Times New Roman" w:hAnsi="Times New Roman" w:cs="Times New Roman"/>
        </w:rPr>
        <w:t xml:space="preserve">; </w:t>
      </w:r>
      <w:r>
        <w:rPr>
          <w:rFonts w:ascii="Times New Roman" w:hAnsi="Times New Roman" w:cs="Times New Roman"/>
        </w:rPr>
        <w:t>Hinton, 1984). The hidden layer</w:t>
      </w:r>
      <w:ins w:id="776" w:author="Benton, Deon" w:date="2026-02-25T12:50:00Z" w16du:dateUtc="2026-02-25T18:50:00Z">
        <w:r w:rsidR="00BE5DC9">
          <w:rPr>
            <w:rFonts w:ascii="Times New Roman" w:hAnsi="Times New Roman" w:cs="Times New Roman"/>
          </w:rPr>
          <w:t xml:space="preserve">—which used a RELU activation function to prevent </w:t>
        </w:r>
      </w:ins>
      <w:ins w:id="777" w:author="Benton, Deon" w:date="2026-02-26T14:44:00Z" w16du:dateUtc="2026-02-26T20:44:00Z">
        <w:r w:rsidR="007F7EE0">
          <w:rPr>
            <w:rFonts w:ascii="Times New Roman" w:hAnsi="Times New Roman" w:cs="Times New Roman"/>
          </w:rPr>
          <w:t>the grad</w:t>
        </w:r>
      </w:ins>
      <w:ins w:id="778" w:author="Benton, Deon" w:date="2026-02-26T14:45:00Z" w16du:dateUtc="2026-02-26T20:45:00Z">
        <w:r w:rsidR="007F7EE0">
          <w:rPr>
            <w:rFonts w:ascii="Times New Roman" w:hAnsi="Times New Roman" w:cs="Times New Roman"/>
          </w:rPr>
          <w:t xml:space="preserve">ients from </w:t>
        </w:r>
      </w:ins>
      <w:ins w:id="779" w:author="Benton, Deon" w:date="2026-02-26T14:44:00Z" w16du:dateUtc="2026-02-26T20:44:00Z">
        <w:r w:rsidR="007F7EE0">
          <w:rPr>
            <w:rFonts w:ascii="Times New Roman" w:hAnsi="Times New Roman" w:cs="Times New Roman"/>
          </w:rPr>
          <w:t>vanishing</w:t>
        </w:r>
      </w:ins>
      <w:ins w:id="780" w:author="Benton, Deon" w:date="2026-02-26T14:47:00Z" w16du:dateUtc="2026-02-26T20:47:00Z">
        <w:r w:rsidR="00C07A50">
          <w:rPr>
            <w:rFonts w:ascii="Times New Roman" w:hAnsi="Times New Roman" w:cs="Times New Roman"/>
          </w:rPr>
          <w:t xml:space="preserve"> as error is propagated </w:t>
        </w:r>
        <w:r w:rsidR="002D00A1">
          <w:rPr>
            <w:rFonts w:ascii="Times New Roman" w:hAnsi="Times New Roman" w:cs="Times New Roman"/>
          </w:rPr>
          <w:t>backwards t</w:t>
        </w:r>
      </w:ins>
      <w:ins w:id="781" w:author="Benton, Deon" w:date="2026-02-26T14:48:00Z" w16du:dateUtc="2026-02-26T20:48:00Z">
        <w:r w:rsidR="002D00A1">
          <w:rPr>
            <w:rFonts w:ascii="Times New Roman" w:hAnsi="Times New Roman" w:cs="Times New Roman"/>
          </w:rPr>
          <w:t>hrough time</w:t>
        </w:r>
      </w:ins>
      <w:ins w:id="782" w:author="Benton, Deon" w:date="2026-02-25T12:50:00Z" w16du:dateUtc="2026-02-25T18:50:00Z">
        <w:r w:rsidR="00BE5DC9">
          <w:rPr>
            <w:rFonts w:ascii="Times New Roman" w:hAnsi="Times New Roman" w:cs="Times New Roman"/>
          </w:rPr>
          <w:t>—</w:t>
        </w:r>
      </w:ins>
      <w:r>
        <w:rPr>
          <w:rFonts w:ascii="Times New Roman" w:hAnsi="Times New Roman" w:cs="Times New Roman"/>
        </w:rPr>
        <w:t xml:space="preserve">consisted of 50 units. </w:t>
      </w:r>
      <w:ins w:id="783" w:author="Benton, Deon" w:date="2026-02-25T12:51:00Z" w16du:dateUtc="2026-02-25T18:51:00Z">
        <w:r w:rsidR="00E45DBA">
          <w:rPr>
            <w:rFonts w:ascii="Times New Roman" w:hAnsi="Times New Roman" w:cs="Times New Roman"/>
          </w:rPr>
          <w:t xml:space="preserve">In contrast, the output layer used a sigmoid activation function. </w:t>
        </w:r>
      </w:ins>
      <w:ins w:id="784"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set to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43F0E8EF">
                <wp:simplePos x="0" y="0"/>
                <wp:positionH relativeFrom="margin">
                  <wp:posOffset>-200660</wp:posOffset>
                </wp:positionH>
                <wp:positionV relativeFrom="paragraph">
                  <wp:posOffset>396240</wp:posOffset>
                </wp:positionV>
                <wp:extent cx="6486525" cy="4057650"/>
                <wp:effectExtent l="0" t="0" r="9525" b="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6525" cy="4057650"/>
                        </a:xfrm>
                        <a:prstGeom prst="rect">
                          <a:avLst/>
                        </a:prstGeom>
                        <a:solidFill>
                          <a:srgbClr val="FFFFFF"/>
                        </a:solidFill>
                        <a:ln w="9525">
                          <a:noFill/>
                          <a:miter lim="800000"/>
                          <a:headEnd/>
                          <a:tailEnd/>
                        </a:ln>
                      </wps:spPr>
                      <wps:txb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8pt;margin-top:31.2pt;width:510.75pt;height:31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" stroked="f">
                <v:textbox>
                  <w:txbxContent>
                    <w:p w14:paraId="5878BE2C" w14:textId="74CB1418" w:rsidR="00524642" w:rsidRDefault="002C068B" w:rsidP="00524642">
                      <w:pPr>
                        <w:keepNext/>
                        <w:jc w:val="center"/>
                      </w:pPr>
                      <w:r>
                        <w:rPr>
                          <w:noProof/>
                        </w:rPr>
                        <w:drawing>
                          <wp:inline distT="0" distB="0" distL="0" distR="0" wp14:anchorId="2DCED26F" wp14:editId="654FF4CE">
                            <wp:extent cx="5219700" cy="3397132"/>
                            <wp:effectExtent l="0" t="0" r="0" b="0"/>
                            <wp:docPr id="650502117"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08812" name="Picture 2" descr="A screen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231745" cy="3404971"/>
                                    </a:xfrm>
                                    <a:prstGeom prst="rect">
                                      <a:avLst/>
                                    </a:prstGeom>
                                  </pic:spPr>
                                </pic:pic>
                              </a:graphicData>
                            </a:graphic>
                          </wp:inline>
                        </w:drawing>
                      </w:r>
                    </w:p>
                    <w:p w14:paraId="2B248636" w14:textId="41E717EA"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649DA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785"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786"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787" w:author="Benton, Deon" w:date="2026-02-26T15:28:00Z" w16du:dateUtc="2026-02-26T21:28:00Z">
        <w:r w:rsidDel="00D838CA">
          <w:rPr>
            <w:rFonts w:ascii="Times New Roman" w:hAnsi="Times New Roman" w:cs="Times New Roman"/>
          </w:rPr>
          <w:delText xml:space="preserve"> </w:delText>
        </w:r>
      </w:del>
      <w:ins w:id="788"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789" w:author="Benton, Deon" w:date="2026-02-26T15:10:00Z" w16du:dateUtc="2026-02-26T21:10:00Z">
        <w:r w:rsidR="0016301B">
          <w:rPr>
            <w:rFonts w:ascii="Times New Roman" w:hAnsi="Times New Roman" w:cs="Times New Roman"/>
          </w:rPr>
          <w:t xml:space="preserve"> during the pretraining phase in the simulations presented </w:t>
        </w:r>
        <w:proofErr w:type="gramStart"/>
        <w:r w:rsidR="0016301B">
          <w:rPr>
            <w:rFonts w:ascii="Times New Roman" w:hAnsi="Times New Roman" w:cs="Times New Roman"/>
          </w:rPr>
          <w:t>below;</w:t>
        </w:r>
        <w:proofErr w:type="gramEnd"/>
        <w:r w:rsidR="0016301B">
          <w:rPr>
            <w:rFonts w:ascii="Times New Roman" w:hAnsi="Times New Roman" w:cs="Times New Roman"/>
          </w:rPr>
          <w:t xml:space="preserve"> this phase approximated infants’ real-world experience.</w:t>
        </w:r>
      </w:ins>
      <w:ins w:id="790"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791" w:author="Benton, Deon" w:date="2026-02-26T15:28:00Z" w16du:dateUtc="2026-02-26T21:28:00Z">
        <w:r w:rsidR="00D838CA">
          <w:rPr>
            <w:rFonts w:ascii="Times New Roman" w:hAnsi="Times New Roman" w:cs="Times New Roman"/>
          </w:rPr>
          <w:t>this phase</w:t>
        </w:r>
      </w:ins>
      <w:ins w:id="792" w:author="Benton, Deon" w:date="2026-02-26T15:12:00Z" w16du:dateUtc="2026-02-26T21:12:00Z">
        <w:r w:rsidR="000F1DD4">
          <w:rPr>
            <w:rFonts w:ascii="Times New Roman" w:hAnsi="Times New Roman" w:cs="Times New Roman"/>
          </w:rPr>
          <w:t xml:space="preserve">, this number was chosen to </w:t>
        </w:r>
      </w:ins>
      <w:ins w:id="793" w:author="Benton, Deon" w:date="2026-02-26T15:13:00Z" w16du:dateUtc="2026-02-26T21:13:00Z">
        <w:r w:rsidR="000F1DD4">
          <w:rPr>
            <w:rFonts w:ascii="Times New Roman" w:hAnsi="Times New Roman" w:cs="Times New Roman"/>
          </w:rPr>
          <w:t>simplify the current model and keep the training time within reasonable limits.</w:t>
        </w:r>
      </w:ins>
      <w:ins w:id="794" w:author="Benton, Deon" w:date="2026-02-26T15:28:00Z" w16du:dateUtc="2026-02-26T21:28:00Z">
        <w:r w:rsidR="00D838CA">
          <w:rPr>
            <w:rFonts w:ascii="Times New Roman" w:hAnsi="Times New Roman" w:cs="Times New Roman"/>
          </w:rPr>
          <w:t xml:space="preserve"> There is n</w:t>
        </w:r>
      </w:ins>
      <w:ins w:id="795" w:author="Benton, Deon" w:date="2026-02-26T15:29:00Z" w16du:dateUtc="2026-02-26T21:29:00Z">
        <w:r w:rsidR="00D838CA">
          <w:rPr>
            <w:rFonts w:ascii="Times New Roman" w:hAnsi="Times New Roman" w:cs="Times New Roman"/>
          </w:rPr>
          <w:t xml:space="preserve">o reason to believe that the results reported below would </w:t>
        </w:r>
        <w:r w:rsidR="00D838CA">
          <w:rPr>
            <w:rFonts w:ascii="Times New Roman" w:hAnsi="Times New Roman" w:cs="Times New Roman"/>
          </w:rPr>
          <w:lastRenderedPageBreak/>
          <w:t>change drastically if more or fewer objects were used.</w:t>
        </w:r>
      </w:ins>
      <w:ins w:id="796" w:author="Benton, Deon" w:date="2026-02-26T15:10:00Z" w16du:dateUtc="2026-02-26T21:10:00Z">
        <w:r w:rsidR="0016301B">
          <w:rPr>
            <w:rFonts w:ascii="Times New Roman" w:hAnsi="Times New Roman" w:cs="Times New Roman"/>
          </w:rPr>
          <w:t xml:space="preserve"> I</w:t>
        </w:r>
      </w:ins>
      <w:ins w:id="797"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798" w:author="Benton, Deon" w:date="2026-02-26T15:11:00Z" w16du:dateUtc="2026-02-26T21:11:00Z">
        <w:r w:rsidR="0016301B">
          <w:rPr>
            <w:rFonts w:ascii="Times New Roman" w:hAnsi="Times New Roman" w:cs="Times New Roman"/>
          </w:rPr>
          <w:t xml:space="preserve">objects were shown </w:t>
        </w:r>
      </w:ins>
      <w:ins w:id="799"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52D95AED" w14:textId="1090C3E9" w:rsidR="006969EB" w:rsidRDefault="00524642" w:rsidP="00733C83">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w:t>
      </w:r>
      <w:proofErr w:type="gramStart"/>
      <w:r>
        <w:rPr>
          <w:rFonts w:ascii="Times New Roman" w:hAnsi="Times New Roman" w:cs="Times New Roman"/>
        </w:rPr>
        <w:t>two-unit</w:t>
      </w:r>
      <w:proofErr w:type="gramEnd"/>
      <w:r>
        <w:rPr>
          <w:rFonts w:ascii="Times New Roman" w:hAnsi="Times New Roman" w:cs="Times New Roman"/>
        </w:rPr>
        <w:t xml:space="preserve"> </w:t>
      </w:r>
      <w:ins w:id="800" w:author="Benton, Deon" w:date="2026-02-26T15:39:00Z" w16du:dateUtc="2026-02-26T21:39:00Z">
        <w:r w:rsidR="00971B09">
          <w:rPr>
            <w:rFonts w:ascii="Times New Roman" w:hAnsi="Times New Roman" w:cs="Times New Roman"/>
          </w:rPr>
          <w:t xml:space="preserve">Surface Property </w:t>
        </w:r>
      </w:ins>
      <w:ins w:id="801" w:author="Benton, Deon" w:date="2026-02-26T15:40:00Z" w16du:dateUtc="2026-02-26T21:40:00Z">
        <w:r w:rsidR="00971B09">
          <w:rPr>
            <w:rFonts w:ascii="Times New Roman" w:hAnsi="Times New Roman" w:cs="Times New Roman"/>
          </w:rPr>
          <w:t>Left and Surface Property Right</w:t>
        </w:r>
      </w:ins>
      <w:r>
        <w:rPr>
          <w:rFonts w:ascii="Times New Roman" w:hAnsi="Times New Roman" w:cs="Times New Roman"/>
        </w:rPr>
        <w:t>.</w:t>
      </w:r>
      <w:ins w:id="802" w:author="Benton, Deon" w:date="2026-02-26T15:31:00Z" w16du:dateUtc="2026-02-26T21:31:00Z">
        <w:r w:rsidR="00950F4C">
          <w:rPr>
            <w:rFonts w:ascii="Times New Roman" w:hAnsi="Times New Roman" w:cs="Times New Roman"/>
          </w:rPr>
          <w:t xml:space="preserve"> As before,</w:t>
        </w:r>
      </w:ins>
      <w:r>
        <w:rPr>
          <w:rFonts w:ascii="Times New Roman" w:hAnsi="Times New Roman" w:cs="Times New Roman"/>
        </w:rPr>
        <w:t xml:space="preserve"> </w:t>
      </w:r>
      <w:ins w:id="803" w:author="Benton, Deon" w:date="2026-02-26T15:31:00Z" w16du:dateUtc="2026-02-26T21:31:00Z">
        <w:r w:rsidR="00950F4C">
          <w:rPr>
            <w:rFonts w:ascii="Times New Roman" w:hAnsi="Times New Roman" w:cs="Times New Roman"/>
          </w:rPr>
          <w:t>the left-right designation</w:t>
        </w:r>
      </w:ins>
      <w:r>
        <w:rPr>
          <w:rFonts w:ascii="Times New Roman" w:hAnsi="Times New Roman" w:cs="Times New Roman"/>
        </w:rPr>
        <w:t xml:space="preserve"> denoted on which side of the network the group appeared. </w:t>
      </w:r>
      <w:r w:rsidR="00CD46DD">
        <w:rPr>
          <w:rFonts w:ascii="Times New Roman" w:hAnsi="Times New Roman" w:cs="Times New Roman"/>
        </w:rPr>
        <w:t>The</w:t>
      </w:r>
      <w:r>
        <w:rPr>
          <w:rFonts w:ascii="Times New Roman" w:hAnsi="Times New Roman" w:cs="Times New Roman"/>
        </w:rPr>
        <w:t xml:space="preserve"> first unit</w:t>
      </w:r>
      <w:ins w:id="804" w:author="Benton, Deon" w:date="2026-02-26T16:28:00Z" w16du:dateUtc="2026-02-26T22:28:00Z">
        <w:r w:rsidR="003000D0">
          <w:rPr>
            <w:rFonts w:ascii="Times New Roman" w:hAnsi="Times New Roman" w:cs="Times New Roman"/>
          </w:rPr>
          <w:t xml:space="preserve"> </w:t>
        </w:r>
      </w:ins>
      <w:del w:id="805" w:author="Benton, Deon" w:date="2026-02-26T16:28:00Z" w16du:dateUtc="2026-02-26T22:28:00Z">
        <w:r w:rsidDel="003000D0">
          <w:rPr>
            <w:rFonts w:ascii="Times New Roman" w:hAnsi="Times New Roman" w:cs="Times New Roman"/>
          </w:rPr>
          <w:delText xml:space="preserve"> </w:delText>
        </w:r>
      </w:del>
      <w:r>
        <w:rPr>
          <w:rFonts w:ascii="Times New Roman" w:hAnsi="Times New Roman" w:cs="Times New Roman"/>
        </w:rPr>
        <w:t xml:space="preserve">in either group </w:t>
      </w:r>
      <w:ins w:id="806" w:author="Benton, Deon" w:date="2026-02-26T15:40:00Z" w16du:dateUtc="2026-02-26T21:40:00Z">
        <w:r w:rsidR="00971B09">
          <w:rPr>
            <w:rFonts w:ascii="Times New Roman" w:hAnsi="Times New Roman" w:cs="Times New Roman"/>
          </w:rPr>
          <w:t xml:space="preserve">represented </w:t>
        </w:r>
      </w:ins>
      <w:ins w:id="807" w:author="Benton, Deon" w:date="2026-02-26T16:06:00Z" w16du:dateUtc="2026-02-26T22:06:00Z">
        <w:r w:rsidR="009D1FA7">
          <w:rPr>
            <w:rFonts w:ascii="Times New Roman" w:hAnsi="Times New Roman" w:cs="Times New Roman"/>
          </w:rPr>
          <w:t xml:space="preserve">one class of </w:t>
        </w:r>
      </w:ins>
      <w:ins w:id="808" w:author="Benton, Deon" w:date="2026-02-26T15:46:00Z" w16du:dateUtc="2026-02-26T21:46:00Z">
        <w:r w:rsidR="00523168">
          <w:rPr>
            <w:rFonts w:ascii="Times New Roman" w:hAnsi="Times New Roman" w:cs="Times New Roman"/>
          </w:rPr>
          <w:t>visible, surface</w:t>
        </w:r>
      </w:ins>
      <w:ins w:id="809" w:author="Benton, Deon" w:date="2026-02-26T16:06:00Z" w16du:dateUtc="2026-02-26T22:06:00Z">
        <w:r w:rsidR="009D1FA7">
          <w:rPr>
            <w:rFonts w:ascii="Times New Roman" w:hAnsi="Times New Roman" w:cs="Times New Roman"/>
          </w:rPr>
          <w:t xml:space="preserve">-level perceptual features </w:t>
        </w:r>
      </w:ins>
      <w:ins w:id="810" w:author="Benton, Deon" w:date="2026-02-26T15:44:00Z" w16du:dateUtc="2026-02-26T21:44:00Z">
        <w:r w:rsidR="00367E30">
          <w:rPr>
            <w:rFonts w:ascii="Times New Roman" w:hAnsi="Times New Roman" w:cs="Times New Roman"/>
          </w:rPr>
          <w:t xml:space="preserve">(e.g., </w:t>
        </w:r>
      </w:ins>
      <w:ins w:id="811" w:author="Benton, Deon" w:date="2026-02-26T16:09:00Z" w16du:dateUtc="2026-02-26T22:09:00Z">
        <w:r w:rsidR="003248FE">
          <w:rPr>
            <w:rFonts w:ascii="Times New Roman" w:hAnsi="Times New Roman" w:cs="Times New Roman"/>
          </w:rPr>
          <w:t>elongated appendage-like extensions [e.g., legs], high-contrast, ovular elements [</w:t>
        </w:r>
      </w:ins>
      <w:ins w:id="812" w:author="Benton, Deon" w:date="2026-02-26T16:10:00Z" w16du:dateUtc="2026-02-26T22:10:00Z">
        <w:r w:rsidR="003248FE">
          <w:rPr>
            <w:rFonts w:ascii="Times New Roman" w:hAnsi="Times New Roman" w:cs="Times New Roman"/>
          </w:rPr>
          <w:t>e.g., eyes], etc</w:t>
        </w:r>
      </w:ins>
      <w:ins w:id="813" w:author="Benton, Deon" w:date="2026-02-26T15:44:00Z" w16du:dateUtc="2026-02-26T21:44:00Z">
        <w:r w:rsidR="00367E30">
          <w:rPr>
            <w:rFonts w:ascii="Times New Roman" w:hAnsi="Times New Roman" w:cs="Times New Roman"/>
          </w:rPr>
          <w:t>.)</w:t>
        </w:r>
      </w:ins>
      <w:ins w:id="814" w:author="Benton, Deon" w:date="2026-02-26T16:28:00Z" w16du:dateUtc="2026-02-26T22:28:00Z">
        <w:r w:rsidR="003000D0">
          <w:rPr>
            <w:rFonts w:ascii="Times New Roman" w:hAnsi="Times New Roman" w:cs="Times New Roman"/>
          </w:rPr>
          <w:t xml:space="preserve">. </w:t>
        </w:r>
      </w:ins>
      <w:ins w:id="815" w:author="Benton, Deon" w:date="2026-02-26T16:29:00Z" w16du:dateUtc="2026-02-26T22:29:00Z">
        <w:r w:rsidR="003000D0">
          <w:rPr>
            <w:rFonts w:ascii="Times New Roman" w:hAnsi="Times New Roman" w:cs="Times New Roman"/>
          </w:rPr>
          <w:t>This unit corresponds to Surface Feature A.</w:t>
        </w:r>
      </w:ins>
      <w:ins w:id="816" w:author="Benton, Deon" w:date="2026-02-26T16:28:00Z" w16du:dateUtc="2026-02-26T22:28:00Z">
        <w:r w:rsidR="003000D0">
          <w:rPr>
            <w:rFonts w:ascii="Times New Roman" w:hAnsi="Times New Roman" w:cs="Times New Roman"/>
          </w:rPr>
          <w:t xml:space="preserve"> </w:t>
        </w:r>
      </w:ins>
      <w:ins w:id="817" w:author="Benton, Deon" w:date="2026-02-26T16:30:00Z" w16du:dateUtc="2026-02-26T22:30:00Z">
        <w:r w:rsidR="003000D0">
          <w:rPr>
            <w:rFonts w:ascii="Times New Roman" w:hAnsi="Times New Roman" w:cs="Times New Roman"/>
          </w:rPr>
          <w:t>In contrast, the</w:t>
        </w:r>
      </w:ins>
      <w:ins w:id="818" w:author="Benton, Deon" w:date="2026-02-26T16:29:00Z" w16du:dateUtc="2026-02-26T22:29:00Z">
        <w:r w:rsidR="003000D0">
          <w:rPr>
            <w:rFonts w:ascii="Times New Roman" w:hAnsi="Times New Roman" w:cs="Times New Roman"/>
          </w:rPr>
          <w:t xml:space="preserve"> second unit in</w:t>
        </w:r>
      </w:ins>
      <w:r>
        <w:rPr>
          <w:rFonts w:ascii="Times New Roman" w:hAnsi="Times New Roman" w:cs="Times New Roman"/>
        </w:rPr>
        <w:t xml:space="preserve"> either group </w:t>
      </w:r>
      <w:ins w:id="819" w:author="Benton, Deon" w:date="2026-02-26T15:44:00Z" w16du:dateUtc="2026-02-26T21:44:00Z">
        <w:r w:rsidR="00367E30">
          <w:rPr>
            <w:rFonts w:ascii="Times New Roman" w:hAnsi="Times New Roman" w:cs="Times New Roman"/>
          </w:rPr>
          <w:t xml:space="preserve">represented </w:t>
        </w:r>
      </w:ins>
      <w:ins w:id="820"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821" w:author="Benton, Deon" w:date="2026-02-26T15:43:00Z" w16du:dateUtc="2026-02-26T21:43:00Z">
        <w:r w:rsidR="00367E30">
          <w:rPr>
            <w:rFonts w:ascii="Times New Roman" w:hAnsi="Times New Roman" w:cs="Times New Roman"/>
          </w:rPr>
          <w:t xml:space="preserve"> (e.g., </w:t>
        </w:r>
      </w:ins>
      <w:ins w:id="822" w:author="Benton, Deon" w:date="2026-02-26T16:11:00Z" w16du:dateUtc="2026-02-26T22:11:00Z">
        <w:r w:rsidR="00823362">
          <w:rPr>
            <w:rFonts w:ascii="Times New Roman" w:hAnsi="Times New Roman" w:cs="Times New Roman"/>
          </w:rPr>
          <w:t xml:space="preserve">rigid and </w:t>
        </w:r>
      </w:ins>
      <w:ins w:id="823" w:author="Benton, Deon" w:date="2026-02-26T16:10:00Z" w16du:dateUtc="2026-02-26T22:10:00Z">
        <w:r w:rsidR="00823362">
          <w:rPr>
            <w:rFonts w:ascii="Times New Roman" w:hAnsi="Times New Roman" w:cs="Times New Roman"/>
          </w:rPr>
          <w:t>compact</w:t>
        </w:r>
      </w:ins>
      <w:ins w:id="824" w:author="Benton, Deon" w:date="2026-02-26T16:11:00Z" w16du:dateUtc="2026-02-26T22:11:00Z">
        <w:r w:rsidR="00823362">
          <w:rPr>
            <w:rFonts w:ascii="Times New Roman" w:hAnsi="Times New Roman" w:cs="Times New Roman"/>
          </w:rPr>
          <w:t xml:space="preserve"> [e.g., solid geometric shapes], uniform</w:t>
        </w:r>
      </w:ins>
      <w:ins w:id="825" w:author="Benton, Deon" w:date="2026-02-26T16:12:00Z" w16du:dateUtc="2026-02-26T22:12:00Z">
        <w:r w:rsidR="00823362">
          <w:rPr>
            <w:rFonts w:ascii="Times New Roman" w:hAnsi="Times New Roman" w:cs="Times New Roman"/>
          </w:rPr>
          <w:t xml:space="preserve"> contour structure [e.g., the smooth edges of a block]</w:t>
        </w:r>
      </w:ins>
      <w:ins w:id="826" w:author="Benton, Deon" w:date="2026-02-26T15:47:00Z" w16du:dateUtc="2026-02-26T21:47:00Z">
        <w:r w:rsidR="00523168">
          <w:rPr>
            <w:rFonts w:ascii="Times New Roman" w:hAnsi="Times New Roman" w:cs="Times New Roman"/>
          </w:rPr>
          <w:t>)</w:t>
        </w:r>
      </w:ins>
      <w:r>
        <w:rPr>
          <w:rFonts w:ascii="Times New Roman" w:hAnsi="Times New Roman" w:cs="Times New Roman"/>
        </w:rPr>
        <w:t xml:space="preserve">. </w:t>
      </w:r>
      <w:ins w:id="827" w:author="Benton, Deon" w:date="2026-02-26T16:29:00Z" w16du:dateUtc="2026-02-26T22:29:00Z">
        <w:r w:rsidR="003000D0">
          <w:rPr>
            <w:rFonts w:ascii="Times New Roman" w:hAnsi="Times New Roman" w:cs="Times New Roman"/>
          </w:rPr>
          <w:t xml:space="preserve">This unit corresponds to Surface Feature B. </w:t>
        </w:r>
      </w:ins>
      <w:ins w:id="828" w:author="Benton, Deon" w:date="2026-02-26T16:15:00Z" w16du:dateUtc="2026-02-26T22:15:00Z">
        <w:r w:rsidR="004C5CBD">
          <w:rPr>
            <w:rFonts w:ascii="Times New Roman" w:hAnsi="Times New Roman" w:cs="Times New Roman"/>
          </w:rPr>
          <w:t xml:space="preserve">Given that the </w:t>
        </w:r>
      </w:ins>
      <w:ins w:id="829" w:author="Benton, Deon" w:date="2026-02-26T16:17:00Z" w16du:dateUtc="2026-02-26T22:17:00Z">
        <w:r w:rsidR="00BA7139">
          <w:rPr>
            <w:rFonts w:ascii="Times New Roman" w:hAnsi="Times New Roman" w:cs="Times New Roman"/>
          </w:rPr>
          <w:t xml:space="preserve">present simulations were </w:t>
        </w:r>
      </w:ins>
      <w:ins w:id="830"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831" w:author="Benton, Deon" w:date="2026-02-26T16:19:00Z" w16du:dateUtc="2026-02-26T22:19:00Z">
        <w:r w:rsidR="00F70864">
          <w:rPr>
            <w:rFonts w:ascii="Times New Roman" w:hAnsi="Times New Roman" w:cs="Times New Roman"/>
          </w:rPr>
          <w:t>one or more features and different actions kinematics can explain infants’ looking patterns in</w:t>
        </w:r>
      </w:ins>
      <w:ins w:id="832" w:author="Benton, Deon" w:date="2026-02-26T16:30:00Z" w16du:dateUtc="2026-02-26T22:30:00Z">
        <w:r w:rsidR="003000D0">
          <w:rPr>
            <w:rFonts w:ascii="Times New Roman" w:hAnsi="Times New Roman" w:cs="Times New Roman"/>
          </w:rPr>
          <w:t xml:space="preserve"> action-understanding</w:t>
        </w:r>
      </w:ins>
      <w:ins w:id="833" w:author="Benton, Deon" w:date="2026-02-26T16:22:00Z" w16du:dateUtc="2026-02-26T22:22:00Z">
        <w:r w:rsidR="00FB1CF6">
          <w:rPr>
            <w:rFonts w:ascii="Times New Roman" w:hAnsi="Times New Roman" w:cs="Times New Roman"/>
          </w:rPr>
          <w:t>—</w:t>
        </w:r>
      </w:ins>
      <w:ins w:id="834" w:author="Benton, Deon" w:date="2026-02-26T16:19:00Z" w16du:dateUtc="2026-02-26T22:19:00Z">
        <w:r w:rsidR="00F70864">
          <w:rPr>
            <w:rFonts w:ascii="Times New Roman" w:hAnsi="Times New Roman" w:cs="Times New Roman"/>
          </w:rPr>
          <w:t xml:space="preserve">rather than </w:t>
        </w:r>
      </w:ins>
      <w:ins w:id="835" w:author="Benton, Deon" w:date="2026-02-26T16:17:00Z" w16du:dateUtc="2026-02-26T22:17:00Z">
        <w:r w:rsidR="00BA7139">
          <w:rPr>
            <w:rFonts w:ascii="Times New Roman" w:hAnsi="Times New Roman" w:cs="Times New Roman"/>
          </w:rPr>
          <w:t>to demonstrate that</w:t>
        </w:r>
      </w:ins>
      <w:ins w:id="836" w:author="Benton, Deon" w:date="2026-02-26T16:16:00Z" w16du:dateUtc="2026-02-26T22:16:00Z">
        <w:r w:rsidR="00BA7139">
          <w:rPr>
            <w:rFonts w:ascii="Times New Roman" w:hAnsi="Times New Roman" w:cs="Times New Roman"/>
          </w:rPr>
          <w:t xml:space="preserve"> particular </w:t>
        </w:r>
      </w:ins>
      <w:ins w:id="837" w:author="Benton, Deon" w:date="2026-02-26T16:17:00Z" w16du:dateUtc="2026-02-26T22:17:00Z">
        <w:r w:rsidR="00BA7139">
          <w:rPr>
            <w:rFonts w:ascii="Times New Roman" w:hAnsi="Times New Roman" w:cs="Times New Roman"/>
          </w:rPr>
          <w:t>associations</w:t>
        </w:r>
      </w:ins>
      <w:ins w:id="838" w:author="Benton, Deon" w:date="2026-02-26T16:16:00Z" w16du:dateUtc="2026-02-26T22:16:00Z">
        <w:r w:rsidR="00BA7139">
          <w:rPr>
            <w:rFonts w:ascii="Times New Roman" w:hAnsi="Times New Roman" w:cs="Times New Roman"/>
          </w:rPr>
          <w:t xml:space="preserve"> between specific features and </w:t>
        </w:r>
      </w:ins>
      <w:ins w:id="839" w:author="Benton, Deon" w:date="2026-02-26T16:18:00Z" w16du:dateUtc="2026-02-26T22:18:00Z">
        <w:r w:rsidR="00BA7139">
          <w:rPr>
            <w:rFonts w:ascii="Times New Roman" w:hAnsi="Times New Roman" w:cs="Times New Roman"/>
          </w:rPr>
          <w:t>different action kinematics</w:t>
        </w:r>
      </w:ins>
      <w:ins w:id="840" w:author="Benton, Deon" w:date="2026-02-26T16:17:00Z" w16du:dateUtc="2026-02-26T22:17:00Z">
        <w:r w:rsidR="00BA7139">
          <w:rPr>
            <w:rFonts w:ascii="Times New Roman" w:hAnsi="Times New Roman" w:cs="Times New Roman"/>
          </w:rPr>
          <w:t xml:space="preserve"> </w:t>
        </w:r>
      </w:ins>
      <w:ins w:id="841" w:author="Benton, Deon" w:date="2026-02-26T16:30:00Z" w16du:dateUtc="2026-02-26T22:30:00Z">
        <w:r w:rsidR="003000D0">
          <w:rPr>
            <w:rFonts w:ascii="Times New Roman" w:hAnsi="Times New Roman" w:cs="Times New Roman"/>
          </w:rPr>
          <w:t>drive this behavior</w:t>
        </w:r>
      </w:ins>
      <w:ins w:id="842" w:author="Benton, Deon" w:date="2026-02-26T16:22:00Z" w16du:dateUtc="2026-02-26T22:22:00Z">
        <w:r w:rsidR="00FB1CF6">
          <w:rPr>
            <w:rFonts w:ascii="Times New Roman" w:hAnsi="Times New Roman" w:cs="Times New Roman"/>
          </w:rPr>
          <w:t>—</w:t>
        </w:r>
      </w:ins>
      <w:ins w:id="843" w:author="Benton, Deon" w:date="2026-02-26T16:21:00Z" w16du:dateUtc="2026-02-26T22:21:00Z">
        <w:r w:rsidR="00FB1CF6">
          <w:rPr>
            <w:rFonts w:ascii="Times New Roman" w:hAnsi="Times New Roman" w:cs="Times New Roman"/>
          </w:rPr>
          <w:t xml:space="preserve">it was neither the case that specific features were modeled nor </w:t>
        </w:r>
      </w:ins>
      <w:ins w:id="844" w:author="Benton, Deon" w:date="2026-02-26T16:22:00Z" w16du:dateUtc="2026-02-26T22:22:00Z">
        <w:r w:rsidR="00FB1CF6">
          <w:rPr>
            <w:rFonts w:ascii="Times New Roman" w:hAnsi="Times New Roman" w:cs="Times New Roman"/>
          </w:rPr>
          <w:t>were assumptions made about which specific perceptual properties covary with different forms of motion.</w:t>
        </w:r>
      </w:ins>
      <w:ins w:id="845" w:author="Benton, Deon" w:date="2026-02-26T16:23:00Z" w16du:dateUtc="2026-02-26T22:23:00Z">
        <w:r w:rsidR="0097153C">
          <w:rPr>
            <w:rFonts w:ascii="Times New Roman" w:hAnsi="Times New Roman" w:cs="Times New Roman"/>
          </w:rPr>
          <w:t xml:space="preserve"> Instead, the two units in these groups served as an abstract, </w:t>
        </w:r>
      </w:ins>
      <w:ins w:id="846" w:author="Benton, Deon" w:date="2026-02-27T13:45:00Z" w16du:dateUtc="2026-02-27T19:45:00Z">
        <w:r w:rsidR="002246F3">
          <w:rPr>
            <w:rFonts w:ascii="Times New Roman" w:hAnsi="Times New Roman" w:cs="Times New Roman"/>
          </w:rPr>
          <w:t>placeholder</w:t>
        </w:r>
      </w:ins>
      <w:ins w:id="847" w:author="Benton, Deon" w:date="2026-02-26T16:24:00Z" w16du:dateUtc="2026-02-26T22:24:00Z">
        <w:r w:rsidR="0097153C">
          <w:rPr>
            <w:rFonts w:ascii="Times New Roman" w:hAnsi="Times New Roman" w:cs="Times New Roman"/>
          </w:rPr>
          <w:t xml:space="preserve"> representation of distinct classes of perceptual, surface features</w:t>
        </w:r>
      </w:ins>
      <w:ins w:id="848" w:author="Benton, Deon" w:date="2026-02-27T13:45:00Z" w16du:dateUtc="2026-02-27T19:45:00Z">
        <w:r w:rsidR="00004788">
          <w:rPr>
            <w:rFonts w:ascii="Times New Roman" w:hAnsi="Times New Roman" w:cs="Times New Roman"/>
          </w:rPr>
          <w:t>, featur</w:t>
        </w:r>
      </w:ins>
      <w:ins w:id="849" w:author="Benton, Deon" w:date="2026-02-27T13:46:00Z" w16du:dateUtc="2026-02-27T19:46:00Z">
        <w:r w:rsidR="00004788">
          <w:rPr>
            <w:rFonts w:ascii="Times New Roman" w:hAnsi="Times New Roman" w:cs="Times New Roman"/>
          </w:rPr>
          <w:t xml:space="preserve">es that may well </w:t>
        </w:r>
      </w:ins>
      <w:ins w:id="850" w:author="Benton, Deon" w:date="2026-02-26T16:31:00Z" w16du:dateUtc="2026-02-26T22:31:00Z">
        <w:r w:rsidR="00273E89">
          <w:rPr>
            <w:rFonts w:ascii="Times New Roman" w:hAnsi="Times New Roman" w:cs="Times New Roman"/>
          </w:rPr>
          <w:t>distinguish animate entities from inanimate objects</w:t>
        </w:r>
      </w:ins>
      <w:ins w:id="851" w:author="Benton, Deon" w:date="2026-02-26T16:24:00Z" w16du:dateUtc="2026-02-26T22:24:00Z">
        <w:r w:rsidR="0097153C">
          <w:rPr>
            <w:rFonts w:ascii="Times New Roman" w:hAnsi="Times New Roman" w:cs="Times New Roman"/>
          </w:rPr>
          <w:t>.</w:t>
        </w:r>
        <w:r w:rsidR="002D6839">
          <w:rPr>
            <w:rFonts w:ascii="Times New Roman" w:hAnsi="Times New Roman" w:cs="Times New Roman"/>
          </w:rPr>
          <w:t xml:space="preserve"> </w:t>
        </w:r>
      </w:ins>
      <w:ins w:id="852" w:author="Benton, Deon" w:date="2026-02-26T16:31:00Z" w16du:dateUtc="2026-02-26T22:31:00Z">
        <w:r w:rsidR="00733C83">
          <w:rPr>
            <w:rFonts w:ascii="Times New Roman" w:hAnsi="Times New Roman" w:cs="Times New Roman"/>
          </w:rPr>
          <w:t>An advantage of this approa</w:t>
        </w:r>
      </w:ins>
      <w:ins w:id="853" w:author="Benton, Deon" w:date="2026-02-26T16:32:00Z" w16du:dateUtc="2026-02-26T22:32:00Z">
        <w:r w:rsidR="00733C83">
          <w:rPr>
            <w:rFonts w:ascii="Times New Roman" w:hAnsi="Times New Roman" w:cs="Times New Roman"/>
          </w:rPr>
          <w:t>ch is that it enabled the model to</w:t>
        </w:r>
      </w:ins>
      <w:ins w:id="854" w:author="Benton, Deon" w:date="2026-02-26T16:24:00Z" w16du:dateUtc="2026-02-26T22:24:00Z">
        <w:r w:rsidR="002D6839">
          <w:rPr>
            <w:rFonts w:ascii="Times New Roman" w:hAnsi="Times New Roman" w:cs="Times New Roman"/>
          </w:rPr>
          <w:t xml:space="preserve"> acquire </w:t>
        </w:r>
      </w:ins>
      <w:ins w:id="855" w:author="Benton, Deon" w:date="2026-02-26T16:25:00Z" w16du:dateUtc="2026-02-26T22:25:00Z">
        <w:r w:rsidR="002D6839">
          <w:rPr>
            <w:rFonts w:ascii="Times New Roman" w:hAnsi="Times New Roman" w:cs="Times New Roman"/>
          </w:rPr>
          <w:t xml:space="preserve">broader </w:t>
        </w:r>
      </w:ins>
      <w:ins w:id="856" w:author="Benton, Deon" w:date="2026-02-26T16:24:00Z" w16du:dateUtc="2026-02-26T22:24:00Z">
        <w:r w:rsidR="002D6839">
          <w:rPr>
            <w:rFonts w:ascii="Times New Roman" w:hAnsi="Times New Roman" w:cs="Times New Roman"/>
          </w:rPr>
          <w:t>action-motion associations</w:t>
        </w:r>
      </w:ins>
      <w:ins w:id="857" w:author="Benton, Deon" w:date="2026-02-26T16:25:00Z" w16du:dateUtc="2026-02-26T22:25:00Z">
        <w:r w:rsidR="00C60228">
          <w:rPr>
            <w:rFonts w:ascii="Times New Roman" w:hAnsi="Times New Roman" w:cs="Times New Roman"/>
          </w:rPr>
          <w:t xml:space="preserve"> and circumvented the need to </w:t>
        </w:r>
      </w:ins>
      <w:ins w:id="858" w:author="Benton, Deon" w:date="2026-02-26T16:24:00Z" w16du:dateUtc="2026-02-26T22:24:00Z">
        <w:r w:rsidR="002D6839">
          <w:rPr>
            <w:rFonts w:ascii="Times New Roman" w:hAnsi="Times New Roman" w:cs="Times New Roman"/>
          </w:rPr>
          <w:t xml:space="preserve">commit to any </w:t>
        </w:r>
      </w:ins>
      <w:ins w:id="859" w:author="Benton, Deon" w:date="2026-02-26T16:25:00Z" w16du:dateUtc="2026-02-26T22:25:00Z">
        <w:r w:rsidR="002D6839">
          <w:rPr>
            <w:rFonts w:ascii="Times New Roman" w:hAnsi="Times New Roman" w:cs="Times New Roman"/>
          </w:rPr>
          <w:t>specific</w:t>
        </w:r>
      </w:ins>
      <w:ins w:id="860" w:author="Benton, Deon" w:date="2026-02-26T16:24:00Z" w16du:dateUtc="2026-02-26T22:24:00Z">
        <w:r w:rsidR="002D6839">
          <w:rPr>
            <w:rFonts w:ascii="Times New Roman" w:hAnsi="Times New Roman" w:cs="Times New Roman"/>
          </w:rPr>
          <w:t xml:space="preserve"> feature-kinematic </w:t>
        </w:r>
      </w:ins>
      <w:ins w:id="861" w:author="Benton, Deon" w:date="2026-02-26T16:25:00Z" w16du:dateUtc="2026-02-26T22:25:00Z">
        <w:r w:rsidR="002D6839">
          <w:rPr>
            <w:rFonts w:ascii="Times New Roman" w:hAnsi="Times New Roman" w:cs="Times New Roman"/>
          </w:rPr>
          <w:t>surface mapping.</w:t>
        </w:r>
      </w:ins>
      <w:ins w:id="862" w:author="Benton, Deon" w:date="2026-02-26T16:32:00Z" w16du:dateUtc="2026-02-26T22:32:00Z">
        <w:r w:rsidR="00733C83">
          <w:rPr>
            <w:rFonts w:ascii="Times New Roman" w:hAnsi="Times New Roman" w:cs="Times New Roman"/>
          </w:rPr>
          <w:t xml:space="preserve"> </w:t>
        </w:r>
      </w:ins>
      <w:r>
        <w:rPr>
          <w:rFonts w:ascii="Times New Roman" w:hAnsi="Times New Roman" w:cs="Times New Roman"/>
        </w:rPr>
        <w:t xml:space="preserve"> </w:t>
      </w:r>
      <w:ins w:id="863" w:author="Benton, Deon" w:date="2026-02-26T16:34:00Z" w16du:dateUtc="2026-02-26T22:34:00Z">
        <w:r w:rsidR="00783F1E">
          <w:rPr>
            <w:rFonts w:ascii="Times New Roman" w:hAnsi="Times New Roman" w:cs="Times New Roman"/>
          </w:rPr>
          <w:t xml:space="preserve">This way of coding features </w:t>
        </w:r>
      </w:ins>
      <w:r>
        <w:rPr>
          <w:rFonts w:ascii="Times New Roman" w:hAnsi="Times New Roman" w:cs="Times New Roman"/>
        </w:rPr>
        <w:t xml:space="preserve">meant that the object on the left or </w:t>
      </w:r>
      <w:ins w:id="864" w:author="Benton, Deon" w:date="2026-02-26T16:36:00Z" w16du:dateUtc="2026-02-26T22:36:00Z">
        <w:r w:rsidR="0003320B">
          <w:rPr>
            <w:rFonts w:ascii="Times New Roman" w:hAnsi="Times New Roman" w:cs="Times New Roman"/>
          </w:rPr>
          <w:t>right</w:t>
        </w:r>
      </w:ins>
      <w:r>
        <w:rPr>
          <w:rFonts w:ascii="Times New Roman" w:hAnsi="Times New Roman" w:cs="Times New Roman"/>
        </w:rPr>
        <w:t xml:space="preserve"> possessed </w:t>
      </w:r>
      <w:ins w:id="865" w:author="Benton, Deon" w:date="2026-02-26T16:34:00Z" w16du:dateUtc="2026-02-26T22:34:00Z">
        <w:r w:rsidR="00783F1E">
          <w:rPr>
            <w:rFonts w:ascii="Times New Roman" w:hAnsi="Times New Roman" w:cs="Times New Roman"/>
          </w:rPr>
          <w:t>Surface Feature A</w:t>
        </w:r>
      </w:ins>
      <w:r>
        <w:rPr>
          <w:rFonts w:ascii="Times New Roman" w:hAnsi="Times New Roman" w:cs="Times New Roman"/>
        </w:rPr>
        <w:t xml:space="preserve"> if the first unit of the corresponding right or left </w:t>
      </w:r>
      <w:ins w:id="866" w:author="Benton, Deon" w:date="2026-02-26T16:34:00Z" w16du:dateUtc="2026-02-26T22:34:00Z">
        <w:r w:rsidR="00783F1E">
          <w:rPr>
            <w:rFonts w:ascii="Times New Roman" w:hAnsi="Times New Roman" w:cs="Times New Roman"/>
          </w:rPr>
          <w:t>Surface Property</w:t>
        </w:r>
      </w:ins>
      <w:r>
        <w:rPr>
          <w:rFonts w:ascii="Times New Roman" w:hAnsi="Times New Roman" w:cs="Times New Roman"/>
        </w:rPr>
        <w:t xml:space="preserve"> group had a value of 1. In contrast, the object possessed </w:t>
      </w:r>
      <w:del w:id="867" w:author="Benton, Deon" w:date="2026-02-26T16:37:00Z" w16du:dateUtc="2026-02-26T22:37:00Z">
        <w:r w:rsidDel="0003320B">
          <w:rPr>
            <w:rFonts w:ascii="Times New Roman" w:hAnsi="Times New Roman" w:cs="Times New Roman"/>
          </w:rPr>
          <w:delText xml:space="preserve"> </w:delText>
        </w:r>
      </w:del>
      <w:ins w:id="868" w:author="Benton, Deon" w:date="2026-02-26T16:35:00Z" w16du:dateUtc="2026-02-26T22:35:00Z">
        <w:r w:rsidR="00783F1E">
          <w:rPr>
            <w:rFonts w:ascii="Times New Roman" w:hAnsi="Times New Roman" w:cs="Times New Roman"/>
          </w:rPr>
          <w:t>Surface Property B</w:t>
        </w:r>
      </w:ins>
      <w:r>
        <w:rPr>
          <w:rFonts w:ascii="Times New Roman" w:hAnsi="Times New Roman" w:cs="Times New Roman"/>
        </w:rPr>
        <w:t xml:space="preserve"> if the second unit in either of these groups had a value of </w:t>
      </w:r>
      <w:r w:rsidR="002D6288">
        <w:rPr>
          <w:rFonts w:ascii="Times New Roman" w:hAnsi="Times New Roman" w:cs="Times New Roman"/>
        </w:rPr>
        <w:t>1</w:t>
      </w:r>
      <w:r>
        <w:rPr>
          <w:rFonts w:ascii="Times New Roman" w:hAnsi="Times New Roman" w:cs="Times New Roman"/>
        </w:rPr>
        <w:t xml:space="preserve">. </w:t>
      </w:r>
    </w:p>
    <w:p w14:paraId="7BCA20BA" w14:textId="37602516" w:rsidR="00524642" w:rsidRDefault="00524642" w:rsidP="00652EF0">
      <w:pPr>
        <w:spacing w:line="480" w:lineRule="auto"/>
        <w:ind w:firstLine="720"/>
        <w:contextualSpacing/>
        <w:rPr>
          <w:rFonts w:ascii="Times New Roman" w:hAnsi="Times New Roman" w:cs="Times New Roman"/>
        </w:rPr>
      </w:pPr>
      <w:r>
        <w:rPr>
          <w:rFonts w:ascii="Times New Roman" w:hAnsi="Times New Roman" w:cs="Times New Roman"/>
        </w:rPr>
        <w:lastRenderedPageBreak/>
        <w:t>The next group of input and output units was</w:t>
      </w:r>
      <w:ins w:id="869" w:author="Benton, Deon" w:date="2026-02-27T11:35:00Z" w16du:dateUtc="2026-02-27T17:35:00Z">
        <w:r w:rsidR="00944389">
          <w:rPr>
            <w:rFonts w:ascii="Times New Roman" w:hAnsi="Times New Roman" w:cs="Times New Roman"/>
          </w:rPr>
          <w:t xml:space="preserve"> a</w:t>
        </w:r>
      </w:ins>
      <w:r>
        <w:rPr>
          <w:rFonts w:ascii="Times New Roman" w:hAnsi="Times New Roman" w:cs="Times New Roman"/>
        </w:rPr>
        <w:t xml:space="preserve"> </w:t>
      </w:r>
      <w:ins w:id="870" w:author="Benton, Deon" w:date="2026-02-27T11:33:00Z" w16du:dateUtc="2026-02-27T17:33:00Z">
        <w:r w:rsidR="00DC365C">
          <w:rPr>
            <w:rFonts w:ascii="Times New Roman" w:hAnsi="Times New Roman" w:cs="Times New Roman"/>
          </w:rPr>
          <w:t xml:space="preserve">six-unit </w:t>
        </w:r>
      </w:ins>
      <w:ins w:id="871" w:author="Benton, Deon" w:date="2026-02-27T13:08:00Z" w16du:dateUtc="2026-02-27T19:08:00Z">
        <w:r w:rsidR="00816F16">
          <w:rPr>
            <w:rFonts w:ascii="Times New Roman" w:hAnsi="Times New Roman" w:cs="Times New Roman"/>
          </w:rPr>
          <w:t>Horizontal Position group</w:t>
        </w:r>
      </w:ins>
      <w:r>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872"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873" w:author="Benton, Deon" w:date="2026-02-27T13:09:00Z" w16du:dateUtc="2026-02-27T19:09:00Z">
        <w:r w:rsidR="00CF4781">
          <w:rPr>
            <w:rFonts w:ascii="Times New Roman" w:eastAsia="Times New Roman" w:hAnsi="Times New Roman" w:cs="Times New Roman"/>
          </w:rPr>
          <w:t>group that captured the position of either object at any given moment in time was used</w:t>
        </w:r>
        <w:r w:rsidR="005E2925">
          <w:rPr>
            <w:rFonts w:ascii="Times New Roman" w:eastAsia="Times New Roman" w:hAnsi="Times New Roman" w:cs="Times New Roman"/>
          </w:rPr>
          <w:t xml:space="preserve"> (for a similar ap</w:t>
        </w:r>
      </w:ins>
      <w:ins w:id="874" w:author="Benton, Deon" w:date="2026-02-27T13:10:00Z" w16du:dateUtc="2026-02-27T19:10:00Z">
        <w:r w:rsidR="005E2925">
          <w:rPr>
            <w:rFonts w:ascii="Times New Roman" w:eastAsia="Times New Roman" w:hAnsi="Times New Roman" w:cs="Times New Roman"/>
          </w:rPr>
          <w:t xml:space="preserve">proach, </w:t>
        </w:r>
      </w:ins>
      <w:ins w:id="875" w:author="Benton, Deon" w:date="2026-02-27T13:09:00Z" w16du:dateUtc="2026-02-27T19:09:00Z">
        <w:r w:rsidR="005E2925">
          <w:rPr>
            <w:rFonts w:ascii="Times New Roman" w:eastAsia="Times New Roman" w:hAnsi="Times New Roman" w:cs="Times New Roman"/>
          </w:rPr>
          <w:t xml:space="preserve">see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the motion layer was active according to the </w:t>
      </w:r>
      <w:r w:rsidR="00C77DB5">
        <w:rPr>
          <w:rFonts w:ascii="Times New Roman" w:eastAsia="Times New Roman" w:hAnsi="Times New Roman" w:cs="Times New Roman"/>
        </w:rPr>
        <w:t xml:space="preserve">first </w:t>
      </w:r>
      <w:proofErr w:type="gramStart"/>
      <w:r w:rsidR="00C77DB5">
        <w:rPr>
          <w:rFonts w:ascii="Times New Roman" w:eastAsia="Times New Roman" w:hAnsi="Times New Roman" w:cs="Times New Roman"/>
        </w:rPr>
        <w:t>object’s</w:t>
      </w:r>
      <w:proofErr w:type="gramEnd"/>
      <w:r w:rsidR="00C77DB5">
        <w:rPr>
          <w:rFonts w:ascii="Times New Roman" w:eastAsia="Times New Roman" w:hAnsi="Times New Roman" w:cs="Times New Roman"/>
        </w:rPr>
        <w:t xml:space="preserve"> or entity’s </w:t>
      </w:r>
      <w:ins w:id="876"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the </w:t>
      </w:r>
      <w:ins w:id="877" w:author="Benton, Deon" w:date="2026-02-27T13:10:00Z" w16du:dateUtc="2026-02-27T19:10:00Z">
        <w:r w:rsidR="00150907">
          <w:rPr>
            <w:rFonts w:ascii="Times New Roman" w:eastAsia="Times New Roman" w:hAnsi="Times New Roman" w:cs="Times New Roman"/>
          </w:rPr>
          <w:t>Horizontal Position input 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878" w:author="Benton, Deon" w:date="2026-02-27T13:11:00Z" w16du:dateUtc="2026-02-27T19:11:00Z">
        <w:r w:rsidR="00150907">
          <w:rPr>
            <w:rFonts w:ascii="Times New Roman" w:eastAsia="Times New Roman" w:hAnsi="Times New Roman" w:cs="Times New Roman"/>
          </w:rPr>
          <w:t xml:space="preserve"> Horizontal Position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879"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880" w:author="Benton, Deon" w:date="2026-02-27T13:12:00Z" w16du:dateUtc="2026-02-27T19:12:00Z">
        <w:r w:rsidR="002D082E">
          <w:rPr>
            <w:rFonts w:ascii="Times New Roman" w:eastAsia="Times New Roman" w:hAnsi="Times New Roman" w:cs="Times New Roman"/>
          </w:rPr>
          <w:t>Horizontal movement</w:t>
        </w:r>
        <w:r w:rsidR="002D082E">
          <w:rPr>
            <w:rFonts w:ascii="Times New Roman" w:eastAsia="Times New Roman" w:hAnsi="Times New Roman" w:cs="Times New Roman"/>
          </w:rPr>
          <w:t xml:space="preserve">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r w:rsidR="00E32409">
        <w:rPr>
          <w:rFonts w:ascii="Times New Roman" w:eastAsia="Times New Roman" w:hAnsi="Times New Roman" w:cs="Times New Roman"/>
        </w:rPr>
        <w:t xml:space="preserve">It should be noted that </w:t>
      </w:r>
      <w:ins w:id="881" w:author="Benton, Deon" w:date="2026-02-27T13:14:00Z" w16du:dateUtc="2026-02-27T19:14:00Z">
        <w:r w:rsidR="008D3D0D">
          <w:rPr>
            <w:rFonts w:ascii="Times New Roman" w:eastAsia="Times New Roman" w:hAnsi="Times New Roman" w:cs="Times New Roman"/>
          </w:rPr>
          <w:t xml:space="preserve">this group captures </w:t>
        </w:r>
      </w:ins>
      <w:ins w:id="882" w:author="Benton, Deon" w:date="2026-02-27T13:13:00Z" w16du:dateUtc="2026-02-27T19:13:00Z">
        <w:r w:rsidR="002D082E">
          <w:rPr>
            <w:rFonts w:ascii="Times New Roman" w:eastAsia="Times New Roman" w:hAnsi="Times New Roman" w:cs="Times New Roman"/>
          </w:rPr>
          <w:t>the precise horizontal position of the left object at a particular moment in time</w:t>
        </w:r>
      </w:ins>
      <w:r w:rsidR="00777E51">
        <w:rPr>
          <w:rFonts w:ascii="Times New Roman" w:eastAsia="Times New Roman" w:hAnsi="Times New Roman" w:cs="Times New Roman"/>
        </w:rPr>
        <w:t xml:space="preserve"> </w:t>
      </w:r>
      <w:ins w:id="883" w:author="Benton, Deon" w:date="2026-02-27T13:13:00Z" w16du:dateUtc="2026-02-27T19:13:00Z">
        <w:r w:rsidR="002D082E">
          <w:rPr>
            <w:rFonts w:ascii="Times New Roman" w:eastAsia="Times New Roman" w:hAnsi="Times New Roman" w:cs="Times New Roman"/>
          </w:rPr>
          <w:t>and relative to the horizontal position of the right object</w:t>
        </w:r>
      </w:ins>
      <w:ins w:id="884" w:author="Benton, Deon" w:date="2026-02-27T13:14:00Z" w16du:dateUtc="2026-02-27T19:14:00Z">
        <w:r w:rsidR="008D3D0D">
          <w:rPr>
            <w:rFonts w:ascii="Times New Roman" w:eastAsia="Times New Roman" w:hAnsi="Times New Roman" w:cs="Times New Roman"/>
          </w:rPr>
          <w:t xml:space="preserve"> rather than </w:t>
        </w:r>
      </w:ins>
      <w:ins w:id="885" w:author="Benton, Deon" w:date="2026-02-27T13:33:00Z" w16du:dateUtc="2026-02-27T19:33:00Z">
        <w:r w:rsidR="002D4786">
          <w:rPr>
            <w:rFonts w:ascii="Times New Roman" w:eastAsia="Times New Roman" w:hAnsi="Times New Roman" w:cs="Times New Roman"/>
          </w:rPr>
          <w:t>that motion’s type or kinemati</w:t>
        </w:r>
      </w:ins>
      <w:ins w:id="886" w:author="Benton, Deon" w:date="2026-02-27T13:34:00Z" w16du:dateUtc="2026-02-27T19:34:00Z">
        <w:r w:rsidR="002D4786">
          <w:rPr>
            <w:rFonts w:ascii="Times New Roman" w:eastAsia="Times New Roman" w:hAnsi="Times New Roman" w:cs="Times New Roman"/>
          </w:rPr>
          <w:t>cs</w:t>
        </w:r>
      </w:ins>
      <w:r w:rsidR="002D6288">
        <w:rPr>
          <w:rFonts w:ascii="Times New Roman" w:eastAsia="Times New Roman" w:hAnsi="Times New Roman" w:cs="Times New Roman"/>
        </w:rPr>
        <w:t>; that is, this group represented simply</w:t>
      </w:r>
      <w:del w:id="887" w:author="Benton, Deon" w:date="2026-02-27T13:34:00Z" w16du:dateUtc="2026-02-27T19:34:00Z">
        <w:r w:rsidR="002D6288" w:rsidDel="00BB07E6">
          <w:rPr>
            <w:rFonts w:ascii="Times New Roman" w:eastAsia="Times New Roman" w:hAnsi="Times New Roman" w:cs="Times New Roman"/>
          </w:rPr>
          <w:delText xml:space="preserve"> </w:delText>
        </w:r>
      </w:del>
      <w:ins w:id="888" w:author="Benton, Deon" w:date="2026-02-27T13:34:00Z" w16du:dateUtc="2026-02-27T19:34:00Z">
        <w:r w:rsidR="00BB07E6">
          <w:rPr>
            <w:rFonts w:ascii="Times New Roman" w:eastAsia="Times New Roman" w:hAnsi="Times New Roman" w:cs="Times New Roman"/>
            <w:i/>
            <w:iCs/>
          </w:rPr>
          <w:t xml:space="preserve"> </w:t>
        </w:r>
        <w:r w:rsidR="00BB07E6">
          <w:rPr>
            <w:rFonts w:ascii="Times New Roman" w:eastAsia="Times New Roman" w:hAnsi="Times New Roman" w:cs="Times New Roman"/>
          </w:rPr>
          <w:t>that an object can either move towards or away from another object</w:t>
        </w:r>
      </w:ins>
      <w:r w:rsidR="00E32409">
        <w:rPr>
          <w:rFonts w:ascii="Times New Roman" w:eastAsia="Times New Roman" w:hAnsi="Times New Roman" w:cs="Times New Roman"/>
        </w:rPr>
        <w:t xml:space="preserve">. </w:t>
      </w:r>
      <w:ins w:id="889"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890"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891"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892"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893"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894" w:author="Benton, Deon" w:date="2026-02-27T13:41:00Z" w16du:dateUtc="2026-02-27T19:41:00Z">
        <w:r w:rsidR="00773EE1">
          <w:rPr>
            <w:rFonts w:ascii="Times New Roman" w:hAnsi="Times New Roman" w:cs="Times New Roman"/>
          </w:rPr>
          <w:t xml:space="preserve">Separating these </w:t>
        </w:r>
      </w:ins>
      <w:ins w:id="895" w:author="Benton, Deon" w:date="2026-02-27T13:39:00Z" w16du:dateUtc="2026-02-27T19:39:00Z">
        <w:r w:rsidR="00DD510D">
          <w:rPr>
            <w:rFonts w:ascii="Times New Roman" w:hAnsi="Times New Roman" w:cs="Times New Roman"/>
          </w:rPr>
          <w:t>two aspects of motion—that is, hori</w:t>
        </w:r>
      </w:ins>
      <w:ins w:id="896" w:author="Benton, Deon" w:date="2026-02-27T13:40:00Z" w16du:dateUtc="2026-02-27T19:40:00Z">
        <w:r w:rsidR="00DD510D">
          <w:rPr>
            <w:rFonts w:ascii="Times New Roman" w:hAnsi="Times New Roman" w:cs="Times New Roman"/>
          </w:rPr>
          <w:t>zontal translation from curvature—</w:t>
        </w:r>
      </w:ins>
      <w:ins w:id="897" w:author="Benton, Deon" w:date="2026-02-27T13:42:00Z" w16du:dateUtc="2026-02-27T19:42:00Z">
        <w:r w:rsidR="00773EE1">
          <w:rPr>
            <w:rFonts w:ascii="Times New Roman" w:hAnsi="Times New Roman" w:cs="Times New Roman"/>
          </w:rPr>
          <w:t>in this way enabled</w:t>
        </w:r>
      </w:ins>
      <w:ins w:id="898" w:author="Benton, Deon" w:date="2026-02-27T13:41:00Z" w16du:dateUtc="2026-02-27T19:41:00Z">
        <w:r w:rsidR="00773EE1">
          <w:rPr>
            <w:rFonts w:ascii="Times New Roman" w:hAnsi="Times New Roman" w:cs="Times New Roman"/>
          </w:rPr>
          <w:t xml:space="preserve"> </w:t>
        </w:r>
      </w:ins>
      <w:ins w:id="899" w:author="Benton, Deon" w:date="2026-02-27T13:42:00Z" w16du:dateUtc="2026-02-27T19:42:00Z">
        <w:r w:rsidR="00773EE1">
          <w:rPr>
            <w:rFonts w:ascii="Times New Roman" w:hAnsi="Times New Roman" w:cs="Times New Roman"/>
          </w:rPr>
          <w:t>the</w:t>
        </w:r>
      </w:ins>
      <w:ins w:id="900" w:author="Benton, Deon" w:date="2026-02-27T13:40:00Z" w16du:dateUtc="2026-02-27T19:40:00Z">
        <w:r w:rsidR="00773EE1">
          <w:rPr>
            <w:rFonts w:ascii="Times New Roman" w:hAnsi="Times New Roman" w:cs="Times New Roman"/>
          </w:rPr>
          <w:t xml:space="preserve"> model to represent </w:t>
        </w:r>
      </w:ins>
      <w:ins w:id="901" w:author="Benton, Deon" w:date="2026-02-27T13:43:00Z" w16du:dateUtc="2026-02-27T19:43:00Z">
        <w:r w:rsidR="008E11CA">
          <w:rPr>
            <w:rFonts w:ascii="Times New Roman" w:hAnsi="Times New Roman" w:cs="Times New Roman"/>
          </w:rPr>
          <w:t>heading direction</w:t>
        </w:r>
      </w:ins>
      <w:ins w:id="902" w:author="Benton, Deon" w:date="2026-02-27T13:41:00Z" w16du:dateUtc="2026-02-27T19:41:00Z">
        <w:r w:rsidR="00773EE1">
          <w:rPr>
            <w:rFonts w:ascii="Times New Roman" w:hAnsi="Times New Roman" w:cs="Times New Roman"/>
          </w:rPr>
          <w:t xml:space="preserve"> independently from </w:t>
        </w:r>
      </w:ins>
      <w:ins w:id="903" w:author="Benton, Deon" w:date="2026-02-27T13:44:00Z" w16du:dateUtc="2026-02-27T19:44:00Z">
        <w:r w:rsidR="008E11CA">
          <w:rPr>
            <w:rFonts w:ascii="Times New Roman" w:hAnsi="Times New Roman" w:cs="Times New Roman"/>
          </w:rPr>
          <w:t xml:space="preserve">its </w:t>
        </w:r>
      </w:ins>
      <w:ins w:id="904" w:author="Benton, Deon" w:date="2026-02-27T13:41:00Z" w16du:dateUtc="2026-02-27T19:41:00Z">
        <w:r w:rsidR="00773EE1">
          <w:rPr>
            <w:rFonts w:ascii="Times New Roman" w:hAnsi="Times New Roman" w:cs="Times New Roman"/>
          </w:rPr>
          <w:t>geometry</w:t>
        </w:r>
      </w:ins>
      <w:ins w:id="905"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906"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xml:space="preserve">, and a more realistic model </w:t>
      </w:r>
      <w:r w:rsidR="001B597B">
        <w:rPr>
          <w:rFonts w:ascii="Times New Roman" w:hAnsi="Times New Roman" w:cs="Times New Roman"/>
        </w:rPr>
        <w:lastRenderedPageBreak/>
        <w:t>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907"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908"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909"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4F7E61B" w14:textId="1B3A9F6F" w:rsidR="00524642"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3836A8">
        <w:rPr>
          <w:rFonts w:ascii="Times New Roman" w:hAnsi="Times New Roman" w:cs="Times New Roman"/>
        </w:rPr>
        <w:t xml:space="preserve">five </w:t>
      </w:r>
      <w:r>
        <w:rPr>
          <w:rFonts w:ascii="Times New Roman" w:hAnsi="Times New Roman" w:cs="Times New Roman"/>
        </w:rPr>
        <w:t xml:space="preserve">input and output groups were a five-unit </w:t>
      </w:r>
      <w:ins w:id="910" w:author="Benton, Deon" w:date="2026-02-27T13:51:00Z" w16du:dateUtc="2026-02-27T19:51:00Z">
        <w:r w:rsidR="00EC0FEC">
          <w:rPr>
            <w:rFonts w:ascii="Times New Roman" w:hAnsi="Times New Roman" w:cs="Times New Roman"/>
          </w:rPr>
          <w:t>Obstacle</w:t>
        </w:r>
        <w:r w:rsidR="00EC0FEC">
          <w:rPr>
            <w:rFonts w:ascii="Times New Roman" w:hAnsi="Times New Roman" w:cs="Times New Roman"/>
          </w:rPr>
          <w:t xml:space="preserve"> </w:t>
        </w:r>
      </w:ins>
      <w:r>
        <w:rPr>
          <w:rFonts w:ascii="Times New Roman" w:hAnsi="Times New Roman" w:cs="Times New Roman"/>
        </w:rPr>
        <w:t xml:space="preserve">Height group, a five-unit </w:t>
      </w:r>
      <w:ins w:id="911"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912" w:author="Benton, Deon" w:date="2026-02-27T13:54:00Z" w16du:dateUtc="2026-02-27T19:54:00Z">
        <w:r w:rsidR="007C37CB">
          <w:rPr>
            <w:rFonts w:ascii="Times New Roman" w:hAnsi="Times New Roman" w:cs="Times New Roman"/>
          </w:rPr>
          <w:t>Obstacle Horizontal</w:t>
        </w:r>
      </w:ins>
      <w:ins w:id="913" w:author="Benton, Deon" w:date="2026-02-27T14:03:00Z" w16du:dateUtc="2026-02-27T20:03:00Z">
        <w:r w:rsidR="00334B9E">
          <w:rPr>
            <w:rFonts w:ascii="Times New Roman" w:hAnsi="Times New Roman" w:cs="Times New Roman"/>
          </w:rPr>
          <w:t xml:space="preserve"> Spatial</w:t>
        </w:r>
      </w:ins>
      <w:ins w:id="914"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915" w:author="Benton, Deon" w:date="2026-02-27T16:06:00Z" w16du:dateUtc="2026-02-27T22:06:00Z">
        <w:r w:rsidR="000D00F9">
          <w:rPr>
            <w:rFonts w:ascii="Times New Roman" w:hAnsi="Times New Roman" w:cs="Times New Roman"/>
          </w:rPr>
          <w:t xml:space="preserve">Arc </w:t>
        </w:r>
      </w:ins>
      <w:ins w:id="916" w:author="Benton, Deon" w:date="2026-02-27T13:55:00Z" w16du:dateUtc="2026-02-27T19:55:00Z">
        <w:r w:rsidR="007C37CB">
          <w:rPr>
            <w:rFonts w:ascii="Times New Roman" w:hAnsi="Times New Roman" w:cs="Times New Roman"/>
          </w:rPr>
          <w:t>Apex-Obstacle Gap</w:t>
        </w:r>
        <w:r w:rsidR="007C37CB">
          <w:rPr>
            <w:rFonts w:ascii="Times New Roman" w:hAnsi="Times New Roman" w:cs="Times New Roman"/>
          </w:rPr>
          <w:t xml:space="preserve"> </w:t>
        </w:r>
      </w:ins>
      <w:r w:rsidR="00A00226">
        <w:rPr>
          <w:rFonts w:ascii="Times New Roman" w:hAnsi="Times New Roman" w:cs="Times New Roman"/>
        </w:rPr>
        <w:t>group,</w:t>
      </w:r>
      <w:r>
        <w:rPr>
          <w:rFonts w:ascii="Times New Roman" w:hAnsi="Times New Roman" w:cs="Times New Roman"/>
        </w:rPr>
        <w:t xml:space="preserve"> and a one-unit </w:t>
      </w:r>
      <w:ins w:id="917" w:author="Benton, Deon" w:date="2026-02-27T13:55:00Z" w16du:dateUtc="2026-02-27T19:55:00Z">
        <w:r w:rsidR="006B5248">
          <w:rPr>
            <w:rFonts w:ascii="Times New Roman" w:hAnsi="Times New Roman" w:cs="Times New Roman"/>
          </w:rPr>
          <w:t>Final Adjacency</w:t>
        </w:r>
        <w:r w:rsidR="006B5248">
          <w:rPr>
            <w:rFonts w:ascii="Times New Roman" w:hAnsi="Times New Roman" w:cs="Times New Roman"/>
          </w:rPr>
          <w:t xml:space="preserve"> </w:t>
        </w:r>
      </w:ins>
      <w:r>
        <w:rPr>
          <w:rFonts w:ascii="Times New Roman" w:hAnsi="Times New Roman" w:cs="Times New Roman"/>
        </w:rPr>
        <w:t xml:space="preserve">group. The five units in the </w:t>
      </w:r>
      <w:ins w:id="918" w:author="Benton, Deon" w:date="2026-02-27T13:55:00Z" w16du:dateUtc="2026-02-27T19:55:00Z">
        <w:r w:rsidR="006B5248">
          <w:rPr>
            <w:rFonts w:ascii="Times New Roman" w:hAnsi="Times New Roman" w:cs="Times New Roman"/>
          </w:rPr>
          <w:t>Obstacle</w:t>
        </w:r>
        <w:r w:rsidR="006B5248">
          <w:rPr>
            <w:rFonts w:ascii="Times New Roman" w:hAnsi="Times New Roman" w:cs="Times New Roman"/>
          </w:rPr>
          <w:t xml:space="preserve"> </w:t>
        </w:r>
      </w:ins>
      <w:r>
        <w:rPr>
          <w:rFonts w:ascii="Times New Roman" w:hAnsi="Times New Roman" w:cs="Times New Roman"/>
        </w:rPr>
        <w:t xml:space="preserve">Height group represented progressively larger </w:t>
      </w:r>
      <w:ins w:id="919"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920" w:author="Benton, Deon" w:date="2026-02-27T13:56:00Z" w16du:dateUtc="2026-02-27T19:56:00Z">
        <w:r w:rsidR="00C12084">
          <w:rPr>
            <w:rFonts w:ascii="Times New Roman" w:hAnsi="Times New Roman" w:cs="Times New Roman"/>
          </w:rPr>
          <w:t>Obstacle</w:t>
        </w:r>
        <w:r w:rsidR="00C12084">
          <w:rPr>
            <w:rFonts w:ascii="Times New Roman" w:hAnsi="Times New Roman" w:cs="Times New Roman"/>
          </w:rPr>
          <w:t xml:space="preserve"> </w:t>
        </w:r>
      </w:ins>
      <w:r>
        <w:rPr>
          <w:rFonts w:ascii="Times New Roman" w:hAnsi="Times New Roman" w:cs="Times New Roman"/>
        </w:rPr>
        <w:t xml:space="preserve">Height 0 through </w:t>
      </w:r>
      <w:ins w:id="921" w:author="Benton, Deon" w:date="2026-02-27T13:56:00Z" w16du:dateUtc="2026-02-27T19:56:00Z">
        <w:r w:rsidR="00C12084">
          <w:rPr>
            <w:rFonts w:ascii="Times New Roman" w:hAnsi="Times New Roman" w:cs="Times New Roman"/>
          </w:rPr>
          <w:t>Obstacle</w:t>
        </w:r>
        <w:r w:rsidR="00C12084">
          <w:rPr>
            <w:rFonts w:ascii="Times New Roman" w:hAnsi="Times New Roman" w:cs="Times New Roman"/>
          </w:rPr>
          <w:t xml:space="preserve"> </w:t>
        </w:r>
      </w:ins>
      <w:r>
        <w:rPr>
          <w:rFonts w:ascii="Times New Roman" w:hAnsi="Times New Roman" w:cs="Times New Roman"/>
        </w:rPr>
        <w:t xml:space="preserve">Height 4). Similarly, the five units in the </w:t>
      </w:r>
      <w:ins w:id="922" w:author="Benton, Deon" w:date="2026-02-27T13:56:00Z" w16du:dateUtc="2026-02-27T19:56:00Z">
        <w:r w:rsidR="00C12084">
          <w:rPr>
            <w:rFonts w:ascii="Times New Roman" w:hAnsi="Times New Roman" w:cs="Times New Roman"/>
          </w:rPr>
          <w:t>Arc Peak</w:t>
        </w:r>
        <w:r w:rsidR="00C12084">
          <w:rPr>
            <w:rFonts w:ascii="Times New Roman" w:hAnsi="Times New Roman" w:cs="Times New Roman"/>
          </w:rPr>
          <w:t xml:space="preserve"> </w:t>
        </w:r>
      </w:ins>
      <w:r>
        <w:rPr>
          <w:rFonts w:ascii="Times New Roman" w:hAnsi="Times New Roman" w:cs="Times New Roman"/>
        </w:rPr>
        <w:t>Height group represented</w:t>
      </w:r>
      <w:ins w:id="923"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924" w:author="Benton, Deon" w:date="2026-02-27T13:57:00Z" w16du:dateUtc="2026-02-27T19:57:00Z">
        <w:r w:rsidR="00C12084">
          <w:rPr>
            <w:rFonts w:ascii="Times New Roman" w:hAnsi="Times New Roman" w:cs="Times New Roman"/>
          </w:rPr>
          <w:t>Arc Peak</w:t>
        </w:r>
        <w:r w:rsidR="00C12084">
          <w:rPr>
            <w:rFonts w:ascii="Times New Roman" w:hAnsi="Times New Roman" w:cs="Times New Roman"/>
          </w:rPr>
          <w:t xml:space="preserve"> </w:t>
        </w:r>
      </w:ins>
      <w:r>
        <w:rPr>
          <w:rFonts w:ascii="Times New Roman" w:hAnsi="Times New Roman" w:cs="Times New Roman"/>
        </w:rPr>
        <w:t xml:space="preserve">Height 0 through </w:t>
      </w:r>
      <w:ins w:id="925" w:author="Benton, Deon" w:date="2026-02-27T13:57:00Z" w16du:dateUtc="2026-02-27T19:57:00Z">
        <w:r w:rsidR="00C12084">
          <w:rPr>
            <w:rFonts w:ascii="Times New Roman" w:hAnsi="Times New Roman" w:cs="Times New Roman"/>
          </w:rPr>
          <w:t>Arc</w:t>
        </w:r>
        <w:r w:rsidR="00C12084">
          <w:rPr>
            <w:rFonts w:ascii="Times New Roman" w:hAnsi="Times New Roman" w:cs="Times New Roman"/>
          </w:rPr>
          <w:t xml:space="preserve"> </w:t>
        </w:r>
      </w:ins>
      <w:r>
        <w:rPr>
          <w:rFonts w:ascii="Times New Roman" w:hAnsi="Times New Roman" w:cs="Times New Roman"/>
        </w:rPr>
        <w:t xml:space="preserve">Height 4). Note that </w:t>
      </w:r>
      <w:ins w:id="926" w:author="Benton, Deon" w:date="2026-02-27T13:57:00Z" w16du:dateUtc="2026-02-27T19:57:00Z">
        <w:r w:rsidR="00A858D9">
          <w:rPr>
            <w:rFonts w:ascii="Times New Roman" w:hAnsi="Times New Roman" w:cs="Times New Roman"/>
          </w:rPr>
          <w:t>Obstacle</w:t>
        </w:r>
        <w:r w:rsidR="00A858D9">
          <w:rPr>
            <w:rFonts w:ascii="Times New Roman" w:hAnsi="Times New Roman" w:cs="Times New Roman"/>
          </w:rPr>
          <w:t xml:space="preserve"> </w:t>
        </w:r>
      </w:ins>
      <w:r>
        <w:rPr>
          <w:rFonts w:ascii="Times New Roman" w:hAnsi="Times New Roman" w:cs="Times New Roman"/>
        </w:rPr>
        <w:t>Height 0 corresponds to</w:t>
      </w:r>
      <w:ins w:id="927" w:author="Benton, Deon" w:date="2026-02-27T13:57:00Z" w16du:dateUtc="2026-02-27T19:57:00Z">
        <w:r w:rsidR="00A858D9">
          <w:rPr>
            <w:rFonts w:ascii="Times New Roman" w:hAnsi="Times New Roman" w:cs="Times New Roman"/>
          </w:rPr>
          <w:t xml:space="preserve"> the absence of a</w:t>
        </w:r>
      </w:ins>
      <w:ins w:id="928" w:author="Benton, Deon" w:date="2026-02-27T13:58:00Z" w16du:dateUtc="2026-02-27T19:58:00Z">
        <w:r w:rsidR="003730F6">
          <w:rPr>
            <w:rFonts w:ascii="Times New Roman" w:hAnsi="Times New Roman" w:cs="Times New Roman"/>
          </w:rPr>
          <w:t xml:space="preserve">n </w:t>
        </w:r>
      </w:ins>
      <w:ins w:id="929" w:author="Benton, Deon" w:date="2026-02-27T14:00:00Z" w16du:dateUtc="2026-02-27T20:00:00Z">
        <w:r w:rsidR="003730F6">
          <w:rPr>
            <w:rFonts w:ascii="Times New Roman" w:hAnsi="Times New Roman" w:cs="Times New Roman"/>
          </w:rPr>
          <w:t>o</w:t>
        </w:r>
      </w:ins>
      <w:ins w:id="930"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931"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932"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933" w:author="Benton, Deon" w:date="2026-02-27T16:19:00Z" w16du:dateUtc="2026-02-27T22:19:00Z">
        <w:r w:rsidR="002D1FB6">
          <w:rPr>
            <w:rFonts w:ascii="Times New Roman" w:hAnsi="Times New Roman" w:cs="Times New Roman"/>
          </w:rPr>
          <w:t>Arced Peak and Obstacle Heights</w:t>
        </w:r>
      </w:ins>
      <w:ins w:id="934"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935"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936"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937"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938"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939"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940"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941"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942" w:author="Benton, Deon" w:date="2026-02-27T14:04:00Z" w16du:dateUtc="2026-02-27T20:04:00Z">
        <w:r w:rsidR="00334B9E">
          <w:rPr>
            <w:rFonts w:ascii="Times New Roman" w:hAnsi="Times New Roman" w:cs="Times New Roman"/>
          </w:rPr>
          <w:t>Obstacle</w:t>
        </w:r>
        <w:r w:rsidR="00334B9E">
          <w:rPr>
            <w:rFonts w:ascii="Times New Roman" w:hAnsi="Times New Roman" w:cs="Times New Roman"/>
          </w:rPr>
          <w:t xml:space="preserve"> </w:t>
        </w:r>
      </w:ins>
      <w:r>
        <w:rPr>
          <w:rFonts w:ascii="Times New Roman" w:hAnsi="Times New Roman" w:cs="Times New Roman"/>
        </w:rPr>
        <w:t xml:space="preserve">Side </w:t>
      </w:r>
      <w:ins w:id="943" w:author="Benton, Deon" w:date="2026-02-27T14:04:00Z" w16du:dateUtc="2026-02-27T20:04:00Z">
        <w:r w:rsidR="00334B9E">
          <w:rPr>
            <w:rFonts w:ascii="Times New Roman" w:hAnsi="Times New Roman" w:cs="Times New Roman"/>
          </w:rPr>
          <w:t xml:space="preserve">(i.e., the obstacle was positioned to </w:t>
        </w:r>
      </w:ins>
      <w:ins w:id="944"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945"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946" w:author="Benton, Deon" w:date="2026-02-27T16:07:00Z" w16du:dateUtc="2026-02-27T22:07:00Z">
        <w:r w:rsidR="000D00F9">
          <w:rPr>
            <w:rFonts w:ascii="Times New Roman" w:hAnsi="Times New Roman" w:cs="Times New Roman"/>
          </w:rPr>
          <w:t xml:space="preserve">was No </w:t>
        </w:r>
      </w:ins>
      <w:ins w:id="947"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948" w:author="Benton, Deon" w:date="2026-02-27T16:07:00Z" w16du:dateUtc="2026-02-27T22:07:00Z">
        <w:r w:rsidR="00597AD3">
          <w:rPr>
            <w:rFonts w:ascii="Times New Roman" w:hAnsi="Times New Roman" w:cs="Times New Roman"/>
          </w:rPr>
          <w:t xml:space="preserve">an </w:t>
        </w:r>
      </w:ins>
      <w:ins w:id="949" w:author="Benton, Deon" w:date="2026-02-27T16:08:00Z" w16du:dateUtc="2026-02-27T22:08:00Z">
        <w:r w:rsidR="00597AD3">
          <w:rPr>
            <w:rFonts w:ascii="Times New Roman" w:hAnsi="Times New Roman" w:cs="Times New Roman"/>
          </w:rPr>
          <w:t>object</w:t>
        </w:r>
      </w:ins>
      <w:ins w:id="950" w:author="Benton, Deon" w:date="2026-02-27T16:07:00Z" w16du:dateUtc="2026-02-27T22:07:00Z">
        <w:r w:rsidR="00597AD3">
          <w:rPr>
            <w:rFonts w:ascii="Times New Roman" w:hAnsi="Times New Roman" w:cs="Times New Roman"/>
          </w:rPr>
          <w:t xml:space="preserve"> did n</w:t>
        </w:r>
      </w:ins>
      <w:ins w:id="951"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952"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953"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954"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955" w:author="Benton, Deon" w:date="2026-02-27T16:13:00Z" w16du:dateUtc="2026-02-27T22:13:00Z">
        <w:r w:rsidR="00722439">
          <w:rPr>
            <w:rFonts w:ascii="Times New Roman" w:hAnsi="Times New Roman" w:cs="Times New Roman"/>
          </w:rPr>
          <w:t xml:space="preserve">which occurred when the vertical distance between the apex of the arced motion and the top of the obstacle was </w:t>
        </w:r>
        <w:r w:rsidR="00722439">
          <w:rPr>
            <w:rFonts w:ascii="Times New Roman" w:hAnsi="Times New Roman" w:cs="Times New Roman"/>
          </w:rPr>
          <w:t>large</w:t>
        </w:r>
      </w:ins>
      <w:r w:rsidR="00126BA4">
        <w:rPr>
          <w:rFonts w:ascii="Times New Roman" w:hAnsi="Times New Roman" w:cs="Times New Roman"/>
        </w:rPr>
        <w:t xml:space="preserve">). </w:t>
      </w:r>
      <w:r>
        <w:rPr>
          <w:rFonts w:ascii="Times New Roman" w:hAnsi="Times New Roman" w:cs="Times New Roman"/>
        </w:rPr>
        <w:t xml:space="preserve">Finally, the single unit in the </w:t>
      </w:r>
      <w:ins w:id="956" w:author="Benton, Deon" w:date="2026-02-27T16:13:00Z" w16du:dateUtc="2026-02-27T22:13:00Z">
        <w:r w:rsidR="00722439">
          <w:rPr>
            <w:rFonts w:ascii="Times New Roman" w:hAnsi="Times New Roman" w:cs="Times New Roman"/>
          </w:rPr>
          <w:t>Final Adjacency</w:t>
        </w:r>
        <w:r w:rsidR="00722439">
          <w:rPr>
            <w:rFonts w:ascii="Times New Roman" w:hAnsi="Times New Roman" w:cs="Times New Roman"/>
          </w:rPr>
          <w:t xml:space="preserve">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957" w:author="Benton, Deon" w:date="2026-02-27T16:15:00Z" w16du:dateUtc="2026-02-27T22:15:00Z">
        <w:r w:rsidR="00305A74">
          <w:rPr>
            <w:rFonts w:ascii="Times New Roman" w:hAnsi="Times New Roman" w:cs="Times New Roman"/>
          </w:rPr>
          <w:t>whether the first and second object were in spatial contact at the end of a motion sequence</w:t>
        </w:r>
      </w:ins>
      <w:ins w:id="958" w:author="Benton, Deon" w:date="2026-02-27T16:14:00Z" w16du:dateUtc="2026-02-27T22:14:00Z">
        <w:r w:rsidR="00305A74">
          <w:rPr>
            <w:rFonts w:ascii="Times New Roman" w:hAnsi="Times New Roman" w:cs="Times New Roman"/>
          </w:rPr>
          <w:t xml:space="preserve">. </w:t>
        </w:r>
      </w:ins>
      <w:ins w:id="959"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960" w:author="Benton, Deon" w:date="2026-02-27T16:16:00Z" w16du:dateUtc="2026-02-27T22:16:00Z">
        <w:r w:rsidR="00C339B9">
          <w:rPr>
            <w:rFonts w:ascii="Times New Roman" w:hAnsi="Times New Roman" w:cs="Times New Roman"/>
          </w:rPr>
          <w:t xml:space="preserve">both objects were spatially abutted at </w:t>
        </w:r>
      </w:ins>
      <w:ins w:id="961" w:author="Benton, Deon" w:date="2026-02-27T16:19:00Z" w16du:dateUtc="2026-02-27T22:19:00Z">
        <w:r w:rsidR="00774EFB">
          <w:rPr>
            <w:rFonts w:ascii="Times New Roman" w:hAnsi="Times New Roman" w:cs="Times New Roman"/>
          </w:rPr>
          <w:t xml:space="preserve">the conclusion of such a sequence. </w:t>
        </w:r>
      </w:ins>
      <w:ins w:id="962" w:author="Benton, Deon" w:date="2026-02-27T16:39:00Z" w16du:dateUtc="2026-02-27T22:39:00Z">
        <w:r w:rsidR="00F61350">
          <w:rPr>
            <w:rFonts w:ascii="Times New Roman" w:hAnsi="Times New Roman" w:cs="Times New Roman"/>
          </w:rPr>
          <w:t xml:space="preserve">The rationale for </w:t>
        </w:r>
      </w:ins>
      <w:ins w:id="963" w:author="Benton, Deon" w:date="2026-02-27T16:42:00Z" w16du:dateUtc="2026-02-27T22:42:00Z">
        <w:r w:rsidR="006179C7">
          <w:rPr>
            <w:rFonts w:ascii="Times New Roman" w:hAnsi="Times New Roman" w:cs="Times New Roman"/>
          </w:rPr>
          <w:lastRenderedPageBreak/>
          <w:t xml:space="preserve">naming these groups in this manner was to emphasize </w:t>
        </w:r>
      </w:ins>
      <w:ins w:id="964" w:author="Benton, Deon" w:date="2026-02-27T16:43:00Z" w16du:dateUtc="2026-02-27T22:43:00Z">
        <w:r w:rsidR="008E7614">
          <w:rPr>
            <w:rFonts w:ascii="Times New Roman" w:hAnsi="Times New Roman" w:cs="Times New Roman"/>
          </w:rPr>
          <w:t xml:space="preserve">their surface-level, perceptually grounded, conceptually neutral nature.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5D67222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965"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966" w:author="Benton, Deon" w:date="2026-02-27T16:21:00Z" w16du:dateUtc="2026-02-27T22:21:00Z">
        <w:r w:rsidR="00F12553">
          <w:rPr>
            <w:rFonts w:ascii="Times New Roman" w:hAnsi="Times New Roman" w:cs="Times New Roman"/>
          </w:rPr>
          <w:t xml:space="preserve"> is that</w:t>
        </w:r>
      </w:ins>
      <w:ins w:id="967"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968" w:author="Benton, Deon" w:date="2026-02-27T16:29:00Z" w16du:dateUtc="2026-02-27T22:29:00Z">
        <w:r w:rsidR="00123CA6">
          <w:rPr>
            <w:rFonts w:ascii="Times New Roman" w:hAnsi="Times New Roman" w:cs="Times New Roman"/>
          </w:rPr>
          <w:t>are</w:t>
        </w:r>
      </w:ins>
      <w:ins w:id="969"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970" w:author="Benton, Deon" w:date="2026-02-27T16:23:00Z" w16du:dateUtc="2026-02-27T22:23:00Z">
        <w:r w:rsidR="00F12553">
          <w:rPr>
            <w:rFonts w:ascii="Times New Roman" w:hAnsi="Times New Roman" w:cs="Times New Roman"/>
          </w:rPr>
          <w:t xml:space="preserve"> </w:t>
        </w:r>
      </w:ins>
      <w:del w:id="971" w:author="Benton, Deon" w:date="2026-02-27T16:24:00Z" w16du:dateUtc="2026-02-27T22:24:00Z">
        <w:r w:rsidDel="00B25E66">
          <w:rPr>
            <w:rFonts w:ascii="Times New Roman" w:hAnsi="Times New Roman" w:cs="Times New Roman"/>
          </w:rPr>
          <w:delText xml:space="preserve"> </w:delText>
        </w:r>
      </w:del>
      <w:ins w:id="972" w:author="Benton, Deon" w:date="2026-02-27T16:22:00Z" w16du:dateUtc="2026-02-27T22:22:00Z">
        <w:r w:rsidR="00F12553">
          <w:rPr>
            <w:rFonts w:ascii="Times New Roman" w:hAnsi="Times New Roman" w:cs="Times New Roman"/>
          </w:rPr>
          <w:t xml:space="preserve">processing and encoding the kinematics of different </w:t>
        </w:r>
      </w:ins>
      <w:ins w:id="973" w:author="Benton, Deon" w:date="2026-02-27T16:46:00Z" w16du:dateUtc="2026-02-27T22:46:00Z">
        <w:r w:rsidR="005D4226">
          <w:rPr>
            <w:rFonts w:ascii="Times New Roman" w:hAnsi="Times New Roman" w:cs="Times New Roman"/>
          </w:rPr>
          <w:t>movements</w:t>
        </w:r>
      </w:ins>
      <w:ins w:id="974" w:author="Benton, Deon" w:date="2026-02-27T16:23:00Z" w16du:dateUtc="2026-02-27T22:23:00Z">
        <w:r w:rsidR="00B25E66">
          <w:rPr>
            <w:rFonts w:ascii="Times New Roman" w:hAnsi="Times New Roman" w:cs="Times New Roman"/>
          </w:rPr>
          <w:t xml:space="preserve">, </w:t>
        </w:r>
      </w:ins>
      <w:ins w:id="975" w:author="Benton, Deon" w:date="2026-02-27T16:22:00Z" w16du:dateUtc="2026-02-27T22:22:00Z">
        <w:r w:rsidR="00F12553">
          <w:rPr>
            <w:rFonts w:ascii="Times New Roman" w:hAnsi="Times New Roman" w:cs="Times New Roman"/>
          </w:rPr>
          <w:t xml:space="preserve">the perceptual appearance of </w:t>
        </w:r>
      </w:ins>
      <w:ins w:id="976" w:author="Benton, Deon" w:date="2026-02-27T16:23:00Z" w16du:dateUtc="2026-02-27T22:23:00Z">
        <w:r w:rsidR="00B25E66">
          <w:rPr>
            <w:rFonts w:ascii="Times New Roman" w:hAnsi="Times New Roman" w:cs="Times New Roman"/>
          </w:rPr>
          <w:t>the different objects</w:t>
        </w:r>
      </w:ins>
      <w:ins w:id="977" w:author="Benton, Deon" w:date="2026-02-27T16:25:00Z" w16du:dateUtc="2026-02-27T22:25:00Z">
        <w:r w:rsidR="00B25E66">
          <w:rPr>
            <w:rFonts w:ascii="Times New Roman" w:hAnsi="Times New Roman" w:cs="Times New Roman"/>
          </w:rPr>
          <w:t xml:space="preserve"> and entities</w:t>
        </w:r>
      </w:ins>
      <w:ins w:id="978" w:author="Benton, Deon" w:date="2026-02-27T16:24:00Z" w16du:dateUtc="2026-02-27T22:24:00Z">
        <w:r w:rsidR="00B25E66">
          <w:rPr>
            <w:rFonts w:ascii="Times New Roman" w:hAnsi="Times New Roman" w:cs="Times New Roman"/>
          </w:rPr>
          <w:t xml:space="preserve"> </w:t>
        </w:r>
      </w:ins>
      <w:ins w:id="979" w:author="Benton, Deon" w:date="2026-02-27T16:22:00Z" w16du:dateUtc="2026-02-27T22:22:00Z">
        <w:r w:rsidR="00F12553">
          <w:rPr>
            <w:rFonts w:ascii="Times New Roman" w:hAnsi="Times New Roman" w:cs="Times New Roman"/>
          </w:rPr>
          <w:t xml:space="preserve">that engage in those </w:t>
        </w:r>
      </w:ins>
      <w:ins w:id="980" w:author="Benton, Deon" w:date="2026-02-27T16:46:00Z" w16du:dateUtc="2026-02-27T22:46:00Z">
        <w:r w:rsidR="005D4226">
          <w:rPr>
            <w:rFonts w:ascii="Times New Roman" w:hAnsi="Times New Roman" w:cs="Times New Roman"/>
          </w:rPr>
          <w:t>movements</w:t>
        </w:r>
      </w:ins>
      <w:ins w:id="981" w:author="Benton, Deon" w:date="2026-02-27T16:24:00Z" w16du:dateUtc="2026-02-27T22:24:00Z">
        <w:r w:rsidR="00B25E66">
          <w:rPr>
            <w:rFonts w:ascii="Times New Roman" w:hAnsi="Times New Roman" w:cs="Times New Roman"/>
          </w:rPr>
          <w:t>, as well as the associative relation</w:t>
        </w:r>
      </w:ins>
      <w:ins w:id="982" w:author="Benton, Deon" w:date="2026-02-27T16:25:00Z" w16du:dateUtc="2026-02-27T22:25:00Z">
        <w:r w:rsidR="00B25E66">
          <w:rPr>
            <w:rFonts w:ascii="Times New Roman" w:hAnsi="Times New Roman" w:cs="Times New Roman"/>
          </w:rPr>
          <w:t>s</w:t>
        </w:r>
      </w:ins>
      <w:ins w:id="983" w:author="Benton, Deon" w:date="2026-02-27T16:24:00Z" w16du:dateUtc="2026-02-27T22:24:00Z">
        <w:r w:rsidR="00B25E66">
          <w:rPr>
            <w:rFonts w:ascii="Times New Roman" w:hAnsi="Times New Roman" w:cs="Times New Roman"/>
          </w:rPr>
          <w:t xml:space="preserve"> among the</w:t>
        </w:r>
      </w:ins>
      <w:ins w:id="984" w:author="Benton, Deon" w:date="2026-02-27T16:29:00Z" w16du:dateUtc="2026-02-27T22:29:00Z">
        <w:r w:rsidR="00123CA6">
          <w:rPr>
            <w:rFonts w:ascii="Times New Roman" w:hAnsi="Times New Roman" w:cs="Times New Roman"/>
          </w:rPr>
          <w:t>se elements</w:t>
        </w:r>
      </w:ins>
      <w:ins w:id="985" w:author="Benton, Deon" w:date="2026-02-27T16:25:00Z" w16du:dateUtc="2026-02-27T22:25:00Z">
        <w:r w:rsidR="00B25E66">
          <w:rPr>
            <w:rFonts w:ascii="Times New Roman" w:hAnsi="Times New Roman" w:cs="Times New Roman"/>
          </w:rPr>
          <w:t>.</w:t>
        </w:r>
      </w:ins>
      <w:ins w:id="986" w:author="Benton, Deon" w:date="2026-02-27T16:22:00Z" w16du:dateUtc="2026-02-27T22:22:00Z">
        <w:r w:rsidR="00F12553">
          <w:rPr>
            <w:rFonts w:ascii="Times New Roman" w:hAnsi="Times New Roman" w:cs="Times New Roman"/>
          </w:rPr>
          <w:t xml:space="preserve"> </w:t>
        </w:r>
      </w:ins>
      <w:ins w:id="987" w:author="Benton, Deon" w:date="2026-02-27T16:26:00Z" w16du:dateUtc="2026-02-27T22:26:00Z">
        <w:r w:rsidR="00864BDF">
          <w:rPr>
            <w:rFonts w:ascii="Times New Roman" w:hAnsi="Times New Roman" w:cs="Times New Roman"/>
          </w:rPr>
          <w:t xml:space="preserve">To implement this aspect of the </w:t>
        </w:r>
      </w:ins>
      <w:ins w:id="988" w:author="Benton, Deon" w:date="2026-02-27T16:29:00Z" w16du:dateUtc="2026-02-27T22:29:00Z">
        <w:r w:rsidR="00F10356">
          <w:rPr>
            <w:rFonts w:ascii="Times New Roman" w:hAnsi="Times New Roman" w:cs="Times New Roman"/>
          </w:rPr>
          <w:t>proposal</w:t>
        </w:r>
      </w:ins>
      <w:ins w:id="989" w:author="Benton, Deon" w:date="2026-02-27T16:26:00Z" w16du:dateUtc="2026-02-27T22:26:00Z">
        <w:r w:rsidR="00864BDF">
          <w:rPr>
            <w:rFonts w:ascii="Times New Roman" w:hAnsi="Times New Roman" w:cs="Times New Roman"/>
          </w:rPr>
          <w:t xml:space="preserve"> in the m</w:t>
        </w:r>
      </w:ins>
      <w:ins w:id="990"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991" w:author="Benton, Deon" w:date="2026-02-27T16:27:00Z" w16du:dateUtc="2026-02-27T22:27:00Z">
        <w:r w:rsidR="00864BDF">
          <w:rPr>
            <w:rFonts w:ascii="Times New Roman" w:hAnsi="Times New Roman" w:cs="Times New Roman"/>
          </w:rPr>
          <w:t xml:space="preserve"> a model analogue </w:t>
        </w:r>
      </w:ins>
      <w:ins w:id="992" w:author="Benton, Deon" w:date="2026-02-27T16:29:00Z" w16du:dateUtc="2026-02-27T22:29:00Z">
        <w:r w:rsidR="00F10356">
          <w:rPr>
            <w:rFonts w:ascii="Times New Roman" w:hAnsi="Times New Roman" w:cs="Times New Roman"/>
          </w:rPr>
          <w:t>of the real</w:t>
        </w:r>
      </w:ins>
      <w:ins w:id="993" w:author="Benton, Deon" w:date="2026-02-27T16:30:00Z" w16du:dateUtc="2026-02-27T22:30:00Z">
        <w:r w:rsidR="00F10356">
          <w:rPr>
            <w:rFonts w:ascii="Times New Roman" w:hAnsi="Times New Roman" w:cs="Times New Roman"/>
          </w:rPr>
          <w:t xml:space="preserve">-world experience </w:t>
        </w:r>
        <w:r w:rsidR="008614DA">
          <w:rPr>
            <w:rFonts w:ascii="Times New Roman" w:hAnsi="Times New Roman" w:cs="Times New Roman"/>
          </w:rPr>
          <w:t>that infants bring with them into action understanding studies.</w:t>
        </w:r>
      </w:ins>
      <w:ins w:id="994" w:author="Benton, Deon" w:date="2026-02-27T16:44:00Z" w16du:dateUtc="2026-02-27T22:44:00Z">
        <w:r w:rsidR="00C04DFD">
          <w:rPr>
            <w:rFonts w:ascii="Times New Roman" w:hAnsi="Times New Roman" w:cs="Times New Roman"/>
          </w:rPr>
          <w:t xml:space="preserve"> Here,</w:t>
        </w:r>
      </w:ins>
      <w:ins w:id="995" w:author="Benton, Deon" w:date="2026-02-27T16:31:00Z" w16du:dateUtc="2026-02-27T22:31:00Z">
        <w:r w:rsidR="008614DA">
          <w:rPr>
            <w:rFonts w:ascii="Times New Roman" w:hAnsi="Times New Roman" w:cs="Times New Roman"/>
          </w:rPr>
          <w:t xml:space="preserve"> I refer to this </w:t>
        </w:r>
      </w:ins>
      <w:ins w:id="996" w:author="Benton, Deon" w:date="2026-02-27T16:44:00Z" w16du:dateUtc="2026-02-27T22:44:00Z">
        <w:r w:rsidR="00C04DFD">
          <w:rPr>
            <w:rFonts w:ascii="Times New Roman" w:hAnsi="Times New Roman" w:cs="Times New Roman"/>
          </w:rPr>
          <w:t xml:space="preserve">aspect of </w:t>
        </w:r>
      </w:ins>
      <w:ins w:id="997" w:author="Benton, Deon" w:date="2026-02-27T16:45:00Z" w16du:dateUtc="2026-02-27T22:45:00Z">
        <w:r w:rsidR="008D0B80">
          <w:rPr>
            <w:rFonts w:ascii="Times New Roman" w:hAnsi="Times New Roman" w:cs="Times New Roman"/>
          </w:rPr>
          <w:t xml:space="preserve">a network’s </w:t>
        </w:r>
      </w:ins>
      <w:ins w:id="998" w:author="Benton, Deon" w:date="2026-02-27T16:44:00Z" w16du:dateUtc="2026-02-27T22:44:00Z">
        <w:r w:rsidR="00C04DFD">
          <w:rPr>
            <w:rFonts w:ascii="Times New Roman" w:hAnsi="Times New Roman" w:cs="Times New Roman"/>
          </w:rPr>
          <w:t xml:space="preserve">experience </w:t>
        </w:r>
      </w:ins>
      <w:ins w:id="999" w:author="Benton, Deon" w:date="2026-02-27T16:31:00Z" w16du:dateUtc="2026-02-27T22:31:00Z">
        <w:r w:rsidR="008614DA">
          <w:rPr>
            <w:rFonts w:ascii="Times New Roman" w:hAnsi="Times New Roman" w:cs="Times New Roman"/>
          </w:rPr>
          <w:t xml:space="preserve">as </w:t>
        </w:r>
      </w:ins>
      <w:ins w:id="1000" w:author="Benton, Deon" w:date="2026-02-27T16:44:00Z" w16du:dateUtc="2026-02-27T22:44:00Z">
        <w:r w:rsidR="00C04DFD">
          <w:rPr>
            <w:rFonts w:ascii="Times New Roman" w:hAnsi="Times New Roman" w:cs="Times New Roman"/>
          </w:rPr>
          <w:t xml:space="preserve">the </w:t>
        </w:r>
      </w:ins>
      <w:ins w:id="1001" w:author="Benton, Deon" w:date="2026-02-27T16:31:00Z" w16du:dateUtc="2026-02-27T22:31:00Z">
        <w:r w:rsidR="008614DA">
          <w:rPr>
            <w:rFonts w:ascii="Times New Roman" w:hAnsi="Times New Roman" w:cs="Times New Roman"/>
          </w:rPr>
          <w:t>pretraining</w:t>
        </w:r>
      </w:ins>
      <w:ins w:id="1002" w:author="Benton, Deon" w:date="2026-02-27T16:44:00Z" w16du:dateUtc="2026-02-27T22:44:00Z">
        <w:r w:rsidR="00C04DFD">
          <w:rPr>
            <w:rFonts w:ascii="Times New Roman" w:hAnsi="Times New Roman" w:cs="Times New Roman"/>
          </w:rPr>
          <w:t xml:space="preserve"> phase</w:t>
        </w:r>
      </w:ins>
      <w:ins w:id="1003" w:author="Benton, Deon" w:date="2026-02-27T16:31:00Z" w16du:dateUtc="2026-02-27T22:31:00Z">
        <w:r w:rsidR="008614DA">
          <w:rPr>
            <w:rFonts w:ascii="Times New Roman" w:hAnsi="Times New Roman" w:cs="Times New Roman"/>
          </w:rPr>
          <w:t>.</w:t>
        </w:r>
      </w:ins>
      <w:ins w:id="1004"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1005"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ins w:id="1006" w:author="Benton, Deon" w:date="2026-02-27T16:32:00Z" w16du:dateUtc="2026-02-27T22:32:00Z">
        <w:r w:rsidR="00C546B9">
          <w:rPr>
            <w:rFonts w:ascii="Times New Roman" w:hAnsi="Times New Roman" w:cs="Times New Roman"/>
          </w:rPr>
          <w:t xml:space="preserve">moves </w:t>
        </w:r>
      </w:ins>
      <w:ins w:id="1007" w:author="Benton, Deon" w:date="2026-02-27T16:45:00Z" w16du:dateUtc="2026-02-27T22:45:00Z">
        <w:r w:rsidR="00A7703B">
          <w:rPr>
            <w:rFonts w:ascii="Times New Roman" w:hAnsi="Times New Roman" w:cs="Times New Roman"/>
          </w:rPr>
          <w:t xml:space="preserve">or translates </w:t>
        </w:r>
      </w:ins>
      <w:ins w:id="1008" w:author="Benton, Deon" w:date="2026-02-27T16:32:00Z" w16du:dateUtc="2026-02-27T22:32:00Z">
        <w:r w:rsidR="001335A3">
          <w:rPr>
            <w:rFonts w:ascii="Times New Roman" w:hAnsi="Times New Roman" w:cs="Times New Roman"/>
          </w:rPr>
          <w:t>linearly along a horizontal mo</w:t>
        </w:r>
      </w:ins>
      <w:ins w:id="1009" w:author="Benton, Deon" w:date="2026-02-27T16:33:00Z" w16du:dateUtc="2026-02-27T22:33:00Z">
        <w:r w:rsidR="001335A3">
          <w:rPr>
            <w:rFonts w:ascii="Times New Roman" w:hAnsi="Times New Roman" w:cs="Times New Roman"/>
          </w:rPr>
          <w:t>tion path</w:t>
        </w:r>
      </w:ins>
      <w:ins w:id="1010" w:author="Benton, Deon" w:date="2026-02-27T16:32:00Z" w16du:dateUtc="2026-02-27T22:32:00Z">
        <w:r w:rsidR="00C546B9">
          <w:rPr>
            <w:rFonts w:ascii="Times New Roman" w:hAnsi="Times New Roman" w:cs="Times New Roman"/>
          </w:rPr>
          <w:t xml:space="preserve"> towards the other object</w:t>
        </w:r>
      </w:ins>
      <w:ins w:id="1011" w:author="Benton, Deon" w:date="2026-02-27T16:33:00Z" w16du:dateUtc="2026-02-27T22:33:00Z">
        <w:r w:rsidR="001335A3">
          <w:rPr>
            <w:rFonts w:ascii="Times New Roman" w:hAnsi="Times New Roman" w:cs="Times New Roman"/>
          </w:rPr>
          <w:t>. This event was instantiated by activating</w:t>
        </w:r>
      </w:ins>
      <w:ins w:id="1012"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1013"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1014" w:author="Benton, Deon" w:date="2026-02-27T16:34:00Z" w16du:dateUtc="2026-02-27T22:34:00Z">
        <w:r w:rsidR="001335A3">
          <w:rPr>
            <w:rFonts w:ascii="Times New Roman" w:hAnsi="Times New Roman" w:cs="Times New Roman"/>
          </w:rPr>
          <w:t>Object Left</w:t>
        </w:r>
      </w:ins>
      <w:ins w:id="1015" w:author="Benton, Deon" w:date="2026-02-27T16:52:00Z" w16du:dateUtc="2026-02-27T22:52:00Z">
        <w:r w:rsidR="00BF289A">
          <w:rPr>
            <w:rFonts w:ascii="Times New Roman" w:hAnsi="Times New Roman" w:cs="Times New Roman"/>
          </w:rPr>
          <w:t xml:space="preserve"> and Right</w:t>
        </w:r>
      </w:ins>
      <w:ins w:id="1016" w:author="Benton, Deon" w:date="2026-02-27T16:34:00Z" w16du:dateUtc="2026-02-27T22:34:00Z">
        <w:r w:rsidR="001335A3">
          <w:rPr>
            <w:rFonts w:ascii="Times New Roman" w:hAnsi="Times New Roman" w:cs="Times New Roman"/>
          </w:rPr>
          <w:t xml:space="preserve"> input group</w:t>
        </w:r>
      </w:ins>
      <w:ins w:id="1017" w:author="Benton, Deon" w:date="2026-02-27T16:52:00Z" w16du:dateUtc="2026-02-27T22:52:00Z">
        <w:r w:rsidR="00BF289A">
          <w:rPr>
            <w:rFonts w:ascii="Times New Roman" w:hAnsi="Times New Roman" w:cs="Times New Roman"/>
          </w:rPr>
          <w:t>s</w:t>
        </w:r>
      </w:ins>
      <w:ins w:id="1018"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1019"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1020" w:author="Benton, Deon" w:date="2026-02-27T16:35:00Z" w16du:dateUtc="2026-02-27T22:35:00Z">
        <w:r w:rsidR="008979EA">
          <w:rPr>
            <w:rFonts w:ascii="Times New Roman" w:hAnsi="Times New Roman" w:cs="Times New Roman"/>
          </w:rPr>
          <w:t>input group</w:t>
        </w:r>
      </w:ins>
      <w:ins w:id="1021"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1022" w:author="Benton, Deon" w:date="2026-02-27T16:37:00Z" w16du:dateUtc="2026-02-27T22:37:00Z">
        <w:r w:rsidR="002A2896">
          <w:rPr>
            <w:rFonts w:ascii="Times New Roman" w:hAnsi="Times New Roman" w:cs="Times New Roman"/>
          </w:rPr>
          <w:t>Obstacle</w:t>
        </w:r>
        <w:r w:rsidR="002A2896">
          <w:rPr>
            <w:rFonts w:ascii="Times New Roman" w:hAnsi="Times New Roman" w:cs="Times New Roman"/>
          </w:rPr>
          <w:t xml:space="preserve"> </w:t>
        </w:r>
        <w:r w:rsidR="002A2896">
          <w:rPr>
            <w:rFonts w:ascii="Times New Roman" w:hAnsi="Times New Roman" w:cs="Times New Roman"/>
          </w:rPr>
          <w:t>Height 0</w:t>
        </w:r>
        <w:r w:rsidR="002A2896">
          <w:rPr>
            <w:rFonts w:ascii="Times New Roman" w:hAnsi="Times New Roman" w:cs="Times New Roman"/>
          </w:rPr>
          <w:t xml:space="preserve"> unit in the Obstacle Height input group; the Arc Peak Height 0 unit in the Arc Peak Height input group; the Obstacle Missing unit in the </w:t>
        </w:r>
      </w:ins>
      <w:ins w:id="1023" w:author="Benton, Deon" w:date="2026-02-27T16:38:00Z" w16du:dateUtc="2026-02-27T22:38:00Z">
        <w:r w:rsidR="002A2896">
          <w:rPr>
            <w:rFonts w:ascii="Times New Roman" w:hAnsi="Times New Roman" w:cs="Times New Roman"/>
          </w:rPr>
          <w:t xml:space="preserve">Obstacle Horizontal Spatial Position </w:t>
        </w:r>
        <w:r w:rsidR="002A2896">
          <w:rPr>
            <w:rFonts w:ascii="Times New Roman" w:hAnsi="Times New Roman" w:cs="Times New Roman"/>
          </w:rPr>
          <w:t xml:space="preserve"> group; the </w:t>
        </w:r>
        <w:r w:rsidR="002A2896">
          <w:rPr>
            <w:rFonts w:ascii="Times New Roman" w:hAnsi="Times New Roman" w:cs="Times New Roman"/>
          </w:rPr>
          <w:t xml:space="preserve">No Vertical Separation </w:t>
        </w:r>
        <w:r w:rsidR="002A2896">
          <w:rPr>
            <w:rFonts w:ascii="Times New Roman" w:hAnsi="Times New Roman" w:cs="Times New Roman"/>
          </w:rPr>
          <w:t>unit in the Arc Apex-Obstacle Gap</w:t>
        </w:r>
        <w:r w:rsidR="00F61350">
          <w:rPr>
            <w:rFonts w:ascii="Times New Roman" w:hAnsi="Times New Roman" w:cs="Times New Roman"/>
          </w:rPr>
          <w:t xml:space="preserve"> input group; and the </w:t>
        </w:r>
      </w:ins>
      <w:ins w:id="1024"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1025" w:author="Benton, Deon" w:date="2026-02-27T16:49:00Z" w16du:dateUtc="2026-02-27T22:49:00Z">
        <w:r w:rsidR="000E4248">
          <w:rPr>
            <w:rFonts w:ascii="Times New Roman" w:hAnsi="Times New Roman" w:cs="Times New Roman"/>
          </w:rPr>
          <w:t>Arced</w:t>
        </w:r>
        <w:r w:rsidR="000E4248">
          <w:rPr>
            <w:rFonts w:ascii="Times New Roman" w:hAnsi="Times New Roman" w:cs="Times New Roman"/>
          </w:rPr>
          <w:t xml:space="preserve"> </w:t>
        </w:r>
      </w:ins>
      <w:r>
        <w:rPr>
          <w:rFonts w:ascii="Times New Roman" w:hAnsi="Times New Roman" w:cs="Times New Roman"/>
        </w:rPr>
        <w:t>Path pretraining events, one of the objects</w:t>
      </w:r>
      <w:ins w:id="1026" w:author="Benton, Deon" w:date="2026-02-27T16:49:00Z" w16du:dateUtc="2026-02-27T22:49:00Z">
        <w:r w:rsidR="004916FE">
          <w:rPr>
            <w:rFonts w:ascii="Times New Roman" w:hAnsi="Times New Roman" w:cs="Times New Roman"/>
          </w:rPr>
          <w:t xml:space="preserve"> moved horizontally along a</w:t>
        </w:r>
      </w:ins>
      <w:ins w:id="1027" w:author="Benton, Deon" w:date="2026-02-27T16:50:00Z" w16du:dateUtc="2026-02-27T22:50:00Z">
        <w:r w:rsidR="004916FE">
          <w:rPr>
            <w:rFonts w:ascii="Times New Roman" w:hAnsi="Times New Roman" w:cs="Times New Roman"/>
          </w:rPr>
          <w:t>n</w:t>
        </w:r>
      </w:ins>
      <w:ins w:id="1028" w:author="Benton, Deon" w:date="2026-02-27T16:49:00Z" w16du:dateUtc="2026-02-27T22:49:00Z">
        <w:r w:rsidR="004916FE">
          <w:rPr>
            <w:rFonts w:ascii="Times New Roman" w:hAnsi="Times New Roman" w:cs="Times New Roman"/>
          </w:rPr>
          <w:t xml:space="preserve"> arced path towards</w:t>
        </w:r>
      </w:ins>
      <w:ins w:id="1029" w:author="Benton, Deon" w:date="2026-02-27T16:50:00Z" w16du:dateUtc="2026-02-27T22:50:00Z">
        <w:r w:rsidR="004916FE">
          <w:rPr>
            <w:rFonts w:ascii="Times New Roman" w:hAnsi="Times New Roman" w:cs="Times New Roman"/>
          </w:rPr>
          <w:t xml:space="preserve"> and over an obstacle until it came to rest next to</w:t>
        </w:r>
      </w:ins>
      <w:ins w:id="1030"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1031" w:author="Benton, Deon" w:date="2026-02-27T16:51:00Z" w16du:dateUtc="2026-02-27T22:51:00Z">
        <w:r w:rsidR="004916FE">
          <w:rPr>
            <w:rFonts w:ascii="Times New Roman" w:hAnsi="Times New Roman" w:cs="Times New Roman"/>
          </w:rPr>
          <w:t xml:space="preserve">This event was instantiated by turning on </w:t>
        </w:r>
      </w:ins>
      <w:ins w:id="1032" w:author="Benton, Deon" w:date="2026-02-27T16:52:00Z" w16du:dateUtc="2026-02-27T22:52:00Z">
        <w:r w:rsidR="00BF289A">
          <w:rPr>
            <w:rFonts w:ascii="Times New Roman" w:hAnsi="Times New Roman" w:cs="Times New Roman"/>
          </w:rPr>
          <w:t xml:space="preserve">one of the 82 units in each of the Object Left and Right input groups; the </w:t>
        </w:r>
        <w:r w:rsidR="00BF289A">
          <w:rPr>
            <w:rFonts w:ascii="Times New Roman" w:hAnsi="Times New Roman" w:cs="Times New Roman"/>
          </w:rPr>
          <w:t>Arced</w:t>
        </w:r>
        <w:r w:rsidR="00BF289A">
          <w:rPr>
            <w:rFonts w:ascii="Times New Roman" w:hAnsi="Times New Roman" w:cs="Times New Roman"/>
          </w:rPr>
          <w:t xml:space="preserve">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w:t>
        </w:r>
        <w:r w:rsidR="00BF289A">
          <w:rPr>
            <w:rFonts w:ascii="Times New Roman" w:hAnsi="Times New Roman" w:cs="Times New Roman"/>
          </w:rPr>
          <w:t xml:space="preserve"> </w:t>
        </w:r>
        <w:r w:rsidR="00BF289A">
          <w:rPr>
            <w:rFonts w:ascii="Times New Roman" w:hAnsi="Times New Roman" w:cs="Times New Roman"/>
          </w:rPr>
          <w:t xml:space="preserve">Height </w:t>
        </w:r>
      </w:ins>
      <w:ins w:id="1033" w:author="Benton, Deon" w:date="2026-02-27T16:53:00Z" w16du:dateUtc="2026-02-27T22:53:00Z">
        <w:r w:rsidR="00BF289A">
          <w:rPr>
            <w:rFonts w:ascii="Times New Roman" w:hAnsi="Times New Roman" w:cs="Times New Roman"/>
          </w:rPr>
          <w:t>1</w:t>
        </w:r>
      </w:ins>
      <w:ins w:id="1034" w:author="Benton, Deon" w:date="2026-02-27T16:52:00Z" w16du:dateUtc="2026-02-27T22:52:00Z">
        <w:r w:rsidR="00BF289A">
          <w:rPr>
            <w:rFonts w:ascii="Times New Roman" w:hAnsi="Times New Roman" w:cs="Times New Roman"/>
          </w:rPr>
          <w:t xml:space="preserve"> unit in the Obstacle Height input group; the Arc Peak Height </w:t>
        </w:r>
      </w:ins>
      <w:ins w:id="1035" w:author="Benton, Deon" w:date="2026-02-27T16:53:00Z" w16du:dateUtc="2026-02-27T22:53:00Z">
        <w:r w:rsidR="00BF289A">
          <w:rPr>
            <w:rFonts w:ascii="Times New Roman" w:hAnsi="Times New Roman" w:cs="Times New Roman"/>
          </w:rPr>
          <w:t>1</w:t>
        </w:r>
      </w:ins>
      <w:ins w:id="1036" w:author="Benton, Deon" w:date="2026-02-27T16:52:00Z" w16du:dateUtc="2026-02-27T22:52:00Z">
        <w:r w:rsidR="00BF289A">
          <w:rPr>
            <w:rFonts w:ascii="Times New Roman" w:hAnsi="Times New Roman" w:cs="Times New Roman"/>
          </w:rPr>
          <w:t xml:space="preserve"> unit in the Arc </w:t>
        </w:r>
        <w:r w:rsidR="00BF289A">
          <w:rPr>
            <w:rFonts w:ascii="Times New Roman" w:hAnsi="Times New Roman" w:cs="Times New Roman"/>
          </w:rPr>
          <w:lastRenderedPageBreak/>
          <w:t>Peak Height input group; the Obstacle Mi</w:t>
        </w:r>
      </w:ins>
      <w:ins w:id="1037" w:author="Benton, Deon" w:date="2026-02-27T16:53:00Z" w16du:dateUtc="2026-02-27T22:53:00Z">
        <w:r w:rsidR="00BF289A">
          <w:rPr>
            <w:rFonts w:ascii="Times New Roman" w:hAnsi="Times New Roman" w:cs="Times New Roman"/>
          </w:rPr>
          <w:t>ddle</w:t>
        </w:r>
      </w:ins>
      <w:ins w:id="1038" w:author="Benton, Deon" w:date="2026-02-27T16:52:00Z" w16du:dateUtc="2026-02-27T22:52:00Z">
        <w:r w:rsidR="00BF289A">
          <w:rPr>
            <w:rFonts w:ascii="Times New Roman" w:hAnsi="Times New Roman" w:cs="Times New Roman"/>
          </w:rPr>
          <w:t xml:space="preserve"> unit in the Obstacle Horizontal Spatial Position  group; the </w:t>
        </w:r>
      </w:ins>
      <w:ins w:id="1039" w:author="Benton, Deon" w:date="2026-02-27T16:53:00Z" w16du:dateUtc="2026-02-27T22:53:00Z">
        <w:r w:rsidR="00BF289A">
          <w:rPr>
            <w:rFonts w:ascii="Times New Roman" w:hAnsi="Times New Roman" w:cs="Times New Roman"/>
          </w:rPr>
          <w:t>Small</w:t>
        </w:r>
      </w:ins>
      <w:ins w:id="1040"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1041"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1042"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1043" w:author="Benton, Deon" w:date="2026-02-27T17:22:00Z" w16du:dateUtc="2026-02-27T23:22:00Z">
        <w:r w:rsidR="006571BC" w:rsidRPr="006571BC">
          <w:rPr>
            <w:rFonts w:ascii="Times New Roman" w:hAnsi="Times New Roman" w:cs="Times New Roman"/>
          </w:rPr>
          <w:t xml:space="preserve"> </w:t>
        </w:r>
      </w:ins>
    </w:p>
    <w:p w14:paraId="056C3AB5" w14:textId="01A7C6C3" w:rsidR="00414B5B" w:rsidRDefault="00524642" w:rsidP="00524642">
      <w:pPr>
        <w:spacing w:line="480" w:lineRule="auto"/>
        <w:ind w:firstLine="720"/>
        <w:contextualSpacing/>
        <w:rPr>
          <w:ins w:id="1044"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1045"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1046" w:author="Benton, Deon" w:date="2026-02-27T17:01:00Z" w16du:dateUtc="2026-02-27T23:01:00Z">
        <w:r w:rsidR="00130626">
          <w:rPr>
            <w:rFonts w:ascii="Times New Roman" w:hAnsi="Times New Roman" w:cs="Times New Roman"/>
          </w:rPr>
          <w:t>move along arced</w:t>
        </w:r>
        <w:r w:rsidR="00130626">
          <w:rPr>
            <w:rFonts w:ascii="Times New Roman" w:hAnsi="Times New Roman" w:cs="Times New Roman"/>
          </w:rPr>
          <w:t xml:space="preserve"> </w:t>
        </w:r>
      </w:ins>
      <w:ins w:id="1047" w:author="Benton, Deon" w:date="2026-02-27T16:55:00Z" w16du:dateUtc="2026-02-27T22:55:00Z">
        <w:r w:rsidR="001A2E10">
          <w:rPr>
            <w:rFonts w:ascii="Times New Roman" w:hAnsi="Times New Roman" w:cs="Times New Roman"/>
          </w:rPr>
          <w:t>(e.g., a</w:t>
        </w:r>
      </w:ins>
      <w:ins w:id="1048" w:author="Benton, Deon" w:date="2026-02-27T16:59:00Z" w16du:dateUtc="2026-02-27T22:59:00Z">
        <w:r w:rsidR="00580981">
          <w:rPr>
            <w:rFonts w:ascii="Times New Roman" w:hAnsi="Times New Roman" w:cs="Times New Roman"/>
          </w:rPr>
          <w:t xml:space="preserve">n object with </w:t>
        </w:r>
        <w:r w:rsidR="00580981">
          <w:rPr>
            <w:rFonts w:ascii="Times New Roman" w:hAnsi="Times New Roman" w:cs="Times New Roman"/>
          </w:rPr>
          <w:t xml:space="preserve">elongated appendage-like extensions </w:t>
        </w:r>
        <w:r w:rsidR="00580981">
          <w:rPr>
            <w:rFonts w:ascii="Times New Roman" w:hAnsi="Times New Roman" w:cs="Times New Roman"/>
          </w:rPr>
          <w:t xml:space="preserve">[e.g., a </w:t>
        </w:r>
      </w:ins>
      <w:ins w:id="1049" w:author="Benton, Deon" w:date="2026-02-27T16:55:00Z" w16du:dateUtc="2026-02-27T22:55:00Z">
        <w:r w:rsidR="001A2E10">
          <w:rPr>
            <w:rFonts w:ascii="Times New Roman" w:hAnsi="Times New Roman" w:cs="Times New Roman"/>
          </w:rPr>
          <w:t>sibling</w:t>
        </w:r>
      </w:ins>
      <w:ins w:id="1050" w:author="Benton, Deon" w:date="2026-02-27T16:59:00Z" w16du:dateUtc="2026-02-27T22:59:00Z">
        <w:r w:rsidR="00580981">
          <w:rPr>
            <w:rFonts w:ascii="Times New Roman" w:hAnsi="Times New Roman" w:cs="Times New Roman"/>
          </w:rPr>
          <w:t>]</w:t>
        </w:r>
      </w:ins>
      <w:ins w:id="1051" w:author="Benton, Deon" w:date="2026-02-27T16:55:00Z" w16du:dateUtc="2026-02-27T22:55:00Z">
        <w:r w:rsidR="001A2E10">
          <w:rPr>
            <w:rFonts w:ascii="Times New Roman" w:hAnsi="Times New Roman" w:cs="Times New Roman"/>
          </w:rPr>
          <w:t xml:space="preserve"> jumping over a toy left on the floor or </w:t>
        </w:r>
      </w:ins>
      <w:ins w:id="1052"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1053" w:author="Benton, Deon" w:date="2026-02-27T16:56:00Z" w16du:dateUtc="2026-02-27T22:56:00Z">
        <w:r w:rsidR="00FC216C">
          <w:rPr>
            <w:rFonts w:ascii="Times New Roman" w:hAnsi="Times New Roman" w:cs="Times New Roman"/>
          </w:rPr>
          <w:t xml:space="preserve">(e.g., </w:t>
        </w:r>
      </w:ins>
      <w:ins w:id="1054" w:author="Benton, Deon" w:date="2026-02-27T16:57:00Z" w16du:dateUtc="2026-02-27T22:57:00Z">
        <w:r w:rsidR="00FC216C">
          <w:rPr>
            <w:rFonts w:ascii="Times New Roman" w:hAnsi="Times New Roman" w:cs="Times New Roman"/>
          </w:rPr>
          <w:t>a</w:t>
        </w:r>
      </w:ins>
      <w:ins w:id="1055" w:author="Benton, Deon" w:date="2026-02-27T17:00:00Z" w16du:dateUtc="2026-02-27T23:00:00Z">
        <w:r w:rsidR="00580981">
          <w:rPr>
            <w:rFonts w:ascii="Times New Roman" w:hAnsi="Times New Roman" w:cs="Times New Roman"/>
          </w:rPr>
          <w:t xml:space="preserve">n object with </w:t>
        </w:r>
        <w:r w:rsidR="00580981">
          <w:rPr>
            <w:rFonts w:ascii="Times New Roman" w:hAnsi="Times New Roman" w:cs="Times New Roman"/>
          </w:rPr>
          <w:t>elongated appendage-like extensions</w:t>
        </w:r>
      </w:ins>
      <w:ins w:id="1056" w:author="Benton, Deon" w:date="2026-02-27T16:57:00Z" w16du:dateUtc="2026-02-27T22:57:00Z">
        <w:r w:rsidR="00FC216C">
          <w:rPr>
            <w:rFonts w:ascii="Times New Roman" w:hAnsi="Times New Roman" w:cs="Times New Roman"/>
          </w:rPr>
          <w:t xml:space="preserve"> </w:t>
        </w:r>
      </w:ins>
      <w:ins w:id="1057"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1058" w:author="Benton, Deon" w:date="2026-02-27T16:57:00Z" w16du:dateUtc="2026-02-27T22:57:00Z">
        <w:r w:rsidR="00FC216C">
          <w:rPr>
            <w:rFonts w:ascii="Times New Roman" w:hAnsi="Times New Roman" w:cs="Times New Roman"/>
          </w:rPr>
          <w:t xml:space="preserve"> mom</w:t>
        </w:r>
      </w:ins>
      <w:ins w:id="1059" w:author="Benton, Deon" w:date="2026-02-27T17:00:00Z" w16du:dateUtc="2026-02-27T23:00:00Z">
        <w:r w:rsidR="00130626">
          <w:rPr>
            <w:rFonts w:ascii="Times New Roman" w:hAnsi="Times New Roman" w:cs="Times New Roman"/>
          </w:rPr>
          <w:t>]</w:t>
        </w:r>
      </w:ins>
      <w:ins w:id="1060" w:author="Benton, Deon" w:date="2026-02-27T16:57:00Z" w16du:dateUtc="2026-02-27T22:57:00Z">
        <w:r w:rsidR="00FC216C">
          <w:rPr>
            <w:rFonts w:ascii="Times New Roman" w:hAnsi="Times New Roman" w:cs="Times New Roman"/>
          </w:rPr>
          <w:t xml:space="preserve"> or a </w:t>
        </w:r>
      </w:ins>
      <w:ins w:id="1061" w:author="Benton, Deon" w:date="2026-02-27T17:01:00Z" w16du:dateUtc="2026-02-27T23:01:00Z">
        <w:r w:rsidR="00130626">
          <w:rPr>
            <w:rFonts w:ascii="Times New Roman" w:hAnsi="Times New Roman" w:cs="Times New Roman"/>
          </w:rPr>
          <w:t xml:space="preserve">rigid, small object </w:t>
        </w:r>
      </w:ins>
      <w:ins w:id="1062" w:author="Benton, Deon" w:date="2026-02-27T17:03:00Z" w16du:dateUtc="2026-02-27T23:03:00Z">
        <w:r w:rsidR="00FA25D6">
          <w:rPr>
            <w:rFonts w:ascii="Times New Roman" w:hAnsi="Times New Roman" w:cs="Times New Roman"/>
          </w:rPr>
          <w:t xml:space="preserve">[e.g., toy car] </w:t>
        </w:r>
      </w:ins>
      <w:ins w:id="1063" w:author="Benton, Deon" w:date="2026-02-27T17:01:00Z" w16du:dateUtc="2026-02-27T23:01:00Z">
        <w:r w:rsidR="00130626">
          <w:rPr>
            <w:rFonts w:ascii="Times New Roman" w:hAnsi="Times New Roman" w:cs="Times New Roman"/>
          </w:rPr>
          <w:t xml:space="preserve">with </w:t>
        </w:r>
      </w:ins>
      <w:ins w:id="1064" w:author="Benton, Deon" w:date="2026-02-27T17:03:00Z" w16du:dateUtc="2026-02-27T23:03:00Z">
        <w:r w:rsidR="00FA25D6">
          <w:rPr>
            <w:rFonts w:ascii="Times New Roman" w:hAnsi="Times New Roman" w:cs="Times New Roman"/>
          </w:rPr>
          <w:t>paired circular elements</w:t>
        </w:r>
      </w:ins>
      <w:ins w:id="1065" w:author="Benton, Deon" w:date="2026-02-27T17:02:00Z" w16du:dateUtc="2026-02-27T23:02:00Z">
        <w:r w:rsidR="00960944">
          <w:rPr>
            <w:rFonts w:ascii="Times New Roman" w:hAnsi="Times New Roman" w:cs="Times New Roman"/>
          </w:rPr>
          <w:t xml:space="preserve"> [e.g., </w:t>
        </w:r>
      </w:ins>
      <w:ins w:id="1066" w:author="Benton, Deon" w:date="2026-02-27T17:04:00Z" w16du:dateUtc="2026-02-27T23:04:00Z">
        <w:r w:rsidR="00FA25D6">
          <w:rPr>
            <w:rFonts w:ascii="Times New Roman" w:hAnsi="Times New Roman" w:cs="Times New Roman"/>
          </w:rPr>
          <w:t>wheels</w:t>
        </w:r>
      </w:ins>
      <w:ins w:id="1067"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1068"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1069"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1070"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1071" w:author="Benton, Deon" w:date="2026-02-27T17:05:00Z" w16du:dateUtc="2026-02-27T23:05:00Z">
        <w:r w:rsidR="00FA25D6">
          <w:rPr>
            <w:rFonts w:ascii="Times New Roman" w:hAnsi="Times New Roman" w:cs="Times New Roman"/>
          </w:rPr>
          <w:t>the other set of surface features</w:t>
        </w:r>
      </w:ins>
      <w:r>
        <w:rPr>
          <w:rFonts w:ascii="Times New Roman" w:hAnsi="Times New Roman" w:cs="Times New Roman"/>
        </w:rPr>
        <w:t xml:space="preserve"> (i.e., </w:t>
      </w:r>
      <w:ins w:id="1072"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4037287E" w:rsidR="00524642" w:rsidRDefault="00414B5B" w:rsidP="00524642">
      <w:pPr>
        <w:spacing w:line="480" w:lineRule="auto"/>
        <w:ind w:firstLine="720"/>
        <w:contextualSpacing/>
        <w:rPr>
          <w:rFonts w:ascii="Times New Roman" w:hAnsi="Times New Roman" w:cs="Times New Roman"/>
        </w:rPr>
      </w:pPr>
      <w:ins w:id="1073" w:author="Benton, Deon" w:date="2026-02-27T17:08:00Z" w16du:dateUtc="2026-02-27T23:08:00Z">
        <w:r>
          <w:rPr>
            <w:rFonts w:ascii="Times New Roman" w:hAnsi="Times New Roman" w:cs="Times New Roman"/>
          </w:rPr>
          <w:t xml:space="preserve">Other key assumptions </w:t>
        </w:r>
      </w:ins>
      <w:ins w:id="1074" w:author="Benton, Deon" w:date="2026-02-27T17:09:00Z" w16du:dateUtc="2026-02-27T23:09:00Z">
        <w:r>
          <w:rPr>
            <w:rFonts w:ascii="Times New Roman" w:hAnsi="Times New Roman" w:cs="Times New Roman"/>
          </w:rPr>
          <w:t xml:space="preserve">of the present theoretical account is that arced motion is more salient or attention-grabbing than linear </w:t>
        </w:r>
        <w:r w:rsidR="006160C1">
          <w:rPr>
            <w:rFonts w:ascii="Times New Roman" w:hAnsi="Times New Roman" w:cs="Times New Roman"/>
          </w:rPr>
          <w:t xml:space="preserve">motion, obstacles are more salient when arced motion occurs over them than beside them, and </w:t>
        </w:r>
      </w:ins>
      <w:ins w:id="1075" w:author="Benton, Deon" w:date="2026-02-27T17:10:00Z" w16du:dateUtc="2026-02-27T23:10:00Z">
        <w:r w:rsidR="006160C1">
          <w:rPr>
            <w:rFonts w:ascii="Times New Roman" w:hAnsi="Times New Roman" w:cs="Times New Roman"/>
          </w:rPr>
          <w:t>the vertical distance between the apex of the arced motion and the top of an obstacle is</w:t>
        </w:r>
      </w:ins>
      <w:ins w:id="1076" w:author="Benton, Deon" w:date="2026-02-27T17:11:00Z" w16du:dateUtc="2026-02-27T23:11:00Z">
        <w:r w:rsidR="006160C1">
          <w:rPr>
            <w:rFonts w:ascii="Times New Roman" w:hAnsi="Times New Roman" w:cs="Times New Roman"/>
          </w:rPr>
          <w:t xml:space="preserve"> small (i.e., objects pass</w:t>
        </w:r>
        <w:r w:rsidR="00594485">
          <w:rPr>
            <w:rFonts w:ascii="Times New Roman" w:hAnsi="Times New Roman" w:cs="Times New Roman"/>
          </w:rPr>
          <w:t xml:space="preserve"> over barriers just high enough to clear them)</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1077"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1078"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proofErr w:type="gramStart"/>
      <w:ins w:id="1079" w:author="Benton, Deon" w:date="2026-02-27T17:12:00Z" w16du:dateUtc="2026-02-27T23:12:00Z">
        <w:r w:rsidR="00AE5C14" w:rsidRPr="00CE5A7B">
          <w:rPr>
            <w:rFonts w:ascii="Times New Roman" w:hAnsi="Times New Roman" w:cs="Times New Roman"/>
          </w:rPr>
          <w:t>w</w:t>
        </w:r>
      </w:ins>
      <w:ins w:id="1080" w:author="Benton, Deon" w:date="2026-02-27T17:13:00Z" w16du:dateUtc="2026-02-27T23:13:00Z">
        <w:r w:rsidR="00AE5C14">
          <w:rPr>
            <w:rFonts w:ascii="Times New Roman" w:hAnsi="Times New Roman" w:cs="Times New Roman"/>
          </w:rPr>
          <w:t>as</w:t>
        </w:r>
      </w:ins>
      <w:proofErr w:type="gramEnd"/>
      <w:r w:rsidR="00524642" w:rsidRPr="00CE5A7B">
        <w:rPr>
          <w:rFonts w:ascii="Times New Roman" w:hAnsi="Times New Roman" w:cs="Times New Roman"/>
        </w:rPr>
        <w:t xml:space="preserve"> implemented by assigning a higher learning rate to the incoming and outgoing weights of the </w:t>
      </w:r>
      <w:ins w:id="1081"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1082"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1083"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1084"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w:t>
      </w:r>
      <w:r w:rsidR="00524642" w:rsidRPr="005917AA">
        <w:rPr>
          <w:rFonts w:ascii="Times New Roman" w:hAnsi="Times New Roman" w:cs="Times New Roman"/>
        </w:rPr>
        <w:lastRenderedPageBreak/>
        <w:t>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 significant effort is given to minimize external distraction</w:t>
      </w:r>
      <w:r w:rsidR="006874DB">
        <w:rPr>
          <w:rFonts w:ascii="Times New Roman" w:hAnsi="Times New Roman" w:cs="Times New Roman"/>
        </w:rPr>
        <w:t>s</w:t>
      </w:r>
      <w:r w:rsidR="000A29F2">
        <w:rPr>
          <w:rFonts w:ascii="Times New Roman" w:hAnsi="Times New Roman" w:cs="Times New Roman"/>
        </w:rPr>
        <w:t xml:space="preserve"> during most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1085" w:author="Benton, Deon" w:date="2026-02-27T17:45:00Z" w16du:dateUtc="2026-02-27T23:45:00Z">
        <w:r w:rsidR="00D26206">
          <w:rPr>
            <w:rFonts w:ascii="Times New Roman" w:hAnsi="Times New Roman" w:cs="Times New Roman"/>
          </w:rPr>
          <w:t>Obstacle</w:t>
        </w:r>
        <w:r w:rsidR="00D26206">
          <w:rPr>
            <w:rFonts w:ascii="Times New Roman" w:hAnsi="Times New Roman" w:cs="Times New Roman"/>
          </w:rPr>
          <w:t xml:space="preserve"> </w:t>
        </w:r>
      </w:ins>
      <w:r w:rsidR="00524642">
        <w:rPr>
          <w:rFonts w:ascii="Times New Roman" w:hAnsi="Times New Roman" w:cs="Times New Roman"/>
        </w:rPr>
        <w:t xml:space="preserve">Height group was set to 0.375 during the pretraining phase, to 0.475 whenever </w:t>
      </w:r>
      <w:ins w:id="1086" w:author="Benton, Deon" w:date="2026-02-27T17:45:00Z" w16du:dateUtc="2026-02-27T23:45:00Z">
        <w:r w:rsidR="00D26206">
          <w:rPr>
            <w:rFonts w:ascii="Times New Roman" w:hAnsi="Times New Roman" w:cs="Times New Roman"/>
          </w:rPr>
          <w:t>arced</w:t>
        </w:r>
        <w:r w:rsidR="00D26206">
          <w:rPr>
            <w:rFonts w:ascii="Times New Roman" w:hAnsi="Times New Roman" w:cs="Times New Roman"/>
          </w:rPr>
          <w:t xml:space="preserve"> </w:t>
        </w:r>
      </w:ins>
      <w:r w:rsidR="00524642">
        <w:rPr>
          <w:rFonts w:ascii="Times New Roman" w:hAnsi="Times New Roman" w:cs="Times New Roman"/>
        </w:rPr>
        <w:t xml:space="preserve">motion occurred above it during habituation, and to 0.0001 whenever </w:t>
      </w:r>
      <w:ins w:id="1087" w:author="Benton, Deon" w:date="2026-02-27T17:45:00Z" w16du:dateUtc="2026-02-27T23:45:00Z">
        <w:r w:rsidR="00D26206">
          <w:rPr>
            <w:rFonts w:ascii="Times New Roman" w:hAnsi="Times New Roman" w:cs="Times New Roman"/>
          </w:rPr>
          <w:t>arced</w:t>
        </w:r>
        <w:r w:rsidR="00D26206">
          <w:rPr>
            <w:rFonts w:ascii="Times New Roman" w:hAnsi="Times New Roman" w:cs="Times New Roman"/>
          </w:rPr>
          <w:t xml:space="preserve"> </w:t>
        </w:r>
      </w:ins>
      <w:r w:rsidR="00524642">
        <w:rPr>
          <w:rFonts w:ascii="Times New Roman" w:hAnsi="Times New Roman" w:cs="Times New Roman"/>
        </w:rPr>
        <w:t>motion occurred besides it</w:t>
      </w:r>
      <w:ins w:id="1088" w:author="Benton, Deon" w:date="2026-02-27T17:45:00Z" w16du:dateUtc="2026-02-27T23:45:00Z">
        <w:r w:rsidR="00D26206">
          <w:rPr>
            <w:rFonts w:ascii="Times New Roman" w:hAnsi="Times New Roman" w:cs="Times New Roman"/>
          </w:rPr>
          <w:t xml:space="preserve"> (which captured the notion that infants att</w:t>
        </w:r>
      </w:ins>
      <w:ins w:id="1089"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the </w:t>
      </w:r>
      <w:ins w:id="1090" w:author="Benton, Deon" w:date="2026-02-27T17:46:00Z" w16du:dateUtc="2026-02-27T23:46:00Z">
        <w:r w:rsidR="00FA59D7">
          <w:rPr>
            <w:rFonts w:ascii="Times New Roman" w:hAnsi="Times New Roman" w:cs="Times New Roman"/>
          </w:rPr>
          <w:t xml:space="preserve">obstacle </w:t>
        </w:r>
      </w:ins>
      <w:r w:rsidR="00524642">
        <w:rPr>
          <w:rFonts w:ascii="Times New Roman" w:hAnsi="Times New Roman" w:cs="Times New Roman"/>
        </w:rPr>
        <w:t xml:space="preserve">when it occurred beside the </w:t>
      </w:r>
      <w:ins w:id="1091" w:author="Benton, Deon" w:date="2026-02-27T17:46:00Z" w16du:dateUtc="2026-02-27T23:46:00Z">
        <w:r w:rsidR="00B17F20">
          <w:rPr>
            <w:rFonts w:ascii="Times New Roman" w:hAnsi="Times New Roman" w:cs="Times New Roman"/>
          </w:rPr>
          <w:t xml:space="preserve">arced </w:t>
        </w:r>
      </w:ins>
      <w:r w:rsidR="00524642">
        <w:rPr>
          <w:rFonts w:ascii="Times New Roman" w:hAnsi="Times New Roman" w:cs="Times New Roman"/>
        </w:rPr>
        <w:t xml:space="preserve">motion, weight decay was added to the incoming and outgoing weights to the </w:t>
      </w:r>
      <w:ins w:id="1092"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1093" w:author="Benton, Deon" w:date="2026-02-27T17:47:00Z" w16du:dateUtc="2026-02-27T23:47:00Z">
        <w:r w:rsidR="00FB0BCB">
          <w:rPr>
            <w:rFonts w:ascii="Times New Roman" w:hAnsi="Times New Roman" w:cs="Times New Roman"/>
          </w:rPr>
          <w:t xml:space="preserve">—which is that the vertical distance between the apex of a trajectory and the top of an obstacle tends to be small when objects pass over </w:t>
        </w:r>
      </w:ins>
      <w:ins w:id="1094" w:author="Benton, Deon" w:date="2026-02-27T17:48:00Z" w16du:dateUtc="2026-02-27T23:48:00Z">
        <w:r w:rsidR="00FB0BCB">
          <w:rPr>
            <w:rFonts w:ascii="Times New Roman" w:hAnsi="Times New Roman" w:cs="Times New Roman"/>
          </w:rPr>
          <w:t>barriers—</w:t>
        </w:r>
      </w:ins>
      <w:r w:rsidR="00C963EC">
        <w:rPr>
          <w:rFonts w:ascii="Times New Roman" w:hAnsi="Times New Roman" w:cs="Times New Roman"/>
        </w:rPr>
        <w:t xml:space="preserve">was instantiated by turning on the </w:t>
      </w:r>
      <w:ins w:id="1095" w:author="Benton, Deon" w:date="2026-02-27T17:48:00Z" w16du:dateUtc="2026-02-27T23:48:00Z">
        <w:r w:rsidR="00854B95">
          <w:rPr>
            <w:rFonts w:ascii="Times New Roman" w:hAnsi="Times New Roman" w:cs="Times New Roman"/>
          </w:rPr>
          <w:t xml:space="preserve">Small Vertical Separation unit in the </w:t>
        </w:r>
        <w:r w:rsidR="00854B95">
          <w:rPr>
            <w:rFonts w:ascii="Times New Roman" w:hAnsi="Times New Roman" w:cs="Times New Roman"/>
          </w:rPr>
          <w:t>Arc Apex-Obstacle Gap group</w:t>
        </w:r>
        <w:r w:rsidR="00854B95">
          <w:rPr>
            <w:rFonts w:ascii="Times New Roman" w:hAnsi="Times New Roman" w:cs="Times New Roman"/>
          </w:rPr>
          <w:t xml:space="preserve">. </w:t>
        </w:r>
      </w:ins>
    </w:p>
    <w:p w14:paraId="194948BC" w14:textId="419441F2" w:rsidR="00076BA6" w:rsidRDefault="00D711F2" w:rsidP="007F7477">
      <w:pPr>
        <w:spacing w:line="480" w:lineRule="auto"/>
        <w:ind w:firstLine="720"/>
        <w:contextualSpacing/>
        <w:rPr>
          <w:rFonts w:ascii="Times New Roman" w:hAnsi="Times New Roman" w:cs="Times New Roman"/>
        </w:rPr>
      </w:pPr>
      <w:ins w:id="1096" w:author="Benton, Deon" w:date="2026-02-27T17:49:00Z" w16du:dateUtc="2026-02-27T23:49:00Z">
        <w:r>
          <w:rPr>
            <w:rFonts w:ascii="Times New Roman" w:hAnsi="Times New Roman" w:cs="Times New Roman"/>
          </w:rPr>
          <w:t>The length of the pretraining phase varied across simulations and roughly corresponded to the typical age of the infants</w:t>
        </w:r>
      </w:ins>
      <w:ins w:id="1097" w:author="Benton, Deon" w:date="2026-02-27T17:50:00Z" w16du:dateUtc="2026-02-27T23:50:00Z">
        <w:r>
          <w:rPr>
            <w:rFonts w:ascii="Times New Roman" w:hAnsi="Times New Roman" w:cs="Times New Roman"/>
          </w:rPr>
          <w:t xml:space="preserve"> tested in studies that demonstrate one of the five </w:t>
        </w:r>
        <w:proofErr w:type="spellStart"/>
        <w:proofErr w:type="gramStart"/>
        <w:r>
          <w:rPr>
            <w:rFonts w:ascii="Times New Roman" w:hAnsi="Times New Roman" w:cs="Times New Roman"/>
          </w:rPr>
          <w:t>key,</w:t>
        </w:r>
      </w:ins>
      <w:r w:rsidR="00524642">
        <w:rPr>
          <w:rFonts w:ascii="Times New Roman" w:hAnsi="Times New Roman" w:cs="Times New Roman"/>
        </w:rPr>
        <w:t>Across</w:t>
      </w:r>
      <w:proofErr w:type="spellEnd"/>
      <w:proofErr w:type="gramEnd"/>
      <w:r w:rsidR="00524642">
        <w:rPr>
          <w:rFonts w:ascii="Times New Roman" w:hAnsi="Times New Roman" w:cs="Times New Roman"/>
        </w:rPr>
        <w:t xml:space="preserve"> all four simulations, the pretraining phase lasted </w:t>
      </w:r>
      <w:r w:rsidR="00C963EC">
        <w:rPr>
          <w:rFonts w:ascii="Times New Roman" w:hAnsi="Times New Roman" w:cs="Times New Roman"/>
        </w:rPr>
        <w:t xml:space="preserve">800 </w:t>
      </w:r>
      <w:r w:rsidR="00524642">
        <w:rPr>
          <w:rFonts w:ascii="Times New Roman" w:hAnsi="Times New Roman" w:cs="Times New Roman"/>
        </w:rPr>
        <w:t>epochs. The learning rate for the non-Jump Height and non-Barrier Height connections was 0.1. Crucially, the nature of this pretraining experience was identical for all networks, regardless of simulation.</w:t>
      </w:r>
      <w:r w:rsidR="00EA7F5F">
        <w:rPr>
          <w:rFonts w:ascii="Times New Roman" w:hAnsi="Times New Roman" w:cs="Times New Roman"/>
        </w:rPr>
        <w:t xml:space="preserve"> The habituation phase always </w:t>
      </w:r>
      <w:r w:rsidR="00EA7F5F">
        <w:rPr>
          <w:rFonts w:ascii="Times New Roman" w:hAnsi="Times New Roman" w:cs="Times New Roman"/>
        </w:rPr>
        <w:lastRenderedPageBreak/>
        <w:t>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56CB88D3" w14:textId="5875BD7B" w:rsidR="001547A5" w:rsidRDefault="00524642" w:rsidP="007F7477">
      <w:pPr>
        <w:spacing w:line="480" w:lineRule="auto"/>
        <w:ind w:firstLine="720"/>
        <w:contextualSpacing/>
        <w:rPr>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Greater error corresponds to longer looking. Using error as a proxy for infant looking is typical in simulation studies</w:t>
      </w:r>
      <w:r w:rsidR="007A629C">
        <w:rPr>
          <w:rFonts w:ascii="Times New Roman" w:hAnsi="Times New Roman" w:cs="Times New Roman"/>
        </w:rPr>
        <w:t xml:space="preserve"> like these</w:t>
      </w:r>
      <w:r>
        <w:rPr>
          <w:rFonts w:ascii="Times New Roman" w:hAnsi="Times New Roman" w:cs="Times New Roman"/>
        </w:rPr>
        <w:t xml:space="preserve"> (e.g., </w:t>
      </w:r>
      <w:r w:rsidR="007A629C">
        <w:rPr>
          <w:rFonts w:ascii="Times New Roman" w:hAnsi="Times New Roman" w:cs="Times New Roman"/>
        </w:rPr>
        <w:t xml:space="preserve">Benton &amp; Lapan, 2021; </w:t>
      </w:r>
      <w:proofErr w:type="spellStart"/>
      <w:r>
        <w:rPr>
          <w:rFonts w:ascii="Times New Roman" w:hAnsi="Times New Roman" w:cs="Times New Roman"/>
        </w:rPr>
        <w:t>Rakison</w:t>
      </w:r>
      <w:proofErr w:type="spellEnd"/>
      <w:r>
        <w:rPr>
          <w:rFonts w:ascii="Times New Roman" w:hAnsi="Times New Roman" w:cs="Times New Roman"/>
        </w:rPr>
        <w:t xml:space="preserve"> &amp; </w:t>
      </w:r>
      <w:proofErr w:type="spellStart"/>
      <w:r>
        <w:rPr>
          <w:rFonts w:ascii="Times New Roman" w:hAnsi="Times New Roman" w:cs="Times New Roman"/>
        </w:rPr>
        <w:t>Lupyan</w:t>
      </w:r>
      <w:proofErr w:type="spellEnd"/>
      <w:r>
        <w:rPr>
          <w:rFonts w:ascii="Times New Roman" w:hAnsi="Times New Roman" w:cs="Times New Roman"/>
        </w:rPr>
        <w:t xml:space="preserve">, 2008). </w:t>
      </w:r>
      <w:r w:rsidR="00E71E95">
        <w:rPr>
          <w:rFonts w:ascii="Times New Roman" w:hAnsi="Times New Roman" w:cs="Times New Roman"/>
        </w:rPr>
        <w:t xml:space="preserve">To understand why this is the </w:t>
      </w:r>
      <w:proofErr w:type="gramStart"/>
      <w:r w:rsidR="00E71E95">
        <w:rPr>
          <w:rFonts w:ascii="Times New Roman" w:hAnsi="Times New Roman" w:cs="Times New Roman"/>
        </w:rPr>
        <w:t>case—that is</w:t>
      </w:r>
      <w:proofErr w:type="gramEnd"/>
      <w:r w:rsidR="00E71E95">
        <w:rPr>
          <w:rFonts w:ascii="Times New Roman" w:hAnsi="Times New Roman" w:cs="Times New Roman"/>
        </w:rPr>
        <w:t xml:space="preserve">, </w:t>
      </w:r>
      <w:r w:rsidR="002531AE">
        <w:rPr>
          <w:rFonts w:ascii="Times New Roman" w:hAnsi="Times New Roman" w:cs="Times New Roman"/>
        </w:rPr>
        <w:t>why it is appropriate to conceptualize</w:t>
      </w:r>
      <w:r w:rsidR="00CB51A3">
        <w:rPr>
          <w:rFonts w:ascii="Times New Roman" w:hAnsi="Times New Roman" w:cs="Times New Roman"/>
        </w:rPr>
        <w:t xml:space="preserve"> network</w:t>
      </w:r>
      <w:r w:rsidR="002531AE">
        <w:rPr>
          <w:rFonts w:ascii="Times New Roman" w:hAnsi="Times New Roman" w:cs="Times New Roman"/>
        </w:rPr>
        <w:t xml:space="preserve"> </w:t>
      </w:r>
      <w:proofErr w:type="gramStart"/>
      <w:r w:rsidR="002531AE">
        <w:rPr>
          <w:rFonts w:ascii="Times New Roman" w:hAnsi="Times New Roman" w:cs="Times New Roman"/>
        </w:rPr>
        <w:t>error</w:t>
      </w:r>
      <w:proofErr w:type="gramEnd"/>
      <w:r w:rsidR="002531AE">
        <w:rPr>
          <w:rFonts w:ascii="Times New Roman" w:hAnsi="Times New Roman" w:cs="Times New Roman"/>
        </w:rPr>
        <w:t xml:space="preserve"> as being positively related to infant loo</w:t>
      </w:r>
      <w:r w:rsidR="00E71E95">
        <w:rPr>
          <w:rFonts w:ascii="Times New Roman" w:hAnsi="Times New Roman" w:cs="Times New Roman"/>
        </w:rPr>
        <w:t xml:space="preserve">king </w:t>
      </w:r>
      <w:proofErr w:type="gramStart"/>
      <w:r w:rsidR="00E71E95">
        <w:rPr>
          <w:rFonts w:ascii="Times New Roman" w:hAnsi="Times New Roman" w:cs="Times New Roman"/>
        </w:rPr>
        <w:t>time—</w:t>
      </w:r>
      <w:proofErr w:type="gramEnd"/>
      <w:r w:rsidR="00E71E95">
        <w:rPr>
          <w:rFonts w:ascii="Times New Roman" w:hAnsi="Times New Roman" w:cs="Times New Roman"/>
        </w:rPr>
        <w:t xml:space="preserve">it is important to consider the relation </w:t>
      </w:r>
      <w:r w:rsidR="0002365D">
        <w:rPr>
          <w:rFonts w:ascii="Times New Roman" w:hAnsi="Times New Roman" w:cs="Times New Roman"/>
        </w:rPr>
        <w:t>between infant habituation</w:t>
      </w:r>
      <w:r w:rsidR="00E71E95">
        <w:rPr>
          <w:rFonts w:ascii="Times New Roman" w:hAnsi="Times New Roman" w:cs="Times New Roman"/>
        </w:rPr>
        <w:t xml:space="preserve"> and learning in standard </w:t>
      </w:r>
      <w:proofErr w:type="spellStart"/>
      <w:r w:rsidR="009E2952">
        <w:rPr>
          <w:rFonts w:ascii="Times New Roman" w:hAnsi="Times New Roman" w:cs="Times New Roman"/>
        </w:rPr>
        <w:t>autoassociative</w:t>
      </w:r>
      <w:proofErr w:type="spellEnd"/>
      <w:r w:rsidR="009E2952">
        <w:rPr>
          <w:rFonts w:ascii="Times New Roman" w:hAnsi="Times New Roman" w:cs="Times New Roman"/>
        </w:rPr>
        <w:t xml:space="preserve"> models like that used here.</w:t>
      </w:r>
      <w:r w:rsidR="00E71E95">
        <w:rPr>
          <w:rFonts w:ascii="Times New Roman" w:hAnsi="Times New Roman" w:cs="Times New Roman"/>
        </w:rPr>
        <w:t xml:space="preserve"> </w:t>
      </w:r>
      <w:r w:rsidR="00CB51A3">
        <w:rPr>
          <w:rFonts w:ascii="Times New Roman" w:hAnsi="Times New Roman" w:cs="Times New Roman"/>
        </w:rPr>
        <w:t xml:space="preserve"> </w:t>
      </w:r>
      <w:r w:rsidR="003E737D">
        <w:rPr>
          <w:rFonts w:ascii="Times New Roman" w:hAnsi="Times New Roman" w:cs="Times New Roman"/>
        </w:rPr>
        <w:t>According to one influential model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 learners</w:t>
      </w:r>
      <w:r w:rsidR="009D0459">
        <w:rPr>
          <w:rFonts w:ascii="Times New Roman" w:hAnsi="Times New Roman" w:cs="Times New Roman"/>
        </w:rPr>
        <w:t xml:space="preserve"> gradually adjust their internal representation of an external stimulus until </w:t>
      </w:r>
      <w:r w:rsidR="004743FE">
        <w:rPr>
          <w:rFonts w:ascii="Times New Roman" w:hAnsi="Times New Roman" w:cs="Times New Roman"/>
        </w:rPr>
        <w:t xml:space="preserve">it </w:t>
      </w:r>
      <w:r w:rsidR="009D0459">
        <w:rPr>
          <w:rFonts w:ascii="Times New Roman" w:hAnsi="Times New Roman" w:cs="Times New Roman"/>
        </w:rPr>
        <w:t xml:space="preserve">matches the external stimulus in some way. </w:t>
      </w:r>
      <w:r w:rsidR="00271F24">
        <w:rPr>
          <w:rFonts w:ascii="Times New Roman" w:hAnsi="Times New Roman" w:cs="Times New Roman"/>
        </w:rPr>
        <w:t>While</w:t>
      </w:r>
      <w:r w:rsidR="009D0459">
        <w:rPr>
          <w:rFonts w:ascii="Times New Roman" w:hAnsi="Times New Roman" w:cs="Times New Roman"/>
        </w:rPr>
        <w:t xml:space="preserve"> there is a discrepancy between the internal representation</w:t>
      </w:r>
      <w:r w:rsidR="0054510C">
        <w:rPr>
          <w:rFonts w:ascii="Times New Roman" w:hAnsi="Times New Roman" w:cs="Times New Roman"/>
        </w:rPr>
        <w:t xml:space="preserve"> of the external stimulus</w:t>
      </w:r>
      <w:r w:rsidR="009D0459">
        <w:rPr>
          <w:rFonts w:ascii="Times New Roman" w:hAnsi="Times New Roman" w:cs="Times New Roman"/>
        </w:rPr>
        <w:t xml:space="preserve"> and the external stimulus</w:t>
      </w:r>
      <w:r w:rsidR="0054510C">
        <w:rPr>
          <w:rFonts w:ascii="Times New Roman" w:hAnsi="Times New Roman" w:cs="Times New Roman"/>
        </w:rPr>
        <w:t xml:space="preserve"> itself</w:t>
      </w:r>
      <w:r w:rsidR="009D0459">
        <w:rPr>
          <w:rFonts w:ascii="Times New Roman" w:hAnsi="Times New Roman" w:cs="Times New Roman"/>
        </w:rPr>
        <w:t xml:space="preserve">, learners will continue </w:t>
      </w:r>
      <w:r w:rsidR="003C36B5">
        <w:rPr>
          <w:rFonts w:ascii="Times New Roman" w:hAnsi="Times New Roman" w:cs="Times New Roman"/>
        </w:rPr>
        <w:t>visually to</w:t>
      </w:r>
      <w:r w:rsidR="009D0459">
        <w:rPr>
          <w:rFonts w:ascii="Times New Roman" w:hAnsi="Times New Roman" w:cs="Times New Roman"/>
        </w:rPr>
        <w:t xml:space="preserve"> fixate the external stimulus. </w:t>
      </w:r>
      <w:r w:rsidR="00E32B52">
        <w:rPr>
          <w:rFonts w:ascii="Times New Roman" w:hAnsi="Times New Roman" w:cs="Times New Roman"/>
        </w:rPr>
        <w:t xml:space="preserve">Only when this discrepancy is resolved do learners disengage from the external stimulus </w:t>
      </w:r>
      <w:r w:rsidR="003C36B5">
        <w:rPr>
          <w:rFonts w:ascii="Times New Roman" w:hAnsi="Times New Roman" w:cs="Times New Roman"/>
        </w:rPr>
        <w:t>and turn their attention elsewhere</w:t>
      </w:r>
      <w:r w:rsidR="009D0459">
        <w:rPr>
          <w:rFonts w:ascii="Times New Roman" w:hAnsi="Times New Roman" w:cs="Times New Roman"/>
        </w:rPr>
        <w:t xml:space="preserve">. </w:t>
      </w:r>
      <w:r w:rsidR="00C26EA0">
        <w:rPr>
          <w:rFonts w:ascii="Times New Roman" w:hAnsi="Times New Roman" w:cs="Times New Roman"/>
        </w:rPr>
        <w:t>In a similar vein,</w:t>
      </w:r>
      <w:r w:rsidR="00863608">
        <w:rPr>
          <w:rFonts w:ascii="Times New Roman" w:hAnsi="Times New Roman" w:cs="Times New Roman"/>
        </w:rPr>
        <w:t xml:space="preserve"> </w:t>
      </w:r>
      <w:proofErr w:type="spellStart"/>
      <w:r w:rsidR="00853343">
        <w:rPr>
          <w:rFonts w:ascii="Times New Roman" w:hAnsi="Times New Roman" w:cs="Times New Roman"/>
        </w:rPr>
        <w:t>autoassociative</w:t>
      </w:r>
      <w:proofErr w:type="spellEnd"/>
      <w:r w:rsidR="00853343">
        <w:rPr>
          <w:rFonts w:ascii="Times New Roman" w:hAnsi="Times New Roman" w:cs="Times New Roman"/>
        </w:rPr>
        <w:t xml:space="preserve"> models</w:t>
      </w:r>
      <w:r w:rsidR="00863608">
        <w:rPr>
          <w:rFonts w:ascii="Times New Roman" w:hAnsi="Times New Roman" w:cs="Times New Roman"/>
        </w:rPr>
        <w:t xml:space="preserve"> learn to reproduce</w:t>
      </w:r>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w:t>
      </w:r>
      <w:r w:rsidR="00E32B52">
        <w:rPr>
          <w:rFonts w:ascii="Times New Roman" w:hAnsi="Times New Roman" w:cs="Times New Roman"/>
        </w:rPr>
        <w:t xml:space="preserve"> (</w:t>
      </w:r>
      <w:r w:rsidR="00E10136">
        <w:rPr>
          <w:rFonts w:ascii="Times New Roman" w:hAnsi="Times New Roman" w:cs="Times New Roman"/>
        </w:rPr>
        <w:t>akin to</w:t>
      </w:r>
      <w:r w:rsidR="00E32B52">
        <w:rPr>
          <w:rFonts w:ascii="Times New Roman" w:hAnsi="Times New Roman" w:cs="Times New Roman"/>
        </w:rPr>
        <w:t xml:space="preserve"> the external stimulus)</w:t>
      </w:r>
      <w:r w:rsidR="00863608">
        <w:rPr>
          <w:rFonts w:ascii="Times New Roman" w:hAnsi="Times New Roman" w:cs="Times New Roman"/>
        </w:rPr>
        <w:t xml:space="preserve">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 xml:space="preserve">. These networks do this </w:t>
      </w:r>
      <w:r w:rsidR="00863608">
        <w:rPr>
          <w:rFonts w:ascii="Times New Roman" w:hAnsi="Times New Roman" w:cs="Times New Roman"/>
        </w:rPr>
        <w:t xml:space="preserve">by gradually adjusting their </w:t>
      </w:r>
      <w:r w:rsidR="00E10136">
        <w:rPr>
          <w:rFonts w:ascii="Times New Roman" w:hAnsi="Times New Roman" w:cs="Times New Roman"/>
        </w:rPr>
        <w:t>hidden</w:t>
      </w:r>
      <w:r w:rsidR="00863608">
        <w:rPr>
          <w:rFonts w:ascii="Times New Roman" w:hAnsi="Times New Roman" w:cs="Times New Roman"/>
        </w:rPr>
        <w:t xml:space="preserve"> representations </w:t>
      </w:r>
      <w:r w:rsidR="00E10136">
        <w:rPr>
          <w:rFonts w:ascii="Times New Roman" w:hAnsi="Times New Roman" w:cs="Times New Roman"/>
        </w:rPr>
        <w:t xml:space="preserve">(akin to the model’s internal representation) </w:t>
      </w:r>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r w:rsidR="00863608">
        <w:rPr>
          <w:rFonts w:ascii="Times New Roman" w:hAnsi="Times New Roman" w:cs="Times New Roman"/>
        </w:rPr>
        <w:t>As was true for infant habituation</w:t>
      </w:r>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(akin to the network continuing to fixate the external stimulus)</w:t>
      </w:r>
      <w:r w:rsidR="00FD7FD0">
        <w:rPr>
          <w:rFonts w:ascii="Times New Roman" w:hAnsi="Times New Roman" w:cs="Times New Roman"/>
        </w:rPr>
        <w:t xml:space="preserve"> until the discrepancy between the model’s representation of the external stimulus at the hidden layer </w:t>
      </w:r>
      <w:r w:rsidR="00FD7FD0">
        <w:rPr>
          <w:rFonts w:ascii="Times New Roman" w:hAnsi="Times New Roman" w:cs="Times New Roman"/>
        </w:rPr>
        <w:lastRenderedPageBreak/>
        <w:t xml:space="preserve">matches the external stimulus </w:t>
      </w:r>
      <w:r w:rsidR="008324D1">
        <w:rPr>
          <w:rFonts w:ascii="Times New Roman" w:hAnsi="Times New Roman" w:cs="Times New Roman"/>
        </w:rPr>
        <w:t>in some way</w:t>
      </w:r>
      <w:r w:rsidR="00FD7FD0">
        <w:rPr>
          <w:rFonts w:ascii="Times New Roman" w:hAnsi="Times New Roman" w:cs="Times New Roman"/>
        </w:rPr>
        <w:t>.</w:t>
      </w:r>
      <w:r w:rsidR="004C7140">
        <w:rPr>
          <w:rFonts w:ascii="Times New Roman" w:hAnsi="Times New Roman" w:cs="Times New Roman"/>
        </w:rPr>
        <w:t xml:space="preserve"> </w:t>
      </w:r>
      <w:r w:rsidR="0026456F">
        <w:rPr>
          <w:rFonts w:ascii="Times New Roman" w:hAnsi="Times New Roman" w:cs="Times New Roman"/>
        </w:rPr>
        <w:t>Only at this point is</w:t>
      </w:r>
      <w:r w:rsidR="004C7140">
        <w:rPr>
          <w:rFonts w:ascii="Times New Roman" w:hAnsi="Times New Roman" w:cs="Times New Roman"/>
        </w:rPr>
        <w:t xml:space="preserve"> the network ready to process (i.e., fixate) a new external stimulus.</w:t>
      </w:r>
      <w:r w:rsidR="007F7477">
        <w:rPr>
          <w:rFonts w:ascii="Times New Roman" w:hAnsi="Times New Roman" w:cs="Times New Roman"/>
        </w:rPr>
        <w:t xml:space="preserve"> </w:t>
      </w:r>
    </w:p>
    <w:p w14:paraId="7BB3849B" w14:textId="7B148503" w:rsidR="00524642" w:rsidRPr="00AE207C" w:rsidRDefault="001547A5" w:rsidP="007F7477">
      <w:pPr>
        <w:spacing w:line="480" w:lineRule="auto"/>
        <w:ind w:firstLine="720"/>
        <w:contextualSpacing/>
        <w:rPr>
          <w:rFonts w:ascii="Times New Roman" w:hAnsi="Times New Roman" w:cs="Times New Roman"/>
        </w:rPr>
      </w:pPr>
      <w:r>
        <w:rPr>
          <w:rFonts w:ascii="Times New Roman" w:hAnsi="Times New Roman" w:cs="Times New Roman"/>
        </w:rPr>
        <w:t>A</w:t>
      </w:r>
      <w:r w:rsidR="006C05D7">
        <w:rPr>
          <w:rFonts w:ascii="Times New Roman" w:hAnsi="Times New Roman" w:cs="Times New Roman"/>
        </w:rPr>
        <w:t>ll</w:t>
      </w:r>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9"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27118364"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 xml:space="preserve">Previous research found that infants looked longer at an inefficient event than </w:t>
      </w:r>
      <w:r w:rsidR="0094482C">
        <w:rPr>
          <w:rFonts w:ascii="Times New Roman" w:hAnsi="Times New Roman" w:cs="Times New Roman"/>
        </w:rPr>
        <w:t xml:space="preserve">at </w:t>
      </w:r>
      <w:r w:rsidRPr="004A274B">
        <w:rPr>
          <w:rFonts w:ascii="Times New Roman" w:hAnsi="Times New Roman" w:cs="Times New Roman"/>
        </w:rPr>
        <w:t xml:space="preserve">an efficient one after habituating to an event where an animate-like object either jumped or reached over a barrier to </w:t>
      </w:r>
      <w:r w:rsidR="00617409">
        <w:rPr>
          <w:rFonts w:ascii="Times New Roman" w:hAnsi="Times New Roman" w:cs="Times New Roman"/>
        </w:rPr>
        <w:t>reach</w:t>
      </w:r>
      <w:r w:rsidR="00617409" w:rsidRPr="004A274B">
        <w:rPr>
          <w:rFonts w:ascii="Times New Roman" w:hAnsi="Times New Roman" w:cs="Times New Roman"/>
        </w:rPr>
        <w:t xml:space="preserve"> </w:t>
      </w:r>
      <w:r w:rsidRPr="004A274B">
        <w:rPr>
          <w:rFonts w:ascii="Times New Roman" w:hAnsi="Times New Roman" w:cs="Times New Roman"/>
        </w:rPr>
        <w:t>another animate-like object</w:t>
      </w:r>
      <w:r>
        <w:rPr>
          <w:rFonts w:ascii="Times New Roman" w:hAnsi="Times New Roman" w:cs="Times New Roman"/>
        </w:rPr>
        <w:t xml:space="preserve"> (e.g., Gergely et al., 1995; see also </w:t>
      </w:r>
      <w:proofErr w:type="spellStart"/>
      <w:r>
        <w:rPr>
          <w:rFonts w:ascii="Times New Roman" w:hAnsi="Times New Roman" w:cs="Times New Roman"/>
        </w:rPr>
        <w:t>Sodian</w:t>
      </w:r>
      <w:proofErr w:type="spellEnd"/>
      <w:r>
        <w:rPr>
          <w:rFonts w:ascii="Times New Roman" w:hAnsi="Times New Roman" w:cs="Times New Roman"/>
        </w:rPr>
        <w:t xml:space="preserve"> et al., 2004). However, infants attended equally to both events if, during habituation, the barrier was located alongside rather than beneath the jump or reach. Simulation 1 tested whether the current model (and thereby, the current</w:t>
      </w:r>
      <w:r w:rsidR="00A568AB">
        <w:rPr>
          <w:rFonts w:ascii="Times New Roman" w:hAnsi="Times New Roman" w:cs="Times New Roman"/>
        </w:rPr>
        <w:t xml:space="preserve"> theoretical</w:t>
      </w:r>
      <w:r>
        <w:rPr>
          <w:rFonts w:ascii="Times New Roman" w:hAnsi="Times New Roman" w:cs="Times New Roman"/>
        </w:rPr>
        <w:t xml:space="preserve"> proposal) could account for this finding. </w:t>
      </w:r>
    </w:p>
    <w:p w14:paraId="1A2732DA" w14:textId="494BF0FB"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w:t>
      </w:r>
      <w:r w:rsidR="00D17A95">
        <w:rPr>
          <w:rFonts w:ascii="Times New Roman" w:hAnsi="Times New Roman" w:cs="Times New Roman"/>
        </w:rPr>
        <w:t>A total of 240 networks were tested—20 networks for each training epoch</w:t>
      </w:r>
      <w:r w:rsidR="00DB355C">
        <w:rPr>
          <w:rFonts w:ascii="Times New Roman" w:hAnsi="Times New Roman" w:cs="Times New Roman"/>
        </w:rPr>
        <w:t xml:space="preserve"> and condition</w:t>
      </w:r>
      <w:r w:rsidR="00D17A95">
        <w:rPr>
          <w:rFonts w:ascii="Times New Roman" w:hAnsi="Times New Roman" w:cs="Times New Roman"/>
        </w:rPr>
        <w:t xml:space="preserve">. </w:t>
      </w:r>
      <w:r>
        <w:rPr>
          <w:rFonts w:ascii="Times New Roman" w:hAnsi="Times New Roman" w:cs="Times New Roman"/>
        </w:rPr>
        <w:t xml:space="preserve">The habituation event in </w:t>
      </w:r>
      <w:proofErr w:type="gramStart"/>
      <w:r>
        <w:rPr>
          <w:rFonts w:ascii="Times New Roman" w:hAnsi="Times New Roman" w:cs="Times New Roman"/>
        </w:rPr>
        <w:t>the Experimental</w:t>
      </w:r>
      <w:proofErr w:type="gramEnd"/>
      <w:r>
        <w:rPr>
          <w:rFonts w:ascii="Times New Roman" w:hAnsi="Times New Roman" w:cs="Times New Roman"/>
        </w:rPr>
        <w:t xml:space="preserve"> condition mirrored the Curved Path pretraining events with two key exceptions. First, novel objects with animate features were used. Second, the </w:t>
      </w:r>
      <w:r w:rsidR="0040165B">
        <w:rPr>
          <w:rFonts w:ascii="Times New Roman" w:hAnsi="Times New Roman" w:cs="Times New Roman"/>
        </w:rPr>
        <w:t xml:space="preserve">fourth </w:t>
      </w:r>
      <w:r>
        <w:rPr>
          <w:rFonts w:ascii="Times New Roman" w:hAnsi="Times New Roman" w:cs="Times New Roman"/>
        </w:rPr>
        <w:t xml:space="preserve">unit rather than the first unit was turned on in the Barrier Height and Jump Height groups. </w:t>
      </w:r>
      <w:r w:rsidR="00DB7A24">
        <w:rPr>
          <w:rFonts w:ascii="Times New Roman" w:hAnsi="Times New Roman" w:cs="Times New Roman"/>
        </w:rPr>
        <w:t>These differences ensured</w:t>
      </w:r>
      <w:r>
        <w:rPr>
          <w:rFonts w:ascii="Times New Roman" w:hAnsi="Times New Roman" w:cs="Times New Roman"/>
        </w:rPr>
        <w:t xml:space="preserve"> that </w:t>
      </w:r>
      <w:r w:rsidR="0040165B">
        <w:rPr>
          <w:rFonts w:ascii="Times New Roman" w:hAnsi="Times New Roman" w:cs="Times New Roman"/>
        </w:rPr>
        <w:t xml:space="preserve">networks’ </w:t>
      </w:r>
      <w:r>
        <w:rPr>
          <w:rFonts w:ascii="Times New Roman" w:hAnsi="Times New Roman" w:cs="Times New Roman"/>
        </w:rPr>
        <w:t xml:space="preserve">processing during </w:t>
      </w:r>
      <w:r w:rsidR="005843E9">
        <w:rPr>
          <w:rFonts w:ascii="Times New Roman" w:hAnsi="Times New Roman" w:cs="Times New Roman"/>
        </w:rPr>
        <w:t xml:space="preserve">the </w:t>
      </w:r>
      <w:r>
        <w:rPr>
          <w:rFonts w:ascii="Times New Roman" w:hAnsi="Times New Roman" w:cs="Times New Roman"/>
        </w:rPr>
        <w:t xml:space="preserve">habituation </w:t>
      </w:r>
      <w:r w:rsidR="005843E9">
        <w:rPr>
          <w:rFonts w:ascii="Times New Roman" w:hAnsi="Times New Roman" w:cs="Times New Roman"/>
        </w:rPr>
        <w:t xml:space="preserve">phase </w:t>
      </w:r>
      <w:r>
        <w:rPr>
          <w:rFonts w:ascii="Times New Roman" w:hAnsi="Times New Roman" w:cs="Times New Roman"/>
        </w:rPr>
        <w:t xml:space="preserve">was not influenced by prior experience with </w:t>
      </w:r>
      <w:r w:rsidR="00DB7A24">
        <w:rPr>
          <w:rFonts w:ascii="Times New Roman" w:hAnsi="Times New Roman" w:cs="Times New Roman"/>
        </w:rPr>
        <w:t xml:space="preserve">either </w:t>
      </w:r>
      <w:r>
        <w:rPr>
          <w:rFonts w:ascii="Times New Roman" w:hAnsi="Times New Roman" w:cs="Times New Roman"/>
        </w:rPr>
        <w:t>the pretraining barrier height</w:t>
      </w:r>
      <w:r w:rsidR="00DB7A24">
        <w:rPr>
          <w:rFonts w:ascii="Times New Roman" w:hAnsi="Times New Roman" w:cs="Times New Roman"/>
        </w:rPr>
        <w:t xml:space="preserve"> or specific objects or entities</w:t>
      </w:r>
      <w:r>
        <w:rPr>
          <w:rFonts w:ascii="Times New Roman" w:hAnsi="Times New Roman" w:cs="Times New Roman"/>
        </w:rPr>
        <w:t>. Networks were then shown a straight path event (Efficient test event) and curved path event (Inefficient test event). Both events were shown without the barrier 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768CF26D" w14:textId="5FCE8720"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11F24F8B" wp14:editId="758CA2AD">
                <wp:simplePos x="0" y="0"/>
                <wp:positionH relativeFrom="margin">
                  <wp:align>left</wp:align>
                </wp:positionH>
                <wp:positionV relativeFrom="paragraph">
                  <wp:posOffset>400050</wp:posOffset>
                </wp:positionV>
                <wp:extent cx="6638925" cy="502920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8925" cy="5029200"/>
                        </a:xfrm>
                        <a:prstGeom prst="rect">
                          <a:avLst/>
                        </a:prstGeom>
                        <a:solidFill>
                          <a:srgbClr val="FFFFFF"/>
                        </a:solidFill>
                        <a:ln w="9525">
                          <a:noFill/>
                          <a:miter lim="800000"/>
                          <a:headEnd/>
                          <a:tailEnd/>
                        </a:ln>
                      </wps:spPr>
                      <wps:txb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5pt;width:522.75pt;height:396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" stroked="f">
                <v:textbox>
                  <w:txbxContent>
                    <w:p w14:paraId="673A0561" w14:textId="54714BCC" w:rsidR="00524642" w:rsidRDefault="00B9768C" w:rsidP="00524642">
                      <w:pPr>
                        <w:keepNext/>
                      </w:pPr>
                      <w:r>
                        <w:rPr>
                          <w:noProof/>
                        </w:rPr>
                        <w:drawing>
                          <wp:inline distT="0" distB="0" distL="0" distR="0" wp14:anchorId="1975AB7A" wp14:editId="0C2EA640">
                            <wp:extent cx="6351905" cy="4391660"/>
                            <wp:effectExtent l="0" t="0" r="0" b="8890"/>
                            <wp:docPr id="660290759" name="Picture 1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90759" name="Picture 14" descr="A graph of different sizes and colo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351905" cy="4391660"/>
                                    </a:xfrm>
                                    <a:prstGeom prst="rect">
                                      <a:avLst/>
                                    </a:prstGeom>
                                  </pic:spPr>
                                </pic:pic>
                              </a:graphicData>
                            </a:graphic>
                          </wp:inline>
                        </w:drawing>
                      </w:r>
                    </w:p>
                    <w:p w14:paraId="37ED4982" w14:textId="2072E75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r w:rsidR="00475907">
                        <w:rPr>
                          <w:rFonts w:ascii="Times New Roman" w:hAnsi="Times New Roman" w:cs="Times New Roman"/>
                          <w:i w:val="0"/>
                          <w:iCs w:val="0"/>
                          <w:color w:val="000000" w:themeColor="text1"/>
                          <w:sz w:val="24"/>
                          <w:szCs w:val="24"/>
                        </w:rPr>
                        <w:t xml:space="preserve"> across conditions and training epochs</w:t>
                      </w:r>
                      <w:r w:rsidRPr="00E03CC8">
                        <w:rPr>
                          <w:rFonts w:ascii="Times New Roman" w:hAnsi="Times New Roman" w:cs="Times New Roman"/>
                          <w:i w:val="0"/>
                          <w:iCs w:val="0"/>
                          <w:color w:val="000000" w:themeColor="text1"/>
                          <w:sz w:val="24"/>
                          <w:szCs w:val="24"/>
                        </w:rPr>
                        <w:t>.</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018FC986" w14:textId="77777777" w:rsidR="00BC196F" w:rsidRDefault="00BC196F" w:rsidP="00AE6298">
      <w:pPr>
        <w:spacing w:line="480" w:lineRule="auto"/>
        <w:ind w:firstLine="720"/>
        <w:contextualSpacing/>
        <w:rPr>
          <w:rFonts w:ascii="Times New Roman" w:hAnsi="Times New Roman" w:cs="Times New Roman"/>
        </w:rPr>
      </w:pPr>
    </w:p>
    <w:p w14:paraId="183D438D" w14:textId="21D1F4BC" w:rsidR="00524642" w:rsidRDefault="00E22C4C" w:rsidP="00524642">
      <w:pPr>
        <w:spacing w:line="480" w:lineRule="auto"/>
        <w:ind w:firstLine="720"/>
        <w:contextualSpacing/>
        <w:rPr>
          <w:rFonts w:ascii="Times New Roman" w:hAnsi="Times New Roman" w:cs="Times New Roman"/>
        </w:rPr>
      </w:pPr>
      <w:r>
        <w:rPr>
          <w:rFonts w:ascii="Times New Roman" w:hAnsi="Times New Roman" w:cs="Times New Roman"/>
        </w:rPr>
        <w:t>As can be seen in Figure 2 above</w:t>
      </w:r>
      <w:r w:rsidR="00322AB3">
        <w:rPr>
          <w:rStyle w:val="FootnoteReference"/>
          <w:rFonts w:ascii="Times New Roman" w:hAnsi="Times New Roman" w:cs="Times New Roman"/>
        </w:rPr>
        <w:footnoteReference w:id="1"/>
      </w:r>
      <w:r>
        <w:rPr>
          <w:rFonts w:ascii="Times New Roman" w:hAnsi="Times New Roman" w:cs="Times New Roman"/>
        </w:rPr>
        <w:t>,</w:t>
      </w:r>
      <w:r w:rsidR="002C3076">
        <w:rPr>
          <w:rFonts w:ascii="Times New Roman" w:hAnsi="Times New Roman" w:cs="Times New Roman"/>
        </w:rPr>
        <w:t xml:space="preserve"> networks in</w:t>
      </w:r>
      <w:r w:rsidR="00605525">
        <w:rPr>
          <w:rFonts w:ascii="Times New Roman" w:hAnsi="Times New Roman" w:cs="Times New Roman"/>
        </w:rPr>
        <w:t xml:space="preserve"> </w:t>
      </w:r>
      <w:proofErr w:type="gramStart"/>
      <w:r w:rsidR="00605525">
        <w:rPr>
          <w:rFonts w:ascii="Times New Roman" w:hAnsi="Times New Roman" w:cs="Times New Roman"/>
        </w:rPr>
        <w:t>the Experimental</w:t>
      </w:r>
      <w:proofErr w:type="gramEnd"/>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 xml:space="preserve">than the </w:t>
      </w:r>
      <w:r w:rsidR="00605525">
        <w:rPr>
          <w:rFonts w:ascii="Times New Roman" w:hAnsi="Times New Roman" w:cs="Times New Roman"/>
        </w:rPr>
        <w:lastRenderedPageBreak/>
        <w:t>Efficient test event.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2E7DA6">
        <w:rPr>
          <w:rFonts w:ascii="Times New Roman" w:hAnsi="Times New Roman" w:cs="Times New Roman"/>
        </w:rPr>
        <w:t>it was the case that networks</w:t>
      </w:r>
      <w:r w:rsidR="00271F24">
        <w:rPr>
          <w:rFonts w:ascii="Times New Roman" w:hAnsi="Times New Roman" w:cs="Times New Roman"/>
        </w:rPr>
        <w:t>’ pattern</w:t>
      </w:r>
      <w:r w:rsidR="0016781E">
        <w:rPr>
          <w:rFonts w:ascii="Times New Roman" w:hAnsi="Times New Roman" w:cs="Times New Roman"/>
        </w:rPr>
        <w:t xml:space="preserve"> of looking across the different training epochs and test events was </w:t>
      </w:r>
      <w:r w:rsidR="002E7DA6">
        <w:rPr>
          <w:rFonts w:ascii="Times New Roman" w:hAnsi="Times New Roman" w:cs="Times New Roman"/>
        </w:rPr>
        <w:t>variable</w:t>
      </w:r>
      <w:r w:rsidR="000C66BC">
        <w:rPr>
          <w:rFonts w:ascii="Times New Roman" w:hAnsi="Times New Roman" w:cs="Times New Roman"/>
        </w:rPr>
        <w:t xml:space="preserve">; that is, </w:t>
      </w:r>
      <w:r w:rsidR="0016781E">
        <w:rPr>
          <w:rFonts w:ascii="Times New Roman" w:hAnsi="Times New Roman" w:cs="Times New Roman"/>
        </w:rPr>
        <w:t>networks looked longer at the Efficient test event than at the Inefficient test event</w:t>
      </w:r>
      <w:r w:rsidR="000C66BC">
        <w:rPr>
          <w:rFonts w:ascii="Times New Roman" w:hAnsi="Times New Roman" w:cs="Times New Roman"/>
        </w:rPr>
        <w:t xml:space="preserve"> for some training epochs and looked longer at the Inefficient test event than at the Efficient test event for others. </w:t>
      </w:r>
      <w:r w:rsidR="008C2D7B">
        <w:rPr>
          <w:rFonts w:ascii="Times New Roman" w:hAnsi="Times New Roman" w:cs="Times New Roman"/>
        </w:rPr>
        <w:t>Overall, then, networks in the Control condition looked about equally at both test events.</w:t>
      </w:r>
    </w:p>
    <w:p w14:paraId="015526C2" w14:textId="43AC3FCC"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07B255E1" w:rsidR="00524642" w:rsidRDefault="00524642" w:rsidP="002B13EE">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B3622E">
        <w:rPr>
          <w:rFonts w:ascii="Times New Roman" w:eastAsia="Times New Roman" w:hAnsi="Times New Roman" w:cs="Times New Roman"/>
        </w:rPr>
        <w:t xml:space="preserve">Previous research showed that infants look longer when agents pursue goals inefficiently than when they pursue goals efficiently but only if an agent’s earlier actions were justified given external constraints. This finding and others have been interpreted to mean that infants’ action understanding is underpinned by </w:t>
      </w:r>
      <w:r w:rsidR="003904CB">
        <w:rPr>
          <w:rFonts w:ascii="Times New Roman" w:eastAsia="Times New Roman" w:hAnsi="Times New Roman" w:cs="Times New Roman"/>
        </w:rPr>
        <w:t>domain-specific mechanisms and principles</w:t>
      </w:r>
      <w:r w:rsidR="00B3622E">
        <w:rPr>
          <w:rFonts w:ascii="Times New Roman" w:eastAsia="Times New Roman" w:hAnsi="Times New Roman" w:cs="Times New Roman"/>
        </w:rPr>
        <w:t xml:space="preserve"> </w:t>
      </w:r>
      <w:r w:rsidR="002E7DA6">
        <w:rPr>
          <w:rFonts w:ascii="Times New Roman" w:eastAsia="Times New Roman" w:hAnsi="Times New Roman" w:cs="Times New Roman"/>
        </w:rPr>
        <w:t xml:space="preserve">that support </w:t>
      </w:r>
      <w:r w:rsidR="00B3622E">
        <w:rPr>
          <w:rFonts w:ascii="Times New Roman" w:eastAsia="Times New Roman" w:hAnsi="Times New Roman" w:cs="Times New Roman"/>
        </w:rPr>
        <w:t>conceptually rich knowledge</w:t>
      </w:r>
      <w:r w:rsidR="002E7DA6">
        <w:rPr>
          <w:rFonts w:ascii="Times New Roman" w:eastAsia="Times New Roman" w:hAnsi="Times New Roman" w:cs="Times New Roman"/>
        </w:rPr>
        <w:t xml:space="preserve"> and theory-like inferences</w:t>
      </w:r>
      <w:r w:rsidR="00D271B7">
        <w:rPr>
          <w:rFonts w:ascii="Times New Roman" w:eastAsia="Times New Roman" w:hAnsi="Times New Roman" w:cs="Times New Roman"/>
        </w:rPr>
        <w:t xml:space="preserve"> about action, utility, cost, and efficiency</w:t>
      </w:r>
      <w:r w:rsidR="00B3622E">
        <w:rPr>
          <w:rFonts w:ascii="Times New Roman" w:eastAsia="Times New Roman" w:hAnsi="Times New Roman" w:cs="Times New Roman"/>
        </w:rPr>
        <w:t xml:space="preserve">. </w:t>
      </w:r>
      <w:r w:rsidR="00D271B7">
        <w:rPr>
          <w:rFonts w:ascii="Times New Roman" w:eastAsia="Times New Roman" w:hAnsi="Times New Roman" w:cs="Times New Roman"/>
        </w:rPr>
        <w:t xml:space="preserve">This </w:t>
      </w:r>
      <w:r w:rsidR="00B3622E">
        <w:rPr>
          <w:rFonts w:ascii="Times New Roman" w:eastAsia="Times New Roman" w:hAnsi="Times New Roman" w:cs="Times New Roman"/>
        </w:rPr>
        <w:t>simulation tested whether this conclusion was warranted</w:t>
      </w:r>
      <w:r w:rsidR="00A51B3E">
        <w:rPr>
          <w:rFonts w:ascii="Times New Roman" w:eastAsia="Times New Roman" w:hAnsi="Times New Roman" w:cs="Times New Roman"/>
        </w:rPr>
        <w:t>; that is, it assessed</w:t>
      </w:r>
      <w:r w:rsidR="00B3622E">
        <w:rPr>
          <w:rFonts w:ascii="Times New Roman" w:eastAsia="Times New Roman" w:hAnsi="Times New Roman" w:cs="Times New Roman"/>
        </w:rPr>
        <w:t xml:space="preserve"> whether </w:t>
      </w:r>
      <w:r w:rsidR="002B13EE">
        <w:rPr>
          <w:rFonts w:ascii="Times New Roman" w:eastAsia="Times New Roman" w:hAnsi="Times New Roman" w:cs="Times New Roman"/>
        </w:rPr>
        <w:t xml:space="preserve">a system that sees an equal amount of straight and curved motion during a pretraining or “real world” phase and that learned </w:t>
      </w:r>
      <w:r w:rsidR="00A51B3E">
        <w:rPr>
          <w:rFonts w:ascii="Times New Roman" w:eastAsia="Times New Roman" w:hAnsi="Times New Roman" w:cs="Times New Roman"/>
        </w:rPr>
        <w:t>more strongly to</w:t>
      </w:r>
      <w:r w:rsidR="002B13EE">
        <w:rPr>
          <w:rFonts w:ascii="Times New Roman" w:eastAsia="Times New Roman" w:hAnsi="Times New Roman" w:cs="Times New Roman"/>
        </w:rPr>
        <w:t xml:space="preserve"> associate curved motion with a barrier when the motion occurred over the barrier than when it occurred beside it could</w:t>
      </w:r>
      <w:r w:rsidR="00DC2394">
        <w:rPr>
          <w:rFonts w:ascii="Times New Roman" w:eastAsia="Times New Roman" w:hAnsi="Times New Roman" w:cs="Times New Roman"/>
        </w:rPr>
        <w:t xml:space="preserve"> account for this finding. </w:t>
      </w:r>
      <w:r w:rsidR="00B3622E">
        <w:rPr>
          <w:rFonts w:ascii="Times New Roman" w:eastAsia="Times New Roman" w:hAnsi="Times New Roman" w:cs="Times New Roman"/>
        </w:rPr>
        <w:t>The results of this simulation</w:t>
      </w:r>
      <w:r w:rsidR="003904CB">
        <w:rPr>
          <w:rFonts w:ascii="Times New Roman" w:eastAsia="Times New Roman" w:hAnsi="Times New Roman" w:cs="Times New Roman"/>
        </w:rPr>
        <w:t xml:space="preserve"> provided a positive answer to this question:</w:t>
      </w:r>
      <w:r w:rsidR="00B3622E">
        <w:rPr>
          <w:rFonts w:ascii="Times New Roman" w:eastAsia="Times New Roman" w:hAnsi="Times New Roman" w:cs="Times New Roman"/>
        </w:rPr>
        <w:t xml:space="preserve"> </w:t>
      </w:r>
      <w:r w:rsidR="003904CB">
        <w:rPr>
          <w:rFonts w:ascii="Times New Roman" w:eastAsia="Times New Roman" w:hAnsi="Times New Roman" w:cs="Times New Roman"/>
        </w:rPr>
        <w:t>Networks</w:t>
      </w:r>
      <w:r w:rsidR="0063362D">
        <w:rPr>
          <w:rFonts w:ascii="Times New Roman" w:eastAsia="Times New Roman" w:hAnsi="Times New Roman" w:cs="Times New Roman"/>
        </w:rPr>
        <w:t>,</w:t>
      </w:r>
      <w:r w:rsidR="003904CB">
        <w:rPr>
          <w:rFonts w:ascii="Times New Roman" w:eastAsia="Times New Roman" w:hAnsi="Times New Roman" w:cs="Times New Roman"/>
        </w:rPr>
        <w:t xml:space="preserve"> </w:t>
      </w:r>
      <w:r>
        <w:rPr>
          <w:rFonts w:ascii="Times New Roman" w:eastAsia="Times New Roman" w:hAnsi="Times New Roman" w:cs="Times New Roman"/>
        </w:rPr>
        <w:t>like infants, only looked longer at</w:t>
      </w:r>
      <w:r w:rsidR="00A649C6">
        <w:rPr>
          <w:rFonts w:ascii="Times New Roman" w:eastAsia="Times New Roman" w:hAnsi="Times New Roman" w:cs="Times New Roman"/>
        </w:rPr>
        <w:t xml:space="preserve"> (i.e., produced greater error to)</w:t>
      </w:r>
      <w:r>
        <w:rPr>
          <w:rFonts w:ascii="Times New Roman" w:eastAsia="Times New Roman" w:hAnsi="Times New Roman" w:cs="Times New Roman"/>
        </w:rPr>
        <w:t xml:space="preserve"> the Inefficient test event than at the </w:t>
      </w:r>
      <w:r>
        <w:rPr>
          <w:rFonts w:ascii="Times New Roman" w:eastAsia="Times New Roman" w:hAnsi="Times New Roman" w:cs="Times New Roman"/>
        </w:rPr>
        <w:lastRenderedPageBreak/>
        <w:t>Efficient test event if the barrier was beneath rather than beside the curved motion during habituation.</w:t>
      </w:r>
      <w:r w:rsidR="00EE5EBC">
        <w:rPr>
          <w:rFonts w:ascii="Times New Roman" w:eastAsia="Times New Roman" w:hAnsi="Times New Roman" w:cs="Times New Roman"/>
        </w:rPr>
        <w:t xml:space="preserve"> </w:t>
      </w:r>
      <w:r>
        <w:rPr>
          <w:rFonts w:ascii="Times New Roman" w:eastAsia="Times New Roman" w:hAnsi="Times New Roman" w:cs="Times New Roman"/>
        </w:rPr>
        <w:t xml:space="preserve"> This result supports the contention that</w:t>
      </w:r>
      <w:r w:rsidR="00F416D3">
        <w:rPr>
          <w:rFonts w:ascii="Times New Roman" w:eastAsia="Times New Roman" w:hAnsi="Times New Roman" w:cs="Times New Roman"/>
        </w:rPr>
        <w:t xml:space="preserve"> infants’ looking behaviors in </w:t>
      </w:r>
      <w:proofErr w:type="spellStart"/>
      <w:r w:rsidR="00F416D3">
        <w:rPr>
          <w:rFonts w:ascii="Times New Roman" w:eastAsia="Times New Roman" w:hAnsi="Times New Roman" w:cs="Times New Roman"/>
        </w:rPr>
        <w:t>VoE</w:t>
      </w:r>
      <w:proofErr w:type="spellEnd"/>
      <w:r w:rsidR="00F416D3">
        <w:rPr>
          <w:rFonts w:ascii="Times New Roman" w:eastAsia="Times New Roman" w:hAnsi="Times New Roman" w:cs="Times New Roman"/>
        </w:rPr>
        <w:t xml:space="preserve"> studies like that by Gergely et al. (1995) may result from seeing curved and linear action in the real and an associative learning mechanism</w:t>
      </w:r>
      <w:r w:rsidR="00A51B3E">
        <w:rPr>
          <w:rFonts w:ascii="Times New Roman" w:eastAsia="Times New Roman" w:hAnsi="Times New Roman" w:cs="Times New Roman"/>
        </w:rPr>
        <w:t xml:space="preserve"> that operates online during an experimental session to</w:t>
      </w:r>
      <w:r w:rsidR="0030159F">
        <w:rPr>
          <w:rFonts w:ascii="Times New Roman" w:eastAsia="Times New Roman" w:hAnsi="Times New Roman" w:cs="Times New Roman"/>
        </w:rPr>
        <w:t xml:space="preserve"> form links among perceptual features that vary in strength based on their perceptual saliency</w:t>
      </w:r>
      <w:r w:rsidR="00F416D3">
        <w:rPr>
          <w:rFonts w:ascii="Times New Roman" w:eastAsia="Times New Roman" w:hAnsi="Times New Roman" w:cs="Times New Roman"/>
        </w:rPr>
        <w:t xml:space="preserve">. </w:t>
      </w:r>
      <w:r>
        <w:rPr>
          <w:rFonts w:ascii="Times New Roman" w:eastAsia="Times New Roman" w:hAnsi="Times New Roman" w:cs="Times New Roman"/>
        </w:rPr>
        <w:t xml:space="preserve">However, this result alone </w:t>
      </w:r>
      <w:r w:rsidR="00DF6D9E">
        <w:rPr>
          <w:rFonts w:ascii="Times New Roman" w:eastAsia="Times New Roman" w:hAnsi="Times New Roman" w:cs="Times New Roman"/>
        </w:rPr>
        <w:t>cannot</w:t>
      </w:r>
      <w:r>
        <w:rPr>
          <w:rFonts w:ascii="Times New Roman" w:eastAsia="Times New Roman" w:hAnsi="Times New Roman" w:cs="Times New Roman"/>
        </w:rPr>
        <w:t xml:space="preserve"> show the explanatory breadth of the current</w:t>
      </w:r>
      <w:r w:rsidR="00DF6D9E">
        <w:rPr>
          <w:rFonts w:ascii="Times New Roman" w:eastAsia="Times New Roman" w:hAnsi="Times New Roman" w:cs="Times New Roman"/>
        </w:rPr>
        <w:t xml:space="preserve"> theoretical</w:t>
      </w:r>
      <w:r>
        <w:rPr>
          <w:rFonts w:ascii="Times New Roman" w:eastAsia="Times New Roman" w:hAnsi="Times New Roman" w:cs="Times New Roman"/>
        </w:rPr>
        <w:t xml:space="preserve">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5B4F8381" w14:textId="4F62970A"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w:t>
      </w:r>
      <w:r w:rsidR="00281DD5">
        <w:rPr>
          <w:rFonts w:ascii="Times New Roman" w:hAnsi="Times New Roman" w:cs="Times New Roman"/>
        </w:rPr>
        <w:lastRenderedPageBreak/>
        <w:t xml:space="preserve">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8"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7DB57792"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552237">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xml:space="preserve">, </w:t>
      </w:r>
      <w:r w:rsidR="007142FC">
        <w:rPr>
          <w:rFonts w:ascii="Times New Roman" w:eastAsia="Times New Roman" w:hAnsi="Times New Roman" w:cs="Times New Roman"/>
        </w:rPr>
        <w:lastRenderedPageBreak/>
        <w:t>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 xml:space="preserve">direction. Crucially, </w:t>
      </w:r>
      <w:r>
        <w:rPr>
          <w:rFonts w:ascii="Times New Roman" w:hAnsi="Times New Roman" w:cs="Times New Roman"/>
        </w:rPr>
        <w:lastRenderedPageBreak/>
        <w:t>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w:t>
      </w:r>
      <w:r>
        <w:rPr>
          <w:rFonts w:ascii="Times New Roman" w:hAnsi="Times New Roman" w:cs="Times New Roman"/>
        </w:rPr>
        <w:lastRenderedPageBreak/>
        <w:t>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32B29EBF"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4</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4CA1BE63"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5</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0713060D"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Pr="00B07690">
              <w:rPr>
                <w:rFonts w:ascii="Times New Roman" w:hAnsi="Times New Roman" w:cs="Times New Roman"/>
                <w:i w:val="0"/>
                <w:iCs w:val="0"/>
                <w:noProof/>
                <w:color w:val="000000" w:themeColor="text1"/>
                <w:sz w:val="24"/>
                <w:szCs w:val="24"/>
              </w:rPr>
              <w:t>6</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9"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77777777"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0"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9rP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7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bK9rP&#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0FDD890D"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552237">
                        <w:rPr>
                          <w:rFonts w:ascii="Times New Roman" w:hAnsi="Times New Roman" w:cs="Times New Roman"/>
                          <w:i w:val="0"/>
                          <w:iCs w:val="0"/>
                          <w:noProof/>
                          <w:color w:val="000000" w:themeColor="text1"/>
                          <w:sz w:val="24"/>
                          <w:szCs w:val="24"/>
                        </w:rPr>
                        <w:t>8</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proofErr w:type="gramStart"/>
      <w:r w:rsidR="00524642">
        <w:rPr>
          <w:rFonts w:ascii="Times New Roman" w:eastAsia="Times New Roman" w:hAnsi="Times New Roman" w:cs="Times New Roman"/>
        </w:rPr>
        <w:t>Taken</w:t>
      </w:r>
      <w:proofErr w:type="gramEnd"/>
      <w:r w:rsidR="00524642">
        <w:rPr>
          <w:rFonts w:ascii="Times New Roman" w:eastAsia="Times New Roman" w:hAnsi="Times New Roman" w:cs="Times New Roman"/>
        </w:rPr>
        <w:t xml:space="preserve">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1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1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1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2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2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2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3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3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3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4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4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5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Rakison</w:t>
      </w:r>
      <w:proofErr w:type="spellEnd"/>
      <w:r w:rsidRPr="00871FE7">
        <w:rPr>
          <w:rFonts w:ascii="Times New Roman" w:eastAsia="Times New Roman" w:hAnsi="Times New Roman" w:cs="Times New Roman"/>
        </w:rPr>
        <w:t xml:space="preserve">,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6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6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6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7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7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7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79"/>
      <w:headerReference w:type="first" r:id="rId8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7F803" w14:textId="77777777" w:rsidR="00420AB2" w:rsidRDefault="00420AB2" w:rsidP="00391C7E">
      <w:pPr>
        <w:spacing w:after="0" w:line="240" w:lineRule="auto"/>
      </w:pPr>
      <w:r>
        <w:separator/>
      </w:r>
    </w:p>
  </w:endnote>
  <w:endnote w:type="continuationSeparator" w:id="0">
    <w:p w14:paraId="48CBB213" w14:textId="77777777" w:rsidR="00420AB2" w:rsidRDefault="00420AB2"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B0C99" w14:textId="77777777" w:rsidR="00420AB2" w:rsidRDefault="00420AB2" w:rsidP="00391C7E">
      <w:pPr>
        <w:spacing w:after="0" w:line="240" w:lineRule="auto"/>
      </w:pPr>
      <w:r>
        <w:separator/>
      </w:r>
    </w:p>
  </w:footnote>
  <w:footnote w:type="continuationSeparator" w:id="0">
    <w:p w14:paraId="72375344" w14:textId="77777777" w:rsidR="00420AB2" w:rsidRDefault="00420AB2" w:rsidP="00391C7E">
      <w:pPr>
        <w:spacing w:after="0" w:line="240" w:lineRule="auto"/>
      </w:pPr>
      <w:r>
        <w:continuationSeparator/>
      </w:r>
    </w:p>
  </w:footnote>
  <w:footnote w:id="1">
    <w:p w14:paraId="5EAB8A6C" w14:textId="76B5E2AB"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developmental science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08B"/>
    <w:rsid w:val="00001A99"/>
    <w:rsid w:val="00001BFB"/>
    <w:rsid w:val="000021C8"/>
    <w:rsid w:val="000030F0"/>
    <w:rsid w:val="00003878"/>
    <w:rsid w:val="00003BC2"/>
    <w:rsid w:val="00004788"/>
    <w:rsid w:val="0000482E"/>
    <w:rsid w:val="00005701"/>
    <w:rsid w:val="00005907"/>
    <w:rsid w:val="0000707B"/>
    <w:rsid w:val="00007559"/>
    <w:rsid w:val="00007F8F"/>
    <w:rsid w:val="00010A55"/>
    <w:rsid w:val="0001298D"/>
    <w:rsid w:val="00012AA5"/>
    <w:rsid w:val="00012E70"/>
    <w:rsid w:val="0001385A"/>
    <w:rsid w:val="00014150"/>
    <w:rsid w:val="00015DDE"/>
    <w:rsid w:val="000163C0"/>
    <w:rsid w:val="00016768"/>
    <w:rsid w:val="00017D72"/>
    <w:rsid w:val="00017DBA"/>
    <w:rsid w:val="00020260"/>
    <w:rsid w:val="00020BD2"/>
    <w:rsid w:val="00020CAF"/>
    <w:rsid w:val="0002114F"/>
    <w:rsid w:val="000213EE"/>
    <w:rsid w:val="00021531"/>
    <w:rsid w:val="00022327"/>
    <w:rsid w:val="00022546"/>
    <w:rsid w:val="0002365D"/>
    <w:rsid w:val="00023A54"/>
    <w:rsid w:val="00023B5C"/>
    <w:rsid w:val="00023DB7"/>
    <w:rsid w:val="00023E47"/>
    <w:rsid w:val="000241BE"/>
    <w:rsid w:val="000245B8"/>
    <w:rsid w:val="0002497E"/>
    <w:rsid w:val="00024F3E"/>
    <w:rsid w:val="00025D02"/>
    <w:rsid w:val="00025ED5"/>
    <w:rsid w:val="00026194"/>
    <w:rsid w:val="00026BFA"/>
    <w:rsid w:val="000271FF"/>
    <w:rsid w:val="00030981"/>
    <w:rsid w:val="00030BE5"/>
    <w:rsid w:val="00030D29"/>
    <w:rsid w:val="00030E89"/>
    <w:rsid w:val="0003197D"/>
    <w:rsid w:val="00031AF9"/>
    <w:rsid w:val="00031B2C"/>
    <w:rsid w:val="00031D3F"/>
    <w:rsid w:val="000323A9"/>
    <w:rsid w:val="000323C8"/>
    <w:rsid w:val="000326AF"/>
    <w:rsid w:val="000329CC"/>
    <w:rsid w:val="00032A25"/>
    <w:rsid w:val="00032E80"/>
    <w:rsid w:val="0003320B"/>
    <w:rsid w:val="0003467C"/>
    <w:rsid w:val="00034A30"/>
    <w:rsid w:val="00034AA1"/>
    <w:rsid w:val="000362C5"/>
    <w:rsid w:val="000363E9"/>
    <w:rsid w:val="00036806"/>
    <w:rsid w:val="000371F1"/>
    <w:rsid w:val="000375C0"/>
    <w:rsid w:val="00037D11"/>
    <w:rsid w:val="00037ED7"/>
    <w:rsid w:val="00040656"/>
    <w:rsid w:val="0004069B"/>
    <w:rsid w:val="000412D9"/>
    <w:rsid w:val="0004140C"/>
    <w:rsid w:val="000420E6"/>
    <w:rsid w:val="000420ED"/>
    <w:rsid w:val="000428C9"/>
    <w:rsid w:val="0004301F"/>
    <w:rsid w:val="00044011"/>
    <w:rsid w:val="0004411F"/>
    <w:rsid w:val="00044152"/>
    <w:rsid w:val="00044173"/>
    <w:rsid w:val="000467F5"/>
    <w:rsid w:val="00046880"/>
    <w:rsid w:val="0004750E"/>
    <w:rsid w:val="000475E7"/>
    <w:rsid w:val="000476A1"/>
    <w:rsid w:val="00047ECC"/>
    <w:rsid w:val="00050686"/>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4E01"/>
    <w:rsid w:val="00055CAF"/>
    <w:rsid w:val="0005658D"/>
    <w:rsid w:val="000615F6"/>
    <w:rsid w:val="00061CE4"/>
    <w:rsid w:val="00061FA1"/>
    <w:rsid w:val="00062194"/>
    <w:rsid w:val="00062B4C"/>
    <w:rsid w:val="0006396F"/>
    <w:rsid w:val="00063A7C"/>
    <w:rsid w:val="00063FD5"/>
    <w:rsid w:val="0006493F"/>
    <w:rsid w:val="000649A1"/>
    <w:rsid w:val="000651A7"/>
    <w:rsid w:val="0006578D"/>
    <w:rsid w:val="000678F1"/>
    <w:rsid w:val="0007013C"/>
    <w:rsid w:val="000702EB"/>
    <w:rsid w:val="000705E6"/>
    <w:rsid w:val="00070F13"/>
    <w:rsid w:val="00070F6C"/>
    <w:rsid w:val="00071A55"/>
    <w:rsid w:val="00071F26"/>
    <w:rsid w:val="0007371A"/>
    <w:rsid w:val="000742D7"/>
    <w:rsid w:val="00075C51"/>
    <w:rsid w:val="000767FC"/>
    <w:rsid w:val="00076BA6"/>
    <w:rsid w:val="000771B9"/>
    <w:rsid w:val="00077880"/>
    <w:rsid w:val="00080943"/>
    <w:rsid w:val="00081085"/>
    <w:rsid w:val="000810FA"/>
    <w:rsid w:val="000819BC"/>
    <w:rsid w:val="0008231A"/>
    <w:rsid w:val="000829B9"/>
    <w:rsid w:val="000832B4"/>
    <w:rsid w:val="000835DD"/>
    <w:rsid w:val="00083D9B"/>
    <w:rsid w:val="00083DC8"/>
    <w:rsid w:val="000849D1"/>
    <w:rsid w:val="000850EE"/>
    <w:rsid w:val="000858E1"/>
    <w:rsid w:val="0008747D"/>
    <w:rsid w:val="000875D2"/>
    <w:rsid w:val="00087B68"/>
    <w:rsid w:val="00087C36"/>
    <w:rsid w:val="00091784"/>
    <w:rsid w:val="00091A8C"/>
    <w:rsid w:val="0009200D"/>
    <w:rsid w:val="00092D1A"/>
    <w:rsid w:val="00093BEA"/>
    <w:rsid w:val="00093E13"/>
    <w:rsid w:val="0009471E"/>
    <w:rsid w:val="00094806"/>
    <w:rsid w:val="0009483E"/>
    <w:rsid w:val="00095066"/>
    <w:rsid w:val="00095FBB"/>
    <w:rsid w:val="00095FF6"/>
    <w:rsid w:val="0009709A"/>
    <w:rsid w:val="0009722A"/>
    <w:rsid w:val="000A0BE5"/>
    <w:rsid w:val="000A1184"/>
    <w:rsid w:val="000A11D4"/>
    <w:rsid w:val="000A170D"/>
    <w:rsid w:val="000A1B95"/>
    <w:rsid w:val="000A276E"/>
    <w:rsid w:val="000A29F2"/>
    <w:rsid w:val="000A3A74"/>
    <w:rsid w:val="000A51FC"/>
    <w:rsid w:val="000A555F"/>
    <w:rsid w:val="000A58E8"/>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D55"/>
    <w:rsid w:val="000B4399"/>
    <w:rsid w:val="000B4ECF"/>
    <w:rsid w:val="000B60E2"/>
    <w:rsid w:val="000B6458"/>
    <w:rsid w:val="000B7017"/>
    <w:rsid w:val="000B75DA"/>
    <w:rsid w:val="000B7DDA"/>
    <w:rsid w:val="000B7E28"/>
    <w:rsid w:val="000C0869"/>
    <w:rsid w:val="000C18C9"/>
    <w:rsid w:val="000C307E"/>
    <w:rsid w:val="000C3BCB"/>
    <w:rsid w:val="000C5A1C"/>
    <w:rsid w:val="000C66BC"/>
    <w:rsid w:val="000C6870"/>
    <w:rsid w:val="000C6B58"/>
    <w:rsid w:val="000D00F9"/>
    <w:rsid w:val="000D1213"/>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158C"/>
    <w:rsid w:val="000F1A90"/>
    <w:rsid w:val="000F1DD4"/>
    <w:rsid w:val="000F2337"/>
    <w:rsid w:val="000F3F9C"/>
    <w:rsid w:val="000F43CD"/>
    <w:rsid w:val="000F4505"/>
    <w:rsid w:val="000F4507"/>
    <w:rsid w:val="000F4814"/>
    <w:rsid w:val="000F566F"/>
    <w:rsid w:val="000F5BC5"/>
    <w:rsid w:val="000F65EB"/>
    <w:rsid w:val="000F68C8"/>
    <w:rsid w:val="000F6EAD"/>
    <w:rsid w:val="000F7626"/>
    <w:rsid w:val="000F7CAC"/>
    <w:rsid w:val="0010035E"/>
    <w:rsid w:val="00100DFB"/>
    <w:rsid w:val="00100FC9"/>
    <w:rsid w:val="00101D73"/>
    <w:rsid w:val="00101D77"/>
    <w:rsid w:val="00102C53"/>
    <w:rsid w:val="00104354"/>
    <w:rsid w:val="00104484"/>
    <w:rsid w:val="00104696"/>
    <w:rsid w:val="00105BB1"/>
    <w:rsid w:val="00105D7B"/>
    <w:rsid w:val="00106100"/>
    <w:rsid w:val="00106257"/>
    <w:rsid w:val="00106D77"/>
    <w:rsid w:val="0010728E"/>
    <w:rsid w:val="0011041C"/>
    <w:rsid w:val="00111B8C"/>
    <w:rsid w:val="00112ABC"/>
    <w:rsid w:val="00114F18"/>
    <w:rsid w:val="00115051"/>
    <w:rsid w:val="00115675"/>
    <w:rsid w:val="001157F1"/>
    <w:rsid w:val="00115972"/>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879"/>
    <w:rsid w:val="001269C7"/>
    <w:rsid w:val="00126A22"/>
    <w:rsid w:val="00126B81"/>
    <w:rsid w:val="00126BA4"/>
    <w:rsid w:val="00126FCB"/>
    <w:rsid w:val="001276E5"/>
    <w:rsid w:val="00127B08"/>
    <w:rsid w:val="00127C68"/>
    <w:rsid w:val="00130626"/>
    <w:rsid w:val="0013112B"/>
    <w:rsid w:val="00131EFD"/>
    <w:rsid w:val="001335A3"/>
    <w:rsid w:val="0013468D"/>
    <w:rsid w:val="001349B0"/>
    <w:rsid w:val="00134B55"/>
    <w:rsid w:val="00134CB3"/>
    <w:rsid w:val="00136065"/>
    <w:rsid w:val="00136774"/>
    <w:rsid w:val="00137227"/>
    <w:rsid w:val="00140E0D"/>
    <w:rsid w:val="001414E8"/>
    <w:rsid w:val="0014179B"/>
    <w:rsid w:val="00142214"/>
    <w:rsid w:val="001426AF"/>
    <w:rsid w:val="00142ED1"/>
    <w:rsid w:val="00143F51"/>
    <w:rsid w:val="00144357"/>
    <w:rsid w:val="001443CC"/>
    <w:rsid w:val="001445E1"/>
    <w:rsid w:val="00144CDB"/>
    <w:rsid w:val="00145AD8"/>
    <w:rsid w:val="00146207"/>
    <w:rsid w:val="00146CE2"/>
    <w:rsid w:val="00146CEE"/>
    <w:rsid w:val="00147C99"/>
    <w:rsid w:val="00150907"/>
    <w:rsid w:val="0015277B"/>
    <w:rsid w:val="00152F19"/>
    <w:rsid w:val="0015363E"/>
    <w:rsid w:val="001537B7"/>
    <w:rsid w:val="00153BF3"/>
    <w:rsid w:val="001547A5"/>
    <w:rsid w:val="00155706"/>
    <w:rsid w:val="001558F7"/>
    <w:rsid w:val="00155A19"/>
    <w:rsid w:val="00156A94"/>
    <w:rsid w:val="00157975"/>
    <w:rsid w:val="00160EBD"/>
    <w:rsid w:val="001614AB"/>
    <w:rsid w:val="0016283A"/>
    <w:rsid w:val="0016301B"/>
    <w:rsid w:val="00163799"/>
    <w:rsid w:val="0016470F"/>
    <w:rsid w:val="001647C9"/>
    <w:rsid w:val="00164941"/>
    <w:rsid w:val="001654E4"/>
    <w:rsid w:val="00166A93"/>
    <w:rsid w:val="00166E78"/>
    <w:rsid w:val="001673BB"/>
    <w:rsid w:val="0016771A"/>
    <w:rsid w:val="0016781E"/>
    <w:rsid w:val="00167C72"/>
    <w:rsid w:val="00170603"/>
    <w:rsid w:val="001716AD"/>
    <w:rsid w:val="001719A1"/>
    <w:rsid w:val="00172718"/>
    <w:rsid w:val="00172FAE"/>
    <w:rsid w:val="00173688"/>
    <w:rsid w:val="001736EE"/>
    <w:rsid w:val="00173D94"/>
    <w:rsid w:val="0017525B"/>
    <w:rsid w:val="00175501"/>
    <w:rsid w:val="0017668E"/>
    <w:rsid w:val="001807FC"/>
    <w:rsid w:val="00181761"/>
    <w:rsid w:val="0018182D"/>
    <w:rsid w:val="00181ADB"/>
    <w:rsid w:val="001823A3"/>
    <w:rsid w:val="00183524"/>
    <w:rsid w:val="00183E63"/>
    <w:rsid w:val="00183E98"/>
    <w:rsid w:val="00185AE3"/>
    <w:rsid w:val="00186357"/>
    <w:rsid w:val="001863D5"/>
    <w:rsid w:val="00186442"/>
    <w:rsid w:val="001864B7"/>
    <w:rsid w:val="0018749A"/>
    <w:rsid w:val="00190AA0"/>
    <w:rsid w:val="00190D1A"/>
    <w:rsid w:val="00191AB7"/>
    <w:rsid w:val="00192937"/>
    <w:rsid w:val="001938E6"/>
    <w:rsid w:val="0019465C"/>
    <w:rsid w:val="001950BB"/>
    <w:rsid w:val="0019511C"/>
    <w:rsid w:val="00195B5F"/>
    <w:rsid w:val="00196664"/>
    <w:rsid w:val="00196750"/>
    <w:rsid w:val="001968A7"/>
    <w:rsid w:val="001971A6"/>
    <w:rsid w:val="001976DC"/>
    <w:rsid w:val="001A00F6"/>
    <w:rsid w:val="001A0B2E"/>
    <w:rsid w:val="001A0FC2"/>
    <w:rsid w:val="001A16E9"/>
    <w:rsid w:val="001A2641"/>
    <w:rsid w:val="001A2E10"/>
    <w:rsid w:val="001A319B"/>
    <w:rsid w:val="001A365D"/>
    <w:rsid w:val="001A36CD"/>
    <w:rsid w:val="001A4239"/>
    <w:rsid w:val="001A49A7"/>
    <w:rsid w:val="001A55CE"/>
    <w:rsid w:val="001A7B4F"/>
    <w:rsid w:val="001A7F1C"/>
    <w:rsid w:val="001B02D5"/>
    <w:rsid w:val="001B034E"/>
    <w:rsid w:val="001B06BB"/>
    <w:rsid w:val="001B0A01"/>
    <w:rsid w:val="001B1023"/>
    <w:rsid w:val="001B1FAF"/>
    <w:rsid w:val="001B26F5"/>
    <w:rsid w:val="001B3C78"/>
    <w:rsid w:val="001B3CF6"/>
    <w:rsid w:val="001B597B"/>
    <w:rsid w:val="001B5A5F"/>
    <w:rsid w:val="001B5BC6"/>
    <w:rsid w:val="001B6D86"/>
    <w:rsid w:val="001B741F"/>
    <w:rsid w:val="001B7D9D"/>
    <w:rsid w:val="001C01D1"/>
    <w:rsid w:val="001C0D7C"/>
    <w:rsid w:val="001C1F09"/>
    <w:rsid w:val="001C23ED"/>
    <w:rsid w:val="001C249A"/>
    <w:rsid w:val="001C27AA"/>
    <w:rsid w:val="001C32DA"/>
    <w:rsid w:val="001C3B16"/>
    <w:rsid w:val="001C3FAA"/>
    <w:rsid w:val="001C584A"/>
    <w:rsid w:val="001C58CB"/>
    <w:rsid w:val="001C6311"/>
    <w:rsid w:val="001C69DD"/>
    <w:rsid w:val="001C7484"/>
    <w:rsid w:val="001C7D07"/>
    <w:rsid w:val="001D034B"/>
    <w:rsid w:val="001D05DF"/>
    <w:rsid w:val="001D087E"/>
    <w:rsid w:val="001D0C1B"/>
    <w:rsid w:val="001D2623"/>
    <w:rsid w:val="001D3B6A"/>
    <w:rsid w:val="001D4735"/>
    <w:rsid w:val="001D5018"/>
    <w:rsid w:val="001D5054"/>
    <w:rsid w:val="001D5278"/>
    <w:rsid w:val="001D55A7"/>
    <w:rsid w:val="001D5B55"/>
    <w:rsid w:val="001D636F"/>
    <w:rsid w:val="001D6AD0"/>
    <w:rsid w:val="001D6D65"/>
    <w:rsid w:val="001D6FD0"/>
    <w:rsid w:val="001D7AB5"/>
    <w:rsid w:val="001D7DAF"/>
    <w:rsid w:val="001E02B6"/>
    <w:rsid w:val="001E0BE4"/>
    <w:rsid w:val="001E15BC"/>
    <w:rsid w:val="001E2FFC"/>
    <w:rsid w:val="001E3EFD"/>
    <w:rsid w:val="001E4FD6"/>
    <w:rsid w:val="001E5197"/>
    <w:rsid w:val="001E5A5F"/>
    <w:rsid w:val="001E68C5"/>
    <w:rsid w:val="001E700D"/>
    <w:rsid w:val="001E71FB"/>
    <w:rsid w:val="001F04C3"/>
    <w:rsid w:val="001F0E24"/>
    <w:rsid w:val="001F0FC2"/>
    <w:rsid w:val="001F12BD"/>
    <w:rsid w:val="001F1CA8"/>
    <w:rsid w:val="001F1D9B"/>
    <w:rsid w:val="001F2099"/>
    <w:rsid w:val="001F213A"/>
    <w:rsid w:val="001F25E8"/>
    <w:rsid w:val="001F36CB"/>
    <w:rsid w:val="001F385D"/>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2940"/>
    <w:rsid w:val="002136CF"/>
    <w:rsid w:val="00214332"/>
    <w:rsid w:val="00214AD6"/>
    <w:rsid w:val="00214FCB"/>
    <w:rsid w:val="00214FE8"/>
    <w:rsid w:val="0021523A"/>
    <w:rsid w:val="00215900"/>
    <w:rsid w:val="00216020"/>
    <w:rsid w:val="00216CFD"/>
    <w:rsid w:val="00217A83"/>
    <w:rsid w:val="002205EA"/>
    <w:rsid w:val="0022061A"/>
    <w:rsid w:val="00220755"/>
    <w:rsid w:val="00221A05"/>
    <w:rsid w:val="00221A84"/>
    <w:rsid w:val="0022328E"/>
    <w:rsid w:val="002235F4"/>
    <w:rsid w:val="00223D51"/>
    <w:rsid w:val="00224073"/>
    <w:rsid w:val="002240E0"/>
    <w:rsid w:val="0022410E"/>
    <w:rsid w:val="002241DE"/>
    <w:rsid w:val="002246F3"/>
    <w:rsid w:val="00225EAA"/>
    <w:rsid w:val="002265B0"/>
    <w:rsid w:val="002267AD"/>
    <w:rsid w:val="002268D7"/>
    <w:rsid w:val="00226AC2"/>
    <w:rsid w:val="00226F49"/>
    <w:rsid w:val="002279A3"/>
    <w:rsid w:val="00230700"/>
    <w:rsid w:val="00230A9A"/>
    <w:rsid w:val="00230D82"/>
    <w:rsid w:val="002319D4"/>
    <w:rsid w:val="002322A5"/>
    <w:rsid w:val="002327B3"/>
    <w:rsid w:val="00233AAE"/>
    <w:rsid w:val="00233BDD"/>
    <w:rsid w:val="00233DE0"/>
    <w:rsid w:val="002341FE"/>
    <w:rsid w:val="00234A10"/>
    <w:rsid w:val="00235E21"/>
    <w:rsid w:val="00235E44"/>
    <w:rsid w:val="002361BE"/>
    <w:rsid w:val="00236819"/>
    <w:rsid w:val="00237147"/>
    <w:rsid w:val="002375BF"/>
    <w:rsid w:val="0023784B"/>
    <w:rsid w:val="00237A1E"/>
    <w:rsid w:val="00241462"/>
    <w:rsid w:val="00241852"/>
    <w:rsid w:val="00241F9B"/>
    <w:rsid w:val="0024216C"/>
    <w:rsid w:val="0024260C"/>
    <w:rsid w:val="002428A9"/>
    <w:rsid w:val="002428C0"/>
    <w:rsid w:val="00242C4E"/>
    <w:rsid w:val="0024322C"/>
    <w:rsid w:val="00243D6F"/>
    <w:rsid w:val="00243F2E"/>
    <w:rsid w:val="00243F44"/>
    <w:rsid w:val="00243F95"/>
    <w:rsid w:val="00244267"/>
    <w:rsid w:val="00244733"/>
    <w:rsid w:val="002447BC"/>
    <w:rsid w:val="002450CA"/>
    <w:rsid w:val="00245509"/>
    <w:rsid w:val="00245521"/>
    <w:rsid w:val="002456DD"/>
    <w:rsid w:val="0024591C"/>
    <w:rsid w:val="00245994"/>
    <w:rsid w:val="00245D6C"/>
    <w:rsid w:val="00246178"/>
    <w:rsid w:val="00246567"/>
    <w:rsid w:val="00246765"/>
    <w:rsid w:val="00246BFD"/>
    <w:rsid w:val="00251F38"/>
    <w:rsid w:val="002531AE"/>
    <w:rsid w:val="00254EDB"/>
    <w:rsid w:val="0025617C"/>
    <w:rsid w:val="002575FD"/>
    <w:rsid w:val="002576EE"/>
    <w:rsid w:val="002609AA"/>
    <w:rsid w:val="002614CF"/>
    <w:rsid w:val="00261659"/>
    <w:rsid w:val="00261D7B"/>
    <w:rsid w:val="00261DEA"/>
    <w:rsid w:val="0026223F"/>
    <w:rsid w:val="0026456F"/>
    <w:rsid w:val="00265A92"/>
    <w:rsid w:val="0026634B"/>
    <w:rsid w:val="0026695F"/>
    <w:rsid w:val="00266FBB"/>
    <w:rsid w:val="0026781C"/>
    <w:rsid w:val="0027190A"/>
    <w:rsid w:val="0027198F"/>
    <w:rsid w:val="00271F24"/>
    <w:rsid w:val="0027220C"/>
    <w:rsid w:val="00273B30"/>
    <w:rsid w:val="00273E89"/>
    <w:rsid w:val="00273FB5"/>
    <w:rsid w:val="00280367"/>
    <w:rsid w:val="002807A7"/>
    <w:rsid w:val="00281DD5"/>
    <w:rsid w:val="00282505"/>
    <w:rsid w:val="00282527"/>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228"/>
    <w:rsid w:val="00296443"/>
    <w:rsid w:val="002969FD"/>
    <w:rsid w:val="002974C4"/>
    <w:rsid w:val="00297E73"/>
    <w:rsid w:val="002A0405"/>
    <w:rsid w:val="002A117A"/>
    <w:rsid w:val="002A20CD"/>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72AC"/>
    <w:rsid w:val="002A758B"/>
    <w:rsid w:val="002A7C4E"/>
    <w:rsid w:val="002B039E"/>
    <w:rsid w:val="002B0AE2"/>
    <w:rsid w:val="002B0EE1"/>
    <w:rsid w:val="002B12CB"/>
    <w:rsid w:val="002B13EE"/>
    <w:rsid w:val="002B1745"/>
    <w:rsid w:val="002B338A"/>
    <w:rsid w:val="002B3A31"/>
    <w:rsid w:val="002B3C35"/>
    <w:rsid w:val="002B3E4E"/>
    <w:rsid w:val="002B4582"/>
    <w:rsid w:val="002B47A7"/>
    <w:rsid w:val="002B6D19"/>
    <w:rsid w:val="002B7209"/>
    <w:rsid w:val="002B739D"/>
    <w:rsid w:val="002B752F"/>
    <w:rsid w:val="002B7E6E"/>
    <w:rsid w:val="002C001C"/>
    <w:rsid w:val="002C05D5"/>
    <w:rsid w:val="002C068B"/>
    <w:rsid w:val="002C108B"/>
    <w:rsid w:val="002C109E"/>
    <w:rsid w:val="002C1978"/>
    <w:rsid w:val="002C2FA4"/>
    <w:rsid w:val="002C2FEA"/>
    <w:rsid w:val="002C3076"/>
    <w:rsid w:val="002C38E4"/>
    <w:rsid w:val="002C3A0E"/>
    <w:rsid w:val="002C3D2A"/>
    <w:rsid w:val="002C3FF9"/>
    <w:rsid w:val="002C4837"/>
    <w:rsid w:val="002C4F63"/>
    <w:rsid w:val="002C50CE"/>
    <w:rsid w:val="002C5F74"/>
    <w:rsid w:val="002C6957"/>
    <w:rsid w:val="002C6A24"/>
    <w:rsid w:val="002C73D9"/>
    <w:rsid w:val="002C7767"/>
    <w:rsid w:val="002D00A1"/>
    <w:rsid w:val="002D082E"/>
    <w:rsid w:val="002D0BEE"/>
    <w:rsid w:val="002D0F50"/>
    <w:rsid w:val="002D1978"/>
    <w:rsid w:val="002D1BE0"/>
    <w:rsid w:val="002D1FB6"/>
    <w:rsid w:val="002D2BA1"/>
    <w:rsid w:val="002D3A1B"/>
    <w:rsid w:val="002D3EB7"/>
    <w:rsid w:val="002D4413"/>
    <w:rsid w:val="002D4786"/>
    <w:rsid w:val="002D5326"/>
    <w:rsid w:val="002D55C6"/>
    <w:rsid w:val="002D6288"/>
    <w:rsid w:val="002D6839"/>
    <w:rsid w:val="002D687C"/>
    <w:rsid w:val="002D7708"/>
    <w:rsid w:val="002E0363"/>
    <w:rsid w:val="002E0FE1"/>
    <w:rsid w:val="002E13C5"/>
    <w:rsid w:val="002E183C"/>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FF3"/>
    <w:rsid w:val="002F4940"/>
    <w:rsid w:val="002F6238"/>
    <w:rsid w:val="003000D0"/>
    <w:rsid w:val="00300FD4"/>
    <w:rsid w:val="0030159F"/>
    <w:rsid w:val="003020DD"/>
    <w:rsid w:val="003027F0"/>
    <w:rsid w:val="003037C2"/>
    <w:rsid w:val="003058A8"/>
    <w:rsid w:val="00305A74"/>
    <w:rsid w:val="00305B4B"/>
    <w:rsid w:val="003065B8"/>
    <w:rsid w:val="003065D0"/>
    <w:rsid w:val="00306C1A"/>
    <w:rsid w:val="00307939"/>
    <w:rsid w:val="00307F45"/>
    <w:rsid w:val="0031008B"/>
    <w:rsid w:val="00310140"/>
    <w:rsid w:val="00310B37"/>
    <w:rsid w:val="00311337"/>
    <w:rsid w:val="003128F0"/>
    <w:rsid w:val="00313295"/>
    <w:rsid w:val="0031334A"/>
    <w:rsid w:val="0031496D"/>
    <w:rsid w:val="003154EC"/>
    <w:rsid w:val="00315AA6"/>
    <w:rsid w:val="00315BAF"/>
    <w:rsid w:val="00316871"/>
    <w:rsid w:val="003168A7"/>
    <w:rsid w:val="00316FCF"/>
    <w:rsid w:val="00320BF1"/>
    <w:rsid w:val="00320E67"/>
    <w:rsid w:val="003218F1"/>
    <w:rsid w:val="00322AB3"/>
    <w:rsid w:val="00322DE6"/>
    <w:rsid w:val="00322E22"/>
    <w:rsid w:val="0032327D"/>
    <w:rsid w:val="0032420B"/>
    <w:rsid w:val="003248FE"/>
    <w:rsid w:val="00324C6A"/>
    <w:rsid w:val="00326DF7"/>
    <w:rsid w:val="00327070"/>
    <w:rsid w:val="00327258"/>
    <w:rsid w:val="00327476"/>
    <w:rsid w:val="003314EC"/>
    <w:rsid w:val="0033184B"/>
    <w:rsid w:val="00331AF7"/>
    <w:rsid w:val="00332406"/>
    <w:rsid w:val="00332621"/>
    <w:rsid w:val="00333DF3"/>
    <w:rsid w:val="00334952"/>
    <w:rsid w:val="00334B9E"/>
    <w:rsid w:val="00334F3E"/>
    <w:rsid w:val="0033579E"/>
    <w:rsid w:val="00335DE1"/>
    <w:rsid w:val="00335F59"/>
    <w:rsid w:val="00337846"/>
    <w:rsid w:val="003400D2"/>
    <w:rsid w:val="00340295"/>
    <w:rsid w:val="00340595"/>
    <w:rsid w:val="00341C38"/>
    <w:rsid w:val="00341D26"/>
    <w:rsid w:val="00342333"/>
    <w:rsid w:val="00342C1C"/>
    <w:rsid w:val="0034456C"/>
    <w:rsid w:val="0034465C"/>
    <w:rsid w:val="0034473E"/>
    <w:rsid w:val="00344886"/>
    <w:rsid w:val="003455EB"/>
    <w:rsid w:val="00345A2E"/>
    <w:rsid w:val="00345E3E"/>
    <w:rsid w:val="00346D92"/>
    <w:rsid w:val="00347B0E"/>
    <w:rsid w:val="00350670"/>
    <w:rsid w:val="00350C5C"/>
    <w:rsid w:val="0035106A"/>
    <w:rsid w:val="0035138D"/>
    <w:rsid w:val="00351EF3"/>
    <w:rsid w:val="003528D6"/>
    <w:rsid w:val="003535ED"/>
    <w:rsid w:val="00353A69"/>
    <w:rsid w:val="00354104"/>
    <w:rsid w:val="003554CF"/>
    <w:rsid w:val="00355614"/>
    <w:rsid w:val="00355D43"/>
    <w:rsid w:val="003579F0"/>
    <w:rsid w:val="00357EBC"/>
    <w:rsid w:val="00360DC5"/>
    <w:rsid w:val="00362392"/>
    <w:rsid w:val="00363803"/>
    <w:rsid w:val="00364714"/>
    <w:rsid w:val="00364A1A"/>
    <w:rsid w:val="00364CAF"/>
    <w:rsid w:val="003654F0"/>
    <w:rsid w:val="0036596B"/>
    <w:rsid w:val="00365D77"/>
    <w:rsid w:val="0036601C"/>
    <w:rsid w:val="00366532"/>
    <w:rsid w:val="00367775"/>
    <w:rsid w:val="00367E30"/>
    <w:rsid w:val="00367F9C"/>
    <w:rsid w:val="00370A4B"/>
    <w:rsid w:val="00371051"/>
    <w:rsid w:val="0037167D"/>
    <w:rsid w:val="00372084"/>
    <w:rsid w:val="0037276C"/>
    <w:rsid w:val="003730F6"/>
    <w:rsid w:val="0037334F"/>
    <w:rsid w:val="00374AE7"/>
    <w:rsid w:val="00374C03"/>
    <w:rsid w:val="0037528A"/>
    <w:rsid w:val="003754B0"/>
    <w:rsid w:val="00375BEE"/>
    <w:rsid w:val="00375FBD"/>
    <w:rsid w:val="00376019"/>
    <w:rsid w:val="003764BE"/>
    <w:rsid w:val="003770CF"/>
    <w:rsid w:val="0037753D"/>
    <w:rsid w:val="00377F56"/>
    <w:rsid w:val="00380551"/>
    <w:rsid w:val="003805C0"/>
    <w:rsid w:val="00380A25"/>
    <w:rsid w:val="003810AD"/>
    <w:rsid w:val="00381806"/>
    <w:rsid w:val="003818B5"/>
    <w:rsid w:val="003819AD"/>
    <w:rsid w:val="00381B79"/>
    <w:rsid w:val="00382CD4"/>
    <w:rsid w:val="00382E21"/>
    <w:rsid w:val="0038350E"/>
    <w:rsid w:val="003836A8"/>
    <w:rsid w:val="00383A1C"/>
    <w:rsid w:val="00383E4B"/>
    <w:rsid w:val="00385014"/>
    <w:rsid w:val="00385A62"/>
    <w:rsid w:val="003860C6"/>
    <w:rsid w:val="00386361"/>
    <w:rsid w:val="003868F5"/>
    <w:rsid w:val="00387B83"/>
    <w:rsid w:val="00387DEB"/>
    <w:rsid w:val="0039042D"/>
    <w:rsid w:val="003904CB"/>
    <w:rsid w:val="0039195C"/>
    <w:rsid w:val="00391C7E"/>
    <w:rsid w:val="00391CD2"/>
    <w:rsid w:val="00395866"/>
    <w:rsid w:val="00396028"/>
    <w:rsid w:val="003962FC"/>
    <w:rsid w:val="00396E78"/>
    <w:rsid w:val="00397D00"/>
    <w:rsid w:val="00397D27"/>
    <w:rsid w:val="003A0BCB"/>
    <w:rsid w:val="003A1FC6"/>
    <w:rsid w:val="003A2701"/>
    <w:rsid w:val="003A291F"/>
    <w:rsid w:val="003A3080"/>
    <w:rsid w:val="003A3A76"/>
    <w:rsid w:val="003A3BF0"/>
    <w:rsid w:val="003A4D94"/>
    <w:rsid w:val="003A5B59"/>
    <w:rsid w:val="003A5E67"/>
    <w:rsid w:val="003B27D8"/>
    <w:rsid w:val="003B2898"/>
    <w:rsid w:val="003B35C4"/>
    <w:rsid w:val="003B3EDF"/>
    <w:rsid w:val="003B6400"/>
    <w:rsid w:val="003B6799"/>
    <w:rsid w:val="003B6AAD"/>
    <w:rsid w:val="003B70A7"/>
    <w:rsid w:val="003B7BD9"/>
    <w:rsid w:val="003C038A"/>
    <w:rsid w:val="003C0D57"/>
    <w:rsid w:val="003C1C65"/>
    <w:rsid w:val="003C215A"/>
    <w:rsid w:val="003C2930"/>
    <w:rsid w:val="003C36B5"/>
    <w:rsid w:val="003C3F81"/>
    <w:rsid w:val="003C4483"/>
    <w:rsid w:val="003C6AC9"/>
    <w:rsid w:val="003C6B4E"/>
    <w:rsid w:val="003C6BCE"/>
    <w:rsid w:val="003C6F0B"/>
    <w:rsid w:val="003D011B"/>
    <w:rsid w:val="003D02D8"/>
    <w:rsid w:val="003D0775"/>
    <w:rsid w:val="003D2474"/>
    <w:rsid w:val="003D2746"/>
    <w:rsid w:val="003D350A"/>
    <w:rsid w:val="003D4119"/>
    <w:rsid w:val="003D465B"/>
    <w:rsid w:val="003D4F3B"/>
    <w:rsid w:val="003D5994"/>
    <w:rsid w:val="003D61E6"/>
    <w:rsid w:val="003D66EC"/>
    <w:rsid w:val="003D740D"/>
    <w:rsid w:val="003D7E19"/>
    <w:rsid w:val="003E0191"/>
    <w:rsid w:val="003E09D2"/>
    <w:rsid w:val="003E2FC2"/>
    <w:rsid w:val="003E345B"/>
    <w:rsid w:val="003E3AE1"/>
    <w:rsid w:val="003E4BC8"/>
    <w:rsid w:val="003E63CE"/>
    <w:rsid w:val="003E6487"/>
    <w:rsid w:val="003E68E0"/>
    <w:rsid w:val="003E6A28"/>
    <w:rsid w:val="003E6E9E"/>
    <w:rsid w:val="003E7264"/>
    <w:rsid w:val="003E737D"/>
    <w:rsid w:val="003E7461"/>
    <w:rsid w:val="003E76B1"/>
    <w:rsid w:val="003E7DFA"/>
    <w:rsid w:val="003F1B19"/>
    <w:rsid w:val="003F1D39"/>
    <w:rsid w:val="003F258E"/>
    <w:rsid w:val="003F4AAC"/>
    <w:rsid w:val="003F4BFA"/>
    <w:rsid w:val="003F6D4C"/>
    <w:rsid w:val="003F712B"/>
    <w:rsid w:val="003F7FD9"/>
    <w:rsid w:val="004008F3"/>
    <w:rsid w:val="00400A8A"/>
    <w:rsid w:val="0040165B"/>
    <w:rsid w:val="00402F99"/>
    <w:rsid w:val="00403BB8"/>
    <w:rsid w:val="00404147"/>
    <w:rsid w:val="00404AC4"/>
    <w:rsid w:val="00404B49"/>
    <w:rsid w:val="00405547"/>
    <w:rsid w:val="00405C88"/>
    <w:rsid w:val="00406364"/>
    <w:rsid w:val="00406F1E"/>
    <w:rsid w:val="0040758C"/>
    <w:rsid w:val="0040779B"/>
    <w:rsid w:val="004107DA"/>
    <w:rsid w:val="004119A0"/>
    <w:rsid w:val="00411C2E"/>
    <w:rsid w:val="004126A0"/>
    <w:rsid w:val="004129D6"/>
    <w:rsid w:val="00413032"/>
    <w:rsid w:val="004130B2"/>
    <w:rsid w:val="00413766"/>
    <w:rsid w:val="00413C32"/>
    <w:rsid w:val="004149D1"/>
    <w:rsid w:val="00414B5B"/>
    <w:rsid w:val="00414B9A"/>
    <w:rsid w:val="00415AB9"/>
    <w:rsid w:val="00416199"/>
    <w:rsid w:val="004166FC"/>
    <w:rsid w:val="00416748"/>
    <w:rsid w:val="0041758A"/>
    <w:rsid w:val="00417B76"/>
    <w:rsid w:val="00420AB2"/>
    <w:rsid w:val="00420E5D"/>
    <w:rsid w:val="0042242E"/>
    <w:rsid w:val="004227CF"/>
    <w:rsid w:val="004229A7"/>
    <w:rsid w:val="00422A3C"/>
    <w:rsid w:val="004230CA"/>
    <w:rsid w:val="004230F5"/>
    <w:rsid w:val="00423577"/>
    <w:rsid w:val="004235AE"/>
    <w:rsid w:val="00424FED"/>
    <w:rsid w:val="00425AC5"/>
    <w:rsid w:val="0042659C"/>
    <w:rsid w:val="00426CE7"/>
    <w:rsid w:val="004271E8"/>
    <w:rsid w:val="004277B0"/>
    <w:rsid w:val="00430703"/>
    <w:rsid w:val="00431948"/>
    <w:rsid w:val="00431A61"/>
    <w:rsid w:val="00432298"/>
    <w:rsid w:val="004323AB"/>
    <w:rsid w:val="00432733"/>
    <w:rsid w:val="00432D34"/>
    <w:rsid w:val="00433EEF"/>
    <w:rsid w:val="00433FAF"/>
    <w:rsid w:val="00435E2A"/>
    <w:rsid w:val="004369C7"/>
    <w:rsid w:val="004373BA"/>
    <w:rsid w:val="004376DC"/>
    <w:rsid w:val="004378E5"/>
    <w:rsid w:val="00437BF2"/>
    <w:rsid w:val="00437E08"/>
    <w:rsid w:val="0044000D"/>
    <w:rsid w:val="00440D59"/>
    <w:rsid w:val="00440E1A"/>
    <w:rsid w:val="00441421"/>
    <w:rsid w:val="004416FA"/>
    <w:rsid w:val="004419FC"/>
    <w:rsid w:val="00442495"/>
    <w:rsid w:val="00442667"/>
    <w:rsid w:val="00442816"/>
    <w:rsid w:val="00442EA0"/>
    <w:rsid w:val="004433D4"/>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48"/>
    <w:rsid w:val="00452B7E"/>
    <w:rsid w:val="004537FC"/>
    <w:rsid w:val="00455692"/>
    <w:rsid w:val="00455A5B"/>
    <w:rsid w:val="00455D04"/>
    <w:rsid w:val="004565E7"/>
    <w:rsid w:val="00456B28"/>
    <w:rsid w:val="00456E1C"/>
    <w:rsid w:val="00457BC7"/>
    <w:rsid w:val="00457D74"/>
    <w:rsid w:val="0046083C"/>
    <w:rsid w:val="00461154"/>
    <w:rsid w:val="00461A8D"/>
    <w:rsid w:val="0046222C"/>
    <w:rsid w:val="00462878"/>
    <w:rsid w:val="004628A0"/>
    <w:rsid w:val="00464028"/>
    <w:rsid w:val="0046412A"/>
    <w:rsid w:val="0046453A"/>
    <w:rsid w:val="0046476F"/>
    <w:rsid w:val="00464C90"/>
    <w:rsid w:val="004650A1"/>
    <w:rsid w:val="00465943"/>
    <w:rsid w:val="0046648B"/>
    <w:rsid w:val="00466BE0"/>
    <w:rsid w:val="00466E24"/>
    <w:rsid w:val="00467159"/>
    <w:rsid w:val="00467261"/>
    <w:rsid w:val="00467B27"/>
    <w:rsid w:val="0047043E"/>
    <w:rsid w:val="00470612"/>
    <w:rsid w:val="00470D5C"/>
    <w:rsid w:val="0047178C"/>
    <w:rsid w:val="004717DE"/>
    <w:rsid w:val="004720BB"/>
    <w:rsid w:val="00472702"/>
    <w:rsid w:val="00473039"/>
    <w:rsid w:val="004731A0"/>
    <w:rsid w:val="004741FA"/>
    <w:rsid w:val="004743FE"/>
    <w:rsid w:val="00474E38"/>
    <w:rsid w:val="00475524"/>
    <w:rsid w:val="00475880"/>
    <w:rsid w:val="00475907"/>
    <w:rsid w:val="00475A8D"/>
    <w:rsid w:val="00476CD9"/>
    <w:rsid w:val="004800B5"/>
    <w:rsid w:val="00480130"/>
    <w:rsid w:val="00480783"/>
    <w:rsid w:val="004809DA"/>
    <w:rsid w:val="00480E70"/>
    <w:rsid w:val="004815FC"/>
    <w:rsid w:val="00482AA0"/>
    <w:rsid w:val="00482BE5"/>
    <w:rsid w:val="00483082"/>
    <w:rsid w:val="004834A9"/>
    <w:rsid w:val="00483DF0"/>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319B"/>
    <w:rsid w:val="00493A31"/>
    <w:rsid w:val="00493D23"/>
    <w:rsid w:val="00494550"/>
    <w:rsid w:val="00494DAB"/>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6EB"/>
    <w:rsid w:val="004B22DC"/>
    <w:rsid w:val="004B2781"/>
    <w:rsid w:val="004B3357"/>
    <w:rsid w:val="004B3A73"/>
    <w:rsid w:val="004B3DFC"/>
    <w:rsid w:val="004B3F0C"/>
    <w:rsid w:val="004B4034"/>
    <w:rsid w:val="004B4BDD"/>
    <w:rsid w:val="004B4CD0"/>
    <w:rsid w:val="004B4FDB"/>
    <w:rsid w:val="004B5BE3"/>
    <w:rsid w:val="004B631E"/>
    <w:rsid w:val="004B658E"/>
    <w:rsid w:val="004B69BE"/>
    <w:rsid w:val="004B71F8"/>
    <w:rsid w:val="004B7234"/>
    <w:rsid w:val="004B7711"/>
    <w:rsid w:val="004B7866"/>
    <w:rsid w:val="004B7974"/>
    <w:rsid w:val="004C00B1"/>
    <w:rsid w:val="004C042A"/>
    <w:rsid w:val="004C0529"/>
    <w:rsid w:val="004C152B"/>
    <w:rsid w:val="004C15C0"/>
    <w:rsid w:val="004C1755"/>
    <w:rsid w:val="004C3088"/>
    <w:rsid w:val="004C47A9"/>
    <w:rsid w:val="004C4B00"/>
    <w:rsid w:val="004C4B98"/>
    <w:rsid w:val="004C4EE4"/>
    <w:rsid w:val="004C5792"/>
    <w:rsid w:val="004C5CBD"/>
    <w:rsid w:val="004C6440"/>
    <w:rsid w:val="004C6B43"/>
    <w:rsid w:val="004C7140"/>
    <w:rsid w:val="004C795D"/>
    <w:rsid w:val="004C7C59"/>
    <w:rsid w:val="004C7F46"/>
    <w:rsid w:val="004D009C"/>
    <w:rsid w:val="004D151D"/>
    <w:rsid w:val="004D2C27"/>
    <w:rsid w:val="004D32F5"/>
    <w:rsid w:val="004D4762"/>
    <w:rsid w:val="004D4AA5"/>
    <w:rsid w:val="004D527A"/>
    <w:rsid w:val="004D5AD0"/>
    <w:rsid w:val="004D5F24"/>
    <w:rsid w:val="004D6DCF"/>
    <w:rsid w:val="004D6F40"/>
    <w:rsid w:val="004E0094"/>
    <w:rsid w:val="004E0FC1"/>
    <w:rsid w:val="004E1192"/>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500409"/>
    <w:rsid w:val="00501680"/>
    <w:rsid w:val="005033CE"/>
    <w:rsid w:val="00503726"/>
    <w:rsid w:val="0050384B"/>
    <w:rsid w:val="00503A87"/>
    <w:rsid w:val="0050410C"/>
    <w:rsid w:val="00504560"/>
    <w:rsid w:val="00504680"/>
    <w:rsid w:val="0050569B"/>
    <w:rsid w:val="00506300"/>
    <w:rsid w:val="00506630"/>
    <w:rsid w:val="00506D12"/>
    <w:rsid w:val="005070EF"/>
    <w:rsid w:val="005072F7"/>
    <w:rsid w:val="005076A1"/>
    <w:rsid w:val="00510561"/>
    <w:rsid w:val="00511B5E"/>
    <w:rsid w:val="00511EFF"/>
    <w:rsid w:val="0051293E"/>
    <w:rsid w:val="00512C62"/>
    <w:rsid w:val="00512CFD"/>
    <w:rsid w:val="00513C73"/>
    <w:rsid w:val="00514921"/>
    <w:rsid w:val="00514A46"/>
    <w:rsid w:val="00516E10"/>
    <w:rsid w:val="00517F8E"/>
    <w:rsid w:val="00521380"/>
    <w:rsid w:val="005216B0"/>
    <w:rsid w:val="00522843"/>
    <w:rsid w:val="00522BE1"/>
    <w:rsid w:val="00522C66"/>
    <w:rsid w:val="00523168"/>
    <w:rsid w:val="00523624"/>
    <w:rsid w:val="00523C7B"/>
    <w:rsid w:val="00524642"/>
    <w:rsid w:val="0052470C"/>
    <w:rsid w:val="00524DCD"/>
    <w:rsid w:val="0052528F"/>
    <w:rsid w:val="00525589"/>
    <w:rsid w:val="00527B4D"/>
    <w:rsid w:val="00530632"/>
    <w:rsid w:val="00530FCA"/>
    <w:rsid w:val="00531204"/>
    <w:rsid w:val="00532A6B"/>
    <w:rsid w:val="00532C80"/>
    <w:rsid w:val="005335FD"/>
    <w:rsid w:val="0053378E"/>
    <w:rsid w:val="00533863"/>
    <w:rsid w:val="00533F44"/>
    <w:rsid w:val="00534AB2"/>
    <w:rsid w:val="00534CCA"/>
    <w:rsid w:val="0053507D"/>
    <w:rsid w:val="00537EE9"/>
    <w:rsid w:val="00543220"/>
    <w:rsid w:val="0054379B"/>
    <w:rsid w:val="0054398E"/>
    <w:rsid w:val="005439CC"/>
    <w:rsid w:val="00543A42"/>
    <w:rsid w:val="0054474F"/>
    <w:rsid w:val="00544B2D"/>
    <w:rsid w:val="00544F7F"/>
    <w:rsid w:val="0054510C"/>
    <w:rsid w:val="00545875"/>
    <w:rsid w:val="00545E1D"/>
    <w:rsid w:val="00546966"/>
    <w:rsid w:val="00546C3B"/>
    <w:rsid w:val="00547B6D"/>
    <w:rsid w:val="005509E0"/>
    <w:rsid w:val="005510C2"/>
    <w:rsid w:val="00552237"/>
    <w:rsid w:val="00552D36"/>
    <w:rsid w:val="00553AD7"/>
    <w:rsid w:val="005541AB"/>
    <w:rsid w:val="00555C07"/>
    <w:rsid w:val="00556548"/>
    <w:rsid w:val="005565CD"/>
    <w:rsid w:val="00556BD0"/>
    <w:rsid w:val="00557181"/>
    <w:rsid w:val="0055722D"/>
    <w:rsid w:val="00560C8D"/>
    <w:rsid w:val="00560F91"/>
    <w:rsid w:val="0056133C"/>
    <w:rsid w:val="005617FB"/>
    <w:rsid w:val="00561F64"/>
    <w:rsid w:val="00562ACD"/>
    <w:rsid w:val="00562E90"/>
    <w:rsid w:val="00562F6A"/>
    <w:rsid w:val="0056303B"/>
    <w:rsid w:val="00563A21"/>
    <w:rsid w:val="0056425E"/>
    <w:rsid w:val="0056464D"/>
    <w:rsid w:val="00564DC2"/>
    <w:rsid w:val="00564DEC"/>
    <w:rsid w:val="00565F54"/>
    <w:rsid w:val="00566307"/>
    <w:rsid w:val="00566653"/>
    <w:rsid w:val="00566EE9"/>
    <w:rsid w:val="00567071"/>
    <w:rsid w:val="005679C7"/>
    <w:rsid w:val="00570032"/>
    <w:rsid w:val="00570519"/>
    <w:rsid w:val="00570BB5"/>
    <w:rsid w:val="00571081"/>
    <w:rsid w:val="005715BA"/>
    <w:rsid w:val="0057194A"/>
    <w:rsid w:val="0057217D"/>
    <w:rsid w:val="00572C6C"/>
    <w:rsid w:val="00572D50"/>
    <w:rsid w:val="00572DFC"/>
    <w:rsid w:val="00573571"/>
    <w:rsid w:val="00573FA5"/>
    <w:rsid w:val="00574297"/>
    <w:rsid w:val="00575813"/>
    <w:rsid w:val="00575943"/>
    <w:rsid w:val="00576594"/>
    <w:rsid w:val="00577556"/>
    <w:rsid w:val="00580981"/>
    <w:rsid w:val="00580F17"/>
    <w:rsid w:val="00582C9C"/>
    <w:rsid w:val="0058342C"/>
    <w:rsid w:val="005843E9"/>
    <w:rsid w:val="00584DD2"/>
    <w:rsid w:val="005853DF"/>
    <w:rsid w:val="00586047"/>
    <w:rsid w:val="00586774"/>
    <w:rsid w:val="00586957"/>
    <w:rsid w:val="0058743A"/>
    <w:rsid w:val="005879DA"/>
    <w:rsid w:val="00590B37"/>
    <w:rsid w:val="00591021"/>
    <w:rsid w:val="005916D7"/>
    <w:rsid w:val="005917AA"/>
    <w:rsid w:val="005917B9"/>
    <w:rsid w:val="00594485"/>
    <w:rsid w:val="005948EA"/>
    <w:rsid w:val="0059594F"/>
    <w:rsid w:val="005963CC"/>
    <w:rsid w:val="00597AD3"/>
    <w:rsid w:val="005A05D9"/>
    <w:rsid w:val="005A0644"/>
    <w:rsid w:val="005A0A14"/>
    <w:rsid w:val="005A1E71"/>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B79AB"/>
    <w:rsid w:val="005C1411"/>
    <w:rsid w:val="005C1ABE"/>
    <w:rsid w:val="005C1DE1"/>
    <w:rsid w:val="005C3341"/>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226"/>
    <w:rsid w:val="005D444D"/>
    <w:rsid w:val="005D478E"/>
    <w:rsid w:val="005D481F"/>
    <w:rsid w:val="005D4897"/>
    <w:rsid w:val="005D5170"/>
    <w:rsid w:val="005D5244"/>
    <w:rsid w:val="005D5E1D"/>
    <w:rsid w:val="005D616C"/>
    <w:rsid w:val="005D674D"/>
    <w:rsid w:val="005D6AE0"/>
    <w:rsid w:val="005D6F99"/>
    <w:rsid w:val="005D7161"/>
    <w:rsid w:val="005D770B"/>
    <w:rsid w:val="005D7B83"/>
    <w:rsid w:val="005E03D9"/>
    <w:rsid w:val="005E0B56"/>
    <w:rsid w:val="005E1A3E"/>
    <w:rsid w:val="005E1B9A"/>
    <w:rsid w:val="005E1E69"/>
    <w:rsid w:val="005E28F2"/>
    <w:rsid w:val="005E2925"/>
    <w:rsid w:val="005E2B09"/>
    <w:rsid w:val="005E350A"/>
    <w:rsid w:val="005E4A7C"/>
    <w:rsid w:val="005E4F02"/>
    <w:rsid w:val="005E6ED1"/>
    <w:rsid w:val="005E73B5"/>
    <w:rsid w:val="005E73C1"/>
    <w:rsid w:val="005F04C2"/>
    <w:rsid w:val="005F1961"/>
    <w:rsid w:val="005F1C3C"/>
    <w:rsid w:val="005F223F"/>
    <w:rsid w:val="005F2703"/>
    <w:rsid w:val="005F2D51"/>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19F3"/>
    <w:rsid w:val="00601A7D"/>
    <w:rsid w:val="00601EDE"/>
    <w:rsid w:val="00602BA1"/>
    <w:rsid w:val="00602CDD"/>
    <w:rsid w:val="0060305E"/>
    <w:rsid w:val="00603949"/>
    <w:rsid w:val="00603B06"/>
    <w:rsid w:val="0060428E"/>
    <w:rsid w:val="00604DD2"/>
    <w:rsid w:val="00605525"/>
    <w:rsid w:val="00605D33"/>
    <w:rsid w:val="00606406"/>
    <w:rsid w:val="00607E4D"/>
    <w:rsid w:val="00607FF6"/>
    <w:rsid w:val="006109DF"/>
    <w:rsid w:val="00610A20"/>
    <w:rsid w:val="00610A6A"/>
    <w:rsid w:val="00611CCC"/>
    <w:rsid w:val="00612353"/>
    <w:rsid w:val="00613257"/>
    <w:rsid w:val="0061426F"/>
    <w:rsid w:val="00614B6D"/>
    <w:rsid w:val="006150A4"/>
    <w:rsid w:val="006151A4"/>
    <w:rsid w:val="00615345"/>
    <w:rsid w:val="006159FC"/>
    <w:rsid w:val="006160C1"/>
    <w:rsid w:val="00616350"/>
    <w:rsid w:val="006173BD"/>
    <w:rsid w:val="00617409"/>
    <w:rsid w:val="006179C7"/>
    <w:rsid w:val="00620593"/>
    <w:rsid w:val="00620A87"/>
    <w:rsid w:val="00620AAD"/>
    <w:rsid w:val="00621102"/>
    <w:rsid w:val="00621F7C"/>
    <w:rsid w:val="0062328E"/>
    <w:rsid w:val="00624B0D"/>
    <w:rsid w:val="006261D9"/>
    <w:rsid w:val="00627D86"/>
    <w:rsid w:val="006304C3"/>
    <w:rsid w:val="006315A5"/>
    <w:rsid w:val="00631863"/>
    <w:rsid w:val="00631B2C"/>
    <w:rsid w:val="0063270F"/>
    <w:rsid w:val="00633138"/>
    <w:rsid w:val="0063362D"/>
    <w:rsid w:val="00634225"/>
    <w:rsid w:val="00634697"/>
    <w:rsid w:val="006346A4"/>
    <w:rsid w:val="006358B3"/>
    <w:rsid w:val="00635C87"/>
    <w:rsid w:val="00636098"/>
    <w:rsid w:val="00636DAC"/>
    <w:rsid w:val="006373DC"/>
    <w:rsid w:val="006377CD"/>
    <w:rsid w:val="00637C01"/>
    <w:rsid w:val="006401FB"/>
    <w:rsid w:val="0064223D"/>
    <w:rsid w:val="00642A68"/>
    <w:rsid w:val="00642D50"/>
    <w:rsid w:val="00643439"/>
    <w:rsid w:val="006438E6"/>
    <w:rsid w:val="00643A05"/>
    <w:rsid w:val="00643C67"/>
    <w:rsid w:val="00645281"/>
    <w:rsid w:val="0064675D"/>
    <w:rsid w:val="00646CBB"/>
    <w:rsid w:val="00647003"/>
    <w:rsid w:val="00647041"/>
    <w:rsid w:val="00647216"/>
    <w:rsid w:val="00647888"/>
    <w:rsid w:val="00650786"/>
    <w:rsid w:val="00651513"/>
    <w:rsid w:val="00652135"/>
    <w:rsid w:val="0065220D"/>
    <w:rsid w:val="00652419"/>
    <w:rsid w:val="006524E0"/>
    <w:rsid w:val="00652AD4"/>
    <w:rsid w:val="00652E3F"/>
    <w:rsid w:val="00652EF0"/>
    <w:rsid w:val="00653789"/>
    <w:rsid w:val="006537E7"/>
    <w:rsid w:val="006542C9"/>
    <w:rsid w:val="00654585"/>
    <w:rsid w:val="00654A0D"/>
    <w:rsid w:val="0065508E"/>
    <w:rsid w:val="00655804"/>
    <w:rsid w:val="0065588C"/>
    <w:rsid w:val="00655B06"/>
    <w:rsid w:val="00655DFA"/>
    <w:rsid w:val="00655F46"/>
    <w:rsid w:val="006571BC"/>
    <w:rsid w:val="006578DB"/>
    <w:rsid w:val="00657E09"/>
    <w:rsid w:val="00660231"/>
    <w:rsid w:val="006624D1"/>
    <w:rsid w:val="00662A1E"/>
    <w:rsid w:val="00665834"/>
    <w:rsid w:val="00665BA2"/>
    <w:rsid w:val="00666E29"/>
    <w:rsid w:val="006670BE"/>
    <w:rsid w:val="00667311"/>
    <w:rsid w:val="00670905"/>
    <w:rsid w:val="00671070"/>
    <w:rsid w:val="006710F2"/>
    <w:rsid w:val="00672000"/>
    <w:rsid w:val="0067216A"/>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A3F"/>
    <w:rsid w:val="00687073"/>
    <w:rsid w:val="006874DB"/>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419C"/>
    <w:rsid w:val="006A456E"/>
    <w:rsid w:val="006A49F3"/>
    <w:rsid w:val="006A4E8A"/>
    <w:rsid w:val="006A5B68"/>
    <w:rsid w:val="006A6F1E"/>
    <w:rsid w:val="006A72E8"/>
    <w:rsid w:val="006A789A"/>
    <w:rsid w:val="006A7FEB"/>
    <w:rsid w:val="006B0561"/>
    <w:rsid w:val="006B0C8E"/>
    <w:rsid w:val="006B0C96"/>
    <w:rsid w:val="006B18F7"/>
    <w:rsid w:val="006B3776"/>
    <w:rsid w:val="006B4F0B"/>
    <w:rsid w:val="006B5248"/>
    <w:rsid w:val="006B599B"/>
    <w:rsid w:val="006B6209"/>
    <w:rsid w:val="006B666F"/>
    <w:rsid w:val="006B7002"/>
    <w:rsid w:val="006B78F3"/>
    <w:rsid w:val="006C012B"/>
    <w:rsid w:val="006C0589"/>
    <w:rsid w:val="006C05D7"/>
    <w:rsid w:val="006C0A30"/>
    <w:rsid w:val="006C277B"/>
    <w:rsid w:val="006C2C60"/>
    <w:rsid w:val="006C2D16"/>
    <w:rsid w:val="006C2F7B"/>
    <w:rsid w:val="006C3037"/>
    <w:rsid w:val="006C33A3"/>
    <w:rsid w:val="006C3DF4"/>
    <w:rsid w:val="006C3F33"/>
    <w:rsid w:val="006C4A07"/>
    <w:rsid w:val="006C4E68"/>
    <w:rsid w:val="006C4F53"/>
    <w:rsid w:val="006C6ADB"/>
    <w:rsid w:val="006C7667"/>
    <w:rsid w:val="006D000D"/>
    <w:rsid w:val="006D007E"/>
    <w:rsid w:val="006D17D2"/>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4352"/>
    <w:rsid w:val="006E4A39"/>
    <w:rsid w:val="006E4D46"/>
    <w:rsid w:val="006E4FDA"/>
    <w:rsid w:val="006E59CB"/>
    <w:rsid w:val="006E59D3"/>
    <w:rsid w:val="006E5A5E"/>
    <w:rsid w:val="006E6C79"/>
    <w:rsid w:val="006F01BF"/>
    <w:rsid w:val="006F0798"/>
    <w:rsid w:val="006F1777"/>
    <w:rsid w:val="006F1D6A"/>
    <w:rsid w:val="006F1EAF"/>
    <w:rsid w:val="006F25E6"/>
    <w:rsid w:val="006F2853"/>
    <w:rsid w:val="006F2FB7"/>
    <w:rsid w:val="006F30B6"/>
    <w:rsid w:val="006F31B8"/>
    <w:rsid w:val="006F3300"/>
    <w:rsid w:val="006F345C"/>
    <w:rsid w:val="006F4E6E"/>
    <w:rsid w:val="006F5BF5"/>
    <w:rsid w:val="006F60CB"/>
    <w:rsid w:val="006F67D4"/>
    <w:rsid w:val="006F710B"/>
    <w:rsid w:val="006F77E7"/>
    <w:rsid w:val="006F7A51"/>
    <w:rsid w:val="007010FA"/>
    <w:rsid w:val="00702669"/>
    <w:rsid w:val="00704050"/>
    <w:rsid w:val="0070428C"/>
    <w:rsid w:val="00704837"/>
    <w:rsid w:val="007058DE"/>
    <w:rsid w:val="007059C9"/>
    <w:rsid w:val="007064D7"/>
    <w:rsid w:val="00707240"/>
    <w:rsid w:val="00707469"/>
    <w:rsid w:val="0070789A"/>
    <w:rsid w:val="00707D57"/>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8DB"/>
    <w:rsid w:val="00721075"/>
    <w:rsid w:val="00722439"/>
    <w:rsid w:val="0072275E"/>
    <w:rsid w:val="00722EFF"/>
    <w:rsid w:val="0072329E"/>
    <w:rsid w:val="00725B8D"/>
    <w:rsid w:val="0072658E"/>
    <w:rsid w:val="00726B6A"/>
    <w:rsid w:val="00727508"/>
    <w:rsid w:val="007314F1"/>
    <w:rsid w:val="0073183C"/>
    <w:rsid w:val="00731ADA"/>
    <w:rsid w:val="00733452"/>
    <w:rsid w:val="0073348D"/>
    <w:rsid w:val="007334BE"/>
    <w:rsid w:val="0073360D"/>
    <w:rsid w:val="0073366E"/>
    <w:rsid w:val="007336E4"/>
    <w:rsid w:val="00733C83"/>
    <w:rsid w:val="00734053"/>
    <w:rsid w:val="007346F5"/>
    <w:rsid w:val="007350B5"/>
    <w:rsid w:val="00736B53"/>
    <w:rsid w:val="00737142"/>
    <w:rsid w:val="00740587"/>
    <w:rsid w:val="007409C9"/>
    <w:rsid w:val="007409EB"/>
    <w:rsid w:val="00740A52"/>
    <w:rsid w:val="00740B6F"/>
    <w:rsid w:val="00740E1E"/>
    <w:rsid w:val="00741612"/>
    <w:rsid w:val="007418DF"/>
    <w:rsid w:val="00741F27"/>
    <w:rsid w:val="007424A2"/>
    <w:rsid w:val="007425C4"/>
    <w:rsid w:val="00742E43"/>
    <w:rsid w:val="00743467"/>
    <w:rsid w:val="007434DB"/>
    <w:rsid w:val="007441A8"/>
    <w:rsid w:val="0074445A"/>
    <w:rsid w:val="0074478E"/>
    <w:rsid w:val="0074588B"/>
    <w:rsid w:val="0074612B"/>
    <w:rsid w:val="00746A55"/>
    <w:rsid w:val="00746F30"/>
    <w:rsid w:val="00746FC8"/>
    <w:rsid w:val="0074758C"/>
    <w:rsid w:val="0074774D"/>
    <w:rsid w:val="00747F36"/>
    <w:rsid w:val="00751B32"/>
    <w:rsid w:val="00751CE3"/>
    <w:rsid w:val="007525AB"/>
    <w:rsid w:val="00752CFE"/>
    <w:rsid w:val="0075366D"/>
    <w:rsid w:val="00753AB2"/>
    <w:rsid w:val="00754213"/>
    <w:rsid w:val="00755587"/>
    <w:rsid w:val="00756B1E"/>
    <w:rsid w:val="007574C9"/>
    <w:rsid w:val="00757781"/>
    <w:rsid w:val="0075794E"/>
    <w:rsid w:val="00757D6A"/>
    <w:rsid w:val="00760389"/>
    <w:rsid w:val="00762AB4"/>
    <w:rsid w:val="00762F90"/>
    <w:rsid w:val="007649FC"/>
    <w:rsid w:val="0076508A"/>
    <w:rsid w:val="00765A23"/>
    <w:rsid w:val="00765EE3"/>
    <w:rsid w:val="0076716D"/>
    <w:rsid w:val="00767C35"/>
    <w:rsid w:val="00770678"/>
    <w:rsid w:val="00770984"/>
    <w:rsid w:val="00770DE0"/>
    <w:rsid w:val="0077113B"/>
    <w:rsid w:val="0077236B"/>
    <w:rsid w:val="00772B3F"/>
    <w:rsid w:val="00772C1D"/>
    <w:rsid w:val="00772DBF"/>
    <w:rsid w:val="007738D4"/>
    <w:rsid w:val="00773A8C"/>
    <w:rsid w:val="00773EE1"/>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90E1C"/>
    <w:rsid w:val="00791C06"/>
    <w:rsid w:val="00791DBB"/>
    <w:rsid w:val="00793930"/>
    <w:rsid w:val="00793BEE"/>
    <w:rsid w:val="00793E6A"/>
    <w:rsid w:val="00793FC0"/>
    <w:rsid w:val="00793FEB"/>
    <w:rsid w:val="00794632"/>
    <w:rsid w:val="00795359"/>
    <w:rsid w:val="007978A2"/>
    <w:rsid w:val="00797E75"/>
    <w:rsid w:val="007A07DB"/>
    <w:rsid w:val="007A11F9"/>
    <w:rsid w:val="007A157E"/>
    <w:rsid w:val="007A23AB"/>
    <w:rsid w:val="007A28C6"/>
    <w:rsid w:val="007A4606"/>
    <w:rsid w:val="007A46E1"/>
    <w:rsid w:val="007A4942"/>
    <w:rsid w:val="007A4C33"/>
    <w:rsid w:val="007A5C67"/>
    <w:rsid w:val="007A629C"/>
    <w:rsid w:val="007A636E"/>
    <w:rsid w:val="007A65EA"/>
    <w:rsid w:val="007A7037"/>
    <w:rsid w:val="007B1477"/>
    <w:rsid w:val="007B18A4"/>
    <w:rsid w:val="007B2167"/>
    <w:rsid w:val="007B256C"/>
    <w:rsid w:val="007B3347"/>
    <w:rsid w:val="007B43AC"/>
    <w:rsid w:val="007B5240"/>
    <w:rsid w:val="007B5FC1"/>
    <w:rsid w:val="007B697A"/>
    <w:rsid w:val="007B6A4E"/>
    <w:rsid w:val="007B777A"/>
    <w:rsid w:val="007B795A"/>
    <w:rsid w:val="007B79E3"/>
    <w:rsid w:val="007C01C2"/>
    <w:rsid w:val="007C077F"/>
    <w:rsid w:val="007C07E0"/>
    <w:rsid w:val="007C0C38"/>
    <w:rsid w:val="007C2988"/>
    <w:rsid w:val="007C313A"/>
    <w:rsid w:val="007C344B"/>
    <w:rsid w:val="007C3635"/>
    <w:rsid w:val="007C36AD"/>
    <w:rsid w:val="007C37A3"/>
    <w:rsid w:val="007C37CB"/>
    <w:rsid w:val="007C394B"/>
    <w:rsid w:val="007C3AEF"/>
    <w:rsid w:val="007C42A4"/>
    <w:rsid w:val="007C43AC"/>
    <w:rsid w:val="007C4465"/>
    <w:rsid w:val="007C689F"/>
    <w:rsid w:val="007C71AF"/>
    <w:rsid w:val="007C7310"/>
    <w:rsid w:val="007C744E"/>
    <w:rsid w:val="007C7EAC"/>
    <w:rsid w:val="007D03E5"/>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F06"/>
    <w:rsid w:val="007D7F14"/>
    <w:rsid w:val="007E0846"/>
    <w:rsid w:val="007E1283"/>
    <w:rsid w:val="007E1A4C"/>
    <w:rsid w:val="007E3120"/>
    <w:rsid w:val="007E3290"/>
    <w:rsid w:val="007E43F8"/>
    <w:rsid w:val="007E4D4C"/>
    <w:rsid w:val="007E503C"/>
    <w:rsid w:val="007E599D"/>
    <w:rsid w:val="007E5E6D"/>
    <w:rsid w:val="007E68F5"/>
    <w:rsid w:val="007E6B7B"/>
    <w:rsid w:val="007E6C2C"/>
    <w:rsid w:val="007E6F85"/>
    <w:rsid w:val="007E7BF4"/>
    <w:rsid w:val="007F0053"/>
    <w:rsid w:val="007F0A46"/>
    <w:rsid w:val="007F20F3"/>
    <w:rsid w:val="007F27FF"/>
    <w:rsid w:val="007F2D36"/>
    <w:rsid w:val="007F309C"/>
    <w:rsid w:val="007F35EA"/>
    <w:rsid w:val="007F4585"/>
    <w:rsid w:val="007F66CE"/>
    <w:rsid w:val="007F6D04"/>
    <w:rsid w:val="007F7477"/>
    <w:rsid w:val="007F7CDF"/>
    <w:rsid w:val="007F7EE0"/>
    <w:rsid w:val="00800ABE"/>
    <w:rsid w:val="00801363"/>
    <w:rsid w:val="00801E2F"/>
    <w:rsid w:val="008021BD"/>
    <w:rsid w:val="00803276"/>
    <w:rsid w:val="00803555"/>
    <w:rsid w:val="00803AC9"/>
    <w:rsid w:val="00804C29"/>
    <w:rsid w:val="008055AC"/>
    <w:rsid w:val="0080566C"/>
    <w:rsid w:val="00806261"/>
    <w:rsid w:val="00807108"/>
    <w:rsid w:val="0080748F"/>
    <w:rsid w:val="00807A6B"/>
    <w:rsid w:val="00807B0F"/>
    <w:rsid w:val="00810B00"/>
    <w:rsid w:val="00811174"/>
    <w:rsid w:val="00811279"/>
    <w:rsid w:val="008113AA"/>
    <w:rsid w:val="008116FC"/>
    <w:rsid w:val="00811804"/>
    <w:rsid w:val="00811BF5"/>
    <w:rsid w:val="00811FFC"/>
    <w:rsid w:val="008123BA"/>
    <w:rsid w:val="00813B8A"/>
    <w:rsid w:val="00814524"/>
    <w:rsid w:val="008149A6"/>
    <w:rsid w:val="008157D0"/>
    <w:rsid w:val="00815808"/>
    <w:rsid w:val="00815E16"/>
    <w:rsid w:val="0081607E"/>
    <w:rsid w:val="0081681E"/>
    <w:rsid w:val="00816A7D"/>
    <w:rsid w:val="00816AE3"/>
    <w:rsid w:val="00816BE0"/>
    <w:rsid w:val="00816E14"/>
    <w:rsid w:val="00816F16"/>
    <w:rsid w:val="0081725A"/>
    <w:rsid w:val="00817291"/>
    <w:rsid w:val="00817C59"/>
    <w:rsid w:val="00820218"/>
    <w:rsid w:val="00820F57"/>
    <w:rsid w:val="00821320"/>
    <w:rsid w:val="00823362"/>
    <w:rsid w:val="00824650"/>
    <w:rsid w:val="0082609A"/>
    <w:rsid w:val="00826106"/>
    <w:rsid w:val="00826D1B"/>
    <w:rsid w:val="00827993"/>
    <w:rsid w:val="008308C9"/>
    <w:rsid w:val="008317A2"/>
    <w:rsid w:val="008324D1"/>
    <w:rsid w:val="008331D8"/>
    <w:rsid w:val="0083379E"/>
    <w:rsid w:val="008343F0"/>
    <w:rsid w:val="00834486"/>
    <w:rsid w:val="0083496E"/>
    <w:rsid w:val="008351BD"/>
    <w:rsid w:val="008353F2"/>
    <w:rsid w:val="00836EA6"/>
    <w:rsid w:val="00837114"/>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DA8"/>
    <w:rsid w:val="00846A79"/>
    <w:rsid w:val="00846E02"/>
    <w:rsid w:val="00846F99"/>
    <w:rsid w:val="008472E4"/>
    <w:rsid w:val="00847C7B"/>
    <w:rsid w:val="008505CC"/>
    <w:rsid w:val="008512A3"/>
    <w:rsid w:val="00851B40"/>
    <w:rsid w:val="008523EA"/>
    <w:rsid w:val="00853343"/>
    <w:rsid w:val="0085367D"/>
    <w:rsid w:val="00854B95"/>
    <w:rsid w:val="008557E5"/>
    <w:rsid w:val="00855D4E"/>
    <w:rsid w:val="00856DF2"/>
    <w:rsid w:val="00856EC5"/>
    <w:rsid w:val="00857369"/>
    <w:rsid w:val="008605C8"/>
    <w:rsid w:val="00860AB8"/>
    <w:rsid w:val="008614DA"/>
    <w:rsid w:val="00861588"/>
    <w:rsid w:val="008615A9"/>
    <w:rsid w:val="00861708"/>
    <w:rsid w:val="00861E76"/>
    <w:rsid w:val="00862286"/>
    <w:rsid w:val="008629CE"/>
    <w:rsid w:val="00862BAC"/>
    <w:rsid w:val="00863400"/>
    <w:rsid w:val="00863608"/>
    <w:rsid w:val="00863C6D"/>
    <w:rsid w:val="008646CA"/>
    <w:rsid w:val="00864BDF"/>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7394"/>
    <w:rsid w:val="00877A67"/>
    <w:rsid w:val="00877AEA"/>
    <w:rsid w:val="00880903"/>
    <w:rsid w:val="0088152C"/>
    <w:rsid w:val="008816BC"/>
    <w:rsid w:val="008827A7"/>
    <w:rsid w:val="00882A0A"/>
    <w:rsid w:val="00883325"/>
    <w:rsid w:val="00884672"/>
    <w:rsid w:val="0088536E"/>
    <w:rsid w:val="00885BA2"/>
    <w:rsid w:val="00885D4C"/>
    <w:rsid w:val="00886985"/>
    <w:rsid w:val="008869E1"/>
    <w:rsid w:val="00887045"/>
    <w:rsid w:val="00890CFD"/>
    <w:rsid w:val="0089176F"/>
    <w:rsid w:val="0089177D"/>
    <w:rsid w:val="0089178E"/>
    <w:rsid w:val="00892559"/>
    <w:rsid w:val="00892940"/>
    <w:rsid w:val="00892DA6"/>
    <w:rsid w:val="00894104"/>
    <w:rsid w:val="00894149"/>
    <w:rsid w:val="008948F0"/>
    <w:rsid w:val="00895308"/>
    <w:rsid w:val="008958E9"/>
    <w:rsid w:val="00896D74"/>
    <w:rsid w:val="008979EA"/>
    <w:rsid w:val="008A014D"/>
    <w:rsid w:val="008A0F0D"/>
    <w:rsid w:val="008A1C8D"/>
    <w:rsid w:val="008A1EC2"/>
    <w:rsid w:val="008A22C6"/>
    <w:rsid w:val="008A28D4"/>
    <w:rsid w:val="008A2FA7"/>
    <w:rsid w:val="008A348B"/>
    <w:rsid w:val="008A3E9D"/>
    <w:rsid w:val="008A446F"/>
    <w:rsid w:val="008A4AA4"/>
    <w:rsid w:val="008A5458"/>
    <w:rsid w:val="008A5F06"/>
    <w:rsid w:val="008A641D"/>
    <w:rsid w:val="008A734F"/>
    <w:rsid w:val="008B0DC3"/>
    <w:rsid w:val="008B158C"/>
    <w:rsid w:val="008B1779"/>
    <w:rsid w:val="008B1C5C"/>
    <w:rsid w:val="008B24E1"/>
    <w:rsid w:val="008B2BDD"/>
    <w:rsid w:val="008B33D2"/>
    <w:rsid w:val="008B3CB2"/>
    <w:rsid w:val="008B3EE5"/>
    <w:rsid w:val="008B46E7"/>
    <w:rsid w:val="008B4CFF"/>
    <w:rsid w:val="008B5493"/>
    <w:rsid w:val="008B5C7C"/>
    <w:rsid w:val="008B6581"/>
    <w:rsid w:val="008C02C7"/>
    <w:rsid w:val="008C27AE"/>
    <w:rsid w:val="008C2D7B"/>
    <w:rsid w:val="008C3083"/>
    <w:rsid w:val="008C38EB"/>
    <w:rsid w:val="008C4764"/>
    <w:rsid w:val="008C55D6"/>
    <w:rsid w:val="008C5DB0"/>
    <w:rsid w:val="008C67D6"/>
    <w:rsid w:val="008C75A3"/>
    <w:rsid w:val="008C7D82"/>
    <w:rsid w:val="008D0170"/>
    <w:rsid w:val="008D01DF"/>
    <w:rsid w:val="008D040E"/>
    <w:rsid w:val="008D0B80"/>
    <w:rsid w:val="008D14E2"/>
    <w:rsid w:val="008D17DA"/>
    <w:rsid w:val="008D22A1"/>
    <w:rsid w:val="008D2955"/>
    <w:rsid w:val="008D351D"/>
    <w:rsid w:val="008D3D0D"/>
    <w:rsid w:val="008D46EC"/>
    <w:rsid w:val="008D61A0"/>
    <w:rsid w:val="008D72C9"/>
    <w:rsid w:val="008E0039"/>
    <w:rsid w:val="008E037F"/>
    <w:rsid w:val="008E0F75"/>
    <w:rsid w:val="008E11CA"/>
    <w:rsid w:val="008E2E20"/>
    <w:rsid w:val="008E36C2"/>
    <w:rsid w:val="008E3767"/>
    <w:rsid w:val="008E3D5D"/>
    <w:rsid w:val="008E4B8C"/>
    <w:rsid w:val="008E542C"/>
    <w:rsid w:val="008E5DB6"/>
    <w:rsid w:val="008E6FE0"/>
    <w:rsid w:val="008E75C1"/>
    <w:rsid w:val="008E7614"/>
    <w:rsid w:val="008F011B"/>
    <w:rsid w:val="008F0951"/>
    <w:rsid w:val="008F1789"/>
    <w:rsid w:val="008F19CE"/>
    <w:rsid w:val="008F2162"/>
    <w:rsid w:val="008F3601"/>
    <w:rsid w:val="008F453A"/>
    <w:rsid w:val="008F4E2B"/>
    <w:rsid w:val="008F6768"/>
    <w:rsid w:val="008F7668"/>
    <w:rsid w:val="0090007C"/>
    <w:rsid w:val="00900B1A"/>
    <w:rsid w:val="00900B7F"/>
    <w:rsid w:val="00900D1B"/>
    <w:rsid w:val="00901508"/>
    <w:rsid w:val="009017C2"/>
    <w:rsid w:val="00901BD0"/>
    <w:rsid w:val="00903601"/>
    <w:rsid w:val="00904DB1"/>
    <w:rsid w:val="00905051"/>
    <w:rsid w:val="00905087"/>
    <w:rsid w:val="00905528"/>
    <w:rsid w:val="009055E6"/>
    <w:rsid w:val="00906CD4"/>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71E"/>
    <w:rsid w:val="009170D2"/>
    <w:rsid w:val="009208EF"/>
    <w:rsid w:val="00920922"/>
    <w:rsid w:val="00920D2C"/>
    <w:rsid w:val="0092101F"/>
    <w:rsid w:val="009242D3"/>
    <w:rsid w:val="00926560"/>
    <w:rsid w:val="0092661E"/>
    <w:rsid w:val="00926A43"/>
    <w:rsid w:val="00926B08"/>
    <w:rsid w:val="00926D5F"/>
    <w:rsid w:val="009309A1"/>
    <w:rsid w:val="00930D6E"/>
    <w:rsid w:val="0093112D"/>
    <w:rsid w:val="009313B8"/>
    <w:rsid w:val="00931D53"/>
    <w:rsid w:val="00932620"/>
    <w:rsid w:val="009338D6"/>
    <w:rsid w:val="0093541E"/>
    <w:rsid w:val="00935537"/>
    <w:rsid w:val="009355E0"/>
    <w:rsid w:val="00935891"/>
    <w:rsid w:val="009359CC"/>
    <w:rsid w:val="00935D3A"/>
    <w:rsid w:val="00935DE9"/>
    <w:rsid w:val="00936A30"/>
    <w:rsid w:val="00936B29"/>
    <w:rsid w:val="009372D8"/>
    <w:rsid w:val="0093767D"/>
    <w:rsid w:val="00937BD1"/>
    <w:rsid w:val="00940028"/>
    <w:rsid w:val="009406C0"/>
    <w:rsid w:val="0094211D"/>
    <w:rsid w:val="00942861"/>
    <w:rsid w:val="00942CF0"/>
    <w:rsid w:val="00944070"/>
    <w:rsid w:val="00944188"/>
    <w:rsid w:val="00944226"/>
    <w:rsid w:val="009442FC"/>
    <w:rsid w:val="00944389"/>
    <w:rsid w:val="0094482C"/>
    <w:rsid w:val="00944950"/>
    <w:rsid w:val="00945423"/>
    <w:rsid w:val="00945CE8"/>
    <w:rsid w:val="0094618E"/>
    <w:rsid w:val="00946FC1"/>
    <w:rsid w:val="009507E8"/>
    <w:rsid w:val="00950D30"/>
    <w:rsid w:val="00950F4C"/>
    <w:rsid w:val="00951796"/>
    <w:rsid w:val="00951952"/>
    <w:rsid w:val="00951BCB"/>
    <w:rsid w:val="00951C55"/>
    <w:rsid w:val="0095228B"/>
    <w:rsid w:val="009526B1"/>
    <w:rsid w:val="009526C3"/>
    <w:rsid w:val="009532A1"/>
    <w:rsid w:val="009539FA"/>
    <w:rsid w:val="00953A8D"/>
    <w:rsid w:val="00953B34"/>
    <w:rsid w:val="00953FA9"/>
    <w:rsid w:val="00954129"/>
    <w:rsid w:val="0095540A"/>
    <w:rsid w:val="009557D6"/>
    <w:rsid w:val="00955AA2"/>
    <w:rsid w:val="00955F89"/>
    <w:rsid w:val="00956913"/>
    <w:rsid w:val="0096055E"/>
    <w:rsid w:val="009608CD"/>
    <w:rsid w:val="00960944"/>
    <w:rsid w:val="0096134E"/>
    <w:rsid w:val="009613B3"/>
    <w:rsid w:val="00961B2B"/>
    <w:rsid w:val="00962119"/>
    <w:rsid w:val="00962626"/>
    <w:rsid w:val="00963623"/>
    <w:rsid w:val="00963ACE"/>
    <w:rsid w:val="00963AF0"/>
    <w:rsid w:val="00963F99"/>
    <w:rsid w:val="00964347"/>
    <w:rsid w:val="00964D23"/>
    <w:rsid w:val="009650C0"/>
    <w:rsid w:val="00965615"/>
    <w:rsid w:val="00965B05"/>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274"/>
    <w:rsid w:val="0097588A"/>
    <w:rsid w:val="009761A8"/>
    <w:rsid w:val="00976811"/>
    <w:rsid w:val="00976AEB"/>
    <w:rsid w:val="00976E80"/>
    <w:rsid w:val="00977120"/>
    <w:rsid w:val="00977197"/>
    <w:rsid w:val="00977D06"/>
    <w:rsid w:val="00977EAF"/>
    <w:rsid w:val="00977EC4"/>
    <w:rsid w:val="00982472"/>
    <w:rsid w:val="00982B50"/>
    <w:rsid w:val="00983580"/>
    <w:rsid w:val="009841DE"/>
    <w:rsid w:val="00984BDE"/>
    <w:rsid w:val="00985654"/>
    <w:rsid w:val="009856BE"/>
    <w:rsid w:val="00985A75"/>
    <w:rsid w:val="00986B93"/>
    <w:rsid w:val="00987489"/>
    <w:rsid w:val="00987A3A"/>
    <w:rsid w:val="00987D54"/>
    <w:rsid w:val="009907B4"/>
    <w:rsid w:val="00992848"/>
    <w:rsid w:val="00993375"/>
    <w:rsid w:val="00993CE7"/>
    <w:rsid w:val="009943CD"/>
    <w:rsid w:val="009952B7"/>
    <w:rsid w:val="00995683"/>
    <w:rsid w:val="00996380"/>
    <w:rsid w:val="009967C3"/>
    <w:rsid w:val="009975B0"/>
    <w:rsid w:val="009A00F6"/>
    <w:rsid w:val="009A0315"/>
    <w:rsid w:val="009A1510"/>
    <w:rsid w:val="009A1C9A"/>
    <w:rsid w:val="009A1FFA"/>
    <w:rsid w:val="009A232F"/>
    <w:rsid w:val="009A2E64"/>
    <w:rsid w:val="009A3008"/>
    <w:rsid w:val="009A322E"/>
    <w:rsid w:val="009A3311"/>
    <w:rsid w:val="009A343E"/>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1F81"/>
    <w:rsid w:val="009B2395"/>
    <w:rsid w:val="009B27AA"/>
    <w:rsid w:val="009B3D3F"/>
    <w:rsid w:val="009B49B7"/>
    <w:rsid w:val="009B50DC"/>
    <w:rsid w:val="009B6780"/>
    <w:rsid w:val="009B6BE9"/>
    <w:rsid w:val="009B718F"/>
    <w:rsid w:val="009B76EC"/>
    <w:rsid w:val="009B7C29"/>
    <w:rsid w:val="009B7CD2"/>
    <w:rsid w:val="009C3EF9"/>
    <w:rsid w:val="009C4A63"/>
    <w:rsid w:val="009C4B66"/>
    <w:rsid w:val="009C56EC"/>
    <w:rsid w:val="009C6E3C"/>
    <w:rsid w:val="009C73A9"/>
    <w:rsid w:val="009C7755"/>
    <w:rsid w:val="009D0459"/>
    <w:rsid w:val="009D0868"/>
    <w:rsid w:val="009D14FD"/>
    <w:rsid w:val="009D1C06"/>
    <w:rsid w:val="009D1FA7"/>
    <w:rsid w:val="009D21A1"/>
    <w:rsid w:val="009D31C5"/>
    <w:rsid w:val="009D4EC0"/>
    <w:rsid w:val="009D70F9"/>
    <w:rsid w:val="009D7E96"/>
    <w:rsid w:val="009E099A"/>
    <w:rsid w:val="009E09CA"/>
    <w:rsid w:val="009E0AE8"/>
    <w:rsid w:val="009E1837"/>
    <w:rsid w:val="009E193F"/>
    <w:rsid w:val="009E2952"/>
    <w:rsid w:val="009E30A3"/>
    <w:rsid w:val="009E3705"/>
    <w:rsid w:val="009E3864"/>
    <w:rsid w:val="009E3BB5"/>
    <w:rsid w:val="009E3F46"/>
    <w:rsid w:val="009E471B"/>
    <w:rsid w:val="009E4B8A"/>
    <w:rsid w:val="009E613A"/>
    <w:rsid w:val="009E666D"/>
    <w:rsid w:val="009E6AC6"/>
    <w:rsid w:val="009E6BA2"/>
    <w:rsid w:val="009E7101"/>
    <w:rsid w:val="009E72E9"/>
    <w:rsid w:val="009E7700"/>
    <w:rsid w:val="009E771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4ECB"/>
    <w:rsid w:val="009F59B7"/>
    <w:rsid w:val="009F7697"/>
    <w:rsid w:val="00A00226"/>
    <w:rsid w:val="00A00271"/>
    <w:rsid w:val="00A00325"/>
    <w:rsid w:val="00A00BDA"/>
    <w:rsid w:val="00A02377"/>
    <w:rsid w:val="00A03432"/>
    <w:rsid w:val="00A037F0"/>
    <w:rsid w:val="00A06DD6"/>
    <w:rsid w:val="00A073F1"/>
    <w:rsid w:val="00A076A4"/>
    <w:rsid w:val="00A07C5F"/>
    <w:rsid w:val="00A07E4E"/>
    <w:rsid w:val="00A07FB7"/>
    <w:rsid w:val="00A108E3"/>
    <w:rsid w:val="00A113DB"/>
    <w:rsid w:val="00A11D7E"/>
    <w:rsid w:val="00A13194"/>
    <w:rsid w:val="00A131A1"/>
    <w:rsid w:val="00A131E8"/>
    <w:rsid w:val="00A13E84"/>
    <w:rsid w:val="00A145F9"/>
    <w:rsid w:val="00A154A1"/>
    <w:rsid w:val="00A168A9"/>
    <w:rsid w:val="00A178AE"/>
    <w:rsid w:val="00A20504"/>
    <w:rsid w:val="00A20DC8"/>
    <w:rsid w:val="00A22499"/>
    <w:rsid w:val="00A2336B"/>
    <w:rsid w:val="00A23A9C"/>
    <w:rsid w:val="00A23D9B"/>
    <w:rsid w:val="00A23E8A"/>
    <w:rsid w:val="00A24716"/>
    <w:rsid w:val="00A24724"/>
    <w:rsid w:val="00A25948"/>
    <w:rsid w:val="00A27B5E"/>
    <w:rsid w:val="00A30FB2"/>
    <w:rsid w:val="00A318A3"/>
    <w:rsid w:val="00A31C2C"/>
    <w:rsid w:val="00A34693"/>
    <w:rsid w:val="00A35226"/>
    <w:rsid w:val="00A3639E"/>
    <w:rsid w:val="00A3716A"/>
    <w:rsid w:val="00A376CF"/>
    <w:rsid w:val="00A379CA"/>
    <w:rsid w:val="00A4013A"/>
    <w:rsid w:val="00A404F2"/>
    <w:rsid w:val="00A4169B"/>
    <w:rsid w:val="00A42E15"/>
    <w:rsid w:val="00A44142"/>
    <w:rsid w:val="00A44FE1"/>
    <w:rsid w:val="00A46D12"/>
    <w:rsid w:val="00A4710E"/>
    <w:rsid w:val="00A474B0"/>
    <w:rsid w:val="00A47BB0"/>
    <w:rsid w:val="00A500C3"/>
    <w:rsid w:val="00A5158F"/>
    <w:rsid w:val="00A51B3E"/>
    <w:rsid w:val="00A529D2"/>
    <w:rsid w:val="00A53913"/>
    <w:rsid w:val="00A54F8B"/>
    <w:rsid w:val="00A552F9"/>
    <w:rsid w:val="00A55725"/>
    <w:rsid w:val="00A56514"/>
    <w:rsid w:val="00A5680C"/>
    <w:rsid w:val="00A568AB"/>
    <w:rsid w:val="00A56EAD"/>
    <w:rsid w:val="00A56F86"/>
    <w:rsid w:val="00A5708B"/>
    <w:rsid w:val="00A579AD"/>
    <w:rsid w:val="00A57EC9"/>
    <w:rsid w:val="00A57F84"/>
    <w:rsid w:val="00A60039"/>
    <w:rsid w:val="00A6063D"/>
    <w:rsid w:val="00A610B2"/>
    <w:rsid w:val="00A62FC9"/>
    <w:rsid w:val="00A63352"/>
    <w:rsid w:val="00A649C6"/>
    <w:rsid w:val="00A66922"/>
    <w:rsid w:val="00A66C83"/>
    <w:rsid w:val="00A66DA7"/>
    <w:rsid w:val="00A66E38"/>
    <w:rsid w:val="00A670EC"/>
    <w:rsid w:val="00A67926"/>
    <w:rsid w:val="00A67D28"/>
    <w:rsid w:val="00A67E7E"/>
    <w:rsid w:val="00A70A72"/>
    <w:rsid w:val="00A70F21"/>
    <w:rsid w:val="00A71523"/>
    <w:rsid w:val="00A71A33"/>
    <w:rsid w:val="00A71CE7"/>
    <w:rsid w:val="00A71DFF"/>
    <w:rsid w:val="00A72621"/>
    <w:rsid w:val="00A72F19"/>
    <w:rsid w:val="00A73232"/>
    <w:rsid w:val="00A735E9"/>
    <w:rsid w:val="00A74BC2"/>
    <w:rsid w:val="00A753F4"/>
    <w:rsid w:val="00A7703B"/>
    <w:rsid w:val="00A776DA"/>
    <w:rsid w:val="00A80248"/>
    <w:rsid w:val="00A80C79"/>
    <w:rsid w:val="00A81342"/>
    <w:rsid w:val="00A81A34"/>
    <w:rsid w:val="00A81B31"/>
    <w:rsid w:val="00A81FE5"/>
    <w:rsid w:val="00A8238A"/>
    <w:rsid w:val="00A82422"/>
    <w:rsid w:val="00A833F0"/>
    <w:rsid w:val="00A858D9"/>
    <w:rsid w:val="00A85BF1"/>
    <w:rsid w:val="00A861E6"/>
    <w:rsid w:val="00A86B1C"/>
    <w:rsid w:val="00A87063"/>
    <w:rsid w:val="00A87BB6"/>
    <w:rsid w:val="00A87E09"/>
    <w:rsid w:val="00A90082"/>
    <w:rsid w:val="00A9049C"/>
    <w:rsid w:val="00A9112B"/>
    <w:rsid w:val="00A9183C"/>
    <w:rsid w:val="00A92C29"/>
    <w:rsid w:val="00A94823"/>
    <w:rsid w:val="00A94B96"/>
    <w:rsid w:val="00A9514B"/>
    <w:rsid w:val="00A955F5"/>
    <w:rsid w:val="00A97403"/>
    <w:rsid w:val="00A977FC"/>
    <w:rsid w:val="00AA020C"/>
    <w:rsid w:val="00AA047F"/>
    <w:rsid w:val="00AA04E9"/>
    <w:rsid w:val="00AA0C2B"/>
    <w:rsid w:val="00AA112F"/>
    <w:rsid w:val="00AA239A"/>
    <w:rsid w:val="00AA4767"/>
    <w:rsid w:val="00AA4801"/>
    <w:rsid w:val="00AA4E3E"/>
    <w:rsid w:val="00AA6282"/>
    <w:rsid w:val="00AA7078"/>
    <w:rsid w:val="00AA7184"/>
    <w:rsid w:val="00AB00F5"/>
    <w:rsid w:val="00AB0709"/>
    <w:rsid w:val="00AB2AC1"/>
    <w:rsid w:val="00AB3878"/>
    <w:rsid w:val="00AB3BD9"/>
    <w:rsid w:val="00AB3FE4"/>
    <w:rsid w:val="00AB4808"/>
    <w:rsid w:val="00AB528D"/>
    <w:rsid w:val="00AB5296"/>
    <w:rsid w:val="00AB6869"/>
    <w:rsid w:val="00AC07BC"/>
    <w:rsid w:val="00AC07E5"/>
    <w:rsid w:val="00AC0A7F"/>
    <w:rsid w:val="00AC0C13"/>
    <w:rsid w:val="00AC1279"/>
    <w:rsid w:val="00AC2DF9"/>
    <w:rsid w:val="00AC2F10"/>
    <w:rsid w:val="00AC3525"/>
    <w:rsid w:val="00AC3D23"/>
    <w:rsid w:val="00AC5933"/>
    <w:rsid w:val="00AC5D58"/>
    <w:rsid w:val="00AC6F16"/>
    <w:rsid w:val="00AC7C96"/>
    <w:rsid w:val="00AC7DF7"/>
    <w:rsid w:val="00AC7F40"/>
    <w:rsid w:val="00AD00AF"/>
    <w:rsid w:val="00AD1099"/>
    <w:rsid w:val="00AD1A5E"/>
    <w:rsid w:val="00AD23C4"/>
    <w:rsid w:val="00AD265E"/>
    <w:rsid w:val="00AD393F"/>
    <w:rsid w:val="00AD48DF"/>
    <w:rsid w:val="00AD5570"/>
    <w:rsid w:val="00AD56A0"/>
    <w:rsid w:val="00AD6584"/>
    <w:rsid w:val="00AD68D7"/>
    <w:rsid w:val="00AD6A30"/>
    <w:rsid w:val="00AD7E2A"/>
    <w:rsid w:val="00AE029E"/>
    <w:rsid w:val="00AE090A"/>
    <w:rsid w:val="00AE15EC"/>
    <w:rsid w:val="00AE18BB"/>
    <w:rsid w:val="00AE207C"/>
    <w:rsid w:val="00AE350A"/>
    <w:rsid w:val="00AE3882"/>
    <w:rsid w:val="00AE5308"/>
    <w:rsid w:val="00AE5ADC"/>
    <w:rsid w:val="00AE5C14"/>
    <w:rsid w:val="00AE5C3C"/>
    <w:rsid w:val="00AE5E1F"/>
    <w:rsid w:val="00AE5E69"/>
    <w:rsid w:val="00AE61FE"/>
    <w:rsid w:val="00AE6298"/>
    <w:rsid w:val="00AE6485"/>
    <w:rsid w:val="00AE6D1E"/>
    <w:rsid w:val="00AF0534"/>
    <w:rsid w:val="00AF0571"/>
    <w:rsid w:val="00AF1530"/>
    <w:rsid w:val="00AF15E4"/>
    <w:rsid w:val="00AF1B3D"/>
    <w:rsid w:val="00AF3245"/>
    <w:rsid w:val="00AF3633"/>
    <w:rsid w:val="00AF3BF6"/>
    <w:rsid w:val="00AF3CD1"/>
    <w:rsid w:val="00AF4B3A"/>
    <w:rsid w:val="00AF554A"/>
    <w:rsid w:val="00AF57C4"/>
    <w:rsid w:val="00AF6150"/>
    <w:rsid w:val="00AF7951"/>
    <w:rsid w:val="00B00200"/>
    <w:rsid w:val="00B00645"/>
    <w:rsid w:val="00B00D3E"/>
    <w:rsid w:val="00B00FC9"/>
    <w:rsid w:val="00B0260D"/>
    <w:rsid w:val="00B02678"/>
    <w:rsid w:val="00B02D04"/>
    <w:rsid w:val="00B0365B"/>
    <w:rsid w:val="00B03EA0"/>
    <w:rsid w:val="00B05A5B"/>
    <w:rsid w:val="00B05B2B"/>
    <w:rsid w:val="00B07690"/>
    <w:rsid w:val="00B07A0C"/>
    <w:rsid w:val="00B105E4"/>
    <w:rsid w:val="00B10715"/>
    <w:rsid w:val="00B110C8"/>
    <w:rsid w:val="00B112D0"/>
    <w:rsid w:val="00B12272"/>
    <w:rsid w:val="00B12893"/>
    <w:rsid w:val="00B12CDF"/>
    <w:rsid w:val="00B12D83"/>
    <w:rsid w:val="00B12EBA"/>
    <w:rsid w:val="00B13025"/>
    <w:rsid w:val="00B13A99"/>
    <w:rsid w:val="00B13C77"/>
    <w:rsid w:val="00B14211"/>
    <w:rsid w:val="00B142D5"/>
    <w:rsid w:val="00B143A6"/>
    <w:rsid w:val="00B14A7F"/>
    <w:rsid w:val="00B158A5"/>
    <w:rsid w:val="00B164E9"/>
    <w:rsid w:val="00B168E7"/>
    <w:rsid w:val="00B1724C"/>
    <w:rsid w:val="00B17BB5"/>
    <w:rsid w:val="00B17C73"/>
    <w:rsid w:val="00B17C95"/>
    <w:rsid w:val="00B17F20"/>
    <w:rsid w:val="00B203EF"/>
    <w:rsid w:val="00B2202E"/>
    <w:rsid w:val="00B229F8"/>
    <w:rsid w:val="00B2338A"/>
    <w:rsid w:val="00B23EFA"/>
    <w:rsid w:val="00B2442C"/>
    <w:rsid w:val="00B24437"/>
    <w:rsid w:val="00B245D1"/>
    <w:rsid w:val="00B250A5"/>
    <w:rsid w:val="00B25E66"/>
    <w:rsid w:val="00B263B6"/>
    <w:rsid w:val="00B264F3"/>
    <w:rsid w:val="00B304D6"/>
    <w:rsid w:val="00B30AA1"/>
    <w:rsid w:val="00B30C25"/>
    <w:rsid w:val="00B316C0"/>
    <w:rsid w:val="00B31B44"/>
    <w:rsid w:val="00B31C98"/>
    <w:rsid w:val="00B32AC3"/>
    <w:rsid w:val="00B3469F"/>
    <w:rsid w:val="00B3622E"/>
    <w:rsid w:val="00B36546"/>
    <w:rsid w:val="00B37BBF"/>
    <w:rsid w:val="00B37EAA"/>
    <w:rsid w:val="00B37F94"/>
    <w:rsid w:val="00B40634"/>
    <w:rsid w:val="00B40710"/>
    <w:rsid w:val="00B40E70"/>
    <w:rsid w:val="00B41E23"/>
    <w:rsid w:val="00B42B37"/>
    <w:rsid w:val="00B4339F"/>
    <w:rsid w:val="00B43BF1"/>
    <w:rsid w:val="00B46EF7"/>
    <w:rsid w:val="00B474F5"/>
    <w:rsid w:val="00B47965"/>
    <w:rsid w:val="00B506DB"/>
    <w:rsid w:val="00B51764"/>
    <w:rsid w:val="00B51F12"/>
    <w:rsid w:val="00B531EF"/>
    <w:rsid w:val="00B534B0"/>
    <w:rsid w:val="00B535D1"/>
    <w:rsid w:val="00B535E1"/>
    <w:rsid w:val="00B53B3F"/>
    <w:rsid w:val="00B53B42"/>
    <w:rsid w:val="00B54340"/>
    <w:rsid w:val="00B54850"/>
    <w:rsid w:val="00B54EFC"/>
    <w:rsid w:val="00B5681A"/>
    <w:rsid w:val="00B56A1A"/>
    <w:rsid w:val="00B57207"/>
    <w:rsid w:val="00B572F3"/>
    <w:rsid w:val="00B604E0"/>
    <w:rsid w:val="00B611BA"/>
    <w:rsid w:val="00B61B53"/>
    <w:rsid w:val="00B6282E"/>
    <w:rsid w:val="00B62DA8"/>
    <w:rsid w:val="00B63A5C"/>
    <w:rsid w:val="00B64262"/>
    <w:rsid w:val="00B6525C"/>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8CC"/>
    <w:rsid w:val="00B77B44"/>
    <w:rsid w:val="00B80004"/>
    <w:rsid w:val="00B8047D"/>
    <w:rsid w:val="00B80B47"/>
    <w:rsid w:val="00B80D24"/>
    <w:rsid w:val="00B80D3D"/>
    <w:rsid w:val="00B81767"/>
    <w:rsid w:val="00B832CB"/>
    <w:rsid w:val="00B83C7E"/>
    <w:rsid w:val="00B8453C"/>
    <w:rsid w:val="00B845C6"/>
    <w:rsid w:val="00B84810"/>
    <w:rsid w:val="00B84C3F"/>
    <w:rsid w:val="00B84C9E"/>
    <w:rsid w:val="00B85B22"/>
    <w:rsid w:val="00B86741"/>
    <w:rsid w:val="00B86AE9"/>
    <w:rsid w:val="00B87F57"/>
    <w:rsid w:val="00B9047B"/>
    <w:rsid w:val="00B90810"/>
    <w:rsid w:val="00B9118A"/>
    <w:rsid w:val="00B94A3A"/>
    <w:rsid w:val="00B94FBB"/>
    <w:rsid w:val="00B95538"/>
    <w:rsid w:val="00B95923"/>
    <w:rsid w:val="00B9768C"/>
    <w:rsid w:val="00B976AB"/>
    <w:rsid w:val="00BA027D"/>
    <w:rsid w:val="00BA0E3A"/>
    <w:rsid w:val="00BA0E9D"/>
    <w:rsid w:val="00BA0F18"/>
    <w:rsid w:val="00BA22CE"/>
    <w:rsid w:val="00BA2326"/>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7139"/>
    <w:rsid w:val="00BA759D"/>
    <w:rsid w:val="00BB07E6"/>
    <w:rsid w:val="00BB0BAF"/>
    <w:rsid w:val="00BB13DF"/>
    <w:rsid w:val="00BB21C8"/>
    <w:rsid w:val="00BB2FBE"/>
    <w:rsid w:val="00BB324C"/>
    <w:rsid w:val="00BB3E3C"/>
    <w:rsid w:val="00BB41F9"/>
    <w:rsid w:val="00BB4BAA"/>
    <w:rsid w:val="00BB5957"/>
    <w:rsid w:val="00BB5B21"/>
    <w:rsid w:val="00BB607E"/>
    <w:rsid w:val="00BB684F"/>
    <w:rsid w:val="00BB7735"/>
    <w:rsid w:val="00BB7CF2"/>
    <w:rsid w:val="00BB7DBB"/>
    <w:rsid w:val="00BC14D4"/>
    <w:rsid w:val="00BC196F"/>
    <w:rsid w:val="00BC21FE"/>
    <w:rsid w:val="00BC3402"/>
    <w:rsid w:val="00BC3C3D"/>
    <w:rsid w:val="00BC654B"/>
    <w:rsid w:val="00BC65BD"/>
    <w:rsid w:val="00BC6C12"/>
    <w:rsid w:val="00BC7B45"/>
    <w:rsid w:val="00BD030F"/>
    <w:rsid w:val="00BD0EFA"/>
    <w:rsid w:val="00BD25CB"/>
    <w:rsid w:val="00BD28B3"/>
    <w:rsid w:val="00BD2E2A"/>
    <w:rsid w:val="00BD3308"/>
    <w:rsid w:val="00BD39EE"/>
    <w:rsid w:val="00BD3C97"/>
    <w:rsid w:val="00BD48F4"/>
    <w:rsid w:val="00BD4D7E"/>
    <w:rsid w:val="00BD5834"/>
    <w:rsid w:val="00BD6120"/>
    <w:rsid w:val="00BD6656"/>
    <w:rsid w:val="00BD6CB2"/>
    <w:rsid w:val="00BD7B8E"/>
    <w:rsid w:val="00BE0536"/>
    <w:rsid w:val="00BE0C77"/>
    <w:rsid w:val="00BE33F8"/>
    <w:rsid w:val="00BE350A"/>
    <w:rsid w:val="00BE3531"/>
    <w:rsid w:val="00BE3EF1"/>
    <w:rsid w:val="00BE48FB"/>
    <w:rsid w:val="00BE4B00"/>
    <w:rsid w:val="00BE5D91"/>
    <w:rsid w:val="00BE5DC9"/>
    <w:rsid w:val="00BE60B0"/>
    <w:rsid w:val="00BE628D"/>
    <w:rsid w:val="00BE652A"/>
    <w:rsid w:val="00BE707A"/>
    <w:rsid w:val="00BF09D2"/>
    <w:rsid w:val="00BF0B6A"/>
    <w:rsid w:val="00BF0D23"/>
    <w:rsid w:val="00BF11CF"/>
    <w:rsid w:val="00BF17B0"/>
    <w:rsid w:val="00BF231D"/>
    <w:rsid w:val="00BF23E2"/>
    <w:rsid w:val="00BF2454"/>
    <w:rsid w:val="00BF289A"/>
    <w:rsid w:val="00BF5620"/>
    <w:rsid w:val="00BF73AD"/>
    <w:rsid w:val="00BF7E16"/>
    <w:rsid w:val="00BF7ECE"/>
    <w:rsid w:val="00C01009"/>
    <w:rsid w:val="00C018DB"/>
    <w:rsid w:val="00C035F6"/>
    <w:rsid w:val="00C03637"/>
    <w:rsid w:val="00C03B2C"/>
    <w:rsid w:val="00C04915"/>
    <w:rsid w:val="00C04B8E"/>
    <w:rsid w:val="00C04DFD"/>
    <w:rsid w:val="00C050FD"/>
    <w:rsid w:val="00C05467"/>
    <w:rsid w:val="00C0571E"/>
    <w:rsid w:val="00C06055"/>
    <w:rsid w:val="00C073D6"/>
    <w:rsid w:val="00C07A50"/>
    <w:rsid w:val="00C10B39"/>
    <w:rsid w:val="00C10F72"/>
    <w:rsid w:val="00C11584"/>
    <w:rsid w:val="00C11B44"/>
    <w:rsid w:val="00C11F4C"/>
    <w:rsid w:val="00C12084"/>
    <w:rsid w:val="00C12B8E"/>
    <w:rsid w:val="00C12E2C"/>
    <w:rsid w:val="00C13A31"/>
    <w:rsid w:val="00C13DD4"/>
    <w:rsid w:val="00C1546E"/>
    <w:rsid w:val="00C1548D"/>
    <w:rsid w:val="00C200EC"/>
    <w:rsid w:val="00C20523"/>
    <w:rsid w:val="00C21033"/>
    <w:rsid w:val="00C22466"/>
    <w:rsid w:val="00C23172"/>
    <w:rsid w:val="00C23DD3"/>
    <w:rsid w:val="00C245E4"/>
    <w:rsid w:val="00C24ECF"/>
    <w:rsid w:val="00C2551E"/>
    <w:rsid w:val="00C2566D"/>
    <w:rsid w:val="00C26EA0"/>
    <w:rsid w:val="00C2785F"/>
    <w:rsid w:val="00C307E8"/>
    <w:rsid w:val="00C30B04"/>
    <w:rsid w:val="00C31D52"/>
    <w:rsid w:val="00C31FD3"/>
    <w:rsid w:val="00C32CC5"/>
    <w:rsid w:val="00C32D6D"/>
    <w:rsid w:val="00C3314B"/>
    <w:rsid w:val="00C3386F"/>
    <w:rsid w:val="00C339B9"/>
    <w:rsid w:val="00C33B89"/>
    <w:rsid w:val="00C33C0A"/>
    <w:rsid w:val="00C33EA5"/>
    <w:rsid w:val="00C340B6"/>
    <w:rsid w:val="00C34E71"/>
    <w:rsid w:val="00C35BBA"/>
    <w:rsid w:val="00C365BB"/>
    <w:rsid w:val="00C37281"/>
    <w:rsid w:val="00C37792"/>
    <w:rsid w:val="00C4025F"/>
    <w:rsid w:val="00C41654"/>
    <w:rsid w:val="00C41A5A"/>
    <w:rsid w:val="00C41F7A"/>
    <w:rsid w:val="00C4274D"/>
    <w:rsid w:val="00C43F56"/>
    <w:rsid w:val="00C442F3"/>
    <w:rsid w:val="00C4444B"/>
    <w:rsid w:val="00C44C5D"/>
    <w:rsid w:val="00C450BA"/>
    <w:rsid w:val="00C4526A"/>
    <w:rsid w:val="00C4616F"/>
    <w:rsid w:val="00C4667A"/>
    <w:rsid w:val="00C46B1C"/>
    <w:rsid w:val="00C46CF6"/>
    <w:rsid w:val="00C472CB"/>
    <w:rsid w:val="00C47923"/>
    <w:rsid w:val="00C502AB"/>
    <w:rsid w:val="00C50832"/>
    <w:rsid w:val="00C51255"/>
    <w:rsid w:val="00C518AD"/>
    <w:rsid w:val="00C51F90"/>
    <w:rsid w:val="00C521F0"/>
    <w:rsid w:val="00C52DD9"/>
    <w:rsid w:val="00C530DC"/>
    <w:rsid w:val="00C5385B"/>
    <w:rsid w:val="00C5443B"/>
    <w:rsid w:val="00C546B9"/>
    <w:rsid w:val="00C54E7C"/>
    <w:rsid w:val="00C566C7"/>
    <w:rsid w:val="00C56B2F"/>
    <w:rsid w:val="00C56F1B"/>
    <w:rsid w:val="00C57CAD"/>
    <w:rsid w:val="00C60228"/>
    <w:rsid w:val="00C61018"/>
    <w:rsid w:val="00C63A84"/>
    <w:rsid w:val="00C64721"/>
    <w:rsid w:val="00C64BA7"/>
    <w:rsid w:val="00C64FB6"/>
    <w:rsid w:val="00C65284"/>
    <w:rsid w:val="00C65941"/>
    <w:rsid w:val="00C65B37"/>
    <w:rsid w:val="00C66C18"/>
    <w:rsid w:val="00C66CAA"/>
    <w:rsid w:val="00C66E1A"/>
    <w:rsid w:val="00C66E74"/>
    <w:rsid w:val="00C678D5"/>
    <w:rsid w:val="00C67AB0"/>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587"/>
    <w:rsid w:val="00C81684"/>
    <w:rsid w:val="00C8172F"/>
    <w:rsid w:val="00C82BE6"/>
    <w:rsid w:val="00C839AB"/>
    <w:rsid w:val="00C84E5C"/>
    <w:rsid w:val="00C84FA5"/>
    <w:rsid w:val="00C870C2"/>
    <w:rsid w:val="00C875E3"/>
    <w:rsid w:val="00C87A6B"/>
    <w:rsid w:val="00C90067"/>
    <w:rsid w:val="00C90914"/>
    <w:rsid w:val="00C91E55"/>
    <w:rsid w:val="00C929D0"/>
    <w:rsid w:val="00C92A33"/>
    <w:rsid w:val="00C92ABD"/>
    <w:rsid w:val="00C9336C"/>
    <w:rsid w:val="00C94277"/>
    <w:rsid w:val="00C95114"/>
    <w:rsid w:val="00C95E66"/>
    <w:rsid w:val="00C963EC"/>
    <w:rsid w:val="00C96EB0"/>
    <w:rsid w:val="00C97E4A"/>
    <w:rsid w:val="00CA05A7"/>
    <w:rsid w:val="00CA13AD"/>
    <w:rsid w:val="00CA146B"/>
    <w:rsid w:val="00CA18AE"/>
    <w:rsid w:val="00CA1909"/>
    <w:rsid w:val="00CA1A99"/>
    <w:rsid w:val="00CA1BFC"/>
    <w:rsid w:val="00CA1D02"/>
    <w:rsid w:val="00CA2FFA"/>
    <w:rsid w:val="00CA43AF"/>
    <w:rsid w:val="00CA5297"/>
    <w:rsid w:val="00CA5B4A"/>
    <w:rsid w:val="00CA5BBF"/>
    <w:rsid w:val="00CA684E"/>
    <w:rsid w:val="00CA6A68"/>
    <w:rsid w:val="00CA711C"/>
    <w:rsid w:val="00CA7522"/>
    <w:rsid w:val="00CB049D"/>
    <w:rsid w:val="00CB1F41"/>
    <w:rsid w:val="00CB29AC"/>
    <w:rsid w:val="00CB4189"/>
    <w:rsid w:val="00CB4683"/>
    <w:rsid w:val="00CB4940"/>
    <w:rsid w:val="00CB4E79"/>
    <w:rsid w:val="00CB51A3"/>
    <w:rsid w:val="00CB5688"/>
    <w:rsid w:val="00CB7504"/>
    <w:rsid w:val="00CB7F61"/>
    <w:rsid w:val="00CC0006"/>
    <w:rsid w:val="00CC1146"/>
    <w:rsid w:val="00CC17E5"/>
    <w:rsid w:val="00CC1A56"/>
    <w:rsid w:val="00CC231A"/>
    <w:rsid w:val="00CC2F41"/>
    <w:rsid w:val="00CC3F4F"/>
    <w:rsid w:val="00CC3F59"/>
    <w:rsid w:val="00CC53AD"/>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7918"/>
    <w:rsid w:val="00CD7BD3"/>
    <w:rsid w:val="00CE09FB"/>
    <w:rsid w:val="00CE14CD"/>
    <w:rsid w:val="00CE1571"/>
    <w:rsid w:val="00CE165F"/>
    <w:rsid w:val="00CE1FE3"/>
    <w:rsid w:val="00CE33E0"/>
    <w:rsid w:val="00CE3D02"/>
    <w:rsid w:val="00CE47FC"/>
    <w:rsid w:val="00CE59AD"/>
    <w:rsid w:val="00CE5A7B"/>
    <w:rsid w:val="00CE5D3E"/>
    <w:rsid w:val="00CE5DD4"/>
    <w:rsid w:val="00CE74CA"/>
    <w:rsid w:val="00CE74E8"/>
    <w:rsid w:val="00CE7773"/>
    <w:rsid w:val="00CE7981"/>
    <w:rsid w:val="00CE7E5C"/>
    <w:rsid w:val="00CF07AA"/>
    <w:rsid w:val="00CF07BC"/>
    <w:rsid w:val="00CF150C"/>
    <w:rsid w:val="00CF1DBF"/>
    <w:rsid w:val="00CF2128"/>
    <w:rsid w:val="00CF453E"/>
    <w:rsid w:val="00CF4781"/>
    <w:rsid w:val="00CF4E22"/>
    <w:rsid w:val="00CF4F01"/>
    <w:rsid w:val="00CF6D13"/>
    <w:rsid w:val="00CF6F6A"/>
    <w:rsid w:val="00CF7576"/>
    <w:rsid w:val="00CF769D"/>
    <w:rsid w:val="00CF7892"/>
    <w:rsid w:val="00D0227A"/>
    <w:rsid w:val="00D027B5"/>
    <w:rsid w:val="00D02CB7"/>
    <w:rsid w:val="00D02F1A"/>
    <w:rsid w:val="00D03381"/>
    <w:rsid w:val="00D0574D"/>
    <w:rsid w:val="00D05B9F"/>
    <w:rsid w:val="00D0709C"/>
    <w:rsid w:val="00D07834"/>
    <w:rsid w:val="00D108B4"/>
    <w:rsid w:val="00D123BB"/>
    <w:rsid w:val="00D1264D"/>
    <w:rsid w:val="00D12D42"/>
    <w:rsid w:val="00D1447B"/>
    <w:rsid w:val="00D15380"/>
    <w:rsid w:val="00D1615E"/>
    <w:rsid w:val="00D16229"/>
    <w:rsid w:val="00D168E6"/>
    <w:rsid w:val="00D16A84"/>
    <w:rsid w:val="00D16BF5"/>
    <w:rsid w:val="00D17A95"/>
    <w:rsid w:val="00D17B7D"/>
    <w:rsid w:val="00D17F2C"/>
    <w:rsid w:val="00D204CB"/>
    <w:rsid w:val="00D20604"/>
    <w:rsid w:val="00D20AEB"/>
    <w:rsid w:val="00D213F8"/>
    <w:rsid w:val="00D226EB"/>
    <w:rsid w:val="00D24830"/>
    <w:rsid w:val="00D25482"/>
    <w:rsid w:val="00D25B4C"/>
    <w:rsid w:val="00D25C7E"/>
    <w:rsid w:val="00D25DBF"/>
    <w:rsid w:val="00D26206"/>
    <w:rsid w:val="00D26B7E"/>
    <w:rsid w:val="00D26E56"/>
    <w:rsid w:val="00D271B7"/>
    <w:rsid w:val="00D27560"/>
    <w:rsid w:val="00D27BF8"/>
    <w:rsid w:val="00D306E8"/>
    <w:rsid w:val="00D30D47"/>
    <w:rsid w:val="00D327B5"/>
    <w:rsid w:val="00D339D0"/>
    <w:rsid w:val="00D34A44"/>
    <w:rsid w:val="00D35C7A"/>
    <w:rsid w:val="00D35C83"/>
    <w:rsid w:val="00D37BBE"/>
    <w:rsid w:val="00D37BE2"/>
    <w:rsid w:val="00D37E49"/>
    <w:rsid w:val="00D37FC8"/>
    <w:rsid w:val="00D401E8"/>
    <w:rsid w:val="00D4032F"/>
    <w:rsid w:val="00D4098D"/>
    <w:rsid w:val="00D409AB"/>
    <w:rsid w:val="00D41B3E"/>
    <w:rsid w:val="00D41EF2"/>
    <w:rsid w:val="00D42F21"/>
    <w:rsid w:val="00D447B4"/>
    <w:rsid w:val="00D45C7C"/>
    <w:rsid w:val="00D45F4C"/>
    <w:rsid w:val="00D470F2"/>
    <w:rsid w:val="00D4764C"/>
    <w:rsid w:val="00D47E63"/>
    <w:rsid w:val="00D506E5"/>
    <w:rsid w:val="00D50803"/>
    <w:rsid w:val="00D532E5"/>
    <w:rsid w:val="00D5365A"/>
    <w:rsid w:val="00D53934"/>
    <w:rsid w:val="00D539D9"/>
    <w:rsid w:val="00D541C6"/>
    <w:rsid w:val="00D5421A"/>
    <w:rsid w:val="00D55FBF"/>
    <w:rsid w:val="00D56C35"/>
    <w:rsid w:val="00D56FB0"/>
    <w:rsid w:val="00D5751A"/>
    <w:rsid w:val="00D57F90"/>
    <w:rsid w:val="00D60589"/>
    <w:rsid w:val="00D606CC"/>
    <w:rsid w:val="00D608E0"/>
    <w:rsid w:val="00D6098E"/>
    <w:rsid w:val="00D61F14"/>
    <w:rsid w:val="00D6243B"/>
    <w:rsid w:val="00D6273A"/>
    <w:rsid w:val="00D636C9"/>
    <w:rsid w:val="00D637D4"/>
    <w:rsid w:val="00D64235"/>
    <w:rsid w:val="00D65145"/>
    <w:rsid w:val="00D664FA"/>
    <w:rsid w:val="00D66F22"/>
    <w:rsid w:val="00D67101"/>
    <w:rsid w:val="00D6723B"/>
    <w:rsid w:val="00D70438"/>
    <w:rsid w:val="00D707A6"/>
    <w:rsid w:val="00D711F2"/>
    <w:rsid w:val="00D72584"/>
    <w:rsid w:val="00D72664"/>
    <w:rsid w:val="00D72751"/>
    <w:rsid w:val="00D73348"/>
    <w:rsid w:val="00D73477"/>
    <w:rsid w:val="00D74336"/>
    <w:rsid w:val="00D749A9"/>
    <w:rsid w:val="00D749BD"/>
    <w:rsid w:val="00D74BE6"/>
    <w:rsid w:val="00D7656F"/>
    <w:rsid w:val="00D76C7B"/>
    <w:rsid w:val="00D772CF"/>
    <w:rsid w:val="00D80943"/>
    <w:rsid w:val="00D80BEC"/>
    <w:rsid w:val="00D81444"/>
    <w:rsid w:val="00D838CA"/>
    <w:rsid w:val="00D84475"/>
    <w:rsid w:val="00D85002"/>
    <w:rsid w:val="00D85633"/>
    <w:rsid w:val="00D866F7"/>
    <w:rsid w:val="00D8709E"/>
    <w:rsid w:val="00D87370"/>
    <w:rsid w:val="00D87EE9"/>
    <w:rsid w:val="00D90A05"/>
    <w:rsid w:val="00D90E96"/>
    <w:rsid w:val="00D910E2"/>
    <w:rsid w:val="00D91346"/>
    <w:rsid w:val="00D914C7"/>
    <w:rsid w:val="00D92B12"/>
    <w:rsid w:val="00D940E8"/>
    <w:rsid w:val="00D94C08"/>
    <w:rsid w:val="00D9594F"/>
    <w:rsid w:val="00D95BD1"/>
    <w:rsid w:val="00D95C3E"/>
    <w:rsid w:val="00D9740E"/>
    <w:rsid w:val="00D97578"/>
    <w:rsid w:val="00DA0B7C"/>
    <w:rsid w:val="00DA1506"/>
    <w:rsid w:val="00DA1F8A"/>
    <w:rsid w:val="00DA232F"/>
    <w:rsid w:val="00DA286F"/>
    <w:rsid w:val="00DA3695"/>
    <w:rsid w:val="00DA4520"/>
    <w:rsid w:val="00DA5522"/>
    <w:rsid w:val="00DA5568"/>
    <w:rsid w:val="00DA57F6"/>
    <w:rsid w:val="00DA5E88"/>
    <w:rsid w:val="00DA73F5"/>
    <w:rsid w:val="00DA7FA8"/>
    <w:rsid w:val="00DB020F"/>
    <w:rsid w:val="00DB0878"/>
    <w:rsid w:val="00DB0B34"/>
    <w:rsid w:val="00DB0E07"/>
    <w:rsid w:val="00DB0EB2"/>
    <w:rsid w:val="00DB2407"/>
    <w:rsid w:val="00DB355C"/>
    <w:rsid w:val="00DB3A30"/>
    <w:rsid w:val="00DB3EC1"/>
    <w:rsid w:val="00DB4A47"/>
    <w:rsid w:val="00DB578D"/>
    <w:rsid w:val="00DB5FFD"/>
    <w:rsid w:val="00DB72B1"/>
    <w:rsid w:val="00DB7A24"/>
    <w:rsid w:val="00DC0ABB"/>
    <w:rsid w:val="00DC0FE1"/>
    <w:rsid w:val="00DC2394"/>
    <w:rsid w:val="00DC2CEA"/>
    <w:rsid w:val="00DC365C"/>
    <w:rsid w:val="00DC3C33"/>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FDE"/>
    <w:rsid w:val="00DD4A33"/>
    <w:rsid w:val="00DD510D"/>
    <w:rsid w:val="00DD6731"/>
    <w:rsid w:val="00DD75E0"/>
    <w:rsid w:val="00DE04F1"/>
    <w:rsid w:val="00DE0CC6"/>
    <w:rsid w:val="00DE18F0"/>
    <w:rsid w:val="00DE1A35"/>
    <w:rsid w:val="00DE202A"/>
    <w:rsid w:val="00DE2096"/>
    <w:rsid w:val="00DE2FF0"/>
    <w:rsid w:val="00DE359F"/>
    <w:rsid w:val="00DE35F3"/>
    <w:rsid w:val="00DE38E7"/>
    <w:rsid w:val="00DE4309"/>
    <w:rsid w:val="00DE481C"/>
    <w:rsid w:val="00DE5412"/>
    <w:rsid w:val="00DE5587"/>
    <w:rsid w:val="00DE5FE7"/>
    <w:rsid w:val="00DE6A2C"/>
    <w:rsid w:val="00DF095F"/>
    <w:rsid w:val="00DF0EC3"/>
    <w:rsid w:val="00DF0EE5"/>
    <w:rsid w:val="00DF18B8"/>
    <w:rsid w:val="00DF2286"/>
    <w:rsid w:val="00DF3239"/>
    <w:rsid w:val="00DF3D6A"/>
    <w:rsid w:val="00DF3E6A"/>
    <w:rsid w:val="00DF4952"/>
    <w:rsid w:val="00DF4BEE"/>
    <w:rsid w:val="00DF5335"/>
    <w:rsid w:val="00DF58F0"/>
    <w:rsid w:val="00DF590B"/>
    <w:rsid w:val="00DF6D9E"/>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4B3B"/>
    <w:rsid w:val="00E14E86"/>
    <w:rsid w:val="00E164AF"/>
    <w:rsid w:val="00E1679A"/>
    <w:rsid w:val="00E1685A"/>
    <w:rsid w:val="00E17375"/>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F47"/>
    <w:rsid w:val="00E27F9E"/>
    <w:rsid w:val="00E30261"/>
    <w:rsid w:val="00E3097B"/>
    <w:rsid w:val="00E316C0"/>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5204"/>
    <w:rsid w:val="00E45C60"/>
    <w:rsid w:val="00E45DBA"/>
    <w:rsid w:val="00E467DF"/>
    <w:rsid w:val="00E47072"/>
    <w:rsid w:val="00E47ED1"/>
    <w:rsid w:val="00E50066"/>
    <w:rsid w:val="00E51229"/>
    <w:rsid w:val="00E52B9F"/>
    <w:rsid w:val="00E537A4"/>
    <w:rsid w:val="00E53D02"/>
    <w:rsid w:val="00E543BC"/>
    <w:rsid w:val="00E54B91"/>
    <w:rsid w:val="00E54CCA"/>
    <w:rsid w:val="00E554DB"/>
    <w:rsid w:val="00E57181"/>
    <w:rsid w:val="00E5730A"/>
    <w:rsid w:val="00E576CA"/>
    <w:rsid w:val="00E60464"/>
    <w:rsid w:val="00E606FC"/>
    <w:rsid w:val="00E63115"/>
    <w:rsid w:val="00E632B3"/>
    <w:rsid w:val="00E63BF1"/>
    <w:rsid w:val="00E63F31"/>
    <w:rsid w:val="00E63FA9"/>
    <w:rsid w:val="00E6500A"/>
    <w:rsid w:val="00E66F57"/>
    <w:rsid w:val="00E67560"/>
    <w:rsid w:val="00E678BA"/>
    <w:rsid w:val="00E67BCC"/>
    <w:rsid w:val="00E67C60"/>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54EE"/>
    <w:rsid w:val="00E75A21"/>
    <w:rsid w:val="00E7705F"/>
    <w:rsid w:val="00E77F4F"/>
    <w:rsid w:val="00E824EF"/>
    <w:rsid w:val="00E82734"/>
    <w:rsid w:val="00E82DD2"/>
    <w:rsid w:val="00E8323B"/>
    <w:rsid w:val="00E833DD"/>
    <w:rsid w:val="00E836E9"/>
    <w:rsid w:val="00E83F16"/>
    <w:rsid w:val="00E8413C"/>
    <w:rsid w:val="00E863FA"/>
    <w:rsid w:val="00E86C0A"/>
    <w:rsid w:val="00E908AA"/>
    <w:rsid w:val="00E90F00"/>
    <w:rsid w:val="00E9139F"/>
    <w:rsid w:val="00E91CF8"/>
    <w:rsid w:val="00E920F1"/>
    <w:rsid w:val="00E92E75"/>
    <w:rsid w:val="00E93A9B"/>
    <w:rsid w:val="00E9583B"/>
    <w:rsid w:val="00E95CFB"/>
    <w:rsid w:val="00E9694D"/>
    <w:rsid w:val="00E96994"/>
    <w:rsid w:val="00E975C0"/>
    <w:rsid w:val="00E97A5B"/>
    <w:rsid w:val="00E97BFE"/>
    <w:rsid w:val="00E97F98"/>
    <w:rsid w:val="00EA0325"/>
    <w:rsid w:val="00EA2657"/>
    <w:rsid w:val="00EA4335"/>
    <w:rsid w:val="00EA4C6F"/>
    <w:rsid w:val="00EA7838"/>
    <w:rsid w:val="00EA7F5F"/>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7174"/>
    <w:rsid w:val="00EC0FEC"/>
    <w:rsid w:val="00EC20D0"/>
    <w:rsid w:val="00EC2DE1"/>
    <w:rsid w:val="00EC33BD"/>
    <w:rsid w:val="00EC36C8"/>
    <w:rsid w:val="00EC3A67"/>
    <w:rsid w:val="00EC44E7"/>
    <w:rsid w:val="00EC46FB"/>
    <w:rsid w:val="00EC4799"/>
    <w:rsid w:val="00EC4BE5"/>
    <w:rsid w:val="00EC6297"/>
    <w:rsid w:val="00EC6A4A"/>
    <w:rsid w:val="00EC6A71"/>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5EFE"/>
    <w:rsid w:val="00ED6246"/>
    <w:rsid w:val="00ED65B9"/>
    <w:rsid w:val="00ED6C4D"/>
    <w:rsid w:val="00ED70CB"/>
    <w:rsid w:val="00ED78AD"/>
    <w:rsid w:val="00EE0F9F"/>
    <w:rsid w:val="00EE145C"/>
    <w:rsid w:val="00EE1B56"/>
    <w:rsid w:val="00EE2414"/>
    <w:rsid w:val="00EE29D6"/>
    <w:rsid w:val="00EE2C2A"/>
    <w:rsid w:val="00EE32F4"/>
    <w:rsid w:val="00EE46D0"/>
    <w:rsid w:val="00EE51FC"/>
    <w:rsid w:val="00EE5434"/>
    <w:rsid w:val="00EE5680"/>
    <w:rsid w:val="00EE5EBC"/>
    <w:rsid w:val="00EE6228"/>
    <w:rsid w:val="00EE631C"/>
    <w:rsid w:val="00EE6FBF"/>
    <w:rsid w:val="00EE7480"/>
    <w:rsid w:val="00EF10E4"/>
    <w:rsid w:val="00EF188C"/>
    <w:rsid w:val="00EF1920"/>
    <w:rsid w:val="00EF1DF9"/>
    <w:rsid w:val="00EF252C"/>
    <w:rsid w:val="00EF4342"/>
    <w:rsid w:val="00EF4B25"/>
    <w:rsid w:val="00EF5636"/>
    <w:rsid w:val="00EF571D"/>
    <w:rsid w:val="00EF6113"/>
    <w:rsid w:val="00EF78CB"/>
    <w:rsid w:val="00F00019"/>
    <w:rsid w:val="00F0039B"/>
    <w:rsid w:val="00F00DBF"/>
    <w:rsid w:val="00F00F20"/>
    <w:rsid w:val="00F014E5"/>
    <w:rsid w:val="00F01DCF"/>
    <w:rsid w:val="00F020B6"/>
    <w:rsid w:val="00F02B1D"/>
    <w:rsid w:val="00F03116"/>
    <w:rsid w:val="00F03A2B"/>
    <w:rsid w:val="00F047E0"/>
    <w:rsid w:val="00F0619D"/>
    <w:rsid w:val="00F06E39"/>
    <w:rsid w:val="00F06FB8"/>
    <w:rsid w:val="00F10356"/>
    <w:rsid w:val="00F10AA5"/>
    <w:rsid w:val="00F10AA6"/>
    <w:rsid w:val="00F121C3"/>
    <w:rsid w:val="00F12553"/>
    <w:rsid w:val="00F14D46"/>
    <w:rsid w:val="00F15087"/>
    <w:rsid w:val="00F15A81"/>
    <w:rsid w:val="00F15BC5"/>
    <w:rsid w:val="00F15BF6"/>
    <w:rsid w:val="00F17246"/>
    <w:rsid w:val="00F178F2"/>
    <w:rsid w:val="00F204C6"/>
    <w:rsid w:val="00F20CB1"/>
    <w:rsid w:val="00F21664"/>
    <w:rsid w:val="00F21E22"/>
    <w:rsid w:val="00F2233A"/>
    <w:rsid w:val="00F228E6"/>
    <w:rsid w:val="00F229BE"/>
    <w:rsid w:val="00F2356C"/>
    <w:rsid w:val="00F23EE3"/>
    <w:rsid w:val="00F246A7"/>
    <w:rsid w:val="00F25B4E"/>
    <w:rsid w:val="00F25C80"/>
    <w:rsid w:val="00F268BB"/>
    <w:rsid w:val="00F26DCE"/>
    <w:rsid w:val="00F2763C"/>
    <w:rsid w:val="00F2783C"/>
    <w:rsid w:val="00F27A77"/>
    <w:rsid w:val="00F27C99"/>
    <w:rsid w:val="00F27E3C"/>
    <w:rsid w:val="00F30D3F"/>
    <w:rsid w:val="00F3141E"/>
    <w:rsid w:val="00F3194E"/>
    <w:rsid w:val="00F31A93"/>
    <w:rsid w:val="00F32D9F"/>
    <w:rsid w:val="00F35422"/>
    <w:rsid w:val="00F35BB5"/>
    <w:rsid w:val="00F35D63"/>
    <w:rsid w:val="00F36435"/>
    <w:rsid w:val="00F36B19"/>
    <w:rsid w:val="00F37618"/>
    <w:rsid w:val="00F37ACB"/>
    <w:rsid w:val="00F405B0"/>
    <w:rsid w:val="00F4089A"/>
    <w:rsid w:val="00F41036"/>
    <w:rsid w:val="00F416D3"/>
    <w:rsid w:val="00F420C7"/>
    <w:rsid w:val="00F435C9"/>
    <w:rsid w:val="00F44462"/>
    <w:rsid w:val="00F44557"/>
    <w:rsid w:val="00F445AA"/>
    <w:rsid w:val="00F44A9B"/>
    <w:rsid w:val="00F44E67"/>
    <w:rsid w:val="00F45622"/>
    <w:rsid w:val="00F45785"/>
    <w:rsid w:val="00F45A64"/>
    <w:rsid w:val="00F46D12"/>
    <w:rsid w:val="00F46E2D"/>
    <w:rsid w:val="00F478FB"/>
    <w:rsid w:val="00F47A07"/>
    <w:rsid w:val="00F50885"/>
    <w:rsid w:val="00F50D46"/>
    <w:rsid w:val="00F51002"/>
    <w:rsid w:val="00F542C3"/>
    <w:rsid w:val="00F54712"/>
    <w:rsid w:val="00F547AB"/>
    <w:rsid w:val="00F54E74"/>
    <w:rsid w:val="00F553A0"/>
    <w:rsid w:val="00F55CCA"/>
    <w:rsid w:val="00F55F74"/>
    <w:rsid w:val="00F563F4"/>
    <w:rsid w:val="00F564C8"/>
    <w:rsid w:val="00F56F81"/>
    <w:rsid w:val="00F57151"/>
    <w:rsid w:val="00F57842"/>
    <w:rsid w:val="00F579DD"/>
    <w:rsid w:val="00F6063A"/>
    <w:rsid w:val="00F6074B"/>
    <w:rsid w:val="00F61350"/>
    <w:rsid w:val="00F61D6F"/>
    <w:rsid w:val="00F61DB4"/>
    <w:rsid w:val="00F621EA"/>
    <w:rsid w:val="00F62820"/>
    <w:rsid w:val="00F62E1D"/>
    <w:rsid w:val="00F63756"/>
    <w:rsid w:val="00F63F0A"/>
    <w:rsid w:val="00F649C9"/>
    <w:rsid w:val="00F64C3E"/>
    <w:rsid w:val="00F655E1"/>
    <w:rsid w:val="00F655E7"/>
    <w:rsid w:val="00F65CDA"/>
    <w:rsid w:val="00F6662D"/>
    <w:rsid w:val="00F66778"/>
    <w:rsid w:val="00F67055"/>
    <w:rsid w:val="00F67E24"/>
    <w:rsid w:val="00F70315"/>
    <w:rsid w:val="00F70864"/>
    <w:rsid w:val="00F70B2D"/>
    <w:rsid w:val="00F70F76"/>
    <w:rsid w:val="00F71A9E"/>
    <w:rsid w:val="00F72C4A"/>
    <w:rsid w:val="00F73F26"/>
    <w:rsid w:val="00F749B5"/>
    <w:rsid w:val="00F74BB7"/>
    <w:rsid w:val="00F74F8A"/>
    <w:rsid w:val="00F77428"/>
    <w:rsid w:val="00F777EF"/>
    <w:rsid w:val="00F80189"/>
    <w:rsid w:val="00F80976"/>
    <w:rsid w:val="00F81813"/>
    <w:rsid w:val="00F81C2F"/>
    <w:rsid w:val="00F82AFD"/>
    <w:rsid w:val="00F82F57"/>
    <w:rsid w:val="00F830A4"/>
    <w:rsid w:val="00F8321F"/>
    <w:rsid w:val="00F833D4"/>
    <w:rsid w:val="00F8342C"/>
    <w:rsid w:val="00F83D8A"/>
    <w:rsid w:val="00F83FBE"/>
    <w:rsid w:val="00F85290"/>
    <w:rsid w:val="00F85CD0"/>
    <w:rsid w:val="00F85D14"/>
    <w:rsid w:val="00F85E06"/>
    <w:rsid w:val="00F861A3"/>
    <w:rsid w:val="00F86DE5"/>
    <w:rsid w:val="00F87159"/>
    <w:rsid w:val="00F90C60"/>
    <w:rsid w:val="00F911F3"/>
    <w:rsid w:val="00F9148C"/>
    <w:rsid w:val="00F936AC"/>
    <w:rsid w:val="00F93971"/>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9D7"/>
    <w:rsid w:val="00FA5D6C"/>
    <w:rsid w:val="00FA6246"/>
    <w:rsid w:val="00FA6560"/>
    <w:rsid w:val="00FA782C"/>
    <w:rsid w:val="00FA78E9"/>
    <w:rsid w:val="00FA7D63"/>
    <w:rsid w:val="00FB07D4"/>
    <w:rsid w:val="00FB08B2"/>
    <w:rsid w:val="00FB0BCB"/>
    <w:rsid w:val="00FB1CF6"/>
    <w:rsid w:val="00FB3565"/>
    <w:rsid w:val="00FB5018"/>
    <w:rsid w:val="00FC031C"/>
    <w:rsid w:val="00FC1A1E"/>
    <w:rsid w:val="00FC1B2A"/>
    <w:rsid w:val="00FC1B56"/>
    <w:rsid w:val="00FC216C"/>
    <w:rsid w:val="00FC2F2A"/>
    <w:rsid w:val="00FC3B3E"/>
    <w:rsid w:val="00FC4ACD"/>
    <w:rsid w:val="00FC5BDD"/>
    <w:rsid w:val="00FC5CD7"/>
    <w:rsid w:val="00FC5D4F"/>
    <w:rsid w:val="00FC659B"/>
    <w:rsid w:val="00FC7624"/>
    <w:rsid w:val="00FC7A58"/>
    <w:rsid w:val="00FD0140"/>
    <w:rsid w:val="00FD0559"/>
    <w:rsid w:val="00FD0D90"/>
    <w:rsid w:val="00FD110A"/>
    <w:rsid w:val="00FD197B"/>
    <w:rsid w:val="00FD1C40"/>
    <w:rsid w:val="00FD20BE"/>
    <w:rsid w:val="00FD37AB"/>
    <w:rsid w:val="00FD3991"/>
    <w:rsid w:val="00FD3AB9"/>
    <w:rsid w:val="00FD3DFD"/>
    <w:rsid w:val="00FD44DE"/>
    <w:rsid w:val="00FD55BE"/>
    <w:rsid w:val="00FD56A1"/>
    <w:rsid w:val="00FD56B9"/>
    <w:rsid w:val="00FD6C4C"/>
    <w:rsid w:val="00FD78C4"/>
    <w:rsid w:val="00FD7B0A"/>
    <w:rsid w:val="00FD7E2B"/>
    <w:rsid w:val="00FD7FD0"/>
    <w:rsid w:val="00FE02B4"/>
    <w:rsid w:val="00FE088A"/>
    <w:rsid w:val="00FE0AF8"/>
    <w:rsid w:val="00FE0F26"/>
    <w:rsid w:val="00FE1823"/>
    <w:rsid w:val="00FE26BD"/>
    <w:rsid w:val="00FE2B0E"/>
    <w:rsid w:val="00FE2BF9"/>
    <w:rsid w:val="00FE3282"/>
    <w:rsid w:val="00FE354E"/>
    <w:rsid w:val="00FE450C"/>
    <w:rsid w:val="00FE4588"/>
    <w:rsid w:val="00FE4932"/>
    <w:rsid w:val="00FE55EE"/>
    <w:rsid w:val="00FE6071"/>
    <w:rsid w:val="00FE70C7"/>
    <w:rsid w:val="00FE7133"/>
    <w:rsid w:val="00FE7308"/>
    <w:rsid w:val="00FE739E"/>
    <w:rsid w:val="00FF0405"/>
    <w:rsid w:val="00FF041C"/>
    <w:rsid w:val="00FF0861"/>
    <w:rsid w:val="00FF0A6F"/>
    <w:rsid w:val="00FF0E4F"/>
    <w:rsid w:val="00FF28B1"/>
    <w:rsid w:val="00FF4FC8"/>
    <w:rsid w:val="00FF543A"/>
    <w:rsid w:val="00FF585D"/>
    <w:rsid w:val="00FF5F71"/>
    <w:rsid w:val="00FF6ED3"/>
    <w:rsid w:val="00FF7075"/>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1467-7687.00220" TargetMode="External"/><Relationship Id="rId21" Type="http://schemas.openxmlformats.org/officeDocument/2006/relationships/hyperlink" Target="https://doi.org/10.1037/xge0001656" TargetMode="External"/><Relationship Id="rId42" Type="http://schemas.openxmlformats.org/officeDocument/2006/relationships/hyperlink" Target="https://doi.org/10.1016/j.cogdev.2005.04.004" TargetMode="External"/><Relationship Id="rId47" Type="http://schemas.openxmlformats.org/officeDocument/2006/relationships/hyperlink" Target="https://doi.org/10.1016/j.cognition.2016.12.007" TargetMode="External"/><Relationship Id="rId63" Type="http://schemas.openxmlformats.org/officeDocument/2006/relationships/hyperlink" Target="https://doi.org/10.1371/journal.pone.0023223" TargetMode="External"/><Relationship Id="rId68" Type="http://schemas.openxmlformats.org/officeDocument/2006/relationships/hyperlink" Target="https://doi.org/10.1146/annurev.ph.25.030163.002553"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j.1467-7687.2011.01048.x" TargetMode="External"/><Relationship Id="rId37" Type="http://schemas.openxmlformats.org/officeDocument/2006/relationships/hyperlink" Target="https://doi.org/10.1016/j.cogdev.2010.09.001" TargetMode="External"/><Relationship Id="rId53" Type="http://schemas.openxmlformats.org/officeDocument/2006/relationships/hyperlink" Target="https://doi.org/10.1126/science.1107621" TargetMode="External"/><Relationship Id="rId58" Type="http://schemas.openxmlformats.org/officeDocument/2006/relationships/hyperlink" Target="http://www.jstor.org/stable/30162860" TargetMode="External"/><Relationship Id="rId74" Type="http://schemas.openxmlformats.org/officeDocument/2006/relationships/hyperlink" Target="https://doi.org/10.1016/j.cognition.2017.06.029" TargetMode="External"/><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doi.org/10.1080/09540090310001655093" TargetMode="External"/><Relationship Id="rId82" Type="http://schemas.microsoft.com/office/2011/relationships/people" Target="people.xml"/><Relationship Id="rId19" Type="http://schemas.openxmlformats.org/officeDocument/2006/relationships/hyperlink" Target="https://doi.org/10.1111/j.1467-8624.1991.tb01602.x" TargetMode="External"/><Relationship Id="rId14" Type="http://schemas.openxmlformats.org/officeDocument/2006/relationships/image" Target="media/image6.jpeg"/><Relationship Id="rId22" Type="http://schemas.openxmlformats.org/officeDocument/2006/relationships/hyperlink" Target="https://doi.org/10.1016/j.cogdev.2022.101164" TargetMode="External"/><Relationship Id="rId27" Type="http://schemas.openxmlformats.org/officeDocument/2006/relationships/hyperlink" Target="https://psycnet.apa.org/doi/10.1037/0033-295X.112.2.347" TargetMode="External"/><Relationship Id="rId30" Type="http://schemas.openxmlformats.org/officeDocument/2006/relationships/hyperlink" Target="https://doi.org/10.1207/s15516709cog2701_4" TargetMode="External"/><Relationship Id="rId35" Type="http://schemas.openxmlformats.org/officeDocument/2006/relationships/hyperlink" Target="https://doi.org/10.1016/0010-0277(95)00661-H" TargetMode="External"/><Relationship Id="rId43" Type="http://schemas.openxmlformats.org/officeDocument/2006/relationships/hyperlink" Target="https://doi.org/10.1016/0010-0285(83)90017-8" TargetMode="External"/><Relationship Id="rId48" Type="http://schemas.openxmlformats.org/officeDocument/2006/relationships/hyperlink" Target="https://doi.org/10.1037/0012-1649.36.5.635" TargetMode="External"/><Relationship Id="rId56" Type="http://schemas.openxmlformats.org/officeDocument/2006/relationships/hyperlink" Target="https://doi.org/10.1016/j.cognition.2017.09.007" TargetMode="External"/><Relationship Id="rId64" Type="http://schemas.openxmlformats.org/officeDocument/2006/relationships/hyperlink" Target="https://doi.org/10.1207/s15327078in1003_6" TargetMode="External"/><Relationship Id="rId69" Type="http://schemas.openxmlformats.org/officeDocument/2006/relationships/hyperlink" Target="https://psycnet.apa.org/doi/10.1037/0033-295X.99.4.605" TargetMode="External"/><Relationship Id="rId77" Type="http://schemas.openxmlformats.org/officeDocument/2006/relationships/hyperlink" Target="https://doi.org/10.1111/1467-8721.ep10772615" TargetMode="External"/><Relationship Id="rId8" Type="http://schemas.openxmlformats.org/officeDocument/2006/relationships/image" Target="media/image1.jpg"/><Relationship Id="rId51" Type="http://schemas.openxmlformats.org/officeDocument/2006/relationships/hyperlink" Target="https://doi.org/10.1016/j.cogpsych.2010.02.001" TargetMode="External"/><Relationship Id="rId72" Type="http://schemas.openxmlformats.org/officeDocument/2006/relationships/hyperlink" Target="https://doi.org/10.1016/j.neuroimage.2010.05.028" TargetMode="External"/><Relationship Id="rId80"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i.org/10.1016/0010-0277(86)90052-1"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38/s41467-025-61517-3" TargetMode="External"/><Relationship Id="rId38" Type="http://schemas.openxmlformats.org/officeDocument/2006/relationships/hyperlink" Target="https://doi.org/10.1038/nature06288" TargetMode="External"/><Relationship Id="rId46" Type="http://schemas.openxmlformats.org/officeDocument/2006/relationships/hyperlink" Target="https://doi.org/10.1111/desc.13581" TargetMode="External"/><Relationship Id="rId59" Type="http://schemas.openxmlformats.org/officeDocument/2006/relationships/hyperlink" Target="https://doi.org/10.1038/323533a0" TargetMode="External"/><Relationship Id="rId67" Type="http://schemas.openxmlformats.org/officeDocument/2006/relationships/hyperlink" Target="https://doi.org/10.1111/j.1551-6709.2010.01129.x" TargetMode="External"/><Relationship Id="rId20" Type="http://schemas.openxmlformats.org/officeDocument/2006/relationships/hyperlink" Target="https://doi.org/10.1016/0010-0277(85)90008-3" TargetMode="External"/><Relationship Id="rId41" Type="http://schemas.openxmlformats.org/officeDocument/2006/relationships/hyperlink" Target="https://doi.org/10.1016/0885-2014(93)90008-S" TargetMode="External"/><Relationship Id="rId54" Type="http://schemas.openxmlformats.org/officeDocument/2006/relationships/hyperlink" Target="https://doi.org/10.1126/science.1111656" TargetMode="External"/><Relationship Id="rId62" Type="http://schemas.openxmlformats.org/officeDocument/2006/relationships/hyperlink" Target="https://doi.org/10.1098/rsos.191795" TargetMode="External"/><Relationship Id="rId70" Type="http://schemas.openxmlformats.org/officeDocument/2006/relationships/hyperlink" Target="https://doi.org/10.1002/icd.2359" TargetMode="External"/><Relationship Id="rId75" Type="http://schemas.openxmlformats.org/officeDocument/2006/relationships/hyperlink" Target="https://doi.org/10.1111/1467-9280.00218"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207/S15327078IN0104_3" TargetMode="External"/><Relationship Id="rId28" Type="http://schemas.openxmlformats.org/officeDocument/2006/relationships/hyperlink" Target="https://doi.org/10.1111/1467-7687.00039" TargetMode="External"/><Relationship Id="rId36" Type="http://schemas.openxmlformats.org/officeDocument/2006/relationships/hyperlink" Target="https://doi.org/10.1177/0963721412470687" TargetMode="External"/><Relationship Id="rId49" Type="http://schemas.openxmlformats.org/officeDocument/2006/relationships/hyperlink" Target="https://doi.org/10.1080/095400999116322" TargetMode="External"/><Relationship Id="rId57" Type="http://schemas.openxmlformats.org/officeDocument/2006/relationships/hyperlink" Target="https://doi.org/10.1037/1089-2680.1.3.271" TargetMode="External"/><Relationship Id="rId10" Type="http://schemas.openxmlformats.org/officeDocument/2006/relationships/image" Target="media/image2.png"/><Relationship Id="rId31" Type="http://schemas.openxmlformats.org/officeDocument/2006/relationships/hyperlink" Target="https://doi.org/10.1207/s15516709cog1401_5" TargetMode="External"/><Relationship Id="rId44" Type="http://schemas.openxmlformats.org/officeDocument/2006/relationships/hyperlink" Target="https://doi.org/10.1016/S0010-0277(98)00036-5" TargetMode="External"/><Relationship Id="rId52" Type="http://schemas.openxmlformats.org/officeDocument/2006/relationships/hyperlink" Target="https://doi.org/10.1016/S0010-0277(96)00727-5" TargetMode="External"/><Relationship Id="rId60" Type="http://schemas.openxmlformats.org/officeDocument/2006/relationships/hyperlink" Target="https://doi.org/10.1371/journal.pone.0042698" TargetMode="External"/><Relationship Id="rId65" Type="http://schemas.openxmlformats.org/officeDocument/2006/relationships/hyperlink" Target="https://doi.org/10.1521/soco.2025.43.3.152" TargetMode="External"/><Relationship Id="rId73" Type="http://schemas.openxmlformats.org/officeDocument/2006/relationships/hyperlink" Target="https://doi.org/10.1016/j.cogdev.2012.08.004" TargetMode="External"/><Relationship Id="rId78" Type="http://schemas.openxmlformats.org/officeDocument/2006/relationships/hyperlink" Target="https://psycnet.apa.org/doi/10.1037/a0032150"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3" Type="http://schemas.openxmlformats.org/officeDocument/2006/relationships/image" Target="media/image5.png"/><Relationship Id="rId18" Type="http://schemas.openxmlformats.org/officeDocument/2006/relationships/hyperlink" Target="https://psycnet.apa.org/doi/10.1037/0012-1649.23.5.655" TargetMode="External"/><Relationship Id="rId39" Type="http://schemas.openxmlformats.org/officeDocument/2006/relationships/hyperlink" Target="https://doi.org/10.1162/neco.1989.1.1.143" TargetMode="External"/><Relationship Id="rId34" Type="http://schemas.openxmlformats.org/officeDocument/2006/relationships/hyperlink" Target="https://doi.org/10.1016/S1364-6613(03)00128-1" TargetMode="External"/><Relationship Id="rId50" Type="http://schemas.openxmlformats.org/officeDocument/2006/relationships/hyperlink" Target="https://doi.org/10.1111/j.0956-7976.2004.00755.x" TargetMode="External"/><Relationship Id="rId55" Type="http://schemas.openxmlformats.org/officeDocument/2006/relationships/hyperlink" Target="https://doi.org/10.1016/j.cognition.2004.11.005" TargetMode="External"/><Relationship Id="rId76" Type="http://schemas.openxmlformats.org/officeDocument/2006/relationships/hyperlink" Target="https://doi.org/10.1038/358749a0" TargetMode="External"/><Relationship Id="rId7" Type="http://schemas.openxmlformats.org/officeDocument/2006/relationships/endnotes" Target="endnotes.xml"/><Relationship Id="rId71" Type="http://schemas.openxmlformats.org/officeDocument/2006/relationships/hyperlink" Target="https://doi.org/10.1371/journal.pbio.0030208" TargetMode="External"/><Relationship Id="rId2" Type="http://schemas.openxmlformats.org/officeDocument/2006/relationships/numbering" Target="numbering.xml"/><Relationship Id="rId29" Type="http://schemas.openxmlformats.org/officeDocument/2006/relationships/hyperlink" Target="https://doi.org/10.1016/S0010-0277(99)00039-6" TargetMode="External"/><Relationship Id="rId24" Type="http://schemas.openxmlformats.org/officeDocument/2006/relationships/hyperlink" Target="https://psycnet.apa.org/doi/10.1016/S1364-6613(99)01356-X" TargetMode="External"/><Relationship Id="rId40" Type="http://schemas.openxmlformats.org/officeDocument/2006/relationships/hyperlink" Target="https://psycnet.apa.org/doi/10.1037/0012-1649.19.3.338" TargetMode="External"/><Relationship Id="rId45" Type="http://schemas.openxmlformats.org/officeDocument/2006/relationships/hyperlink" Target="https://doi.org/10.1016/S0010-0277(87)80006-9" TargetMode="External"/><Relationship Id="rId66" Type="http://schemas.openxmlformats.org/officeDocument/2006/relationships/hyperlink" Target="https://doi.org/10.1016/S1364-6613(02)0192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69</Pages>
  <Words>19006</Words>
  <Characters>108339</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71</cp:revision>
  <dcterms:created xsi:type="dcterms:W3CDTF">2026-02-27T15:29:00Z</dcterms:created>
  <dcterms:modified xsi:type="dcterms:W3CDTF">2026-02-27T23:52:00Z</dcterms:modified>
</cp:coreProperties>
</file>